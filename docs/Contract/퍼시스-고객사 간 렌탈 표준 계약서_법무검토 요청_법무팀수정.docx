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160A69" w14:textId="3E659A3A" w:rsidR="008A691B" w:rsidRPr="000C7330" w:rsidRDefault="008A691B" w:rsidP="008A691B">
      <w:pPr>
        <w:jc w:val="center"/>
        <w:rPr>
          <w:rFonts w:eastAsiaTheme="minorHAnsi"/>
          <w:b/>
          <w:color w:val="000000" w:themeColor="text1"/>
          <w:sz w:val="28"/>
          <w:rPrChange w:id="0" w:author="FURSYS" w:date="2025-12-04T15:42:00Z">
            <w:rPr>
              <w:rFonts w:ascii="Noto Sans CJK KR Regular" w:eastAsia="Noto Sans CJK KR Regular" w:hAnsi="Noto Sans CJK KR Regular"/>
              <w:b/>
              <w:color w:val="000000" w:themeColor="text1"/>
              <w:sz w:val="28"/>
            </w:rPr>
          </w:rPrChange>
        </w:rPr>
      </w:pPr>
      <w:r w:rsidRPr="000C7330">
        <w:rPr>
          <w:rFonts w:eastAsiaTheme="minorHAnsi" w:hint="eastAsia"/>
          <w:b/>
          <w:color w:val="000000" w:themeColor="text1"/>
          <w:sz w:val="28"/>
          <w:rPrChange w:id="1" w:author="FURSYS" w:date="2025-12-04T15:42:00Z">
            <w:rPr>
              <w:rFonts w:ascii="Noto Sans CJK KR Regular" w:eastAsia="Noto Sans CJK KR Regular" w:hAnsi="Noto Sans CJK KR Regular" w:hint="eastAsia"/>
              <w:b/>
              <w:color w:val="000000" w:themeColor="text1"/>
              <w:sz w:val="28"/>
            </w:rPr>
          </w:rPrChange>
        </w:rPr>
        <w:t>사무가구</w:t>
      </w:r>
      <w:r w:rsidRPr="000C7330">
        <w:rPr>
          <w:rFonts w:eastAsiaTheme="minorHAnsi"/>
          <w:b/>
          <w:color w:val="000000" w:themeColor="text1"/>
          <w:sz w:val="28"/>
          <w:rPrChange w:id="2" w:author="FURSYS" w:date="2025-12-04T15:42:00Z">
            <w:rPr>
              <w:rFonts w:ascii="Noto Sans CJK KR Regular" w:eastAsia="Noto Sans CJK KR Regular" w:hAnsi="Noto Sans CJK KR Regular"/>
              <w:b/>
              <w:color w:val="000000" w:themeColor="text1"/>
              <w:sz w:val="28"/>
            </w:rPr>
          </w:rPrChange>
        </w:rPr>
        <w:t xml:space="preserve"> </w:t>
      </w:r>
      <w:r w:rsidRPr="000C7330">
        <w:rPr>
          <w:rFonts w:eastAsiaTheme="minorHAnsi" w:hint="eastAsia"/>
          <w:b/>
          <w:color w:val="000000" w:themeColor="text1"/>
          <w:sz w:val="28"/>
          <w:rPrChange w:id="3" w:author="FURSYS" w:date="2025-12-04T15:42:00Z">
            <w:rPr>
              <w:rFonts w:ascii="Noto Sans CJK KR Regular" w:eastAsia="Noto Sans CJK KR Regular" w:hAnsi="Noto Sans CJK KR Regular" w:hint="eastAsia"/>
              <w:b/>
              <w:color w:val="000000" w:themeColor="text1"/>
              <w:sz w:val="28"/>
            </w:rPr>
          </w:rPrChange>
        </w:rPr>
        <w:t>렌탈</w:t>
      </w:r>
      <w:r w:rsidRPr="000C7330">
        <w:rPr>
          <w:rFonts w:eastAsiaTheme="minorHAnsi"/>
          <w:b/>
          <w:color w:val="5B9BD5" w:themeColor="accent1"/>
          <w:sz w:val="28"/>
          <w:rPrChange w:id="4" w:author="FURSYS" w:date="2025-12-04T15:42:00Z">
            <w:rPr>
              <w:rFonts w:ascii="Noto Sans CJK KR Regular" w:eastAsia="Noto Sans CJK KR Regular" w:hAnsi="Noto Sans CJK KR Regular"/>
              <w:b/>
              <w:color w:val="000000" w:themeColor="text1"/>
              <w:sz w:val="28"/>
            </w:rPr>
          </w:rPrChange>
        </w:rPr>
        <w:t xml:space="preserve"> </w:t>
      </w:r>
      <w:r w:rsidRPr="000C7330">
        <w:rPr>
          <w:rFonts w:eastAsiaTheme="minorHAnsi" w:hint="eastAsia"/>
          <w:b/>
          <w:color w:val="000000" w:themeColor="text1"/>
          <w:sz w:val="28"/>
          <w:rPrChange w:id="5" w:author="FURSYS" w:date="2025-12-04T15:42:00Z">
            <w:rPr>
              <w:rFonts w:ascii="Noto Sans CJK KR Regular" w:eastAsia="Noto Sans CJK KR Regular" w:hAnsi="Noto Sans CJK KR Regular" w:hint="eastAsia"/>
              <w:b/>
              <w:color w:val="000000" w:themeColor="text1"/>
              <w:sz w:val="28"/>
            </w:rPr>
          </w:rPrChange>
        </w:rPr>
        <w:t>계약서</w:t>
      </w:r>
      <w:ins w:id="6" w:author="김현주 (Hyunjoo Kim)" w:date="2025-12-16T10:19:00Z">
        <w:r w:rsidR="00B35C7A">
          <w:rPr>
            <w:rFonts w:eastAsiaTheme="minorHAnsi" w:hint="eastAsia"/>
            <w:b/>
            <w:color w:val="000000" w:themeColor="text1"/>
            <w:sz w:val="28"/>
          </w:rPr>
          <w:t xml:space="preserve"> </w:t>
        </w:r>
        <w:r w:rsidR="00B35C7A">
          <w:rPr>
            <w:rFonts w:eastAsiaTheme="minorHAnsi"/>
            <w:b/>
            <w:color w:val="000000" w:themeColor="text1"/>
            <w:sz w:val="28"/>
          </w:rPr>
          <w:t>(</w:t>
        </w:r>
      </w:ins>
      <w:ins w:id="7" w:author="김현주 (Hyunjoo Kim)" w:date="2025-12-16T10:20:00Z">
        <w:r w:rsidR="00B35C7A">
          <w:rPr>
            <w:rFonts w:eastAsiaTheme="minorHAnsi" w:hint="eastAsia"/>
            <w:b/>
            <w:color w:val="000000" w:themeColor="text1"/>
            <w:sz w:val="28"/>
          </w:rPr>
          <w:t>B</w:t>
        </w:r>
        <w:r w:rsidR="00B35C7A">
          <w:rPr>
            <w:rFonts w:eastAsiaTheme="minorHAnsi"/>
            <w:b/>
            <w:color w:val="000000" w:themeColor="text1"/>
            <w:sz w:val="28"/>
          </w:rPr>
          <w:t>2B</w:t>
        </w:r>
        <w:r w:rsidR="00B35C7A">
          <w:rPr>
            <w:rFonts w:eastAsiaTheme="minorHAnsi" w:hint="eastAsia"/>
            <w:b/>
            <w:color w:val="000000" w:themeColor="text1"/>
            <w:sz w:val="28"/>
          </w:rPr>
          <w:t>)</w:t>
        </w:r>
      </w:ins>
    </w:p>
    <w:tbl>
      <w:tblPr>
        <w:tblStyle w:val="ad"/>
        <w:tblW w:w="0" w:type="auto"/>
        <w:jc w:val="right"/>
        <w:tblLook w:val="04A0" w:firstRow="1" w:lastRow="0" w:firstColumn="1" w:lastColumn="0" w:noHBand="0" w:noVBand="1"/>
      </w:tblPr>
      <w:tblGrid>
        <w:gridCol w:w="634"/>
        <w:gridCol w:w="1062"/>
        <w:gridCol w:w="1007"/>
      </w:tblGrid>
      <w:tr w:rsidR="008A691B" w:rsidRPr="000C7330" w14:paraId="0610BFB6" w14:textId="77777777" w:rsidTr="00481154">
        <w:trPr>
          <w:trHeight w:val="72"/>
          <w:jc w:val="right"/>
        </w:trPr>
        <w:tc>
          <w:tcPr>
            <w:tcW w:w="634" w:type="dxa"/>
          </w:tcPr>
          <w:p w14:paraId="4A9A4266" w14:textId="77777777" w:rsidR="008A691B" w:rsidRPr="000C7330" w:rsidRDefault="008A691B" w:rsidP="00481154">
            <w:pPr>
              <w:jc w:val="center"/>
              <w:rPr>
                <w:rFonts w:eastAsiaTheme="minorHAnsi"/>
                <w:b/>
                <w:color w:val="000000" w:themeColor="text1"/>
                <w:sz w:val="10"/>
                <w:rPrChange w:id="8" w:author="FURSYS" w:date="2025-12-04T15:42:00Z">
                  <w:rPr>
                    <w:rFonts w:ascii="Noto Sans CJK KR Regular" w:eastAsia="Noto Sans CJK KR Regular" w:hAnsi="Noto Sans CJK KR Regular"/>
                    <w:b/>
                    <w:color w:val="000000" w:themeColor="text1"/>
                    <w:sz w:val="10"/>
                  </w:rPr>
                </w:rPrChange>
              </w:rPr>
            </w:pPr>
            <w:r w:rsidRPr="000C7330">
              <w:rPr>
                <w:rFonts w:eastAsiaTheme="minorHAnsi" w:hint="eastAsia"/>
                <w:b/>
                <w:color w:val="000000" w:themeColor="text1"/>
                <w:sz w:val="10"/>
                <w:rPrChange w:id="9" w:author="FURSYS" w:date="2025-12-04T15:42:00Z">
                  <w:rPr>
                    <w:rFonts w:ascii="Noto Sans CJK KR Regular" w:eastAsia="Noto Sans CJK KR Regular" w:hAnsi="Noto Sans CJK KR Regular" w:hint="eastAsia"/>
                    <w:b/>
                    <w:color w:val="000000" w:themeColor="text1"/>
                    <w:sz w:val="10"/>
                  </w:rPr>
                </w:rPrChange>
              </w:rPr>
              <w:t>등록번호</w:t>
            </w:r>
          </w:p>
        </w:tc>
        <w:tc>
          <w:tcPr>
            <w:tcW w:w="1062" w:type="dxa"/>
          </w:tcPr>
          <w:p w14:paraId="1AF21E3F" w14:textId="77777777" w:rsidR="008A691B" w:rsidRPr="000C7330" w:rsidRDefault="008A691B" w:rsidP="00481154">
            <w:pPr>
              <w:jc w:val="center"/>
              <w:rPr>
                <w:rFonts w:eastAsiaTheme="minorHAnsi"/>
                <w:b/>
                <w:color w:val="000000" w:themeColor="text1"/>
                <w:sz w:val="10"/>
                <w:rPrChange w:id="10" w:author="FURSYS" w:date="2025-12-04T15:42:00Z">
                  <w:rPr>
                    <w:rFonts w:ascii="Noto Sans CJK KR Regular" w:eastAsia="Noto Sans CJK KR Regular" w:hAnsi="Noto Sans CJK KR Regular"/>
                    <w:b/>
                    <w:color w:val="000000" w:themeColor="text1"/>
                    <w:sz w:val="10"/>
                  </w:rPr>
                </w:rPrChange>
              </w:rPr>
            </w:pPr>
            <w:r w:rsidRPr="000C7330">
              <w:rPr>
                <w:rFonts w:eastAsiaTheme="minorHAnsi"/>
                <w:b/>
                <w:color w:val="000000" w:themeColor="text1"/>
                <w:sz w:val="10"/>
                <w:rPrChange w:id="11" w:author="FURSYS" w:date="2025-12-04T15:42:00Z">
                  <w:rPr>
                    <w:rFonts w:ascii="Noto Sans CJK KR Regular" w:eastAsia="Noto Sans CJK KR Regular" w:hAnsi="Noto Sans CJK KR Regular"/>
                    <w:b/>
                    <w:color w:val="000000" w:themeColor="text1"/>
                    <w:sz w:val="10"/>
                  </w:rPr>
                </w:rPrChange>
              </w:rPr>
              <w:t>215-81-20534</w:t>
            </w:r>
          </w:p>
        </w:tc>
        <w:tc>
          <w:tcPr>
            <w:tcW w:w="1007" w:type="dxa"/>
            <w:vMerge w:val="restart"/>
          </w:tcPr>
          <w:p w14:paraId="2691B911" w14:textId="77777777" w:rsidR="008A691B" w:rsidRPr="000C7330" w:rsidRDefault="008A691B" w:rsidP="00481154">
            <w:pPr>
              <w:rPr>
                <w:ins w:id="12" w:author="FURSYS" w:date="2025-12-04T14:48:00Z"/>
                <w:rFonts w:eastAsiaTheme="minorHAnsi"/>
                <w:b/>
                <w:color w:val="000000" w:themeColor="text1"/>
                <w:sz w:val="10"/>
                <w:rPrChange w:id="13" w:author="FURSYS" w:date="2025-12-04T15:42:00Z">
                  <w:rPr>
                    <w:ins w:id="14" w:author="FURSYS" w:date="2025-12-04T14:48:00Z"/>
                    <w:rFonts w:ascii="Noto Sans CJK KR Regular" w:eastAsia="Noto Sans CJK KR Regular" w:hAnsi="Noto Sans CJK KR Regular"/>
                    <w:b/>
                    <w:color w:val="000000" w:themeColor="text1"/>
                    <w:sz w:val="10"/>
                  </w:rPr>
                </w:rPrChange>
              </w:rPr>
            </w:pPr>
          </w:p>
          <w:p w14:paraId="557F0C89" w14:textId="3AA475A5" w:rsidR="00875150" w:rsidRPr="000C7330" w:rsidRDefault="00875150">
            <w:pPr>
              <w:ind w:firstLineChars="300" w:firstLine="300"/>
              <w:rPr>
                <w:rFonts w:eastAsiaTheme="minorHAnsi"/>
                <w:b/>
                <w:color w:val="000000" w:themeColor="text1"/>
                <w:sz w:val="10"/>
                <w:rPrChange w:id="15" w:author="FURSYS" w:date="2025-12-04T15:42:00Z">
                  <w:rPr>
                    <w:rFonts w:ascii="Noto Sans CJK KR Regular" w:eastAsia="Noto Sans CJK KR Regular" w:hAnsi="Noto Sans CJK KR Regular"/>
                    <w:b/>
                    <w:color w:val="000000" w:themeColor="text1"/>
                    <w:sz w:val="10"/>
                  </w:rPr>
                </w:rPrChange>
              </w:rPr>
              <w:pPrChange w:id="16" w:author="FURSYS" w:date="2025-12-04T14:48:00Z">
                <w:pPr/>
              </w:pPrChange>
            </w:pPr>
            <w:ins w:id="17" w:author="FURSYS" w:date="2025-12-04T14:48:00Z">
              <w:r w:rsidRPr="000C7330">
                <w:rPr>
                  <w:rFonts w:eastAsiaTheme="minorHAnsi"/>
                  <w:b/>
                  <w:color w:val="000000" w:themeColor="text1"/>
                  <w:sz w:val="10"/>
                  <w:rPrChange w:id="18" w:author="FURSYS" w:date="2025-12-04T15:42:00Z">
                    <w:rPr>
                      <w:rFonts w:ascii="Noto Sans CJK KR Regular" w:eastAsia="Noto Sans CJK KR Regular" w:hAnsi="Noto Sans CJK KR Regular"/>
                      <w:b/>
                      <w:color w:val="000000" w:themeColor="text1"/>
                      <w:sz w:val="10"/>
                    </w:rPr>
                  </w:rPrChange>
                </w:rPr>
                <w:t>(인)</w:t>
              </w:r>
            </w:ins>
          </w:p>
        </w:tc>
      </w:tr>
      <w:tr w:rsidR="008A691B" w:rsidRPr="000C7330" w14:paraId="2B606D64" w14:textId="77777777" w:rsidTr="00481154">
        <w:trPr>
          <w:trHeight w:val="74"/>
          <w:jc w:val="right"/>
        </w:trPr>
        <w:tc>
          <w:tcPr>
            <w:tcW w:w="634" w:type="dxa"/>
          </w:tcPr>
          <w:p w14:paraId="4B9757B9" w14:textId="77777777" w:rsidR="008A691B" w:rsidRPr="000C7330" w:rsidRDefault="008A691B" w:rsidP="00481154">
            <w:pPr>
              <w:jc w:val="center"/>
              <w:rPr>
                <w:rFonts w:eastAsiaTheme="minorHAnsi"/>
                <w:b/>
                <w:color w:val="000000" w:themeColor="text1"/>
                <w:sz w:val="10"/>
                <w:rPrChange w:id="19" w:author="FURSYS" w:date="2025-12-04T15:42:00Z">
                  <w:rPr>
                    <w:rFonts w:ascii="Noto Sans CJK KR Regular" w:eastAsia="Noto Sans CJK KR Regular" w:hAnsi="Noto Sans CJK KR Regular"/>
                    <w:b/>
                    <w:color w:val="000000" w:themeColor="text1"/>
                    <w:sz w:val="10"/>
                  </w:rPr>
                </w:rPrChange>
              </w:rPr>
            </w:pPr>
            <w:r w:rsidRPr="000C7330">
              <w:rPr>
                <w:rFonts w:eastAsiaTheme="minorHAnsi" w:hint="eastAsia"/>
                <w:b/>
                <w:color w:val="000000" w:themeColor="text1"/>
                <w:sz w:val="10"/>
                <w:rPrChange w:id="20" w:author="FURSYS" w:date="2025-12-04T15:42:00Z">
                  <w:rPr>
                    <w:rFonts w:ascii="Noto Sans CJK KR Regular" w:eastAsia="Noto Sans CJK KR Regular" w:hAnsi="Noto Sans CJK KR Regular" w:hint="eastAsia"/>
                    <w:b/>
                    <w:color w:val="000000" w:themeColor="text1"/>
                    <w:sz w:val="10"/>
                  </w:rPr>
                </w:rPrChange>
              </w:rPr>
              <w:t>상호명</w:t>
            </w:r>
          </w:p>
        </w:tc>
        <w:tc>
          <w:tcPr>
            <w:tcW w:w="1062" w:type="dxa"/>
          </w:tcPr>
          <w:p w14:paraId="080D2D4D" w14:textId="77777777" w:rsidR="008A691B" w:rsidRPr="000C7330" w:rsidRDefault="008A691B" w:rsidP="00481154">
            <w:pPr>
              <w:jc w:val="center"/>
              <w:rPr>
                <w:rFonts w:eastAsiaTheme="minorHAnsi"/>
                <w:b/>
                <w:color w:val="000000" w:themeColor="text1"/>
                <w:sz w:val="10"/>
                <w:rPrChange w:id="21" w:author="FURSYS" w:date="2025-12-04T15:42:00Z">
                  <w:rPr>
                    <w:rFonts w:ascii="Noto Sans CJK KR Regular" w:eastAsia="Noto Sans CJK KR Regular" w:hAnsi="Noto Sans CJK KR Regular"/>
                    <w:b/>
                    <w:color w:val="000000" w:themeColor="text1"/>
                    <w:sz w:val="10"/>
                  </w:rPr>
                </w:rPrChange>
              </w:rPr>
            </w:pPr>
            <w:r w:rsidRPr="000C7330">
              <w:rPr>
                <w:rFonts w:eastAsiaTheme="minorHAnsi"/>
                <w:b/>
                <w:color w:val="000000" w:themeColor="text1"/>
                <w:sz w:val="10"/>
                <w:rPrChange w:id="22" w:author="FURSYS" w:date="2025-12-04T15:42:00Z">
                  <w:rPr>
                    <w:rFonts w:ascii="Noto Sans CJK KR Regular" w:eastAsia="Noto Sans CJK KR Regular" w:hAnsi="Noto Sans CJK KR Regular"/>
                    <w:b/>
                    <w:color w:val="000000" w:themeColor="text1"/>
                    <w:sz w:val="10"/>
                  </w:rPr>
                </w:rPrChange>
              </w:rPr>
              <w:t>㈜</w:t>
            </w:r>
            <w:r w:rsidRPr="000C7330">
              <w:rPr>
                <w:rFonts w:eastAsiaTheme="minorHAnsi" w:hint="eastAsia"/>
                <w:b/>
                <w:color w:val="000000" w:themeColor="text1"/>
                <w:sz w:val="10"/>
                <w:rPrChange w:id="23" w:author="FURSYS" w:date="2025-12-04T15:42:00Z">
                  <w:rPr>
                    <w:rFonts w:ascii="Noto Sans CJK KR Regular" w:eastAsia="Noto Sans CJK KR Regular" w:hAnsi="Noto Sans CJK KR Regular" w:hint="eastAsia"/>
                    <w:b/>
                    <w:color w:val="000000" w:themeColor="text1"/>
                    <w:sz w:val="10"/>
                  </w:rPr>
                </w:rPrChange>
              </w:rPr>
              <w:t>퍼시스</w:t>
            </w:r>
          </w:p>
        </w:tc>
        <w:tc>
          <w:tcPr>
            <w:tcW w:w="1007" w:type="dxa"/>
            <w:vMerge/>
          </w:tcPr>
          <w:p w14:paraId="7C8F9552" w14:textId="77777777" w:rsidR="008A691B" w:rsidRPr="000C7330" w:rsidRDefault="008A691B" w:rsidP="00481154">
            <w:pPr>
              <w:jc w:val="center"/>
              <w:rPr>
                <w:rFonts w:eastAsiaTheme="minorHAnsi"/>
                <w:b/>
                <w:color w:val="000000" w:themeColor="text1"/>
                <w:sz w:val="10"/>
                <w:rPrChange w:id="24" w:author="FURSYS" w:date="2025-12-04T15:42:00Z">
                  <w:rPr>
                    <w:rFonts w:ascii="Noto Sans CJK KR Regular" w:eastAsia="Noto Sans CJK KR Regular" w:hAnsi="Noto Sans CJK KR Regular"/>
                    <w:b/>
                    <w:color w:val="000000" w:themeColor="text1"/>
                    <w:sz w:val="10"/>
                  </w:rPr>
                </w:rPrChange>
              </w:rPr>
            </w:pPr>
          </w:p>
        </w:tc>
      </w:tr>
      <w:tr w:rsidR="008A691B" w:rsidRPr="000C7330" w14:paraId="5B3F1613" w14:textId="77777777" w:rsidTr="00481154">
        <w:trPr>
          <w:trHeight w:val="74"/>
          <w:jc w:val="right"/>
        </w:trPr>
        <w:tc>
          <w:tcPr>
            <w:tcW w:w="634" w:type="dxa"/>
          </w:tcPr>
          <w:p w14:paraId="2D515FE2" w14:textId="77777777" w:rsidR="008A691B" w:rsidRPr="000C7330" w:rsidRDefault="008A691B" w:rsidP="00481154">
            <w:pPr>
              <w:jc w:val="center"/>
              <w:rPr>
                <w:rFonts w:eastAsiaTheme="minorHAnsi"/>
                <w:b/>
                <w:color w:val="000000" w:themeColor="text1"/>
                <w:sz w:val="10"/>
                <w:rPrChange w:id="25" w:author="FURSYS" w:date="2025-12-04T15:42:00Z">
                  <w:rPr>
                    <w:rFonts w:ascii="Noto Sans CJK KR Regular" w:eastAsia="Noto Sans CJK KR Regular" w:hAnsi="Noto Sans CJK KR Regular"/>
                    <w:b/>
                    <w:color w:val="000000" w:themeColor="text1"/>
                    <w:sz w:val="10"/>
                  </w:rPr>
                </w:rPrChange>
              </w:rPr>
            </w:pPr>
            <w:r w:rsidRPr="000C7330">
              <w:rPr>
                <w:rFonts w:eastAsiaTheme="minorHAnsi" w:hint="eastAsia"/>
                <w:b/>
                <w:color w:val="000000" w:themeColor="text1"/>
                <w:sz w:val="10"/>
                <w:rPrChange w:id="26" w:author="FURSYS" w:date="2025-12-04T15:42:00Z">
                  <w:rPr>
                    <w:rFonts w:ascii="Noto Sans CJK KR Regular" w:eastAsia="Noto Sans CJK KR Regular" w:hAnsi="Noto Sans CJK KR Regular" w:hint="eastAsia"/>
                    <w:b/>
                    <w:color w:val="000000" w:themeColor="text1"/>
                    <w:sz w:val="10"/>
                  </w:rPr>
                </w:rPrChange>
              </w:rPr>
              <w:t>성</w:t>
            </w:r>
            <w:r w:rsidRPr="000C7330">
              <w:rPr>
                <w:rFonts w:eastAsiaTheme="minorHAnsi"/>
                <w:b/>
                <w:color w:val="000000" w:themeColor="text1"/>
                <w:sz w:val="10"/>
                <w:rPrChange w:id="27" w:author="FURSYS" w:date="2025-12-04T15:42:00Z">
                  <w:rPr>
                    <w:rFonts w:ascii="Noto Sans CJK KR Regular" w:eastAsia="Noto Sans CJK KR Regular" w:hAnsi="Noto Sans CJK KR Regular"/>
                    <w:b/>
                    <w:color w:val="000000" w:themeColor="text1"/>
                    <w:sz w:val="10"/>
                  </w:rPr>
                </w:rPrChange>
              </w:rPr>
              <w:t xml:space="preserve"> 명 </w:t>
            </w:r>
          </w:p>
        </w:tc>
        <w:tc>
          <w:tcPr>
            <w:tcW w:w="1062" w:type="dxa"/>
          </w:tcPr>
          <w:p w14:paraId="25D830AD" w14:textId="77777777" w:rsidR="008A691B" w:rsidRPr="000C7330" w:rsidRDefault="008A691B" w:rsidP="00481154">
            <w:pPr>
              <w:jc w:val="center"/>
              <w:rPr>
                <w:rFonts w:eastAsiaTheme="minorHAnsi"/>
                <w:b/>
                <w:color w:val="000000" w:themeColor="text1"/>
                <w:sz w:val="10"/>
                <w:rPrChange w:id="28" w:author="FURSYS" w:date="2025-12-04T15:42:00Z">
                  <w:rPr>
                    <w:rFonts w:ascii="Noto Sans CJK KR Regular" w:eastAsia="Noto Sans CJK KR Regular" w:hAnsi="Noto Sans CJK KR Regular"/>
                    <w:b/>
                    <w:color w:val="000000" w:themeColor="text1"/>
                    <w:sz w:val="10"/>
                  </w:rPr>
                </w:rPrChange>
              </w:rPr>
            </w:pPr>
            <w:r w:rsidRPr="000C7330">
              <w:rPr>
                <w:rFonts w:eastAsiaTheme="minorHAnsi" w:hint="eastAsia"/>
                <w:b/>
                <w:color w:val="000000" w:themeColor="text1"/>
                <w:sz w:val="10"/>
                <w:rPrChange w:id="29" w:author="FURSYS" w:date="2025-12-04T15:42:00Z">
                  <w:rPr>
                    <w:rFonts w:ascii="Noto Sans CJK KR Regular" w:eastAsia="Noto Sans CJK KR Regular" w:hAnsi="Noto Sans CJK KR Regular" w:hint="eastAsia"/>
                    <w:b/>
                    <w:color w:val="000000" w:themeColor="text1"/>
                    <w:sz w:val="10"/>
                  </w:rPr>
                </w:rPrChange>
              </w:rPr>
              <w:t>배상돈</w:t>
            </w:r>
            <w:r w:rsidRPr="000C7330">
              <w:rPr>
                <w:rFonts w:eastAsiaTheme="minorHAnsi"/>
                <w:b/>
                <w:color w:val="000000" w:themeColor="text1"/>
                <w:sz w:val="10"/>
                <w:rPrChange w:id="30" w:author="FURSYS" w:date="2025-12-04T15:42:00Z">
                  <w:rPr>
                    <w:rFonts w:ascii="Noto Sans CJK KR Regular" w:eastAsia="Noto Sans CJK KR Regular" w:hAnsi="Noto Sans CJK KR Regular"/>
                    <w:b/>
                    <w:color w:val="000000" w:themeColor="text1"/>
                    <w:sz w:val="10"/>
                  </w:rPr>
                </w:rPrChange>
              </w:rPr>
              <w:t>,박광호</w:t>
            </w:r>
          </w:p>
        </w:tc>
        <w:tc>
          <w:tcPr>
            <w:tcW w:w="1007" w:type="dxa"/>
            <w:vMerge/>
          </w:tcPr>
          <w:p w14:paraId="71D032F0" w14:textId="77777777" w:rsidR="008A691B" w:rsidRPr="000C7330" w:rsidRDefault="008A691B" w:rsidP="00481154">
            <w:pPr>
              <w:jc w:val="center"/>
              <w:rPr>
                <w:rFonts w:eastAsiaTheme="minorHAnsi"/>
                <w:b/>
                <w:color w:val="000000" w:themeColor="text1"/>
                <w:sz w:val="10"/>
                <w:rPrChange w:id="31" w:author="FURSYS" w:date="2025-12-04T15:42:00Z">
                  <w:rPr>
                    <w:rFonts w:ascii="Noto Sans CJK KR Regular" w:eastAsia="Noto Sans CJK KR Regular" w:hAnsi="Noto Sans CJK KR Regular"/>
                    <w:b/>
                    <w:color w:val="000000" w:themeColor="text1"/>
                    <w:sz w:val="10"/>
                  </w:rPr>
                </w:rPrChange>
              </w:rPr>
            </w:pPr>
          </w:p>
        </w:tc>
      </w:tr>
      <w:tr w:rsidR="009650BA" w:rsidRPr="000C7330" w14:paraId="5AEEC49E" w14:textId="77777777" w:rsidTr="00DE56DB">
        <w:trPr>
          <w:trHeight w:val="74"/>
          <w:jc w:val="right"/>
        </w:trPr>
        <w:tc>
          <w:tcPr>
            <w:tcW w:w="634" w:type="dxa"/>
          </w:tcPr>
          <w:p w14:paraId="1E3EBE88" w14:textId="77777777" w:rsidR="009650BA" w:rsidRPr="000C7330" w:rsidRDefault="009650BA" w:rsidP="00481154">
            <w:pPr>
              <w:jc w:val="center"/>
              <w:rPr>
                <w:rFonts w:eastAsiaTheme="minorHAnsi"/>
                <w:b/>
                <w:color w:val="000000" w:themeColor="text1"/>
                <w:sz w:val="10"/>
                <w:rPrChange w:id="32" w:author="FURSYS" w:date="2025-12-04T15:42:00Z">
                  <w:rPr>
                    <w:rFonts w:ascii="Noto Sans CJK KR Regular" w:eastAsia="Noto Sans CJK KR Regular" w:hAnsi="Noto Sans CJK KR Regular"/>
                    <w:b/>
                    <w:color w:val="000000" w:themeColor="text1"/>
                    <w:sz w:val="10"/>
                  </w:rPr>
                </w:rPrChange>
              </w:rPr>
            </w:pPr>
            <w:r w:rsidRPr="000C7330">
              <w:rPr>
                <w:rFonts w:eastAsiaTheme="minorHAnsi" w:hint="eastAsia"/>
                <w:b/>
                <w:color w:val="000000" w:themeColor="text1"/>
                <w:sz w:val="10"/>
                <w:rPrChange w:id="33" w:author="FURSYS" w:date="2025-12-04T15:42:00Z">
                  <w:rPr>
                    <w:rFonts w:ascii="Noto Sans CJK KR Regular" w:eastAsia="Noto Sans CJK KR Regular" w:hAnsi="Noto Sans CJK KR Regular" w:hint="eastAsia"/>
                    <w:b/>
                    <w:color w:val="000000" w:themeColor="text1"/>
                    <w:sz w:val="10"/>
                  </w:rPr>
                </w:rPrChange>
              </w:rPr>
              <w:t>주</w:t>
            </w:r>
            <w:r w:rsidRPr="000C7330">
              <w:rPr>
                <w:rFonts w:eastAsiaTheme="minorHAnsi"/>
                <w:b/>
                <w:color w:val="000000" w:themeColor="text1"/>
                <w:sz w:val="10"/>
                <w:rPrChange w:id="34" w:author="FURSYS" w:date="2025-12-04T15:42:00Z">
                  <w:rPr>
                    <w:rFonts w:ascii="Noto Sans CJK KR Regular" w:eastAsia="Noto Sans CJK KR Regular" w:hAnsi="Noto Sans CJK KR Regular"/>
                    <w:b/>
                    <w:color w:val="000000" w:themeColor="text1"/>
                    <w:sz w:val="10"/>
                  </w:rPr>
                </w:rPrChange>
              </w:rPr>
              <w:t xml:space="preserve"> </w:t>
            </w:r>
            <w:r w:rsidRPr="000C7330">
              <w:rPr>
                <w:rFonts w:eastAsiaTheme="minorHAnsi" w:hint="eastAsia"/>
                <w:b/>
                <w:color w:val="000000" w:themeColor="text1"/>
                <w:sz w:val="10"/>
                <w:rPrChange w:id="35" w:author="FURSYS" w:date="2025-12-04T15:42:00Z">
                  <w:rPr>
                    <w:rFonts w:ascii="Noto Sans CJK KR Regular" w:eastAsia="Noto Sans CJK KR Regular" w:hAnsi="Noto Sans CJK KR Regular" w:hint="eastAsia"/>
                    <w:b/>
                    <w:color w:val="000000" w:themeColor="text1"/>
                    <w:sz w:val="10"/>
                  </w:rPr>
                </w:rPrChange>
              </w:rPr>
              <w:t>소</w:t>
            </w:r>
          </w:p>
        </w:tc>
        <w:tc>
          <w:tcPr>
            <w:tcW w:w="2069" w:type="dxa"/>
            <w:gridSpan w:val="2"/>
          </w:tcPr>
          <w:p w14:paraId="33E7B3F0" w14:textId="13B389F9" w:rsidR="009650BA" w:rsidRPr="000C7330" w:rsidRDefault="009650BA" w:rsidP="00481154">
            <w:pPr>
              <w:jc w:val="center"/>
              <w:rPr>
                <w:rFonts w:eastAsiaTheme="minorHAnsi"/>
                <w:b/>
                <w:color w:val="000000" w:themeColor="text1"/>
                <w:sz w:val="10"/>
                <w:rPrChange w:id="36" w:author="FURSYS" w:date="2025-12-04T15:42:00Z">
                  <w:rPr>
                    <w:rFonts w:ascii="Noto Sans CJK KR Regular" w:eastAsia="Noto Sans CJK KR Regular" w:hAnsi="Noto Sans CJK KR Regular"/>
                    <w:b/>
                    <w:color w:val="000000" w:themeColor="text1"/>
                    <w:sz w:val="10"/>
                  </w:rPr>
                </w:rPrChange>
              </w:rPr>
            </w:pPr>
            <w:r w:rsidRPr="000C7330">
              <w:rPr>
                <w:rFonts w:eastAsiaTheme="minorHAnsi" w:hint="eastAsia"/>
                <w:b/>
                <w:color w:val="000000" w:themeColor="text1"/>
                <w:sz w:val="10"/>
                <w:rPrChange w:id="37" w:author="FURSYS" w:date="2025-12-04T15:42:00Z">
                  <w:rPr>
                    <w:rFonts w:ascii="Noto Sans CJK KR Regular" w:eastAsia="Noto Sans CJK KR Regular" w:hAnsi="Noto Sans CJK KR Regular" w:hint="eastAsia"/>
                    <w:b/>
                    <w:color w:val="000000" w:themeColor="text1"/>
                    <w:sz w:val="10"/>
                  </w:rPr>
                </w:rPrChange>
              </w:rPr>
              <w:t>서울특별시</w:t>
            </w:r>
            <w:r w:rsidRPr="000C7330">
              <w:rPr>
                <w:rFonts w:eastAsiaTheme="minorHAnsi"/>
                <w:b/>
                <w:color w:val="000000" w:themeColor="text1"/>
                <w:sz w:val="10"/>
                <w:rPrChange w:id="38" w:author="FURSYS" w:date="2025-12-04T15:42:00Z">
                  <w:rPr>
                    <w:rFonts w:ascii="Noto Sans CJK KR Regular" w:eastAsia="Noto Sans CJK KR Regular" w:hAnsi="Noto Sans CJK KR Regular"/>
                    <w:b/>
                    <w:color w:val="000000" w:themeColor="text1"/>
                    <w:sz w:val="10"/>
                  </w:rPr>
                </w:rPrChange>
              </w:rPr>
              <w:t xml:space="preserve"> 송파구 오금로 311</w:t>
            </w:r>
          </w:p>
        </w:tc>
      </w:tr>
    </w:tbl>
    <w:p w14:paraId="14F9D7B7" w14:textId="77777777" w:rsidR="008A691B" w:rsidRPr="000C7330" w:rsidRDefault="008A691B" w:rsidP="008A691B">
      <w:pPr>
        <w:jc w:val="left"/>
        <w:rPr>
          <w:rFonts w:eastAsiaTheme="minorHAnsi"/>
          <w:color w:val="000000" w:themeColor="text1"/>
          <w:sz w:val="14"/>
          <w:rPrChange w:id="39" w:author="FURSYS" w:date="2025-12-04T15:42:00Z">
            <w:rPr>
              <w:rFonts w:ascii="Noto Sans CJK KR Regular" w:eastAsia="Noto Sans CJK KR Regular" w:hAnsi="Noto Sans CJK KR Regular"/>
              <w:color w:val="000000" w:themeColor="text1"/>
              <w:sz w:val="14"/>
            </w:rPr>
          </w:rPrChange>
        </w:rPr>
      </w:pPr>
    </w:p>
    <w:p w14:paraId="4FD533B0" w14:textId="77777777" w:rsidR="008A691B" w:rsidRPr="000C7330" w:rsidRDefault="008A691B" w:rsidP="008A691B">
      <w:pPr>
        <w:jc w:val="left"/>
        <w:rPr>
          <w:rFonts w:eastAsiaTheme="minorHAnsi"/>
          <w:color w:val="000000" w:themeColor="text1"/>
          <w:sz w:val="14"/>
          <w:rPrChange w:id="40" w:author="FURSYS" w:date="2025-12-04T15:42:00Z">
            <w:rPr>
              <w:rFonts w:ascii="Noto Sans CJK KR Regular" w:eastAsia="Noto Sans CJK KR Regular" w:hAnsi="Noto Sans CJK KR Regular"/>
              <w:color w:val="000000" w:themeColor="text1"/>
              <w:sz w:val="14"/>
            </w:rPr>
          </w:rPrChange>
        </w:rPr>
      </w:pPr>
    </w:p>
    <w:tbl>
      <w:tblPr>
        <w:tblStyle w:val="ad"/>
        <w:tblW w:w="9103" w:type="dxa"/>
        <w:tblLook w:val="04A0" w:firstRow="1" w:lastRow="0" w:firstColumn="1" w:lastColumn="0" w:noHBand="0" w:noVBand="1"/>
      </w:tblPr>
      <w:tblGrid>
        <w:gridCol w:w="1517"/>
        <w:gridCol w:w="1739"/>
        <w:gridCol w:w="1553"/>
        <w:gridCol w:w="1423"/>
        <w:gridCol w:w="1439"/>
        <w:gridCol w:w="1432"/>
        <w:tblGridChange w:id="41">
          <w:tblGrid>
            <w:gridCol w:w="1517"/>
            <w:gridCol w:w="1471"/>
            <w:gridCol w:w="1821"/>
            <w:gridCol w:w="1691"/>
            <w:gridCol w:w="1171"/>
            <w:gridCol w:w="1432"/>
          </w:tblGrid>
        </w:tblGridChange>
      </w:tblGrid>
      <w:tr w:rsidR="008A691B" w:rsidRPr="000C7330" w14:paraId="6DE398D7" w14:textId="77777777" w:rsidTr="00481154">
        <w:trPr>
          <w:gridAfter w:val="5"/>
          <w:wAfter w:w="7586" w:type="dxa"/>
          <w:trHeight w:val="242"/>
        </w:trPr>
        <w:tc>
          <w:tcPr>
            <w:tcW w:w="1517" w:type="dxa"/>
            <w:shd w:val="clear" w:color="auto" w:fill="C80A1E"/>
          </w:tcPr>
          <w:p w14:paraId="412CC738" w14:textId="77777777" w:rsidR="008A691B" w:rsidRPr="000C7330" w:rsidRDefault="008A691B" w:rsidP="00481154">
            <w:pPr>
              <w:jc w:val="center"/>
              <w:rPr>
                <w:rFonts w:eastAsiaTheme="minorHAnsi"/>
                <w:color w:val="FFFFFF" w:themeColor="background1"/>
                <w:sz w:val="14"/>
                <w:rPrChange w:id="42" w:author="FURSYS" w:date="2025-12-04T15:42:00Z">
                  <w:rPr>
                    <w:rFonts w:ascii="Noto Sans CJK KR Regular" w:eastAsia="Noto Sans CJK KR Regular" w:hAnsi="Noto Sans CJK KR Regular"/>
                    <w:color w:val="FFFFFF" w:themeColor="background1"/>
                    <w:sz w:val="14"/>
                  </w:rPr>
                </w:rPrChange>
              </w:rPr>
            </w:pPr>
            <w:r w:rsidRPr="000C7330">
              <w:rPr>
                <w:rFonts w:eastAsiaTheme="minorHAnsi" w:hint="eastAsia"/>
                <w:color w:val="FFFFFF" w:themeColor="background1"/>
                <w:sz w:val="14"/>
                <w:rPrChange w:id="43" w:author="FURSYS" w:date="2025-12-04T15:42:00Z">
                  <w:rPr>
                    <w:rFonts w:ascii="Noto Sans CJK KR Regular" w:eastAsia="Noto Sans CJK KR Regular" w:hAnsi="Noto Sans CJK KR Regular" w:hint="eastAsia"/>
                    <w:color w:val="FFFFFF" w:themeColor="background1"/>
                    <w:sz w:val="14"/>
                  </w:rPr>
                </w:rPrChange>
              </w:rPr>
              <w:t>계약자</w:t>
            </w:r>
          </w:p>
        </w:tc>
      </w:tr>
      <w:tr w:rsidR="008A691B" w:rsidRPr="000C7330" w14:paraId="43A25F2C" w14:textId="77777777" w:rsidTr="00832FF6">
        <w:tblPrEx>
          <w:tblW w:w="9103" w:type="dxa"/>
          <w:tblPrExChange w:id="44" w:author="FURSYS" w:date="2025-09-04T09:02:00Z">
            <w:tblPrEx>
              <w:tblW w:w="9103" w:type="dxa"/>
            </w:tblPrEx>
          </w:tblPrExChange>
        </w:tblPrEx>
        <w:trPr>
          <w:trHeight w:val="247"/>
          <w:trPrChange w:id="45" w:author="FURSYS" w:date="2025-09-04T09:02:00Z">
            <w:trPr>
              <w:trHeight w:val="247"/>
            </w:trPr>
          </w:trPrChange>
        </w:trPr>
        <w:tc>
          <w:tcPr>
            <w:tcW w:w="1517" w:type="dxa"/>
            <w:shd w:val="clear" w:color="auto" w:fill="FFFFFF" w:themeFill="background1"/>
            <w:tcPrChange w:id="46" w:author="FURSYS" w:date="2025-09-04T09:02:00Z">
              <w:tcPr>
                <w:tcW w:w="1517" w:type="dxa"/>
                <w:shd w:val="clear" w:color="auto" w:fill="FFFFFF" w:themeFill="background1"/>
              </w:tcPr>
            </w:tcPrChange>
          </w:tcPr>
          <w:p w14:paraId="4F6B66B7" w14:textId="77777777" w:rsidR="008A691B" w:rsidRPr="000C7330" w:rsidRDefault="008A691B" w:rsidP="00481154">
            <w:pPr>
              <w:jc w:val="center"/>
              <w:rPr>
                <w:rFonts w:eastAsiaTheme="minorHAnsi"/>
                <w:color w:val="000000" w:themeColor="text1"/>
                <w:sz w:val="14"/>
                <w:szCs w:val="20"/>
                <w:rPrChange w:id="47"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color w:val="000000" w:themeColor="text1"/>
                <w:sz w:val="14"/>
                <w:szCs w:val="20"/>
                <w:rPrChange w:id="48" w:author="FURSYS" w:date="2025-12-04T15:42:00Z">
                  <w:rPr>
                    <w:rFonts w:ascii="Noto Sans CJK KR Regular" w:eastAsia="Noto Sans CJK KR Regular" w:hAnsi="Noto Sans CJK KR Regular" w:hint="eastAsia"/>
                    <w:color w:val="000000" w:themeColor="text1"/>
                    <w:sz w:val="14"/>
                    <w:szCs w:val="20"/>
                  </w:rPr>
                </w:rPrChange>
              </w:rPr>
              <w:t>고객명</w:t>
            </w:r>
            <w:r w:rsidRPr="000C7330">
              <w:rPr>
                <w:rFonts w:eastAsiaTheme="minorHAnsi"/>
                <w:color w:val="000000" w:themeColor="text1"/>
                <w:sz w:val="14"/>
                <w:szCs w:val="20"/>
                <w:rPrChange w:id="49" w:author="FURSYS" w:date="2025-12-04T15:42:00Z">
                  <w:rPr>
                    <w:rFonts w:ascii="Noto Sans CJK KR Regular" w:eastAsia="Noto Sans CJK KR Regular" w:hAnsi="Noto Sans CJK KR Regular"/>
                    <w:color w:val="000000" w:themeColor="text1"/>
                    <w:sz w:val="14"/>
                    <w:szCs w:val="20"/>
                  </w:rPr>
                </w:rPrChange>
              </w:rPr>
              <w:t>(*)</w:t>
            </w:r>
          </w:p>
        </w:tc>
        <w:tc>
          <w:tcPr>
            <w:tcW w:w="1739" w:type="dxa"/>
            <w:tcPrChange w:id="50" w:author="FURSYS" w:date="2025-09-04T09:02:00Z">
              <w:tcPr>
                <w:tcW w:w="1471" w:type="dxa"/>
              </w:tcPr>
            </w:tcPrChange>
          </w:tcPr>
          <w:p w14:paraId="665068FF" w14:textId="51341BA9" w:rsidR="008A691B" w:rsidRPr="000C7330" w:rsidRDefault="008A691B" w:rsidP="00481154">
            <w:pPr>
              <w:jc w:val="center"/>
              <w:rPr>
                <w:rFonts w:eastAsiaTheme="minorHAnsi"/>
                <w:color w:val="000000" w:themeColor="text1"/>
                <w:sz w:val="14"/>
                <w:szCs w:val="20"/>
                <w:rPrChange w:id="51" w:author="FURSYS" w:date="2025-12-04T15:42:00Z">
                  <w:rPr>
                    <w:rFonts w:ascii="Noto Sans CJK KR Regular" w:eastAsia="Noto Sans CJK KR Regular" w:hAnsi="Noto Sans CJK KR Regular"/>
                    <w:color w:val="000000" w:themeColor="text1"/>
                    <w:sz w:val="14"/>
                    <w:szCs w:val="20"/>
                  </w:rPr>
                </w:rPrChange>
              </w:rPr>
            </w:pPr>
            <w:del w:id="52" w:author="이승준 (Seungjun Lee)" w:date="2025-07-18T09:14:00Z">
              <w:r w:rsidRPr="000C7330" w:rsidDel="00865CDA">
                <w:rPr>
                  <w:rFonts w:eastAsiaTheme="minorHAnsi"/>
                  <w:color w:val="000000" w:themeColor="text1"/>
                  <w:sz w:val="14"/>
                  <w:szCs w:val="20"/>
                  <w:rPrChange w:id="53" w:author="FURSYS" w:date="2025-12-04T15:42:00Z">
                    <w:rPr>
                      <w:rFonts w:ascii="Noto Sans CJK KR Regular" w:eastAsia="Noto Sans CJK KR Regular" w:hAnsi="Noto Sans CJK KR Regular"/>
                      <w:color w:val="000000" w:themeColor="text1"/>
                      <w:sz w:val="14"/>
                      <w:szCs w:val="20"/>
                    </w:rPr>
                  </w:rPrChange>
                </w:rPr>
                <w:delText>㈜LG</w:delText>
              </w:r>
            </w:del>
          </w:p>
        </w:tc>
        <w:tc>
          <w:tcPr>
            <w:tcW w:w="1553" w:type="dxa"/>
            <w:tcPrChange w:id="54" w:author="FURSYS" w:date="2025-09-04T09:02:00Z">
              <w:tcPr>
                <w:tcW w:w="1821" w:type="dxa"/>
              </w:tcPr>
            </w:tcPrChange>
          </w:tcPr>
          <w:p w14:paraId="35D8FBC5" w14:textId="77777777" w:rsidR="008A691B" w:rsidRPr="000C7330" w:rsidRDefault="008A691B" w:rsidP="00481154">
            <w:pPr>
              <w:jc w:val="center"/>
              <w:rPr>
                <w:rFonts w:eastAsiaTheme="minorHAnsi"/>
                <w:color w:val="000000" w:themeColor="text1"/>
                <w:sz w:val="14"/>
                <w:szCs w:val="20"/>
                <w:rPrChange w:id="55"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color w:val="000000" w:themeColor="text1"/>
                <w:sz w:val="14"/>
                <w:szCs w:val="20"/>
                <w:rPrChange w:id="56" w:author="FURSYS" w:date="2025-12-04T15:42:00Z">
                  <w:rPr>
                    <w:rFonts w:ascii="Noto Sans CJK KR Regular" w:eastAsia="Noto Sans CJK KR Regular" w:hAnsi="Noto Sans CJK KR Regular" w:hint="eastAsia"/>
                    <w:color w:val="000000" w:themeColor="text1"/>
                    <w:sz w:val="14"/>
                    <w:szCs w:val="20"/>
                  </w:rPr>
                </w:rPrChange>
              </w:rPr>
              <w:t>사업자번호</w:t>
            </w:r>
            <w:r w:rsidRPr="000C7330">
              <w:rPr>
                <w:rFonts w:eastAsiaTheme="minorHAnsi"/>
                <w:color w:val="000000" w:themeColor="text1"/>
                <w:sz w:val="14"/>
                <w:szCs w:val="20"/>
                <w:rPrChange w:id="57" w:author="FURSYS" w:date="2025-12-04T15:42:00Z">
                  <w:rPr>
                    <w:rFonts w:ascii="Noto Sans CJK KR Regular" w:eastAsia="Noto Sans CJK KR Regular" w:hAnsi="Noto Sans CJK KR Regular"/>
                    <w:color w:val="000000" w:themeColor="text1"/>
                    <w:sz w:val="14"/>
                    <w:szCs w:val="20"/>
                  </w:rPr>
                </w:rPrChange>
              </w:rPr>
              <w:t>(*)</w:t>
            </w:r>
          </w:p>
        </w:tc>
        <w:tc>
          <w:tcPr>
            <w:tcW w:w="1423" w:type="dxa"/>
            <w:tcPrChange w:id="58" w:author="FURSYS" w:date="2025-09-04T09:02:00Z">
              <w:tcPr>
                <w:tcW w:w="1691" w:type="dxa"/>
              </w:tcPr>
            </w:tcPrChange>
          </w:tcPr>
          <w:p w14:paraId="603F7514" w14:textId="5715FBEF" w:rsidR="008A691B" w:rsidRPr="000C7330" w:rsidRDefault="008A691B">
            <w:pPr>
              <w:jc w:val="center"/>
              <w:rPr>
                <w:rFonts w:eastAsiaTheme="minorHAnsi"/>
                <w:color w:val="000000" w:themeColor="text1"/>
                <w:sz w:val="14"/>
                <w:szCs w:val="20"/>
                <w:rPrChange w:id="59" w:author="FURSYS" w:date="2025-12-04T15:42:00Z">
                  <w:rPr>
                    <w:rFonts w:ascii="Noto Sans CJK KR Regular" w:eastAsia="Noto Sans CJK KR Regular" w:hAnsi="Noto Sans CJK KR Regular"/>
                    <w:color w:val="000000" w:themeColor="text1"/>
                    <w:sz w:val="14"/>
                    <w:szCs w:val="20"/>
                  </w:rPr>
                </w:rPrChange>
              </w:rPr>
            </w:pPr>
          </w:p>
        </w:tc>
        <w:tc>
          <w:tcPr>
            <w:tcW w:w="1439" w:type="dxa"/>
            <w:tcPrChange w:id="60" w:author="FURSYS" w:date="2025-09-04T09:02:00Z">
              <w:tcPr>
                <w:tcW w:w="1171" w:type="dxa"/>
              </w:tcPr>
            </w:tcPrChange>
          </w:tcPr>
          <w:p w14:paraId="7D7B6929" w14:textId="77777777" w:rsidR="008A691B" w:rsidRPr="000C7330" w:rsidRDefault="008A691B" w:rsidP="00481154">
            <w:pPr>
              <w:jc w:val="center"/>
              <w:rPr>
                <w:rFonts w:eastAsiaTheme="minorHAnsi"/>
                <w:color w:val="000000" w:themeColor="text1"/>
                <w:sz w:val="14"/>
                <w:szCs w:val="20"/>
                <w:rPrChange w:id="61"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color w:val="000000" w:themeColor="text1"/>
                <w:sz w:val="14"/>
                <w:szCs w:val="20"/>
                <w:rPrChange w:id="62" w:author="FURSYS" w:date="2025-12-04T15:42:00Z">
                  <w:rPr>
                    <w:rFonts w:ascii="Noto Sans CJK KR Regular" w:eastAsia="Noto Sans CJK KR Regular" w:hAnsi="Noto Sans CJK KR Regular" w:hint="eastAsia"/>
                    <w:color w:val="000000" w:themeColor="text1"/>
                    <w:sz w:val="14"/>
                    <w:szCs w:val="20"/>
                  </w:rPr>
                </w:rPrChange>
              </w:rPr>
              <w:t>사업자</w:t>
            </w:r>
            <w:r w:rsidRPr="000C7330">
              <w:rPr>
                <w:rFonts w:eastAsiaTheme="minorHAnsi"/>
                <w:color w:val="000000" w:themeColor="text1"/>
                <w:sz w:val="14"/>
                <w:szCs w:val="20"/>
                <w:rPrChange w:id="63"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64" w:author="FURSYS" w:date="2025-12-04T15:42:00Z">
                  <w:rPr>
                    <w:rFonts w:ascii="Noto Sans CJK KR Regular" w:eastAsia="Noto Sans CJK KR Regular" w:hAnsi="Noto Sans CJK KR Regular" w:hint="eastAsia"/>
                    <w:color w:val="000000" w:themeColor="text1"/>
                    <w:sz w:val="14"/>
                    <w:szCs w:val="20"/>
                  </w:rPr>
                </w:rPrChange>
              </w:rPr>
              <w:t>유형</w:t>
            </w:r>
            <w:r w:rsidRPr="000C7330">
              <w:rPr>
                <w:rFonts w:eastAsiaTheme="minorHAnsi"/>
                <w:color w:val="000000" w:themeColor="text1"/>
                <w:sz w:val="14"/>
                <w:szCs w:val="20"/>
                <w:rPrChange w:id="65" w:author="FURSYS" w:date="2025-12-04T15:42:00Z">
                  <w:rPr>
                    <w:rFonts w:ascii="Noto Sans CJK KR Regular" w:eastAsia="Noto Sans CJK KR Regular" w:hAnsi="Noto Sans CJK KR Regular"/>
                    <w:color w:val="000000" w:themeColor="text1"/>
                    <w:sz w:val="14"/>
                    <w:szCs w:val="20"/>
                  </w:rPr>
                </w:rPrChange>
              </w:rPr>
              <w:t>(*)</w:t>
            </w:r>
          </w:p>
        </w:tc>
        <w:tc>
          <w:tcPr>
            <w:tcW w:w="1432" w:type="dxa"/>
            <w:tcPrChange w:id="66" w:author="FURSYS" w:date="2025-09-04T09:02:00Z">
              <w:tcPr>
                <w:tcW w:w="1432" w:type="dxa"/>
              </w:tcPr>
            </w:tcPrChange>
          </w:tcPr>
          <w:p w14:paraId="027E557D" w14:textId="3D645F83" w:rsidR="008A691B" w:rsidRPr="000C7330" w:rsidRDefault="008A691B" w:rsidP="00481154">
            <w:pPr>
              <w:jc w:val="center"/>
              <w:rPr>
                <w:rFonts w:eastAsiaTheme="minorHAnsi"/>
                <w:color w:val="000000" w:themeColor="text1"/>
                <w:sz w:val="14"/>
                <w:szCs w:val="20"/>
                <w:rPrChange w:id="67" w:author="FURSYS" w:date="2025-12-04T15:42:00Z">
                  <w:rPr>
                    <w:rFonts w:ascii="Noto Sans CJK KR Regular" w:eastAsia="Noto Sans CJK KR Regular" w:hAnsi="Noto Sans CJK KR Regular"/>
                    <w:color w:val="000000" w:themeColor="text1"/>
                    <w:sz w:val="14"/>
                    <w:szCs w:val="20"/>
                  </w:rPr>
                </w:rPrChange>
              </w:rPr>
            </w:pPr>
            <w:r w:rsidRPr="000C7330">
              <w:rPr>
                <w:rFonts w:ascii="Segoe UI Symbol" w:eastAsiaTheme="minorHAnsi" w:hAnsi="Segoe UI Symbol" w:cs="Segoe UI Symbol"/>
                <w:color w:val="474747"/>
                <w:sz w:val="14"/>
                <w:szCs w:val="21"/>
                <w:shd w:val="clear" w:color="auto" w:fill="FFFFFF"/>
                <w:rPrChange w:id="68" w:author="FURSYS" w:date="2025-12-04T15:42:00Z">
                  <w:rPr>
                    <w:rFonts w:ascii="Segoe UI Symbol" w:eastAsia="Noto Sans CJK KR Regular" w:hAnsi="Segoe UI Symbol" w:cs="Segoe UI Symbol"/>
                    <w:color w:val="474747"/>
                    <w:sz w:val="14"/>
                    <w:szCs w:val="21"/>
                    <w:shd w:val="clear" w:color="auto" w:fill="FFFFFF"/>
                  </w:rPr>
                </w:rPrChange>
              </w:rPr>
              <w:t>☐</w:t>
            </w:r>
            <w:r w:rsidRPr="000C7330">
              <w:rPr>
                <w:rFonts w:eastAsiaTheme="minorHAnsi" w:hint="eastAsia"/>
                <w:color w:val="000000" w:themeColor="text1"/>
                <w:sz w:val="14"/>
                <w:szCs w:val="20"/>
                <w:rPrChange w:id="69" w:author="FURSYS" w:date="2025-12-04T15:42:00Z">
                  <w:rPr>
                    <w:rFonts w:ascii="Noto Sans CJK KR Regular" w:eastAsia="Noto Sans CJK KR Regular" w:hAnsi="Noto Sans CJK KR Regular" w:hint="eastAsia"/>
                    <w:color w:val="000000" w:themeColor="text1"/>
                    <w:sz w:val="14"/>
                    <w:szCs w:val="20"/>
                  </w:rPr>
                </w:rPrChange>
              </w:rPr>
              <w:t>개인</w:t>
            </w:r>
            <w:r w:rsidRPr="000C7330">
              <w:rPr>
                <w:rFonts w:eastAsiaTheme="minorHAnsi"/>
                <w:color w:val="000000" w:themeColor="text1"/>
                <w:sz w:val="14"/>
                <w:szCs w:val="20"/>
                <w:rPrChange w:id="70" w:author="FURSYS" w:date="2025-12-04T15:42:00Z">
                  <w:rPr>
                    <w:rFonts w:ascii="Noto Sans CJK KR Regular" w:eastAsia="Noto Sans CJK KR Regular" w:hAnsi="Noto Sans CJK KR Regular"/>
                    <w:color w:val="000000" w:themeColor="text1"/>
                    <w:sz w:val="14"/>
                    <w:szCs w:val="20"/>
                  </w:rPr>
                </w:rPrChange>
              </w:rPr>
              <w:t xml:space="preserve">   </w:t>
            </w:r>
            <w:ins w:id="71" w:author="FURSYS" w:date="2025-12-04T14:48:00Z">
              <w:r w:rsidR="00F25D09" w:rsidRPr="000C7330">
                <w:rPr>
                  <w:rFonts w:ascii="Segoe UI Symbol" w:eastAsiaTheme="minorHAnsi" w:hAnsi="Segoe UI Symbol" w:cs="Segoe UI Symbol"/>
                  <w:color w:val="474747"/>
                  <w:sz w:val="14"/>
                  <w:szCs w:val="21"/>
                  <w:shd w:val="clear" w:color="auto" w:fill="FFFFFF"/>
                  <w:rPrChange w:id="72" w:author="FURSYS" w:date="2025-12-04T15:42:00Z">
                    <w:rPr>
                      <w:rFonts w:ascii="Segoe UI Symbol" w:eastAsia="Noto Sans CJK KR Regular" w:hAnsi="Segoe UI Symbol" w:cs="Segoe UI Symbol"/>
                      <w:color w:val="474747"/>
                      <w:sz w:val="14"/>
                      <w:szCs w:val="21"/>
                      <w:shd w:val="clear" w:color="auto" w:fill="FFFFFF"/>
                    </w:rPr>
                  </w:rPrChange>
                </w:rPr>
                <w:t>☐</w:t>
              </w:r>
            </w:ins>
            <w:del w:id="73" w:author="FURSYS" w:date="2025-08-06T08:41:00Z">
              <w:r w:rsidRPr="000C7330" w:rsidDel="00CD4B07">
                <w:rPr>
                  <w:rFonts w:ascii="Segoe UI Symbol" w:eastAsiaTheme="minorHAnsi" w:hAnsi="Segoe UI Symbol" w:cs="Segoe UI Symbol"/>
                  <w:color w:val="474747"/>
                  <w:sz w:val="14"/>
                  <w:szCs w:val="14"/>
                  <w:shd w:val="clear" w:color="auto" w:fill="FFFFFF"/>
                  <w:rPrChange w:id="74" w:author="FURSYS" w:date="2025-12-04T15:42:00Z">
                    <w:rPr>
                      <w:rFonts w:ascii="Segoe UI Symbol" w:eastAsia="Noto Sans CJK KR Regular" w:hAnsi="Segoe UI Symbol" w:cs="Segoe UI Symbol"/>
                      <w:color w:val="474747"/>
                      <w:sz w:val="14"/>
                      <w:szCs w:val="14"/>
                      <w:shd w:val="clear" w:color="auto" w:fill="FFFFFF"/>
                    </w:rPr>
                  </w:rPrChange>
                </w:rPr>
                <w:delText>☐</w:delText>
              </w:r>
            </w:del>
            <w:r w:rsidRPr="000C7330">
              <w:rPr>
                <w:rFonts w:eastAsiaTheme="minorHAnsi" w:hint="eastAsia"/>
                <w:color w:val="000000" w:themeColor="text1"/>
                <w:sz w:val="14"/>
                <w:szCs w:val="20"/>
                <w:rPrChange w:id="75" w:author="FURSYS" w:date="2025-12-04T15:42:00Z">
                  <w:rPr>
                    <w:rFonts w:ascii="Noto Sans CJK KR Regular" w:eastAsia="Noto Sans CJK KR Regular" w:hAnsi="Noto Sans CJK KR Regular" w:hint="eastAsia"/>
                    <w:color w:val="000000" w:themeColor="text1"/>
                    <w:sz w:val="14"/>
                    <w:szCs w:val="20"/>
                  </w:rPr>
                </w:rPrChange>
              </w:rPr>
              <w:t>법인</w:t>
            </w:r>
            <w:r w:rsidRPr="000C7330">
              <w:rPr>
                <w:rFonts w:eastAsiaTheme="minorHAnsi"/>
                <w:color w:val="000000" w:themeColor="text1"/>
                <w:sz w:val="14"/>
                <w:szCs w:val="20"/>
                <w:rPrChange w:id="76" w:author="FURSYS" w:date="2025-12-04T15:42:00Z">
                  <w:rPr>
                    <w:rFonts w:ascii="Noto Sans CJK KR Regular" w:eastAsia="Noto Sans CJK KR Regular" w:hAnsi="Noto Sans CJK KR Regular"/>
                    <w:color w:val="000000" w:themeColor="text1"/>
                    <w:sz w:val="14"/>
                    <w:szCs w:val="20"/>
                  </w:rPr>
                </w:rPrChange>
              </w:rPr>
              <w:t xml:space="preserve"> </w:t>
            </w:r>
          </w:p>
        </w:tc>
      </w:tr>
      <w:tr w:rsidR="008A691B" w:rsidRPr="000C7330" w14:paraId="6C87D09D" w14:textId="77777777" w:rsidTr="00832FF6">
        <w:tblPrEx>
          <w:tblW w:w="9103" w:type="dxa"/>
          <w:tblPrExChange w:id="77" w:author="FURSYS" w:date="2025-09-04T09:02:00Z">
            <w:tblPrEx>
              <w:tblW w:w="9103" w:type="dxa"/>
            </w:tblPrEx>
          </w:tblPrExChange>
        </w:tblPrEx>
        <w:trPr>
          <w:trHeight w:val="247"/>
          <w:trPrChange w:id="78" w:author="FURSYS" w:date="2025-09-04T09:02:00Z">
            <w:trPr>
              <w:trHeight w:val="247"/>
            </w:trPr>
          </w:trPrChange>
        </w:trPr>
        <w:tc>
          <w:tcPr>
            <w:tcW w:w="1517" w:type="dxa"/>
            <w:shd w:val="clear" w:color="auto" w:fill="FFFFFF" w:themeFill="background1"/>
            <w:tcPrChange w:id="79" w:author="FURSYS" w:date="2025-09-04T09:02:00Z">
              <w:tcPr>
                <w:tcW w:w="1517" w:type="dxa"/>
                <w:shd w:val="clear" w:color="auto" w:fill="FFFFFF" w:themeFill="background1"/>
              </w:tcPr>
            </w:tcPrChange>
          </w:tcPr>
          <w:p w14:paraId="4729EEC2" w14:textId="31A96409" w:rsidR="008A691B" w:rsidRPr="000C7330" w:rsidRDefault="00C85D43" w:rsidP="00481154">
            <w:pPr>
              <w:jc w:val="center"/>
              <w:rPr>
                <w:rFonts w:eastAsiaTheme="minorHAnsi"/>
                <w:color w:val="000000" w:themeColor="text1"/>
                <w:sz w:val="14"/>
                <w:szCs w:val="20"/>
                <w:rPrChange w:id="80" w:author="FURSYS" w:date="2025-12-04T15:42:00Z">
                  <w:rPr>
                    <w:rFonts w:ascii="Noto Sans CJK KR Regular" w:eastAsia="Noto Sans CJK KR Regular" w:hAnsi="Noto Sans CJK KR Regular"/>
                    <w:color w:val="000000" w:themeColor="text1"/>
                    <w:sz w:val="14"/>
                    <w:szCs w:val="20"/>
                  </w:rPr>
                </w:rPrChange>
              </w:rPr>
            </w:pPr>
            <w:ins w:id="81" w:author="FURSYS" w:date="2025-09-04T09:01:00Z">
              <w:r w:rsidRPr="000C7330">
                <w:rPr>
                  <w:rFonts w:eastAsiaTheme="minorHAnsi" w:hint="eastAsia"/>
                  <w:color w:val="000000" w:themeColor="text1"/>
                  <w:sz w:val="14"/>
                  <w:szCs w:val="20"/>
                  <w:rPrChange w:id="82" w:author="FURSYS" w:date="2025-12-04T15:42:00Z">
                    <w:rPr>
                      <w:rFonts w:ascii="Noto Sans CJK KR Regular" w:eastAsia="Noto Sans CJK KR Regular" w:hAnsi="Noto Sans CJK KR Regular" w:hint="eastAsia"/>
                      <w:color w:val="000000" w:themeColor="text1"/>
                      <w:sz w:val="14"/>
                      <w:szCs w:val="20"/>
                    </w:rPr>
                  </w:rPrChange>
                </w:rPr>
                <w:t>담당자명</w:t>
              </w:r>
              <w:r w:rsidRPr="000C7330">
                <w:rPr>
                  <w:rFonts w:eastAsiaTheme="minorHAnsi"/>
                  <w:color w:val="000000" w:themeColor="text1"/>
                  <w:sz w:val="14"/>
                  <w:szCs w:val="20"/>
                  <w:rPrChange w:id="83" w:author="FURSYS" w:date="2025-12-04T15:42:00Z">
                    <w:rPr>
                      <w:rFonts w:ascii="Noto Sans CJK KR Regular" w:eastAsia="Noto Sans CJK KR Regular" w:hAnsi="Noto Sans CJK KR Regular"/>
                      <w:color w:val="000000" w:themeColor="text1"/>
                      <w:sz w:val="14"/>
                      <w:szCs w:val="20"/>
                    </w:rPr>
                  </w:rPrChange>
                </w:rPr>
                <w:t>(*)</w:t>
              </w:r>
            </w:ins>
            <w:del w:id="84" w:author="FURSYS" w:date="2025-09-04T09:01:00Z">
              <w:r w:rsidR="008A691B" w:rsidRPr="000C7330" w:rsidDel="00C85D43">
                <w:rPr>
                  <w:rFonts w:eastAsiaTheme="minorHAnsi" w:hint="eastAsia"/>
                  <w:color w:val="000000" w:themeColor="text1"/>
                  <w:sz w:val="14"/>
                  <w:szCs w:val="20"/>
                  <w:rPrChange w:id="85" w:author="FURSYS" w:date="2025-12-04T15:42:00Z">
                    <w:rPr>
                      <w:rFonts w:ascii="Noto Sans CJK KR Regular" w:eastAsia="Noto Sans CJK KR Regular" w:hAnsi="Noto Sans CJK KR Regular" w:hint="eastAsia"/>
                      <w:color w:val="000000" w:themeColor="text1"/>
                      <w:sz w:val="14"/>
                      <w:szCs w:val="20"/>
                    </w:rPr>
                  </w:rPrChange>
                </w:rPr>
                <w:delText>휴대전화</w:delText>
              </w:r>
              <w:r w:rsidR="008A691B" w:rsidRPr="000C7330" w:rsidDel="00C85D43">
                <w:rPr>
                  <w:rFonts w:eastAsiaTheme="minorHAnsi"/>
                  <w:color w:val="000000" w:themeColor="text1"/>
                  <w:sz w:val="14"/>
                  <w:szCs w:val="20"/>
                  <w:rPrChange w:id="86" w:author="FURSYS" w:date="2025-12-04T15:42:00Z">
                    <w:rPr>
                      <w:rFonts w:ascii="Noto Sans CJK KR Regular" w:eastAsia="Noto Sans CJK KR Regular" w:hAnsi="Noto Sans CJK KR Regular"/>
                      <w:color w:val="000000" w:themeColor="text1"/>
                      <w:sz w:val="14"/>
                      <w:szCs w:val="20"/>
                    </w:rPr>
                  </w:rPrChange>
                </w:rPr>
                <w:delText>(*)</w:delText>
              </w:r>
            </w:del>
          </w:p>
        </w:tc>
        <w:tc>
          <w:tcPr>
            <w:tcW w:w="1739" w:type="dxa"/>
            <w:tcPrChange w:id="87" w:author="FURSYS" w:date="2025-09-04T09:02:00Z">
              <w:tcPr>
                <w:tcW w:w="1471" w:type="dxa"/>
              </w:tcPr>
            </w:tcPrChange>
          </w:tcPr>
          <w:p w14:paraId="2EB955CE" w14:textId="77777777" w:rsidR="008A691B" w:rsidRPr="000C7330" w:rsidRDefault="008A691B" w:rsidP="00481154">
            <w:pPr>
              <w:jc w:val="center"/>
              <w:rPr>
                <w:rFonts w:eastAsiaTheme="minorHAnsi"/>
                <w:color w:val="000000" w:themeColor="text1"/>
                <w:sz w:val="14"/>
                <w:szCs w:val="20"/>
                <w:rPrChange w:id="88" w:author="FURSYS" w:date="2025-12-04T15:42:00Z">
                  <w:rPr>
                    <w:rFonts w:ascii="Noto Sans CJK KR Regular" w:eastAsia="Noto Sans CJK KR Regular" w:hAnsi="Noto Sans CJK KR Regular"/>
                    <w:color w:val="000000" w:themeColor="text1"/>
                    <w:sz w:val="14"/>
                    <w:szCs w:val="20"/>
                  </w:rPr>
                </w:rPrChange>
              </w:rPr>
            </w:pPr>
          </w:p>
        </w:tc>
        <w:tc>
          <w:tcPr>
            <w:tcW w:w="1553" w:type="dxa"/>
            <w:tcPrChange w:id="89" w:author="FURSYS" w:date="2025-09-04T09:02:00Z">
              <w:tcPr>
                <w:tcW w:w="1821" w:type="dxa"/>
              </w:tcPr>
            </w:tcPrChange>
          </w:tcPr>
          <w:p w14:paraId="171D84B3" w14:textId="3D46FC72" w:rsidR="008A691B" w:rsidRPr="000C7330" w:rsidRDefault="008A691B" w:rsidP="00481154">
            <w:pPr>
              <w:jc w:val="center"/>
              <w:rPr>
                <w:rFonts w:eastAsiaTheme="minorHAnsi"/>
                <w:color w:val="000000" w:themeColor="text1"/>
                <w:sz w:val="14"/>
                <w:szCs w:val="20"/>
                <w:rPrChange w:id="90" w:author="FURSYS" w:date="2025-12-04T15:42:00Z">
                  <w:rPr>
                    <w:rFonts w:ascii="Noto Sans CJK KR Regular" w:eastAsia="Noto Sans CJK KR Regular" w:hAnsi="Noto Sans CJK KR Regular"/>
                    <w:color w:val="000000" w:themeColor="text1"/>
                    <w:sz w:val="14"/>
                    <w:szCs w:val="20"/>
                  </w:rPr>
                </w:rPrChange>
              </w:rPr>
            </w:pPr>
            <w:del w:id="91" w:author="FURSYS" w:date="2025-09-04T09:01:00Z">
              <w:r w:rsidRPr="000C7330" w:rsidDel="00C85D43">
                <w:rPr>
                  <w:rFonts w:eastAsiaTheme="minorHAnsi" w:hint="eastAsia"/>
                  <w:color w:val="000000" w:themeColor="text1"/>
                  <w:sz w:val="14"/>
                  <w:szCs w:val="20"/>
                  <w:rPrChange w:id="92" w:author="FURSYS" w:date="2025-12-04T15:42:00Z">
                    <w:rPr>
                      <w:rFonts w:ascii="Noto Sans CJK KR Regular" w:eastAsia="Noto Sans CJK KR Regular" w:hAnsi="Noto Sans CJK KR Regular" w:hint="eastAsia"/>
                      <w:color w:val="000000" w:themeColor="text1"/>
                      <w:sz w:val="14"/>
                      <w:szCs w:val="20"/>
                    </w:rPr>
                  </w:rPrChange>
                </w:rPr>
                <w:delText>전화번호</w:delText>
              </w:r>
              <w:r w:rsidRPr="000C7330" w:rsidDel="00C85D43">
                <w:rPr>
                  <w:rFonts w:eastAsiaTheme="minorHAnsi"/>
                  <w:color w:val="000000" w:themeColor="text1"/>
                  <w:sz w:val="14"/>
                  <w:szCs w:val="20"/>
                  <w:rPrChange w:id="93" w:author="FURSYS" w:date="2025-12-04T15:42:00Z">
                    <w:rPr>
                      <w:rFonts w:ascii="Noto Sans CJK KR Regular" w:eastAsia="Noto Sans CJK KR Regular" w:hAnsi="Noto Sans CJK KR Regular"/>
                      <w:color w:val="000000" w:themeColor="text1"/>
                      <w:sz w:val="14"/>
                      <w:szCs w:val="20"/>
                    </w:rPr>
                  </w:rPrChange>
                </w:rPr>
                <w:delText>(*)</w:delText>
              </w:r>
            </w:del>
            <w:ins w:id="94" w:author="FURSYS" w:date="2025-09-04T09:01:00Z">
              <w:r w:rsidR="00C85D43" w:rsidRPr="000C7330">
                <w:rPr>
                  <w:rFonts w:eastAsiaTheme="minorHAnsi" w:hint="eastAsia"/>
                  <w:color w:val="000000" w:themeColor="text1"/>
                  <w:sz w:val="14"/>
                  <w:szCs w:val="20"/>
                  <w:rPrChange w:id="95" w:author="FURSYS" w:date="2025-12-04T15:42:00Z">
                    <w:rPr>
                      <w:rFonts w:ascii="Noto Sans CJK KR Regular" w:eastAsia="Noto Sans CJK KR Regular" w:hAnsi="Noto Sans CJK KR Regular" w:hint="eastAsia"/>
                      <w:color w:val="000000" w:themeColor="text1"/>
                      <w:sz w:val="14"/>
                      <w:szCs w:val="20"/>
                    </w:rPr>
                  </w:rPrChange>
                </w:rPr>
                <w:t>부서명</w:t>
              </w:r>
              <w:r w:rsidR="00C85D43" w:rsidRPr="000C7330">
                <w:rPr>
                  <w:rFonts w:eastAsiaTheme="minorHAnsi"/>
                  <w:color w:val="000000" w:themeColor="text1"/>
                  <w:sz w:val="14"/>
                  <w:szCs w:val="20"/>
                  <w:rPrChange w:id="96" w:author="FURSYS" w:date="2025-12-04T15:42:00Z">
                    <w:rPr>
                      <w:rFonts w:ascii="Noto Sans CJK KR Regular" w:eastAsia="Noto Sans CJK KR Regular" w:hAnsi="Noto Sans CJK KR Regular"/>
                      <w:color w:val="000000" w:themeColor="text1"/>
                      <w:sz w:val="14"/>
                      <w:szCs w:val="20"/>
                    </w:rPr>
                  </w:rPrChange>
                </w:rPr>
                <w:t>(*)</w:t>
              </w:r>
            </w:ins>
          </w:p>
        </w:tc>
        <w:tc>
          <w:tcPr>
            <w:tcW w:w="1423" w:type="dxa"/>
            <w:tcPrChange w:id="97" w:author="FURSYS" w:date="2025-09-04T09:02:00Z">
              <w:tcPr>
                <w:tcW w:w="1691" w:type="dxa"/>
              </w:tcPr>
            </w:tcPrChange>
          </w:tcPr>
          <w:p w14:paraId="627877BB" w14:textId="77777777" w:rsidR="008A691B" w:rsidRPr="000C7330" w:rsidRDefault="008A691B" w:rsidP="00481154">
            <w:pPr>
              <w:jc w:val="center"/>
              <w:rPr>
                <w:rFonts w:eastAsiaTheme="minorHAnsi"/>
                <w:color w:val="000000" w:themeColor="text1"/>
                <w:sz w:val="14"/>
                <w:szCs w:val="20"/>
                <w:rPrChange w:id="98" w:author="FURSYS" w:date="2025-12-04T15:42:00Z">
                  <w:rPr>
                    <w:rFonts w:ascii="Noto Sans CJK KR Regular" w:eastAsia="Noto Sans CJK KR Regular" w:hAnsi="Noto Sans CJK KR Regular"/>
                    <w:color w:val="000000" w:themeColor="text1"/>
                    <w:sz w:val="14"/>
                    <w:szCs w:val="20"/>
                  </w:rPr>
                </w:rPrChange>
              </w:rPr>
            </w:pPr>
          </w:p>
        </w:tc>
        <w:tc>
          <w:tcPr>
            <w:tcW w:w="1439" w:type="dxa"/>
            <w:tcPrChange w:id="99" w:author="FURSYS" w:date="2025-09-04T09:02:00Z">
              <w:tcPr>
                <w:tcW w:w="1171" w:type="dxa"/>
              </w:tcPr>
            </w:tcPrChange>
          </w:tcPr>
          <w:p w14:paraId="42961D52" w14:textId="0AF42BD6" w:rsidR="008A691B" w:rsidRPr="000C7330" w:rsidRDefault="00C85D43">
            <w:pPr>
              <w:jc w:val="center"/>
              <w:rPr>
                <w:rFonts w:eastAsiaTheme="minorHAnsi"/>
                <w:color w:val="000000" w:themeColor="text1"/>
                <w:sz w:val="14"/>
                <w:szCs w:val="20"/>
                <w:rPrChange w:id="100" w:author="FURSYS" w:date="2025-12-04T15:42:00Z">
                  <w:rPr>
                    <w:rFonts w:ascii="Noto Sans CJK KR Regular" w:eastAsia="Noto Sans CJK KR Regular" w:hAnsi="Noto Sans CJK KR Regular"/>
                    <w:color w:val="000000" w:themeColor="text1"/>
                    <w:sz w:val="14"/>
                    <w:szCs w:val="20"/>
                    <w:highlight w:val="cyan"/>
                  </w:rPr>
                </w:rPrChange>
              </w:rPr>
            </w:pPr>
            <w:ins w:id="101" w:author="FURSYS" w:date="2025-09-04T09:01:00Z">
              <w:r w:rsidRPr="000C7330">
                <w:rPr>
                  <w:rFonts w:eastAsiaTheme="minorHAnsi" w:hint="eastAsia"/>
                  <w:color w:val="000000" w:themeColor="text1"/>
                  <w:sz w:val="14"/>
                  <w:szCs w:val="20"/>
                  <w:rPrChange w:id="102" w:author="FURSYS" w:date="2025-12-04T15:42:00Z">
                    <w:rPr>
                      <w:rFonts w:ascii="Noto Sans CJK KR Regular" w:eastAsia="Noto Sans CJK KR Regular" w:hAnsi="Noto Sans CJK KR Regular" w:hint="eastAsia"/>
                      <w:color w:val="000000" w:themeColor="text1"/>
                      <w:sz w:val="14"/>
                      <w:szCs w:val="20"/>
                      <w:highlight w:val="cyan"/>
                    </w:rPr>
                  </w:rPrChange>
                </w:rPr>
                <w:t>연락처</w:t>
              </w:r>
              <w:r w:rsidRPr="000C7330">
                <w:rPr>
                  <w:rFonts w:eastAsiaTheme="minorHAnsi"/>
                  <w:color w:val="000000" w:themeColor="text1"/>
                  <w:sz w:val="14"/>
                  <w:szCs w:val="20"/>
                  <w:rPrChange w:id="103" w:author="FURSYS" w:date="2025-12-04T15:42:00Z">
                    <w:rPr>
                      <w:rFonts w:ascii="Noto Sans CJK KR Regular" w:eastAsia="Noto Sans CJK KR Regular" w:hAnsi="Noto Sans CJK KR Regular"/>
                      <w:color w:val="000000" w:themeColor="text1"/>
                      <w:sz w:val="14"/>
                      <w:szCs w:val="20"/>
                      <w:highlight w:val="cyan"/>
                    </w:rPr>
                  </w:rPrChange>
                </w:rPr>
                <w:t>(*)</w:t>
              </w:r>
            </w:ins>
          </w:p>
        </w:tc>
        <w:tc>
          <w:tcPr>
            <w:tcW w:w="1432" w:type="dxa"/>
            <w:tcPrChange w:id="104" w:author="FURSYS" w:date="2025-09-04T09:02:00Z">
              <w:tcPr>
                <w:tcW w:w="1432" w:type="dxa"/>
              </w:tcPr>
            </w:tcPrChange>
          </w:tcPr>
          <w:p w14:paraId="13EFAB35" w14:textId="77777777" w:rsidR="008A691B" w:rsidRPr="000C7330" w:rsidRDefault="008A691B" w:rsidP="00481154">
            <w:pPr>
              <w:jc w:val="center"/>
              <w:rPr>
                <w:rFonts w:eastAsiaTheme="minorHAnsi"/>
                <w:color w:val="000000" w:themeColor="text1"/>
                <w:sz w:val="14"/>
                <w:szCs w:val="20"/>
                <w:rPrChange w:id="105" w:author="FURSYS" w:date="2025-12-04T15:42:00Z">
                  <w:rPr>
                    <w:rFonts w:ascii="Noto Sans CJK KR Regular" w:eastAsia="Noto Sans CJK KR Regular" w:hAnsi="Noto Sans CJK KR Regular"/>
                    <w:color w:val="000000" w:themeColor="text1"/>
                    <w:sz w:val="14"/>
                    <w:szCs w:val="20"/>
                    <w:highlight w:val="cyan"/>
                  </w:rPr>
                </w:rPrChange>
              </w:rPr>
            </w:pPr>
          </w:p>
        </w:tc>
      </w:tr>
      <w:tr w:rsidR="008A691B" w:rsidRPr="000C7330" w14:paraId="542AC8DE" w14:textId="77777777" w:rsidTr="00481154">
        <w:trPr>
          <w:trHeight w:val="247"/>
        </w:trPr>
        <w:tc>
          <w:tcPr>
            <w:tcW w:w="1517" w:type="dxa"/>
            <w:shd w:val="clear" w:color="auto" w:fill="FFFFFF" w:themeFill="background1"/>
          </w:tcPr>
          <w:p w14:paraId="315B185D" w14:textId="77777777" w:rsidR="008A691B" w:rsidRPr="000C7330" w:rsidRDefault="008A691B" w:rsidP="00481154">
            <w:pPr>
              <w:jc w:val="center"/>
              <w:rPr>
                <w:rFonts w:eastAsiaTheme="minorHAnsi"/>
                <w:color w:val="000000" w:themeColor="text1"/>
                <w:sz w:val="14"/>
                <w:szCs w:val="20"/>
                <w:rPrChange w:id="106"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color w:val="000000" w:themeColor="text1"/>
                <w:sz w:val="14"/>
                <w:szCs w:val="20"/>
                <w:rPrChange w:id="107" w:author="FURSYS" w:date="2025-12-04T15:42:00Z">
                  <w:rPr>
                    <w:rFonts w:ascii="Noto Sans CJK KR Regular" w:eastAsia="Noto Sans CJK KR Regular" w:hAnsi="Noto Sans CJK KR Regular" w:hint="eastAsia"/>
                    <w:color w:val="000000" w:themeColor="text1"/>
                    <w:sz w:val="14"/>
                    <w:szCs w:val="20"/>
                  </w:rPr>
                </w:rPrChange>
              </w:rPr>
              <w:t>주</w:t>
            </w:r>
            <w:r w:rsidRPr="000C7330">
              <w:rPr>
                <w:rFonts w:eastAsiaTheme="minorHAnsi"/>
                <w:color w:val="000000" w:themeColor="text1"/>
                <w:sz w:val="14"/>
                <w:szCs w:val="20"/>
                <w:rPrChange w:id="108"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109" w:author="FURSYS" w:date="2025-12-04T15:42:00Z">
                  <w:rPr>
                    <w:rFonts w:ascii="Noto Sans CJK KR Regular" w:eastAsia="Noto Sans CJK KR Regular" w:hAnsi="Noto Sans CJK KR Regular" w:hint="eastAsia"/>
                    <w:color w:val="000000" w:themeColor="text1"/>
                    <w:sz w:val="14"/>
                    <w:szCs w:val="20"/>
                  </w:rPr>
                </w:rPrChange>
              </w:rPr>
              <w:t>소</w:t>
            </w:r>
            <w:r w:rsidRPr="000C7330">
              <w:rPr>
                <w:rFonts w:eastAsiaTheme="minorHAnsi"/>
                <w:color w:val="000000" w:themeColor="text1"/>
                <w:sz w:val="14"/>
                <w:szCs w:val="20"/>
                <w:rPrChange w:id="110" w:author="FURSYS" w:date="2025-12-04T15:42:00Z">
                  <w:rPr>
                    <w:rFonts w:ascii="Noto Sans CJK KR Regular" w:eastAsia="Noto Sans CJK KR Regular" w:hAnsi="Noto Sans CJK KR Regular"/>
                    <w:color w:val="000000" w:themeColor="text1"/>
                    <w:sz w:val="14"/>
                    <w:szCs w:val="20"/>
                  </w:rPr>
                </w:rPrChange>
              </w:rPr>
              <w:t>(*)</w:t>
            </w:r>
          </w:p>
        </w:tc>
        <w:tc>
          <w:tcPr>
            <w:tcW w:w="7586" w:type="dxa"/>
            <w:gridSpan w:val="5"/>
          </w:tcPr>
          <w:p w14:paraId="0EC26F0C" w14:textId="2D4F469A" w:rsidR="008A691B" w:rsidRPr="000C7330" w:rsidRDefault="008A691B">
            <w:pPr>
              <w:jc w:val="left"/>
              <w:rPr>
                <w:rFonts w:eastAsiaTheme="minorHAnsi"/>
                <w:color w:val="000000" w:themeColor="text1"/>
                <w:sz w:val="14"/>
                <w:szCs w:val="20"/>
                <w:rPrChange w:id="111" w:author="FURSYS" w:date="2025-12-04T15:42:00Z">
                  <w:rPr>
                    <w:rFonts w:ascii="Noto Sans CJK KR Regular" w:eastAsia="Noto Sans CJK KR Regular" w:hAnsi="Noto Sans CJK KR Regular"/>
                    <w:color w:val="000000" w:themeColor="text1"/>
                    <w:sz w:val="14"/>
                    <w:szCs w:val="20"/>
                  </w:rPr>
                </w:rPrChange>
              </w:rPr>
              <w:pPrChange w:id="112" w:author="FURSYS" w:date="2025-08-06T09:53:00Z">
                <w:pPr>
                  <w:jc w:val="center"/>
                </w:pPr>
              </w:pPrChange>
            </w:pPr>
          </w:p>
        </w:tc>
      </w:tr>
      <w:tr w:rsidR="008A691B" w:rsidRPr="000C7330" w14:paraId="0776DED1" w14:textId="77777777" w:rsidTr="00481154">
        <w:trPr>
          <w:trHeight w:val="247"/>
        </w:trPr>
        <w:tc>
          <w:tcPr>
            <w:tcW w:w="1517" w:type="dxa"/>
            <w:shd w:val="clear" w:color="auto" w:fill="FFFFFF" w:themeFill="background1"/>
          </w:tcPr>
          <w:p w14:paraId="0868DE9E" w14:textId="189EC542" w:rsidR="008A691B" w:rsidRPr="000C7330" w:rsidRDefault="00DE279C" w:rsidP="00481154">
            <w:pPr>
              <w:jc w:val="center"/>
              <w:rPr>
                <w:rFonts w:eastAsiaTheme="minorHAnsi"/>
                <w:color w:val="000000" w:themeColor="text1"/>
                <w:sz w:val="14"/>
                <w:szCs w:val="20"/>
                <w:rPrChange w:id="113"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color w:val="000000" w:themeColor="text1"/>
                <w:sz w:val="14"/>
                <w:szCs w:val="20"/>
                <w:rPrChange w:id="114" w:author="FURSYS" w:date="2025-12-04T15:42:00Z">
                  <w:rPr>
                    <w:rFonts w:ascii="Noto Sans CJK KR Regular" w:eastAsia="Noto Sans CJK KR Regular" w:hAnsi="Noto Sans CJK KR Regular" w:hint="eastAsia"/>
                    <w:color w:val="000000" w:themeColor="text1"/>
                    <w:sz w:val="14"/>
                    <w:szCs w:val="20"/>
                  </w:rPr>
                </w:rPrChange>
              </w:rPr>
              <w:t>설치장소</w:t>
            </w:r>
            <w:r w:rsidR="008A691B" w:rsidRPr="000C7330">
              <w:rPr>
                <w:rFonts w:eastAsiaTheme="minorHAnsi"/>
                <w:color w:val="000000" w:themeColor="text1"/>
                <w:sz w:val="14"/>
                <w:szCs w:val="20"/>
                <w:rPrChange w:id="115" w:author="FURSYS" w:date="2025-12-04T15:42:00Z">
                  <w:rPr>
                    <w:rFonts w:ascii="Noto Sans CJK KR Regular" w:eastAsia="Noto Sans CJK KR Regular" w:hAnsi="Noto Sans CJK KR Regular"/>
                    <w:color w:val="000000" w:themeColor="text1"/>
                    <w:sz w:val="14"/>
                    <w:szCs w:val="20"/>
                  </w:rPr>
                </w:rPrChange>
              </w:rPr>
              <w:t>(*)</w:t>
            </w:r>
          </w:p>
        </w:tc>
        <w:tc>
          <w:tcPr>
            <w:tcW w:w="7586" w:type="dxa"/>
            <w:gridSpan w:val="5"/>
          </w:tcPr>
          <w:p w14:paraId="3A311171" w14:textId="2DA5BB83" w:rsidR="008A691B" w:rsidRPr="000C7330" w:rsidRDefault="008A691B">
            <w:pPr>
              <w:jc w:val="left"/>
              <w:rPr>
                <w:rFonts w:eastAsiaTheme="minorHAnsi"/>
                <w:color w:val="000000" w:themeColor="text1"/>
                <w:sz w:val="14"/>
                <w:szCs w:val="20"/>
                <w:rPrChange w:id="116" w:author="FURSYS" w:date="2025-12-04T15:42:00Z">
                  <w:rPr>
                    <w:rFonts w:ascii="Noto Sans CJK KR Regular" w:eastAsia="Noto Sans CJK KR Regular" w:hAnsi="Noto Sans CJK KR Regular"/>
                    <w:color w:val="000000" w:themeColor="text1"/>
                    <w:sz w:val="14"/>
                    <w:szCs w:val="20"/>
                  </w:rPr>
                </w:rPrChange>
              </w:rPr>
              <w:pPrChange w:id="117" w:author="FURSYS" w:date="2025-08-06T09:52:00Z">
                <w:pPr>
                  <w:jc w:val="center"/>
                </w:pPr>
              </w:pPrChange>
            </w:pPr>
          </w:p>
        </w:tc>
      </w:tr>
    </w:tbl>
    <w:p w14:paraId="764EA554" w14:textId="77777777" w:rsidR="008A691B" w:rsidRPr="000C7330" w:rsidRDefault="008A691B" w:rsidP="008A691B">
      <w:pPr>
        <w:jc w:val="center"/>
        <w:rPr>
          <w:rFonts w:eastAsiaTheme="minorHAnsi"/>
          <w:b/>
          <w:color w:val="000000" w:themeColor="text1"/>
          <w:sz w:val="8"/>
          <w:rPrChange w:id="118" w:author="FURSYS" w:date="2025-12-04T15:42:00Z">
            <w:rPr>
              <w:rFonts w:ascii="Noto Sans CJK KR Regular" w:eastAsia="Noto Sans CJK KR Regular" w:hAnsi="Noto Sans CJK KR Regular"/>
              <w:b/>
              <w:color w:val="000000" w:themeColor="text1"/>
              <w:sz w:val="8"/>
            </w:rPr>
          </w:rPrChange>
        </w:rPr>
      </w:pPr>
    </w:p>
    <w:tbl>
      <w:tblPr>
        <w:tblStyle w:val="ad"/>
        <w:tblW w:w="9126" w:type="dxa"/>
        <w:tblLook w:val="04A0" w:firstRow="1" w:lastRow="0" w:firstColumn="1" w:lastColumn="0" w:noHBand="0" w:noVBand="1"/>
      </w:tblPr>
      <w:tblGrid>
        <w:gridCol w:w="1521"/>
        <w:gridCol w:w="3432"/>
        <w:gridCol w:w="1279"/>
        <w:gridCol w:w="938"/>
        <w:gridCol w:w="1304"/>
        <w:gridCol w:w="652"/>
      </w:tblGrid>
      <w:tr w:rsidR="008A691B" w:rsidRPr="000C7330" w14:paraId="4EB5AAAD" w14:textId="77777777" w:rsidTr="00481154">
        <w:trPr>
          <w:gridAfter w:val="5"/>
          <w:wAfter w:w="7605" w:type="dxa"/>
          <w:trHeight w:val="224"/>
        </w:trPr>
        <w:tc>
          <w:tcPr>
            <w:tcW w:w="1521" w:type="dxa"/>
            <w:shd w:val="clear" w:color="auto" w:fill="C80A1E"/>
          </w:tcPr>
          <w:p w14:paraId="42298A91" w14:textId="77777777" w:rsidR="008A691B" w:rsidRPr="000C7330" w:rsidRDefault="008A691B" w:rsidP="00481154">
            <w:pPr>
              <w:jc w:val="center"/>
              <w:rPr>
                <w:rFonts w:eastAsiaTheme="minorHAnsi"/>
                <w:color w:val="FFFFFF" w:themeColor="background1"/>
                <w:sz w:val="14"/>
                <w:rPrChange w:id="119" w:author="FURSYS" w:date="2025-12-04T15:42:00Z">
                  <w:rPr>
                    <w:rFonts w:ascii="Noto Sans CJK KR Regular" w:eastAsia="Noto Sans CJK KR Regular" w:hAnsi="Noto Sans CJK KR Regular"/>
                    <w:color w:val="FFFFFF" w:themeColor="background1"/>
                    <w:sz w:val="14"/>
                  </w:rPr>
                </w:rPrChange>
              </w:rPr>
            </w:pPr>
            <w:r w:rsidRPr="000C7330">
              <w:rPr>
                <w:rFonts w:eastAsiaTheme="minorHAnsi" w:hint="eastAsia"/>
                <w:color w:val="FFFFFF" w:themeColor="background1"/>
                <w:sz w:val="14"/>
                <w:rPrChange w:id="120" w:author="FURSYS" w:date="2025-12-04T15:42:00Z">
                  <w:rPr>
                    <w:rFonts w:ascii="Noto Sans CJK KR Regular" w:eastAsia="Noto Sans CJK KR Regular" w:hAnsi="Noto Sans CJK KR Regular" w:hint="eastAsia"/>
                    <w:color w:val="FFFFFF" w:themeColor="background1"/>
                    <w:sz w:val="14"/>
                  </w:rPr>
                </w:rPrChange>
              </w:rPr>
              <w:t>계약</w:t>
            </w:r>
            <w:r w:rsidRPr="000C7330">
              <w:rPr>
                <w:rFonts w:eastAsiaTheme="minorHAnsi"/>
                <w:color w:val="FFFFFF" w:themeColor="background1"/>
                <w:sz w:val="14"/>
                <w:rPrChange w:id="121" w:author="FURSYS" w:date="2025-12-04T15:42:00Z">
                  <w:rPr>
                    <w:rFonts w:ascii="Noto Sans CJK KR Regular" w:eastAsia="Noto Sans CJK KR Regular" w:hAnsi="Noto Sans CJK KR Regular"/>
                    <w:color w:val="FFFFFF" w:themeColor="background1"/>
                    <w:sz w:val="14"/>
                  </w:rPr>
                </w:rPrChange>
              </w:rPr>
              <w:t xml:space="preserve"> </w:t>
            </w:r>
            <w:r w:rsidRPr="000C7330">
              <w:rPr>
                <w:rFonts w:eastAsiaTheme="minorHAnsi" w:hint="eastAsia"/>
                <w:color w:val="FFFFFF" w:themeColor="background1"/>
                <w:sz w:val="14"/>
                <w:rPrChange w:id="122" w:author="FURSYS" w:date="2025-12-04T15:42:00Z">
                  <w:rPr>
                    <w:rFonts w:ascii="Noto Sans CJK KR Regular" w:eastAsia="Noto Sans CJK KR Regular" w:hAnsi="Noto Sans CJK KR Regular" w:hint="eastAsia"/>
                    <w:color w:val="FFFFFF" w:themeColor="background1"/>
                    <w:sz w:val="14"/>
                  </w:rPr>
                </w:rPrChange>
              </w:rPr>
              <w:t>조건</w:t>
            </w:r>
          </w:p>
        </w:tc>
      </w:tr>
      <w:tr w:rsidR="008A691B" w:rsidRPr="000C7330" w14:paraId="376E1853" w14:textId="77777777" w:rsidTr="00481154">
        <w:trPr>
          <w:trHeight w:val="252"/>
        </w:trPr>
        <w:tc>
          <w:tcPr>
            <w:tcW w:w="1521" w:type="dxa"/>
            <w:shd w:val="clear" w:color="auto" w:fill="FFFFFF" w:themeFill="background1"/>
            <w:vAlign w:val="center"/>
          </w:tcPr>
          <w:p w14:paraId="2A618C0F" w14:textId="77777777" w:rsidR="008A691B" w:rsidRPr="000C7330" w:rsidRDefault="008A691B" w:rsidP="00481154">
            <w:pPr>
              <w:jc w:val="center"/>
              <w:rPr>
                <w:rFonts w:eastAsiaTheme="minorHAnsi"/>
                <w:color w:val="000000" w:themeColor="text1"/>
                <w:sz w:val="14"/>
                <w:szCs w:val="20"/>
                <w:rPrChange w:id="123"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color w:val="000000" w:themeColor="text1"/>
                <w:sz w:val="14"/>
                <w:szCs w:val="20"/>
                <w:rPrChange w:id="124" w:author="FURSYS" w:date="2025-12-04T15:42:00Z">
                  <w:rPr>
                    <w:rFonts w:ascii="Noto Sans CJK KR Regular" w:eastAsia="Noto Sans CJK KR Regular" w:hAnsi="Noto Sans CJK KR Regular" w:hint="eastAsia"/>
                    <w:color w:val="000000" w:themeColor="text1"/>
                    <w:sz w:val="14"/>
                    <w:szCs w:val="20"/>
                  </w:rPr>
                </w:rPrChange>
              </w:rPr>
              <w:t>계약물품</w:t>
            </w:r>
          </w:p>
        </w:tc>
        <w:tc>
          <w:tcPr>
            <w:tcW w:w="3432" w:type="dxa"/>
            <w:vAlign w:val="center"/>
          </w:tcPr>
          <w:p w14:paraId="7B46F3C9" w14:textId="34268A44" w:rsidR="008A691B" w:rsidRPr="000C7330" w:rsidDel="00875150" w:rsidRDefault="008A691B" w:rsidP="00481154">
            <w:pPr>
              <w:jc w:val="center"/>
              <w:rPr>
                <w:del w:id="125" w:author="FURSYS" w:date="2025-12-04T14:47:00Z"/>
                <w:rFonts w:eastAsiaTheme="minorHAnsi"/>
                <w:color w:val="000000" w:themeColor="text1"/>
                <w:sz w:val="14"/>
                <w:szCs w:val="20"/>
                <w:rPrChange w:id="126" w:author="FURSYS" w:date="2025-12-04T15:42:00Z">
                  <w:rPr>
                    <w:del w:id="127" w:author="FURSYS" w:date="2025-12-04T14:47:00Z"/>
                    <w:rFonts w:ascii="Noto Sans CJK KR Regular" w:eastAsia="Noto Sans CJK KR Regular" w:hAnsi="Noto Sans CJK KR Regular"/>
                    <w:color w:val="000000" w:themeColor="text1"/>
                    <w:sz w:val="14"/>
                    <w:szCs w:val="20"/>
                  </w:rPr>
                </w:rPrChange>
              </w:rPr>
            </w:pPr>
            <w:del w:id="128" w:author="FURSYS" w:date="2025-12-04T14:47:00Z">
              <w:r w:rsidRPr="000C7330" w:rsidDel="00875150">
                <w:rPr>
                  <w:rFonts w:eastAsiaTheme="minorHAnsi"/>
                  <w:color w:val="000000" w:themeColor="text1"/>
                  <w:sz w:val="14"/>
                  <w:szCs w:val="20"/>
                  <w:rPrChange w:id="129" w:author="FURSYS" w:date="2025-12-04T15:42:00Z">
                    <w:rPr>
                      <w:rFonts w:ascii="Noto Sans CJK KR Regular" w:eastAsia="Noto Sans CJK KR Regular" w:hAnsi="Noto Sans CJK KR Regular"/>
                      <w:color w:val="000000" w:themeColor="text1"/>
                      <w:sz w:val="14"/>
                      <w:szCs w:val="20"/>
                    </w:rPr>
                  </w:rPrChange>
                </w:rPr>
                <w:delText xml:space="preserve">ENABLE </w:delText>
              </w:r>
              <w:r w:rsidRPr="000C7330" w:rsidDel="00875150">
                <w:rPr>
                  <w:rFonts w:eastAsiaTheme="minorHAnsi" w:hint="eastAsia"/>
                  <w:color w:val="000000" w:themeColor="text1"/>
                  <w:sz w:val="14"/>
                  <w:szCs w:val="20"/>
                  <w:rPrChange w:id="130" w:author="FURSYS" w:date="2025-12-04T15:42:00Z">
                    <w:rPr>
                      <w:rFonts w:ascii="Noto Sans CJK KR Regular" w:eastAsia="Noto Sans CJK KR Regular" w:hAnsi="Noto Sans CJK KR Regular" w:hint="eastAsia"/>
                      <w:color w:val="000000" w:themeColor="text1"/>
                      <w:sz w:val="14"/>
                      <w:szCs w:val="20"/>
                    </w:rPr>
                  </w:rPrChange>
                </w:rPr>
                <w:delText>데스크</w:delText>
              </w:r>
              <w:r w:rsidRPr="000C7330" w:rsidDel="00875150">
                <w:rPr>
                  <w:rFonts w:eastAsiaTheme="minorHAnsi"/>
                  <w:color w:val="000000" w:themeColor="text1"/>
                  <w:sz w:val="14"/>
                  <w:szCs w:val="20"/>
                  <w:rPrChange w:id="131" w:author="FURSYS" w:date="2025-12-04T15:42:00Z">
                    <w:rPr>
                      <w:rFonts w:ascii="Noto Sans CJK KR Regular" w:eastAsia="Noto Sans CJK KR Regular" w:hAnsi="Noto Sans CJK KR Regular"/>
                      <w:color w:val="000000" w:themeColor="text1"/>
                      <w:sz w:val="14"/>
                      <w:szCs w:val="20"/>
                    </w:rPr>
                  </w:rPrChange>
                </w:rPr>
                <w:delText xml:space="preserve"> 外 </w:delText>
              </w:r>
            </w:del>
          </w:p>
          <w:p w14:paraId="6C036C24" w14:textId="31A2A197" w:rsidR="008A691B" w:rsidRPr="000C7330" w:rsidRDefault="008A691B" w:rsidP="00481154">
            <w:pPr>
              <w:jc w:val="center"/>
              <w:rPr>
                <w:rFonts w:eastAsiaTheme="minorHAnsi"/>
                <w:color w:val="000000" w:themeColor="text1"/>
                <w:sz w:val="14"/>
                <w:szCs w:val="20"/>
                <w:rPrChange w:id="132" w:author="FURSYS" w:date="2025-12-04T15:42:00Z">
                  <w:rPr>
                    <w:rFonts w:ascii="Noto Sans CJK KR Regular" w:eastAsia="Noto Sans CJK KR Regular" w:hAnsi="Noto Sans CJK KR Regular"/>
                    <w:color w:val="000000" w:themeColor="text1"/>
                    <w:sz w:val="14"/>
                    <w:szCs w:val="20"/>
                  </w:rPr>
                </w:rPrChange>
              </w:rPr>
            </w:pPr>
            <w:del w:id="133" w:author="FURSYS" w:date="2025-12-04T14:47:00Z">
              <w:r w:rsidRPr="000C7330" w:rsidDel="00875150">
                <w:rPr>
                  <w:rFonts w:eastAsiaTheme="minorHAnsi"/>
                  <w:color w:val="000000" w:themeColor="text1"/>
                  <w:sz w:val="14"/>
                  <w:szCs w:val="20"/>
                  <w:rPrChange w:id="134" w:author="FURSYS" w:date="2025-12-04T15:42:00Z">
                    <w:rPr>
                      <w:rFonts w:ascii="Noto Sans CJK KR Regular" w:eastAsia="Noto Sans CJK KR Regular" w:hAnsi="Noto Sans CJK KR Regular"/>
                      <w:color w:val="000000" w:themeColor="text1"/>
                      <w:sz w:val="14"/>
                      <w:szCs w:val="20"/>
                    </w:rPr>
                  </w:rPrChange>
                </w:rPr>
                <w:delText xml:space="preserve">(첨부(2) 계약물품 목록 및 렌탈료 산정 견적서’ </w:delText>
              </w:r>
              <w:r w:rsidRPr="000C7330" w:rsidDel="00875150">
                <w:rPr>
                  <w:rFonts w:eastAsiaTheme="minorHAnsi" w:hint="eastAsia"/>
                  <w:color w:val="000000" w:themeColor="text1"/>
                  <w:sz w:val="14"/>
                  <w:szCs w:val="20"/>
                  <w:rPrChange w:id="135" w:author="FURSYS" w:date="2025-12-04T15:42:00Z">
                    <w:rPr>
                      <w:rFonts w:ascii="Noto Sans CJK KR Regular" w:eastAsia="Noto Sans CJK KR Regular" w:hAnsi="Noto Sans CJK KR Regular" w:hint="eastAsia"/>
                      <w:color w:val="000000" w:themeColor="text1"/>
                      <w:sz w:val="14"/>
                      <w:szCs w:val="20"/>
                    </w:rPr>
                  </w:rPrChange>
                </w:rPr>
                <w:delText>참조</w:delText>
              </w:r>
              <w:r w:rsidRPr="000C7330" w:rsidDel="00875150">
                <w:rPr>
                  <w:rFonts w:eastAsiaTheme="minorHAnsi"/>
                  <w:color w:val="000000" w:themeColor="text1"/>
                  <w:sz w:val="14"/>
                  <w:szCs w:val="20"/>
                  <w:rPrChange w:id="136" w:author="FURSYS" w:date="2025-12-04T15:42:00Z">
                    <w:rPr>
                      <w:rFonts w:ascii="Noto Sans CJK KR Regular" w:eastAsia="Noto Sans CJK KR Regular" w:hAnsi="Noto Sans CJK KR Regular"/>
                      <w:color w:val="000000" w:themeColor="text1"/>
                      <w:sz w:val="14"/>
                      <w:szCs w:val="20"/>
                    </w:rPr>
                  </w:rPrChange>
                </w:rPr>
                <w:delText>)</w:delText>
              </w:r>
            </w:del>
          </w:p>
        </w:tc>
        <w:tc>
          <w:tcPr>
            <w:tcW w:w="1279" w:type="dxa"/>
            <w:vAlign w:val="center"/>
          </w:tcPr>
          <w:p w14:paraId="5A588050" w14:textId="77777777" w:rsidR="008A691B" w:rsidRPr="000C7330" w:rsidRDefault="008A691B" w:rsidP="00481154">
            <w:pPr>
              <w:jc w:val="center"/>
              <w:rPr>
                <w:rFonts w:eastAsiaTheme="minorHAnsi"/>
                <w:color w:val="000000" w:themeColor="text1"/>
                <w:sz w:val="14"/>
                <w:szCs w:val="20"/>
                <w:rPrChange w:id="137"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color w:val="000000" w:themeColor="text1"/>
                <w:sz w:val="14"/>
                <w:szCs w:val="20"/>
                <w:rPrChange w:id="138" w:author="FURSYS" w:date="2025-12-04T15:42:00Z">
                  <w:rPr>
                    <w:rFonts w:ascii="Noto Sans CJK KR Regular" w:eastAsia="Noto Sans CJK KR Regular" w:hAnsi="Noto Sans CJK KR Regular" w:hint="eastAsia"/>
                    <w:color w:val="000000" w:themeColor="text1"/>
                    <w:sz w:val="14"/>
                    <w:szCs w:val="20"/>
                  </w:rPr>
                </w:rPrChange>
              </w:rPr>
              <w:t>계약기간</w:t>
            </w:r>
            <w:r w:rsidRPr="000C7330">
              <w:rPr>
                <w:rFonts w:eastAsiaTheme="minorHAnsi"/>
                <w:color w:val="000000" w:themeColor="text1"/>
                <w:sz w:val="14"/>
                <w:szCs w:val="20"/>
                <w:rPrChange w:id="139" w:author="FURSYS" w:date="2025-12-04T15:42:00Z">
                  <w:rPr>
                    <w:rFonts w:ascii="Noto Sans CJK KR Regular" w:eastAsia="Noto Sans CJK KR Regular" w:hAnsi="Noto Sans CJK KR Regular"/>
                    <w:color w:val="000000" w:themeColor="text1"/>
                    <w:sz w:val="14"/>
                    <w:szCs w:val="20"/>
                  </w:rPr>
                </w:rPrChange>
              </w:rPr>
              <w:t>(개월)</w:t>
            </w:r>
          </w:p>
        </w:tc>
        <w:tc>
          <w:tcPr>
            <w:tcW w:w="938" w:type="dxa"/>
            <w:vAlign w:val="center"/>
          </w:tcPr>
          <w:p w14:paraId="103F51CF" w14:textId="07937A47" w:rsidR="008A691B" w:rsidRPr="000C7330" w:rsidRDefault="00682E89" w:rsidP="00481154">
            <w:pPr>
              <w:jc w:val="center"/>
              <w:rPr>
                <w:rFonts w:eastAsiaTheme="minorHAnsi"/>
                <w:color w:val="000000" w:themeColor="text1"/>
                <w:sz w:val="14"/>
                <w:szCs w:val="20"/>
                <w:rPrChange w:id="140" w:author="FURSYS" w:date="2025-12-04T15:42:00Z">
                  <w:rPr>
                    <w:rFonts w:ascii="Noto Sans CJK KR Regular" w:eastAsia="Noto Sans CJK KR Regular" w:hAnsi="Noto Sans CJK KR Regular"/>
                    <w:color w:val="000000" w:themeColor="text1"/>
                    <w:sz w:val="14"/>
                    <w:szCs w:val="20"/>
                  </w:rPr>
                </w:rPrChange>
              </w:rPr>
            </w:pPr>
            <w:ins w:id="141" w:author="이승준 (Seungjun Lee)" w:date="2025-07-17T17:09:00Z">
              <w:del w:id="142" w:author="FURSYS" w:date="2025-12-04T14:47:00Z">
                <w:r w:rsidRPr="000C7330" w:rsidDel="00875150">
                  <w:rPr>
                    <w:rFonts w:eastAsiaTheme="minorHAnsi"/>
                    <w:color w:val="000000" w:themeColor="text1"/>
                    <w:sz w:val="14"/>
                    <w:szCs w:val="20"/>
                    <w:rPrChange w:id="143" w:author="FURSYS" w:date="2025-12-04T15:42:00Z">
                      <w:rPr>
                        <w:rFonts w:ascii="Noto Sans CJK KR Regular" w:eastAsia="Noto Sans CJK KR Regular" w:hAnsi="Noto Sans CJK KR Regular"/>
                        <w:color w:val="000000" w:themeColor="text1"/>
                        <w:sz w:val="14"/>
                        <w:szCs w:val="20"/>
                      </w:rPr>
                    </w:rPrChange>
                  </w:rPr>
                  <w:delText>60</w:delText>
                </w:r>
              </w:del>
            </w:ins>
          </w:p>
        </w:tc>
        <w:tc>
          <w:tcPr>
            <w:tcW w:w="1304" w:type="dxa"/>
            <w:vAlign w:val="center"/>
          </w:tcPr>
          <w:p w14:paraId="68323662" w14:textId="77777777" w:rsidR="008A691B" w:rsidRPr="000C7330" w:rsidRDefault="008A691B" w:rsidP="00481154">
            <w:pPr>
              <w:jc w:val="center"/>
              <w:rPr>
                <w:rFonts w:eastAsiaTheme="minorHAnsi"/>
                <w:color w:val="000000" w:themeColor="text1"/>
                <w:sz w:val="14"/>
                <w:szCs w:val="20"/>
                <w:rPrChange w:id="144"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color w:val="000000" w:themeColor="text1"/>
                <w:sz w:val="12"/>
                <w:szCs w:val="20"/>
                <w:rPrChange w:id="145" w:author="FURSYS" w:date="2025-12-04T15:42:00Z">
                  <w:rPr>
                    <w:rFonts w:ascii="Noto Sans CJK KR Regular" w:eastAsia="Noto Sans CJK KR Regular" w:hAnsi="Noto Sans CJK KR Regular" w:hint="eastAsia"/>
                    <w:color w:val="000000" w:themeColor="text1"/>
                    <w:sz w:val="12"/>
                    <w:szCs w:val="20"/>
                  </w:rPr>
                </w:rPrChange>
              </w:rPr>
              <w:t>의무사용기간</w:t>
            </w:r>
            <w:r w:rsidRPr="000C7330">
              <w:rPr>
                <w:rFonts w:eastAsiaTheme="minorHAnsi"/>
                <w:color w:val="000000" w:themeColor="text1"/>
                <w:sz w:val="12"/>
                <w:szCs w:val="20"/>
                <w:rPrChange w:id="146" w:author="FURSYS" w:date="2025-12-04T15:42:00Z">
                  <w:rPr>
                    <w:rFonts w:ascii="Noto Sans CJK KR Regular" w:eastAsia="Noto Sans CJK KR Regular" w:hAnsi="Noto Sans CJK KR Regular"/>
                    <w:color w:val="000000" w:themeColor="text1"/>
                    <w:sz w:val="12"/>
                    <w:szCs w:val="20"/>
                  </w:rPr>
                </w:rPrChange>
              </w:rPr>
              <w:t>(개월)</w:t>
            </w:r>
          </w:p>
        </w:tc>
        <w:tc>
          <w:tcPr>
            <w:tcW w:w="652" w:type="dxa"/>
            <w:vAlign w:val="center"/>
          </w:tcPr>
          <w:p w14:paraId="695D32AD" w14:textId="3FC6A84C" w:rsidR="008A691B" w:rsidRPr="000C7330" w:rsidRDefault="00682E89" w:rsidP="00481154">
            <w:pPr>
              <w:jc w:val="center"/>
              <w:rPr>
                <w:rFonts w:eastAsiaTheme="minorHAnsi"/>
                <w:color w:val="000000" w:themeColor="text1"/>
                <w:sz w:val="14"/>
                <w:szCs w:val="20"/>
                <w:rPrChange w:id="147" w:author="FURSYS" w:date="2025-12-04T15:42:00Z">
                  <w:rPr>
                    <w:rFonts w:ascii="Noto Sans CJK KR Regular" w:eastAsia="Noto Sans CJK KR Regular" w:hAnsi="Noto Sans CJK KR Regular"/>
                    <w:color w:val="000000" w:themeColor="text1"/>
                    <w:sz w:val="14"/>
                    <w:szCs w:val="20"/>
                  </w:rPr>
                </w:rPrChange>
              </w:rPr>
            </w:pPr>
            <w:ins w:id="148" w:author="이승준 (Seungjun Lee)" w:date="2025-07-17T17:09:00Z">
              <w:del w:id="149" w:author="FURSYS" w:date="2025-12-04T14:48:00Z">
                <w:r w:rsidRPr="000C7330" w:rsidDel="00875150">
                  <w:rPr>
                    <w:rFonts w:eastAsiaTheme="minorHAnsi"/>
                    <w:color w:val="000000" w:themeColor="text1"/>
                    <w:sz w:val="14"/>
                    <w:szCs w:val="20"/>
                    <w:rPrChange w:id="150" w:author="FURSYS" w:date="2025-12-04T15:42:00Z">
                      <w:rPr>
                        <w:rFonts w:ascii="Noto Sans CJK KR Regular" w:eastAsia="Noto Sans CJK KR Regular" w:hAnsi="Noto Sans CJK KR Regular"/>
                        <w:color w:val="000000" w:themeColor="text1"/>
                        <w:sz w:val="14"/>
                        <w:szCs w:val="20"/>
                      </w:rPr>
                    </w:rPrChange>
                  </w:rPr>
                  <w:delText>60</w:delText>
                </w:r>
              </w:del>
            </w:ins>
          </w:p>
        </w:tc>
      </w:tr>
      <w:tr w:rsidR="008A691B" w:rsidRPr="000C7330" w14:paraId="769F9029" w14:textId="77777777" w:rsidTr="00481154">
        <w:trPr>
          <w:trHeight w:val="252"/>
        </w:trPr>
        <w:tc>
          <w:tcPr>
            <w:tcW w:w="1521" w:type="dxa"/>
            <w:shd w:val="clear" w:color="auto" w:fill="FFFFFF" w:themeFill="background1"/>
            <w:vAlign w:val="center"/>
          </w:tcPr>
          <w:p w14:paraId="15A7FD33" w14:textId="77777777" w:rsidR="008A691B" w:rsidRPr="000C7330" w:rsidRDefault="008A691B" w:rsidP="00481154">
            <w:pPr>
              <w:jc w:val="center"/>
              <w:rPr>
                <w:rFonts w:eastAsiaTheme="minorHAnsi"/>
                <w:color w:val="000000" w:themeColor="text1"/>
                <w:sz w:val="14"/>
                <w:szCs w:val="20"/>
                <w:rPrChange w:id="151"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color w:val="000000" w:themeColor="text1"/>
                <w:sz w:val="14"/>
                <w:szCs w:val="20"/>
                <w:rPrChange w:id="152" w:author="FURSYS" w:date="2025-12-04T15:42:00Z">
                  <w:rPr>
                    <w:rFonts w:ascii="Noto Sans CJK KR Regular" w:eastAsia="Noto Sans CJK KR Regular" w:hAnsi="Noto Sans CJK KR Regular" w:hint="eastAsia"/>
                    <w:color w:val="000000" w:themeColor="text1"/>
                    <w:sz w:val="14"/>
                    <w:szCs w:val="20"/>
                  </w:rPr>
                </w:rPrChange>
              </w:rPr>
              <w:t>설치완료일</w:t>
            </w:r>
          </w:p>
          <w:p w14:paraId="68A94738" w14:textId="77777777" w:rsidR="008A691B" w:rsidRPr="000C7330" w:rsidRDefault="008A691B" w:rsidP="00481154">
            <w:pPr>
              <w:jc w:val="center"/>
              <w:rPr>
                <w:rFonts w:eastAsiaTheme="minorHAnsi"/>
                <w:color w:val="000000" w:themeColor="text1"/>
                <w:sz w:val="14"/>
                <w:szCs w:val="20"/>
                <w:rPrChange w:id="153"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color w:val="000000" w:themeColor="text1"/>
                <w:sz w:val="14"/>
                <w:szCs w:val="20"/>
                <w:rPrChange w:id="154" w:author="FURSYS" w:date="2025-12-04T15:42:00Z">
                  <w:rPr>
                    <w:rFonts w:ascii="Noto Sans CJK KR Regular" w:eastAsia="Noto Sans CJK KR Regular" w:hAnsi="Noto Sans CJK KR Regular"/>
                    <w:color w:val="000000" w:themeColor="text1"/>
                    <w:sz w:val="14"/>
                    <w:szCs w:val="20"/>
                  </w:rPr>
                </w:rPrChange>
              </w:rPr>
              <w:t xml:space="preserve">(서비스 </w:t>
            </w:r>
            <w:r w:rsidRPr="000C7330">
              <w:rPr>
                <w:rFonts w:eastAsiaTheme="minorHAnsi" w:hint="eastAsia"/>
                <w:color w:val="000000" w:themeColor="text1"/>
                <w:sz w:val="14"/>
                <w:szCs w:val="20"/>
                <w:rPrChange w:id="155" w:author="FURSYS" w:date="2025-12-04T15:42:00Z">
                  <w:rPr>
                    <w:rFonts w:ascii="Noto Sans CJK KR Regular" w:eastAsia="Noto Sans CJK KR Regular" w:hAnsi="Noto Sans CJK KR Regular" w:hint="eastAsia"/>
                    <w:color w:val="000000" w:themeColor="text1"/>
                    <w:sz w:val="14"/>
                    <w:szCs w:val="20"/>
                  </w:rPr>
                </w:rPrChange>
              </w:rPr>
              <w:t>개시일</w:t>
            </w:r>
            <w:r w:rsidRPr="000C7330">
              <w:rPr>
                <w:rFonts w:eastAsiaTheme="minorHAnsi"/>
                <w:color w:val="000000" w:themeColor="text1"/>
                <w:sz w:val="14"/>
                <w:szCs w:val="20"/>
                <w:rPrChange w:id="156" w:author="FURSYS" w:date="2025-12-04T15:42:00Z">
                  <w:rPr>
                    <w:rFonts w:ascii="Noto Sans CJK KR Regular" w:eastAsia="Noto Sans CJK KR Regular" w:hAnsi="Noto Sans CJK KR Regular"/>
                    <w:color w:val="000000" w:themeColor="text1"/>
                    <w:sz w:val="14"/>
                    <w:szCs w:val="20"/>
                  </w:rPr>
                </w:rPrChange>
              </w:rPr>
              <w:t>)</w:t>
            </w:r>
          </w:p>
          <w:p w14:paraId="411E2A4D" w14:textId="4C1481B8" w:rsidR="008A691B" w:rsidRPr="000C7330" w:rsidRDefault="008A691B" w:rsidP="00481154">
            <w:pPr>
              <w:jc w:val="center"/>
              <w:rPr>
                <w:rFonts w:eastAsiaTheme="minorHAnsi"/>
                <w:color w:val="000000" w:themeColor="text1"/>
                <w:sz w:val="14"/>
                <w:szCs w:val="20"/>
                <w:rPrChange w:id="157" w:author="FURSYS" w:date="2025-12-04T15:42:00Z">
                  <w:rPr>
                    <w:rFonts w:ascii="Noto Sans CJK KR Regular" w:eastAsia="Noto Sans CJK KR Regular" w:hAnsi="Noto Sans CJK KR Regular"/>
                    <w:color w:val="000000" w:themeColor="text1"/>
                    <w:sz w:val="14"/>
                    <w:szCs w:val="20"/>
                  </w:rPr>
                </w:rPrChange>
              </w:rPr>
            </w:pPr>
            <w:r w:rsidRPr="000C7330">
              <w:rPr>
                <w:rStyle w:val="af0"/>
                <w:rFonts w:eastAsiaTheme="minorHAnsi" w:cs="맑은 고딕" w:hint="eastAsia"/>
                <w:b/>
                <w:bCs/>
                <w:i w:val="0"/>
                <w:iCs w:val="0"/>
                <w:color w:val="767676"/>
                <w:sz w:val="8"/>
                <w:szCs w:val="21"/>
                <w:shd w:val="clear" w:color="auto" w:fill="FFFFFF"/>
                <w:rPrChange w:id="158" w:author="FURSYS" w:date="2025-12-04T15:42:00Z">
                  <w:rPr>
                    <w:rStyle w:val="af0"/>
                    <w:rFonts w:ascii="맑은 고딕" w:eastAsia="맑은 고딕" w:hAnsi="맑은 고딕" w:cs="맑은 고딕" w:hint="eastAsia"/>
                    <w:b/>
                    <w:bCs/>
                    <w:i w:val="0"/>
                    <w:iCs w:val="0"/>
                    <w:color w:val="767676"/>
                    <w:sz w:val="8"/>
                    <w:szCs w:val="21"/>
                    <w:shd w:val="clear" w:color="auto" w:fill="FFFFFF"/>
                  </w:rPr>
                </w:rPrChange>
              </w:rPr>
              <w:t>※</w:t>
            </w:r>
            <w:ins w:id="159" w:author="FURSYS" w:date="2025-10-17T13:33:00Z">
              <w:r w:rsidR="008C0F65" w:rsidRPr="000C7330">
                <w:rPr>
                  <w:rStyle w:val="af0"/>
                  <w:rFonts w:eastAsiaTheme="minorHAnsi" w:cs="맑은 고딕"/>
                  <w:b/>
                  <w:bCs/>
                  <w:i w:val="0"/>
                  <w:iCs w:val="0"/>
                  <w:color w:val="767676"/>
                  <w:sz w:val="8"/>
                  <w:szCs w:val="21"/>
                  <w:shd w:val="clear" w:color="auto" w:fill="FFFFFF"/>
                  <w:rPrChange w:id="160" w:author="FURSYS" w:date="2025-12-04T15:42:00Z">
                    <w:rPr>
                      <w:rStyle w:val="af0"/>
                      <w:rFonts w:ascii="맑은 고딕" w:eastAsia="맑은 고딕" w:hAnsi="맑은 고딕" w:cs="맑은 고딕"/>
                      <w:b/>
                      <w:bCs/>
                      <w:i w:val="0"/>
                      <w:iCs w:val="0"/>
                      <w:color w:val="767676"/>
                      <w:sz w:val="8"/>
                      <w:szCs w:val="21"/>
                      <w:shd w:val="clear" w:color="auto" w:fill="FFFFFF"/>
                    </w:rPr>
                  </w:rPrChange>
                </w:rPr>
                <w:t xml:space="preserve"> 상호합의하</w:t>
              </w:r>
            </w:ins>
            <w:del w:id="161" w:author="FURSYS" w:date="2025-10-17T13:33:00Z">
              <w:r w:rsidRPr="000C7330" w:rsidDel="008C0F65">
                <w:rPr>
                  <w:rStyle w:val="af0"/>
                  <w:rFonts w:eastAsiaTheme="minorHAnsi" w:cs="맑은 고딕" w:hint="eastAsia"/>
                  <w:b/>
                  <w:bCs/>
                  <w:i w:val="0"/>
                  <w:iCs w:val="0"/>
                  <w:color w:val="767676"/>
                  <w:sz w:val="8"/>
                  <w:szCs w:val="21"/>
                  <w:shd w:val="clear" w:color="auto" w:fill="FFFFFF"/>
                  <w:rPrChange w:id="162" w:author="FURSYS" w:date="2025-12-04T15:42:00Z">
                    <w:rPr>
                      <w:rStyle w:val="af0"/>
                      <w:rFonts w:ascii="맑은 고딕" w:eastAsia="맑은 고딕" w:hAnsi="맑은 고딕" w:cs="맑은 고딕" w:hint="eastAsia"/>
                      <w:b/>
                      <w:bCs/>
                      <w:i w:val="0"/>
                      <w:iCs w:val="0"/>
                      <w:color w:val="767676"/>
                      <w:sz w:val="8"/>
                      <w:szCs w:val="21"/>
                      <w:shd w:val="clear" w:color="auto" w:fill="FFFFFF"/>
                    </w:rPr>
                  </w:rPrChange>
                </w:rPr>
                <w:delText>상호합의</w:delText>
              </w:r>
              <w:r w:rsidRPr="000C7330" w:rsidDel="008C0F65">
                <w:rPr>
                  <w:rStyle w:val="af0"/>
                  <w:rFonts w:eastAsiaTheme="minorHAnsi" w:cs="맑은 고딕"/>
                  <w:b/>
                  <w:bCs/>
                  <w:i w:val="0"/>
                  <w:iCs w:val="0"/>
                  <w:color w:val="767676"/>
                  <w:sz w:val="8"/>
                  <w:szCs w:val="21"/>
                  <w:shd w:val="clear" w:color="auto" w:fill="FFFFFF"/>
                  <w:rPrChange w:id="163" w:author="FURSYS" w:date="2025-12-04T15:42:00Z">
                    <w:rPr>
                      <w:rStyle w:val="af0"/>
                      <w:rFonts w:ascii="맑은 고딕" w:eastAsia="맑은 고딕" w:hAnsi="맑은 고딕" w:cs="맑은 고딕"/>
                      <w:b/>
                      <w:bCs/>
                      <w:i w:val="0"/>
                      <w:iCs w:val="0"/>
                      <w:color w:val="767676"/>
                      <w:sz w:val="8"/>
                      <w:szCs w:val="21"/>
                      <w:shd w:val="clear" w:color="auto" w:fill="FFFFFF"/>
                    </w:rPr>
                  </w:rPrChange>
                </w:rPr>
                <w:delText xml:space="preserve"> </w:delText>
              </w:r>
              <w:r w:rsidRPr="000C7330" w:rsidDel="008C0F65">
                <w:rPr>
                  <w:rStyle w:val="af0"/>
                  <w:rFonts w:eastAsiaTheme="minorHAnsi" w:cs="맑은 고딕" w:hint="eastAsia"/>
                  <w:b/>
                  <w:bCs/>
                  <w:i w:val="0"/>
                  <w:iCs w:val="0"/>
                  <w:color w:val="767676"/>
                  <w:sz w:val="8"/>
                  <w:szCs w:val="21"/>
                  <w:shd w:val="clear" w:color="auto" w:fill="FFFFFF"/>
                  <w:rPrChange w:id="164" w:author="FURSYS" w:date="2025-12-04T15:42:00Z">
                    <w:rPr>
                      <w:rStyle w:val="af0"/>
                      <w:rFonts w:ascii="맑은 고딕" w:eastAsia="맑은 고딕" w:hAnsi="맑은 고딕" w:cs="맑은 고딕" w:hint="eastAsia"/>
                      <w:b/>
                      <w:bCs/>
                      <w:i w:val="0"/>
                      <w:iCs w:val="0"/>
                      <w:color w:val="767676"/>
                      <w:sz w:val="8"/>
                      <w:szCs w:val="21"/>
                      <w:shd w:val="clear" w:color="auto" w:fill="FFFFFF"/>
                    </w:rPr>
                  </w:rPrChange>
                </w:rPr>
                <w:delText>하</w:delText>
              </w:r>
            </w:del>
            <w:r w:rsidRPr="000C7330">
              <w:rPr>
                <w:rStyle w:val="af0"/>
                <w:rFonts w:eastAsiaTheme="minorHAnsi" w:cs="맑은 고딕" w:hint="eastAsia"/>
                <w:b/>
                <w:bCs/>
                <w:i w:val="0"/>
                <w:iCs w:val="0"/>
                <w:color w:val="767676"/>
                <w:sz w:val="8"/>
                <w:szCs w:val="21"/>
                <w:shd w:val="clear" w:color="auto" w:fill="FFFFFF"/>
                <w:rPrChange w:id="165" w:author="FURSYS" w:date="2025-12-04T15:42:00Z">
                  <w:rPr>
                    <w:rStyle w:val="af0"/>
                    <w:rFonts w:ascii="맑은 고딕" w:eastAsia="맑은 고딕" w:hAnsi="맑은 고딕" w:cs="맑은 고딕" w:hint="eastAsia"/>
                    <w:b/>
                    <w:bCs/>
                    <w:i w:val="0"/>
                    <w:iCs w:val="0"/>
                    <w:color w:val="767676"/>
                    <w:sz w:val="8"/>
                    <w:szCs w:val="21"/>
                    <w:shd w:val="clear" w:color="auto" w:fill="FFFFFF"/>
                  </w:rPr>
                </w:rPrChange>
              </w:rPr>
              <w:t>에</w:t>
            </w:r>
            <w:r w:rsidRPr="000C7330">
              <w:rPr>
                <w:rStyle w:val="af0"/>
                <w:rFonts w:eastAsiaTheme="minorHAnsi" w:cs="맑은 고딕"/>
                <w:b/>
                <w:bCs/>
                <w:i w:val="0"/>
                <w:iCs w:val="0"/>
                <w:color w:val="767676"/>
                <w:sz w:val="8"/>
                <w:szCs w:val="21"/>
                <w:shd w:val="clear" w:color="auto" w:fill="FFFFFF"/>
                <w:rPrChange w:id="166" w:author="FURSYS" w:date="2025-12-04T15:42:00Z">
                  <w:rPr>
                    <w:rStyle w:val="af0"/>
                    <w:rFonts w:ascii="맑은 고딕" w:eastAsia="맑은 고딕" w:hAnsi="맑은 고딕" w:cs="맑은 고딕"/>
                    <w:b/>
                    <w:bCs/>
                    <w:i w:val="0"/>
                    <w:iCs w:val="0"/>
                    <w:color w:val="767676"/>
                    <w:sz w:val="8"/>
                    <w:szCs w:val="21"/>
                    <w:shd w:val="clear" w:color="auto" w:fill="FFFFFF"/>
                  </w:rPr>
                </w:rPrChange>
              </w:rPr>
              <w:t xml:space="preserve"> </w:t>
            </w:r>
            <w:r w:rsidRPr="000C7330">
              <w:rPr>
                <w:rStyle w:val="af0"/>
                <w:rFonts w:eastAsiaTheme="minorHAnsi" w:cs="맑은 고딕" w:hint="eastAsia"/>
                <w:b/>
                <w:bCs/>
                <w:i w:val="0"/>
                <w:iCs w:val="0"/>
                <w:color w:val="767676"/>
                <w:sz w:val="8"/>
                <w:szCs w:val="21"/>
                <w:shd w:val="clear" w:color="auto" w:fill="FFFFFF"/>
                <w:rPrChange w:id="167" w:author="FURSYS" w:date="2025-12-04T15:42:00Z">
                  <w:rPr>
                    <w:rStyle w:val="af0"/>
                    <w:rFonts w:ascii="맑은 고딕" w:eastAsia="맑은 고딕" w:hAnsi="맑은 고딕" w:cs="맑은 고딕" w:hint="eastAsia"/>
                    <w:b/>
                    <w:bCs/>
                    <w:i w:val="0"/>
                    <w:iCs w:val="0"/>
                    <w:color w:val="767676"/>
                    <w:sz w:val="8"/>
                    <w:szCs w:val="21"/>
                    <w:shd w:val="clear" w:color="auto" w:fill="FFFFFF"/>
                  </w:rPr>
                </w:rPrChange>
              </w:rPr>
              <w:t>일정</w:t>
            </w:r>
            <w:r w:rsidRPr="000C7330">
              <w:rPr>
                <w:rStyle w:val="af0"/>
                <w:rFonts w:eastAsiaTheme="minorHAnsi" w:cs="맑은 고딕"/>
                <w:b/>
                <w:bCs/>
                <w:i w:val="0"/>
                <w:iCs w:val="0"/>
                <w:color w:val="767676"/>
                <w:sz w:val="8"/>
                <w:szCs w:val="21"/>
                <w:shd w:val="clear" w:color="auto" w:fill="FFFFFF"/>
                <w:rPrChange w:id="168" w:author="FURSYS" w:date="2025-12-04T15:42:00Z">
                  <w:rPr>
                    <w:rStyle w:val="af0"/>
                    <w:rFonts w:ascii="맑은 고딕" w:eastAsia="맑은 고딕" w:hAnsi="맑은 고딕" w:cs="맑은 고딕"/>
                    <w:b/>
                    <w:bCs/>
                    <w:i w:val="0"/>
                    <w:iCs w:val="0"/>
                    <w:color w:val="767676"/>
                    <w:sz w:val="8"/>
                    <w:szCs w:val="21"/>
                    <w:shd w:val="clear" w:color="auto" w:fill="FFFFFF"/>
                  </w:rPr>
                </w:rPrChange>
              </w:rPr>
              <w:t xml:space="preserve"> </w:t>
            </w:r>
            <w:r w:rsidRPr="000C7330">
              <w:rPr>
                <w:rStyle w:val="af0"/>
                <w:rFonts w:eastAsiaTheme="minorHAnsi" w:cs="맑은 고딕" w:hint="eastAsia"/>
                <w:b/>
                <w:bCs/>
                <w:i w:val="0"/>
                <w:iCs w:val="0"/>
                <w:color w:val="767676"/>
                <w:sz w:val="8"/>
                <w:szCs w:val="21"/>
                <w:shd w:val="clear" w:color="auto" w:fill="FFFFFF"/>
                <w:rPrChange w:id="169" w:author="FURSYS" w:date="2025-12-04T15:42:00Z">
                  <w:rPr>
                    <w:rStyle w:val="af0"/>
                    <w:rFonts w:ascii="맑은 고딕" w:eastAsia="맑은 고딕" w:hAnsi="맑은 고딕" w:cs="맑은 고딕" w:hint="eastAsia"/>
                    <w:b/>
                    <w:bCs/>
                    <w:i w:val="0"/>
                    <w:iCs w:val="0"/>
                    <w:color w:val="767676"/>
                    <w:sz w:val="8"/>
                    <w:szCs w:val="21"/>
                    <w:shd w:val="clear" w:color="auto" w:fill="FFFFFF"/>
                  </w:rPr>
                </w:rPrChange>
              </w:rPr>
              <w:t>변경</w:t>
            </w:r>
            <w:r w:rsidRPr="000C7330">
              <w:rPr>
                <w:rStyle w:val="af0"/>
                <w:rFonts w:eastAsiaTheme="minorHAnsi" w:cs="맑은 고딕"/>
                <w:b/>
                <w:bCs/>
                <w:i w:val="0"/>
                <w:iCs w:val="0"/>
                <w:color w:val="767676"/>
                <w:sz w:val="8"/>
                <w:szCs w:val="21"/>
                <w:shd w:val="clear" w:color="auto" w:fill="FFFFFF"/>
                <w:rPrChange w:id="170" w:author="FURSYS" w:date="2025-12-04T15:42:00Z">
                  <w:rPr>
                    <w:rStyle w:val="af0"/>
                    <w:rFonts w:ascii="맑은 고딕" w:eastAsia="맑은 고딕" w:hAnsi="맑은 고딕" w:cs="맑은 고딕"/>
                    <w:b/>
                    <w:bCs/>
                    <w:i w:val="0"/>
                    <w:iCs w:val="0"/>
                    <w:color w:val="767676"/>
                    <w:sz w:val="8"/>
                    <w:szCs w:val="21"/>
                    <w:shd w:val="clear" w:color="auto" w:fill="FFFFFF"/>
                  </w:rPr>
                </w:rPrChange>
              </w:rPr>
              <w:t xml:space="preserve"> </w:t>
            </w:r>
            <w:r w:rsidRPr="000C7330">
              <w:rPr>
                <w:rStyle w:val="af0"/>
                <w:rFonts w:eastAsiaTheme="minorHAnsi" w:cs="맑은 고딕" w:hint="eastAsia"/>
                <w:b/>
                <w:bCs/>
                <w:i w:val="0"/>
                <w:iCs w:val="0"/>
                <w:color w:val="767676"/>
                <w:sz w:val="8"/>
                <w:szCs w:val="21"/>
                <w:shd w:val="clear" w:color="auto" w:fill="FFFFFF"/>
                <w:rPrChange w:id="171" w:author="FURSYS" w:date="2025-12-04T15:42:00Z">
                  <w:rPr>
                    <w:rStyle w:val="af0"/>
                    <w:rFonts w:ascii="맑은 고딕" w:eastAsia="맑은 고딕" w:hAnsi="맑은 고딕" w:cs="맑은 고딕" w:hint="eastAsia"/>
                    <w:b/>
                    <w:bCs/>
                    <w:i w:val="0"/>
                    <w:iCs w:val="0"/>
                    <w:color w:val="767676"/>
                    <w:sz w:val="8"/>
                    <w:szCs w:val="21"/>
                    <w:shd w:val="clear" w:color="auto" w:fill="FFFFFF"/>
                  </w:rPr>
                </w:rPrChange>
              </w:rPr>
              <w:t>가능</w:t>
            </w:r>
          </w:p>
        </w:tc>
        <w:tc>
          <w:tcPr>
            <w:tcW w:w="3432" w:type="dxa"/>
            <w:vAlign w:val="center"/>
          </w:tcPr>
          <w:p w14:paraId="3D49A896" w14:textId="43A0B6D9" w:rsidR="008A691B" w:rsidRPr="000C7330" w:rsidRDefault="00682E89" w:rsidP="00481154">
            <w:pPr>
              <w:jc w:val="center"/>
              <w:rPr>
                <w:rFonts w:eastAsiaTheme="minorHAnsi"/>
                <w:color w:val="000000" w:themeColor="text1"/>
                <w:sz w:val="14"/>
                <w:szCs w:val="20"/>
                <w:rPrChange w:id="172" w:author="FURSYS" w:date="2025-12-04T15:42:00Z">
                  <w:rPr>
                    <w:rFonts w:ascii="Noto Sans CJK KR Regular" w:eastAsia="Noto Sans CJK KR Regular" w:hAnsi="Noto Sans CJK KR Regular"/>
                    <w:color w:val="000000" w:themeColor="text1"/>
                    <w:sz w:val="14"/>
                    <w:szCs w:val="20"/>
                  </w:rPr>
                </w:rPrChange>
              </w:rPr>
            </w:pPr>
            <w:ins w:id="173" w:author="이승준 (Seungjun Lee)" w:date="2025-07-17T17:09:00Z">
              <w:del w:id="174" w:author="FURSYS" w:date="2025-12-04T14:47:00Z">
                <w:r w:rsidRPr="000C7330" w:rsidDel="00875150">
                  <w:rPr>
                    <w:rFonts w:eastAsiaTheme="minorHAnsi"/>
                    <w:color w:val="000000" w:themeColor="text1"/>
                    <w:sz w:val="14"/>
                    <w:szCs w:val="20"/>
                    <w:rPrChange w:id="175" w:author="FURSYS" w:date="2025-12-04T15:42:00Z">
                      <w:rPr>
                        <w:rFonts w:ascii="Noto Sans CJK KR Regular" w:eastAsia="Noto Sans CJK KR Regular" w:hAnsi="Noto Sans CJK KR Regular"/>
                        <w:color w:val="000000" w:themeColor="text1"/>
                        <w:sz w:val="14"/>
                        <w:szCs w:val="20"/>
                      </w:rPr>
                    </w:rPrChange>
                  </w:rPr>
                  <w:delText>2025</w:delText>
                </w:r>
                <w:r w:rsidRPr="000C7330" w:rsidDel="00875150">
                  <w:rPr>
                    <w:rFonts w:eastAsiaTheme="minorHAnsi" w:hint="eastAsia"/>
                    <w:color w:val="000000" w:themeColor="text1"/>
                    <w:sz w:val="14"/>
                    <w:szCs w:val="20"/>
                    <w:rPrChange w:id="176" w:author="FURSYS" w:date="2025-12-04T15:42:00Z">
                      <w:rPr>
                        <w:rFonts w:ascii="Noto Sans CJK KR Regular" w:eastAsia="Noto Sans CJK KR Regular" w:hAnsi="Noto Sans CJK KR Regular" w:hint="eastAsia"/>
                        <w:color w:val="000000" w:themeColor="text1"/>
                        <w:sz w:val="14"/>
                        <w:szCs w:val="20"/>
                      </w:rPr>
                    </w:rPrChange>
                  </w:rPr>
                  <w:delText>년</w:delText>
                </w:r>
                <w:r w:rsidRPr="000C7330" w:rsidDel="00875150">
                  <w:rPr>
                    <w:rFonts w:eastAsiaTheme="minorHAnsi"/>
                    <w:color w:val="000000" w:themeColor="text1"/>
                    <w:sz w:val="14"/>
                    <w:szCs w:val="20"/>
                    <w:rPrChange w:id="177" w:author="FURSYS" w:date="2025-12-04T15:42:00Z">
                      <w:rPr>
                        <w:rFonts w:ascii="Noto Sans CJK KR Regular" w:eastAsia="Noto Sans CJK KR Regular" w:hAnsi="Noto Sans CJK KR Regular"/>
                        <w:color w:val="000000" w:themeColor="text1"/>
                        <w:sz w:val="14"/>
                        <w:szCs w:val="20"/>
                      </w:rPr>
                    </w:rPrChange>
                  </w:rPr>
                  <w:delText xml:space="preserve"> </w:delText>
                </w:r>
              </w:del>
            </w:ins>
            <w:ins w:id="178" w:author="이승준 (Seungjun Lee)" w:date="2025-07-21T13:38:00Z">
              <w:del w:id="179" w:author="FURSYS" w:date="2025-08-06T14:25:00Z">
                <w:r w:rsidR="00EA7D74" w:rsidRPr="000C7330" w:rsidDel="008076F4">
                  <w:rPr>
                    <w:rFonts w:eastAsiaTheme="minorHAnsi"/>
                    <w:color w:val="000000" w:themeColor="text1"/>
                    <w:sz w:val="14"/>
                    <w:szCs w:val="20"/>
                    <w:rPrChange w:id="180" w:author="FURSYS" w:date="2025-12-04T15:42:00Z">
                      <w:rPr>
                        <w:rFonts w:ascii="Noto Sans CJK KR Regular" w:eastAsia="Noto Sans CJK KR Regular" w:hAnsi="Noto Sans CJK KR Regular"/>
                        <w:color w:val="000000" w:themeColor="text1"/>
                        <w:sz w:val="14"/>
                        <w:szCs w:val="20"/>
                      </w:rPr>
                    </w:rPrChange>
                  </w:rPr>
                  <w:delText>7</w:delText>
                </w:r>
              </w:del>
              <w:del w:id="181" w:author="FURSYS" w:date="2025-12-04T14:47:00Z">
                <w:r w:rsidR="00EA7D74" w:rsidRPr="000C7330" w:rsidDel="00875150">
                  <w:rPr>
                    <w:rFonts w:eastAsiaTheme="minorHAnsi" w:hint="eastAsia"/>
                    <w:color w:val="000000" w:themeColor="text1"/>
                    <w:sz w:val="14"/>
                    <w:szCs w:val="20"/>
                    <w:rPrChange w:id="182" w:author="FURSYS" w:date="2025-12-04T15:42:00Z">
                      <w:rPr>
                        <w:rFonts w:ascii="Noto Sans CJK KR Regular" w:eastAsia="Noto Sans CJK KR Regular" w:hAnsi="Noto Sans CJK KR Regular" w:hint="eastAsia"/>
                        <w:color w:val="000000" w:themeColor="text1"/>
                        <w:sz w:val="14"/>
                        <w:szCs w:val="20"/>
                      </w:rPr>
                    </w:rPrChange>
                  </w:rPr>
                  <w:delText>월</w:delText>
                </w:r>
                <w:r w:rsidR="00EA7D74" w:rsidRPr="000C7330" w:rsidDel="00875150">
                  <w:rPr>
                    <w:rFonts w:eastAsiaTheme="minorHAnsi"/>
                    <w:color w:val="000000" w:themeColor="text1"/>
                    <w:sz w:val="14"/>
                    <w:szCs w:val="20"/>
                    <w:rPrChange w:id="183" w:author="FURSYS" w:date="2025-12-04T15:42:00Z">
                      <w:rPr>
                        <w:rFonts w:ascii="Noto Sans CJK KR Regular" w:eastAsia="Noto Sans CJK KR Regular" w:hAnsi="Noto Sans CJK KR Regular"/>
                        <w:color w:val="000000" w:themeColor="text1"/>
                        <w:sz w:val="14"/>
                        <w:szCs w:val="20"/>
                      </w:rPr>
                    </w:rPrChange>
                  </w:rPr>
                  <w:delText xml:space="preserve"> </w:delText>
                </w:r>
              </w:del>
              <w:del w:id="184" w:author="FURSYS" w:date="2025-08-06T14:25:00Z">
                <w:r w:rsidR="00EA7D74" w:rsidRPr="000C7330" w:rsidDel="008076F4">
                  <w:rPr>
                    <w:rFonts w:eastAsiaTheme="minorHAnsi"/>
                    <w:color w:val="000000" w:themeColor="text1"/>
                    <w:sz w:val="14"/>
                    <w:szCs w:val="20"/>
                    <w:rPrChange w:id="185" w:author="FURSYS" w:date="2025-12-04T15:42:00Z">
                      <w:rPr>
                        <w:rFonts w:ascii="Noto Sans CJK KR Regular" w:eastAsia="Noto Sans CJK KR Regular" w:hAnsi="Noto Sans CJK KR Regular"/>
                        <w:color w:val="000000" w:themeColor="text1"/>
                        <w:sz w:val="14"/>
                        <w:szCs w:val="20"/>
                      </w:rPr>
                    </w:rPrChange>
                  </w:rPr>
                  <w:delText>29</w:delText>
                </w:r>
              </w:del>
              <w:del w:id="186" w:author="FURSYS" w:date="2025-12-04T14:47:00Z">
                <w:r w:rsidR="00EA7D74" w:rsidRPr="000C7330" w:rsidDel="00875150">
                  <w:rPr>
                    <w:rFonts w:eastAsiaTheme="minorHAnsi" w:hint="eastAsia"/>
                    <w:color w:val="000000" w:themeColor="text1"/>
                    <w:sz w:val="14"/>
                    <w:szCs w:val="20"/>
                    <w:rPrChange w:id="187" w:author="FURSYS" w:date="2025-12-04T15:42:00Z">
                      <w:rPr>
                        <w:rFonts w:ascii="Noto Sans CJK KR Regular" w:eastAsia="Noto Sans CJK KR Regular" w:hAnsi="Noto Sans CJK KR Regular" w:hint="eastAsia"/>
                        <w:color w:val="000000" w:themeColor="text1"/>
                        <w:sz w:val="14"/>
                        <w:szCs w:val="20"/>
                      </w:rPr>
                    </w:rPrChange>
                  </w:rPr>
                  <w:delText>일</w:delText>
                </w:r>
              </w:del>
            </w:ins>
          </w:p>
        </w:tc>
        <w:tc>
          <w:tcPr>
            <w:tcW w:w="1279" w:type="dxa"/>
            <w:vAlign w:val="center"/>
          </w:tcPr>
          <w:p w14:paraId="4DD54973" w14:textId="77777777" w:rsidR="008A691B" w:rsidRPr="000C7330" w:rsidRDefault="008A691B" w:rsidP="00481154">
            <w:pPr>
              <w:jc w:val="center"/>
              <w:rPr>
                <w:rFonts w:eastAsiaTheme="minorHAnsi"/>
                <w:color w:val="000000" w:themeColor="text1"/>
                <w:sz w:val="14"/>
                <w:szCs w:val="20"/>
                <w:rPrChange w:id="188"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color w:val="000000" w:themeColor="text1"/>
                <w:sz w:val="14"/>
                <w:szCs w:val="20"/>
                <w:rPrChange w:id="189" w:author="FURSYS" w:date="2025-12-04T15:42:00Z">
                  <w:rPr>
                    <w:rFonts w:ascii="Noto Sans CJK KR Regular" w:eastAsia="Noto Sans CJK KR Regular" w:hAnsi="Noto Sans CJK KR Regular" w:hint="eastAsia"/>
                    <w:color w:val="000000" w:themeColor="text1"/>
                    <w:sz w:val="14"/>
                    <w:szCs w:val="20"/>
                  </w:rPr>
                </w:rPrChange>
              </w:rPr>
              <w:t>월</w:t>
            </w:r>
            <w:r w:rsidRPr="000C7330">
              <w:rPr>
                <w:rFonts w:eastAsiaTheme="minorHAnsi"/>
                <w:color w:val="000000" w:themeColor="text1"/>
                <w:sz w:val="14"/>
                <w:szCs w:val="20"/>
                <w:rPrChange w:id="190"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191" w:author="FURSYS" w:date="2025-12-04T15:42:00Z">
                  <w:rPr>
                    <w:rFonts w:ascii="Noto Sans CJK KR Regular" w:eastAsia="Noto Sans CJK KR Regular" w:hAnsi="Noto Sans CJK KR Regular" w:hint="eastAsia"/>
                    <w:color w:val="000000" w:themeColor="text1"/>
                    <w:sz w:val="14"/>
                    <w:szCs w:val="20"/>
                  </w:rPr>
                </w:rPrChange>
              </w:rPr>
              <w:t>렌탈료</w:t>
            </w:r>
            <w:r w:rsidRPr="000C7330">
              <w:rPr>
                <w:rFonts w:eastAsiaTheme="minorHAnsi"/>
                <w:color w:val="000000" w:themeColor="text1"/>
                <w:sz w:val="14"/>
                <w:szCs w:val="20"/>
                <w:rPrChange w:id="192" w:author="FURSYS" w:date="2025-12-04T15:42:00Z">
                  <w:rPr>
                    <w:rFonts w:ascii="Noto Sans CJK KR Regular" w:eastAsia="Noto Sans CJK KR Regular" w:hAnsi="Noto Sans CJK KR Regular"/>
                    <w:color w:val="000000" w:themeColor="text1"/>
                    <w:sz w:val="14"/>
                    <w:szCs w:val="20"/>
                  </w:rPr>
                </w:rPrChange>
              </w:rPr>
              <w:t>(원)</w:t>
            </w:r>
          </w:p>
        </w:tc>
        <w:tc>
          <w:tcPr>
            <w:tcW w:w="2894" w:type="dxa"/>
            <w:gridSpan w:val="3"/>
            <w:vAlign w:val="center"/>
          </w:tcPr>
          <w:p w14:paraId="655863A8" w14:textId="3149F01A" w:rsidR="008A691B" w:rsidRPr="000C7330" w:rsidDel="00875150" w:rsidRDefault="006A4E87" w:rsidP="00481154">
            <w:pPr>
              <w:jc w:val="center"/>
              <w:rPr>
                <w:ins w:id="193" w:author="이승준 (Seungjun Lee)" w:date="2025-07-17T17:21:00Z"/>
                <w:del w:id="194" w:author="FURSYS" w:date="2025-12-04T14:48:00Z"/>
                <w:rFonts w:eastAsiaTheme="minorHAnsi"/>
                <w:color w:val="000000" w:themeColor="text1"/>
                <w:sz w:val="14"/>
                <w:szCs w:val="20"/>
                <w:rPrChange w:id="195" w:author="FURSYS" w:date="2025-12-04T15:42:00Z">
                  <w:rPr>
                    <w:ins w:id="196" w:author="이승준 (Seungjun Lee)" w:date="2025-07-17T17:21:00Z"/>
                    <w:del w:id="197" w:author="FURSYS" w:date="2025-12-04T14:48:00Z"/>
                    <w:rFonts w:ascii="Noto Sans CJK KR Regular" w:eastAsia="Noto Sans CJK KR Regular" w:hAnsi="Noto Sans CJK KR Regular"/>
                    <w:color w:val="000000" w:themeColor="text1"/>
                    <w:sz w:val="14"/>
                    <w:szCs w:val="20"/>
                  </w:rPr>
                </w:rPrChange>
              </w:rPr>
            </w:pPr>
            <w:ins w:id="198" w:author="이승준 (Seungjun Lee)" w:date="2025-07-17T17:22:00Z">
              <w:del w:id="199" w:author="FURSYS" w:date="2025-12-04T14:48:00Z">
                <w:r w:rsidRPr="000C7330" w:rsidDel="00875150">
                  <w:rPr>
                    <w:rFonts w:eastAsiaTheme="minorHAnsi"/>
                    <w:color w:val="000000" w:themeColor="text1"/>
                    <w:sz w:val="14"/>
                    <w:szCs w:val="20"/>
                    <w:rPrChange w:id="200" w:author="FURSYS" w:date="2025-12-04T15:42:00Z">
                      <w:rPr>
                        <w:rFonts w:ascii="Noto Sans CJK KR Regular" w:eastAsia="Noto Sans CJK KR Regular" w:hAnsi="Noto Sans CJK KR Regular"/>
                        <w:color w:val="000000" w:themeColor="text1"/>
                        <w:sz w:val="14"/>
                        <w:szCs w:val="20"/>
                      </w:rPr>
                    </w:rPrChange>
                  </w:rPr>
                  <w:delText>1,819,</w:delText>
                </w:r>
              </w:del>
              <w:del w:id="201" w:author="FURSYS" w:date="2025-08-06T10:00:00Z">
                <w:r w:rsidRPr="000C7330" w:rsidDel="00CF5A1A">
                  <w:rPr>
                    <w:rFonts w:eastAsiaTheme="minorHAnsi"/>
                    <w:color w:val="000000" w:themeColor="text1"/>
                    <w:sz w:val="14"/>
                    <w:szCs w:val="20"/>
                    <w:rPrChange w:id="202" w:author="FURSYS" w:date="2025-12-04T15:42:00Z">
                      <w:rPr>
                        <w:rFonts w:ascii="Noto Sans CJK KR Regular" w:eastAsia="Noto Sans CJK KR Regular" w:hAnsi="Noto Sans CJK KR Regular"/>
                        <w:color w:val="000000" w:themeColor="text1"/>
                        <w:sz w:val="14"/>
                        <w:szCs w:val="20"/>
                      </w:rPr>
                    </w:rPrChange>
                  </w:rPr>
                  <w:delText>0</w:delText>
                </w:r>
              </w:del>
              <w:del w:id="203" w:author="FURSYS" w:date="2025-12-04T14:48:00Z">
                <w:r w:rsidRPr="000C7330" w:rsidDel="00875150">
                  <w:rPr>
                    <w:rFonts w:eastAsiaTheme="minorHAnsi"/>
                    <w:color w:val="000000" w:themeColor="text1"/>
                    <w:sz w:val="14"/>
                    <w:szCs w:val="20"/>
                    <w:rPrChange w:id="204" w:author="FURSYS" w:date="2025-12-04T15:42:00Z">
                      <w:rPr>
                        <w:rFonts w:ascii="Noto Sans CJK KR Regular" w:eastAsia="Noto Sans CJK KR Regular" w:hAnsi="Noto Sans CJK KR Regular"/>
                        <w:color w:val="000000" w:themeColor="text1"/>
                        <w:sz w:val="14"/>
                        <w:szCs w:val="20"/>
                      </w:rPr>
                    </w:rPrChange>
                  </w:rPr>
                  <w:delText>00</w:delText>
                </w:r>
                <w:r w:rsidRPr="000C7330" w:rsidDel="00875150">
                  <w:rPr>
                    <w:rFonts w:eastAsiaTheme="minorHAnsi" w:hint="eastAsia"/>
                    <w:color w:val="000000" w:themeColor="text1"/>
                    <w:sz w:val="14"/>
                    <w:szCs w:val="20"/>
                    <w:rPrChange w:id="205" w:author="FURSYS" w:date="2025-12-04T15:42:00Z">
                      <w:rPr>
                        <w:rFonts w:ascii="Noto Sans CJK KR Regular" w:eastAsia="Noto Sans CJK KR Regular" w:hAnsi="Noto Sans CJK KR Regular" w:hint="eastAsia"/>
                        <w:color w:val="000000" w:themeColor="text1"/>
                        <w:sz w:val="14"/>
                        <w:szCs w:val="20"/>
                      </w:rPr>
                    </w:rPrChange>
                  </w:rPr>
                  <w:delText>원</w:delText>
                </w:r>
              </w:del>
            </w:ins>
          </w:p>
          <w:p w14:paraId="0A6F9B25" w14:textId="5C6E1BF2" w:rsidR="00570C58" w:rsidRPr="000C7330" w:rsidRDefault="00570C58" w:rsidP="00481154">
            <w:pPr>
              <w:jc w:val="center"/>
              <w:rPr>
                <w:rFonts w:eastAsiaTheme="minorHAnsi"/>
                <w:color w:val="000000" w:themeColor="text1"/>
                <w:sz w:val="14"/>
                <w:szCs w:val="20"/>
                <w:rPrChange w:id="206" w:author="FURSYS" w:date="2025-12-04T15:42:00Z">
                  <w:rPr>
                    <w:rFonts w:ascii="Noto Sans CJK KR Regular" w:eastAsia="Noto Sans CJK KR Regular" w:hAnsi="Noto Sans CJK KR Regular"/>
                    <w:color w:val="000000" w:themeColor="text1"/>
                    <w:sz w:val="14"/>
                    <w:szCs w:val="20"/>
                  </w:rPr>
                </w:rPrChange>
              </w:rPr>
            </w:pPr>
            <w:ins w:id="207" w:author="이승준 (Seungjun Lee)" w:date="2025-07-17T17:21:00Z">
              <w:del w:id="208" w:author="FURSYS" w:date="2025-12-04T14:48:00Z">
                <w:r w:rsidRPr="000C7330" w:rsidDel="00875150">
                  <w:rPr>
                    <w:rFonts w:eastAsiaTheme="minorHAnsi"/>
                    <w:color w:val="000000" w:themeColor="text1"/>
                    <w:sz w:val="14"/>
                    <w:szCs w:val="20"/>
                    <w:rPrChange w:id="209" w:author="FURSYS" w:date="2025-12-04T15:42:00Z">
                      <w:rPr>
                        <w:rFonts w:ascii="Noto Sans CJK KR Regular" w:eastAsia="Noto Sans CJK KR Regular" w:hAnsi="Noto Sans CJK KR Regular"/>
                        <w:color w:val="000000" w:themeColor="text1"/>
                        <w:sz w:val="14"/>
                        <w:szCs w:val="20"/>
                      </w:rPr>
                    </w:rPrChange>
                  </w:rPr>
                  <w:delText xml:space="preserve">(부가세 </w:delText>
                </w:r>
                <w:r w:rsidRPr="000C7330" w:rsidDel="00875150">
                  <w:rPr>
                    <w:rFonts w:eastAsiaTheme="minorHAnsi" w:hint="eastAsia"/>
                    <w:color w:val="000000" w:themeColor="text1"/>
                    <w:sz w:val="14"/>
                    <w:szCs w:val="20"/>
                    <w:rPrChange w:id="210" w:author="FURSYS" w:date="2025-12-04T15:42:00Z">
                      <w:rPr>
                        <w:rFonts w:ascii="Noto Sans CJK KR Regular" w:eastAsia="Noto Sans CJK KR Regular" w:hAnsi="Noto Sans CJK KR Regular" w:hint="eastAsia"/>
                        <w:color w:val="000000" w:themeColor="text1"/>
                        <w:sz w:val="14"/>
                        <w:szCs w:val="20"/>
                      </w:rPr>
                    </w:rPrChange>
                  </w:rPr>
                  <w:delText>별도</w:delText>
                </w:r>
                <w:r w:rsidRPr="000C7330" w:rsidDel="00875150">
                  <w:rPr>
                    <w:rFonts w:eastAsiaTheme="minorHAnsi"/>
                    <w:color w:val="000000" w:themeColor="text1"/>
                    <w:sz w:val="14"/>
                    <w:szCs w:val="20"/>
                    <w:rPrChange w:id="211" w:author="FURSYS" w:date="2025-12-04T15:42:00Z">
                      <w:rPr>
                        <w:rFonts w:ascii="Noto Sans CJK KR Regular" w:eastAsia="Noto Sans CJK KR Regular" w:hAnsi="Noto Sans CJK KR Regular"/>
                        <w:color w:val="000000" w:themeColor="text1"/>
                        <w:sz w:val="14"/>
                        <w:szCs w:val="20"/>
                      </w:rPr>
                    </w:rPrChange>
                  </w:rPr>
                  <w:delText>)</w:delText>
                </w:r>
              </w:del>
            </w:ins>
          </w:p>
        </w:tc>
      </w:tr>
    </w:tbl>
    <w:p w14:paraId="626A7E29" w14:textId="77777777" w:rsidR="008A691B" w:rsidRPr="000C7330" w:rsidRDefault="008A691B" w:rsidP="008A691B">
      <w:pPr>
        <w:jc w:val="left"/>
        <w:rPr>
          <w:rFonts w:eastAsiaTheme="minorHAnsi"/>
          <w:b/>
          <w:color w:val="000000" w:themeColor="text1"/>
          <w:sz w:val="2"/>
          <w:szCs w:val="8"/>
          <w:rPrChange w:id="212" w:author="FURSYS" w:date="2025-12-04T15:42:00Z">
            <w:rPr>
              <w:rFonts w:ascii="Noto Sans CJK KR Regular" w:eastAsia="Noto Sans CJK KR Regular" w:hAnsi="Noto Sans CJK KR Regular"/>
              <w:b/>
              <w:color w:val="000000" w:themeColor="text1"/>
              <w:sz w:val="2"/>
              <w:szCs w:val="8"/>
            </w:rPr>
          </w:rPrChange>
        </w:rPr>
      </w:pPr>
      <w:r w:rsidRPr="000C7330">
        <w:rPr>
          <w:rFonts w:eastAsiaTheme="minorHAnsi"/>
          <w:b/>
          <w:color w:val="000000" w:themeColor="text1"/>
          <w:sz w:val="2"/>
          <w:szCs w:val="8"/>
          <w:rPrChange w:id="213" w:author="FURSYS" w:date="2025-12-04T15:42:00Z">
            <w:rPr>
              <w:rFonts w:ascii="Noto Sans CJK KR Regular" w:eastAsia="Noto Sans CJK KR Regular" w:hAnsi="Noto Sans CJK KR Regular"/>
              <w:b/>
              <w:color w:val="000000" w:themeColor="text1"/>
              <w:sz w:val="2"/>
              <w:szCs w:val="8"/>
            </w:rPr>
          </w:rPrChange>
        </w:rPr>
        <w:br/>
      </w:r>
    </w:p>
    <w:tbl>
      <w:tblPr>
        <w:tblStyle w:val="ad"/>
        <w:tblpPr w:leftFromText="142" w:rightFromText="142" w:vertAnchor="text" w:tblpY="1"/>
        <w:tblOverlap w:val="never"/>
        <w:tblW w:w="9175" w:type="dxa"/>
        <w:tblLook w:val="04A0" w:firstRow="1" w:lastRow="0" w:firstColumn="1" w:lastColumn="0" w:noHBand="0" w:noVBand="1"/>
      </w:tblPr>
      <w:tblGrid>
        <w:gridCol w:w="1311"/>
        <w:gridCol w:w="2370"/>
        <w:gridCol w:w="1417"/>
        <w:gridCol w:w="1209"/>
        <w:gridCol w:w="67"/>
        <w:gridCol w:w="1559"/>
        <w:gridCol w:w="1242"/>
        <w:tblGridChange w:id="214">
          <w:tblGrid>
            <w:gridCol w:w="1311"/>
            <w:gridCol w:w="2370"/>
            <w:gridCol w:w="1417"/>
            <w:gridCol w:w="1209"/>
            <w:gridCol w:w="150"/>
            <w:gridCol w:w="1359"/>
            <w:gridCol w:w="117"/>
            <w:gridCol w:w="1242"/>
          </w:tblGrid>
        </w:tblGridChange>
      </w:tblGrid>
      <w:tr w:rsidR="008A691B" w:rsidRPr="000C7330" w14:paraId="2C69F5A0" w14:textId="77777777" w:rsidTr="00481154">
        <w:trPr>
          <w:gridAfter w:val="5"/>
          <w:wAfter w:w="5494" w:type="dxa"/>
          <w:trHeight w:val="256"/>
        </w:trPr>
        <w:tc>
          <w:tcPr>
            <w:tcW w:w="1311" w:type="dxa"/>
            <w:shd w:val="clear" w:color="auto" w:fill="C80A1E"/>
          </w:tcPr>
          <w:p w14:paraId="2A76E21B" w14:textId="77777777" w:rsidR="008A691B" w:rsidRPr="000C7330" w:rsidRDefault="008A691B" w:rsidP="00481154">
            <w:pPr>
              <w:jc w:val="center"/>
              <w:rPr>
                <w:rFonts w:eastAsiaTheme="minorHAnsi"/>
                <w:color w:val="FFFFFF" w:themeColor="background1"/>
                <w:sz w:val="14"/>
                <w:rPrChange w:id="215" w:author="FURSYS" w:date="2025-12-04T15:42:00Z">
                  <w:rPr>
                    <w:rFonts w:ascii="Noto Sans CJK KR Regular" w:eastAsia="Noto Sans CJK KR Regular" w:hAnsi="Noto Sans CJK KR Regular"/>
                    <w:color w:val="FFFFFF" w:themeColor="background1"/>
                    <w:sz w:val="14"/>
                  </w:rPr>
                </w:rPrChange>
              </w:rPr>
            </w:pPr>
            <w:r w:rsidRPr="000C7330">
              <w:rPr>
                <w:rFonts w:eastAsiaTheme="minorHAnsi" w:hint="eastAsia"/>
                <w:color w:val="FFFFFF" w:themeColor="background1"/>
                <w:sz w:val="14"/>
                <w:rPrChange w:id="216" w:author="FURSYS" w:date="2025-12-04T15:42:00Z">
                  <w:rPr>
                    <w:rFonts w:ascii="Noto Sans CJK KR Regular" w:eastAsia="Noto Sans CJK KR Regular" w:hAnsi="Noto Sans CJK KR Regular" w:hint="eastAsia"/>
                    <w:color w:val="FFFFFF" w:themeColor="background1"/>
                    <w:sz w:val="14"/>
                  </w:rPr>
                </w:rPrChange>
              </w:rPr>
              <w:t>결제</w:t>
            </w:r>
            <w:r w:rsidRPr="000C7330">
              <w:rPr>
                <w:rFonts w:eastAsiaTheme="minorHAnsi"/>
                <w:color w:val="FFFFFF" w:themeColor="background1"/>
                <w:sz w:val="14"/>
                <w:rPrChange w:id="217" w:author="FURSYS" w:date="2025-12-04T15:42:00Z">
                  <w:rPr>
                    <w:rFonts w:ascii="Noto Sans CJK KR Regular" w:eastAsia="Noto Sans CJK KR Regular" w:hAnsi="Noto Sans CJK KR Regular"/>
                    <w:color w:val="FFFFFF" w:themeColor="background1"/>
                    <w:sz w:val="14"/>
                  </w:rPr>
                </w:rPrChange>
              </w:rPr>
              <w:t xml:space="preserve"> </w:t>
            </w:r>
            <w:r w:rsidRPr="000C7330">
              <w:rPr>
                <w:rFonts w:eastAsiaTheme="minorHAnsi" w:hint="eastAsia"/>
                <w:color w:val="FFFFFF" w:themeColor="background1"/>
                <w:sz w:val="14"/>
                <w:rPrChange w:id="218" w:author="FURSYS" w:date="2025-12-04T15:42:00Z">
                  <w:rPr>
                    <w:rFonts w:ascii="Noto Sans CJK KR Regular" w:eastAsia="Noto Sans CJK KR Regular" w:hAnsi="Noto Sans CJK KR Regular" w:hint="eastAsia"/>
                    <w:color w:val="FFFFFF" w:themeColor="background1"/>
                    <w:sz w:val="14"/>
                  </w:rPr>
                </w:rPrChange>
              </w:rPr>
              <w:t>정보</w:t>
            </w:r>
          </w:p>
        </w:tc>
        <w:tc>
          <w:tcPr>
            <w:tcW w:w="2370" w:type="dxa"/>
            <w:shd w:val="clear" w:color="auto" w:fill="FFFFFF" w:themeFill="background1"/>
          </w:tcPr>
          <w:p w14:paraId="2DCCFF46" w14:textId="1F3D5647" w:rsidR="008A691B" w:rsidRPr="000C7330" w:rsidRDefault="008A691B" w:rsidP="00481154">
            <w:pPr>
              <w:jc w:val="center"/>
              <w:rPr>
                <w:rFonts w:eastAsiaTheme="minorHAnsi"/>
                <w:color w:val="000000" w:themeColor="text1"/>
                <w:sz w:val="14"/>
                <w:rPrChange w:id="219" w:author="FURSYS" w:date="2025-12-04T15:42:00Z">
                  <w:rPr>
                    <w:rFonts w:ascii="Noto Sans CJK KR Regular" w:eastAsia="Noto Sans CJK KR Regular" w:hAnsi="Noto Sans CJK KR Regular"/>
                    <w:color w:val="000000" w:themeColor="text1"/>
                    <w:sz w:val="14"/>
                  </w:rPr>
                </w:rPrChange>
              </w:rPr>
            </w:pPr>
            <w:r w:rsidRPr="000C7330">
              <w:rPr>
                <w:rFonts w:ascii="Segoe UI Symbol" w:eastAsiaTheme="minorHAnsi" w:hAnsi="Segoe UI Symbol" w:cs="Segoe UI Symbol"/>
                <w:color w:val="000000" w:themeColor="text1"/>
                <w:sz w:val="14"/>
                <w:szCs w:val="21"/>
                <w:shd w:val="clear" w:color="auto" w:fill="FFFFFF"/>
                <w:rPrChange w:id="220" w:author="FURSYS" w:date="2025-12-04T15:42:00Z">
                  <w:rPr>
                    <w:rFonts w:ascii="Segoe UI Symbol" w:eastAsia="Noto Sans CJK KR Regular" w:hAnsi="Segoe UI Symbol" w:cs="Segoe UI Symbol"/>
                    <w:color w:val="000000" w:themeColor="text1"/>
                    <w:sz w:val="14"/>
                    <w:szCs w:val="21"/>
                    <w:shd w:val="clear" w:color="auto" w:fill="FFFFFF"/>
                  </w:rPr>
                </w:rPrChange>
              </w:rPr>
              <w:t>☐</w:t>
            </w:r>
            <w:r w:rsidRPr="000C7330">
              <w:rPr>
                <w:rFonts w:eastAsiaTheme="minorHAnsi" w:hint="eastAsia"/>
                <w:color w:val="000000" w:themeColor="text1"/>
                <w:sz w:val="14"/>
                <w:rPrChange w:id="221" w:author="FURSYS" w:date="2025-12-04T15:42:00Z">
                  <w:rPr>
                    <w:rFonts w:ascii="Noto Sans CJK KR Regular" w:eastAsia="Noto Sans CJK KR Regular" w:hAnsi="Noto Sans CJK KR Regular" w:hint="eastAsia"/>
                    <w:color w:val="000000" w:themeColor="text1"/>
                    <w:sz w:val="14"/>
                  </w:rPr>
                </w:rPrChange>
              </w:rPr>
              <w:t>카드이체</w:t>
            </w:r>
            <w:r w:rsidRPr="000C7330">
              <w:rPr>
                <w:rFonts w:eastAsiaTheme="minorHAnsi"/>
                <w:color w:val="000000" w:themeColor="text1"/>
                <w:sz w:val="14"/>
                <w:rPrChange w:id="222" w:author="FURSYS" w:date="2025-12-04T15:42:00Z">
                  <w:rPr>
                    <w:rFonts w:ascii="Noto Sans CJK KR Regular" w:eastAsia="Noto Sans CJK KR Regular" w:hAnsi="Noto Sans CJK KR Regular"/>
                    <w:color w:val="000000" w:themeColor="text1"/>
                    <w:sz w:val="14"/>
                  </w:rPr>
                </w:rPrChange>
              </w:rPr>
              <w:t xml:space="preserve"> </w:t>
            </w:r>
            <w:r w:rsidRPr="000C7330">
              <w:rPr>
                <w:rFonts w:ascii="Segoe UI Symbol" w:eastAsiaTheme="minorHAnsi" w:hAnsi="Segoe UI Symbol" w:cs="Segoe UI Symbol"/>
                <w:color w:val="000000" w:themeColor="text1"/>
                <w:sz w:val="14"/>
                <w:szCs w:val="21"/>
                <w:shd w:val="clear" w:color="auto" w:fill="FFFFFF"/>
                <w:rPrChange w:id="223" w:author="FURSYS" w:date="2025-12-04T15:42:00Z">
                  <w:rPr>
                    <w:rFonts w:ascii="Segoe UI Symbol" w:eastAsia="Noto Sans CJK KR Regular" w:hAnsi="Segoe UI Symbol" w:cs="Segoe UI Symbol"/>
                    <w:color w:val="000000" w:themeColor="text1"/>
                    <w:sz w:val="14"/>
                    <w:szCs w:val="21"/>
                    <w:shd w:val="clear" w:color="auto" w:fill="FFFFFF"/>
                  </w:rPr>
                </w:rPrChange>
              </w:rPr>
              <w:t>☐</w:t>
            </w:r>
            <w:r w:rsidRPr="000C7330">
              <w:rPr>
                <w:rFonts w:eastAsiaTheme="minorHAnsi" w:hint="eastAsia"/>
                <w:color w:val="000000" w:themeColor="text1"/>
                <w:sz w:val="14"/>
                <w:rPrChange w:id="224" w:author="FURSYS" w:date="2025-12-04T15:42:00Z">
                  <w:rPr>
                    <w:rFonts w:ascii="Noto Sans CJK KR Regular" w:eastAsia="Noto Sans CJK KR Regular" w:hAnsi="Noto Sans CJK KR Regular" w:hint="eastAsia"/>
                    <w:color w:val="000000" w:themeColor="text1"/>
                    <w:sz w:val="14"/>
                  </w:rPr>
                </w:rPrChange>
              </w:rPr>
              <w:t>자동이체</w:t>
            </w:r>
            <w:r w:rsidRPr="000C7330">
              <w:rPr>
                <w:rFonts w:eastAsiaTheme="minorHAnsi"/>
                <w:color w:val="000000" w:themeColor="text1"/>
                <w:sz w:val="14"/>
                <w:rPrChange w:id="225" w:author="FURSYS" w:date="2025-12-04T15:42:00Z">
                  <w:rPr>
                    <w:rFonts w:ascii="Noto Sans CJK KR Regular" w:eastAsia="Noto Sans CJK KR Regular" w:hAnsi="Noto Sans CJK KR Regular"/>
                    <w:color w:val="000000" w:themeColor="text1"/>
                    <w:sz w:val="14"/>
                  </w:rPr>
                </w:rPrChange>
              </w:rPr>
              <w:t xml:space="preserve"> </w:t>
            </w:r>
            <w:ins w:id="226" w:author="FURSYS" w:date="2025-08-06T10:03:00Z">
              <w:r w:rsidR="004819F3" w:rsidRPr="000C7330">
                <w:rPr>
                  <w:rFonts w:eastAsiaTheme="minorHAnsi" w:cs="Segoe UI Symbol" w:hint="eastAsia"/>
                  <w:color w:val="474747"/>
                  <w:sz w:val="14"/>
                  <w:szCs w:val="14"/>
                  <w:shd w:val="clear" w:color="auto" w:fill="FFFFFF"/>
                  <w:rPrChange w:id="227" w:author="FURSYS" w:date="2025-12-04T15:42:00Z">
                    <w:rPr>
                      <w:rFonts w:ascii="Segoe UI Symbol" w:eastAsia="Noto Sans CJK KR Regular" w:hAnsi="Segoe UI Symbol" w:cs="Segoe UI Symbol" w:hint="eastAsia"/>
                      <w:color w:val="474747"/>
                      <w:sz w:val="14"/>
                      <w:szCs w:val="14"/>
                      <w:shd w:val="clear" w:color="auto" w:fill="FFFFFF"/>
                    </w:rPr>
                  </w:rPrChange>
                </w:rPr>
                <w:t>■</w:t>
              </w:r>
            </w:ins>
            <w:del w:id="228" w:author="FURSYS" w:date="2025-08-06T10:03:00Z">
              <w:r w:rsidRPr="000C7330" w:rsidDel="004819F3">
                <w:rPr>
                  <w:rFonts w:ascii="Segoe UI Symbol" w:eastAsiaTheme="minorHAnsi" w:hAnsi="Segoe UI Symbol" w:cs="Segoe UI Symbol"/>
                  <w:color w:val="000000" w:themeColor="text1"/>
                  <w:sz w:val="14"/>
                  <w:rPrChange w:id="229" w:author="FURSYS" w:date="2025-12-04T15:42:00Z">
                    <w:rPr>
                      <w:rFonts w:ascii="Segoe UI Symbol" w:eastAsia="Noto Sans CJK KR Regular" w:hAnsi="Segoe UI Symbol" w:cs="Segoe UI Symbol"/>
                      <w:color w:val="000000" w:themeColor="text1"/>
                      <w:sz w:val="14"/>
                    </w:rPr>
                  </w:rPrChange>
                </w:rPr>
                <w:delText>☐</w:delText>
              </w:r>
            </w:del>
            <w:r w:rsidRPr="000C7330">
              <w:rPr>
                <w:rFonts w:eastAsiaTheme="minorHAnsi" w:hint="eastAsia"/>
                <w:color w:val="000000" w:themeColor="text1"/>
                <w:sz w:val="14"/>
                <w:rPrChange w:id="230" w:author="FURSYS" w:date="2025-12-04T15:42:00Z">
                  <w:rPr>
                    <w:rFonts w:ascii="Noto Sans CJK KR Regular" w:eastAsia="Noto Sans CJK KR Regular" w:hAnsi="Noto Sans CJK KR Regular" w:hint="eastAsia"/>
                    <w:color w:val="000000" w:themeColor="text1"/>
                    <w:sz w:val="14"/>
                  </w:rPr>
                </w:rPrChange>
              </w:rPr>
              <w:t>지</w:t>
            </w:r>
            <w:ins w:id="231" w:author="FURSYS" w:date="2025-08-06T10:02:00Z">
              <w:r w:rsidR="00A277BB" w:rsidRPr="000C7330">
                <w:rPr>
                  <w:rFonts w:eastAsiaTheme="minorHAnsi" w:hint="eastAsia"/>
                  <w:color w:val="000000" w:themeColor="text1"/>
                  <w:sz w:val="14"/>
                  <w:rPrChange w:id="232" w:author="FURSYS" w:date="2025-12-04T15:42:00Z">
                    <w:rPr>
                      <w:rFonts w:ascii="Noto Sans CJK KR Regular" w:eastAsia="Noto Sans CJK KR Regular" w:hAnsi="Noto Sans CJK KR Regular" w:hint="eastAsia"/>
                      <w:color w:val="000000" w:themeColor="text1"/>
                      <w:sz w:val="14"/>
                    </w:rPr>
                  </w:rPrChange>
                </w:rPr>
                <w:t>로</w:t>
              </w:r>
            </w:ins>
            <w:del w:id="233" w:author="FURSYS" w:date="2025-08-06T10:02:00Z">
              <w:r w:rsidRPr="000C7330" w:rsidDel="00A277BB">
                <w:rPr>
                  <w:rFonts w:eastAsiaTheme="minorHAnsi" w:hint="eastAsia"/>
                  <w:color w:val="000000" w:themeColor="text1"/>
                  <w:sz w:val="14"/>
                  <w:rPrChange w:id="234" w:author="FURSYS" w:date="2025-12-04T15:42:00Z">
                    <w:rPr>
                      <w:rFonts w:ascii="Noto Sans CJK KR Regular" w:eastAsia="Noto Sans CJK KR Regular" w:hAnsi="Noto Sans CJK KR Regular" w:hint="eastAsia"/>
                      <w:color w:val="000000" w:themeColor="text1"/>
                      <w:sz w:val="14"/>
                    </w:rPr>
                  </w:rPrChange>
                </w:rPr>
                <w:delText>료</w:delText>
              </w:r>
            </w:del>
          </w:p>
        </w:tc>
      </w:tr>
      <w:tr w:rsidR="008A691B" w:rsidRPr="000C7330" w14:paraId="3B31F634" w14:textId="77777777" w:rsidTr="00481154">
        <w:trPr>
          <w:trHeight w:val="262"/>
        </w:trPr>
        <w:tc>
          <w:tcPr>
            <w:tcW w:w="1311" w:type="dxa"/>
            <w:shd w:val="clear" w:color="auto" w:fill="FFFFFF" w:themeFill="background1"/>
          </w:tcPr>
          <w:p w14:paraId="7800C2C1" w14:textId="77777777" w:rsidR="008A691B" w:rsidRPr="000C7330" w:rsidRDefault="008A691B" w:rsidP="00481154">
            <w:pPr>
              <w:jc w:val="center"/>
              <w:rPr>
                <w:rFonts w:eastAsiaTheme="minorHAnsi"/>
                <w:color w:val="000000" w:themeColor="text1"/>
                <w:sz w:val="14"/>
                <w:szCs w:val="20"/>
                <w:rPrChange w:id="235"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color w:val="000000" w:themeColor="text1"/>
                <w:sz w:val="14"/>
                <w:szCs w:val="20"/>
                <w:rPrChange w:id="236" w:author="FURSYS" w:date="2025-12-04T15:42:00Z">
                  <w:rPr>
                    <w:rFonts w:ascii="Noto Sans CJK KR Regular" w:eastAsia="Noto Sans CJK KR Regular" w:hAnsi="Noto Sans CJK KR Regular" w:hint="eastAsia"/>
                    <w:color w:val="000000" w:themeColor="text1"/>
                    <w:sz w:val="14"/>
                    <w:szCs w:val="20"/>
                  </w:rPr>
                </w:rPrChange>
              </w:rPr>
              <w:t>은행</w:t>
            </w:r>
            <w:r w:rsidRPr="000C7330">
              <w:rPr>
                <w:rFonts w:eastAsiaTheme="minorHAnsi"/>
                <w:color w:val="000000" w:themeColor="text1"/>
                <w:sz w:val="14"/>
                <w:szCs w:val="20"/>
                <w:rPrChange w:id="237" w:author="FURSYS" w:date="2025-12-04T15:42:00Z">
                  <w:rPr>
                    <w:rFonts w:ascii="Noto Sans CJK KR Regular" w:eastAsia="Noto Sans CJK KR Regular" w:hAnsi="Noto Sans CJK KR Regular"/>
                    <w:color w:val="000000" w:themeColor="text1"/>
                    <w:sz w:val="14"/>
                    <w:szCs w:val="20"/>
                  </w:rPr>
                </w:rPrChange>
              </w:rPr>
              <w:t>/카드사명(*)</w:t>
            </w:r>
          </w:p>
        </w:tc>
        <w:tc>
          <w:tcPr>
            <w:tcW w:w="2370" w:type="dxa"/>
          </w:tcPr>
          <w:p w14:paraId="503C58D4" w14:textId="77777777" w:rsidR="008A691B" w:rsidRPr="000C7330" w:rsidRDefault="008A691B" w:rsidP="00481154">
            <w:pPr>
              <w:jc w:val="center"/>
              <w:rPr>
                <w:rFonts w:eastAsiaTheme="minorHAnsi"/>
                <w:color w:val="000000" w:themeColor="text1"/>
                <w:sz w:val="14"/>
                <w:szCs w:val="20"/>
                <w:rPrChange w:id="238" w:author="FURSYS" w:date="2025-12-04T15:42:00Z">
                  <w:rPr>
                    <w:rFonts w:ascii="Noto Sans CJK KR Regular" w:eastAsia="Noto Sans CJK KR Regular" w:hAnsi="Noto Sans CJK KR Regular"/>
                    <w:color w:val="000000" w:themeColor="text1"/>
                    <w:sz w:val="14"/>
                    <w:szCs w:val="20"/>
                  </w:rPr>
                </w:rPrChange>
              </w:rPr>
            </w:pPr>
          </w:p>
        </w:tc>
        <w:tc>
          <w:tcPr>
            <w:tcW w:w="1417" w:type="dxa"/>
          </w:tcPr>
          <w:p w14:paraId="36289A74" w14:textId="77777777" w:rsidR="008A691B" w:rsidRPr="000C7330" w:rsidRDefault="008A691B" w:rsidP="00481154">
            <w:pPr>
              <w:jc w:val="center"/>
              <w:rPr>
                <w:rFonts w:eastAsiaTheme="minorHAnsi"/>
                <w:color w:val="000000" w:themeColor="text1"/>
                <w:sz w:val="14"/>
                <w:szCs w:val="20"/>
                <w:rPrChange w:id="239"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color w:val="000000" w:themeColor="text1"/>
                <w:sz w:val="14"/>
                <w:szCs w:val="20"/>
                <w:rPrChange w:id="240" w:author="FURSYS" w:date="2025-12-04T15:42:00Z">
                  <w:rPr>
                    <w:rFonts w:ascii="Noto Sans CJK KR Regular" w:eastAsia="Noto Sans CJK KR Regular" w:hAnsi="Noto Sans CJK KR Regular" w:hint="eastAsia"/>
                    <w:color w:val="000000" w:themeColor="text1"/>
                    <w:sz w:val="14"/>
                    <w:szCs w:val="20"/>
                  </w:rPr>
                </w:rPrChange>
              </w:rPr>
              <w:t>예금주</w:t>
            </w:r>
            <w:r w:rsidRPr="000C7330">
              <w:rPr>
                <w:rFonts w:eastAsiaTheme="minorHAnsi"/>
                <w:color w:val="000000" w:themeColor="text1"/>
                <w:sz w:val="14"/>
                <w:szCs w:val="20"/>
                <w:rPrChange w:id="241" w:author="FURSYS" w:date="2025-12-04T15:42:00Z">
                  <w:rPr>
                    <w:rFonts w:ascii="Noto Sans CJK KR Regular" w:eastAsia="Noto Sans CJK KR Regular" w:hAnsi="Noto Sans CJK KR Regular"/>
                    <w:color w:val="000000" w:themeColor="text1"/>
                    <w:sz w:val="14"/>
                    <w:szCs w:val="20"/>
                  </w:rPr>
                </w:rPrChange>
              </w:rPr>
              <w:t>/카드주(*)</w:t>
            </w:r>
          </w:p>
        </w:tc>
        <w:tc>
          <w:tcPr>
            <w:tcW w:w="1209" w:type="dxa"/>
          </w:tcPr>
          <w:p w14:paraId="4EBA1B06" w14:textId="77777777" w:rsidR="008A691B" w:rsidRPr="000C7330" w:rsidRDefault="008A691B" w:rsidP="00481154">
            <w:pPr>
              <w:jc w:val="center"/>
              <w:rPr>
                <w:rFonts w:eastAsiaTheme="minorHAnsi"/>
                <w:color w:val="000000" w:themeColor="text1"/>
                <w:sz w:val="14"/>
                <w:szCs w:val="20"/>
                <w:rPrChange w:id="242" w:author="FURSYS" w:date="2025-12-04T15:42:00Z">
                  <w:rPr>
                    <w:rFonts w:ascii="Noto Sans CJK KR Regular" w:eastAsia="Noto Sans CJK KR Regular" w:hAnsi="Noto Sans CJK KR Regular"/>
                    <w:color w:val="000000" w:themeColor="text1"/>
                    <w:sz w:val="14"/>
                    <w:szCs w:val="20"/>
                  </w:rPr>
                </w:rPrChange>
              </w:rPr>
            </w:pPr>
          </w:p>
        </w:tc>
        <w:tc>
          <w:tcPr>
            <w:tcW w:w="1626" w:type="dxa"/>
            <w:gridSpan w:val="2"/>
          </w:tcPr>
          <w:p w14:paraId="54AB8893" w14:textId="77777777" w:rsidR="008A691B" w:rsidRPr="000C7330" w:rsidRDefault="008A691B" w:rsidP="00481154">
            <w:pPr>
              <w:jc w:val="center"/>
              <w:rPr>
                <w:rFonts w:eastAsiaTheme="minorHAnsi"/>
                <w:color w:val="000000" w:themeColor="text1"/>
                <w:sz w:val="14"/>
                <w:szCs w:val="20"/>
                <w:rPrChange w:id="243"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color w:val="000000" w:themeColor="text1"/>
                <w:sz w:val="14"/>
                <w:szCs w:val="20"/>
                <w:rPrChange w:id="244" w:author="FURSYS" w:date="2025-12-04T15:42:00Z">
                  <w:rPr>
                    <w:rFonts w:ascii="Noto Sans CJK KR Regular" w:eastAsia="Noto Sans CJK KR Regular" w:hAnsi="Noto Sans CJK KR Regular" w:hint="eastAsia"/>
                    <w:color w:val="000000" w:themeColor="text1"/>
                    <w:sz w:val="14"/>
                    <w:szCs w:val="20"/>
                  </w:rPr>
                </w:rPrChange>
              </w:rPr>
              <w:t>사업자번호</w:t>
            </w:r>
            <w:r w:rsidRPr="000C7330">
              <w:rPr>
                <w:rFonts w:eastAsiaTheme="minorHAnsi"/>
                <w:color w:val="000000" w:themeColor="text1"/>
                <w:sz w:val="14"/>
                <w:szCs w:val="20"/>
                <w:rPrChange w:id="245" w:author="FURSYS" w:date="2025-12-04T15:42:00Z">
                  <w:rPr>
                    <w:rFonts w:ascii="Noto Sans CJK KR Regular" w:eastAsia="Noto Sans CJK KR Regular" w:hAnsi="Noto Sans CJK KR Regular"/>
                    <w:color w:val="000000" w:themeColor="text1"/>
                    <w:sz w:val="14"/>
                    <w:szCs w:val="20"/>
                  </w:rPr>
                </w:rPrChange>
              </w:rPr>
              <w:t>(*)</w:t>
            </w:r>
          </w:p>
        </w:tc>
        <w:tc>
          <w:tcPr>
            <w:tcW w:w="1242" w:type="dxa"/>
          </w:tcPr>
          <w:p w14:paraId="53A34F9C" w14:textId="77777777" w:rsidR="008A691B" w:rsidRPr="000C7330" w:rsidRDefault="008A691B" w:rsidP="00481154">
            <w:pPr>
              <w:jc w:val="center"/>
              <w:rPr>
                <w:rFonts w:eastAsiaTheme="minorHAnsi"/>
                <w:color w:val="000000" w:themeColor="text1"/>
                <w:sz w:val="14"/>
                <w:szCs w:val="20"/>
                <w:rPrChange w:id="246"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color w:val="000000" w:themeColor="text1"/>
                <w:sz w:val="14"/>
                <w:szCs w:val="20"/>
                <w:rPrChange w:id="247" w:author="FURSYS" w:date="2025-12-04T15:42:00Z">
                  <w:rPr>
                    <w:rFonts w:ascii="Noto Sans CJK KR Regular" w:eastAsia="Noto Sans CJK KR Regular" w:hAnsi="Noto Sans CJK KR Regular"/>
                    <w:color w:val="000000" w:themeColor="text1"/>
                    <w:sz w:val="14"/>
                    <w:szCs w:val="20"/>
                  </w:rPr>
                </w:rPrChange>
              </w:rPr>
              <w:t xml:space="preserve"> </w:t>
            </w:r>
          </w:p>
        </w:tc>
      </w:tr>
      <w:tr w:rsidR="008A691B" w:rsidRPr="000C7330" w14:paraId="5CEE713B" w14:textId="77777777" w:rsidTr="00481154">
        <w:trPr>
          <w:trHeight w:val="262"/>
        </w:trPr>
        <w:tc>
          <w:tcPr>
            <w:tcW w:w="1311" w:type="dxa"/>
            <w:shd w:val="clear" w:color="auto" w:fill="FFFFFF" w:themeFill="background1"/>
          </w:tcPr>
          <w:p w14:paraId="06BEFD44" w14:textId="77777777" w:rsidR="008A691B" w:rsidRPr="000C7330" w:rsidRDefault="008A691B" w:rsidP="00481154">
            <w:pPr>
              <w:jc w:val="center"/>
              <w:rPr>
                <w:rFonts w:eastAsiaTheme="minorHAnsi"/>
                <w:color w:val="000000" w:themeColor="text1"/>
                <w:sz w:val="14"/>
                <w:szCs w:val="20"/>
                <w:rPrChange w:id="248"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color w:val="000000" w:themeColor="text1"/>
                <w:sz w:val="14"/>
                <w:szCs w:val="20"/>
                <w:rPrChange w:id="249" w:author="FURSYS" w:date="2025-12-04T15:42:00Z">
                  <w:rPr>
                    <w:rFonts w:ascii="Noto Sans CJK KR Regular" w:eastAsia="Noto Sans CJK KR Regular" w:hAnsi="Noto Sans CJK KR Regular" w:hint="eastAsia"/>
                    <w:color w:val="000000" w:themeColor="text1"/>
                    <w:sz w:val="14"/>
                    <w:szCs w:val="20"/>
                  </w:rPr>
                </w:rPrChange>
              </w:rPr>
              <w:t>계좌</w:t>
            </w:r>
            <w:r w:rsidRPr="000C7330">
              <w:rPr>
                <w:rFonts w:eastAsiaTheme="minorHAnsi"/>
                <w:color w:val="000000" w:themeColor="text1"/>
                <w:sz w:val="14"/>
                <w:szCs w:val="20"/>
                <w:rPrChange w:id="250" w:author="FURSYS" w:date="2025-12-04T15:42:00Z">
                  <w:rPr>
                    <w:rFonts w:ascii="Noto Sans CJK KR Regular" w:eastAsia="Noto Sans CJK KR Regular" w:hAnsi="Noto Sans CJK KR Regular"/>
                    <w:color w:val="000000" w:themeColor="text1"/>
                    <w:sz w:val="14"/>
                    <w:szCs w:val="20"/>
                  </w:rPr>
                </w:rPrChange>
              </w:rPr>
              <w:t>/카드번호(*)</w:t>
            </w:r>
          </w:p>
        </w:tc>
        <w:tc>
          <w:tcPr>
            <w:tcW w:w="2370" w:type="dxa"/>
          </w:tcPr>
          <w:p w14:paraId="6806BB0B" w14:textId="77777777" w:rsidR="008A691B" w:rsidRPr="000C7330" w:rsidRDefault="008A691B" w:rsidP="00481154">
            <w:pPr>
              <w:jc w:val="center"/>
              <w:rPr>
                <w:rFonts w:eastAsiaTheme="minorHAnsi"/>
                <w:color w:val="000000" w:themeColor="text1"/>
                <w:sz w:val="14"/>
                <w:szCs w:val="20"/>
                <w:rPrChange w:id="251" w:author="FURSYS" w:date="2025-12-04T15:42:00Z">
                  <w:rPr>
                    <w:rFonts w:ascii="Noto Sans CJK KR Regular" w:eastAsia="Noto Sans CJK KR Regular" w:hAnsi="Noto Sans CJK KR Regular"/>
                    <w:color w:val="000000" w:themeColor="text1"/>
                    <w:sz w:val="14"/>
                    <w:szCs w:val="20"/>
                  </w:rPr>
                </w:rPrChange>
              </w:rPr>
            </w:pPr>
          </w:p>
        </w:tc>
        <w:tc>
          <w:tcPr>
            <w:tcW w:w="1417" w:type="dxa"/>
          </w:tcPr>
          <w:p w14:paraId="65428EAD" w14:textId="77777777" w:rsidR="008A691B" w:rsidRPr="000C7330" w:rsidRDefault="008A691B" w:rsidP="00481154">
            <w:pPr>
              <w:jc w:val="center"/>
              <w:rPr>
                <w:rFonts w:eastAsiaTheme="minorHAnsi"/>
                <w:color w:val="000000" w:themeColor="text1"/>
                <w:sz w:val="14"/>
                <w:szCs w:val="20"/>
                <w:rPrChange w:id="252"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color w:val="000000" w:themeColor="text1"/>
                <w:sz w:val="14"/>
                <w:szCs w:val="20"/>
                <w:rPrChange w:id="253" w:author="FURSYS" w:date="2025-12-04T15:42:00Z">
                  <w:rPr>
                    <w:rFonts w:ascii="Noto Sans CJK KR Regular" w:eastAsia="Noto Sans CJK KR Regular" w:hAnsi="Noto Sans CJK KR Regular"/>
                    <w:color w:val="000000" w:themeColor="text1"/>
                    <w:sz w:val="14"/>
                    <w:szCs w:val="20"/>
                  </w:rPr>
                </w:rPrChange>
              </w:rPr>
              <w:t>(카드)유효기간(*)</w:t>
            </w:r>
          </w:p>
        </w:tc>
        <w:tc>
          <w:tcPr>
            <w:tcW w:w="1209" w:type="dxa"/>
          </w:tcPr>
          <w:p w14:paraId="45688273" w14:textId="77777777" w:rsidR="008A691B" w:rsidRPr="000C7330" w:rsidRDefault="008A691B" w:rsidP="00481154">
            <w:pPr>
              <w:jc w:val="center"/>
              <w:rPr>
                <w:rFonts w:eastAsiaTheme="minorHAnsi"/>
                <w:color w:val="000000" w:themeColor="text1"/>
                <w:sz w:val="14"/>
                <w:szCs w:val="20"/>
                <w:rPrChange w:id="254" w:author="FURSYS" w:date="2025-12-04T15:42:00Z">
                  <w:rPr>
                    <w:rFonts w:ascii="Noto Sans CJK KR Regular" w:eastAsia="Noto Sans CJK KR Regular" w:hAnsi="Noto Sans CJK KR Regular"/>
                    <w:color w:val="000000" w:themeColor="text1"/>
                    <w:sz w:val="14"/>
                    <w:szCs w:val="20"/>
                  </w:rPr>
                </w:rPrChange>
              </w:rPr>
            </w:pPr>
          </w:p>
        </w:tc>
        <w:tc>
          <w:tcPr>
            <w:tcW w:w="1626" w:type="dxa"/>
            <w:gridSpan w:val="2"/>
          </w:tcPr>
          <w:p w14:paraId="55615C6E" w14:textId="77777777" w:rsidR="008A691B" w:rsidRPr="000C7330" w:rsidRDefault="008A691B" w:rsidP="00481154">
            <w:pPr>
              <w:jc w:val="center"/>
              <w:rPr>
                <w:rFonts w:eastAsiaTheme="minorHAnsi"/>
                <w:b/>
                <w:color w:val="000000" w:themeColor="text1"/>
                <w:sz w:val="14"/>
                <w:szCs w:val="20"/>
                <w:rPrChange w:id="255"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b/>
                <w:color w:val="000000" w:themeColor="text1"/>
                <w:sz w:val="14"/>
                <w:szCs w:val="20"/>
                <w:rPrChange w:id="256" w:author="FURSYS" w:date="2025-12-04T15:42:00Z">
                  <w:rPr>
                    <w:rFonts w:ascii="Noto Sans CJK KR Regular" w:eastAsia="Noto Sans CJK KR Regular" w:hAnsi="Noto Sans CJK KR Regular" w:hint="eastAsia"/>
                    <w:color w:val="000000" w:themeColor="text1"/>
                    <w:sz w:val="14"/>
                    <w:szCs w:val="20"/>
                  </w:rPr>
                </w:rPrChange>
              </w:rPr>
              <w:t>납</w:t>
            </w:r>
            <w:r w:rsidRPr="000C7330">
              <w:rPr>
                <w:rFonts w:eastAsiaTheme="minorHAnsi"/>
                <w:b/>
                <w:color w:val="000000" w:themeColor="text1"/>
                <w:sz w:val="14"/>
                <w:szCs w:val="20"/>
                <w:rPrChange w:id="257"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b/>
                <w:color w:val="000000" w:themeColor="text1"/>
                <w:sz w:val="14"/>
                <w:szCs w:val="20"/>
                <w:rPrChange w:id="258" w:author="FURSYS" w:date="2025-12-04T15:42:00Z">
                  <w:rPr>
                    <w:rFonts w:ascii="Noto Sans CJK KR Regular" w:eastAsia="Noto Sans CJK KR Regular" w:hAnsi="Noto Sans CJK KR Regular" w:hint="eastAsia"/>
                    <w:color w:val="000000" w:themeColor="text1"/>
                    <w:sz w:val="14"/>
                    <w:szCs w:val="20"/>
                  </w:rPr>
                </w:rPrChange>
              </w:rPr>
              <w:t>입</w:t>
            </w:r>
            <w:r w:rsidRPr="000C7330">
              <w:rPr>
                <w:rFonts w:eastAsiaTheme="minorHAnsi"/>
                <w:b/>
                <w:color w:val="000000" w:themeColor="text1"/>
                <w:sz w:val="14"/>
                <w:szCs w:val="20"/>
                <w:rPrChange w:id="259"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b/>
                <w:color w:val="000000" w:themeColor="text1"/>
                <w:sz w:val="14"/>
                <w:szCs w:val="20"/>
                <w:rPrChange w:id="260" w:author="FURSYS" w:date="2025-12-04T15:42:00Z">
                  <w:rPr>
                    <w:rFonts w:ascii="Noto Sans CJK KR Regular" w:eastAsia="Noto Sans CJK KR Regular" w:hAnsi="Noto Sans CJK KR Regular" w:hint="eastAsia"/>
                    <w:color w:val="000000" w:themeColor="text1"/>
                    <w:sz w:val="14"/>
                    <w:szCs w:val="20"/>
                  </w:rPr>
                </w:rPrChange>
              </w:rPr>
              <w:t>기</w:t>
            </w:r>
            <w:r w:rsidRPr="000C7330">
              <w:rPr>
                <w:rFonts w:eastAsiaTheme="minorHAnsi"/>
                <w:b/>
                <w:color w:val="000000" w:themeColor="text1"/>
                <w:sz w:val="14"/>
                <w:szCs w:val="20"/>
                <w:rPrChange w:id="261"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b/>
                <w:color w:val="000000" w:themeColor="text1"/>
                <w:sz w:val="14"/>
                <w:szCs w:val="20"/>
                <w:rPrChange w:id="262" w:author="FURSYS" w:date="2025-12-04T15:42:00Z">
                  <w:rPr>
                    <w:rFonts w:ascii="Noto Sans CJK KR Regular" w:eastAsia="Noto Sans CJK KR Regular" w:hAnsi="Noto Sans CJK KR Regular" w:hint="eastAsia"/>
                    <w:color w:val="000000" w:themeColor="text1"/>
                    <w:sz w:val="14"/>
                    <w:szCs w:val="20"/>
                  </w:rPr>
                </w:rPrChange>
              </w:rPr>
              <w:t>일</w:t>
            </w:r>
            <w:r w:rsidRPr="000C7330">
              <w:rPr>
                <w:rFonts w:eastAsiaTheme="minorHAnsi"/>
                <w:b/>
                <w:color w:val="000000" w:themeColor="text1"/>
                <w:sz w:val="14"/>
                <w:szCs w:val="20"/>
                <w:rPrChange w:id="263" w:author="FURSYS" w:date="2025-12-04T15:42:00Z">
                  <w:rPr>
                    <w:rFonts w:ascii="Noto Sans CJK KR Regular" w:eastAsia="Noto Sans CJK KR Regular" w:hAnsi="Noto Sans CJK KR Regular"/>
                    <w:color w:val="000000" w:themeColor="text1"/>
                    <w:sz w:val="14"/>
                    <w:szCs w:val="20"/>
                  </w:rPr>
                </w:rPrChange>
              </w:rPr>
              <w:t>(*)</w:t>
            </w:r>
          </w:p>
        </w:tc>
        <w:tc>
          <w:tcPr>
            <w:tcW w:w="1242" w:type="dxa"/>
          </w:tcPr>
          <w:p w14:paraId="1323BBF5" w14:textId="72188F10" w:rsidR="008A691B" w:rsidRPr="000C7330" w:rsidRDefault="00590836" w:rsidP="00481154">
            <w:pPr>
              <w:jc w:val="center"/>
              <w:rPr>
                <w:rFonts w:eastAsiaTheme="minorHAnsi"/>
                <w:color w:val="000000" w:themeColor="text1"/>
                <w:sz w:val="14"/>
                <w:szCs w:val="20"/>
                <w:rPrChange w:id="264" w:author="FURSYS" w:date="2025-12-04T15:42:00Z">
                  <w:rPr>
                    <w:rFonts w:ascii="Noto Sans CJK KR Regular" w:eastAsia="Noto Sans CJK KR Regular" w:hAnsi="Noto Sans CJK KR Regular"/>
                    <w:color w:val="000000" w:themeColor="text1"/>
                    <w:sz w:val="14"/>
                    <w:szCs w:val="20"/>
                  </w:rPr>
                </w:rPrChange>
              </w:rPr>
            </w:pPr>
            <w:ins w:id="265" w:author="이승준 (Seungjun Lee)" w:date="2025-07-29T11:46:00Z">
              <w:del w:id="266" w:author="FURSYS" w:date="2025-12-04T14:48:00Z">
                <w:r w:rsidRPr="000C7330" w:rsidDel="00875150">
                  <w:rPr>
                    <w:rFonts w:eastAsiaTheme="minorHAnsi" w:hint="eastAsia"/>
                    <w:color w:val="000000" w:themeColor="text1"/>
                    <w:sz w:val="14"/>
                    <w:szCs w:val="20"/>
                    <w:rPrChange w:id="267" w:author="FURSYS" w:date="2025-12-04T15:42:00Z">
                      <w:rPr>
                        <w:rFonts w:ascii="Noto Sans CJK KR Regular" w:eastAsia="Noto Sans CJK KR Regular" w:hAnsi="Noto Sans CJK KR Regular" w:hint="eastAsia"/>
                        <w:color w:val="FF0000"/>
                        <w:sz w:val="12"/>
                        <w:szCs w:val="20"/>
                      </w:rPr>
                    </w:rPrChange>
                  </w:rPr>
                  <w:delText>익월</w:delText>
                </w:r>
              </w:del>
            </w:ins>
            <w:ins w:id="268" w:author="이승준 (Seungjun Lee)" w:date="2025-07-29T11:45:00Z">
              <w:del w:id="269" w:author="FURSYS" w:date="2025-12-04T14:48:00Z">
                <w:r w:rsidRPr="000C7330" w:rsidDel="00875150">
                  <w:rPr>
                    <w:rFonts w:eastAsiaTheme="minorHAnsi"/>
                    <w:color w:val="000000" w:themeColor="text1"/>
                    <w:sz w:val="14"/>
                    <w:szCs w:val="20"/>
                    <w:rPrChange w:id="270" w:author="FURSYS" w:date="2025-12-04T15:42:00Z">
                      <w:rPr>
                        <w:rFonts w:ascii="Noto Sans CJK KR Regular" w:eastAsia="Noto Sans CJK KR Regular" w:hAnsi="Noto Sans CJK KR Regular"/>
                        <w:color w:val="FF0000"/>
                        <w:sz w:val="12"/>
                        <w:szCs w:val="20"/>
                      </w:rPr>
                    </w:rPrChange>
                  </w:rPr>
                  <w:delText xml:space="preserve"> </w:delText>
                </w:r>
              </w:del>
            </w:ins>
            <w:ins w:id="271" w:author="이승준 (Seungjun Lee)" w:date="2025-07-29T11:10:00Z">
              <w:del w:id="272" w:author="FURSYS" w:date="2025-12-04T14:48:00Z">
                <w:r w:rsidR="00B1796A" w:rsidRPr="000C7330" w:rsidDel="00875150">
                  <w:rPr>
                    <w:rFonts w:eastAsiaTheme="minorHAnsi" w:hint="eastAsia"/>
                    <w:color w:val="000000" w:themeColor="text1"/>
                    <w:sz w:val="14"/>
                    <w:szCs w:val="20"/>
                    <w:rPrChange w:id="273" w:author="FURSYS" w:date="2025-12-04T15:42:00Z">
                      <w:rPr>
                        <w:rFonts w:ascii="Noto Sans CJK KR Regular" w:eastAsia="Noto Sans CJK KR Regular" w:hAnsi="Noto Sans CJK KR Regular" w:hint="eastAsia"/>
                        <w:color w:val="000000" w:themeColor="text1"/>
                        <w:sz w:val="14"/>
                        <w:szCs w:val="20"/>
                      </w:rPr>
                    </w:rPrChange>
                  </w:rPr>
                  <w:delText>말일</w:delText>
                </w:r>
              </w:del>
            </w:ins>
          </w:p>
        </w:tc>
      </w:tr>
      <w:tr w:rsidR="00D60019" w:rsidRPr="000C7330" w14:paraId="52004CC3" w14:textId="77777777" w:rsidTr="00481154">
        <w:trPr>
          <w:trHeight w:val="262"/>
          <w:ins w:id="274" w:author="이승준 (Seungjun Lee)" w:date="2025-07-29T11:42:00Z"/>
        </w:trPr>
        <w:tc>
          <w:tcPr>
            <w:tcW w:w="1311" w:type="dxa"/>
            <w:shd w:val="clear" w:color="auto" w:fill="FFFFFF" w:themeFill="background1"/>
          </w:tcPr>
          <w:p w14:paraId="59CCFBC6" w14:textId="4A8FA38B" w:rsidR="00D60019" w:rsidRPr="000C7330" w:rsidRDefault="00D60019" w:rsidP="00D60019">
            <w:pPr>
              <w:jc w:val="center"/>
              <w:rPr>
                <w:ins w:id="275" w:author="이승준 (Seungjun Lee)" w:date="2025-07-29T11:42:00Z"/>
                <w:rFonts w:eastAsiaTheme="minorHAnsi"/>
                <w:color w:val="000000" w:themeColor="text1"/>
                <w:sz w:val="14"/>
                <w:szCs w:val="20"/>
                <w:rPrChange w:id="276" w:author="FURSYS" w:date="2025-12-04T15:42:00Z">
                  <w:rPr>
                    <w:ins w:id="277" w:author="이승준 (Seungjun Lee)" w:date="2025-07-29T11:42:00Z"/>
                    <w:rFonts w:ascii="Noto Sans CJK KR Regular" w:eastAsia="Noto Sans CJK KR Regular" w:hAnsi="Noto Sans CJK KR Regular"/>
                    <w:color w:val="000000" w:themeColor="text1"/>
                    <w:sz w:val="14"/>
                    <w:szCs w:val="20"/>
                  </w:rPr>
                </w:rPrChange>
              </w:rPr>
            </w:pPr>
            <w:ins w:id="278" w:author="이승준 (Seungjun Lee)" w:date="2025-07-29T11:42:00Z">
              <w:r w:rsidRPr="000C7330">
                <w:rPr>
                  <w:rFonts w:eastAsiaTheme="minorHAnsi" w:hint="eastAsia"/>
                  <w:color w:val="000000" w:themeColor="text1"/>
                  <w:sz w:val="12"/>
                  <w:szCs w:val="20"/>
                  <w:rPrChange w:id="279" w:author="FURSYS" w:date="2025-12-04T15:42:00Z">
                    <w:rPr>
                      <w:rFonts w:ascii="Noto Sans CJK KR Regular" w:eastAsia="Noto Sans CJK KR Regular" w:hAnsi="Noto Sans CJK KR Regular" w:hint="eastAsia"/>
                      <w:color w:val="000000" w:themeColor="text1"/>
                      <w:sz w:val="12"/>
                      <w:szCs w:val="20"/>
                    </w:rPr>
                  </w:rPrChange>
                </w:rPr>
                <w:t>세금계산서</w:t>
              </w:r>
              <w:r w:rsidRPr="000C7330">
                <w:rPr>
                  <w:rFonts w:eastAsiaTheme="minorHAnsi"/>
                  <w:color w:val="000000" w:themeColor="text1"/>
                  <w:sz w:val="12"/>
                  <w:szCs w:val="20"/>
                  <w:rPrChange w:id="280" w:author="FURSYS" w:date="2025-12-04T15:42:00Z">
                    <w:rPr>
                      <w:rFonts w:ascii="Noto Sans CJK KR Regular" w:eastAsia="Noto Sans CJK KR Regular" w:hAnsi="Noto Sans CJK KR Regular"/>
                      <w:color w:val="000000" w:themeColor="text1"/>
                      <w:sz w:val="12"/>
                      <w:szCs w:val="20"/>
                    </w:rPr>
                  </w:rPrChange>
                </w:rPr>
                <w:t xml:space="preserve"> E-MAIL</w:t>
              </w:r>
            </w:ins>
          </w:p>
        </w:tc>
        <w:tc>
          <w:tcPr>
            <w:tcW w:w="2370" w:type="dxa"/>
          </w:tcPr>
          <w:p w14:paraId="27E3B6DE" w14:textId="77777777" w:rsidR="00D60019" w:rsidRPr="000C7330" w:rsidRDefault="00D60019" w:rsidP="00D60019">
            <w:pPr>
              <w:jc w:val="center"/>
              <w:rPr>
                <w:ins w:id="281" w:author="이승준 (Seungjun Lee)" w:date="2025-07-29T11:42:00Z"/>
                <w:rFonts w:eastAsiaTheme="minorHAnsi"/>
                <w:color w:val="000000" w:themeColor="text1"/>
                <w:sz w:val="14"/>
                <w:szCs w:val="20"/>
                <w:rPrChange w:id="282" w:author="FURSYS" w:date="2025-12-04T15:42:00Z">
                  <w:rPr>
                    <w:ins w:id="283" w:author="이승준 (Seungjun Lee)" w:date="2025-07-29T11:42:00Z"/>
                    <w:rFonts w:ascii="Noto Sans CJK KR Regular" w:eastAsia="Noto Sans CJK KR Regular" w:hAnsi="Noto Sans CJK KR Regular"/>
                    <w:color w:val="000000" w:themeColor="text1"/>
                    <w:sz w:val="14"/>
                    <w:szCs w:val="20"/>
                  </w:rPr>
                </w:rPrChange>
              </w:rPr>
            </w:pPr>
          </w:p>
        </w:tc>
        <w:tc>
          <w:tcPr>
            <w:tcW w:w="1417" w:type="dxa"/>
          </w:tcPr>
          <w:p w14:paraId="65EB379D" w14:textId="67331EE6" w:rsidR="00D60019" w:rsidRPr="000C7330" w:rsidRDefault="00D60019" w:rsidP="00D60019">
            <w:pPr>
              <w:jc w:val="center"/>
              <w:rPr>
                <w:ins w:id="284" w:author="이승준 (Seungjun Lee)" w:date="2025-07-29T11:42:00Z"/>
                <w:rFonts w:eastAsiaTheme="minorHAnsi"/>
                <w:color w:val="000000" w:themeColor="text1"/>
                <w:sz w:val="14"/>
                <w:szCs w:val="20"/>
                <w:rPrChange w:id="285" w:author="FURSYS" w:date="2025-12-04T15:42:00Z">
                  <w:rPr>
                    <w:ins w:id="286" w:author="이승준 (Seungjun Lee)" w:date="2025-07-29T11:42:00Z"/>
                    <w:rFonts w:ascii="Noto Sans CJK KR Regular" w:eastAsia="Noto Sans CJK KR Regular" w:hAnsi="Noto Sans CJK KR Regular"/>
                    <w:color w:val="000000" w:themeColor="text1"/>
                    <w:sz w:val="14"/>
                    <w:szCs w:val="20"/>
                  </w:rPr>
                </w:rPrChange>
              </w:rPr>
            </w:pPr>
            <w:ins w:id="287" w:author="이승준 (Seungjun Lee)" w:date="2025-07-29T11:42:00Z">
              <w:r w:rsidRPr="000C7330">
                <w:rPr>
                  <w:rFonts w:eastAsiaTheme="minorHAnsi" w:hint="eastAsia"/>
                  <w:color w:val="000000" w:themeColor="text1"/>
                  <w:sz w:val="14"/>
                  <w:szCs w:val="20"/>
                  <w:rPrChange w:id="288" w:author="FURSYS" w:date="2025-12-04T15:42:00Z">
                    <w:rPr>
                      <w:rFonts w:ascii="Noto Sans CJK KR Regular" w:eastAsia="Noto Sans CJK KR Regular" w:hAnsi="Noto Sans CJK KR Regular" w:hint="eastAsia"/>
                      <w:color w:val="000000" w:themeColor="text1"/>
                      <w:sz w:val="14"/>
                      <w:szCs w:val="20"/>
                    </w:rPr>
                  </w:rPrChange>
                </w:rPr>
                <w:t>세금계산서</w:t>
              </w:r>
              <w:r w:rsidRPr="000C7330">
                <w:rPr>
                  <w:rFonts w:eastAsiaTheme="minorHAnsi"/>
                  <w:color w:val="000000" w:themeColor="text1"/>
                  <w:sz w:val="14"/>
                  <w:szCs w:val="20"/>
                  <w:rPrChange w:id="289" w:author="FURSYS" w:date="2025-12-04T15:42:00Z">
                    <w:rPr>
                      <w:rFonts w:ascii="Noto Sans CJK KR Regular" w:eastAsia="Noto Sans CJK KR Regular" w:hAnsi="Noto Sans CJK KR Regular"/>
                      <w:color w:val="000000" w:themeColor="text1"/>
                      <w:sz w:val="14"/>
                      <w:szCs w:val="20"/>
                    </w:rPr>
                  </w:rPrChange>
                </w:rPr>
                <w:t xml:space="preserve"> SITE</w:t>
              </w:r>
            </w:ins>
          </w:p>
        </w:tc>
        <w:tc>
          <w:tcPr>
            <w:tcW w:w="1209" w:type="dxa"/>
          </w:tcPr>
          <w:p w14:paraId="0BC1817E" w14:textId="77777777" w:rsidR="00D60019" w:rsidRPr="000C7330" w:rsidRDefault="00D60019" w:rsidP="00D60019">
            <w:pPr>
              <w:jc w:val="center"/>
              <w:rPr>
                <w:ins w:id="290" w:author="이승준 (Seungjun Lee)" w:date="2025-07-29T11:42:00Z"/>
                <w:rFonts w:eastAsiaTheme="minorHAnsi"/>
                <w:color w:val="000000" w:themeColor="text1"/>
                <w:sz w:val="14"/>
                <w:szCs w:val="20"/>
                <w:rPrChange w:id="291" w:author="FURSYS" w:date="2025-12-04T15:42:00Z">
                  <w:rPr>
                    <w:ins w:id="292" w:author="이승준 (Seungjun Lee)" w:date="2025-07-29T11:42:00Z"/>
                    <w:rFonts w:ascii="Noto Sans CJK KR Regular" w:eastAsia="Noto Sans CJK KR Regular" w:hAnsi="Noto Sans CJK KR Regular"/>
                    <w:color w:val="000000" w:themeColor="text1"/>
                    <w:sz w:val="14"/>
                    <w:szCs w:val="20"/>
                  </w:rPr>
                </w:rPrChange>
              </w:rPr>
            </w:pPr>
          </w:p>
        </w:tc>
        <w:tc>
          <w:tcPr>
            <w:tcW w:w="1626" w:type="dxa"/>
            <w:gridSpan w:val="2"/>
          </w:tcPr>
          <w:p w14:paraId="19917121" w14:textId="001EFE0E" w:rsidR="00D60019" w:rsidRPr="000C7330" w:rsidRDefault="00D60019" w:rsidP="00D60019">
            <w:pPr>
              <w:jc w:val="center"/>
              <w:rPr>
                <w:ins w:id="293" w:author="이승준 (Seungjun Lee)" w:date="2025-07-29T11:42:00Z"/>
                <w:rFonts w:eastAsiaTheme="minorHAnsi"/>
                <w:color w:val="000000" w:themeColor="text1"/>
                <w:sz w:val="14"/>
                <w:szCs w:val="20"/>
                <w:rPrChange w:id="294" w:author="FURSYS" w:date="2025-12-04T15:42:00Z">
                  <w:rPr>
                    <w:ins w:id="295" w:author="이승준 (Seungjun Lee)" w:date="2025-07-29T11:42:00Z"/>
                    <w:rFonts w:ascii="Noto Sans CJK KR Regular" w:eastAsia="Noto Sans CJK KR Regular" w:hAnsi="Noto Sans CJK KR Regular"/>
                    <w:b/>
                    <w:color w:val="000000" w:themeColor="text1"/>
                    <w:sz w:val="14"/>
                    <w:szCs w:val="20"/>
                  </w:rPr>
                </w:rPrChange>
              </w:rPr>
            </w:pPr>
            <w:ins w:id="296" w:author="이승준 (Seungjun Lee)" w:date="2025-07-29T11:42:00Z">
              <w:r w:rsidRPr="000C7330">
                <w:rPr>
                  <w:rFonts w:eastAsiaTheme="minorHAnsi" w:hint="eastAsia"/>
                  <w:color w:val="000000" w:themeColor="text1"/>
                  <w:sz w:val="14"/>
                  <w:szCs w:val="20"/>
                  <w:rPrChange w:id="297" w:author="FURSYS" w:date="2025-12-04T15:42:00Z">
                    <w:rPr>
                      <w:rFonts w:ascii="Noto Sans CJK KR Regular" w:eastAsia="Noto Sans CJK KR Regular" w:hAnsi="Noto Sans CJK KR Regular" w:hint="eastAsia"/>
                      <w:b/>
                      <w:color w:val="000000" w:themeColor="text1"/>
                      <w:sz w:val="14"/>
                      <w:szCs w:val="20"/>
                    </w:rPr>
                  </w:rPrChange>
                </w:rPr>
                <w:t>세금계산서</w:t>
              </w:r>
              <w:r w:rsidRPr="000C7330">
                <w:rPr>
                  <w:rFonts w:eastAsiaTheme="minorHAnsi"/>
                  <w:color w:val="000000" w:themeColor="text1"/>
                  <w:sz w:val="14"/>
                  <w:szCs w:val="20"/>
                  <w:rPrChange w:id="298" w:author="FURSYS" w:date="2025-12-04T15:42:00Z">
                    <w:rPr>
                      <w:rFonts w:ascii="Noto Sans CJK KR Regular" w:eastAsia="Noto Sans CJK KR Regular" w:hAnsi="Noto Sans CJK KR Regular"/>
                      <w:b/>
                      <w:color w:val="000000" w:themeColor="text1"/>
                      <w:sz w:val="14"/>
                      <w:szCs w:val="20"/>
                    </w:rPr>
                  </w:rPrChange>
                </w:rPr>
                <w:t xml:space="preserve"> 발행일 </w:t>
              </w:r>
            </w:ins>
          </w:p>
        </w:tc>
        <w:tc>
          <w:tcPr>
            <w:tcW w:w="1242" w:type="dxa"/>
          </w:tcPr>
          <w:p w14:paraId="7BADB4DC" w14:textId="34F63007" w:rsidR="00333603" w:rsidRPr="000C7330" w:rsidRDefault="00590836" w:rsidP="00D60019">
            <w:pPr>
              <w:jc w:val="center"/>
              <w:rPr>
                <w:ins w:id="299" w:author="이승준 (Seungjun Lee)" w:date="2025-07-29T11:42:00Z"/>
                <w:rFonts w:eastAsiaTheme="minorHAnsi"/>
                <w:color w:val="000000" w:themeColor="text1"/>
                <w:sz w:val="14"/>
                <w:szCs w:val="20"/>
                <w:rPrChange w:id="300" w:author="FURSYS" w:date="2025-12-04T15:42:00Z">
                  <w:rPr>
                    <w:ins w:id="301" w:author="이승준 (Seungjun Lee)" w:date="2025-07-29T11:42:00Z"/>
                    <w:rFonts w:ascii="Noto Sans CJK KR Regular" w:eastAsia="Noto Sans CJK KR Regular" w:hAnsi="Noto Sans CJK KR Regular"/>
                    <w:color w:val="000000" w:themeColor="text1"/>
                    <w:sz w:val="14"/>
                    <w:szCs w:val="20"/>
                  </w:rPr>
                </w:rPrChange>
              </w:rPr>
            </w:pPr>
            <w:ins w:id="302" w:author="이승준 (Seungjun Lee)" w:date="2025-07-29T11:46:00Z">
              <w:del w:id="303" w:author="FURSYS" w:date="2025-12-04T14:48:00Z">
                <w:r w:rsidRPr="000C7330" w:rsidDel="00875150">
                  <w:rPr>
                    <w:rFonts w:eastAsiaTheme="minorHAnsi" w:hint="eastAsia"/>
                    <w:color w:val="000000" w:themeColor="text1"/>
                    <w:sz w:val="14"/>
                    <w:szCs w:val="20"/>
                    <w:rPrChange w:id="304" w:author="FURSYS" w:date="2025-12-04T15:42:00Z">
                      <w:rPr>
                        <w:rFonts w:ascii="Noto Sans CJK KR Regular" w:eastAsia="Noto Sans CJK KR Regular" w:hAnsi="Noto Sans CJK KR Regular" w:hint="eastAsia"/>
                        <w:color w:val="FF0000"/>
                        <w:sz w:val="14"/>
                        <w:szCs w:val="20"/>
                      </w:rPr>
                    </w:rPrChange>
                  </w:rPr>
                  <w:delText>익월</w:delText>
                </w:r>
              </w:del>
            </w:ins>
            <w:ins w:id="305" w:author="이승준 (Seungjun Lee)" w:date="2025-07-29T11:43:00Z">
              <w:del w:id="306" w:author="FURSYS" w:date="2025-12-04T14:48:00Z">
                <w:r w:rsidR="00333603" w:rsidRPr="000C7330" w:rsidDel="00875150">
                  <w:rPr>
                    <w:rFonts w:eastAsiaTheme="minorHAnsi"/>
                    <w:color w:val="000000" w:themeColor="text1"/>
                    <w:sz w:val="14"/>
                    <w:szCs w:val="20"/>
                    <w:rPrChange w:id="307" w:author="FURSYS" w:date="2025-12-04T15:42:00Z">
                      <w:rPr>
                        <w:rFonts w:ascii="Noto Sans CJK KR Regular" w:eastAsia="Noto Sans CJK KR Regular" w:hAnsi="Noto Sans CJK KR Regular"/>
                        <w:color w:val="000000" w:themeColor="text1"/>
                        <w:sz w:val="14"/>
                        <w:szCs w:val="20"/>
                      </w:rPr>
                    </w:rPrChange>
                  </w:rPr>
                  <w:delText xml:space="preserve"> 15</w:delText>
                </w:r>
                <w:r w:rsidR="00333603" w:rsidRPr="000C7330" w:rsidDel="00875150">
                  <w:rPr>
                    <w:rFonts w:eastAsiaTheme="minorHAnsi" w:hint="eastAsia"/>
                    <w:color w:val="000000" w:themeColor="text1"/>
                    <w:sz w:val="14"/>
                    <w:szCs w:val="20"/>
                    <w:rPrChange w:id="308" w:author="FURSYS" w:date="2025-12-04T15:42:00Z">
                      <w:rPr>
                        <w:rFonts w:ascii="Noto Sans CJK KR Regular" w:eastAsia="Noto Sans CJK KR Regular" w:hAnsi="Noto Sans CJK KR Regular" w:hint="eastAsia"/>
                        <w:color w:val="000000" w:themeColor="text1"/>
                        <w:sz w:val="14"/>
                        <w:szCs w:val="20"/>
                      </w:rPr>
                    </w:rPrChange>
                  </w:rPr>
                  <w:delText>일</w:delText>
                </w:r>
              </w:del>
            </w:ins>
          </w:p>
        </w:tc>
      </w:tr>
      <w:tr w:rsidR="00D60019" w:rsidRPr="000C7330" w:rsidDel="00D60019" w14:paraId="22F8D92A" w14:textId="16A92F62" w:rsidTr="00D60019">
        <w:tblPrEx>
          <w:tblW w:w="9175" w:type="dxa"/>
          <w:tblPrExChange w:id="309" w:author="이승준 (Seungjun Lee)" w:date="2025-07-29T11:41:00Z">
            <w:tblPrEx>
              <w:tblW w:w="9175" w:type="dxa"/>
            </w:tblPrEx>
          </w:tblPrExChange>
        </w:tblPrEx>
        <w:trPr>
          <w:trHeight w:val="262"/>
          <w:del w:id="310" w:author="이승준 (Seungjun Lee)" w:date="2025-07-29T11:42:00Z"/>
          <w:trPrChange w:id="311" w:author="이승준 (Seungjun Lee)" w:date="2025-07-29T11:41:00Z">
            <w:trPr>
              <w:trHeight w:val="262"/>
            </w:trPr>
          </w:trPrChange>
        </w:trPr>
        <w:tc>
          <w:tcPr>
            <w:tcW w:w="1311" w:type="dxa"/>
            <w:shd w:val="clear" w:color="auto" w:fill="FFFFFF" w:themeFill="background1"/>
            <w:tcPrChange w:id="312" w:author="이승준 (Seungjun Lee)" w:date="2025-07-29T11:41:00Z">
              <w:tcPr>
                <w:tcW w:w="1311" w:type="dxa"/>
                <w:shd w:val="clear" w:color="auto" w:fill="FFFFFF" w:themeFill="background1"/>
              </w:tcPr>
            </w:tcPrChange>
          </w:tcPr>
          <w:p w14:paraId="427ACC5C" w14:textId="3055BEF5" w:rsidR="00D60019" w:rsidRPr="000C7330" w:rsidDel="00D60019" w:rsidRDefault="00D60019" w:rsidP="00D60019">
            <w:pPr>
              <w:jc w:val="center"/>
              <w:rPr>
                <w:del w:id="313" w:author="이승준 (Seungjun Lee)" w:date="2025-07-29T11:42:00Z"/>
                <w:rFonts w:eastAsiaTheme="minorHAnsi"/>
                <w:color w:val="000000" w:themeColor="text1"/>
                <w:sz w:val="14"/>
                <w:szCs w:val="20"/>
                <w:rPrChange w:id="314" w:author="FURSYS" w:date="2025-12-04T15:42:00Z">
                  <w:rPr>
                    <w:del w:id="315" w:author="이승준 (Seungjun Lee)" w:date="2025-07-29T11:42:00Z"/>
                    <w:rFonts w:ascii="Noto Sans CJK KR Regular" w:eastAsia="Noto Sans CJK KR Regular" w:hAnsi="Noto Sans CJK KR Regular"/>
                    <w:color w:val="000000" w:themeColor="text1"/>
                    <w:sz w:val="14"/>
                    <w:szCs w:val="20"/>
                  </w:rPr>
                </w:rPrChange>
              </w:rPr>
            </w:pPr>
            <w:del w:id="316" w:author="이승준 (Seungjun Lee)" w:date="2025-07-29T11:42:00Z">
              <w:r w:rsidRPr="000C7330" w:rsidDel="00D60019">
                <w:rPr>
                  <w:rFonts w:eastAsiaTheme="minorHAnsi" w:hint="eastAsia"/>
                  <w:color w:val="000000" w:themeColor="text1"/>
                  <w:sz w:val="12"/>
                  <w:szCs w:val="20"/>
                  <w:rPrChange w:id="317" w:author="FURSYS" w:date="2025-12-04T15:42:00Z">
                    <w:rPr>
                      <w:rFonts w:ascii="Noto Sans CJK KR Regular" w:eastAsia="Noto Sans CJK KR Regular" w:hAnsi="Noto Sans CJK KR Regular" w:hint="eastAsia"/>
                      <w:color w:val="000000" w:themeColor="text1"/>
                      <w:sz w:val="12"/>
                      <w:szCs w:val="20"/>
                    </w:rPr>
                  </w:rPrChange>
                </w:rPr>
                <w:delText>세금계산서</w:delText>
              </w:r>
              <w:r w:rsidRPr="000C7330" w:rsidDel="00D60019">
                <w:rPr>
                  <w:rFonts w:eastAsiaTheme="minorHAnsi"/>
                  <w:color w:val="000000" w:themeColor="text1"/>
                  <w:sz w:val="12"/>
                  <w:szCs w:val="20"/>
                  <w:rPrChange w:id="318" w:author="FURSYS" w:date="2025-12-04T15:42:00Z">
                    <w:rPr>
                      <w:rFonts w:ascii="Noto Sans CJK KR Regular" w:eastAsia="Noto Sans CJK KR Regular" w:hAnsi="Noto Sans CJK KR Regular"/>
                      <w:color w:val="000000" w:themeColor="text1"/>
                      <w:sz w:val="12"/>
                      <w:szCs w:val="20"/>
                    </w:rPr>
                  </w:rPrChange>
                </w:rPr>
                <w:delText xml:space="preserve"> E-MAIL</w:delText>
              </w:r>
            </w:del>
          </w:p>
        </w:tc>
        <w:tc>
          <w:tcPr>
            <w:tcW w:w="2370" w:type="dxa"/>
            <w:tcPrChange w:id="319" w:author="이승준 (Seungjun Lee)" w:date="2025-07-29T11:41:00Z">
              <w:tcPr>
                <w:tcW w:w="2370" w:type="dxa"/>
              </w:tcPr>
            </w:tcPrChange>
          </w:tcPr>
          <w:p w14:paraId="7BFEBCC9" w14:textId="648B8E4D" w:rsidR="00D60019" w:rsidRPr="000C7330" w:rsidDel="00D60019" w:rsidRDefault="00D60019" w:rsidP="00D60019">
            <w:pPr>
              <w:jc w:val="center"/>
              <w:rPr>
                <w:del w:id="320" w:author="이승준 (Seungjun Lee)" w:date="2025-07-29T11:42:00Z"/>
                <w:rFonts w:eastAsiaTheme="minorHAnsi"/>
                <w:color w:val="000000" w:themeColor="text1"/>
                <w:sz w:val="14"/>
                <w:szCs w:val="20"/>
                <w:rPrChange w:id="321" w:author="FURSYS" w:date="2025-12-04T15:42:00Z">
                  <w:rPr>
                    <w:del w:id="322" w:author="이승준 (Seungjun Lee)" w:date="2025-07-29T11:42:00Z"/>
                    <w:rFonts w:ascii="Noto Sans CJK KR Regular" w:eastAsia="Noto Sans CJK KR Regular" w:hAnsi="Noto Sans CJK KR Regular"/>
                    <w:color w:val="000000" w:themeColor="text1"/>
                    <w:sz w:val="14"/>
                    <w:szCs w:val="20"/>
                  </w:rPr>
                </w:rPrChange>
              </w:rPr>
            </w:pPr>
          </w:p>
        </w:tc>
        <w:tc>
          <w:tcPr>
            <w:tcW w:w="1417" w:type="dxa"/>
            <w:tcPrChange w:id="323" w:author="이승준 (Seungjun Lee)" w:date="2025-07-29T11:41:00Z">
              <w:tcPr>
                <w:tcW w:w="1417" w:type="dxa"/>
              </w:tcPr>
            </w:tcPrChange>
          </w:tcPr>
          <w:p w14:paraId="769D6347" w14:textId="58DEFCE2" w:rsidR="00D60019" w:rsidRPr="000C7330" w:rsidDel="00D60019" w:rsidRDefault="00D60019" w:rsidP="00D60019">
            <w:pPr>
              <w:jc w:val="center"/>
              <w:rPr>
                <w:del w:id="324" w:author="이승준 (Seungjun Lee)" w:date="2025-07-29T11:42:00Z"/>
                <w:rFonts w:eastAsiaTheme="minorHAnsi"/>
                <w:color w:val="000000" w:themeColor="text1"/>
                <w:sz w:val="14"/>
                <w:szCs w:val="20"/>
                <w:rPrChange w:id="325" w:author="FURSYS" w:date="2025-12-04T15:42:00Z">
                  <w:rPr>
                    <w:del w:id="326" w:author="이승준 (Seungjun Lee)" w:date="2025-07-29T11:42:00Z"/>
                    <w:rFonts w:ascii="Noto Sans CJK KR Regular" w:eastAsia="Noto Sans CJK KR Regular" w:hAnsi="Noto Sans CJK KR Regular"/>
                    <w:color w:val="000000" w:themeColor="text1"/>
                    <w:sz w:val="14"/>
                    <w:szCs w:val="20"/>
                  </w:rPr>
                </w:rPrChange>
              </w:rPr>
            </w:pPr>
            <w:del w:id="327" w:author="이승준 (Seungjun Lee)" w:date="2025-07-29T11:42:00Z">
              <w:r w:rsidRPr="000C7330" w:rsidDel="00D60019">
                <w:rPr>
                  <w:rFonts w:eastAsiaTheme="minorHAnsi" w:hint="eastAsia"/>
                  <w:color w:val="000000" w:themeColor="text1"/>
                  <w:sz w:val="14"/>
                  <w:szCs w:val="20"/>
                  <w:rPrChange w:id="328" w:author="FURSYS" w:date="2025-12-04T15:42:00Z">
                    <w:rPr>
                      <w:rFonts w:ascii="Noto Sans CJK KR Regular" w:eastAsia="Noto Sans CJK KR Regular" w:hAnsi="Noto Sans CJK KR Regular" w:hint="eastAsia"/>
                      <w:color w:val="000000" w:themeColor="text1"/>
                      <w:sz w:val="14"/>
                      <w:szCs w:val="20"/>
                    </w:rPr>
                  </w:rPrChange>
                </w:rPr>
                <w:delText>세금계산서</w:delText>
              </w:r>
              <w:r w:rsidRPr="000C7330" w:rsidDel="00D60019">
                <w:rPr>
                  <w:rFonts w:eastAsiaTheme="minorHAnsi"/>
                  <w:color w:val="000000" w:themeColor="text1"/>
                  <w:sz w:val="14"/>
                  <w:szCs w:val="20"/>
                  <w:rPrChange w:id="329" w:author="FURSYS" w:date="2025-12-04T15:42:00Z">
                    <w:rPr>
                      <w:rFonts w:ascii="Noto Sans CJK KR Regular" w:eastAsia="Noto Sans CJK KR Regular" w:hAnsi="Noto Sans CJK KR Regular"/>
                      <w:color w:val="000000" w:themeColor="text1"/>
                      <w:sz w:val="14"/>
                      <w:szCs w:val="20"/>
                    </w:rPr>
                  </w:rPrChange>
                </w:rPr>
                <w:delText xml:space="preserve"> SITE</w:delText>
              </w:r>
            </w:del>
          </w:p>
        </w:tc>
        <w:tc>
          <w:tcPr>
            <w:tcW w:w="1276" w:type="dxa"/>
            <w:gridSpan w:val="2"/>
            <w:tcPrChange w:id="330" w:author="이승준 (Seungjun Lee)" w:date="2025-07-29T11:41:00Z">
              <w:tcPr>
                <w:tcW w:w="1359" w:type="dxa"/>
                <w:gridSpan w:val="2"/>
              </w:tcPr>
            </w:tcPrChange>
          </w:tcPr>
          <w:p w14:paraId="1D35818B" w14:textId="7D984CEE" w:rsidR="00D60019" w:rsidRPr="000C7330" w:rsidDel="00D60019" w:rsidRDefault="00D60019" w:rsidP="00D60019">
            <w:pPr>
              <w:jc w:val="center"/>
              <w:rPr>
                <w:del w:id="331" w:author="이승준 (Seungjun Lee)" w:date="2025-07-29T11:42:00Z"/>
                <w:rFonts w:eastAsiaTheme="minorHAnsi"/>
                <w:color w:val="000000" w:themeColor="text1"/>
                <w:sz w:val="14"/>
                <w:szCs w:val="20"/>
                <w:rPrChange w:id="332" w:author="FURSYS" w:date="2025-12-04T15:42:00Z">
                  <w:rPr>
                    <w:del w:id="333" w:author="이승준 (Seungjun Lee)" w:date="2025-07-29T11:42:00Z"/>
                    <w:rFonts w:ascii="Noto Sans CJK KR Regular" w:eastAsia="Noto Sans CJK KR Regular" w:hAnsi="Noto Sans CJK KR Regular"/>
                    <w:color w:val="000000" w:themeColor="text1"/>
                    <w:sz w:val="14"/>
                    <w:szCs w:val="20"/>
                  </w:rPr>
                </w:rPrChange>
              </w:rPr>
            </w:pPr>
          </w:p>
        </w:tc>
        <w:tc>
          <w:tcPr>
            <w:tcW w:w="1559" w:type="dxa"/>
            <w:tcPrChange w:id="334" w:author="이승준 (Seungjun Lee)" w:date="2025-07-29T11:41:00Z">
              <w:tcPr>
                <w:tcW w:w="1359" w:type="dxa"/>
              </w:tcPr>
            </w:tcPrChange>
          </w:tcPr>
          <w:p w14:paraId="28B76A98" w14:textId="56CC36B4" w:rsidR="00D60019" w:rsidRPr="000C7330" w:rsidDel="00D60019" w:rsidRDefault="00D60019" w:rsidP="00D60019">
            <w:pPr>
              <w:jc w:val="center"/>
              <w:rPr>
                <w:del w:id="335" w:author="이승준 (Seungjun Lee)" w:date="2025-07-29T11:42:00Z"/>
                <w:rFonts w:eastAsiaTheme="minorHAnsi"/>
                <w:color w:val="000000" w:themeColor="text1"/>
                <w:sz w:val="14"/>
                <w:szCs w:val="20"/>
                <w:rPrChange w:id="336" w:author="FURSYS" w:date="2025-12-04T15:42:00Z">
                  <w:rPr>
                    <w:del w:id="337" w:author="이승준 (Seungjun Lee)" w:date="2025-07-29T11:42:00Z"/>
                    <w:rFonts w:ascii="Noto Sans CJK KR Regular" w:eastAsia="Noto Sans CJK KR Regular" w:hAnsi="Noto Sans CJK KR Regular"/>
                    <w:color w:val="000000" w:themeColor="text1"/>
                    <w:sz w:val="14"/>
                    <w:szCs w:val="20"/>
                  </w:rPr>
                </w:rPrChange>
              </w:rPr>
            </w:pPr>
          </w:p>
        </w:tc>
        <w:tc>
          <w:tcPr>
            <w:tcW w:w="1242" w:type="dxa"/>
            <w:tcPrChange w:id="338" w:author="이승준 (Seungjun Lee)" w:date="2025-07-29T11:41:00Z">
              <w:tcPr>
                <w:tcW w:w="1359" w:type="dxa"/>
                <w:gridSpan w:val="2"/>
              </w:tcPr>
            </w:tcPrChange>
          </w:tcPr>
          <w:p w14:paraId="0EF6892A" w14:textId="735B7520" w:rsidR="00D60019" w:rsidRPr="000C7330" w:rsidDel="00D60019" w:rsidRDefault="00D60019" w:rsidP="00D60019">
            <w:pPr>
              <w:jc w:val="center"/>
              <w:rPr>
                <w:del w:id="339" w:author="이승준 (Seungjun Lee)" w:date="2025-07-29T11:42:00Z"/>
                <w:rFonts w:eastAsiaTheme="minorHAnsi"/>
                <w:color w:val="000000" w:themeColor="text1"/>
                <w:sz w:val="14"/>
                <w:szCs w:val="20"/>
                <w:rPrChange w:id="340" w:author="FURSYS" w:date="2025-12-04T15:42:00Z">
                  <w:rPr>
                    <w:del w:id="341" w:author="이승준 (Seungjun Lee)" w:date="2025-07-29T11:42:00Z"/>
                    <w:rFonts w:ascii="Noto Sans CJK KR Regular" w:eastAsia="Noto Sans CJK KR Regular" w:hAnsi="Noto Sans CJK KR Regular"/>
                    <w:color w:val="000000" w:themeColor="text1"/>
                    <w:sz w:val="14"/>
                    <w:szCs w:val="20"/>
                  </w:rPr>
                </w:rPrChange>
              </w:rPr>
            </w:pPr>
          </w:p>
        </w:tc>
      </w:tr>
    </w:tbl>
    <w:p w14:paraId="3FAFEFFB" w14:textId="547C4F7E" w:rsidR="008A691B" w:rsidRPr="000C7330" w:rsidDel="0078222A" w:rsidRDefault="008A691B" w:rsidP="008A691B">
      <w:pPr>
        <w:jc w:val="center"/>
        <w:rPr>
          <w:del w:id="342" w:author="이승준 (Seungjun Lee)" w:date="2025-07-18T09:15:00Z"/>
          <w:rFonts w:eastAsiaTheme="minorHAnsi" w:cs="SamsungOneKorean-600"/>
          <w:kern w:val="0"/>
          <w:szCs w:val="20"/>
          <w:rPrChange w:id="343" w:author="FURSYS" w:date="2025-12-04T15:42:00Z">
            <w:rPr>
              <w:del w:id="344" w:author="이승준 (Seungjun Lee)" w:date="2025-07-18T09:15:00Z"/>
              <w:rFonts w:ascii="SamsungOneKorean-600" w:eastAsia="SamsungOneKorean-600" w:cs="SamsungOneKorean-600"/>
              <w:kern w:val="0"/>
              <w:szCs w:val="20"/>
            </w:rPr>
          </w:rPrChange>
        </w:rPr>
      </w:pPr>
    </w:p>
    <w:tbl>
      <w:tblPr>
        <w:tblStyle w:val="ad"/>
        <w:tblW w:w="9164" w:type="dxa"/>
        <w:tblLook w:val="04A0" w:firstRow="1" w:lastRow="0" w:firstColumn="1" w:lastColumn="0" w:noHBand="0" w:noVBand="1"/>
      </w:tblPr>
      <w:tblGrid>
        <w:gridCol w:w="4390"/>
        <w:gridCol w:w="4774"/>
      </w:tblGrid>
      <w:tr w:rsidR="008A691B" w:rsidRPr="000C7330" w14:paraId="2415139F" w14:textId="77777777" w:rsidTr="003C7F62">
        <w:trPr>
          <w:trHeight w:val="5214"/>
        </w:trPr>
        <w:tc>
          <w:tcPr>
            <w:tcW w:w="4390" w:type="dxa"/>
          </w:tcPr>
          <w:p w14:paraId="5B965436" w14:textId="77777777" w:rsidR="008A691B" w:rsidRPr="000C7330" w:rsidRDefault="008A691B" w:rsidP="00481154">
            <w:pPr>
              <w:pStyle w:val="1"/>
              <w:outlineLvl w:val="0"/>
              <w:rPr>
                <w:rFonts w:asciiTheme="minorHAnsi" w:eastAsiaTheme="minorHAnsi" w:hAnsiTheme="minorHAnsi" w:cs="Segoe UI Symbol"/>
                <w:b/>
                <w:color w:val="000000" w:themeColor="text1"/>
                <w:sz w:val="14"/>
                <w:szCs w:val="21"/>
                <w:shd w:val="clear" w:color="auto" w:fill="FFFFFF"/>
                <w:rPrChange w:id="345" w:author="FURSYS" w:date="2025-12-04T15:42:00Z">
                  <w:rPr>
                    <w:rFonts w:ascii="Segoe UI Symbol" w:eastAsia="Noto Sans CJK KR Regular" w:hAnsi="Segoe UI Symbol" w:cs="Segoe UI Symbol"/>
                    <w:b/>
                    <w:color w:val="000000" w:themeColor="text1"/>
                    <w:sz w:val="14"/>
                    <w:szCs w:val="21"/>
                    <w:shd w:val="clear" w:color="auto" w:fill="FFFFFF"/>
                  </w:rPr>
                </w:rPrChange>
              </w:rPr>
            </w:pPr>
            <w:commentRangeStart w:id="346"/>
            <w:r w:rsidRPr="000C7330">
              <w:rPr>
                <w:rFonts w:asciiTheme="minorHAnsi" w:eastAsiaTheme="minorHAnsi" w:hAnsiTheme="minorHAnsi" w:cs="Segoe UI Symbol" w:hint="eastAsia"/>
                <w:b/>
                <w:color w:val="000000" w:themeColor="text1"/>
                <w:sz w:val="14"/>
                <w:szCs w:val="21"/>
                <w:shd w:val="clear" w:color="auto" w:fill="FFFFFF"/>
                <w:rPrChange w:id="347"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개인정보</w:t>
            </w:r>
            <w:r w:rsidRPr="000C7330">
              <w:rPr>
                <w:rFonts w:asciiTheme="minorHAnsi" w:eastAsiaTheme="minorHAnsi" w:hAnsiTheme="minorHAnsi" w:cs="Segoe UI Symbol"/>
                <w:b/>
                <w:color w:val="000000" w:themeColor="text1"/>
                <w:sz w:val="14"/>
                <w:szCs w:val="21"/>
                <w:shd w:val="clear" w:color="auto" w:fill="FFFFFF"/>
                <w:rPrChange w:id="348"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w:t>
            </w:r>
            <w:r w:rsidRPr="000C7330">
              <w:rPr>
                <w:rFonts w:asciiTheme="minorHAnsi" w:eastAsiaTheme="minorHAnsi" w:hAnsiTheme="minorHAnsi" w:cs="Segoe UI Symbol" w:hint="eastAsia"/>
                <w:b/>
                <w:color w:val="000000" w:themeColor="text1"/>
                <w:sz w:val="14"/>
                <w:szCs w:val="21"/>
                <w:shd w:val="clear" w:color="auto" w:fill="FFFFFF"/>
                <w:rPrChange w:id="349"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수집</w:t>
            </w:r>
            <w:r w:rsidRPr="000C7330">
              <w:rPr>
                <w:rFonts w:asciiTheme="minorHAnsi" w:eastAsiaTheme="minorHAnsi" w:hAnsiTheme="minorHAnsi" w:cs="Segoe UI Symbol"/>
                <w:b/>
                <w:color w:val="000000" w:themeColor="text1"/>
                <w:sz w:val="14"/>
                <w:szCs w:val="21"/>
                <w:shd w:val="clear" w:color="auto" w:fill="FFFFFF"/>
                <w:rPrChange w:id="350" w:author="FURSYS" w:date="2025-12-04T15:42:00Z">
                  <w:rPr>
                    <w:rFonts w:ascii="Segoe UI Symbol" w:eastAsia="Noto Sans CJK KR Regular" w:hAnsi="Segoe UI Symbol" w:cs="Segoe UI Symbol"/>
                    <w:b/>
                    <w:color w:val="000000" w:themeColor="text1"/>
                    <w:sz w:val="14"/>
                    <w:szCs w:val="21"/>
                    <w:shd w:val="clear" w:color="auto" w:fill="FFFFFF"/>
                  </w:rPr>
                </w:rPrChange>
              </w:rPr>
              <w:t>·</w:t>
            </w:r>
            <w:r w:rsidRPr="000C7330">
              <w:rPr>
                <w:rFonts w:asciiTheme="minorHAnsi" w:eastAsiaTheme="minorHAnsi" w:hAnsiTheme="minorHAnsi" w:cs="Segoe UI Symbol" w:hint="eastAsia"/>
                <w:b/>
                <w:color w:val="000000" w:themeColor="text1"/>
                <w:sz w:val="14"/>
                <w:szCs w:val="21"/>
                <w:shd w:val="clear" w:color="auto" w:fill="FFFFFF"/>
                <w:rPrChange w:id="351"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이용</w:t>
            </w:r>
            <w:r w:rsidRPr="000C7330">
              <w:rPr>
                <w:rFonts w:asciiTheme="minorHAnsi" w:eastAsiaTheme="minorHAnsi" w:hAnsiTheme="minorHAnsi" w:cs="Segoe UI Symbol"/>
                <w:b/>
                <w:color w:val="000000" w:themeColor="text1"/>
                <w:sz w:val="14"/>
                <w:szCs w:val="21"/>
                <w:shd w:val="clear" w:color="auto" w:fill="FFFFFF"/>
                <w:rPrChange w:id="352"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w:t>
            </w:r>
            <w:r w:rsidRPr="000C7330">
              <w:rPr>
                <w:rFonts w:asciiTheme="minorHAnsi" w:eastAsiaTheme="minorHAnsi" w:hAnsiTheme="minorHAnsi" w:cs="Segoe UI Symbol" w:hint="eastAsia"/>
                <w:b/>
                <w:color w:val="000000" w:themeColor="text1"/>
                <w:sz w:val="14"/>
                <w:szCs w:val="21"/>
                <w:shd w:val="clear" w:color="auto" w:fill="FFFFFF"/>
                <w:rPrChange w:id="353"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및</w:t>
            </w:r>
            <w:r w:rsidRPr="000C7330">
              <w:rPr>
                <w:rFonts w:asciiTheme="minorHAnsi" w:eastAsiaTheme="minorHAnsi" w:hAnsiTheme="minorHAnsi" w:cs="Segoe UI Symbol"/>
                <w:b/>
                <w:color w:val="000000" w:themeColor="text1"/>
                <w:sz w:val="14"/>
                <w:szCs w:val="21"/>
                <w:shd w:val="clear" w:color="auto" w:fill="FFFFFF"/>
                <w:rPrChange w:id="354"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w:t>
            </w:r>
            <w:r w:rsidRPr="000C7330">
              <w:rPr>
                <w:rFonts w:asciiTheme="minorHAnsi" w:eastAsiaTheme="minorHAnsi" w:hAnsiTheme="minorHAnsi" w:cs="Segoe UI Symbol" w:hint="eastAsia"/>
                <w:b/>
                <w:color w:val="000000" w:themeColor="text1"/>
                <w:sz w:val="14"/>
                <w:szCs w:val="21"/>
                <w:shd w:val="clear" w:color="auto" w:fill="FFFFFF"/>
                <w:rPrChange w:id="355"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제</w:t>
            </w:r>
            <w:r w:rsidRPr="000C7330">
              <w:rPr>
                <w:rFonts w:asciiTheme="minorHAnsi" w:eastAsiaTheme="minorHAnsi" w:hAnsiTheme="minorHAnsi" w:cs="Segoe UI Symbol"/>
                <w:b/>
                <w:color w:val="000000" w:themeColor="text1"/>
                <w:sz w:val="14"/>
                <w:szCs w:val="21"/>
                <w:shd w:val="clear" w:color="auto" w:fill="FFFFFF"/>
                <w:rPrChange w:id="356" w:author="FURSYS" w:date="2025-12-04T15:42:00Z">
                  <w:rPr>
                    <w:rFonts w:ascii="Segoe UI Symbol" w:eastAsia="Noto Sans CJK KR Regular" w:hAnsi="Segoe UI Symbol" w:cs="Segoe UI Symbol"/>
                    <w:b/>
                    <w:color w:val="000000" w:themeColor="text1"/>
                    <w:sz w:val="14"/>
                    <w:szCs w:val="21"/>
                    <w:shd w:val="clear" w:color="auto" w:fill="FFFFFF"/>
                  </w:rPr>
                </w:rPrChange>
              </w:rPr>
              <w:t>3</w:t>
            </w:r>
            <w:r w:rsidRPr="000C7330">
              <w:rPr>
                <w:rFonts w:asciiTheme="minorHAnsi" w:eastAsiaTheme="minorHAnsi" w:hAnsiTheme="minorHAnsi" w:cs="Segoe UI Symbol" w:hint="eastAsia"/>
                <w:b/>
                <w:color w:val="000000" w:themeColor="text1"/>
                <w:sz w:val="14"/>
                <w:szCs w:val="21"/>
                <w:shd w:val="clear" w:color="auto" w:fill="FFFFFF"/>
                <w:rPrChange w:id="357"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자</w:t>
            </w:r>
            <w:r w:rsidRPr="000C7330">
              <w:rPr>
                <w:rFonts w:asciiTheme="minorHAnsi" w:eastAsiaTheme="minorHAnsi" w:hAnsiTheme="minorHAnsi" w:cs="Segoe UI Symbol"/>
                <w:b/>
                <w:color w:val="000000" w:themeColor="text1"/>
                <w:sz w:val="14"/>
                <w:szCs w:val="21"/>
                <w:shd w:val="clear" w:color="auto" w:fill="FFFFFF"/>
                <w:rPrChange w:id="358"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w:t>
            </w:r>
            <w:r w:rsidRPr="000C7330">
              <w:rPr>
                <w:rFonts w:asciiTheme="minorHAnsi" w:eastAsiaTheme="minorHAnsi" w:hAnsiTheme="minorHAnsi" w:cs="Segoe UI Symbol" w:hint="eastAsia"/>
                <w:b/>
                <w:color w:val="000000" w:themeColor="text1"/>
                <w:sz w:val="14"/>
                <w:szCs w:val="21"/>
                <w:shd w:val="clear" w:color="auto" w:fill="FFFFFF"/>
                <w:rPrChange w:id="359"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제공</w:t>
            </w:r>
            <w:r w:rsidRPr="000C7330">
              <w:rPr>
                <w:rFonts w:asciiTheme="minorHAnsi" w:eastAsiaTheme="minorHAnsi" w:hAnsiTheme="minorHAnsi" w:cs="Segoe UI Symbol"/>
                <w:b/>
                <w:color w:val="000000" w:themeColor="text1"/>
                <w:sz w:val="14"/>
                <w:szCs w:val="21"/>
                <w:shd w:val="clear" w:color="auto" w:fill="FFFFFF"/>
                <w:rPrChange w:id="360"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w:t>
            </w:r>
            <w:r w:rsidRPr="000C7330">
              <w:rPr>
                <w:rFonts w:asciiTheme="minorHAnsi" w:eastAsiaTheme="minorHAnsi" w:hAnsiTheme="minorHAnsi" w:cs="Segoe UI Symbol" w:hint="eastAsia"/>
                <w:b/>
                <w:color w:val="000000" w:themeColor="text1"/>
                <w:sz w:val="14"/>
                <w:szCs w:val="21"/>
                <w:shd w:val="clear" w:color="auto" w:fill="FFFFFF"/>
                <w:rPrChange w:id="361"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동의서</w:t>
            </w:r>
          </w:p>
          <w:p w14:paraId="31298844" w14:textId="77777777" w:rsidR="008A691B" w:rsidRPr="000C7330" w:rsidRDefault="008A691B" w:rsidP="00481154">
            <w:pPr>
              <w:rPr>
                <w:rFonts w:eastAsiaTheme="minorHAnsi"/>
                <w:rPrChange w:id="362" w:author="FURSYS" w:date="2025-12-04T15:42:00Z">
                  <w:rPr/>
                </w:rPrChange>
              </w:rPr>
            </w:pPr>
          </w:p>
          <w:p w14:paraId="215D5AB8" w14:textId="77777777" w:rsidR="008A691B" w:rsidRPr="000C7330" w:rsidRDefault="008A691B" w:rsidP="00481154">
            <w:pPr>
              <w:rPr>
                <w:rFonts w:eastAsiaTheme="minorHAnsi" w:cs="Segoe UI Symbol"/>
                <w:b/>
                <w:color w:val="000000" w:themeColor="text1"/>
                <w:sz w:val="14"/>
                <w:szCs w:val="21"/>
                <w:shd w:val="clear" w:color="auto" w:fill="FFFFFF"/>
                <w:rPrChange w:id="363" w:author="FURSYS" w:date="2025-12-04T15:42:00Z">
                  <w:rPr>
                    <w:rFonts w:ascii="Segoe UI Symbol" w:eastAsia="Noto Sans CJK KR Regular" w:hAnsi="Segoe UI Symbol" w:cs="Segoe UI Symbol"/>
                    <w:b/>
                    <w:color w:val="000000" w:themeColor="text1"/>
                    <w:sz w:val="14"/>
                    <w:szCs w:val="21"/>
                    <w:shd w:val="clear" w:color="auto" w:fill="FFFFFF"/>
                  </w:rPr>
                </w:rPrChange>
              </w:rPr>
            </w:pPr>
            <w:r w:rsidRPr="000C7330">
              <w:rPr>
                <w:rFonts w:eastAsiaTheme="minorHAnsi" w:cs="Segoe UI Symbol"/>
                <w:b/>
                <w:color w:val="000000" w:themeColor="text1"/>
                <w:sz w:val="14"/>
                <w:szCs w:val="21"/>
                <w:shd w:val="clear" w:color="auto" w:fill="FFFFFF"/>
                <w:rPrChange w:id="364" w:author="FURSYS" w:date="2025-12-04T15:42:00Z">
                  <w:rPr>
                    <w:rFonts w:ascii="Segoe UI Symbol" w:eastAsia="Noto Sans CJK KR Regular" w:hAnsi="Segoe UI Symbol" w:cs="Segoe UI Symbol"/>
                    <w:b/>
                    <w:color w:val="000000" w:themeColor="text1"/>
                    <w:sz w:val="14"/>
                    <w:szCs w:val="21"/>
                    <w:shd w:val="clear" w:color="auto" w:fill="FFFFFF"/>
                  </w:rPr>
                </w:rPrChange>
              </w:rPr>
              <w:t>[</w:t>
            </w:r>
            <w:r w:rsidRPr="000C7330">
              <w:rPr>
                <w:rFonts w:eastAsiaTheme="minorHAnsi" w:cs="Segoe UI Symbol" w:hint="eastAsia"/>
                <w:b/>
                <w:color w:val="000000" w:themeColor="text1"/>
                <w:sz w:val="14"/>
                <w:szCs w:val="21"/>
                <w:shd w:val="clear" w:color="auto" w:fill="FFFFFF"/>
                <w:rPrChange w:id="365"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필수</w:t>
            </w:r>
            <w:r w:rsidRPr="000C7330">
              <w:rPr>
                <w:rFonts w:eastAsiaTheme="minorHAnsi" w:cs="Segoe UI Symbol"/>
                <w:b/>
                <w:color w:val="000000" w:themeColor="text1"/>
                <w:sz w:val="14"/>
                <w:szCs w:val="21"/>
                <w:shd w:val="clear" w:color="auto" w:fill="FFFFFF"/>
                <w:rPrChange w:id="366"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367"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개인정보</w:t>
            </w:r>
            <w:r w:rsidRPr="000C7330">
              <w:rPr>
                <w:rFonts w:eastAsiaTheme="minorHAnsi" w:cs="Segoe UI Symbol"/>
                <w:b/>
                <w:color w:val="000000" w:themeColor="text1"/>
                <w:sz w:val="14"/>
                <w:szCs w:val="21"/>
                <w:shd w:val="clear" w:color="auto" w:fill="FFFFFF"/>
                <w:rPrChange w:id="368"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369"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수집·이용</w:t>
            </w:r>
            <w:r w:rsidRPr="000C7330">
              <w:rPr>
                <w:rFonts w:eastAsiaTheme="minorHAnsi" w:cs="Segoe UI Symbol"/>
                <w:b/>
                <w:color w:val="000000" w:themeColor="text1"/>
                <w:sz w:val="14"/>
                <w:szCs w:val="21"/>
                <w:shd w:val="clear" w:color="auto" w:fill="FFFFFF"/>
                <w:rPrChange w:id="370"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371"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동의</w:t>
            </w:r>
          </w:p>
          <w:p w14:paraId="156DF94C" w14:textId="77777777" w:rsidR="008A691B" w:rsidRPr="000C7330" w:rsidRDefault="008A691B" w:rsidP="00481154">
            <w:pPr>
              <w:rPr>
                <w:rFonts w:eastAsiaTheme="minorHAnsi" w:cs="Segoe UI Symbol"/>
                <w:color w:val="000000" w:themeColor="text1"/>
                <w:sz w:val="14"/>
                <w:szCs w:val="21"/>
                <w:shd w:val="clear" w:color="auto" w:fill="FFFFFF"/>
                <w:rPrChange w:id="372" w:author="FURSYS" w:date="2025-12-04T15:42:00Z">
                  <w:rPr>
                    <w:rFonts w:ascii="Segoe UI Symbol" w:eastAsia="Noto Sans CJK KR Regular" w:hAnsi="Segoe UI Symbol" w:cs="Segoe UI Symbol"/>
                    <w:color w:val="000000" w:themeColor="text1"/>
                    <w:sz w:val="14"/>
                    <w:szCs w:val="21"/>
                    <w:shd w:val="clear" w:color="auto" w:fill="FFFFFF"/>
                  </w:rPr>
                </w:rPrChange>
              </w:rPr>
            </w:pPr>
            <w:r w:rsidRPr="000C7330">
              <w:rPr>
                <w:rFonts w:eastAsiaTheme="minorHAnsi" w:cs="Segoe UI Symbol"/>
                <w:color w:val="000000" w:themeColor="text1"/>
                <w:sz w:val="14"/>
                <w:szCs w:val="21"/>
                <w:shd w:val="clear" w:color="auto" w:fill="FFFFFF"/>
                <w:rPrChange w:id="373"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374"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목적</w:t>
            </w:r>
            <w:r w:rsidRPr="000C7330">
              <w:rPr>
                <w:rFonts w:eastAsiaTheme="minorHAnsi" w:cs="Segoe UI Symbol"/>
                <w:color w:val="000000" w:themeColor="text1"/>
                <w:sz w:val="14"/>
                <w:szCs w:val="21"/>
                <w:shd w:val="clear" w:color="auto" w:fill="FFFFFF"/>
                <w:rPrChange w:id="375"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376"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렌탈</w:t>
            </w:r>
            <w:r w:rsidRPr="000C7330">
              <w:rPr>
                <w:rFonts w:eastAsiaTheme="minorHAnsi" w:cs="Segoe UI Symbol"/>
                <w:color w:val="000000" w:themeColor="text1"/>
                <w:sz w:val="14"/>
                <w:szCs w:val="21"/>
                <w:shd w:val="clear" w:color="auto" w:fill="FFFFFF"/>
                <w:rPrChange w:id="377"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378"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계약</w:t>
            </w:r>
            <w:r w:rsidRPr="000C7330">
              <w:rPr>
                <w:rFonts w:eastAsiaTheme="minorHAnsi" w:cs="Segoe UI Symbol"/>
                <w:color w:val="000000" w:themeColor="text1"/>
                <w:sz w:val="14"/>
                <w:szCs w:val="21"/>
                <w:shd w:val="clear" w:color="auto" w:fill="FFFFFF"/>
                <w:rPrChange w:id="379"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380"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체결</w:t>
            </w:r>
            <w:r w:rsidRPr="000C7330">
              <w:rPr>
                <w:rFonts w:eastAsiaTheme="minorHAnsi" w:cs="Segoe UI Symbol"/>
                <w:color w:val="000000" w:themeColor="text1"/>
                <w:sz w:val="14"/>
                <w:szCs w:val="21"/>
                <w:shd w:val="clear" w:color="auto" w:fill="FFFFFF"/>
                <w:rPrChange w:id="381"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382"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및</w:t>
            </w:r>
            <w:r w:rsidRPr="000C7330">
              <w:rPr>
                <w:rFonts w:eastAsiaTheme="minorHAnsi" w:cs="Segoe UI Symbol"/>
                <w:color w:val="000000" w:themeColor="text1"/>
                <w:sz w:val="14"/>
                <w:szCs w:val="21"/>
                <w:shd w:val="clear" w:color="auto" w:fill="FFFFFF"/>
                <w:rPrChange w:id="383"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384"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이행</w:t>
            </w:r>
            <w:r w:rsidRPr="000C7330">
              <w:rPr>
                <w:rFonts w:eastAsiaTheme="minorHAnsi" w:cs="Segoe UI Symbol"/>
                <w:color w:val="000000" w:themeColor="text1"/>
                <w:sz w:val="14"/>
                <w:szCs w:val="21"/>
                <w:shd w:val="clear" w:color="auto" w:fill="FFFFFF"/>
                <w:rPrChange w:id="385"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386"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고객</w:t>
            </w:r>
            <w:r w:rsidRPr="000C7330">
              <w:rPr>
                <w:rFonts w:eastAsiaTheme="minorHAnsi" w:cs="Segoe UI Symbol"/>
                <w:color w:val="000000" w:themeColor="text1"/>
                <w:sz w:val="14"/>
                <w:szCs w:val="21"/>
                <w:shd w:val="clear" w:color="auto" w:fill="FFFFFF"/>
                <w:rPrChange w:id="387"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388"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응대</w:t>
            </w:r>
            <w:r w:rsidRPr="000C7330">
              <w:rPr>
                <w:rFonts w:eastAsiaTheme="minorHAnsi" w:cs="Segoe UI Symbol"/>
                <w:color w:val="000000" w:themeColor="text1"/>
                <w:sz w:val="14"/>
                <w:szCs w:val="21"/>
                <w:shd w:val="clear" w:color="auto" w:fill="FFFFFF"/>
                <w:rPrChange w:id="389"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390"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요금</w:t>
            </w:r>
            <w:r w:rsidRPr="000C7330">
              <w:rPr>
                <w:rFonts w:eastAsiaTheme="minorHAnsi" w:cs="Segoe UI Symbol"/>
                <w:color w:val="000000" w:themeColor="text1"/>
                <w:sz w:val="14"/>
                <w:szCs w:val="21"/>
                <w:shd w:val="clear" w:color="auto" w:fill="FFFFFF"/>
                <w:rPrChange w:id="391"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392"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청구</w:t>
            </w:r>
            <w:r w:rsidRPr="000C7330">
              <w:rPr>
                <w:rFonts w:eastAsiaTheme="minorHAnsi" w:cs="Segoe UI Symbol"/>
                <w:color w:val="000000" w:themeColor="text1"/>
                <w:sz w:val="14"/>
                <w:szCs w:val="21"/>
                <w:shd w:val="clear" w:color="auto" w:fill="FFFFFF"/>
                <w:rPrChange w:id="393"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A/S </w:t>
            </w:r>
            <w:r w:rsidRPr="000C7330">
              <w:rPr>
                <w:rFonts w:eastAsiaTheme="minorHAnsi" w:cs="Segoe UI Symbol" w:hint="eastAsia"/>
                <w:color w:val="000000" w:themeColor="text1"/>
                <w:sz w:val="14"/>
                <w:szCs w:val="21"/>
                <w:shd w:val="clear" w:color="auto" w:fill="FFFFFF"/>
                <w:rPrChange w:id="394"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등</w:t>
            </w:r>
            <w:r w:rsidRPr="000C7330">
              <w:rPr>
                <w:rFonts w:eastAsiaTheme="minorHAnsi" w:cs="Segoe UI Symbol"/>
                <w:color w:val="000000" w:themeColor="text1"/>
                <w:sz w:val="14"/>
                <w:szCs w:val="21"/>
                <w:shd w:val="clear" w:color="auto" w:fill="FFFFFF"/>
                <w:rPrChange w:id="395" w:author="FURSYS" w:date="2025-12-04T15:42:00Z">
                  <w:rPr>
                    <w:rFonts w:ascii="Segoe UI Symbol" w:eastAsia="Noto Sans CJK KR Regular" w:hAnsi="Segoe UI Symbol" w:cs="Segoe UI Symbol"/>
                    <w:color w:val="000000" w:themeColor="text1"/>
                    <w:sz w:val="14"/>
                    <w:szCs w:val="21"/>
                    <w:shd w:val="clear" w:color="auto" w:fill="FFFFFF"/>
                  </w:rPr>
                </w:rPrChange>
              </w:rPr>
              <w:br/>
              <w:t xml:space="preserve">- </w:t>
            </w:r>
            <w:r w:rsidRPr="000C7330">
              <w:rPr>
                <w:rFonts w:eastAsiaTheme="minorHAnsi" w:cs="Segoe UI Symbol" w:hint="eastAsia"/>
                <w:color w:val="000000" w:themeColor="text1"/>
                <w:sz w:val="14"/>
                <w:szCs w:val="21"/>
                <w:shd w:val="clear" w:color="auto" w:fill="FFFFFF"/>
                <w:rPrChange w:id="396"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항목</w:t>
            </w:r>
            <w:r w:rsidRPr="000C7330">
              <w:rPr>
                <w:rFonts w:eastAsiaTheme="minorHAnsi" w:cs="Segoe UI Symbol"/>
                <w:color w:val="000000" w:themeColor="text1"/>
                <w:sz w:val="14"/>
                <w:szCs w:val="21"/>
                <w:shd w:val="clear" w:color="auto" w:fill="FFFFFF"/>
                <w:rPrChange w:id="397"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398"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성명</w:t>
            </w:r>
            <w:r w:rsidRPr="000C7330">
              <w:rPr>
                <w:rFonts w:eastAsiaTheme="minorHAnsi" w:cs="Segoe UI Symbol"/>
                <w:color w:val="000000" w:themeColor="text1"/>
                <w:sz w:val="14"/>
                <w:szCs w:val="21"/>
                <w:shd w:val="clear" w:color="auto" w:fill="FFFFFF"/>
                <w:rPrChange w:id="399"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00"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연락처</w:t>
            </w:r>
            <w:r w:rsidRPr="000C7330">
              <w:rPr>
                <w:rFonts w:eastAsiaTheme="minorHAnsi" w:cs="Segoe UI Symbol"/>
                <w:color w:val="000000" w:themeColor="text1"/>
                <w:sz w:val="14"/>
                <w:szCs w:val="21"/>
                <w:shd w:val="clear" w:color="auto" w:fill="FFFFFF"/>
                <w:rPrChange w:id="401"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02"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이메일</w:t>
            </w:r>
            <w:r w:rsidRPr="000C7330">
              <w:rPr>
                <w:rFonts w:eastAsiaTheme="minorHAnsi" w:cs="Segoe UI Symbol"/>
                <w:color w:val="000000" w:themeColor="text1"/>
                <w:sz w:val="14"/>
                <w:szCs w:val="21"/>
                <w:shd w:val="clear" w:color="auto" w:fill="FFFFFF"/>
                <w:rPrChange w:id="403"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04"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회사명</w:t>
            </w:r>
            <w:r w:rsidRPr="000C7330">
              <w:rPr>
                <w:rFonts w:eastAsiaTheme="minorHAnsi" w:cs="Segoe UI Symbol"/>
                <w:color w:val="000000" w:themeColor="text1"/>
                <w:sz w:val="14"/>
                <w:szCs w:val="21"/>
                <w:shd w:val="clear" w:color="auto" w:fill="FFFFFF"/>
                <w:rPrChange w:id="405"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06"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부서명</w:t>
            </w:r>
            <w:r w:rsidRPr="000C7330">
              <w:rPr>
                <w:rFonts w:eastAsiaTheme="minorHAnsi" w:cs="Segoe UI Symbol"/>
                <w:color w:val="000000" w:themeColor="text1"/>
                <w:sz w:val="14"/>
                <w:szCs w:val="21"/>
                <w:shd w:val="clear" w:color="auto" w:fill="FFFFFF"/>
                <w:rPrChange w:id="407"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08"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사업자등록번호</w:t>
            </w:r>
            <w:r w:rsidRPr="000C7330">
              <w:rPr>
                <w:rFonts w:eastAsiaTheme="minorHAnsi" w:cs="Segoe UI Symbol"/>
                <w:color w:val="000000" w:themeColor="text1"/>
                <w:sz w:val="14"/>
                <w:szCs w:val="21"/>
                <w:shd w:val="clear" w:color="auto" w:fill="FFFFFF"/>
                <w:rPrChange w:id="409"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10"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결제정보</w:t>
            </w:r>
            <w:r w:rsidRPr="000C7330">
              <w:rPr>
                <w:rFonts w:eastAsiaTheme="minorHAnsi" w:cs="Segoe UI Symbol"/>
                <w:color w:val="000000" w:themeColor="text1"/>
                <w:sz w:val="14"/>
                <w:szCs w:val="21"/>
                <w:shd w:val="clear" w:color="auto" w:fill="FFFFFF"/>
                <w:rPrChange w:id="411"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12"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등</w:t>
            </w:r>
            <w:r w:rsidRPr="000C7330">
              <w:rPr>
                <w:rFonts w:eastAsiaTheme="minorHAnsi" w:cs="Segoe UI Symbol"/>
                <w:color w:val="000000" w:themeColor="text1"/>
                <w:sz w:val="14"/>
                <w:szCs w:val="21"/>
                <w:shd w:val="clear" w:color="auto" w:fill="FFFFFF"/>
                <w:rPrChange w:id="413" w:author="FURSYS" w:date="2025-12-04T15:42:00Z">
                  <w:rPr>
                    <w:rFonts w:ascii="Segoe UI Symbol" w:eastAsia="Noto Sans CJK KR Regular" w:hAnsi="Segoe UI Symbol" w:cs="Segoe UI Symbol"/>
                    <w:color w:val="000000" w:themeColor="text1"/>
                    <w:sz w:val="14"/>
                    <w:szCs w:val="21"/>
                    <w:shd w:val="clear" w:color="auto" w:fill="FFFFFF"/>
                  </w:rPr>
                </w:rPrChange>
              </w:rPr>
              <w:br/>
              <w:t xml:space="preserve">- </w:t>
            </w:r>
            <w:r w:rsidRPr="000C7330">
              <w:rPr>
                <w:rFonts w:eastAsiaTheme="minorHAnsi" w:cs="Segoe UI Symbol" w:hint="eastAsia"/>
                <w:color w:val="000000" w:themeColor="text1"/>
                <w:sz w:val="14"/>
                <w:szCs w:val="21"/>
                <w:shd w:val="clear" w:color="auto" w:fill="FFFFFF"/>
                <w:rPrChange w:id="414"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보유기간</w:t>
            </w:r>
            <w:r w:rsidRPr="000C7330">
              <w:rPr>
                <w:rFonts w:eastAsiaTheme="minorHAnsi" w:cs="Segoe UI Symbol"/>
                <w:color w:val="000000" w:themeColor="text1"/>
                <w:sz w:val="14"/>
                <w:szCs w:val="21"/>
                <w:shd w:val="clear" w:color="auto" w:fill="FFFFFF"/>
                <w:rPrChange w:id="415"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16"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계약</w:t>
            </w:r>
            <w:r w:rsidRPr="000C7330">
              <w:rPr>
                <w:rFonts w:eastAsiaTheme="minorHAnsi" w:cs="Segoe UI Symbol"/>
                <w:color w:val="000000" w:themeColor="text1"/>
                <w:sz w:val="14"/>
                <w:szCs w:val="21"/>
                <w:shd w:val="clear" w:color="auto" w:fill="FFFFFF"/>
                <w:rPrChange w:id="417"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18"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종료일로부터</w:t>
            </w:r>
            <w:r w:rsidRPr="000C7330">
              <w:rPr>
                <w:rFonts w:eastAsiaTheme="minorHAnsi" w:cs="Segoe UI Symbol"/>
                <w:color w:val="000000" w:themeColor="text1"/>
                <w:sz w:val="14"/>
                <w:szCs w:val="21"/>
                <w:shd w:val="clear" w:color="auto" w:fill="FFFFFF"/>
                <w:rPrChange w:id="419"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5</w:t>
            </w:r>
            <w:r w:rsidRPr="000C7330">
              <w:rPr>
                <w:rFonts w:eastAsiaTheme="minorHAnsi" w:cs="Segoe UI Symbol" w:hint="eastAsia"/>
                <w:color w:val="000000" w:themeColor="text1"/>
                <w:sz w:val="14"/>
                <w:szCs w:val="21"/>
                <w:shd w:val="clear" w:color="auto" w:fill="FFFFFF"/>
                <w:rPrChange w:id="420"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년</w:t>
            </w:r>
          </w:p>
          <w:p w14:paraId="370191C8" w14:textId="77777777" w:rsidR="008A691B" w:rsidRPr="000C7330" w:rsidRDefault="008A691B" w:rsidP="00481154">
            <w:pPr>
              <w:rPr>
                <w:rFonts w:eastAsiaTheme="minorHAnsi" w:cs="Segoe UI Symbol"/>
                <w:color w:val="000000" w:themeColor="text1"/>
                <w:sz w:val="14"/>
                <w:szCs w:val="21"/>
                <w:shd w:val="clear" w:color="auto" w:fill="FFFFFF"/>
                <w:rPrChange w:id="421" w:author="FURSYS" w:date="2025-12-04T15:42:00Z">
                  <w:rPr>
                    <w:rFonts w:ascii="Segoe UI Symbol" w:eastAsia="Noto Sans CJK KR Regular" w:hAnsi="Segoe UI Symbol" w:cs="Segoe UI Symbol"/>
                    <w:color w:val="000000" w:themeColor="text1"/>
                    <w:sz w:val="14"/>
                    <w:szCs w:val="21"/>
                    <w:shd w:val="clear" w:color="auto" w:fill="FFFFFF"/>
                  </w:rPr>
                </w:rPrChange>
              </w:rPr>
            </w:pPr>
          </w:p>
          <w:p w14:paraId="52426FD6" w14:textId="77777777" w:rsidR="008A691B" w:rsidRPr="000C7330" w:rsidRDefault="008A691B" w:rsidP="00481154">
            <w:pPr>
              <w:rPr>
                <w:rFonts w:eastAsiaTheme="minorHAnsi" w:cs="Segoe UI Symbol"/>
                <w:color w:val="000000" w:themeColor="text1"/>
                <w:sz w:val="14"/>
                <w:szCs w:val="21"/>
                <w:shd w:val="clear" w:color="auto" w:fill="FFFFFF"/>
                <w:rPrChange w:id="422" w:author="FURSYS" w:date="2025-12-04T15:42:00Z">
                  <w:rPr>
                    <w:rFonts w:ascii="Segoe UI Symbol" w:eastAsia="Noto Sans CJK KR Regular" w:hAnsi="Segoe UI Symbol" w:cs="Segoe UI Symbol"/>
                    <w:color w:val="000000" w:themeColor="text1"/>
                    <w:sz w:val="14"/>
                    <w:szCs w:val="21"/>
                    <w:shd w:val="clear" w:color="auto" w:fill="FFFFFF"/>
                  </w:rPr>
                </w:rPrChange>
              </w:rPr>
            </w:pPr>
            <w:r w:rsidRPr="000C7330">
              <w:rPr>
                <w:rFonts w:ascii="Segoe UI Symbol" w:eastAsiaTheme="minorHAnsi" w:hAnsi="Segoe UI Symbol" w:cs="Segoe UI Symbol"/>
                <w:b/>
                <w:color w:val="000000" w:themeColor="text1"/>
                <w:sz w:val="14"/>
                <w:szCs w:val="21"/>
                <w:shd w:val="clear" w:color="auto" w:fill="FFFFFF"/>
                <w:rPrChange w:id="423" w:author="FURSYS" w:date="2025-12-04T15:42:00Z">
                  <w:rPr>
                    <w:rFonts w:ascii="Segoe UI Symbol" w:eastAsia="Noto Sans CJK KR Regular" w:hAnsi="Segoe UI Symbol" w:cs="Segoe UI Symbol"/>
                    <w:b/>
                    <w:color w:val="000000" w:themeColor="text1"/>
                    <w:sz w:val="14"/>
                    <w:szCs w:val="21"/>
                    <w:highlight w:val="yellow"/>
                    <w:shd w:val="clear" w:color="auto" w:fill="FFFFFF"/>
                  </w:rPr>
                </w:rPrChange>
              </w:rPr>
              <w:t>☐</w:t>
            </w:r>
            <w:r w:rsidRPr="000C7330">
              <w:rPr>
                <w:rFonts w:eastAsiaTheme="minorHAnsi" w:cs="Segoe UI Symbol"/>
                <w:b/>
                <w:color w:val="000000" w:themeColor="text1"/>
                <w:sz w:val="14"/>
                <w:szCs w:val="21"/>
                <w:shd w:val="clear" w:color="auto" w:fill="FFFFFF"/>
                <w:rPrChange w:id="424" w:author="FURSYS" w:date="2025-12-04T15:42:00Z">
                  <w:rPr>
                    <w:rFonts w:ascii="Segoe UI Symbol" w:eastAsia="Noto Sans CJK KR Regular" w:hAnsi="Segoe UI Symbol" w:cs="Segoe UI Symbol"/>
                    <w:b/>
                    <w:color w:val="000000" w:themeColor="text1"/>
                    <w:sz w:val="14"/>
                    <w:szCs w:val="21"/>
                    <w:highlight w:val="yellow"/>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425" w:author="FURSYS" w:date="2025-12-04T15:42:00Z">
                  <w:rPr>
                    <w:rFonts w:ascii="Segoe UI Symbol" w:eastAsia="Noto Sans CJK KR Regular" w:hAnsi="Segoe UI Symbol" w:cs="Segoe UI Symbol" w:hint="eastAsia"/>
                    <w:b/>
                    <w:color w:val="000000" w:themeColor="text1"/>
                    <w:sz w:val="14"/>
                    <w:szCs w:val="21"/>
                    <w:highlight w:val="yellow"/>
                    <w:shd w:val="clear" w:color="auto" w:fill="FFFFFF"/>
                  </w:rPr>
                </w:rPrChange>
              </w:rPr>
              <w:t>동의함</w:t>
            </w:r>
            <w:r w:rsidRPr="000C7330">
              <w:rPr>
                <w:rFonts w:eastAsiaTheme="minorHAnsi" w:cs="Segoe UI Symbol"/>
                <w:b/>
                <w:color w:val="000000" w:themeColor="text1"/>
                <w:sz w:val="14"/>
                <w:szCs w:val="21"/>
                <w:shd w:val="clear" w:color="auto" w:fill="FFFFFF"/>
                <w:rPrChange w:id="426" w:author="FURSYS" w:date="2025-12-04T15:42:00Z">
                  <w:rPr>
                    <w:rFonts w:ascii="Segoe UI Symbol" w:eastAsia="Noto Sans CJK KR Regular" w:hAnsi="Segoe UI Symbol" w:cs="Segoe UI Symbol"/>
                    <w:b/>
                    <w:color w:val="000000" w:themeColor="text1"/>
                    <w:sz w:val="14"/>
                    <w:szCs w:val="21"/>
                    <w:highlight w:val="yellow"/>
                    <w:shd w:val="clear" w:color="auto" w:fill="FFFFFF"/>
                  </w:rPr>
                </w:rPrChange>
              </w:rPr>
              <w:t xml:space="preserve">   </w:t>
            </w:r>
            <w:r w:rsidRPr="000C7330">
              <w:rPr>
                <w:rFonts w:ascii="Segoe UI Symbol" w:eastAsiaTheme="minorHAnsi" w:hAnsi="Segoe UI Symbol" w:cs="Segoe UI Symbol"/>
                <w:b/>
                <w:color w:val="000000" w:themeColor="text1"/>
                <w:sz w:val="14"/>
                <w:szCs w:val="21"/>
                <w:shd w:val="clear" w:color="auto" w:fill="FFFFFF"/>
                <w:rPrChange w:id="427" w:author="FURSYS" w:date="2025-12-04T15:42:00Z">
                  <w:rPr>
                    <w:rFonts w:ascii="Segoe UI Symbol" w:eastAsia="Noto Sans CJK KR Regular" w:hAnsi="Segoe UI Symbol" w:cs="Segoe UI Symbol"/>
                    <w:b/>
                    <w:color w:val="000000" w:themeColor="text1"/>
                    <w:sz w:val="14"/>
                    <w:szCs w:val="21"/>
                    <w:highlight w:val="yellow"/>
                    <w:shd w:val="clear" w:color="auto" w:fill="FFFFFF"/>
                  </w:rPr>
                </w:rPrChange>
              </w:rPr>
              <w:t>☐</w:t>
            </w:r>
            <w:r w:rsidRPr="000C7330">
              <w:rPr>
                <w:rFonts w:eastAsiaTheme="minorHAnsi" w:cs="Segoe UI Symbol"/>
                <w:b/>
                <w:color w:val="000000" w:themeColor="text1"/>
                <w:sz w:val="14"/>
                <w:szCs w:val="21"/>
                <w:shd w:val="clear" w:color="auto" w:fill="FFFFFF"/>
                <w:rPrChange w:id="428" w:author="FURSYS" w:date="2025-12-04T15:42:00Z">
                  <w:rPr>
                    <w:rFonts w:ascii="Segoe UI Symbol" w:eastAsia="Noto Sans CJK KR Regular" w:hAnsi="Segoe UI Symbol" w:cs="Segoe UI Symbol"/>
                    <w:b/>
                    <w:color w:val="000000" w:themeColor="text1"/>
                    <w:sz w:val="14"/>
                    <w:szCs w:val="21"/>
                    <w:highlight w:val="yellow"/>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429" w:author="FURSYS" w:date="2025-12-04T15:42:00Z">
                  <w:rPr>
                    <w:rFonts w:ascii="Segoe UI Symbol" w:eastAsia="Noto Sans CJK KR Regular" w:hAnsi="Segoe UI Symbol" w:cs="Segoe UI Symbol" w:hint="eastAsia"/>
                    <w:b/>
                    <w:color w:val="000000" w:themeColor="text1"/>
                    <w:sz w:val="14"/>
                    <w:szCs w:val="21"/>
                    <w:highlight w:val="yellow"/>
                    <w:shd w:val="clear" w:color="auto" w:fill="FFFFFF"/>
                  </w:rPr>
                </w:rPrChange>
              </w:rPr>
              <w:t>동의하지</w:t>
            </w:r>
            <w:r w:rsidRPr="000C7330">
              <w:rPr>
                <w:rFonts w:eastAsiaTheme="minorHAnsi" w:cs="Segoe UI Symbol"/>
                <w:b/>
                <w:color w:val="000000" w:themeColor="text1"/>
                <w:sz w:val="14"/>
                <w:szCs w:val="21"/>
                <w:shd w:val="clear" w:color="auto" w:fill="FFFFFF"/>
                <w:rPrChange w:id="430" w:author="FURSYS" w:date="2025-12-04T15:42:00Z">
                  <w:rPr>
                    <w:rFonts w:ascii="Segoe UI Symbol" w:eastAsia="Noto Sans CJK KR Regular" w:hAnsi="Segoe UI Symbol" w:cs="Segoe UI Symbol"/>
                    <w:b/>
                    <w:color w:val="000000" w:themeColor="text1"/>
                    <w:sz w:val="14"/>
                    <w:szCs w:val="21"/>
                    <w:highlight w:val="yellow"/>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431" w:author="FURSYS" w:date="2025-12-04T15:42:00Z">
                  <w:rPr>
                    <w:rFonts w:ascii="Segoe UI Symbol" w:eastAsia="Noto Sans CJK KR Regular" w:hAnsi="Segoe UI Symbol" w:cs="Segoe UI Symbol" w:hint="eastAsia"/>
                    <w:b/>
                    <w:color w:val="000000" w:themeColor="text1"/>
                    <w:sz w:val="14"/>
                    <w:szCs w:val="21"/>
                    <w:highlight w:val="yellow"/>
                    <w:shd w:val="clear" w:color="auto" w:fill="FFFFFF"/>
                  </w:rPr>
                </w:rPrChange>
              </w:rPr>
              <w:t>않음</w:t>
            </w:r>
            <w:r w:rsidRPr="000C7330">
              <w:rPr>
                <w:rFonts w:eastAsiaTheme="minorHAnsi" w:cs="Segoe UI Symbol"/>
                <w:color w:val="000000" w:themeColor="text1"/>
                <w:sz w:val="14"/>
                <w:szCs w:val="21"/>
                <w:shd w:val="clear" w:color="auto" w:fill="FFFFFF"/>
                <w:rPrChange w:id="432" w:author="FURSYS" w:date="2025-12-04T15:42:00Z">
                  <w:rPr>
                    <w:rFonts w:ascii="Segoe UI Symbol" w:eastAsia="Noto Sans CJK KR Regular" w:hAnsi="Segoe UI Symbol" w:cs="Segoe UI Symbol"/>
                    <w:color w:val="000000" w:themeColor="text1"/>
                    <w:sz w:val="14"/>
                    <w:szCs w:val="21"/>
                    <w:shd w:val="clear" w:color="auto" w:fill="FFFFFF"/>
                  </w:rPr>
                </w:rPrChange>
              </w:rPr>
              <w:br/>
            </w:r>
            <w:r w:rsidRPr="000C7330">
              <w:rPr>
                <w:rFonts w:eastAsiaTheme="minorHAnsi" w:cs="Segoe UI Symbol" w:hint="eastAsia"/>
                <w:color w:val="000000" w:themeColor="text1"/>
                <w:sz w:val="14"/>
                <w:szCs w:val="21"/>
                <w:shd w:val="clear" w:color="auto" w:fill="FFFFFF"/>
                <w:rPrChange w:id="433"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w:t>
            </w:r>
            <w:r w:rsidRPr="000C7330">
              <w:rPr>
                <w:rFonts w:eastAsiaTheme="minorHAnsi" w:cs="Segoe UI Symbol"/>
                <w:color w:val="000000" w:themeColor="text1"/>
                <w:sz w:val="14"/>
                <w:szCs w:val="21"/>
                <w:shd w:val="clear" w:color="auto" w:fill="FFFFFF"/>
                <w:rPrChange w:id="434"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35"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본</w:t>
            </w:r>
            <w:r w:rsidRPr="000C7330">
              <w:rPr>
                <w:rFonts w:eastAsiaTheme="minorHAnsi" w:cs="Segoe UI Symbol"/>
                <w:color w:val="000000" w:themeColor="text1"/>
                <w:sz w:val="14"/>
                <w:szCs w:val="21"/>
                <w:shd w:val="clear" w:color="auto" w:fill="FFFFFF"/>
                <w:rPrChange w:id="436"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37"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항목은</w:t>
            </w:r>
            <w:r w:rsidRPr="000C7330">
              <w:rPr>
                <w:rFonts w:eastAsiaTheme="minorHAnsi" w:cs="Segoe UI Symbol"/>
                <w:color w:val="000000" w:themeColor="text1"/>
                <w:sz w:val="14"/>
                <w:szCs w:val="21"/>
                <w:shd w:val="clear" w:color="auto" w:fill="FFFFFF"/>
                <w:rPrChange w:id="438"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39"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계약</w:t>
            </w:r>
            <w:r w:rsidRPr="000C7330">
              <w:rPr>
                <w:rFonts w:eastAsiaTheme="minorHAnsi" w:cs="Segoe UI Symbol"/>
                <w:color w:val="000000" w:themeColor="text1"/>
                <w:sz w:val="14"/>
                <w:szCs w:val="21"/>
                <w:shd w:val="clear" w:color="auto" w:fill="FFFFFF"/>
                <w:rPrChange w:id="440"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41"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이행에</w:t>
            </w:r>
            <w:r w:rsidRPr="000C7330">
              <w:rPr>
                <w:rFonts w:eastAsiaTheme="minorHAnsi" w:cs="Segoe UI Symbol"/>
                <w:color w:val="000000" w:themeColor="text1"/>
                <w:sz w:val="14"/>
                <w:szCs w:val="21"/>
                <w:shd w:val="clear" w:color="auto" w:fill="FFFFFF"/>
                <w:rPrChange w:id="442"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43"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필수적이며</w:t>
            </w:r>
            <w:r w:rsidRPr="000C7330">
              <w:rPr>
                <w:rFonts w:eastAsiaTheme="minorHAnsi" w:cs="Segoe UI Symbol"/>
                <w:color w:val="000000" w:themeColor="text1"/>
                <w:sz w:val="14"/>
                <w:szCs w:val="21"/>
                <w:shd w:val="clear" w:color="auto" w:fill="FFFFFF"/>
                <w:rPrChange w:id="444"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45"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동의하지</w:t>
            </w:r>
            <w:r w:rsidRPr="000C7330">
              <w:rPr>
                <w:rFonts w:eastAsiaTheme="minorHAnsi" w:cs="Segoe UI Symbol"/>
                <w:color w:val="000000" w:themeColor="text1"/>
                <w:sz w:val="14"/>
                <w:szCs w:val="21"/>
                <w:shd w:val="clear" w:color="auto" w:fill="FFFFFF"/>
                <w:rPrChange w:id="446"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47"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않을</w:t>
            </w:r>
            <w:r w:rsidRPr="000C7330">
              <w:rPr>
                <w:rFonts w:eastAsiaTheme="minorHAnsi" w:cs="Segoe UI Symbol"/>
                <w:color w:val="000000" w:themeColor="text1"/>
                <w:sz w:val="14"/>
                <w:szCs w:val="21"/>
                <w:shd w:val="clear" w:color="auto" w:fill="FFFFFF"/>
                <w:rPrChange w:id="448"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49"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경우</w:t>
            </w:r>
            <w:r w:rsidRPr="000C7330">
              <w:rPr>
                <w:rFonts w:eastAsiaTheme="minorHAnsi" w:cs="Segoe UI Symbol"/>
                <w:color w:val="000000" w:themeColor="text1"/>
                <w:sz w:val="14"/>
                <w:szCs w:val="21"/>
                <w:shd w:val="clear" w:color="auto" w:fill="FFFFFF"/>
                <w:rPrChange w:id="450"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51"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계약</w:t>
            </w:r>
            <w:r w:rsidRPr="000C7330">
              <w:rPr>
                <w:rFonts w:eastAsiaTheme="minorHAnsi" w:cs="Segoe UI Symbol"/>
                <w:color w:val="000000" w:themeColor="text1"/>
                <w:sz w:val="14"/>
                <w:szCs w:val="21"/>
                <w:shd w:val="clear" w:color="auto" w:fill="FFFFFF"/>
                <w:rPrChange w:id="452"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53"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체결이</w:t>
            </w:r>
            <w:r w:rsidRPr="000C7330">
              <w:rPr>
                <w:rFonts w:eastAsiaTheme="minorHAnsi" w:cs="Segoe UI Symbol"/>
                <w:color w:val="000000" w:themeColor="text1"/>
                <w:sz w:val="14"/>
                <w:szCs w:val="21"/>
                <w:shd w:val="clear" w:color="auto" w:fill="FFFFFF"/>
                <w:rPrChange w:id="454"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55"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제한될</w:t>
            </w:r>
            <w:r w:rsidRPr="000C7330">
              <w:rPr>
                <w:rFonts w:eastAsiaTheme="minorHAnsi" w:cs="Segoe UI Symbol"/>
                <w:color w:val="000000" w:themeColor="text1"/>
                <w:sz w:val="14"/>
                <w:szCs w:val="21"/>
                <w:shd w:val="clear" w:color="auto" w:fill="FFFFFF"/>
                <w:rPrChange w:id="456"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57"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수</w:t>
            </w:r>
            <w:r w:rsidRPr="000C7330">
              <w:rPr>
                <w:rFonts w:eastAsiaTheme="minorHAnsi" w:cs="Segoe UI Symbol"/>
                <w:color w:val="000000" w:themeColor="text1"/>
                <w:sz w:val="14"/>
                <w:szCs w:val="21"/>
                <w:shd w:val="clear" w:color="auto" w:fill="FFFFFF"/>
                <w:rPrChange w:id="458"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59"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있습니다</w:t>
            </w:r>
            <w:r w:rsidRPr="000C7330">
              <w:rPr>
                <w:rFonts w:eastAsiaTheme="minorHAnsi" w:cs="Segoe UI Symbol"/>
                <w:color w:val="000000" w:themeColor="text1"/>
                <w:sz w:val="14"/>
                <w:szCs w:val="21"/>
                <w:shd w:val="clear" w:color="auto" w:fill="FFFFFF"/>
                <w:rPrChange w:id="460" w:author="FURSYS" w:date="2025-12-04T15:42:00Z">
                  <w:rPr>
                    <w:rFonts w:ascii="Segoe UI Symbol" w:eastAsia="Noto Sans CJK KR Regular" w:hAnsi="Segoe UI Symbol" w:cs="Segoe UI Symbol"/>
                    <w:color w:val="000000" w:themeColor="text1"/>
                    <w:sz w:val="14"/>
                    <w:szCs w:val="21"/>
                    <w:shd w:val="clear" w:color="auto" w:fill="FFFFFF"/>
                  </w:rPr>
                </w:rPrChange>
              </w:rPr>
              <w:t>.</w:t>
            </w:r>
          </w:p>
          <w:p w14:paraId="59C937D6" w14:textId="77777777" w:rsidR="008A691B" w:rsidRPr="000C7330" w:rsidRDefault="008A691B" w:rsidP="00481154">
            <w:pPr>
              <w:rPr>
                <w:rFonts w:eastAsiaTheme="minorHAnsi" w:cs="Segoe UI Symbol"/>
                <w:color w:val="000000" w:themeColor="text1"/>
                <w:sz w:val="14"/>
                <w:szCs w:val="21"/>
                <w:shd w:val="clear" w:color="auto" w:fill="FFFFFF"/>
                <w:rPrChange w:id="461" w:author="FURSYS" w:date="2025-12-04T15:42:00Z">
                  <w:rPr>
                    <w:rFonts w:ascii="Segoe UI Symbol" w:eastAsia="Noto Sans CJK KR Regular" w:hAnsi="Segoe UI Symbol" w:cs="Segoe UI Symbol"/>
                    <w:color w:val="000000" w:themeColor="text1"/>
                    <w:sz w:val="14"/>
                    <w:szCs w:val="21"/>
                    <w:shd w:val="clear" w:color="auto" w:fill="FFFFFF"/>
                  </w:rPr>
                </w:rPrChange>
              </w:rPr>
            </w:pPr>
          </w:p>
          <w:p w14:paraId="6B69FE38" w14:textId="77777777" w:rsidR="003C7F62" w:rsidRPr="000C7330" w:rsidRDefault="003C7F62" w:rsidP="003C7F62">
            <w:pPr>
              <w:rPr>
                <w:rFonts w:eastAsiaTheme="minorHAnsi" w:cs="Segoe UI Symbol"/>
                <w:b/>
                <w:color w:val="000000" w:themeColor="text1"/>
                <w:sz w:val="14"/>
                <w:szCs w:val="21"/>
                <w:shd w:val="clear" w:color="auto" w:fill="FFFFFF"/>
                <w:rPrChange w:id="462" w:author="FURSYS" w:date="2025-12-04T15:42:00Z">
                  <w:rPr>
                    <w:rFonts w:ascii="Segoe UI Symbol" w:eastAsia="Noto Sans CJK KR Regular" w:hAnsi="Segoe UI Symbol" w:cs="Segoe UI Symbol"/>
                    <w:b/>
                    <w:color w:val="000000" w:themeColor="text1"/>
                    <w:sz w:val="14"/>
                    <w:szCs w:val="21"/>
                    <w:shd w:val="clear" w:color="auto" w:fill="FFFFFF"/>
                  </w:rPr>
                </w:rPrChange>
              </w:rPr>
            </w:pPr>
            <w:r w:rsidRPr="000C7330">
              <w:rPr>
                <w:rFonts w:eastAsiaTheme="minorHAnsi" w:cs="Segoe UI Symbol"/>
                <w:b/>
                <w:color w:val="000000" w:themeColor="text1"/>
                <w:sz w:val="14"/>
                <w:szCs w:val="21"/>
                <w:shd w:val="clear" w:color="auto" w:fill="FFFFFF"/>
                <w:rPrChange w:id="463" w:author="FURSYS" w:date="2025-12-04T15:42:00Z">
                  <w:rPr>
                    <w:rFonts w:ascii="Segoe UI Symbol" w:eastAsia="Noto Sans CJK KR Regular" w:hAnsi="Segoe UI Symbol" w:cs="Segoe UI Symbol"/>
                    <w:b/>
                    <w:color w:val="000000" w:themeColor="text1"/>
                    <w:sz w:val="14"/>
                    <w:szCs w:val="21"/>
                    <w:shd w:val="clear" w:color="auto" w:fill="FFFFFF"/>
                  </w:rPr>
                </w:rPrChange>
              </w:rPr>
              <w:t>[</w:t>
            </w:r>
            <w:r w:rsidRPr="000C7330">
              <w:rPr>
                <w:rFonts w:eastAsiaTheme="minorHAnsi" w:cs="Segoe UI Symbol" w:hint="eastAsia"/>
                <w:b/>
                <w:color w:val="000000" w:themeColor="text1"/>
                <w:sz w:val="14"/>
                <w:szCs w:val="21"/>
                <w:shd w:val="clear" w:color="auto" w:fill="FFFFFF"/>
                <w:rPrChange w:id="464"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필수</w:t>
            </w:r>
            <w:r w:rsidRPr="000C7330">
              <w:rPr>
                <w:rFonts w:eastAsiaTheme="minorHAnsi" w:cs="Segoe UI Symbol"/>
                <w:b/>
                <w:color w:val="000000" w:themeColor="text1"/>
                <w:sz w:val="14"/>
                <w:szCs w:val="21"/>
                <w:shd w:val="clear" w:color="auto" w:fill="FFFFFF"/>
                <w:rPrChange w:id="465"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466"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개인정보</w:t>
            </w:r>
            <w:r w:rsidRPr="000C7330">
              <w:rPr>
                <w:rFonts w:eastAsiaTheme="minorHAnsi" w:cs="Segoe UI Symbol"/>
                <w:b/>
                <w:color w:val="000000" w:themeColor="text1"/>
                <w:sz w:val="14"/>
                <w:szCs w:val="21"/>
                <w:shd w:val="clear" w:color="auto" w:fill="FFFFFF"/>
                <w:rPrChange w:id="467"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468"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제</w:t>
            </w:r>
            <w:r w:rsidRPr="000C7330">
              <w:rPr>
                <w:rFonts w:eastAsiaTheme="minorHAnsi" w:cs="Segoe UI Symbol"/>
                <w:b/>
                <w:color w:val="000000" w:themeColor="text1"/>
                <w:sz w:val="14"/>
                <w:szCs w:val="21"/>
                <w:shd w:val="clear" w:color="auto" w:fill="FFFFFF"/>
                <w:rPrChange w:id="469" w:author="FURSYS" w:date="2025-12-04T15:42:00Z">
                  <w:rPr>
                    <w:rFonts w:ascii="Segoe UI Symbol" w:eastAsia="Noto Sans CJK KR Regular" w:hAnsi="Segoe UI Symbol" w:cs="Segoe UI Symbol"/>
                    <w:b/>
                    <w:color w:val="000000" w:themeColor="text1"/>
                    <w:sz w:val="14"/>
                    <w:szCs w:val="21"/>
                    <w:shd w:val="clear" w:color="auto" w:fill="FFFFFF"/>
                  </w:rPr>
                </w:rPrChange>
              </w:rPr>
              <w:t>3</w:t>
            </w:r>
            <w:r w:rsidRPr="000C7330">
              <w:rPr>
                <w:rFonts w:eastAsiaTheme="minorHAnsi" w:cs="Segoe UI Symbol" w:hint="eastAsia"/>
                <w:b/>
                <w:color w:val="000000" w:themeColor="text1"/>
                <w:sz w:val="14"/>
                <w:szCs w:val="21"/>
                <w:shd w:val="clear" w:color="auto" w:fill="FFFFFF"/>
                <w:rPrChange w:id="470"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자</w:t>
            </w:r>
            <w:r w:rsidRPr="000C7330">
              <w:rPr>
                <w:rFonts w:eastAsiaTheme="minorHAnsi" w:cs="Segoe UI Symbol"/>
                <w:b/>
                <w:color w:val="000000" w:themeColor="text1"/>
                <w:sz w:val="14"/>
                <w:szCs w:val="21"/>
                <w:shd w:val="clear" w:color="auto" w:fill="FFFFFF"/>
                <w:rPrChange w:id="471"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472"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제공</w:t>
            </w:r>
            <w:r w:rsidRPr="000C7330">
              <w:rPr>
                <w:rFonts w:eastAsiaTheme="minorHAnsi" w:cs="Segoe UI Symbol"/>
                <w:b/>
                <w:color w:val="000000" w:themeColor="text1"/>
                <w:sz w:val="14"/>
                <w:szCs w:val="21"/>
                <w:shd w:val="clear" w:color="auto" w:fill="FFFFFF"/>
                <w:rPrChange w:id="473"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474"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동의</w:t>
            </w:r>
          </w:p>
          <w:p w14:paraId="1B9DDA07" w14:textId="77777777" w:rsidR="00BB6D3F" w:rsidRPr="000C7330" w:rsidRDefault="003C7F62" w:rsidP="003C7F62">
            <w:pPr>
              <w:rPr>
                <w:ins w:id="475" w:author="이승준 (Seungjun Lee)" w:date="2025-07-15T08:15:00Z"/>
                <w:rFonts w:eastAsiaTheme="minorHAnsi" w:cs="Segoe UI Symbol"/>
                <w:color w:val="000000" w:themeColor="text1"/>
                <w:sz w:val="14"/>
                <w:szCs w:val="21"/>
                <w:shd w:val="clear" w:color="auto" w:fill="FFFFFF"/>
                <w:rPrChange w:id="476" w:author="FURSYS" w:date="2025-12-04T15:42:00Z">
                  <w:rPr>
                    <w:ins w:id="477" w:author="이승준 (Seungjun Lee)" w:date="2025-07-15T08:15:00Z"/>
                    <w:rFonts w:ascii="Segoe UI Symbol" w:eastAsia="Noto Sans CJK KR Regular" w:hAnsi="Segoe UI Symbol" w:cs="Segoe UI Symbol"/>
                    <w:color w:val="000000" w:themeColor="text1"/>
                    <w:sz w:val="14"/>
                    <w:szCs w:val="21"/>
                    <w:shd w:val="clear" w:color="auto" w:fill="FFFFFF"/>
                  </w:rPr>
                </w:rPrChange>
              </w:rPr>
            </w:pPr>
            <w:r w:rsidRPr="000C7330">
              <w:rPr>
                <w:rFonts w:eastAsiaTheme="minorHAnsi" w:cs="Segoe UI Symbol"/>
                <w:color w:val="000000" w:themeColor="text1"/>
                <w:sz w:val="14"/>
                <w:szCs w:val="21"/>
                <w:shd w:val="clear" w:color="auto" w:fill="FFFFFF"/>
                <w:rPrChange w:id="478"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79"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제공</w:t>
            </w:r>
            <w:r w:rsidRPr="000C7330">
              <w:rPr>
                <w:rFonts w:eastAsiaTheme="minorHAnsi" w:cs="Segoe UI Symbol"/>
                <w:color w:val="000000" w:themeColor="text1"/>
                <w:sz w:val="14"/>
                <w:szCs w:val="21"/>
                <w:shd w:val="clear" w:color="auto" w:fill="FFFFFF"/>
                <w:rPrChange w:id="480"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81"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대상</w:t>
            </w:r>
            <w:r w:rsidRPr="000C7330">
              <w:rPr>
                <w:rFonts w:eastAsiaTheme="minorHAnsi" w:cs="Segoe UI Symbol"/>
                <w:color w:val="000000" w:themeColor="text1"/>
                <w:sz w:val="14"/>
                <w:szCs w:val="21"/>
                <w:shd w:val="clear" w:color="auto" w:fill="FFFFFF"/>
                <w:rPrChange w:id="482"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commentRangeStart w:id="483"/>
            <w:r w:rsidRPr="000C7330">
              <w:rPr>
                <w:rFonts w:eastAsiaTheme="minorHAnsi" w:cs="Segoe UI Symbol" w:hint="eastAsia"/>
                <w:color w:val="000000" w:themeColor="text1"/>
                <w:sz w:val="14"/>
                <w:szCs w:val="21"/>
                <w:shd w:val="clear" w:color="auto" w:fill="FFFFFF"/>
                <w:rPrChange w:id="484"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운송·설치·회수</w:t>
            </w:r>
            <w:ins w:id="485" w:author="이승준 (Seungjun Lee)" w:date="2025-07-14T13:34:00Z">
              <w:r w:rsidR="00A373FA" w:rsidRPr="000C7330">
                <w:rPr>
                  <w:rFonts w:eastAsiaTheme="minorHAnsi" w:cs="Segoe UI Symbol" w:hint="eastAsia"/>
                  <w:color w:val="000000" w:themeColor="text1"/>
                  <w:sz w:val="14"/>
                  <w:szCs w:val="21"/>
                  <w:shd w:val="clear" w:color="auto" w:fill="FFFFFF"/>
                  <w:rPrChange w:id="486" w:author="FURSYS" w:date="2025-12-04T15:42:00Z">
                    <w:rPr>
                      <w:rFonts w:ascii="Segoe UI Symbol" w:eastAsia="Noto Sans CJK KR Regular" w:hAnsi="Segoe UI Symbol" w:cs="Segoe UI Symbol" w:hint="eastAsia"/>
                      <w:color w:val="FF0000"/>
                      <w:sz w:val="14"/>
                      <w:szCs w:val="21"/>
                      <w:shd w:val="clear" w:color="auto" w:fill="FFFFFF"/>
                    </w:rPr>
                  </w:rPrChange>
                </w:rPr>
                <w:t>·</w:t>
              </w:r>
              <w:r w:rsidR="00A373FA" w:rsidRPr="000C7330">
                <w:rPr>
                  <w:rFonts w:eastAsiaTheme="minorHAnsi" w:cs="Segoe UI Symbol"/>
                  <w:color w:val="000000" w:themeColor="text1"/>
                  <w:sz w:val="14"/>
                  <w:szCs w:val="21"/>
                  <w:shd w:val="clear" w:color="auto" w:fill="FFFFFF"/>
                  <w:rPrChange w:id="487" w:author="FURSYS" w:date="2025-12-04T15:42:00Z">
                    <w:rPr>
                      <w:rFonts w:ascii="Segoe UI Symbol" w:eastAsia="Noto Sans CJK KR Regular" w:hAnsi="Segoe UI Symbol" w:cs="Segoe UI Symbol"/>
                      <w:color w:val="FF0000"/>
                      <w:sz w:val="14"/>
                      <w:szCs w:val="21"/>
                      <w:shd w:val="clear" w:color="auto" w:fill="FFFFFF"/>
                    </w:rPr>
                  </w:rPrChange>
                </w:rPr>
                <w:t>A/S</w:t>
              </w:r>
            </w:ins>
            <w:r w:rsidRPr="000C7330">
              <w:rPr>
                <w:rFonts w:eastAsiaTheme="minorHAnsi" w:cs="Segoe UI Symbol"/>
                <w:color w:val="000000" w:themeColor="text1"/>
                <w:sz w:val="14"/>
                <w:szCs w:val="21"/>
                <w:shd w:val="clear" w:color="auto" w:fill="FFFFFF"/>
                <w:rPrChange w:id="488"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489"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대행업체</w:t>
            </w:r>
            <w:ins w:id="490" w:author="이승준 (Seungjun Lee)" w:date="2025-07-14T12:03:00Z">
              <w:r w:rsidR="00B0105C" w:rsidRPr="000C7330">
                <w:rPr>
                  <w:rFonts w:eastAsiaTheme="minorHAnsi" w:cs="Segoe UI Symbol"/>
                  <w:color w:val="000000" w:themeColor="text1"/>
                  <w:sz w:val="14"/>
                  <w:szCs w:val="21"/>
                  <w:shd w:val="clear" w:color="auto" w:fill="FFFFFF"/>
                  <w:rPrChange w:id="491"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00B0105C" w:rsidRPr="000C7330">
                <w:rPr>
                  <w:rFonts w:eastAsiaTheme="minorHAnsi" w:cs="Segoe UI Symbol" w:hint="eastAsia"/>
                  <w:color w:val="000000" w:themeColor="text1"/>
                  <w:sz w:val="14"/>
                  <w:szCs w:val="21"/>
                  <w:shd w:val="clear" w:color="auto" w:fill="FFFFFF"/>
                  <w:rPrChange w:id="492"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㈜바로스</w:t>
              </w:r>
              <w:r w:rsidR="00B0105C" w:rsidRPr="000C7330">
                <w:rPr>
                  <w:rFonts w:eastAsiaTheme="minorHAnsi" w:cs="Segoe UI Symbol"/>
                  <w:color w:val="000000" w:themeColor="text1"/>
                  <w:sz w:val="14"/>
                  <w:szCs w:val="21"/>
                  <w:shd w:val="clear" w:color="auto" w:fill="FFFFFF"/>
                  <w:rPrChange w:id="493" w:author="FURSYS" w:date="2025-12-04T15:42:00Z">
                    <w:rPr>
                      <w:rFonts w:ascii="Segoe UI Symbol" w:eastAsia="Noto Sans CJK KR Regular" w:hAnsi="Segoe UI Symbol" w:cs="Segoe UI Symbol"/>
                      <w:color w:val="FF0000"/>
                      <w:sz w:val="14"/>
                      <w:szCs w:val="21"/>
                      <w:shd w:val="clear" w:color="auto" w:fill="FFFFFF"/>
                    </w:rPr>
                  </w:rPrChange>
                </w:rPr>
                <w:t xml:space="preserve"> </w:t>
              </w:r>
            </w:ins>
          </w:p>
          <w:p w14:paraId="5C4A944A" w14:textId="5FCDFD40" w:rsidR="003C7F62" w:rsidRPr="000C7330" w:rsidRDefault="003C7F62" w:rsidP="003C7F62">
            <w:pPr>
              <w:rPr>
                <w:rFonts w:eastAsiaTheme="minorHAnsi" w:cs="Segoe UI Symbol"/>
                <w:color w:val="000000" w:themeColor="text1"/>
                <w:sz w:val="14"/>
                <w:szCs w:val="21"/>
                <w:shd w:val="clear" w:color="auto" w:fill="FFFFFF"/>
                <w:rPrChange w:id="494" w:author="FURSYS" w:date="2025-12-04T15:42:00Z">
                  <w:rPr>
                    <w:rFonts w:ascii="Segoe UI Symbol" w:eastAsia="Noto Sans CJK KR Regular" w:hAnsi="Segoe UI Symbol" w:cs="Segoe UI Symbol"/>
                    <w:color w:val="000000" w:themeColor="text1"/>
                    <w:sz w:val="14"/>
                    <w:szCs w:val="21"/>
                    <w:shd w:val="clear" w:color="auto" w:fill="FFFFFF"/>
                  </w:rPr>
                </w:rPrChange>
              </w:rPr>
            </w:pPr>
            <w:del w:id="495" w:author="이승준 (Seungjun Lee)" w:date="2025-07-14T12:03:00Z">
              <w:r w:rsidRPr="000C7330" w:rsidDel="00B0105C">
                <w:rPr>
                  <w:rFonts w:eastAsiaTheme="minorHAnsi" w:cs="Segoe UI Symbol"/>
                  <w:color w:val="000000" w:themeColor="text1"/>
                  <w:sz w:val="14"/>
                  <w:szCs w:val="21"/>
                  <w:shd w:val="clear" w:color="auto" w:fill="FFFFFF"/>
                  <w:rPrChange w:id="496" w:author="FURSYS" w:date="2025-12-04T15:42:00Z">
                    <w:rPr>
                      <w:rFonts w:ascii="Segoe UI Symbol" w:eastAsia="Noto Sans CJK KR Regular" w:hAnsi="Segoe UI Symbol" w:cs="Segoe UI Symbol"/>
                      <w:color w:val="000000" w:themeColor="text1"/>
                      <w:sz w:val="14"/>
                      <w:szCs w:val="21"/>
                      <w:shd w:val="clear" w:color="auto" w:fill="FFFFFF"/>
                    </w:rPr>
                  </w:rPrChange>
                </w:rPr>
                <w:delText xml:space="preserve">, A/S </w:delText>
              </w:r>
              <w:r w:rsidRPr="000C7330" w:rsidDel="00B0105C">
                <w:rPr>
                  <w:rFonts w:eastAsiaTheme="minorHAnsi" w:cs="Segoe UI Symbol" w:hint="eastAsia"/>
                  <w:color w:val="000000" w:themeColor="text1"/>
                  <w:sz w:val="14"/>
                  <w:szCs w:val="21"/>
                  <w:shd w:val="clear" w:color="auto" w:fill="FFFFFF"/>
                  <w:rPrChange w:id="497"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delText>협력사</w:delText>
              </w:r>
              <w:r w:rsidRPr="000C7330" w:rsidDel="00B0105C">
                <w:rPr>
                  <w:rFonts w:eastAsiaTheme="minorHAnsi" w:cs="Segoe UI Symbol"/>
                  <w:color w:val="000000" w:themeColor="text1"/>
                  <w:sz w:val="14"/>
                  <w:szCs w:val="21"/>
                  <w:shd w:val="clear" w:color="auto" w:fill="FFFFFF"/>
                  <w:rPrChange w:id="498" w:author="FURSYS" w:date="2025-12-04T15:42:00Z">
                    <w:rPr>
                      <w:rFonts w:ascii="Segoe UI Symbol" w:eastAsia="Noto Sans CJK KR Regular" w:hAnsi="Segoe UI Symbol" w:cs="Segoe UI Symbol"/>
                      <w:color w:val="000000" w:themeColor="text1"/>
                      <w:sz w:val="14"/>
                      <w:szCs w:val="21"/>
                      <w:shd w:val="clear" w:color="auto" w:fill="FFFFFF"/>
                    </w:rPr>
                  </w:rPrChange>
                </w:rPr>
                <w:delText xml:space="preserve">, </w:delText>
              </w:r>
              <w:r w:rsidRPr="000C7330" w:rsidDel="00B0105C">
                <w:rPr>
                  <w:rFonts w:eastAsiaTheme="minorHAnsi" w:cs="Segoe UI Symbol" w:hint="eastAsia"/>
                  <w:color w:val="000000" w:themeColor="text1"/>
                  <w:sz w:val="14"/>
                  <w:szCs w:val="21"/>
                  <w:shd w:val="clear" w:color="auto" w:fill="FFFFFF"/>
                  <w:rPrChange w:id="499"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delText>금융기관</w:delText>
              </w:r>
              <w:r w:rsidRPr="000C7330" w:rsidDel="00B0105C">
                <w:rPr>
                  <w:rFonts w:eastAsiaTheme="minorHAnsi" w:cs="Segoe UI Symbol"/>
                  <w:color w:val="000000" w:themeColor="text1"/>
                  <w:sz w:val="14"/>
                  <w:szCs w:val="21"/>
                  <w:shd w:val="clear" w:color="auto" w:fill="FFFFFF"/>
                  <w:rPrChange w:id="500" w:author="FURSYS" w:date="2025-12-04T15:42:00Z">
                    <w:rPr>
                      <w:rFonts w:ascii="Segoe UI Symbol" w:eastAsia="Noto Sans CJK KR Regular" w:hAnsi="Segoe UI Symbol" w:cs="Segoe UI Symbol"/>
                      <w:color w:val="000000" w:themeColor="text1"/>
                      <w:sz w:val="14"/>
                      <w:szCs w:val="21"/>
                      <w:shd w:val="clear" w:color="auto" w:fill="FFFFFF"/>
                    </w:rPr>
                  </w:rPrChange>
                </w:rPr>
                <w:delText xml:space="preserve"> </w:delText>
              </w:r>
              <w:commentRangeEnd w:id="483"/>
              <w:r w:rsidR="00C60180" w:rsidRPr="000C7330" w:rsidDel="00B0105C">
                <w:rPr>
                  <w:rStyle w:val="a6"/>
                  <w:rFonts w:eastAsiaTheme="minorHAnsi"/>
                  <w:color w:val="000000" w:themeColor="text1"/>
                  <w:rPrChange w:id="501" w:author="FURSYS" w:date="2025-12-04T15:42:00Z">
                    <w:rPr>
                      <w:rStyle w:val="a6"/>
                    </w:rPr>
                  </w:rPrChange>
                </w:rPr>
                <w:commentReference w:id="483"/>
              </w:r>
              <w:r w:rsidRPr="000C7330" w:rsidDel="00B0105C">
                <w:rPr>
                  <w:rFonts w:eastAsiaTheme="minorHAnsi" w:cs="Segoe UI Symbol" w:hint="eastAsia"/>
                  <w:color w:val="000000" w:themeColor="text1"/>
                  <w:sz w:val="14"/>
                  <w:szCs w:val="21"/>
                  <w:shd w:val="clear" w:color="auto" w:fill="FFFFFF"/>
                  <w:rPrChange w:id="502"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delText>등</w:delText>
              </w:r>
              <w:r w:rsidRPr="000C7330" w:rsidDel="00B0105C">
                <w:rPr>
                  <w:rFonts w:eastAsiaTheme="minorHAnsi" w:cs="Segoe UI Symbol"/>
                  <w:color w:val="000000" w:themeColor="text1"/>
                  <w:sz w:val="14"/>
                  <w:szCs w:val="21"/>
                  <w:shd w:val="clear" w:color="auto" w:fill="FFFFFF"/>
                  <w:rPrChange w:id="503" w:author="FURSYS" w:date="2025-12-04T15:42:00Z">
                    <w:rPr>
                      <w:rFonts w:ascii="Segoe UI Symbol" w:eastAsia="Noto Sans CJK KR Regular" w:hAnsi="Segoe UI Symbol" w:cs="Segoe UI Symbol"/>
                      <w:color w:val="000000" w:themeColor="text1"/>
                      <w:sz w:val="14"/>
                      <w:szCs w:val="21"/>
                      <w:shd w:val="clear" w:color="auto" w:fill="FFFFFF"/>
                    </w:rPr>
                  </w:rPrChange>
                </w:rPr>
                <w:br/>
              </w:r>
            </w:del>
            <w:r w:rsidRPr="000C7330">
              <w:rPr>
                <w:rFonts w:eastAsiaTheme="minorHAnsi" w:cs="Segoe UI Symbol"/>
                <w:color w:val="000000" w:themeColor="text1"/>
                <w:sz w:val="14"/>
                <w:szCs w:val="21"/>
                <w:shd w:val="clear" w:color="auto" w:fill="FFFFFF"/>
                <w:rPrChange w:id="504"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05"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제공</w:t>
            </w:r>
            <w:r w:rsidRPr="000C7330">
              <w:rPr>
                <w:rFonts w:eastAsiaTheme="minorHAnsi" w:cs="Segoe UI Symbol"/>
                <w:color w:val="000000" w:themeColor="text1"/>
                <w:sz w:val="14"/>
                <w:szCs w:val="21"/>
                <w:shd w:val="clear" w:color="auto" w:fill="FFFFFF"/>
                <w:rPrChange w:id="506"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07"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목적</w:t>
            </w:r>
            <w:r w:rsidRPr="000C7330">
              <w:rPr>
                <w:rFonts w:eastAsiaTheme="minorHAnsi" w:cs="Segoe UI Symbol"/>
                <w:color w:val="000000" w:themeColor="text1"/>
                <w:sz w:val="14"/>
                <w:szCs w:val="21"/>
                <w:shd w:val="clear" w:color="auto" w:fill="FFFFFF"/>
                <w:rPrChange w:id="508"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09"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제품</w:t>
            </w:r>
            <w:ins w:id="510" w:author="이승준 (Seungjun Lee)" w:date="2025-07-14T12:03:00Z">
              <w:r w:rsidR="00B0105C" w:rsidRPr="000C7330">
                <w:rPr>
                  <w:rFonts w:eastAsiaTheme="minorHAnsi" w:cs="Segoe UI Symbol"/>
                  <w:color w:val="000000" w:themeColor="text1"/>
                  <w:sz w:val="14"/>
                  <w:szCs w:val="21"/>
                  <w:shd w:val="clear" w:color="auto" w:fill="FFFFFF"/>
                  <w:rPrChange w:id="511"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ins>
            <w:ins w:id="512" w:author="이승준 (Seungjun Lee)" w:date="2025-07-14T13:34:00Z">
              <w:r w:rsidR="00A373FA" w:rsidRPr="000C7330">
                <w:rPr>
                  <w:rFonts w:eastAsiaTheme="minorHAnsi" w:cs="Segoe UI Symbol" w:hint="eastAsia"/>
                  <w:color w:val="000000" w:themeColor="text1"/>
                  <w:sz w:val="14"/>
                  <w:szCs w:val="21"/>
                  <w:shd w:val="clear" w:color="auto" w:fill="FFFFFF"/>
                  <w:rPrChange w:id="513" w:author="FURSYS" w:date="2025-12-04T15:42:00Z">
                    <w:rPr>
                      <w:rFonts w:ascii="Segoe UI Symbol" w:eastAsia="Noto Sans CJK KR Regular" w:hAnsi="Segoe UI Symbol" w:cs="Segoe UI Symbol" w:hint="eastAsia"/>
                      <w:color w:val="FF0000"/>
                      <w:sz w:val="14"/>
                      <w:szCs w:val="21"/>
                      <w:shd w:val="clear" w:color="auto" w:fill="FFFFFF"/>
                    </w:rPr>
                  </w:rPrChange>
                </w:rPr>
                <w:t>납품</w:t>
              </w:r>
            </w:ins>
            <w:ins w:id="514" w:author="이승준 (Seungjun Lee)" w:date="2025-07-14T13:35:00Z">
              <w:r w:rsidR="00A373FA" w:rsidRPr="000C7330">
                <w:rPr>
                  <w:rFonts w:eastAsiaTheme="minorHAnsi" w:cs="Segoe UI Symbol" w:hint="eastAsia"/>
                  <w:color w:val="000000" w:themeColor="text1"/>
                  <w:sz w:val="14"/>
                  <w:szCs w:val="21"/>
                  <w:shd w:val="clear" w:color="auto" w:fill="FFFFFF"/>
                  <w:rPrChange w:id="515" w:author="FURSYS" w:date="2025-12-04T15:42:00Z">
                    <w:rPr>
                      <w:rFonts w:ascii="Segoe UI Symbol" w:eastAsia="Noto Sans CJK KR Regular" w:hAnsi="Segoe UI Symbol" w:cs="Segoe UI Symbol" w:hint="eastAsia"/>
                      <w:color w:val="FF0000"/>
                      <w:sz w:val="14"/>
                      <w:szCs w:val="21"/>
                      <w:shd w:val="clear" w:color="auto" w:fill="FFFFFF"/>
                    </w:rPr>
                  </w:rPrChange>
                </w:rPr>
                <w:t>·</w:t>
              </w:r>
            </w:ins>
            <w:ins w:id="516" w:author="이승준 (Seungjun Lee)" w:date="2025-07-14T12:03:00Z">
              <w:r w:rsidR="00B0105C" w:rsidRPr="000C7330">
                <w:rPr>
                  <w:rFonts w:eastAsiaTheme="minorHAnsi" w:cs="Segoe UI Symbol" w:hint="eastAsia"/>
                  <w:color w:val="000000" w:themeColor="text1"/>
                  <w:sz w:val="14"/>
                  <w:szCs w:val="21"/>
                  <w:shd w:val="clear" w:color="auto" w:fill="FFFFFF"/>
                  <w:rPrChange w:id="517"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시공</w:t>
              </w:r>
            </w:ins>
            <w:ins w:id="518" w:author="이승준 (Seungjun Lee)" w:date="2025-07-14T13:35:00Z">
              <w:r w:rsidR="00A373FA" w:rsidRPr="000C7330">
                <w:rPr>
                  <w:rFonts w:eastAsiaTheme="minorHAnsi" w:cs="Segoe UI Symbol" w:hint="eastAsia"/>
                  <w:color w:val="000000" w:themeColor="text1"/>
                  <w:sz w:val="14"/>
                  <w:szCs w:val="21"/>
                  <w:shd w:val="clear" w:color="auto" w:fill="FFFFFF"/>
                  <w:rPrChange w:id="519" w:author="FURSYS" w:date="2025-12-04T15:42:00Z">
                    <w:rPr>
                      <w:rFonts w:ascii="Segoe UI Symbol" w:eastAsia="Noto Sans CJK KR Regular" w:hAnsi="Segoe UI Symbol" w:cs="Segoe UI Symbol" w:hint="eastAsia"/>
                      <w:color w:val="FF0000"/>
                      <w:sz w:val="14"/>
                      <w:szCs w:val="21"/>
                      <w:shd w:val="clear" w:color="auto" w:fill="FFFFFF"/>
                    </w:rPr>
                  </w:rPrChange>
                </w:rPr>
                <w:t>·</w:t>
              </w:r>
            </w:ins>
            <w:ins w:id="520" w:author="이승준 (Seungjun Lee)" w:date="2025-07-14T12:04:00Z">
              <w:r w:rsidR="00B0105C" w:rsidRPr="000C7330">
                <w:rPr>
                  <w:rFonts w:eastAsiaTheme="minorHAnsi" w:cs="Segoe UI Symbol"/>
                  <w:color w:val="000000" w:themeColor="text1"/>
                  <w:sz w:val="14"/>
                  <w:szCs w:val="21"/>
                  <w:shd w:val="clear" w:color="auto" w:fill="FFFFFF"/>
                  <w:rPrChange w:id="521" w:author="FURSYS" w:date="2025-12-04T15:42:00Z">
                    <w:rPr>
                      <w:rFonts w:ascii="Segoe UI Symbol" w:eastAsia="Noto Sans CJK KR Regular" w:hAnsi="Segoe UI Symbol" w:cs="Segoe UI Symbol"/>
                      <w:color w:val="000000" w:themeColor="text1"/>
                      <w:sz w:val="14"/>
                      <w:szCs w:val="21"/>
                      <w:shd w:val="clear" w:color="auto" w:fill="FFFFFF"/>
                    </w:rPr>
                  </w:rPrChange>
                </w:rPr>
                <w:t>A/S</w:t>
              </w:r>
            </w:ins>
            <w:ins w:id="522" w:author="이승준 (Seungjun Lee)" w:date="2025-07-14T13:34:00Z">
              <w:r w:rsidR="00A373FA" w:rsidRPr="000C7330">
                <w:rPr>
                  <w:rFonts w:eastAsiaTheme="minorHAnsi" w:cs="Segoe UI Symbol"/>
                  <w:color w:val="000000" w:themeColor="text1"/>
                  <w:sz w:val="14"/>
                  <w:szCs w:val="21"/>
                  <w:shd w:val="clear" w:color="auto" w:fill="FFFFFF"/>
                  <w:rPrChange w:id="523" w:author="FURSYS" w:date="2025-12-04T15:42:00Z">
                    <w:rPr>
                      <w:rFonts w:ascii="Segoe UI Symbol" w:eastAsia="Noto Sans CJK KR Regular" w:hAnsi="Segoe UI Symbol" w:cs="Segoe UI Symbol"/>
                      <w:color w:val="FF0000"/>
                      <w:sz w:val="14"/>
                      <w:szCs w:val="21"/>
                      <w:shd w:val="clear" w:color="auto" w:fill="FFFFFF"/>
                    </w:rPr>
                  </w:rPrChange>
                </w:rPr>
                <w:t>,</w:t>
              </w:r>
            </w:ins>
            <w:r w:rsidRPr="000C7330">
              <w:rPr>
                <w:rFonts w:eastAsiaTheme="minorHAnsi" w:cs="Segoe UI Symbol"/>
                <w:color w:val="000000" w:themeColor="text1"/>
                <w:sz w:val="14"/>
                <w:szCs w:val="21"/>
                <w:shd w:val="clear" w:color="auto" w:fill="FFFFFF"/>
                <w:rPrChange w:id="524"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del w:id="525" w:author="이승준 (Seungjun Lee)" w:date="2025-07-14T12:04:00Z">
              <w:r w:rsidRPr="000C7330" w:rsidDel="00B0105C">
                <w:rPr>
                  <w:rFonts w:eastAsiaTheme="minorHAnsi" w:cs="Segoe UI Symbol" w:hint="eastAsia"/>
                  <w:color w:val="000000" w:themeColor="text1"/>
                  <w:sz w:val="14"/>
                  <w:szCs w:val="21"/>
                  <w:shd w:val="clear" w:color="auto" w:fill="FFFFFF"/>
                  <w:rPrChange w:id="526"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delText>납품</w:delText>
              </w:r>
              <w:r w:rsidRPr="000C7330" w:rsidDel="00B0105C">
                <w:rPr>
                  <w:rFonts w:eastAsiaTheme="minorHAnsi" w:cs="Segoe UI Symbol"/>
                  <w:color w:val="000000" w:themeColor="text1"/>
                  <w:sz w:val="14"/>
                  <w:szCs w:val="21"/>
                  <w:shd w:val="clear" w:color="auto" w:fill="FFFFFF"/>
                  <w:rPrChange w:id="527" w:author="FURSYS" w:date="2025-12-04T15:42:00Z">
                    <w:rPr>
                      <w:rFonts w:ascii="Segoe UI Symbol" w:eastAsia="Noto Sans CJK KR Regular" w:hAnsi="Segoe UI Symbol" w:cs="Segoe UI Symbol"/>
                      <w:color w:val="000000" w:themeColor="text1"/>
                      <w:sz w:val="14"/>
                      <w:szCs w:val="21"/>
                      <w:shd w:val="clear" w:color="auto" w:fill="FFFFFF"/>
                    </w:rPr>
                  </w:rPrChange>
                </w:rPr>
                <w:delText xml:space="preserve">, </w:delText>
              </w:r>
              <w:r w:rsidRPr="000C7330" w:rsidDel="00B0105C">
                <w:rPr>
                  <w:rFonts w:eastAsiaTheme="minorHAnsi" w:cs="Segoe UI Symbol" w:hint="eastAsia"/>
                  <w:color w:val="000000" w:themeColor="text1"/>
                  <w:sz w:val="14"/>
                  <w:szCs w:val="21"/>
                  <w:shd w:val="clear" w:color="auto" w:fill="FFFFFF"/>
                  <w:rPrChange w:id="528"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delText>설치</w:delText>
              </w:r>
              <w:r w:rsidRPr="000C7330" w:rsidDel="00B0105C">
                <w:rPr>
                  <w:rFonts w:eastAsiaTheme="minorHAnsi" w:cs="Segoe UI Symbol"/>
                  <w:color w:val="000000" w:themeColor="text1"/>
                  <w:sz w:val="14"/>
                  <w:szCs w:val="21"/>
                  <w:shd w:val="clear" w:color="auto" w:fill="FFFFFF"/>
                  <w:rPrChange w:id="529" w:author="FURSYS" w:date="2025-12-04T15:42:00Z">
                    <w:rPr>
                      <w:rFonts w:ascii="Segoe UI Symbol" w:eastAsia="Noto Sans CJK KR Regular" w:hAnsi="Segoe UI Symbol" w:cs="Segoe UI Symbol"/>
                      <w:color w:val="000000" w:themeColor="text1"/>
                      <w:sz w:val="14"/>
                      <w:szCs w:val="21"/>
                      <w:shd w:val="clear" w:color="auto" w:fill="FFFFFF"/>
                    </w:rPr>
                  </w:rPrChange>
                </w:rPr>
                <w:delText xml:space="preserve">, </w:delText>
              </w:r>
              <w:r w:rsidRPr="000C7330" w:rsidDel="00B0105C">
                <w:rPr>
                  <w:rFonts w:eastAsiaTheme="minorHAnsi" w:cs="Segoe UI Symbol" w:hint="eastAsia"/>
                  <w:color w:val="000000" w:themeColor="text1"/>
                  <w:sz w:val="14"/>
                  <w:szCs w:val="21"/>
                  <w:shd w:val="clear" w:color="auto" w:fill="FFFFFF"/>
                  <w:rPrChange w:id="530"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delText>수납</w:delText>
              </w:r>
              <w:r w:rsidRPr="000C7330" w:rsidDel="00B0105C">
                <w:rPr>
                  <w:rFonts w:eastAsiaTheme="minorHAnsi" w:cs="Segoe UI Symbol"/>
                  <w:color w:val="000000" w:themeColor="text1"/>
                  <w:sz w:val="14"/>
                  <w:szCs w:val="21"/>
                  <w:shd w:val="clear" w:color="auto" w:fill="FFFFFF"/>
                  <w:rPrChange w:id="531" w:author="FURSYS" w:date="2025-12-04T15:42:00Z">
                    <w:rPr>
                      <w:rFonts w:ascii="Segoe UI Symbol" w:eastAsia="Noto Sans CJK KR Regular" w:hAnsi="Segoe UI Symbol" w:cs="Segoe UI Symbol"/>
                      <w:color w:val="000000" w:themeColor="text1"/>
                      <w:sz w:val="14"/>
                      <w:szCs w:val="21"/>
                      <w:shd w:val="clear" w:color="auto" w:fill="FFFFFF"/>
                    </w:rPr>
                  </w:rPrChange>
                </w:rPr>
                <w:delText xml:space="preserve">, </w:delText>
              </w:r>
              <w:r w:rsidRPr="000C7330" w:rsidDel="00B0105C">
                <w:rPr>
                  <w:rFonts w:eastAsiaTheme="minorHAnsi" w:cs="Segoe UI Symbol" w:hint="eastAsia"/>
                  <w:color w:val="000000" w:themeColor="text1"/>
                  <w:sz w:val="14"/>
                  <w:szCs w:val="21"/>
                  <w:shd w:val="clear" w:color="auto" w:fill="FFFFFF"/>
                  <w:rPrChange w:id="532"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delText>서비스</w:delText>
              </w:r>
              <w:r w:rsidRPr="000C7330" w:rsidDel="00B0105C">
                <w:rPr>
                  <w:rFonts w:eastAsiaTheme="minorHAnsi" w:cs="Segoe UI Symbol"/>
                  <w:color w:val="000000" w:themeColor="text1"/>
                  <w:sz w:val="14"/>
                  <w:szCs w:val="21"/>
                  <w:shd w:val="clear" w:color="auto" w:fill="FFFFFF"/>
                  <w:rPrChange w:id="533" w:author="FURSYS" w:date="2025-12-04T15:42:00Z">
                    <w:rPr>
                      <w:rFonts w:ascii="Segoe UI Symbol" w:eastAsia="Noto Sans CJK KR Regular" w:hAnsi="Segoe UI Symbol" w:cs="Segoe UI Symbol"/>
                      <w:color w:val="000000" w:themeColor="text1"/>
                      <w:sz w:val="14"/>
                      <w:szCs w:val="21"/>
                      <w:shd w:val="clear" w:color="auto" w:fill="FFFFFF"/>
                    </w:rPr>
                  </w:rPrChange>
                </w:rPr>
                <w:delText xml:space="preserve"> </w:delText>
              </w:r>
            </w:del>
            <w:r w:rsidRPr="000C7330">
              <w:rPr>
                <w:rFonts w:eastAsiaTheme="minorHAnsi" w:cs="Segoe UI Symbol" w:hint="eastAsia"/>
                <w:color w:val="000000" w:themeColor="text1"/>
                <w:sz w:val="14"/>
                <w:szCs w:val="21"/>
                <w:shd w:val="clear" w:color="auto" w:fill="FFFFFF"/>
                <w:rPrChange w:id="534"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등</w:t>
            </w:r>
            <w:r w:rsidRPr="000C7330">
              <w:rPr>
                <w:rFonts w:eastAsiaTheme="minorHAnsi" w:cs="Segoe UI Symbol"/>
                <w:color w:val="000000" w:themeColor="text1"/>
                <w:sz w:val="14"/>
                <w:szCs w:val="21"/>
                <w:shd w:val="clear" w:color="auto" w:fill="FFFFFF"/>
                <w:rPrChange w:id="535"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36"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계약</w:t>
            </w:r>
            <w:r w:rsidRPr="000C7330">
              <w:rPr>
                <w:rFonts w:eastAsiaTheme="minorHAnsi" w:cs="Segoe UI Symbol"/>
                <w:color w:val="000000" w:themeColor="text1"/>
                <w:sz w:val="14"/>
                <w:szCs w:val="21"/>
                <w:shd w:val="clear" w:color="auto" w:fill="FFFFFF"/>
                <w:rPrChange w:id="537"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38"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이행</w:t>
            </w:r>
            <w:r w:rsidRPr="000C7330">
              <w:rPr>
                <w:rFonts w:eastAsiaTheme="minorHAnsi" w:cs="Segoe UI Symbol"/>
                <w:color w:val="000000" w:themeColor="text1"/>
                <w:sz w:val="14"/>
                <w:szCs w:val="21"/>
                <w:shd w:val="clear" w:color="auto" w:fill="FFFFFF"/>
                <w:rPrChange w:id="539"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40"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관련</w:t>
            </w:r>
            <w:r w:rsidRPr="000C7330">
              <w:rPr>
                <w:rFonts w:eastAsiaTheme="minorHAnsi" w:cs="Segoe UI Symbol"/>
                <w:color w:val="000000" w:themeColor="text1"/>
                <w:sz w:val="14"/>
                <w:szCs w:val="21"/>
                <w:shd w:val="clear" w:color="auto" w:fill="FFFFFF"/>
                <w:rPrChange w:id="541"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42"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업무</w:t>
            </w:r>
            <w:r w:rsidRPr="000C7330">
              <w:rPr>
                <w:rFonts w:eastAsiaTheme="minorHAnsi" w:cs="Segoe UI Symbol"/>
                <w:color w:val="000000" w:themeColor="text1"/>
                <w:sz w:val="14"/>
                <w:szCs w:val="21"/>
                <w:shd w:val="clear" w:color="auto" w:fill="FFFFFF"/>
                <w:rPrChange w:id="543"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44"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수행</w:t>
            </w:r>
            <w:r w:rsidRPr="000C7330">
              <w:rPr>
                <w:rFonts w:eastAsiaTheme="minorHAnsi" w:cs="Segoe UI Symbol"/>
                <w:color w:val="000000" w:themeColor="text1"/>
                <w:sz w:val="14"/>
                <w:szCs w:val="21"/>
                <w:shd w:val="clear" w:color="auto" w:fill="FFFFFF"/>
                <w:rPrChange w:id="545" w:author="FURSYS" w:date="2025-12-04T15:42:00Z">
                  <w:rPr>
                    <w:rFonts w:ascii="Segoe UI Symbol" w:eastAsia="Noto Sans CJK KR Regular" w:hAnsi="Segoe UI Symbol" w:cs="Segoe UI Symbol"/>
                    <w:color w:val="000000" w:themeColor="text1"/>
                    <w:sz w:val="14"/>
                    <w:szCs w:val="21"/>
                    <w:shd w:val="clear" w:color="auto" w:fill="FFFFFF"/>
                  </w:rPr>
                </w:rPrChange>
              </w:rPr>
              <w:br/>
              <w:t xml:space="preserve">- </w:t>
            </w:r>
            <w:r w:rsidRPr="000C7330">
              <w:rPr>
                <w:rFonts w:eastAsiaTheme="minorHAnsi" w:cs="Segoe UI Symbol" w:hint="eastAsia"/>
                <w:color w:val="000000" w:themeColor="text1"/>
                <w:sz w:val="14"/>
                <w:szCs w:val="21"/>
                <w:shd w:val="clear" w:color="auto" w:fill="FFFFFF"/>
                <w:rPrChange w:id="546"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제공</w:t>
            </w:r>
            <w:r w:rsidRPr="000C7330">
              <w:rPr>
                <w:rFonts w:eastAsiaTheme="minorHAnsi" w:cs="Segoe UI Symbol"/>
                <w:color w:val="000000" w:themeColor="text1"/>
                <w:sz w:val="14"/>
                <w:szCs w:val="21"/>
                <w:shd w:val="clear" w:color="auto" w:fill="FFFFFF"/>
                <w:rPrChange w:id="547"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48"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항목</w:t>
            </w:r>
            <w:r w:rsidRPr="000C7330">
              <w:rPr>
                <w:rFonts w:eastAsiaTheme="minorHAnsi" w:cs="Segoe UI Symbol"/>
                <w:color w:val="000000" w:themeColor="text1"/>
                <w:sz w:val="14"/>
                <w:szCs w:val="21"/>
                <w:shd w:val="clear" w:color="auto" w:fill="FFFFFF"/>
                <w:rPrChange w:id="549"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50"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성명</w:t>
            </w:r>
            <w:r w:rsidRPr="000C7330">
              <w:rPr>
                <w:rFonts w:eastAsiaTheme="minorHAnsi" w:cs="Segoe UI Symbol"/>
                <w:color w:val="000000" w:themeColor="text1"/>
                <w:sz w:val="14"/>
                <w:szCs w:val="21"/>
                <w:shd w:val="clear" w:color="auto" w:fill="FFFFFF"/>
                <w:rPrChange w:id="551"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52"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연락처</w:t>
            </w:r>
            <w:r w:rsidRPr="000C7330">
              <w:rPr>
                <w:rFonts w:eastAsiaTheme="minorHAnsi" w:cs="Segoe UI Symbol"/>
                <w:color w:val="000000" w:themeColor="text1"/>
                <w:sz w:val="14"/>
                <w:szCs w:val="21"/>
                <w:shd w:val="clear" w:color="auto" w:fill="FFFFFF"/>
                <w:rPrChange w:id="553"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54"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주소</w:t>
            </w:r>
            <w:r w:rsidRPr="000C7330">
              <w:rPr>
                <w:rFonts w:eastAsiaTheme="minorHAnsi" w:cs="Segoe UI Symbol"/>
                <w:color w:val="000000" w:themeColor="text1"/>
                <w:sz w:val="14"/>
                <w:szCs w:val="21"/>
                <w:shd w:val="clear" w:color="auto" w:fill="FFFFFF"/>
                <w:rPrChange w:id="555"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56"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등</w:t>
            </w:r>
            <w:r w:rsidRPr="000C7330">
              <w:rPr>
                <w:rFonts w:eastAsiaTheme="minorHAnsi" w:cs="Segoe UI Symbol"/>
                <w:color w:val="000000" w:themeColor="text1"/>
                <w:sz w:val="14"/>
                <w:szCs w:val="21"/>
                <w:shd w:val="clear" w:color="auto" w:fill="FFFFFF"/>
                <w:rPrChange w:id="557" w:author="FURSYS" w:date="2025-12-04T15:42:00Z">
                  <w:rPr>
                    <w:rFonts w:ascii="Segoe UI Symbol" w:eastAsia="Noto Sans CJK KR Regular" w:hAnsi="Segoe UI Symbol" w:cs="Segoe UI Symbol"/>
                    <w:color w:val="000000" w:themeColor="text1"/>
                    <w:sz w:val="14"/>
                    <w:szCs w:val="21"/>
                    <w:shd w:val="clear" w:color="auto" w:fill="FFFFFF"/>
                  </w:rPr>
                </w:rPrChange>
              </w:rPr>
              <w:br/>
              <w:t xml:space="preserve">- </w:t>
            </w:r>
            <w:r w:rsidRPr="000C7330">
              <w:rPr>
                <w:rFonts w:eastAsiaTheme="minorHAnsi" w:cs="Segoe UI Symbol" w:hint="eastAsia"/>
                <w:color w:val="000000" w:themeColor="text1"/>
                <w:sz w:val="14"/>
                <w:szCs w:val="21"/>
                <w:shd w:val="clear" w:color="auto" w:fill="FFFFFF"/>
                <w:rPrChange w:id="558"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보유</w:t>
            </w:r>
            <w:r w:rsidRPr="000C7330">
              <w:rPr>
                <w:rFonts w:eastAsiaTheme="minorHAnsi" w:cs="Segoe UI Symbol"/>
                <w:color w:val="000000" w:themeColor="text1"/>
                <w:sz w:val="14"/>
                <w:szCs w:val="21"/>
                <w:shd w:val="clear" w:color="auto" w:fill="FFFFFF"/>
                <w:rPrChange w:id="559"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60"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기간</w:t>
            </w:r>
            <w:r w:rsidRPr="000C7330">
              <w:rPr>
                <w:rFonts w:eastAsiaTheme="minorHAnsi" w:cs="Segoe UI Symbol"/>
                <w:color w:val="000000" w:themeColor="text1"/>
                <w:sz w:val="14"/>
                <w:szCs w:val="21"/>
                <w:shd w:val="clear" w:color="auto" w:fill="FFFFFF"/>
                <w:rPrChange w:id="561"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ins w:id="562" w:author="이승준 (Seungjun Lee)" w:date="2025-07-18T09:06:00Z">
              <w:r w:rsidR="00241F79" w:rsidRPr="000C7330">
                <w:rPr>
                  <w:rFonts w:eastAsiaTheme="minorHAnsi" w:cs="Segoe UI Symbol" w:hint="eastAsia"/>
                  <w:color w:val="000000" w:themeColor="text1"/>
                  <w:sz w:val="14"/>
                  <w:szCs w:val="21"/>
                  <w:shd w:val="clear" w:color="auto" w:fill="FFFFFF"/>
                  <w:rPrChange w:id="563"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계약</w:t>
              </w:r>
              <w:r w:rsidR="00241F79" w:rsidRPr="000C7330">
                <w:rPr>
                  <w:rFonts w:eastAsiaTheme="minorHAnsi" w:cs="Segoe UI Symbol"/>
                  <w:color w:val="000000" w:themeColor="text1"/>
                  <w:sz w:val="14"/>
                  <w:szCs w:val="21"/>
                  <w:shd w:val="clear" w:color="auto" w:fill="FFFFFF"/>
                  <w:rPrChange w:id="564"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00241F79" w:rsidRPr="000C7330">
                <w:rPr>
                  <w:rFonts w:eastAsiaTheme="minorHAnsi" w:cs="Segoe UI Symbol" w:hint="eastAsia"/>
                  <w:color w:val="000000" w:themeColor="text1"/>
                  <w:sz w:val="14"/>
                  <w:szCs w:val="21"/>
                  <w:shd w:val="clear" w:color="auto" w:fill="FFFFFF"/>
                  <w:rPrChange w:id="565"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종료일로부터</w:t>
              </w:r>
              <w:r w:rsidR="00241F79" w:rsidRPr="000C7330">
                <w:rPr>
                  <w:rFonts w:eastAsiaTheme="minorHAnsi" w:cs="Segoe UI Symbol"/>
                  <w:color w:val="000000" w:themeColor="text1"/>
                  <w:sz w:val="14"/>
                  <w:szCs w:val="21"/>
                  <w:shd w:val="clear" w:color="auto" w:fill="FFFFFF"/>
                  <w:rPrChange w:id="566"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5</w:t>
              </w:r>
              <w:r w:rsidR="00241F79" w:rsidRPr="000C7330">
                <w:rPr>
                  <w:rFonts w:eastAsiaTheme="minorHAnsi" w:cs="Segoe UI Symbol" w:hint="eastAsia"/>
                  <w:color w:val="000000" w:themeColor="text1"/>
                  <w:sz w:val="14"/>
                  <w:szCs w:val="21"/>
                  <w:shd w:val="clear" w:color="auto" w:fill="FFFFFF"/>
                  <w:rPrChange w:id="567"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년</w:t>
              </w:r>
            </w:ins>
            <w:del w:id="568" w:author="이승준 (Seungjun Lee)" w:date="2025-07-18T09:06:00Z">
              <w:r w:rsidRPr="000C7330" w:rsidDel="00241F79">
                <w:rPr>
                  <w:rFonts w:eastAsiaTheme="minorHAnsi" w:cs="Segoe UI Symbol" w:hint="eastAsia"/>
                  <w:color w:val="000000" w:themeColor="text1"/>
                  <w:sz w:val="14"/>
                  <w:szCs w:val="21"/>
                  <w:shd w:val="clear" w:color="auto" w:fill="FFFFFF"/>
                  <w:rPrChange w:id="569"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delText>제공</w:delText>
              </w:r>
              <w:r w:rsidRPr="000C7330" w:rsidDel="00241F79">
                <w:rPr>
                  <w:rFonts w:eastAsiaTheme="minorHAnsi" w:cs="Segoe UI Symbol"/>
                  <w:color w:val="000000" w:themeColor="text1"/>
                  <w:sz w:val="14"/>
                  <w:szCs w:val="21"/>
                  <w:shd w:val="clear" w:color="auto" w:fill="FFFFFF"/>
                  <w:rPrChange w:id="570" w:author="FURSYS" w:date="2025-12-04T15:42:00Z">
                    <w:rPr>
                      <w:rFonts w:ascii="Segoe UI Symbol" w:eastAsia="Noto Sans CJK KR Regular" w:hAnsi="Segoe UI Symbol" w:cs="Segoe UI Symbol"/>
                      <w:color w:val="000000" w:themeColor="text1"/>
                      <w:sz w:val="14"/>
                      <w:szCs w:val="21"/>
                      <w:shd w:val="clear" w:color="auto" w:fill="FFFFFF"/>
                    </w:rPr>
                  </w:rPrChange>
                </w:rPr>
                <w:delText xml:space="preserve"> </w:delText>
              </w:r>
              <w:r w:rsidRPr="000C7330" w:rsidDel="00241F79">
                <w:rPr>
                  <w:rFonts w:eastAsiaTheme="minorHAnsi" w:cs="Segoe UI Symbol" w:hint="eastAsia"/>
                  <w:color w:val="000000" w:themeColor="text1"/>
                  <w:sz w:val="14"/>
                  <w:szCs w:val="21"/>
                  <w:shd w:val="clear" w:color="auto" w:fill="FFFFFF"/>
                  <w:rPrChange w:id="571"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delText>목적</w:delText>
              </w:r>
              <w:r w:rsidRPr="000C7330" w:rsidDel="00241F79">
                <w:rPr>
                  <w:rFonts w:eastAsiaTheme="minorHAnsi" w:cs="Segoe UI Symbol"/>
                  <w:color w:val="000000" w:themeColor="text1"/>
                  <w:sz w:val="14"/>
                  <w:szCs w:val="21"/>
                  <w:shd w:val="clear" w:color="auto" w:fill="FFFFFF"/>
                  <w:rPrChange w:id="572" w:author="FURSYS" w:date="2025-12-04T15:42:00Z">
                    <w:rPr>
                      <w:rFonts w:ascii="Segoe UI Symbol" w:eastAsia="Noto Sans CJK KR Regular" w:hAnsi="Segoe UI Symbol" w:cs="Segoe UI Symbol"/>
                      <w:color w:val="000000" w:themeColor="text1"/>
                      <w:sz w:val="14"/>
                      <w:szCs w:val="21"/>
                      <w:shd w:val="clear" w:color="auto" w:fill="FFFFFF"/>
                    </w:rPr>
                  </w:rPrChange>
                </w:rPr>
                <w:delText xml:space="preserve"> </w:delText>
              </w:r>
              <w:r w:rsidRPr="000C7330" w:rsidDel="00241F79">
                <w:rPr>
                  <w:rFonts w:eastAsiaTheme="minorHAnsi" w:cs="Segoe UI Symbol" w:hint="eastAsia"/>
                  <w:color w:val="000000" w:themeColor="text1"/>
                  <w:sz w:val="14"/>
                  <w:szCs w:val="21"/>
                  <w:shd w:val="clear" w:color="auto" w:fill="FFFFFF"/>
                  <w:rPrChange w:id="573"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delText>달성</w:delText>
              </w:r>
              <w:r w:rsidRPr="000C7330" w:rsidDel="00241F79">
                <w:rPr>
                  <w:rFonts w:eastAsiaTheme="minorHAnsi" w:cs="Segoe UI Symbol"/>
                  <w:color w:val="000000" w:themeColor="text1"/>
                  <w:sz w:val="14"/>
                  <w:szCs w:val="21"/>
                  <w:shd w:val="clear" w:color="auto" w:fill="FFFFFF"/>
                  <w:rPrChange w:id="574" w:author="FURSYS" w:date="2025-12-04T15:42:00Z">
                    <w:rPr>
                      <w:rFonts w:ascii="Segoe UI Symbol" w:eastAsia="Noto Sans CJK KR Regular" w:hAnsi="Segoe UI Symbol" w:cs="Segoe UI Symbol"/>
                      <w:color w:val="000000" w:themeColor="text1"/>
                      <w:sz w:val="14"/>
                      <w:szCs w:val="21"/>
                      <w:shd w:val="clear" w:color="auto" w:fill="FFFFFF"/>
                    </w:rPr>
                  </w:rPrChange>
                </w:rPr>
                <w:delText xml:space="preserve"> </w:delText>
              </w:r>
              <w:r w:rsidRPr="000C7330" w:rsidDel="00241F79">
                <w:rPr>
                  <w:rFonts w:eastAsiaTheme="minorHAnsi" w:cs="Segoe UI Symbol" w:hint="eastAsia"/>
                  <w:color w:val="000000" w:themeColor="text1"/>
                  <w:sz w:val="14"/>
                  <w:szCs w:val="21"/>
                  <w:shd w:val="clear" w:color="auto" w:fill="FFFFFF"/>
                  <w:rPrChange w:id="575"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delText>시까지</w:delText>
              </w:r>
            </w:del>
          </w:p>
          <w:p w14:paraId="3427D518" w14:textId="77777777" w:rsidR="003C7F62" w:rsidRPr="000C7330" w:rsidRDefault="003C7F62" w:rsidP="003C7F62">
            <w:pPr>
              <w:rPr>
                <w:rFonts w:eastAsiaTheme="minorHAnsi" w:cs="Segoe UI Symbol"/>
                <w:color w:val="000000" w:themeColor="text1"/>
                <w:sz w:val="14"/>
                <w:szCs w:val="21"/>
                <w:shd w:val="clear" w:color="auto" w:fill="FFFFFF"/>
                <w:rPrChange w:id="576" w:author="FURSYS" w:date="2025-12-04T15:42:00Z">
                  <w:rPr>
                    <w:rFonts w:ascii="Segoe UI Symbol" w:eastAsia="Noto Sans CJK KR Regular" w:hAnsi="Segoe UI Symbol" w:cs="Segoe UI Symbol"/>
                    <w:color w:val="000000" w:themeColor="text1"/>
                    <w:sz w:val="14"/>
                    <w:szCs w:val="21"/>
                    <w:shd w:val="clear" w:color="auto" w:fill="FFFFFF"/>
                  </w:rPr>
                </w:rPrChange>
              </w:rPr>
            </w:pPr>
          </w:p>
          <w:p w14:paraId="2662A222" w14:textId="1166A2E3" w:rsidR="008A691B" w:rsidRPr="000C7330" w:rsidRDefault="003C7F62" w:rsidP="00481154">
            <w:pPr>
              <w:rPr>
                <w:rFonts w:eastAsiaTheme="minorHAnsi" w:cs="Segoe UI Symbol"/>
                <w:color w:val="000000" w:themeColor="text1"/>
                <w:sz w:val="14"/>
                <w:szCs w:val="21"/>
                <w:shd w:val="clear" w:color="auto" w:fill="FFFFFF"/>
                <w:rPrChange w:id="577" w:author="FURSYS" w:date="2025-12-04T15:42:00Z">
                  <w:rPr>
                    <w:rFonts w:ascii="Segoe UI Symbol" w:eastAsia="Noto Sans CJK KR Regular" w:hAnsi="Segoe UI Symbol" w:cs="Segoe UI Symbol"/>
                    <w:color w:val="000000" w:themeColor="text1"/>
                    <w:sz w:val="14"/>
                    <w:szCs w:val="21"/>
                    <w:shd w:val="clear" w:color="auto" w:fill="FFFFFF"/>
                  </w:rPr>
                </w:rPrChange>
              </w:rPr>
            </w:pPr>
            <w:r w:rsidRPr="000C7330">
              <w:rPr>
                <w:rFonts w:ascii="Segoe UI Symbol" w:eastAsiaTheme="minorHAnsi" w:hAnsi="Segoe UI Symbol" w:cs="Segoe UI Symbol"/>
                <w:b/>
                <w:color w:val="000000" w:themeColor="text1"/>
                <w:sz w:val="14"/>
                <w:szCs w:val="21"/>
                <w:shd w:val="clear" w:color="auto" w:fill="FFFFFF"/>
                <w:rPrChange w:id="578" w:author="FURSYS" w:date="2025-12-04T15:42:00Z">
                  <w:rPr>
                    <w:rFonts w:ascii="Segoe UI Symbol" w:eastAsia="Noto Sans CJK KR Regular" w:hAnsi="Segoe UI Symbol" w:cs="Segoe UI Symbol"/>
                    <w:b/>
                    <w:color w:val="000000" w:themeColor="text1"/>
                    <w:sz w:val="14"/>
                    <w:szCs w:val="21"/>
                    <w:highlight w:val="yellow"/>
                    <w:shd w:val="clear" w:color="auto" w:fill="FFFFFF"/>
                  </w:rPr>
                </w:rPrChange>
              </w:rPr>
              <w:t>☐</w:t>
            </w:r>
            <w:r w:rsidRPr="000C7330">
              <w:rPr>
                <w:rFonts w:eastAsiaTheme="minorHAnsi" w:cs="Segoe UI Symbol"/>
                <w:b/>
                <w:color w:val="000000" w:themeColor="text1"/>
                <w:sz w:val="14"/>
                <w:szCs w:val="21"/>
                <w:shd w:val="clear" w:color="auto" w:fill="FFFFFF"/>
                <w:rPrChange w:id="579" w:author="FURSYS" w:date="2025-12-04T15:42:00Z">
                  <w:rPr>
                    <w:rFonts w:ascii="Segoe UI Symbol" w:eastAsia="Noto Sans CJK KR Regular" w:hAnsi="Segoe UI Symbol" w:cs="Segoe UI Symbol"/>
                    <w:b/>
                    <w:color w:val="000000" w:themeColor="text1"/>
                    <w:sz w:val="14"/>
                    <w:szCs w:val="21"/>
                    <w:highlight w:val="yellow"/>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580" w:author="FURSYS" w:date="2025-12-04T15:42:00Z">
                  <w:rPr>
                    <w:rFonts w:ascii="Segoe UI Symbol" w:eastAsia="Noto Sans CJK KR Regular" w:hAnsi="Segoe UI Symbol" w:cs="Segoe UI Symbol" w:hint="eastAsia"/>
                    <w:b/>
                    <w:color w:val="000000" w:themeColor="text1"/>
                    <w:sz w:val="14"/>
                    <w:szCs w:val="21"/>
                    <w:highlight w:val="yellow"/>
                    <w:shd w:val="clear" w:color="auto" w:fill="FFFFFF"/>
                  </w:rPr>
                </w:rPrChange>
              </w:rPr>
              <w:t>동의함</w:t>
            </w:r>
            <w:r w:rsidRPr="000C7330">
              <w:rPr>
                <w:rFonts w:eastAsiaTheme="minorHAnsi" w:cs="Segoe UI Symbol"/>
                <w:b/>
                <w:color w:val="000000" w:themeColor="text1"/>
                <w:sz w:val="14"/>
                <w:szCs w:val="21"/>
                <w:shd w:val="clear" w:color="auto" w:fill="FFFFFF"/>
                <w:rPrChange w:id="581" w:author="FURSYS" w:date="2025-12-04T15:42:00Z">
                  <w:rPr>
                    <w:rFonts w:ascii="Segoe UI Symbol" w:eastAsia="Noto Sans CJK KR Regular" w:hAnsi="Segoe UI Symbol" w:cs="Segoe UI Symbol"/>
                    <w:b/>
                    <w:color w:val="000000" w:themeColor="text1"/>
                    <w:sz w:val="14"/>
                    <w:szCs w:val="21"/>
                    <w:highlight w:val="yellow"/>
                    <w:shd w:val="clear" w:color="auto" w:fill="FFFFFF"/>
                  </w:rPr>
                </w:rPrChange>
              </w:rPr>
              <w:t xml:space="preserve">   </w:t>
            </w:r>
            <w:r w:rsidRPr="000C7330">
              <w:rPr>
                <w:rFonts w:ascii="Segoe UI Symbol" w:eastAsiaTheme="minorHAnsi" w:hAnsi="Segoe UI Symbol" w:cs="Segoe UI Symbol"/>
                <w:b/>
                <w:color w:val="000000" w:themeColor="text1"/>
                <w:sz w:val="14"/>
                <w:szCs w:val="21"/>
                <w:shd w:val="clear" w:color="auto" w:fill="FFFFFF"/>
                <w:rPrChange w:id="582" w:author="FURSYS" w:date="2025-12-04T15:42:00Z">
                  <w:rPr>
                    <w:rFonts w:ascii="Segoe UI Symbol" w:eastAsia="Noto Sans CJK KR Regular" w:hAnsi="Segoe UI Symbol" w:cs="Segoe UI Symbol"/>
                    <w:b/>
                    <w:color w:val="000000" w:themeColor="text1"/>
                    <w:sz w:val="14"/>
                    <w:szCs w:val="21"/>
                    <w:highlight w:val="yellow"/>
                    <w:shd w:val="clear" w:color="auto" w:fill="FFFFFF"/>
                  </w:rPr>
                </w:rPrChange>
              </w:rPr>
              <w:t>☐</w:t>
            </w:r>
            <w:r w:rsidRPr="000C7330">
              <w:rPr>
                <w:rFonts w:eastAsiaTheme="minorHAnsi" w:cs="Segoe UI Symbol"/>
                <w:b/>
                <w:color w:val="000000" w:themeColor="text1"/>
                <w:sz w:val="14"/>
                <w:szCs w:val="21"/>
                <w:shd w:val="clear" w:color="auto" w:fill="FFFFFF"/>
                <w:rPrChange w:id="583" w:author="FURSYS" w:date="2025-12-04T15:42:00Z">
                  <w:rPr>
                    <w:rFonts w:ascii="Segoe UI Symbol" w:eastAsia="Noto Sans CJK KR Regular" w:hAnsi="Segoe UI Symbol" w:cs="Segoe UI Symbol"/>
                    <w:b/>
                    <w:color w:val="000000" w:themeColor="text1"/>
                    <w:sz w:val="14"/>
                    <w:szCs w:val="21"/>
                    <w:highlight w:val="yellow"/>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584" w:author="FURSYS" w:date="2025-12-04T15:42:00Z">
                  <w:rPr>
                    <w:rFonts w:ascii="Segoe UI Symbol" w:eastAsia="Noto Sans CJK KR Regular" w:hAnsi="Segoe UI Symbol" w:cs="Segoe UI Symbol" w:hint="eastAsia"/>
                    <w:b/>
                    <w:color w:val="000000" w:themeColor="text1"/>
                    <w:sz w:val="14"/>
                    <w:szCs w:val="21"/>
                    <w:highlight w:val="yellow"/>
                    <w:shd w:val="clear" w:color="auto" w:fill="FFFFFF"/>
                  </w:rPr>
                </w:rPrChange>
              </w:rPr>
              <w:t>동의하지</w:t>
            </w:r>
            <w:r w:rsidRPr="000C7330">
              <w:rPr>
                <w:rFonts w:eastAsiaTheme="minorHAnsi" w:cs="Segoe UI Symbol"/>
                <w:b/>
                <w:color w:val="000000" w:themeColor="text1"/>
                <w:sz w:val="14"/>
                <w:szCs w:val="21"/>
                <w:shd w:val="clear" w:color="auto" w:fill="FFFFFF"/>
                <w:rPrChange w:id="585" w:author="FURSYS" w:date="2025-12-04T15:42:00Z">
                  <w:rPr>
                    <w:rFonts w:ascii="Segoe UI Symbol" w:eastAsia="Noto Sans CJK KR Regular" w:hAnsi="Segoe UI Symbol" w:cs="Segoe UI Symbol"/>
                    <w:b/>
                    <w:color w:val="000000" w:themeColor="text1"/>
                    <w:sz w:val="14"/>
                    <w:szCs w:val="21"/>
                    <w:highlight w:val="yellow"/>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586" w:author="FURSYS" w:date="2025-12-04T15:42:00Z">
                  <w:rPr>
                    <w:rFonts w:ascii="Segoe UI Symbol" w:eastAsia="Noto Sans CJK KR Regular" w:hAnsi="Segoe UI Symbol" w:cs="Segoe UI Symbol" w:hint="eastAsia"/>
                    <w:b/>
                    <w:color w:val="000000" w:themeColor="text1"/>
                    <w:sz w:val="14"/>
                    <w:szCs w:val="21"/>
                    <w:highlight w:val="yellow"/>
                    <w:shd w:val="clear" w:color="auto" w:fill="FFFFFF"/>
                  </w:rPr>
                </w:rPrChange>
              </w:rPr>
              <w:t>않음</w:t>
            </w:r>
            <w:r w:rsidRPr="000C7330">
              <w:rPr>
                <w:rFonts w:eastAsiaTheme="minorHAnsi" w:cs="Segoe UI Symbol"/>
                <w:color w:val="000000" w:themeColor="text1"/>
                <w:sz w:val="14"/>
                <w:szCs w:val="21"/>
                <w:shd w:val="clear" w:color="auto" w:fill="FFFFFF"/>
                <w:rPrChange w:id="587" w:author="FURSYS" w:date="2025-12-04T15:42:00Z">
                  <w:rPr>
                    <w:rFonts w:ascii="Segoe UI Symbol" w:eastAsia="Noto Sans CJK KR Regular" w:hAnsi="Segoe UI Symbol" w:cs="Segoe UI Symbol"/>
                    <w:color w:val="000000" w:themeColor="text1"/>
                    <w:sz w:val="14"/>
                    <w:szCs w:val="21"/>
                    <w:shd w:val="clear" w:color="auto" w:fill="FFFFFF"/>
                  </w:rPr>
                </w:rPrChange>
              </w:rPr>
              <w:br/>
            </w:r>
            <w:r w:rsidRPr="000C7330">
              <w:rPr>
                <w:rFonts w:eastAsiaTheme="minorHAnsi" w:cs="Segoe UI Symbol" w:hint="eastAsia"/>
                <w:color w:val="000000" w:themeColor="text1"/>
                <w:sz w:val="14"/>
                <w:szCs w:val="21"/>
                <w:shd w:val="clear" w:color="auto" w:fill="FFFFFF"/>
                <w:rPrChange w:id="588"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w:t>
            </w:r>
            <w:r w:rsidRPr="000C7330">
              <w:rPr>
                <w:rFonts w:eastAsiaTheme="minorHAnsi" w:cs="Segoe UI Symbol"/>
                <w:color w:val="000000" w:themeColor="text1"/>
                <w:sz w:val="14"/>
                <w:szCs w:val="21"/>
                <w:shd w:val="clear" w:color="auto" w:fill="FFFFFF"/>
                <w:rPrChange w:id="589"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90"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본</w:t>
            </w:r>
            <w:r w:rsidRPr="000C7330">
              <w:rPr>
                <w:rFonts w:eastAsiaTheme="minorHAnsi" w:cs="Segoe UI Symbol"/>
                <w:color w:val="000000" w:themeColor="text1"/>
                <w:sz w:val="14"/>
                <w:szCs w:val="21"/>
                <w:shd w:val="clear" w:color="auto" w:fill="FFFFFF"/>
                <w:rPrChange w:id="591"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92"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항목은</w:t>
            </w:r>
            <w:r w:rsidRPr="000C7330">
              <w:rPr>
                <w:rFonts w:eastAsiaTheme="minorHAnsi" w:cs="Segoe UI Symbol"/>
                <w:color w:val="000000" w:themeColor="text1"/>
                <w:sz w:val="14"/>
                <w:szCs w:val="21"/>
                <w:shd w:val="clear" w:color="auto" w:fill="FFFFFF"/>
                <w:rPrChange w:id="593"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94"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계약</w:t>
            </w:r>
            <w:r w:rsidRPr="000C7330">
              <w:rPr>
                <w:rFonts w:eastAsiaTheme="minorHAnsi" w:cs="Segoe UI Symbol"/>
                <w:color w:val="000000" w:themeColor="text1"/>
                <w:sz w:val="14"/>
                <w:szCs w:val="21"/>
                <w:shd w:val="clear" w:color="auto" w:fill="FFFFFF"/>
                <w:rPrChange w:id="595"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96"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이행에</w:t>
            </w:r>
            <w:r w:rsidRPr="000C7330">
              <w:rPr>
                <w:rFonts w:eastAsiaTheme="minorHAnsi" w:cs="Segoe UI Symbol"/>
                <w:color w:val="000000" w:themeColor="text1"/>
                <w:sz w:val="14"/>
                <w:szCs w:val="21"/>
                <w:shd w:val="clear" w:color="auto" w:fill="FFFFFF"/>
                <w:rPrChange w:id="597"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598"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필수적이며</w:t>
            </w:r>
            <w:r w:rsidRPr="000C7330">
              <w:rPr>
                <w:rFonts w:eastAsiaTheme="minorHAnsi" w:cs="Segoe UI Symbol"/>
                <w:color w:val="000000" w:themeColor="text1"/>
                <w:sz w:val="14"/>
                <w:szCs w:val="21"/>
                <w:shd w:val="clear" w:color="auto" w:fill="FFFFFF"/>
                <w:rPrChange w:id="599"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600"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동의하지</w:t>
            </w:r>
            <w:r w:rsidRPr="000C7330">
              <w:rPr>
                <w:rFonts w:eastAsiaTheme="minorHAnsi" w:cs="Segoe UI Symbol"/>
                <w:color w:val="000000" w:themeColor="text1"/>
                <w:sz w:val="14"/>
                <w:szCs w:val="21"/>
                <w:shd w:val="clear" w:color="auto" w:fill="FFFFFF"/>
                <w:rPrChange w:id="601"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602"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않을</w:t>
            </w:r>
            <w:r w:rsidRPr="000C7330">
              <w:rPr>
                <w:rFonts w:eastAsiaTheme="minorHAnsi" w:cs="Segoe UI Symbol"/>
                <w:color w:val="000000" w:themeColor="text1"/>
                <w:sz w:val="14"/>
                <w:szCs w:val="21"/>
                <w:shd w:val="clear" w:color="auto" w:fill="FFFFFF"/>
                <w:rPrChange w:id="603"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604"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경우</w:t>
            </w:r>
            <w:r w:rsidRPr="000C7330">
              <w:rPr>
                <w:rFonts w:eastAsiaTheme="minorHAnsi" w:cs="Segoe UI Symbol"/>
                <w:color w:val="000000" w:themeColor="text1"/>
                <w:sz w:val="14"/>
                <w:szCs w:val="21"/>
                <w:shd w:val="clear" w:color="auto" w:fill="FFFFFF"/>
                <w:rPrChange w:id="605"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606"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계약</w:t>
            </w:r>
            <w:r w:rsidRPr="000C7330">
              <w:rPr>
                <w:rFonts w:eastAsiaTheme="minorHAnsi" w:cs="Segoe UI Symbol"/>
                <w:color w:val="000000" w:themeColor="text1"/>
                <w:sz w:val="14"/>
                <w:szCs w:val="21"/>
                <w:shd w:val="clear" w:color="auto" w:fill="FFFFFF"/>
                <w:rPrChange w:id="607"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608"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체결이</w:t>
            </w:r>
            <w:r w:rsidRPr="000C7330">
              <w:rPr>
                <w:rFonts w:eastAsiaTheme="minorHAnsi" w:cs="Segoe UI Symbol"/>
                <w:color w:val="000000" w:themeColor="text1"/>
                <w:sz w:val="14"/>
                <w:szCs w:val="21"/>
                <w:shd w:val="clear" w:color="auto" w:fill="FFFFFF"/>
                <w:rPrChange w:id="609"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610"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제한될</w:t>
            </w:r>
            <w:r w:rsidRPr="000C7330">
              <w:rPr>
                <w:rFonts w:eastAsiaTheme="minorHAnsi" w:cs="Segoe UI Symbol"/>
                <w:color w:val="000000" w:themeColor="text1"/>
                <w:sz w:val="14"/>
                <w:szCs w:val="21"/>
                <w:shd w:val="clear" w:color="auto" w:fill="FFFFFF"/>
                <w:rPrChange w:id="611"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612"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수</w:t>
            </w:r>
            <w:r w:rsidRPr="000C7330">
              <w:rPr>
                <w:rFonts w:eastAsiaTheme="minorHAnsi" w:cs="Segoe UI Symbol"/>
                <w:color w:val="000000" w:themeColor="text1"/>
                <w:sz w:val="14"/>
                <w:szCs w:val="21"/>
                <w:shd w:val="clear" w:color="auto" w:fill="FFFFFF"/>
                <w:rPrChange w:id="613" w:author="FURSYS" w:date="2025-12-04T15:42:00Z">
                  <w:rPr>
                    <w:rFonts w:ascii="Segoe UI Symbol" w:eastAsia="Noto Sans CJK KR Regular" w:hAnsi="Segoe UI Symbol" w:cs="Segoe UI Symbol"/>
                    <w:color w:val="000000" w:themeColor="text1"/>
                    <w:sz w:val="14"/>
                    <w:szCs w:val="21"/>
                    <w:shd w:val="clear" w:color="auto" w:fill="FFFFFF"/>
                  </w:rPr>
                </w:rPrChange>
              </w:rPr>
              <w:t xml:space="preserve"> </w:t>
            </w:r>
            <w:r w:rsidRPr="000C7330">
              <w:rPr>
                <w:rFonts w:eastAsiaTheme="minorHAnsi" w:cs="Segoe UI Symbol" w:hint="eastAsia"/>
                <w:color w:val="000000" w:themeColor="text1"/>
                <w:sz w:val="14"/>
                <w:szCs w:val="21"/>
                <w:shd w:val="clear" w:color="auto" w:fill="FFFFFF"/>
                <w:rPrChange w:id="614" w:author="FURSYS" w:date="2025-12-04T15:42:00Z">
                  <w:rPr>
                    <w:rFonts w:ascii="Segoe UI Symbol" w:eastAsia="Noto Sans CJK KR Regular" w:hAnsi="Segoe UI Symbol" w:cs="Segoe UI Symbol" w:hint="eastAsia"/>
                    <w:color w:val="000000" w:themeColor="text1"/>
                    <w:sz w:val="14"/>
                    <w:szCs w:val="21"/>
                    <w:shd w:val="clear" w:color="auto" w:fill="FFFFFF"/>
                  </w:rPr>
                </w:rPrChange>
              </w:rPr>
              <w:t>있습니다</w:t>
            </w:r>
            <w:r w:rsidRPr="000C7330">
              <w:rPr>
                <w:rFonts w:eastAsiaTheme="minorHAnsi" w:cs="Segoe UI Symbol"/>
                <w:color w:val="000000" w:themeColor="text1"/>
                <w:sz w:val="14"/>
                <w:szCs w:val="21"/>
                <w:shd w:val="clear" w:color="auto" w:fill="FFFFFF"/>
                <w:rPrChange w:id="615" w:author="FURSYS" w:date="2025-12-04T15:42:00Z">
                  <w:rPr>
                    <w:rFonts w:ascii="Segoe UI Symbol" w:eastAsia="Noto Sans CJK KR Regular" w:hAnsi="Segoe UI Symbol" w:cs="Segoe UI Symbol"/>
                    <w:color w:val="000000" w:themeColor="text1"/>
                    <w:sz w:val="14"/>
                    <w:szCs w:val="21"/>
                    <w:shd w:val="clear" w:color="auto" w:fill="FFFFFF"/>
                  </w:rPr>
                </w:rPrChange>
              </w:rPr>
              <w:t>.</w:t>
            </w:r>
          </w:p>
        </w:tc>
        <w:tc>
          <w:tcPr>
            <w:tcW w:w="4774" w:type="dxa"/>
          </w:tcPr>
          <w:p w14:paraId="1456BC32" w14:textId="77777777" w:rsidR="003C7F62" w:rsidRPr="000C7330" w:rsidRDefault="003C7F62" w:rsidP="003C7F62">
            <w:pPr>
              <w:rPr>
                <w:rFonts w:eastAsiaTheme="minorHAnsi" w:cs="Segoe UI Symbol"/>
                <w:b/>
                <w:color w:val="000000" w:themeColor="text1"/>
                <w:sz w:val="14"/>
                <w:szCs w:val="21"/>
                <w:shd w:val="clear" w:color="auto" w:fill="FFFFFF"/>
                <w:rPrChange w:id="616" w:author="FURSYS" w:date="2025-12-04T15:42:00Z">
                  <w:rPr>
                    <w:rFonts w:ascii="Segoe UI Symbol" w:eastAsia="Noto Sans CJK KR Regular" w:hAnsi="Segoe UI Symbol" w:cs="Segoe UI Symbol"/>
                    <w:b/>
                    <w:color w:val="000000" w:themeColor="text1"/>
                    <w:sz w:val="14"/>
                    <w:szCs w:val="21"/>
                    <w:shd w:val="clear" w:color="auto" w:fill="FFFFFF"/>
                  </w:rPr>
                </w:rPrChange>
              </w:rPr>
            </w:pPr>
          </w:p>
          <w:p w14:paraId="378F7844" w14:textId="77777777" w:rsidR="003C7F62" w:rsidRPr="000C7330" w:rsidRDefault="003C7F62" w:rsidP="003C7F62">
            <w:pPr>
              <w:rPr>
                <w:rFonts w:eastAsiaTheme="minorHAnsi" w:cs="Segoe UI Symbol"/>
                <w:b/>
                <w:color w:val="000000" w:themeColor="text1"/>
                <w:sz w:val="14"/>
                <w:szCs w:val="21"/>
                <w:shd w:val="clear" w:color="auto" w:fill="FFFFFF"/>
                <w:rPrChange w:id="617" w:author="FURSYS" w:date="2025-12-04T15:42:00Z">
                  <w:rPr>
                    <w:rFonts w:ascii="Segoe UI Symbol" w:eastAsia="Noto Sans CJK KR Regular" w:hAnsi="Segoe UI Symbol" w:cs="Segoe UI Symbol"/>
                    <w:b/>
                    <w:color w:val="000000" w:themeColor="text1"/>
                    <w:sz w:val="14"/>
                    <w:szCs w:val="21"/>
                    <w:shd w:val="clear" w:color="auto" w:fill="FFFFFF"/>
                  </w:rPr>
                </w:rPrChange>
              </w:rPr>
            </w:pPr>
          </w:p>
          <w:p w14:paraId="6FA71245" w14:textId="77777777" w:rsidR="003C7F62" w:rsidRPr="000C7330" w:rsidRDefault="003C7F62" w:rsidP="003C7F62">
            <w:pPr>
              <w:rPr>
                <w:rFonts w:eastAsiaTheme="minorHAnsi" w:cs="Segoe UI Symbol"/>
                <w:b/>
                <w:color w:val="000000" w:themeColor="text1"/>
                <w:sz w:val="14"/>
                <w:szCs w:val="21"/>
                <w:shd w:val="clear" w:color="auto" w:fill="FFFFFF"/>
                <w:rPrChange w:id="618" w:author="FURSYS" w:date="2025-12-04T15:42:00Z">
                  <w:rPr>
                    <w:rFonts w:ascii="Segoe UI Symbol" w:eastAsia="Noto Sans CJK KR Regular" w:hAnsi="Segoe UI Symbol" w:cs="Segoe UI Symbol"/>
                    <w:b/>
                    <w:color w:val="000000" w:themeColor="text1"/>
                    <w:sz w:val="14"/>
                    <w:szCs w:val="21"/>
                    <w:shd w:val="clear" w:color="auto" w:fill="FFFFFF"/>
                  </w:rPr>
                </w:rPrChange>
              </w:rPr>
            </w:pPr>
          </w:p>
          <w:p w14:paraId="21E85F38" w14:textId="77777777" w:rsidR="003C7F62" w:rsidRPr="000C7330" w:rsidRDefault="003C7F62" w:rsidP="00DE279C">
            <w:pPr>
              <w:jc w:val="right"/>
              <w:rPr>
                <w:rFonts w:eastAsiaTheme="minorHAnsi" w:cs="Segoe UI Symbol"/>
                <w:b/>
                <w:color w:val="000000" w:themeColor="text1"/>
                <w:sz w:val="14"/>
                <w:szCs w:val="21"/>
                <w:shd w:val="clear" w:color="auto" w:fill="FFFFFF"/>
                <w:rPrChange w:id="619" w:author="FURSYS" w:date="2025-12-04T15:42:00Z">
                  <w:rPr>
                    <w:rFonts w:ascii="Segoe UI Symbol" w:eastAsia="Noto Sans CJK KR Regular" w:hAnsi="Segoe UI Symbol" w:cs="Segoe UI Symbol"/>
                    <w:b/>
                    <w:color w:val="000000" w:themeColor="text1"/>
                    <w:sz w:val="14"/>
                    <w:szCs w:val="21"/>
                    <w:shd w:val="clear" w:color="auto" w:fill="FFFFFF"/>
                  </w:rPr>
                </w:rPrChange>
              </w:rPr>
            </w:pPr>
          </w:p>
          <w:p w14:paraId="22ACD243" w14:textId="77777777" w:rsidR="003C7F62" w:rsidRPr="000C7330" w:rsidRDefault="003C7F62" w:rsidP="00DE279C">
            <w:pPr>
              <w:jc w:val="right"/>
              <w:rPr>
                <w:rFonts w:eastAsiaTheme="minorHAnsi" w:cs="Segoe UI Symbol"/>
                <w:b/>
                <w:color w:val="000000" w:themeColor="text1"/>
                <w:sz w:val="14"/>
                <w:szCs w:val="21"/>
                <w:shd w:val="clear" w:color="auto" w:fill="FFFFFF"/>
                <w:rPrChange w:id="620" w:author="FURSYS" w:date="2025-12-04T15:42:00Z">
                  <w:rPr>
                    <w:rFonts w:ascii="Segoe UI Symbol" w:eastAsia="Noto Sans CJK KR Regular" w:hAnsi="Segoe UI Symbol" w:cs="Segoe UI Symbol"/>
                    <w:b/>
                    <w:color w:val="000000" w:themeColor="text1"/>
                    <w:sz w:val="14"/>
                    <w:szCs w:val="21"/>
                    <w:shd w:val="clear" w:color="auto" w:fill="FFFFFF"/>
                  </w:rPr>
                </w:rPrChange>
              </w:rPr>
            </w:pPr>
          </w:p>
          <w:p w14:paraId="5692D0E8" w14:textId="77777777" w:rsidR="003C7F62" w:rsidRPr="000C7330" w:rsidRDefault="003C7F62" w:rsidP="00DE279C">
            <w:pPr>
              <w:jc w:val="right"/>
              <w:rPr>
                <w:rFonts w:eastAsiaTheme="minorHAnsi" w:cs="Segoe UI Symbol"/>
                <w:b/>
                <w:color w:val="000000" w:themeColor="text1"/>
                <w:sz w:val="14"/>
                <w:szCs w:val="21"/>
                <w:shd w:val="clear" w:color="auto" w:fill="FFFFFF"/>
                <w:rPrChange w:id="621" w:author="FURSYS" w:date="2025-12-04T15:42:00Z">
                  <w:rPr>
                    <w:rFonts w:ascii="Segoe UI Symbol" w:eastAsia="Noto Sans CJK KR Regular" w:hAnsi="Segoe UI Symbol" w:cs="Segoe UI Symbol"/>
                    <w:b/>
                    <w:color w:val="000000" w:themeColor="text1"/>
                    <w:sz w:val="14"/>
                    <w:szCs w:val="21"/>
                    <w:shd w:val="clear" w:color="auto" w:fill="FFFFFF"/>
                  </w:rPr>
                </w:rPrChange>
              </w:rPr>
            </w:pPr>
          </w:p>
          <w:p w14:paraId="1DF41B67" w14:textId="77777777" w:rsidR="003C7F62" w:rsidRPr="000C7330" w:rsidRDefault="003C7F62" w:rsidP="00DE279C">
            <w:pPr>
              <w:jc w:val="right"/>
              <w:rPr>
                <w:rFonts w:eastAsiaTheme="minorHAnsi" w:cs="Segoe UI Symbol"/>
                <w:b/>
                <w:color w:val="000000" w:themeColor="text1"/>
                <w:sz w:val="14"/>
                <w:szCs w:val="21"/>
                <w:shd w:val="clear" w:color="auto" w:fill="FFFFFF"/>
                <w:rPrChange w:id="622" w:author="FURSYS" w:date="2025-12-04T15:42:00Z">
                  <w:rPr>
                    <w:rFonts w:ascii="Segoe UI Symbol" w:eastAsia="Noto Sans CJK KR Regular" w:hAnsi="Segoe UI Symbol" w:cs="Segoe UI Symbol"/>
                    <w:b/>
                    <w:color w:val="000000" w:themeColor="text1"/>
                    <w:sz w:val="14"/>
                    <w:szCs w:val="21"/>
                    <w:shd w:val="clear" w:color="auto" w:fill="FFFFFF"/>
                  </w:rPr>
                </w:rPrChange>
              </w:rPr>
            </w:pPr>
          </w:p>
          <w:p w14:paraId="07E857DE" w14:textId="77777777" w:rsidR="003C7F62" w:rsidRPr="000C7330" w:rsidRDefault="003C7F62" w:rsidP="00DE279C">
            <w:pPr>
              <w:jc w:val="right"/>
              <w:rPr>
                <w:rFonts w:eastAsiaTheme="minorHAnsi" w:cs="Segoe UI Symbol"/>
                <w:b/>
                <w:color w:val="000000" w:themeColor="text1"/>
                <w:sz w:val="14"/>
                <w:szCs w:val="21"/>
                <w:shd w:val="clear" w:color="auto" w:fill="FFFFFF"/>
                <w:rPrChange w:id="623" w:author="FURSYS" w:date="2025-12-04T15:42:00Z">
                  <w:rPr>
                    <w:rFonts w:ascii="Segoe UI Symbol" w:eastAsia="Noto Sans CJK KR Regular" w:hAnsi="Segoe UI Symbol" w:cs="Segoe UI Symbol"/>
                    <w:b/>
                    <w:color w:val="000000" w:themeColor="text1"/>
                    <w:sz w:val="14"/>
                    <w:szCs w:val="21"/>
                    <w:shd w:val="clear" w:color="auto" w:fill="FFFFFF"/>
                  </w:rPr>
                </w:rPrChange>
              </w:rPr>
            </w:pPr>
          </w:p>
          <w:p w14:paraId="76F684DE" w14:textId="77777777" w:rsidR="003C7F62" w:rsidRPr="000C7330" w:rsidRDefault="003C7F62" w:rsidP="00DE279C">
            <w:pPr>
              <w:jc w:val="right"/>
              <w:rPr>
                <w:rFonts w:eastAsiaTheme="minorHAnsi" w:cs="Segoe UI Symbol"/>
                <w:b/>
                <w:color w:val="000000" w:themeColor="text1"/>
                <w:sz w:val="14"/>
                <w:szCs w:val="21"/>
                <w:shd w:val="clear" w:color="auto" w:fill="FFFFFF"/>
                <w:rPrChange w:id="624" w:author="FURSYS" w:date="2025-12-04T15:42:00Z">
                  <w:rPr>
                    <w:rFonts w:ascii="Segoe UI Symbol" w:eastAsia="Noto Sans CJK KR Regular" w:hAnsi="Segoe UI Symbol" w:cs="Segoe UI Symbol"/>
                    <w:b/>
                    <w:color w:val="000000" w:themeColor="text1"/>
                    <w:sz w:val="14"/>
                    <w:szCs w:val="21"/>
                    <w:shd w:val="clear" w:color="auto" w:fill="FFFFFF"/>
                  </w:rPr>
                </w:rPrChange>
              </w:rPr>
            </w:pPr>
          </w:p>
          <w:p w14:paraId="3B6F1C72" w14:textId="77777777" w:rsidR="003C7F62" w:rsidRPr="000C7330" w:rsidRDefault="003C7F62" w:rsidP="00DE279C">
            <w:pPr>
              <w:jc w:val="right"/>
              <w:rPr>
                <w:rFonts w:eastAsiaTheme="minorHAnsi" w:cs="Segoe UI Symbol"/>
                <w:b/>
                <w:color w:val="000000" w:themeColor="text1"/>
                <w:sz w:val="14"/>
                <w:szCs w:val="21"/>
                <w:shd w:val="clear" w:color="auto" w:fill="FFFFFF"/>
                <w:rPrChange w:id="625" w:author="FURSYS" w:date="2025-12-04T15:42:00Z">
                  <w:rPr>
                    <w:rFonts w:ascii="Segoe UI Symbol" w:eastAsia="Noto Sans CJK KR Regular" w:hAnsi="Segoe UI Symbol" w:cs="Segoe UI Symbol"/>
                    <w:b/>
                    <w:color w:val="000000" w:themeColor="text1"/>
                    <w:sz w:val="14"/>
                    <w:szCs w:val="21"/>
                    <w:shd w:val="clear" w:color="auto" w:fill="FFFFFF"/>
                  </w:rPr>
                </w:rPrChange>
              </w:rPr>
            </w:pPr>
          </w:p>
          <w:p w14:paraId="78E6E5FC" w14:textId="77777777" w:rsidR="003C7F62" w:rsidRPr="000C7330" w:rsidRDefault="003C7F62" w:rsidP="00DE279C">
            <w:pPr>
              <w:jc w:val="right"/>
              <w:rPr>
                <w:rFonts w:eastAsiaTheme="minorHAnsi" w:cs="Segoe UI Symbol"/>
                <w:b/>
                <w:color w:val="000000" w:themeColor="text1"/>
                <w:sz w:val="14"/>
                <w:szCs w:val="21"/>
                <w:shd w:val="clear" w:color="auto" w:fill="FFFFFF"/>
                <w:rPrChange w:id="626" w:author="FURSYS" w:date="2025-12-04T15:42:00Z">
                  <w:rPr>
                    <w:rFonts w:ascii="Segoe UI Symbol" w:eastAsia="Noto Sans CJK KR Regular" w:hAnsi="Segoe UI Symbol" w:cs="Segoe UI Symbol"/>
                    <w:b/>
                    <w:color w:val="000000" w:themeColor="text1"/>
                    <w:sz w:val="14"/>
                    <w:szCs w:val="21"/>
                    <w:shd w:val="clear" w:color="auto" w:fill="FFFFFF"/>
                  </w:rPr>
                </w:rPrChange>
              </w:rPr>
            </w:pPr>
          </w:p>
          <w:p w14:paraId="44B65DC5" w14:textId="5008AB2D" w:rsidR="003C7F62" w:rsidRPr="000C7330" w:rsidRDefault="003C7F62" w:rsidP="00DE279C">
            <w:pPr>
              <w:jc w:val="right"/>
              <w:rPr>
                <w:ins w:id="627" w:author="이승준 (Seungjun Lee)" w:date="2025-07-18T09:15:00Z"/>
                <w:rFonts w:eastAsiaTheme="minorHAnsi" w:cs="Segoe UI Symbol"/>
                <w:b/>
                <w:color w:val="000000" w:themeColor="text1"/>
                <w:sz w:val="14"/>
                <w:szCs w:val="21"/>
                <w:shd w:val="clear" w:color="auto" w:fill="FFFFFF"/>
                <w:rPrChange w:id="628" w:author="FURSYS" w:date="2025-12-04T15:42:00Z">
                  <w:rPr>
                    <w:ins w:id="629" w:author="이승준 (Seungjun Lee)" w:date="2025-07-18T09:15:00Z"/>
                    <w:rFonts w:ascii="Segoe UI Symbol" w:eastAsia="Noto Sans CJK KR Regular" w:hAnsi="Segoe UI Symbol" w:cs="Segoe UI Symbol"/>
                    <w:b/>
                    <w:color w:val="000000" w:themeColor="text1"/>
                    <w:sz w:val="14"/>
                    <w:szCs w:val="21"/>
                    <w:shd w:val="clear" w:color="auto" w:fill="FFFFFF"/>
                  </w:rPr>
                </w:rPrChange>
              </w:rPr>
            </w:pPr>
          </w:p>
          <w:p w14:paraId="779BCCFD" w14:textId="2F13F87A" w:rsidR="007E68D4" w:rsidRPr="000C7330" w:rsidRDefault="007E68D4" w:rsidP="00DE279C">
            <w:pPr>
              <w:jc w:val="right"/>
              <w:rPr>
                <w:ins w:id="630" w:author="이승준 (Seungjun Lee)" w:date="2025-07-18T09:15:00Z"/>
                <w:rFonts w:eastAsiaTheme="minorHAnsi" w:cs="Segoe UI Symbol"/>
                <w:b/>
                <w:color w:val="000000" w:themeColor="text1"/>
                <w:sz w:val="14"/>
                <w:szCs w:val="21"/>
                <w:shd w:val="clear" w:color="auto" w:fill="FFFFFF"/>
                <w:rPrChange w:id="631" w:author="FURSYS" w:date="2025-12-04T15:42:00Z">
                  <w:rPr>
                    <w:ins w:id="632" w:author="이승준 (Seungjun Lee)" w:date="2025-07-18T09:15:00Z"/>
                    <w:rFonts w:ascii="Segoe UI Symbol" w:eastAsia="Noto Sans CJK KR Regular" w:hAnsi="Segoe UI Symbol" w:cs="Segoe UI Symbol"/>
                    <w:b/>
                    <w:color w:val="000000" w:themeColor="text1"/>
                    <w:sz w:val="14"/>
                    <w:szCs w:val="21"/>
                    <w:shd w:val="clear" w:color="auto" w:fill="FFFFFF"/>
                  </w:rPr>
                </w:rPrChange>
              </w:rPr>
            </w:pPr>
          </w:p>
          <w:p w14:paraId="2C302FD2" w14:textId="4FA75A6A" w:rsidR="007E68D4" w:rsidRPr="000C7330" w:rsidRDefault="007E68D4" w:rsidP="00DE279C">
            <w:pPr>
              <w:jc w:val="right"/>
              <w:rPr>
                <w:ins w:id="633" w:author="이승준 (Seungjun Lee)" w:date="2025-07-18T09:15:00Z"/>
                <w:rFonts w:eastAsiaTheme="minorHAnsi" w:cs="Segoe UI Symbol"/>
                <w:b/>
                <w:color w:val="000000" w:themeColor="text1"/>
                <w:sz w:val="14"/>
                <w:szCs w:val="21"/>
                <w:shd w:val="clear" w:color="auto" w:fill="FFFFFF"/>
                <w:rPrChange w:id="634" w:author="FURSYS" w:date="2025-12-04T15:42:00Z">
                  <w:rPr>
                    <w:ins w:id="635" w:author="이승준 (Seungjun Lee)" w:date="2025-07-18T09:15:00Z"/>
                    <w:rFonts w:ascii="Segoe UI Symbol" w:eastAsia="Noto Sans CJK KR Regular" w:hAnsi="Segoe UI Symbol" w:cs="Segoe UI Symbol"/>
                    <w:b/>
                    <w:color w:val="000000" w:themeColor="text1"/>
                    <w:sz w:val="14"/>
                    <w:szCs w:val="21"/>
                    <w:shd w:val="clear" w:color="auto" w:fill="FFFFFF"/>
                  </w:rPr>
                </w:rPrChange>
              </w:rPr>
            </w:pPr>
          </w:p>
          <w:p w14:paraId="62446727" w14:textId="75362A6B" w:rsidR="007E68D4" w:rsidRPr="000C7330" w:rsidRDefault="007E68D4" w:rsidP="00DE279C">
            <w:pPr>
              <w:jc w:val="right"/>
              <w:rPr>
                <w:ins w:id="636" w:author="이승준 (Seungjun Lee)" w:date="2025-07-18T09:15:00Z"/>
                <w:rFonts w:eastAsiaTheme="minorHAnsi" w:cs="Segoe UI Symbol"/>
                <w:b/>
                <w:color w:val="000000" w:themeColor="text1"/>
                <w:sz w:val="14"/>
                <w:szCs w:val="21"/>
                <w:shd w:val="clear" w:color="auto" w:fill="FFFFFF"/>
                <w:rPrChange w:id="637" w:author="FURSYS" w:date="2025-12-04T15:42:00Z">
                  <w:rPr>
                    <w:ins w:id="638" w:author="이승준 (Seungjun Lee)" w:date="2025-07-18T09:15:00Z"/>
                    <w:rFonts w:ascii="Segoe UI Symbol" w:eastAsia="Noto Sans CJK KR Regular" w:hAnsi="Segoe UI Symbol" w:cs="Segoe UI Symbol"/>
                    <w:b/>
                    <w:color w:val="000000" w:themeColor="text1"/>
                    <w:sz w:val="14"/>
                    <w:szCs w:val="21"/>
                    <w:shd w:val="clear" w:color="auto" w:fill="FFFFFF"/>
                  </w:rPr>
                </w:rPrChange>
              </w:rPr>
            </w:pPr>
          </w:p>
          <w:p w14:paraId="3A063040" w14:textId="1A75D7F3" w:rsidR="007E68D4" w:rsidRPr="000C7330" w:rsidRDefault="007E68D4" w:rsidP="00DE279C">
            <w:pPr>
              <w:jc w:val="right"/>
              <w:rPr>
                <w:ins w:id="639" w:author="이승준 (Seungjun Lee)" w:date="2025-07-18T09:15:00Z"/>
                <w:rFonts w:eastAsiaTheme="minorHAnsi" w:cs="Segoe UI Symbol"/>
                <w:b/>
                <w:color w:val="000000" w:themeColor="text1"/>
                <w:sz w:val="14"/>
                <w:szCs w:val="21"/>
                <w:shd w:val="clear" w:color="auto" w:fill="FFFFFF"/>
                <w:rPrChange w:id="640" w:author="FURSYS" w:date="2025-12-04T15:42:00Z">
                  <w:rPr>
                    <w:ins w:id="641" w:author="이승준 (Seungjun Lee)" w:date="2025-07-18T09:15:00Z"/>
                    <w:rFonts w:ascii="Segoe UI Symbol" w:eastAsia="Noto Sans CJK KR Regular" w:hAnsi="Segoe UI Symbol" w:cs="Segoe UI Symbol"/>
                    <w:b/>
                    <w:color w:val="000000" w:themeColor="text1"/>
                    <w:sz w:val="14"/>
                    <w:szCs w:val="21"/>
                    <w:shd w:val="clear" w:color="auto" w:fill="FFFFFF"/>
                  </w:rPr>
                </w:rPrChange>
              </w:rPr>
            </w:pPr>
          </w:p>
          <w:p w14:paraId="35EA50CE" w14:textId="792ACC45" w:rsidR="007E68D4" w:rsidRPr="000C7330" w:rsidRDefault="007E68D4" w:rsidP="00DE279C">
            <w:pPr>
              <w:jc w:val="right"/>
              <w:rPr>
                <w:ins w:id="642" w:author="이승준 (Seungjun Lee)" w:date="2025-07-18T09:15:00Z"/>
                <w:rFonts w:eastAsiaTheme="minorHAnsi" w:cs="Segoe UI Symbol"/>
                <w:b/>
                <w:color w:val="000000" w:themeColor="text1"/>
                <w:sz w:val="14"/>
                <w:szCs w:val="21"/>
                <w:shd w:val="clear" w:color="auto" w:fill="FFFFFF"/>
                <w:rPrChange w:id="643" w:author="FURSYS" w:date="2025-12-04T15:42:00Z">
                  <w:rPr>
                    <w:ins w:id="644" w:author="이승준 (Seungjun Lee)" w:date="2025-07-18T09:15:00Z"/>
                    <w:rFonts w:ascii="Segoe UI Symbol" w:eastAsia="Noto Sans CJK KR Regular" w:hAnsi="Segoe UI Symbol" w:cs="Segoe UI Symbol"/>
                    <w:b/>
                    <w:color w:val="000000" w:themeColor="text1"/>
                    <w:sz w:val="14"/>
                    <w:szCs w:val="21"/>
                    <w:shd w:val="clear" w:color="auto" w:fill="FFFFFF"/>
                  </w:rPr>
                </w:rPrChange>
              </w:rPr>
            </w:pPr>
          </w:p>
          <w:p w14:paraId="79EB604F" w14:textId="55DAB09B" w:rsidR="007E68D4" w:rsidRPr="000C7330" w:rsidRDefault="007E68D4" w:rsidP="00DE279C">
            <w:pPr>
              <w:jc w:val="right"/>
              <w:rPr>
                <w:ins w:id="645" w:author="이승준 (Seungjun Lee)" w:date="2025-07-18T09:15:00Z"/>
                <w:rFonts w:eastAsiaTheme="minorHAnsi" w:cs="Segoe UI Symbol"/>
                <w:b/>
                <w:color w:val="000000" w:themeColor="text1"/>
                <w:sz w:val="14"/>
                <w:szCs w:val="21"/>
                <w:shd w:val="clear" w:color="auto" w:fill="FFFFFF"/>
                <w:rPrChange w:id="646" w:author="FURSYS" w:date="2025-12-04T15:42:00Z">
                  <w:rPr>
                    <w:ins w:id="647" w:author="이승준 (Seungjun Lee)" w:date="2025-07-18T09:15:00Z"/>
                    <w:rFonts w:ascii="Segoe UI Symbol" w:eastAsia="Noto Sans CJK KR Regular" w:hAnsi="Segoe UI Symbol" w:cs="Segoe UI Symbol"/>
                    <w:b/>
                    <w:color w:val="000000" w:themeColor="text1"/>
                    <w:sz w:val="14"/>
                    <w:szCs w:val="21"/>
                    <w:shd w:val="clear" w:color="auto" w:fill="FFFFFF"/>
                  </w:rPr>
                </w:rPrChange>
              </w:rPr>
            </w:pPr>
          </w:p>
          <w:p w14:paraId="41B61887" w14:textId="01D7D44E" w:rsidR="007E68D4" w:rsidRPr="000C7330" w:rsidRDefault="007E68D4" w:rsidP="00DE279C">
            <w:pPr>
              <w:jc w:val="right"/>
              <w:rPr>
                <w:ins w:id="648" w:author="이승준 (Seungjun Lee)" w:date="2025-07-18T09:15:00Z"/>
                <w:rFonts w:eastAsiaTheme="minorHAnsi" w:cs="Segoe UI Symbol"/>
                <w:b/>
                <w:color w:val="000000" w:themeColor="text1"/>
                <w:sz w:val="14"/>
                <w:szCs w:val="21"/>
                <w:shd w:val="clear" w:color="auto" w:fill="FFFFFF"/>
                <w:rPrChange w:id="649" w:author="FURSYS" w:date="2025-12-04T15:42:00Z">
                  <w:rPr>
                    <w:ins w:id="650" w:author="이승준 (Seungjun Lee)" w:date="2025-07-18T09:15:00Z"/>
                    <w:rFonts w:ascii="Segoe UI Symbol" w:eastAsia="Noto Sans CJK KR Regular" w:hAnsi="Segoe UI Symbol" w:cs="Segoe UI Symbol"/>
                    <w:b/>
                    <w:color w:val="000000" w:themeColor="text1"/>
                    <w:sz w:val="14"/>
                    <w:szCs w:val="21"/>
                    <w:shd w:val="clear" w:color="auto" w:fill="FFFFFF"/>
                  </w:rPr>
                </w:rPrChange>
              </w:rPr>
            </w:pPr>
          </w:p>
          <w:p w14:paraId="4FF85EF8" w14:textId="06603780" w:rsidR="007E68D4" w:rsidRPr="000C7330" w:rsidRDefault="007E68D4" w:rsidP="00DE279C">
            <w:pPr>
              <w:jc w:val="right"/>
              <w:rPr>
                <w:ins w:id="651" w:author="이승준 (Seungjun Lee)" w:date="2025-07-18T09:15:00Z"/>
                <w:rFonts w:eastAsiaTheme="minorHAnsi" w:cs="Segoe UI Symbol"/>
                <w:b/>
                <w:color w:val="000000" w:themeColor="text1"/>
                <w:sz w:val="14"/>
                <w:szCs w:val="21"/>
                <w:shd w:val="clear" w:color="auto" w:fill="FFFFFF"/>
                <w:rPrChange w:id="652" w:author="FURSYS" w:date="2025-12-04T15:42:00Z">
                  <w:rPr>
                    <w:ins w:id="653" w:author="이승준 (Seungjun Lee)" w:date="2025-07-18T09:15:00Z"/>
                    <w:rFonts w:ascii="Segoe UI Symbol" w:eastAsia="Noto Sans CJK KR Regular" w:hAnsi="Segoe UI Symbol" w:cs="Segoe UI Symbol"/>
                    <w:b/>
                    <w:color w:val="000000" w:themeColor="text1"/>
                    <w:sz w:val="14"/>
                    <w:szCs w:val="21"/>
                    <w:shd w:val="clear" w:color="auto" w:fill="FFFFFF"/>
                  </w:rPr>
                </w:rPrChange>
              </w:rPr>
            </w:pPr>
          </w:p>
          <w:p w14:paraId="343DE718" w14:textId="77777777" w:rsidR="007E68D4" w:rsidRPr="000C7330" w:rsidRDefault="007E68D4" w:rsidP="00DE279C">
            <w:pPr>
              <w:jc w:val="right"/>
              <w:rPr>
                <w:rFonts w:eastAsiaTheme="minorHAnsi" w:cs="Segoe UI Symbol"/>
                <w:b/>
                <w:color w:val="000000" w:themeColor="text1"/>
                <w:sz w:val="14"/>
                <w:szCs w:val="21"/>
                <w:shd w:val="clear" w:color="auto" w:fill="FFFFFF"/>
                <w:rPrChange w:id="654" w:author="FURSYS" w:date="2025-12-04T15:42:00Z">
                  <w:rPr>
                    <w:rFonts w:ascii="Segoe UI Symbol" w:eastAsia="Noto Sans CJK KR Regular" w:hAnsi="Segoe UI Symbol" w:cs="Segoe UI Symbol"/>
                    <w:b/>
                    <w:color w:val="000000" w:themeColor="text1"/>
                    <w:sz w:val="14"/>
                    <w:szCs w:val="21"/>
                    <w:shd w:val="clear" w:color="auto" w:fill="FFFFFF"/>
                  </w:rPr>
                </w:rPrChange>
              </w:rPr>
            </w:pPr>
          </w:p>
          <w:p w14:paraId="3D7883AF" w14:textId="77777777" w:rsidR="003C7F62" w:rsidRPr="000C7330" w:rsidRDefault="003C7F62" w:rsidP="00DE279C">
            <w:pPr>
              <w:jc w:val="right"/>
              <w:rPr>
                <w:rFonts w:eastAsiaTheme="minorHAnsi" w:cs="Segoe UI Symbol"/>
                <w:b/>
                <w:color w:val="000000" w:themeColor="text1"/>
                <w:sz w:val="14"/>
                <w:szCs w:val="21"/>
                <w:shd w:val="clear" w:color="auto" w:fill="FFFFFF"/>
                <w:rPrChange w:id="655" w:author="FURSYS" w:date="2025-12-04T15:42:00Z">
                  <w:rPr>
                    <w:rFonts w:ascii="Segoe UI Symbol" w:eastAsia="Noto Sans CJK KR Regular" w:hAnsi="Segoe UI Symbol" w:cs="Segoe UI Symbol"/>
                    <w:b/>
                    <w:color w:val="000000" w:themeColor="text1"/>
                    <w:sz w:val="14"/>
                    <w:szCs w:val="21"/>
                    <w:shd w:val="clear" w:color="auto" w:fill="FFFFFF"/>
                  </w:rPr>
                </w:rPrChange>
              </w:rPr>
            </w:pPr>
          </w:p>
          <w:p w14:paraId="3FAFC815" w14:textId="77777777" w:rsidR="003C7F62" w:rsidRPr="000C7330" w:rsidRDefault="003C7F62" w:rsidP="00DE279C">
            <w:pPr>
              <w:jc w:val="right"/>
              <w:rPr>
                <w:rFonts w:eastAsiaTheme="minorHAnsi" w:cs="Segoe UI Symbol"/>
                <w:b/>
                <w:color w:val="000000" w:themeColor="text1"/>
                <w:sz w:val="14"/>
                <w:szCs w:val="21"/>
                <w:shd w:val="clear" w:color="auto" w:fill="FFFFFF"/>
                <w:rPrChange w:id="656" w:author="FURSYS" w:date="2025-12-04T15:42:00Z">
                  <w:rPr>
                    <w:rFonts w:ascii="Segoe UI Symbol" w:eastAsia="Noto Sans CJK KR Regular" w:hAnsi="Segoe UI Symbol" w:cs="Segoe UI Symbol"/>
                    <w:b/>
                    <w:color w:val="000000" w:themeColor="text1"/>
                    <w:sz w:val="14"/>
                    <w:szCs w:val="21"/>
                    <w:shd w:val="clear" w:color="auto" w:fill="FFFFFF"/>
                  </w:rPr>
                </w:rPrChange>
              </w:rPr>
            </w:pPr>
          </w:p>
          <w:p w14:paraId="51C2510D" w14:textId="5360B294" w:rsidR="008A691B" w:rsidRPr="000C7330" w:rsidRDefault="008A691B" w:rsidP="00DE279C">
            <w:pPr>
              <w:jc w:val="right"/>
              <w:rPr>
                <w:rFonts w:eastAsiaTheme="minorHAnsi" w:cs="Segoe UI Symbol"/>
                <w:b/>
                <w:color w:val="000000" w:themeColor="text1"/>
                <w:sz w:val="14"/>
                <w:szCs w:val="21"/>
                <w:shd w:val="clear" w:color="auto" w:fill="FFFFFF"/>
                <w:rPrChange w:id="657" w:author="FURSYS" w:date="2025-12-04T15:42:00Z">
                  <w:rPr>
                    <w:rFonts w:ascii="Segoe UI Symbol" w:eastAsia="Noto Sans CJK KR Regular" w:hAnsi="Segoe UI Symbol" w:cs="Segoe UI Symbol"/>
                    <w:b/>
                    <w:color w:val="000000" w:themeColor="text1"/>
                    <w:sz w:val="14"/>
                    <w:szCs w:val="21"/>
                    <w:shd w:val="clear" w:color="auto" w:fill="FFFFFF"/>
                  </w:rPr>
                </w:rPrChange>
              </w:rPr>
            </w:pPr>
            <w:r w:rsidRPr="000C7330">
              <w:rPr>
                <w:rFonts w:eastAsiaTheme="minorHAnsi" w:cs="Segoe UI Symbol" w:hint="eastAsia"/>
                <w:b/>
                <w:color w:val="000000" w:themeColor="text1"/>
                <w:sz w:val="14"/>
                <w:szCs w:val="21"/>
                <w:shd w:val="clear" w:color="auto" w:fill="FFFFFF"/>
                <w:rPrChange w:id="658"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동의자</w:t>
            </w:r>
            <w:r w:rsidRPr="000C7330">
              <w:rPr>
                <w:rFonts w:eastAsiaTheme="minorHAnsi" w:cs="Segoe UI Symbol"/>
                <w:b/>
                <w:color w:val="000000" w:themeColor="text1"/>
                <w:sz w:val="14"/>
                <w:szCs w:val="21"/>
                <w:shd w:val="clear" w:color="auto" w:fill="FFFFFF"/>
                <w:rPrChange w:id="659"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660"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성명</w:t>
            </w:r>
            <w:r w:rsidRPr="000C7330">
              <w:rPr>
                <w:rFonts w:eastAsiaTheme="minorHAnsi" w:cs="Segoe UI Symbol"/>
                <w:b/>
                <w:color w:val="000000" w:themeColor="text1"/>
                <w:sz w:val="14"/>
                <w:szCs w:val="21"/>
                <w:shd w:val="clear" w:color="auto" w:fill="FFFFFF"/>
                <w:rPrChange w:id="661"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 ____________________</w:t>
            </w:r>
          </w:p>
          <w:p w14:paraId="26AC30DF" w14:textId="77777777" w:rsidR="008A691B" w:rsidRPr="000C7330" w:rsidRDefault="008A691B" w:rsidP="00481154">
            <w:pPr>
              <w:jc w:val="right"/>
              <w:rPr>
                <w:rFonts w:eastAsiaTheme="minorHAnsi" w:cs="Segoe UI Symbol"/>
                <w:b/>
                <w:color w:val="000000" w:themeColor="text1"/>
                <w:sz w:val="14"/>
                <w:szCs w:val="21"/>
                <w:shd w:val="clear" w:color="auto" w:fill="FFFFFF"/>
                <w:rPrChange w:id="662" w:author="FURSYS" w:date="2025-12-04T15:42:00Z">
                  <w:rPr>
                    <w:rFonts w:ascii="Segoe UI Symbol" w:eastAsia="Noto Sans CJK KR Regular" w:hAnsi="Segoe UI Symbol" w:cs="Segoe UI Symbol"/>
                    <w:b/>
                    <w:color w:val="000000" w:themeColor="text1"/>
                    <w:sz w:val="14"/>
                    <w:szCs w:val="21"/>
                    <w:shd w:val="clear" w:color="auto" w:fill="FFFFFF"/>
                  </w:rPr>
                </w:rPrChange>
              </w:rPr>
            </w:pPr>
            <w:r w:rsidRPr="000C7330">
              <w:rPr>
                <w:rFonts w:eastAsiaTheme="minorHAnsi" w:cs="Segoe UI Symbol" w:hint="eastAsia"/>
                <w:b/>
                <w:color w:val="000000" w:themeColor="text1"/>
                <w:sz w:val="14"/>
                <w:szCs w:val="21"/>
                <w:shd w:val="clear" w:color="auto" w:fill="FFFFFF"/>
                <w:rPrChange w:id="663"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서명</w:t>
            </w:r>
            <w:r w:rsidRPr="000C7330">
              <w:rPr>
                <w:rFonts w:eastAsiaTheme="minorHAnsi" w:cs="Segoe UI Symbol"/>
                <w:b/>
                <w:color w:val="000000" w:themeColor="text1"/>
                <w:sz w:val="14"/>
                <w:szCs w:val="21"/>
                <w:shd w:val="clear" w:color="auto" w:fill="FFFFFF"/>
                <w:rPrChange w:id="664"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665"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또는</w:t>
            </w:r>
            <w:r w:rsidRPr="000C7330">
              <w:rPr>
                <w:rFonts w:eastAsiaTheme="minorHAnsi" w:cs="Segoe UI Symbol"/>
                <w:b/>
                <w:color w:val="000000" w:themeColor="text1"/>
                <w:sz w:val="14"/>
                <w:szCs w:val="21"/>
                <w:shd w:val="clear" w:color="auto" w:fill="FFFFFF"/>
                <w:rPrChange w:id="666"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w:t>
            </w:r>
            <w:r w:rsidRPr="000C7330">
              <w:rPr>
                <w:rFonts w:eastAsiaTheme="minorHAnsi" w:cs="Segoe UI Symbol" w:hint="eastAsia"/>
                <w:b/>
                <w:color w:val="000000" w:themeColor="text1"/>
                <w:sz w:val="14"/>
                <w:szCs w:val="21"/>
                <w:shd w:val="clear" w:color="auto" w:fill="FFFFFF"/>
                <w:rPrChange w:id="667"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인</w:t>
            </w:r>
            <w:r w:rsidRPr="000C7330">
              <w:rPr>
                <w:rFonts w:eastAsiaTheme="minorHAnsi" w:cs="Segoe UI Symbol"/>
                <w:b/>
                <w:color w:val="000000" w:themeColor="text1"/>
                <w:sz w:val="14"/>
                <w:szCs w:val="21"/>
                <w:shd w:val="clear" w:color="auto" w:fill="FFFFFF"/>
                <w:rPrChange w:id="668"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 ____________________</w:t>
            </w:r>
          </w:p>
          <w:p w14:paraId="36DBA9FD" w14:textId="77777777" w:rsidR="008A691B" w:rsidRPr="000C7330" w:rsidRDefault="008A691B" w:rsidP="00481154">
            <w:pPr>
              <w:jc w:val="right"/>
              <w:rPr>
                <w:rFonts w:eastAsiaTheme="minorHAnsi" w:cs="Segoe UI Symbol"/>
                <w:color w:val="000000" w:themeColor="text1"/>
                <w:sz w:val="14"/>
                <w:szCs w:val="21"/>
                <w:shd w:val="clear" w:color="auto" w:fill="FFFFFF"/>
                <w:rPrChange w:id="669" w:author="FURSYS" w:date="2025-12-04T15:42:00Z">
                  <w:rPr>
                    <w:rFonts w:ascii="Segoe UI Symbol" w:eastAsia="Noto Sans CJK KR Regular" w:hAnsi="Segoe UI Symbol" w:cs="Segoe UI Symbol"/>
                    <w:color w:val="000000" w:themeColor="text1"/>
                    <w:sz w:val="14"/>
                    <w:szCs w:val="21"/>
                    <w:shd w:val="clear" w:color="auto" w:fill="FFFFFF"/>
                  </w:rPr>
                </w:rPrChange>
              </w:rPr>
            </w:pPr>
            <w:r w:rsidRPr="000C7330">
              <w:rPr>
                <w:rFonts w:eastAsiaTheme="minorHAnsi" w:cs="Segoe UI Symbol" w:hint="eastAsia"/>
                <w:b/>
                <w:color w:val="000000" w:themeColor="text1"/>
                <w:sz w:val="14"/>
                <w:szCs w:val="21"/>
                <w:shd w:val="clear" w:color="auto" w:fill="FFFFFF"/>
                <w:rPrChange w:id="670"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날짜</w:t>
            </w:r>
            <w:r w:rsidRPr="000C7330">
              <w:rPr>
                <w:rFonts w:eastAsiaTheme="minorHAnsi" w:cs="Segoe UI Symbol"/>
                <w:b/>
                <w:color w:val="000000" w:themeColor="text1"/>
                <w:sz w:val="14"/>
                <w:szCs w:val="21"/>
                <w:shd w:val="clear" w:color="auto" w:fill="FFFFFF"/>
                <w:rPrChange w:id="671" w:author="FURSYS" w:date="2025-12-04T15:42:00Z">
                  <w:rPr>
                    <w:rFonts w:ascii="Segoe UI Symbol" w:eastAsia="Noto Sans CJK KR Regular" w:hAnsi="Segoe UI Symbol" w:cs="Segoe UI Symbol"/>
                    <w:b/>
                    <w:color w:val="000000" w:themeColor="text1"/>
                    <w:sz w:val="14"/>
                    <w:szCs w:val="21"/>
                    <w:shd w:val="clear" w:color="auto" w:fill="FFFFFF"/>
                  </w:rPr>
                </w:rPrChange>
              </w:rPr>
              <w:t>:  ______</w:t>
            </w:r>
            <w:r w:rsidRPr="000C7330">
              <w:rPr>
                <w:rFonts w:eastAsiaTheme="minorHAnsi" w:cs="Segoe UI Symbol" w:hint="eastAsia"/>
                <w:b/>
                <w:color w:val="000000" w:themeColor="text1"/>
                <w:sz w:val="14"/>
                <w:szCs w:val="21"/>
                <w:shd w:val="clear" w:color="auto" w:fill="FFFFFF"/>
                <w:rPrChange w:id="672"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년</w:t>
            </w:r>
            <w:r w:rsidRPr="000C7330">
              <w:rPr>
                <w:rFonts w:eastAsiaTheme="minorHAnsi" w:cs="Segoe UI Symbol"/>
                <w:b/>
                <w:color w:val="000000" w:themeColor="text1"/>
                <w:sz w:val="14"/>
                <w:szCs w:val="21"/>
                <w:shd w:val="clear" w:color="auto" w:fill="FFFFFF"/>
                <w:rPrChange w:id="673"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___</w:t>
            </w:r>
            <w:r w:rsidRPr="000C7330">
              <w:rPr>
                <w:rFonts w:eastAsiaTheme="minorHAnsi" w:cs="Segoe UI Symbol" w:hint="eastAsia"/>
                <w:b/>
                <w:color w:val="000000" w:themeColor="text1"/>
                <w:sz w:val="14"/>
                <w:szCs w:val="21"/>
                <w:shd w:val="clear" w:color="auto" w:fill="FFFFFF"/>
                <w:rPrChange w:id="674"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월</w:t>
            </w:r>
            <w:r w:rsidRPr="000C7330">
              <w:rPr>
                <w:rFonts w:eastAsiaTheme="minorHAnsi" w:cs="Segoe UI Symbol"/>
                <w:b/>
                <w:color w:val="000000" w:themeColor="text1"/>
                <w:sz w:val="14"/>
                <w:szCs w:val="21"/>
                <w:shd w:val="clear" w:color="auto" w:fill="FFFFFF"/>
                <w:rPrChange w:id="675" w:author="FURSYS" w:date="2025-12-04T15:42:00Z">
                  <w:rPr>
                    <w:rFonts w:ascii="Segoe UI Symbol" w:eastAsia="Noto Sans CJK KR Regular" w:hAnsi="Segoe UI Symbol" w:cs="Segoe UI Symbol"/>
                    <w:b/>
                    <w:color w:val="000000" w:themeColor="text1"/>
                    <w:sz w:val="14"/>
                    <w:szCs w:val="21"/>
                    <w:shd w:val="clear" w:color="auto" w:fill="FFFFFF"/>
                  </w:rPr>
                </w:rPrChange>
              </w:rPr>
              <w:t xml:space="preserve">     ___</w:t>
            </w:r>
            <w:r w:rsidRPr="000C7330">
              <w:rPr>
                <w:rFonts w:eastAsiaTheme="minorHAnsi" w:cs="Segoe UI Symbol" w:hint="eastAsia"/>
                <w:b/>
                <w:color w:val="000000" w:themeColor="text1"/>
                <w:sz w:val="14"/>
                <w:szCs w:val="21"/>
                <w:shd w:val="clear" w:color="auto" w:fill="FFFFFF"/>
                <w:rPrChange w:id="676" w:author="FURSYS" w:date="2025-12-04T15:42:00Z">
                  <w:rPr>
                    <w:rFonts w:ascii="Segoe UI Symbol" w:eastAsia="Noto Sans CJK KR Regular" w:hAnsi="Segoe UI Symbol" w:cs="Segoe UI Symbol" w:hint="eastAsia"/>
                    <w:b/>
                    <w:color w:val="000000" w:themeColor="text1"/>
                    <w:sz w:val="14"/>
                    <w:szCs w:val="21"/>
                    <w:shd w:val="clear" w:color="auto" w:fill="FFFFFF"/>
                  </w:rPr>
                </w:rPrChange>
              </w:rPr>
              <w:t>일</w:t>
            </w:r>
          </w:p>
        </w:tc>
      </w:tr>
    </w:tbl>
    <w:p w14:paraId="579E83E4" w14:textId="77777777" w:rsidR="008A691B" w:rsidRPr="000C7330" w:rsidRDefault="008A691B" w:rsidP="008A691B">
      <w:pPr>
        <w:jc w:val="center"/>
        <w:rPr>
          <w:rFonts w:eastAsiaTheme="minorHAnsi" w:cs="SamsungOneKorean-600"/>
          <w:kern w:val="0"/>
          <w:sz w:val="6"/>
          <w:szCs w:val="20"/>
          <w:rPrChange w:id="677" w:author="FURSYS" w:date="2025-12-04T15:42:00Z">
            <w:rPr>
              <w:rFonts w:ascii="SamsungOneKorean-600" w:eastAsia="SamsungOneKorean-600" w:cs="SamsungOneKorean-600"/>
              <w:kern w:val="0"/>
              <w:sz w:val="6"/>
              <w:szCs w:val="20"/>
            </w:rPr>
          </w:rPrChange>
        </w:rPr>
      </w:pPr>
    </w:p>
    <w:tbl>
      <w:tblPr>
        <w:tblStyle w:val="ad"/>
        <w:tblW w:w="9140" w:type="dxa"/>
        <w:tblLook w:val="04A0" w:firstRow="1" w:lastRow="0" w:firstColumn="1" w:lastColumn="0" w:noHBand="0" w:noVBand="1"/>
      </w:tblPr>
      <w:tblGrid>
        <w:gridCol w:w="1696"/>
        <w:gridCol w:w="7444"/>
      </w:tblGrid>
      <w:tr w:rsidR="008A691B" w:rsidRPr="000C7330" w14:paraId="069CAE2D" w14:textId="77777777" w:rsidTr="001F2D17">
        <w:trPr>
          <w:trHeight w:val="357"/>
        </w:trPr>
        <w:tc>
          <w:tcPr>
            <w:tcW w:w="9140" w:type="dxa"/>
            <w:gridSpan w:val="2"/>
            <w:tcBorders>
              <w:top w:val="single" w:sz="12" w:space="0" w:color="auto"/>
              <w:left w:val="single" w:sz="12" w:space="0" w:color="auto"/>
              <w:right w:val="single" w:sz="12" w:space="0" w:color="auto"/>
            </w:tcBorders>
          </w:tcPr>
          <w:p w14:paraId="7736A674" w14:textId="77777777" w:rsidR="008A691B" w:rsidRPr="000C7330" w:rsidRDefault="008A691B" w:rsidP="00481154">
            <w:pPr>
              <w:jc w:val="left"/>
              <w:rPr>
                <w:rFonts w:eastAsiaTheme="minorHAnsi"/>
                <w:color w:val="000000" w:themeColor="text1"/>
                <w:sz w:val="16"/>
                <w:szCs w:val="20"/>
                <w:rPrChange w:id="678" w:author="FURSYS" w:date="2025-12-04T15:42:00Z">
                  <w:rPr>
                    <w:rFonts w:ascii="Noto Sans CJK KR Regular" w:eastAsia="Noto Sans CJK KR Regular" w:hAnsi="Noto Sans CJK KR Regular"/>
                    <w:color w:val="000000" w:themeColor="text1"/>
                    <w:sz w:val="16"/>
                    <w:szCs w:val="20"/>
                  </w:rPr>
                </w:rPrChange>
              </w:rPr>
            </w:pPr>
            <w:r w:rsidRPr="000C7330">
              <w:rPr>
                <w:rFonts w:eastAsiaTheme="minorHAnsi" w:hint="eastAsia"/>
                <w:color w:val="000000" w:themeColor="text1"/>
                <w:sz w:val="16"/>
                <w:szCs w:val="20"/>
                <w:rPrChange w:id="679" w:author="FURSYS" w:date="2025-12-04T15:42:00Z">
                  <w:rPr>
                    <w:rFonts w:ascii="Noto Sans CJK KR Regular" w:eastAsia="Noto Sans CJK KR Regular" w:hAnsi="Noto Sans CJK KR Regular" w:hint="eastAsia"/>
                    <w:color w:val="000000" w:themeColor="text1"/>
                    <w:sz w:val="16"/>
                    <w:szCs w:val="20"/>
                  </w:rPr>
                </w:rPrChange>
              </w:rPr>
              <w:lastRenderedPageBreak/>
              <w:t>계약</w:t>
            </w:r>
            <w:r w:rsidRPr="000C7330">
              <w:rPr>
                <w:rFonts w:eastAsiaTheme="minorHAnsi"/>
                <w:color w:val="000000" w:themeColor="text1"/>
                <w:sz w:val="16"/>
                <w:szCs w:val="20"/>
                <w:rPrChange w:id="680" w:author="FURSYS" w:date="2025-12-04T15:42:00Z">
                  <w:rPr>
                    <w:rFonts w:ascii="Noto Sans CJK KR Regular" w:eastAsia="Noto Sans CJK KR Regular" w:hAnsi="Noto Sans CJK KR Regular"/>
                    <w:color w:val="000000" w:themeColor="text1"/>
                    <w:sz w:val="16"/>
                    <w:szCs w:val="20"/>
                  </w:rPr>
                </w:rPrChange>
              </w:rPr>
              <w:t xml:space="preserve"> </w:t>
            </w:r>
            <w:r w:rsidRPr="000C7330">
              <w:rPr>
                <w:rFonts w:eastAsiaTheme="minorHAnsi" w:hint="eastAsia"/>
                <w:color w:val="000000" w:themeColor="text1"/>
                <w:sz w:val="16"/>
                <w:szCs w:val="20"/>
                <w:rPrChange w:id="681" w:author="FURSYS" w:date="2025-12-04T15:42:00Z">
                  <w:rPr>
                    <w:rFonts w:ascii="Noto Sans CJK KR Regular" w:eastAsia="Noto Sans CJK KR Regular" w:hAnsi="Noto Sans CJK KR Regular" w:hint="eastAsia"/>
                    <w:color w:val="000000" w:themeColor="text1"/>
                    <w:sz w:val="16"/>
                    <w:szCs w:val="20"/>
                  </w:rPr>
                </w:rPrChange>
              </w:rPr>
              <w:t>및</w:t>
            </w:r>
            <w:r w:rsidRPr="000C7330">
              <w:rPr>
                <w:rFonts w:eastAsiaTheme="minorHAnsi"/>
                <w:color w:val="000000" w:themeColor="text1"/>
                <w:sz w:val="16"/>
                <w:szCs w:val="20"/>
                <w:rPrChange w:id="682" w:author="FURSYS" w:date="2025-12-04T15:42:00Z">
                  <w:rPr>
                    <w:rFonts w:ascii="Noto Sans CJK KR Regular" w:eastAsia="Noto Sans CJK KR Regular" w:hAnsi="Noto Sans CJK KR Regular"/>
                    <w:color w:val="000000" w:themeColor="text1"/>
                    <w:sz w:val="16"/>
                    <w:szCs w:val="20"/>
                  </w:rPr>
                </w:rPrChange>
              </w:rPr>
              <w:t xml:space="preserve"> </w:t>
            </w:r>
            <w:r w:rsidRPr="000C7330">
              <w:rPr>
                <w:rFonts w:eastAsiaTheme="minorHAnsi" w:hint="eastAsia"/>
                <w:color w:val="000000" w:themeColor="text1"/>
                <w:sz w:val="16"/>
                <w:szCs w:val="20"/>
                <w:rPrChange w:id="683" w:author="FURSYS" w:date="2025-12-04T15:42:00Z">
                  <w:rPr>
                    <w:rFonts w:ascii="Noto Sans CJK KR Regular" w:eastAsia="Noto Sans CJK KR Regular" w:hAnsi="Noto Sans CJK KR Regular" w:hint="eastAsia"/>
                    <w:color w:val="000000" w:themeColor="text1"/>
                    <w:sz w:val="16"/>
                    <w:szCs w:val="20"/>
                  </w:rPr>
                </w:rPrChange>
              </w:rPr>
              <w:t>인수</w:t>
            </w:r>
            <w:r w:rsidRPr="000C7330">
              <w:rPr>
                <w:rFonts w:eastAsiaTheme="minorHAnsi"/>
                <w:color w:val="000000" w:themeColor="text1"/>
                <w:sz w:val="16"/>
                <w:szCs w:val="20"/>
                <w:rPrChange w:id="684" w:author="FURSYS" w:date="2025-12-04T15:42:00Z">
                  <w:rPr>
                    <w:rFonts w:ascii="Noto Sans CJK KR Regular" w:eastAsia="Noto Sans CJK KR Regular" w:hAnsi="Noto Sans CJK KR Regular"/>
                    <w:color w:val="000000" w:themeColor="text1"/>
                    <w:sz w:val="16"/>
                    <w:szCs w:val="20"/>
                  </w:rPr>
                </w:rPrChange>
              </w:rPr>
              <w:t xml:space="preserve"> </w:t>
            </w:r>
            <w:r w:rsidRPr="000C7330">
              <w:rPr>
                <w:rFonts w:eastAsiaTheme="minorHAnsi" w:hint="eastAsia"/>
                <w:color w:val="000000" w:themeColor="text1"/>
                <w:sz w:val="16"/>
                <w:szCs w:val="20"/>
                <w:rPrChange w:id="685" w:author="FURSYS" w:date="2025-12-04T15:42:00Z">
                  <w:rPr>
                    <w:rFonts w:ascii="Noto Sans CJK KR Regular" w:eastAsia="Noto Sans CJK KR Regular" w:hAnsi="Noto Sans CJK KR Regular" w:hint="eastAsia"/>
                    <w:color w:val="000000" w:themeColor="text1"/>
                    <w:sz w:val="16"/>
                    <w:szCs w:val="20"/>
                  </w:rPr>
                </w:rPrChange>
              </w:rPr>
              <w:t>확인</w:t>
            </w:r>
          </w:p>
        </w:tc>
      </w:tr>
      <w:tr w:rsidR="008A691B" w:rsidRPr="000C7330" w14:paraId="4E93E93F" w14:textId="77777777" w:rsidTr="001F2D17">
        <w:trPr>
          <w:trHeight w:val="371"/>
        </w:trPr>
        <w:tc>
          <w:tcPr>
            <w:tcW w:w="9140" w:type="dxa"/>
            <w:gridSpan w:val="2"/>
            <w:tcBorders>
              <w:left w:val="single" w:sz="12" w:space="0" w:color="auto"/>
              <w:right w:val="single" w:sz="12" w:space="0" w:color="auto"/>
            </w:tcBorders>
          </w:tcPr>
          <w:p w14:paraId="43D2958A" w14:textId="44C26835" w:rsidR="008A691B" w:rsidRPr="000C7330" w:rsidRDefault="008A691B" w:rsidP="00481154">
            <w:pPr>
              <w:jc w:val="left"/>
              <w:rPr>
                <w:rFonts w:eastAsiaTheme="minorHAnsi"/>
                <w:color w:val="000000" w:themeColor="text1"/>
                <w:sz w:val="14"/>
                <w:szCs w:val="20"/>
                <w:rPrChange w:id="686"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color w:val="000000" w:themeColor="text1"/>
                <w:sz w:val="14"/>
                <w:szCs w:val="20"/>
                <w:rPrChange w:id="687" w:author="FURSYS" w:date="2025-12-04T15:42:00Z">
                  <w:rPr>
                    <w:rFonts w:ascii="Noto Sans CJK KR Regular" w:eastAsia="Noto Sans CJK KR Regular" w:hAnsi="Noto Sans CJK KR Regular"/>
                    <w:color w:val="000000" w:themeColor="text1"/>
                    <w:sz w:val="14"/>
                    <w:szCs w:val="20"/>
                  </w:rPr>
                </w:rPrChange>
              </w:rPr>
              <w:t>1.</w:t>
            </w:r>
            <w:r w:rsidR="009A7E7D" w:rsidRPr="000C7330">
              <w:rPr>
                <w:rFonts w:eastAsiaTheme="minorHAnsi"/>
                <w:color w:val="000000" w:themeColor="text1"/>
                <w:sz w:val="14"/>
                <w:szCs w:val="20"/>
                <w:rPrChange w:id="688"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689" w:author="FURSYS" w:date="2025-12-04T15:42:00Z">
                  <w:rPr>
                    <w:rFonts w:ascii="Noto Sans CJK KR Regular" w:eastAsia="Noto Sans CJK KR Regular" w:hAnsi="Noto Sans CJK KR Regular" w:hint="eastAsia"/>
                    <w:color w:val="000000" w:themeColor="text1"/>
                    <w:sz w:val="14"/>
                    <w:szCs w:val="20"/>
                  </w:rPr>
                </w:rPrChange>
              </w:rPr>
              <w:t>본인은</w:t>
            </w:r>
            <w:r w:rsidRPr="000C7330">
              <w:rPr>
                <w:rFonts w:eastAsiaTheme="minorHAnsi"/>
                <w:color w:val="000000" w:themeColor="text1"/>
                <w:sz w:val="14"/>
                <w:szCs w:val="20"/>
                <w:rPrChange w:id="690"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691" w:author="FURSYS" w:date="2025-12-04T15:42:00Z">
                  <w:rPr>
                    <w:rFonts w:ascii="Noto Sans CJK KR Regular" w:eastAsia="Noto Sans CJK KR Regular" w:hAnsi="Noto Sans CJK KR Regular" w:hint="eastAsia"/>
                    <w:color w:val="000000" w:themeColor="text1"/>
                    <w:sz w:val="14"/>
                    <w:szCs w:val="20"/>
                  </w:rPr>
                </w:rPrChange>
              </w:rPr>
              <w:t>본</w:t>
            </w:r>
            <w:r w:rsidRPr="000C7330">
              <w:rPr>
                <w:rFonts w:eastAsiaTheme="minorHAnsi"/>
                <w:color w:val="000000" w:themeColor="text1"/>
                <w:sz w:val="14"/>
                <w:szCs w:val="20"/>
                <w:rPrChange w:id="692"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693" w:author="FURSYS" w:date="2025-12-04T15:42:00Z">
                  <w:rPr>
                    <w:rFonts w:ascii="Noto Sans CJK KR Regular" w:eastAsia="Noto Sans CJK KR Regular" w:hAnsi="Noto Sans CJK KR Regular" w:hint="eastAsia"/>
                    <w:color w:val="000000" w:themeColor="text1"/>
                    <w:sz w:val="14"/>
                    <w:szCs w:val="20"/>
                  </w:rPr>
                </w:rPrChange>
              </w:rPr>
              <w:t>렌탈</w:t>
            </w:r>
            <w:r w:rsidRPr="000C7330">
              <w:rPr>
                <w:rFonts w:eastAsiaTheme="minorHAnsi"/>
                <w:color w:val="000000" w:themeColor="text1"/>
                <w:sz w:val="14"/>
                <w:szCs w:val="20"/>
                <w:rPrChange w:id="694"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695" w:author="FURSYS" w:date="2025-12-04T15:42:00Z">
                  <w:rPr>
                    <w:rFonts w:ascii="Noto Sans CJK KR Regular" w:eastAsia="Noto Sans CJK KR Regular" w:hAnsi="Noto Sans CJK KR Regular" w:hint="eastAsia"/>
                    <w:color w:val="000000" w:themeColor="text1"/>
                    <w:sz w:val="14"/>
                    <w:szCs w:val="20"/>
                  </w:rPr>
                </w:rPrChange>
              </w:rPr>
              <w:t>계약조건을</w:t>
            </w:r>
            <w:r w:rsidRPr="000C7330">
              <w:rPr>
                <w:rFonts w:eastAsiaTheme="minorHAnsi"/>
                <w:color w:val="000000" w:themeColor="text1"/>
                <w:sz w:val="14"/>
                <w:szCs w:val="20"/>
                <w:rPrChange w:id="696"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697" w:author="FURSYS" w:date="2025-12-04T15:42:00Z">
                  <w:rPr>
                    <w:rFonts w:ascii="Noto Sans CJK KR Regular" w:eastAsia="Noto Sans CJK KR Regular" w:hAnsi="Noto Sans CJK KR Regular" w:hint="eastAsia"/>
                    <w:color w:val="000000" w:themeColor="text1"/>
                    <w:sz w:val="14"/>
                    <w:szCs w:val="20"/>
                  </w:rPr>
                </w:rPrChange>
              </w:rPr>
              <w:t>확인하고</w:t>
            </w:r>
            <w:r w:rsidRPr="000C7330">
              <w:rPr>
                <w:rFonts w:eastAsiaTheme="minorHAnsi"/>
                <w:color w:val="000000" w:themeColor="text1"/>
                <w:sz w:val="14"/>
                <w:szCs w:val="20"/>
                <w:rPrChange w:id="698"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699" w:author="FURSYS" w:date="2025-12-04T15:42:00Z">
                  <w:rPr>
                    <w:rFonts w:ascii="Noto Sans CJK KR Regular" w:eastAsia="Noto Sans CJK KR Regular" w:hAnsi="Noto Sans CJK KR Regular" w:hint="eastAsia"/>
                    <w:color w:val="000000" w:themeColor="text1"/>
                    <w:sz w:val="14"/>
                    <w:szCs w:val="20"/>
                  </w:rPr>
                </w:rPrChange>
              </w:rPr>
              <w:t>주식회사</w:t>
            </w:r>
            <w:r w:rsidRPr="000C7330">
              <w:rPr>
                <w:rFonts w:eastAsiaTheme="minorHAnsi"/>
                <w:color w:val="000000" w:themeColor="text1"/>
                <w:sz w:val="14"/>
                <w:szCs w:val="20"/>
                <w:rPrChange w:id="700"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01" w:author="FURSYS" w:date="2025-12-04T15:42:00Z">
                  <w:rPr>
                    <w:rFonts w:ascii="Noto Sans CJK KR Regular" w:eastAsia="Noto Sans CJK KR Regular" w:hAnsi="Noto Sans CJK KR Regular" w:hint="eastAsia"/>
                    <w:color w:val="000000" w:themeColor="text1"/>
                    <w:sz w:val="14"/>
                    <w:szCs w:val="20"/>
                  </w:rPr>
                </w:rPrChange>
              </w:rPr>
              <w:t>퍼시스로부터</w:t>
            </w:r>
            <w:r w:rsidRPr="000C7330">
              <w:rPr>
                <w:rFonts w:eastAsiaTheme="minorHAnsi"/>
                <w:color w:val="000000" w:themeColor="text1"/>
                <w:sz w:val="14"/>
                <w:szCs w:val="20"/>
                <w:rPrChange w:id="702"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03" w:author="FURSYS" w:date="2025-12-04T15:42:00Z">
                  <w:rPr>
                    <w:rFonts w:ascii="Noto Sans CJK KR Regular" w:eastAsia="Noto Sans CJK KR Regular" w:hAnsi="Noto Sans CJK KR Regular" w:hint="eastAsia"/>
                    <w:color w:val="000000" w:themeColor="text1"/>
                    <w:sz w:val="14"/>
                    <w:szCs w:val="20"/>
                  </w:rPr>
                </w:rPrChange>
              </w:rPr>
              <w:t>상품과</w:t>
            </w:r>
          </w:p>
          <w:p w14:paraId="00BFBAE2" w14:textId="042596AA" w:rsidR="008A691B" w:rsidRPr="000C7330" w:rsidRDefault="008A691B" w:rsidP="00481154">
            <w:pPr>
              <w:jc w:val="left"/>
              <w:rPr>
                <w:rFonts w:eastAsiaTheme="minorHAnsi"/>
                <w:color w:val="000000" w:themeColor="text1"/>
                <w:sz w:val="14"/>
                <w:szCs w:val="20"/>
                <w:rPrChange w:id="704"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color w:val="000000" w:themeColor="text1"/>
                <w:sz w:val="14"/>
                <w:szCs w:val="20"/>
                <w:rPrChange w:id="705" w:author="FURSYS" w:date="2025-12-04T15:42:00Z">
                  <w:rPr>
                    <w:rFonts w:ascii="Noto Sans CJK KR Regular" w:eastAsia="Noto Sans CJK KR Regular" w:hAnsi="Noto Sans CJK KR Regular"/>
                    <w:color w:val="000000" w:themeColor="text1"/>
                    <w:sz w:val="14"/>
                    <w:szCs w:val="20"/>
                  </w:rPr>
                </w:rPrChange>
              </w:rPr>
              <w:t xml:space="preserve">  상품정보(사용방법,주의사항 등)를 이상없이 인수 받았으며, </w:t>
            </w:r>
            <w:r w:rsidRPr="000C7330">
              <w:rPr>
                <w:rFonts w:eastAsiaTheme="minorHAnsi" w:hint="eastAsia"/>
                <w:color w:val="000000" w:themeColor="text1"/>
                <w:sz w:val="14"/>
                <w:szCs w:val="20"/>
                <w:rPrChange w:id="706" w:author="FURSYS" w:date="2025-12-04T15:42:00Z">
                  <w:rPr>
                    <w:rFonts w:ascii="Noto Sans CJK KR Regular" w:eastAsia="Noto Sans CJK KR Regular" w:hAnsi="Noto Sans CJK KR Regular" w:hint="eastAsia"/>
                    <w:color w:val="000000" w:themeColor="text1"/>
                    <w:sz w:val="14"/>
                    <w:szCs w:val="20"/>
                  </w:rPr>
                </w:rPrChange>
              </w:rPr>
              <w:t>본</w:t>
            </w:r>
            <w:r w:rsidRPr="000C7330">
              <w:rPr>
                <w:rFonts w:eastAsiaTheme="minorHAnsi"/>
                <w:color w:val="000000" w:themeColor="text1"/>
                <w:sz w:val="14"/>
                <w:szCs w:val="20"/>
                <w:rPrChange w:id="707"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08" w:author="FURSYS" w:date="2025-12-04T15:42:00Z">
                  <w:rPr>
                    <w:rFonts w:ascii="Noto Sans CJK KR Regular" w:eastAsia="Noto Sans CJK KR Regular" w:hAnsi="Noto Sans CJK KR Regular" w:hint="eastAsia"/>
                    <w:color w:val="000000" w:themeColor="text1"/>
                    <w:sz w:val="14"/>
                    <w:szCs w:val="20"/>
                  </w:rPr>
                </w:rPrChange>
              </w:rPr>
              <w:t>렌탈</w:t>
            </w:r>
            <w:r w:rsidRPr="000C7330">
              <w:rPr>
                <w:rFonts w:eastAsiaTheme="minorHAnsi"/>
                <w:color w:val="000000" w:themeColor="text1"/>
                <w:sz w:val="14"/>
                <w:szCs w:val="20"/>
                <w:rPrChange w:id="709"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10" w:author="FURSYS" w:date="2025-12-04T15:42:00Z">
                  <w:rPr>
                    <w:rFonts w:ascii="Noto Sans CJK KR Regular" w:eastAsia="Noto Sans CJK KR Regular" w:hAnsi="Noto Sans CJK KR Regular" w:hint="eastAsia"/>
                    <w:color w:val="000000" w:themeColor="text1"/>
                    <w:sz w:val="14"/>
                    <w:szCs w:val="20"/>
                  </w:rPr>
                </w:rPrChange>
              </w:rPr>
              <w:t>계약상</w:t>
            </w:r>
            <w:r w:rsidRPr="000C7330">
              <w:rPr>
                <w:rFonts w:eastAsiaTheme="minorHAnsi"/>
                <w:color w:val="000000" w:themeColor="text1"/>
                <w:sz w:val="14"/>
                <w:szCs w:val="20"/>
                <w:rPrChange w:id="711"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12" w:author="FURSYS" w:date="2025-12-04T15:42:00Z">
                  <w:rPr>
                    <w:rFonts w:ascii="Noto Sans CJK KR Regular" w:eastAsia="Noto Sans CJK KR Regular" w:hAnsi="Noto Sans CJK KR Regular" w:hint="eastAsia"/>
                    <w:color w:val="000000" w:themeColor="text1"/>
                    <w:sz w:val="14"/>
                    <w:szCs w:val="20"/>
                  </w:rPr>
                </w:rPrChange>
              </w:rPr>
              <w:t>렌탈료</w:t>
            </w:r>
            <w:r w:rsidRPr="000C7330">
              <w:rPr>
                <w:rFonts w:eastAsiaTheme="minorHAnsi"/>
                <w:color w:val="000000" w:themeColor="text1"/>
                <w:sz w:val="14"/>
                <w:szCs w:val="20"/>
                <w:rPrChange w:id="713"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14" w:author="FURSYS" w:date="2025-12-04T15:42:00Z">
                  <w:rPr>
                    <w:rFonts w:ascii="Noto Sans CJK KR Regular" w:eastAsia="Noto Sans CJK KR Regular" w:hAnsi="Noto Sans CJK KR Regular" w:hint="eastAsia"/>
                    <w:color w:val="000000" w:themeColor="text1"/>
                    <w:sz w:val="14"/>
                    <w:szCs w:val="20"/>
                  </w:rPr>
                </w:rPrChange>
              </w:rPr>
              <w:t>납부에도</w:t>
            </w:r>
            <w:r w:rsidRPr="000C7330">
              <w:rPr>
                <w:rFonts w:eastAsiaTheme="minorHAnsi"/>
                <w:color w:val="000000" w:themeColor="text1"/>
                <w:sz w:val="14"/>
                <w:szCs w:val="20"/>
                <w:rPrChange w:id="715"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16" w:author="FURSYS" w:date="2025-12-04T15:42:00Z">
                  <w:rPr>
                    <w:rFonts w:ascii="Noto Sans CJK KR Regular" w:eastAsia="Noto Sans CJK KR Regular" w:hAnsi="Noto Sans CJK KR Regular" w:hint="eastAsia"/>
                    <w:color w:val="000000" w:themeColor="text1"/>
                    <w:sz w:val="14"/>
                    <w:szCs w:val="20"/>
                  </w:rPr>
                </w:rPrChange>
              </w:rPr>
              <w:t>동의합니다</w:t>
            </w:r>
            <w:r w:rsidRPr="000C7330">
              <w:rPr>
                <w:rFonts w:eastAsiaTheme="minorHAnsi"/>
                <w:color w:val="000000" w:themeColor="text1"/>
                <w:sz w:val="14"/>
                <w:szCs w:val="20"/>
                <w:rPrChange w:id="717" w:author="FURSYS" w:date="2025-12-04T15:42:00Z">
                  <w:rPr>
                    <w:rFonts w:ascii="Noto Sans CJK KR Regular" w:eastAsia="Noto Sans CJK KR Regular" w:hAnsi="Noto Sans CJK KR Regular"/>
                    <w:color w:val="000000" w:themeColor="text1"/>
                    <w:sz w:val="14"/>
                    <w:szCs w:val="20"/>
                  </w:rPr>
                </w:rPrChange>
              </w:rPr>
              <w:t>.</w:t>
            </w:r>
          </w:p>
          <w:p w14:paraId="56712B38" w14:textId="77777777" w:rsidR="008A691B" w:rsidRPr="000C7330" w:rsidRDefault="008A691B" w:rsidP="00481154">
            <w:pPr>
              <w:jc w:val="left"/>
              <w:rPr>
                <w:rFonts w:eastAsiaTheme="minorHAnsi"/>
                <w:color w:val="000000" w:themeColor="text1"/>
                <w:sz w:val="14"/>
                <w:szCs w:val="20"/>
                <w:rPrChange w:id="718"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color w:val="000000" w:themeColor="text1"/>
                <w:sz w:val="14"/>
                <w:szCs w:val="20"/>
                <w:rPrChange w:id="719" w:author="FURSYS" w:date="2025-12-04T15:42:00Z">
                  <w:rPr>
                    <w:rFonts w:ascii="Noto Sans CJK KR Regular" w:eastAsia="Noto Sans CJK KR Regular" w:hAnsi="Noto Sans CJK KR Regular"/>
                    <w:color w:val="000000" w:themeColor="text1"/>
                    <w:sz w:val="14"/>
                    <w:szCs w:val="20"/>
                  </w:rPr>
                </w:rPrChange>
              </w:rPr>
              <w:t xml:space="preserve">2. </w:t>
            </w:r>
            <w:r w:rsidRPr="000C7330">
              <w:rPr>
                <w:rFonts w:eastAsiaTheme="minorHAnsi" w:hint="eastAsia"/>
                <w:color w:val="000000" w:themeColor="text1"/>
                <w:sz w:val="14"/>
                <w:szCs w:val="20"/>
                <w:rPrChange w:id="720" w:author="FURSYS" w:date="2025-12-04T15:42:00Z">
                  <w:rPr>
                    <w:rFonts w:ascii="Noto Sans CJK KR Regular" w:eastAsia="Noto Sans CJK KR Regular" w:hAnsi="Noto Sans CJK KR Regular" w:hint="eastAsia"/>
                    <w:color w:val="000000" w:themeColor="text1"/>
                    <w:sz w:val="14"/>
                    <w:szCs w:val="20"/>
                  </w:rPr>
                </w:rPrChange>
              </w:rPr>
              <w:t>본</w:t>
            </w:r>
            <w:r w:rsidRPr="000C7330">
              <w:rPr>
                <w:rFonts w:eastAsiaTheme="minorHAnsi"/>
                <w:color w:val="000000" w:themeColor="text1"/>
                <w:sz w:val="14"/>
                <w:szCs w:val="20"/>
                <w:rPrChange w:id="721"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22" w:author="FURSYS" w:date="2025-12-04T15:42:00Z">
                  <w:rPr>
                    <w:rFonts w:ascii="Noto Sans CJK KR Regular" w:eastAsia="Noto Sans CJK KR Regular" w:hAnsi="Noto Sans CJK KR Regular" w:hint="eastAsia"/>
                    <w:color w:val="000000" w:themeColor="text1"/>
                    <w:sz w:val="14"/>
                    <w:szCs w:val="20"/>
                  </w:rPr>
                </w:rPrChange>
              </w:rPr>
              <w:t>계약서</w:t>
            </w:r>
            <w:r w:rsidRPr="000C7330">
              <w:rPr>
                <w:rFonts w:eastAsiaTheme="minorHAnsi"/>
                <w:color w:val="000000" w:themeColor="text1"/>
                <w:sz w:val="14"/>
                <w:szCs w:val="20"/>
                <w:rPrChange w:id="723"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24" w:author="FURSYS" w:date="2025-12-04T15:42:00Z">
                  <w:rPr>
                    <w:rFonts w:ascii="Noto Sans CJK KR Regular" w:eastAsia="Noto Sans CJK KR Regular" w:hAnsi="Noto Sans CJK KR Regular" w:hint="eastAsia"/>
                    <w:color w:val="000000" w:themeColor="text1"/>
                    <w:sz w:val="14"/>
                    <w:szCs w:val="20"/>
                  </w:rPr>
                </w:rPrChange>
              </w:rPr>
              <w:t>상의</w:t>
            </w:r>
            <w:r w:rsidRPr="000C7330">
              <w:rPr>
                <w:rFonts w:eastAsiaTheme="minorHAnsi"/>
                <w:color w:val="000000" w:themeColor="text1"/>
                <w:sz w:val="14"/>
                <w:szCs w:val="20"/>
                <w:rPrChange w:id="725"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26" w:author="FURSYS" w:date="2025-12-04T15:42:00Z">
                  <w:rPr>
                    <w:rFonts w:ascii="Noto Sans CJK KR Regular" w:eastAsia="Noto Sans CJK KR Regular" w:hAnsi="Noto Sans CJK KR Regular" w:hint="eastAsia"/>
                    <w:color w:val="000000" w:themeColor="text1"/>
                    <w:sz w:val="14"/>
                    <w:szCs w:val="20"/>
                  </w:rPr>
                </w:rPrChange>
              </w:rPr>
              <w:t>계약사항</w:t>
            </w:r>
            <w:r w:rsidRPr="000C7330">
              <w:rPr>
                <w:rFonts w:eastAsiaTheme="minorHAnsi"/>
                <w:color w:val="000000" w:themeColor="text1"/>
                <w:sz w:val="14"/>
                <w:szCs w:val="20"/>
                <w:rPrChange w:id="727"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28" w:author="FURSYS" w:date="2025-12-04T15:42:00Z">
                  <w:rPr>
                    <w:rFonts w:ascii="Noto Sans CJK KR Regular" w:eastAsia="Noto Sans CJK KR Regular" w:hAnsi="Noto Sans CJK KR Regular" w:hint="eastAsia"/>
                    <w:color w:val="000000" w:themeColor="text1"/>
                    <w:sz w:val="14"/>
                    <w:szCs w:val="20"/>
                  </w:rPr>
                </w:rPrChange>
              </w:rPr>
              <w:t>외</w:t>
            </w:r>
            <w:r w:rsidRPr="000C7330">
              <w:rPr>
                <w:rFonts w:eastAsiaTheme="minorHAnsi"/>
                <w:color w:val="000000" w:themeColor="text1"/>
                <w:sz w:val="14"/>
                <w:szCs w:val="20"/>
                <w:rPrChange w:id="729"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30" w:author="FURSYS" w:date="2025-12-04T15:42:00Z">
                  <w:rPr>
                    <w:rFonts w:ascii="Noto Sans CJK KR Regular" w:eastAsia="Noto Sans CJK KR Regular" w:hAnsi="Noto Sans CJK KR Regular" w:hint="eastAsia"/>
                    <w:color w:val="000000" w:themeColor="text1"/>
                    <w:sz w:val="14"/>
                    <w:szCs w:val="20"/>
                  </w:rPr>
                </w:rPrChange>
              </w:rPr>
              <w:t>별도</w:t>
            </w:r>
            <w:r w:rsidRPr="000C7330">
              <w:rPr>
                <w:rFonts w:eastAsiaTheme="minorHAnsi"/>
                <w:color w:val="000000" w:themeColor="text1"/>
                <w:sz w:val="14"/>
                <w:szCs w:val="20"/>
                <w:rPrChange w:id="731"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32" w:author="FURSYS" w:date="2025-12-04T15:42:00Z">
                  <w:rPr>
                    <w:rFonts w:ascii="Noto Sans CJK KR Regular" w:eastAsia="Noto Sans CJK KR Regular" w:hAnsi="Noto Sans CJK KR Regular" w:hint="eastAsia"/>
                    <w:color w:val="000000" w:themeColor="text1"/>
                    <w:sz w:val="14"/>
                    <w:szCs w:val="20"/>
                  </w:rPr>
                </w:rPrChange>
              </w:rPr>
              <w:t>동의서</w:t>
            </w:r>
            <w:r w:rsidRPr="000C7330">
              <w:rPr>
                <w:rFonts w:eastAsiaTheme="minorHAnsi"/>
                <w:color w:val="000000" w:themeColor="text1"/>
                <w:sz w:val="14"/>
                <w:szCs w:val="20"/>
                <w:rPrChange w:id="733"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34" w:author="FURSYS" w:date="2025-12-04T15:42:00Z">
                  <w:rPr>
                    <w:rFonts w:ascii="Noto Sans CJK KR Regular" w:eastAsia="Noto Sans CJK KR Regular" w:hAnsi="Noto Sans CJK KR Regular" w:hint="eastAsia"/>
                    <w:color w:val="000000" w:themeColor="text1"/>
                    <w:sz w:val="14"/>
                    <w:szCs w:val="20"/>
                  </w:rPr>
                </w:rPrChange>
              </w:rPr>
              <w:t>계약서</w:t>
            </w:r>
            <w:r w:rsidRPr="000C7330">
              <w:rPr>
                <w:rFonts w:eastAsiaTheme="minorHAnsi"/>
                <w:color w:val="000000" w:themeColor="text1"/>
                <w:sz w:val="14"/>
                <w:szCs w:val="20"/>
                <w:rPrChange w:id="735"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36" w:author="FURSYS" w:date="2025-12-04T15:42:00Z">
                  <w:rPr>
                    <w:rFonts w:ascii="Noto Sans CJK KR Regular" w:eastAsia="Noto Sans CJK KR Regular" w:hAnsi="Noto Sans CJK KR Regular" w:hint="eastAsia"/>
                    <w:color w:val="000000" w:themeColor="text1"/>
                    <w:sz w:val="14"/>
                    <w:szCs w:val="20"/>
                  </w:rPr>
                </w:rPrChange>
              </w:rPr>
              <w:t>및</w:t>
            </w:r>
            <w:r w:rsidRPr="000C7330">
              <w:rPr>
                <w:rFonts w:eastAsiaTheme="minorHAnsi"/>
                <w:color w:val="000000" w:themeColor="text1"/>
                <w:sz w:val="14"/>
                <w:szCs w:val="20"/>
                <w:rPrChange w:id="737"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38" w:author="FURSYS" w:date="2025-12-04T15:42:00Z">
                  <w:rPr>
                    <w:rFonts w:ascii="Noto Sans CJK KR Regular" w:eastAsia="Noto Sans CJK KR Regular" w:hAnsi="Noto Sans CJK KR Regular" w:hint="eastAsia"/>
                    <w:color w:val="000000" w:themeColor="text1"/>
                    <w:sz w:val="14"/>
                    <w:szCs w:val="20"/>
                  </w:rPr>
                </w:rPrChange>
              </w:rPr>
              <w:t>구두</w:t>
            </w:r>
            <w:r w:rsidRPr="000C7330">
              <w:rPr>
                <w:rFonts w:eastAsiaTheme="minorHAnsi"/>
                <w:color w:val="000000" w:themeColor="text1"/>
                <w:sz w:val="14"/>
                <w:szCs w:val="20"/>
                <w:rPrChange w:id="739"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40" w:author="FURSYS" w:date="2025-12-04T15:42:00Z">
                  <w:rPr>
                    <w:rFonts w:ascii="Noto Sans CJK KR Regular" w:eastAsia="Noto Sans CJK KR Regular" w:hAnsi="Noto Sans CJK KR Regular" w:hint="eastAsia"/>
                    <w:color w:val="000000" w:themeColor="text1"/>
                    <w:sz w:val="14"/>
                    <w:szCs w:val="20"/>
                  </w:rPr>
                </w:rPrChange>
              </w:rPr>
              <w:t>약속</w:t>
            </w:r>
            <w:r w:rsidRPr="000C7330">
              <w:rPr>
                <w:rFonts w:eastAsiaTheme="minorHAnsi"/>
                <w:color w:val="000000" w:themeColor="text1"/>
                <w:sz w:val="14"/>
                <w:szCs w:val="20"/>
                <w:rPrChange w:id="741"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42" w:author="FURSYS" w:date="2025-12-04T15:42:00Z">
                  <w:rPr>
                    <w:rFonts w:ascii="Noto Sans CJK KR Regular" w:eastAsia="Noto Sans CJK KR Regular" w:hAnsi="Noto Sans CJK KR Regular" w:hint="eastAsia"/>
                    <w:color w:val="000000" w:themeColor="text1"/>
                    <w:sz w:val="14"/>
                    <w:szCs w:val="20"/>
                  </w:rPr>
                </w:rPrChange>
              </w:rPr>
              <w:t>등은</w:t>
            </w:r>
            <w:r w:rsidRPr="000C7330">
              <w:rPr>
                <w:rFonts w:eastAsiaTheme="minorHAnsi"/>
                <w:color w:val="000000" w:themeColor="text1"/>
                <w:sz w:val="14"/>
                <w:szCs w:val="20"/>
                <w:rPrChange w:id="743"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44" w:author="FURSYS" w:date="2025-12-04T15:42:00Z">
                  <w:rPr>
                    <w:rFonts w:ascii="Noto Sans CJK KR Regular" w:eastAsia="Noto Sans CJK KR Regular" w:hAnsi="Noto Sans CJK KR Regular" w:hint="eastAsia"/>
                    <w:color w:val="000000" w:themeColor="text1"/>
                    <w:sz w:val="14"/>
                    <w:szCs w:val="20"/>
                  </w:rPr>
                </w:rPrChange>
              </w:rPr>
              <w:t>존재하지</w:t>
            </w:r>
            <w:r w:rsidRPr="000C7330">
              <w:rPr>
                <w:rFonts w:eastAsiaTheme="minorHAnsi"/>
                <w:color w:val="000000" w:themeColor="text1"/>
                <w:sz w:val="14"/>
                <w:szCs w:val="20"/>
                <w:rPrChange w:id="745"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46" w:author="FURSYS" w:date="2025-12-04T15:42:00Z">
                  <w:rPr>
                    <w:rFonts w:ascii="Noto Sans CJK KR Regular" w:eastAsia="Noto Sans CJK KR Regular" w:hAnsi="Noto Sans CJK KR Regular" w:hint="eastAsia"/>
                    <w:color w:val="000000" w:themeColor="text1"/>
                    <w:sz w:val="14"/>
                    <w:szCs w:val="20"/>
                  </w:rPr>
                </w:rPrChange>
              </w:rPr>
              <w:t>아니함을</w:t>
            </w:r>
            <w:r w:rsidRPr="000C7330">
              <w:rPr>
                <w:rFonts w:eastAsiaTheme="minorHAnsi"/>
                <w:color w:val="000000" w:themeColor="text1"/>
                <w:sz w:val="14"/>
                <w:szCs w:val="20"/>
                <w:rPrChange w:id="747"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48" w:author="FURSYS" w:date="2025-12-04T15:42:00Z">
                  <w:rPr>
                    <w:rFonts w:ascii="Noto Sans CJK KR Regular" w:eastAsia="Noto Sans CJK KR Regular" w:hAnsi="Noto Sans CJK KR Regular" w:hint="eastAsia"/>
                    <w:color w:val="000000" w:themeColor="text1"/>
                    <w:sz w:val="14"/>
                    <w:szCs w:val="20"/>
                  </w:rPr>
                </w:rPrChange>
              </w:rPr>
              <w:t>확인합니다</w:t>
            </w:r>
            <w:r w:rsidRPr="000C7330">
              <w:rPr>
                <w:rFonts w:eastAsiaTheme="minorHAnsi"/>
                <w:color w:val="000000" w:themeColor="text1"/>
                <w:sz w:val="14"/>
                <w:szCs w:val="20"/>
                <w:rPrChange w:id="749" w:author="FURSYS" w:date="2025-12-04T15:42:00Z">
                  <w:rPr>
                    <w:rFonts w:ascii="Noto Sans CJK KR Regular" w:eastAsia="Noto Sans CJK KR Regular" w:hAnsi="Noto Sans CJK KR Regular"/>
                    <w:color w:val="000000" w:themeColor="text1"/>
                    <w:sz w:val="14"/>
                    <w:szCs w:val="20"/>
                  </w:rPr>
                </w:rPrChange>
              </w:rPr>
              <w:t xml:space="preserve">.  </w:t>
            </w:r>
          </w:p>
        </w:tc>
      </w:tr>
      <w:tr w:rsidR="008A691B" w:rsidRPr="000C7330" w14:paraId="60ADFF6F" w14:textId="77777777" w:rsidTr="001F2D17">
        <w:trPr>
          <w:trHeight w:val="357"/>
        </w:trPr>
        <w:tc>
          <w:tcPr>
            <w:tcW w:w="1696" w:type="dxa"/>
            <w:tcBorders>
              <w:left w:val="single" w:sz="12" w:space="0" w:color="auto"/>
              <w:bottom w:val="single" w:sz="12" w:space="0" w:color="auto"/>
            </w:tcBorders>
          </w:tcPr>
          <w:p w14:paraId="1B67FC64" w14:textId="77777777" w:rsidR="008A691B" w:rsidRPr="000C7330" w:rsidRDefault="008A691B" w:rsidP="00481154">
            <w:pPr>
              <w:jc w:val="center"/>
              <w:rPr>
                <w:rFonts w:eastAsiaTheme="minorHAnsi"/>
                <w:color w:val="000000" w:themeColor="text1"/>
                <w:sz w:val="16"/>
                <w:szCs w:val="20"/>
                <w:rPrChange w:id="750" w:author="FURSYS" w:date="2025-12-04T15:42:00Z">
                  <w:rPr>
                    <w:rFonts w:ascii="Noto Sans CJK KR Regular" w:eastAsia="Noto Sans CJK KR Regular" w:hAnsi="Noto Sans CJK KR Regular"/>
                    <w:color w:val="000000" w:themeColor="text1"/>
                    <w:sz w:val="16"/>
                    <w:szCs w:val="20"/>
                  </w:rPr>
                </w:rPrChange>
              </w:rPr>
            </w:pPr>
            <w:r w:rsidRPr="000C7330">
              <w:rPr>
                <w:rFonts w:eastAsiaTheme="minorHAnsi" w:hint="eastAsia"/>
                <w:color w:val="000000" w:themeColor="text1"/>
                <w:sz w:val="16"/>
                <w:szCs w:val="20"/>
                <w:rPrChange w:id="751" w:author="FURSYS" w:date="2025-12-04T15:42:00Z">
                  <w:rPr>
                    <w:rFonts w:ascii="Noto Sans CJK KR Regular" w:eastAsia="Noto Sans CJK KR Regular" w:hAnsi="Noto Sans CJK KR Regular" w:hint="eastAsia"/>
                    <w:color w:val="000000" w:themeColor="text1"/>
                    <w:sz w:val="16"/>
                    <w:szCs w:val="20"/>
                  </w:rPr>
                </w:rPrChange>
              </w:rPr>
              <w:t>계</w:t>
            </w:r>
            <w:r w:rsidRPr="000C7330">
              <w:rPr>
                <w:rFonts w:eastAsiaTheme="minorHAnsi"/>
                <w:color w:val="000000" w:themeColor="text1"/>
                <w:sz w:val="16"/>
                <w:szCs w:val="20"/>
                <w:rPrChange w:id="752" w:author="FURSYS" w:date="2025-12-04T15:42:00Z">
                  <w:rPr>
                    <w:rFonts w:ascii="Noto Sans CJK KR Regular" w:eastAsia="Noto Sans CJK KR Regular" w:hAnsi="Noto Sans CJK KR Regular"/>
                    <w:color w:val="000000" w:themeColor="text1"/>
                    <w:sz w:val="16"/>
                    <w:szCs w:val="20"/>
                  </w:rPr>
                </w:rPrChange>
              </w:rPr>
              <w:t xml:space="preserve"> </w:t>
            </w:r>
            <w:r w:rsidRPr="000C7330">
              <w:rPr>
                <w:rFonts w:eastAsiaTheme="minorHAnsi" w:hint="eastAsia"/>
                <w:color w:val="000000" w:themeColor="text1"/>
                <w:sz w:val="16"/>
                <w:szCs w:val="20"/>
                <w:rPrChange w:id="753" w:author="FURSYS" w:date="2025-12-04T15:42:00Z">
                  <w:rPr>
                    <w:rFonts w:ascii="Noto Sans CJK KR Regular" w:eastAsia="Noto Sans CJK KR Regular" w:hAnsi="Noto Sans CJK KR Regular" w:hint="eastAsia"/>
                    <w:color w:val="000000" w:themeColor="text1"/>
                    <w:sz w:val="16"/>
                    <w:szCs w:val="20"/>
                  </w:rPr>
                </w:rPrChange>
              </w:rPr>
              <w:t>약</w:t>
            </w:r>
            <w:r w:rsidRPr="000C7330">
              <w:rPr>
                <w:rFonts w:eastAsiaTheme="minorHAnsi"/>
                <w:color w:val="000000" w:themeColor="text1"/>
                <w:sz w:val="16"/>
                <w:szCs w:val="20"/>
                <w:rPrChange w:id="754" w:author="FURSYS" w:date="2025-12-04T15:42:00Z">
                  <w:rPr>
                    <w:rFonts w:ascii="Noto Sans CJK KR Regular" w:eastAsia="Noto Sans CJK KR Regular" w:hAnsi="Noto Sans CJK KR Regular"/>
                    <w:color w:val="000000" w:themeColor="text1"/>
                    <w:sz w:val="16"/>
                    <w:szCs w:val="20"/>
                  </w:rPr>
                </w:rPrChange>
              </w:rPr>
              <w:t xml:space="preserve"> </w:t>
            </w:r>
            <w:r w:rsidRPr="000C7330">
              <w:rPr>
                <w:rFonts w:eastAsiaTheme="minorHAnsi" w:hint="eastAsia"/>
                <w:color w:val="000000" w:themeColor="text1"/>
                <w:sz w:val="16"/>
                <w:szCs w:val="20"/>
                <w:rPrChange w:id="755" w:author="FURSYS" w:date="2025-12-04T15:42:00Z">
                  <w:rPr>
                    <w:rFonts w:ascii="Noto Sans CJK KR Regular" w:eastAsia="Noto Sans CJK KR Regular" w:hAnsi="Noto Sans CJK KR Regular" w:hint="eastAsia"/>
                    <w:color w:val="000000" w:themeColor="text1"/>
                    <w:sz w:val="16"/>
                    <w:szCs w:val="20"/>
                  </w:rPr>
                </w:rPrChange>
              </w:rPr>
              <w:t>일</w:t>
            </w:r>
            <w:r w:rsidRPr="000C7330">
              <w:rPr>
                <w:rFonts w:eastAsiaTheme="minorHAnsi"/>
                <w:color w:val="000000" w:themeColor="text1"/>
                <w:sz w:val="16"/>
                <w:szCs w:val="20"/>
                <w:rPrChange w:id="756" w:author="FURSYS" w:date="2025-12-04T15:42:00Z">
                  <w:rPr>
                    <w:rFonts w:ascii="Noto Sans CJK KR Regular" w:eastAsia="Noto Sans CJK KR Regular" w:hAnsi="Noto Sans CJK KR Regular"/>
                    <w:color w:val="000000" w:themeColor="text1"/>
                    <w:sz w:val="16"/>
                    <w:szCs w:val="20"/>
                  </w:rPr>
                </w:rPrChange>
              </w:rPr>
              <w:t xml:space="preserve"> </w:t>
            </w:r>
            <w:r w:rsidRPr="000C7330">
              <w:rPr>
                <w:rFonts w:eastAsiaTheme="minorHAnsi" w:hint="eastAsia"/>
                <w:color w:val="000000" w:themeColor="text1"/>
                <w:sz w:val="16"/>
                <w:szCs w:val="20"/>
                <w:rPrChange w:id="757" w:author="FURSYS" w:date="2025-12-04T15:42:00Z">
                  <w:rPr>
                    <w:rFonts w:ascii="Noto Sans CJK KR Regular" w:eastAsia="Noto Sans CJK KR Regular" w:hAnsi="Noto Sans CJK KR Regular" w:hint="eastAsia"/>
                    <w:color w:val="000000" w:themeColor="text1"/>
                    <w:sz w:val="16"/>
                    <w:szCs w:val="20"/>
                  </w:rPr>
                </w:rPrChange>
              </w:rPr>
              <w:t>자</w:t>
            </w:r>
          </w:p>
        </w:tc>
        <w:tc>
          <w:tcPr>
            <w:tcW w:w="7444" w:type="dxa"/>
            <w:tcBorders>
              <w:bottom w:val="single" w:sz="12" w:space="0" w:color="auto"/>
            </w:tcBorders>
          </w:tcPr>
          <w:p w14:paraId="4A880DC9" w14:textId="1DD5186A" w:rsidR="001F2D17" w:rsidRPr="000C7330" w:rsidRDefault="008A691B" w:rsidP="00481154">
            <w:pPr>
              <w:jc w:val="left"/>
              <w:rPr>
                <w:rFonts w:eastAsiaTheme="minorHAnsi"/>
                <w:color w:val="000000" w:themeColor="text1"/>
                <w:sz w:val="14"/>
                <w:szCs w:val="20"/>
                <w:rPrChange w:id="758"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color w:val="000000" w:themeColor="text1"/>
                <w:sz w:val="14"/>
                <w:szCs w:val="20"/>
                <w:rPrChange w:id="759" w:author="FURSYS" w:date="2025-12-04T15:42:00Z">
                  <w:rPr>
                    <w:rFonts w:ascii="Noto Sans CJK KR Regular" w:eastAsia="Noto Sans CJK KR Regular" w:hAnsi="Noto Sans CJK KR Regular"/>
                    <w:color w:val="000000" w:themeColor="text1"/>
                    <w:sz w:val="14"/>
                    <w:szCs w:val="20"/>
                  </w:rPr>
                </w:rPrChange>
              </w:rPr>
              <w:t xml:space="preserve">                </w:t>
            </w:r>
            <w:r w:rsidR="0050240A" w:rsidRPr="000C7330">
              <w:rPr>
                <w:rFonts w:eastAsiaTheme="minorHAnsi"/>
                <w:color w:val="000000" w:themeColor="text1"/>
                <w:sz w:val="14"/>
                <w:szCs w:val="20"/>
                <w:rPrChange w:id="760"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61" w:author="FURSYS" w:date="2025-12-04T15:42:00Z">
                  <w:rPr>
                    <w:rFonts w:ascii="Noto Sans CJK KR Regular" w:eastAsia="Noto Sans CJK KR Regular" w:hAnsi="Noto Sans CJK KR Regular" w:hint="eastAsia"/>
                    <w:color w:val="000000" w:themeColor="text1"/>
                    <w:sz w:val="14"/>
                    <w:szCs w:val="20"/>
                  </w:rPr>
                </w:rPrChange>
              </w:rPr>
              <w:t>년</w:t>
            </w:r>
            <w:r w:rsidRPr="000C7330">
              <w:rPr>
                <w:rFonts w:eastAsiaTheme="minorHAnsi"/>
                <w:color w:val="000000" w:themeColor="text1"/>
                <w:sz w:val="14"/>
                <w:szCs w:val="20"/>
                <w:rPrChange w:id="762"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63" w:author="FURSYS" w:date="2025-12-04T15:42:00Z">
                  <w:rPr>
                    <w:rFonts w:ascii="Noto Sans CJK KR Regular" w:eastAsia="Noto Sans CJK KR Regular" w:hAnsi="Noto Sans CJK KR Regular" w:hint="eastAsia"/>
                    <w:color w:val="000000" w:themeColor="text1"/>
                    <w:sz w:val="14"/>
                    <w:szCs w:val="20"/>
                  </w:rPr>
                </w:rPrChange>
              </w:rPr>
              <w:t>월</w:t>
            </w:r>
            <w:r w:rsidRPr="000C7330">
              <w:rPr>
                <w:rFonts w:eastAsiaTheme="minorHAnsi"/>
                <w:color w:val="000000" w:themeColor="text1"/>
                <w:sz w:val="14"/>
                <w:szCs w:val="20"/>
                <w:rPrChange w:id="764" w:author="FURSYS" w:date="2025-12-04T15:42:00Z">
                  <w:rPr>
                    <w:rFonts w:ascii="Noto Sans CJK KR Regular" w:eastAsia="Noto Sans CJK KR Regular" w:hAnsi="Noto Sans CJK KR Regular"/>
                    <w:color w:val="000000" w:themeColor="text1"/>
                    <w:sz w:val="14"/>
                    <w:szCs w:val="20"/>
                  </w:rPr>
                </w:rPrChange>
              </w:rPr>
              <w:t xml:space="preserve">             </w:t>
            </w:r>
            <w:r w:rsidRPr="000C7330">
              <w:rPr>
                <w:rFonts w:eastAsiaTheme="minorHAnsi" w:hint="eastAsia"/>
                <w:color w:val="000000" w:themeColor="text1"/>
                <w:sz w:val="14"/>
                <w:szCs w:val="20"/>
                <w:rPrChange w:id="765" w:author="FURSYS" w:date="2025-12-04T15:42:00Z">
                  <w:rPr>
                    <w:rFonts w:ascii="Noto Sans CJK KR Regular" w:eastAsia="Noto Sans CJK KR Regular" w:hAnsi="Noto Sans CJK KR Regular" w:hint="eastAsia"/>
                    <w:color w:val="000000" w:themeColor="text1"/>
                    <w:sz w:val="14"/>
                    <w:szCs w:val="20"/>
                  </w:rPr>
                </w:rPrChange>
              </w:rPr>
              <w:t>일</w:t>
            </w:r>
            <w:r w:rsidRPr="000C7330">
              <w:rPr>
                <w:rFonts w:eastAsiaTheme="minorHAnsi"/>
                <w:color w:val="000000" w:themeColor="text1"/>
                <w:sz w:val="14"/>
                <w:szCs w:val="20"/>
                <w:rPrChange w:id="766" w:author="FURSYS" w:date="2025-12-04T15:42:00Z">
                  <w:rPr>
                    <w:rFonts w:ascii="Noto Sans CJK KR Regular" w:eastAsia="Noto Sans CJK KR Regular" w:hAnsi="Noto Sans CJK KR Regular"/>
                    <w:color w:val="000000" w:themeColor="text1"/>
                    <w:sz w:val="14"/>
                    <w:szCs w:val="20"/>
                  </w:rPr>
                </w:rPrChange>
              </w:rPr>
              <w:t xml:space="preserve">                                        </w:t>
            </w:r>
          </w:p>
          <w:p w14:paraId="7F4A4E62" w14:textId="0AE69252" w:rsidR="008A691B" w:rsidRPr="000C7330" w:rsidRDefault="008A691B" w:rsidP="001F2D17">
            <w:pPr>
              <w:ind w:firstLineChars="1200" w:firstLine="1680"/>
              <w:jc w:val="right"/>
              <w:rPr>
                <w:rFonts w:eastAsiaTheme="minorHAnsi"/>
                <w:color w:val="000000" w:themeColor="text1"/>
                <w:sz w:val="14"/>
                <w:szCs w:val="20"/>
                <w:rPrChange w:id="767" w:author="FURSYS" w:date="2025-12-04T15:42:00Z">
                  <w:rPr>
                    <w:rFonts w:ascii="Noto Sans CJK KR Regular" w:eastAsia="Noto Sans CJK KR Regular" w:hAnsi="Noto Sans CJK KR Regular"/>
                    <w:color w:val="000000" w:themeColor="text1"/>
                    <w:sz w:val="14"/>
                    <w:szCs w:val="20"/>
                  </w:rPr>
                </w:rPrChange>
              </w:rPr>
            </w:pPr>
            <w:r w:rsidRPr="000C7330">
              <w:rPr>
                <w:rFonts w:eastAsiaTheme="minorHAnsi" w:hint="eastAsia"/>
                <w:color w:val="000000" w:themeColor="text1"/>
                <w:sz w:val="14"/>
                <w:szCs w:val="20"/>
                <w:rPrChange w:id="768" w:author="FURSYS" w:date="2025-12-04T15:42:00Z">
                  <w:rPr>
                    <w:rFonts w:ascii="Noto Sans CJK KR Regular" w:eastAsia="Noto Sans CJK KR Regular" w:hAnsi="Noto Sans CJK KR Regular" w:hint="eastAsia"/>
                    <w:color w:val="000000" w:themeColor="text1"/>
                    <w:sz w:val="14"/>
                    <w:szCs w:val="20"/>
                  </w:rPr>
                </w:rPrChange>
              </w:rPr>
              <w:t>고객</w:t>
            </w:r>
            <w:r w:rsidRPr="000C7330">
              <w:rPr>
                <w:rFonts w:eastAsiaTheme="minorHAnsi"/>
                <w:color w:val="000000" w:themeColor="text1"/>
                <w:sz w:val="14"/>
                <w:szCs w:val="20"/>
                <w:rPrChange w:id="769" w:author="FURSYS" w:date="2025-12-04T15:42:00Z">
                  <w:rPr>
                    <w:rFonts w:ascii="Noto Sans CJK KR Regular" w:eastAsia="Noto Sans CJK KR Regular" w:hAnsi="Noto Sans CJK KR Regular"/>
                    <w:color w:val="000000" w:themeColor="text1"/>
                    <w:sz w:val="14"/>
                    <w:szCs w:val="20"/>
                  </w:rPr>
                </w:rPrChange>
              </w:rPr>
              <w:t>(</w:t>
            </w:r>
            <w:r w:rsidRPr="000C7330">
              <w:rPr>
                <w:rFonts w:eastAsiaTheme="minorHAnsi" w:hint="eastAsia"/>
                <w:color w:val="000000" w:themeColor="text1"/>
                <w:sz w:val="14"/>
                <w:szCs w:val="20"/>
                <w:rPrChange w:id="770" w:author="FURSYS" w:date="2025-12-04T15:42:00Z">
                  <w:rPr>
                    <w:rFonts w:ascii="Noto Sans CJK KR Regular" w:eastAsia="Noto Sans CJK KR Regular" w:hAnsi="Noto Sans CJK KR Regular" w:hint="eastAsia"/>
                    <w:color w:val="000000" w:themeColor="text1"/>
                    <w:sz w:val="14"/>
                    <w:szCs w:val="20"/>
                  </w:rPr>
                </w:rPrChange>
              </w:rPr>
              <w:t>신청인</w:t>
            </w:r>
            <w:r w:rsidRPr="000C7330">
              <w:rPr>
                <w:rFonts w:eastAsiaTheme="minorHAnsi"/>
                <w:color w:val="000000" w:themeColor="text1"/>
                <w:sz w:val="14"/>
                <w:szCs w:val="20"/>
                <w:rPrChange w:id="771" w:author="FURSYS" w:date="2025-12-04T15:42:00Z">
                  <w:rPr>
                    <w:rFonts w:ascii="Noto Sans CJK KR Regular" w:eastAsia="Noto Sans CJK KR Regular" w:hAnsi="Noto Sans CJK KR Regular"/>
                    <w:color w:val="000000" w:themeColor="text1"/>
                    <w:sz w:val="14"/>
                    <w:szCs w:val="20"/>
                  </w:rPr>
                </w:rPrChange>
              </w:rPr>
              <w:t>) :                 (</w:t>
            </w:r>
            <w:r w:rsidRPr="000C7330">
              <w:rPr>
                <w:rFonts w:eastAsiaTheme="minorHAnsi" w:hint="eastAsia"/>
                <w:color w:val="000000" w:themeColor="text1"/>
                <w:sz w:val="14"/>
                <w:szCs w:val="20"/>
                <w:rPrChange w:id="772" w:author="FURSYS" w:date="2025-12-04T15:42:00Z">
                  <w:rPr>
                    <w:rFonts w:ascii="Noto Sans CJK KR Regular" w:eastAsia="Noto Sans CJK KR Regular" w:hAnsi="Noto Sans CJK KR Regular" w:hint="eastAsia"/>
                    <w:color w:val="000000" w:themeColor="text1"/>
                    <w:sz w:val="14"/>
                    <w:szCs w:val="20"/>
                  </w:rPr>
                </w:rPrChange>
              </w:rPr>
              <w:t>인</w:t>
            </w:r>
            <w:r w:rsidRPr="000C7330">
              <w:rPr>
                <w:rFonts w:eastAsiaTheme="minorHAnsi"/>
                <w:color w:val="000000" w:themeColor="text1"/>
                <w:sz w:val="14"/>
                <w:szCs w:val="20"/>
                <w:rPrChange w:id="773" w:author="FURSYS" w:date="2025-12-04T15:42:00Z">
                  <w:rPr>
                    <w:rFonts w:ascii="Noto Sans CJK KR Regular" w:eastAsia="Noto Sans CJK KR Regular" w:hAnsi="Noto Sans CJK KR Regular"/>
                    <w:color w:val="000000" w:themeColor="text1"/>
                    <w:sz w:val="14"/>
                    <w:szCs w:val="20"/>
                  </w:rPr>
                </w:rPrChange>
              </w:rPr>
              <w:t>)</w:t>
            </w:r>
          </w:p>
        </w:tc>
      </w:tr>
    </w:tbl>
    <w:commentRangeEnd w:id="346"/>
    <w:p w14:paraId="6A4DB7E7" w14:textId="4E620DE9" w:rsidR="00462D1D" w:rsidRPr="000C7330" w:rsidRDefault="009A7E7D" w:rsidP="00462D1D">
      <w:pPr>
        <w:pageBreakBefore/>
        <w:jc w:val="left"/>
        <w:rPr>
          <w:rFonts w:eastAsiaTheme="minorHAnsi"/>
          <w:b/>
          <w:color w:val="000000" w:themeColor="text1"/>
          <w:rPrChange w:id="774" w:author="FURSYS" w:date="2025-12-04T15:42:00Z">
            <w:rPr>
              <w:rFonts w:ascii="Noto Sans CJK KR Regular" w:eastAsia="Noto Sans CJK KR Regular" w:hAnsi="Noto Sans CJK KR Regular"/>
              <w:b/>
              <w:color w:val="000000" w:themeColor="text1"/>
            </w:rPr>
          </w:rPrChange>
        </w:rPr>
      </w:pPr>
      <w:r w:rsidRPr="000C7330">
        <w:rPr>
          <w:rStyle w:val="a6"/>
          <w:rFonts w:eastAsiaTheme="minorHAnsi"/>
          <w:rPrChange w:id="775" w:author="FURSYS" w:date="2025-12-04T15:42:00Z">
            <w:rPr>
              <w:rStyle w:val="a6"/>
            </w:rPr>
          </w:rPrChange>
        </w:rPr>
        <w:lastRenderedPageBreak/>
        <w:commentReference w:id="346"/>
      </w:r>
      <w:r w:rsidR="00462D1D" w:rsidRPr="000C7330">
        <w:rPr>
          <w:rFonts w:eastAsiaTheme="minorHAnsi" w:hint="eastAsia"/>
          <w:b/>
          <w:color w:val="000000" w:themeColor="text1"/>
          <w:rPrChange w:id="776" w:author="FURSYS" w:date="2025-12-04T15:42:00Z">
            <w:rPr>
              <w:rFonts w:ascii="Noto Sans CJK KR Regular" w:eastAsia="Noto Sans CJK KR Regular" w:hAnsi="Noto Sans CJK KR Regular" w:hint="eastAsia"/>
              <w:b/>
              <w:color w:val="000000" w:themeColor="text1"/>
            </w:rPr>
          </w:rPrChange>
        </w:rPr>
        <w:t>첨부</w:t>
      </w:r>
      <w:r w:rsidR="00462D1D" w:rsidRPr="000C7330">
        <w:rPr>
          <w:rFonts w:eastAsiaTheme="minorHAnsi"/>
          <w:b/>
          <w:color w:val="000000" w:themeColor="text1"/>
          <w:rPrChange w:id="777" w:author="FURSYS" w:date="2025-12-04T15:42:00Z">
            <w:rPr>
              <w:rFonts w:ascii="Noto Sans CJK KR Regular" w:eastAsia="Noto Sans CJK KR Regular" w:hAnsi="Noto Sans CJK KR Regular"/>
              <w:b/>
              <w:color w:val="000000" w:themeColor="text1"/>
            </w:rPr>
          </w:rPrChange>
        </w:rPr>
        <w:t>(1)</w:t>
      </w:r>
    </w:p>
    <w:p w14:paraId="42950F4E" w14:textId="77777777" w:rsidR="00462D1D" w:rsidRPr="000C7330" w:rsidRDefault="00462D1D" w:rsidP="00462D1D">
      <w:pPr>
        <w:jc w:val="center"/>
        <w:rPr>
          <w:rFonts w:eastAsiaTheme="minorHAnsi"/>
          <w:b/>
          <w:color w:val="000000" w:themeColor="text1"/>
          <w:sz w:val="40"/>
          <w:rPrChange w:id="778" w:author="FURSYS" w:date="2025-12-04T15:42:00Z">
            <w:rPr>
              <w:rFonts w:ascii="Noto Sans CJK KR Regular" w:eastAsia="Noto Sans CJK KR Regular" w:hAnsi="Noto Sans CJK KR Regular"/>
              <w:b/>
              <w:color w:val="000000" w:themeColor="text1"/>
              <w:sz w:val="40"/>
            </w:rPr>
          </w:rPrChange>
        </w:rPr>
      </w:pPr>
      <w:commentRangeStart w:id="779"/>
      <w:r w:rsidRPr="000C7330">
        <w:rPr>
          <w:rFonts w:eastAsiaTheme="minorHAnsi" w:hint="eastAsia"/>
          <w:b/>
          <w:color w:val="000000" w:themeColor="text1"/>
          <w:sz w:val="40"/>
          <w:rPrChange w:id="780" w:author="FURSYS" w:date="2025-12-04T15:42:00Z">
            <w:rPr>
              <w:rFonts w:ascii="Noto Sans CJK KR Regular" w:eastAsia="Noto Sans CJK KR Regular" w:hAnsi="Noto Sans CJK KR Regular" w:hint="eastAsia"/>
              <w:b/>
              <w:color w:val="000000" w:themeColor="text1"/>
              <w:sz w:val="40"/>
            </w:rPr>
          </w:rPrChange>
        </w:rPr>
        <w:t>계약</w:t>
      </w:r>
      <w:r w:rsidRPr="000C7330">
        <w:rPr>
          <w:rFonts w:eastAsiaTheme="minorHAnsi"/>
          <w:b/>
          <w:color w:val="000000" w:themeColor="text1"/>
          <w:sz w:val="40"/>
          <w:rPrChange w:id="781" w:author="FURSYS" w:date="2025-12-04T15:42:00Z">
            <w:rPr>
              <w:rFonts w:ascii="Noto Sans CJK KR Regular" w:eastAsia="Noto Sans CJK KR Regular" w:hAnsi="Noto Sans CJK KR Regular"/>
              <w:b/>
              <w:color w:val="000000" w:themeColor="text1"/>
              <w:sz w:val="40"/>
            </w:rPr>
          </w:rPrChange>
        </w:rPr>
        <w:t xml:space="preserve"> 일반조건</w:t>
      </w:r>
      <w:commentRangeEnd w:id="779"/>
      <w:r w:rsidR="006300A9" w:rsidRPr="000C7330">
        <w:rPr>
          <w:rStyle w:val="a6"/>
          <w:rFonts w:eastAsiaTheme="minorHAnsi"/>
          <w:rPrChange w:id="782" w:author="FURSYS" w:date="2025-12-04T15:42:00Z">
            <w:rPr>
              <w:rStyle w:val="a6"/>
            </w:rPr>
          </w:rPrChange>
        </w:rPr>
        <w:commentReference w:id="779"/>
      </w:r>
    </w:p>
    <w:p w14:paraId="6B78FCDF" w14:textId="77777777" w:rsidR="00462D1D" w:rsidRPr="000C7330" w:rsidRDefault="00462D1D" w:rsidP="00462D1D">
      <w:pPr>
        <w:rPr>
          <w:rFonts w:eastAsiaTheme="minorHAnsi"/>
          <w:color w:val="000000" w:themeColor="text1"/>
          <w:rPrChange w:id="783" w:author="FURSYS" w:date="2025-12-04T15:42:00Z">
            <w:rPr>
              <w:rFonts w:ascii="Noto Sans CJK KR Regular" w:eastAsia="Noto Sans CJK KR Regular" w:hAnsi="Noto Sans CJK KR Regular"/>
              <w:color w:val="000000" w:themeColor="text1"/>
            </w:rPr>
          </w:rPrChange>
        </w:rPr>
      </w:pPr>
    </w:p>
    <w:p w14:paraId="1B89F98A" w14:textId="7E1C107E" w:rsidR="00462D1D" w:rsidRPr="000C7330" w:rsidRDefault="00462D1D" w:rsidP="00462D1D">
      <w:pPr>
        <w:rPr>
          <w:rFonts w:eastAsiaTheme="minorHAnsi"/>
          <w:b/>
          <w:color w:val="000000" w:themeColor="text1"/>
          <w:rPrChange w:id="784" w:author="FURSYS" w:date="2025-12-04T15:42:00Z">
            <w:rPr>
              <w:rFonts w:ascii="Noto Sans CJK KR Regular" w:eastAsia="Noto Sans CJK KR Regular" w:hAnsi="Noto Sans CJK KR Regular"/>
              <w:b/>
              <w:color w:val="000000" w:themeColor="text1"/>
            </w:rPr>
          </w:rPrChange>
        </w:rPr>
      </w:pPr>
      <w:r w:rsidRPr="000C7330">
        <w:rPr>
          <w:rFonts w:eastAsiaTheme="minorHAnsi" w:hint="eastAsia"/>
          <w:b/>
          <w:color w:val="000000" w:themeColor="text1"/>
          <w:rPrChange w:id="785" w:author="FURSYS" w:date="2025-12-04T15:42:00Z">
            <w:rPr>
              <w:rFonts w:ascii="Noto Sans CJK KR Regular" w:eastAsia="Noto Sans CJK KR Regular" w:hAnsi="Noto Sans CJK KR Regular" w:hint="eastAsia"/>
              <w:b/>
              <w:color w:val="000000" w:themeColor="text1"/>
            </w:rPr>
          </w:rPrChange>
        </w:rPr>
        <w:t>제</w:t>
      </w:r>
      <w:r w:rsidRPr="000C7330">
        <w:rPr>
          <w:rFonts w:eastAsiaTheme="minorHAnsi"/>
          <w:b/>
          <w:color w:val="000000" w:themeColor="text1"/>
          <w:rPrChange w:id="786" w:author="FURSYS" w:date="2025-12-04T15:42:00Z">
            <w:rPr>
              <w:rFonts w:ascii="Noto Sans CJK KR Regular" w:eastAsia="Noto Sans CJK KR Regular" w:hAnsi="Noto Sans CJK KR Regular"/>
              <w:b/>
              <w:color w:val="000000" w:themeColor="text1"/>
            </w:rPr>
          </w:rPrChange>
        </w:rPr>
        <w:t xml:space="preserve"> 1</w:t>
      </w:r>
      <w:r w:rsidR="00E27407" w:rsidRPr="000C7330">
        <w:rPr>
          <w:rFonts w:eastAsiaTheme="minorHAnsi"/>
          <w:b/>
          <w:color w:val="000000" w:themeColor="text1"/>
          <w:rPrChange w:id="787" w:author="FURSYS" w:date="2025-12-04T15:42:00Z">
            <w:rPr>
              <w:rFonts w:ascii="Noto Sans CJK KR Regular" w:eastAsia="Noto Sans CJK KR Regular" w:hAnsi="Noto Sans CJK KR Regular"/>
              <w:b/>
              <w:color w:val="000000" w:themeColor="text1"/>
            </w:rPr>
          </w:rPrChange>
        </w:rPr>
        <w:t xml:space="preserve"> </w:t>
      </w:r>
      <w:r w:rsidRPr="000C7330">
        <w:rPr>
          <w:rFonts w:eastAsiaTheme="minorHAnsi"/>
          <w:b/>
          <w:color w:val="000000" w:themeColor="text1"/>
          <w:rPrChange w:id="788" w:author="FURSYS" w:date="2025-12-04T15:42:00Z">
            <w:rPr>
              <w:rFonts w:ascii="Noto Sans CJK KR Regular" w:eastAsia="Noto Sans CJK KR Regular" w:hAnsi="Noto Sans CJK KR Regular"/>
              <w:b/>
              <w:color w:val="000000" w:themeColor="text1"/>
            </w:rPr>
          </w:rPrChange>
        </w:rPr>
        <w:t>조 (</w:t>
      </w:r>
      <w:r w:rsidRPr="000C7330">
        <w:rPr>
          <w:rFonts w:eastAsiaTheme="minorHAnsi" w:hint="eastAsia"/>
          <w:b/>
          <w:color w:val="000000" w:themeColor="text1"/>
          <w:rPrChange w:id="789" w:author="FURSYS" w:date="2025-12-04T15:42:00Z">
            <w:rPr>
              <w:rFonts w:ascii="Noto Sans CJK KR Regular" w:eastAsia="Noto Sans CJK KR Regular" w:hAnsi="Noto Sans CJK KR Regular" w:hint="eastAsia"/>
              <w:b/>
              <w:color w:val="000000" w:themeColor="text1"/>
            </w:rPr>
          </w:rPrChange>
        </w:rPr>
        <w:t>기본원칙</w:t>
      </w:r>
      <w:r w:rsidRPr="000C7330">
        <w:rPr>
          <w:rFonts w:eastAsiaTheme="minorHAnsi"/>
          <w:b/>
          <w:color w:val="000000" w:themeColor="text1"/>
          <w:rPrChange w:id="790" w:author="FURSYS" w:date="2025-12-04T15:42:00Z">
            <w:rPr>
              <w:rFonts w:ascii="Noto Sans CJK KR Regular" w:eastAsia="Noto Sans CJK KR Regular" w:hAnsi="Noto Sans CJK KR Regular"/>
              <w:b/>
              <w:color w:val="000000" w:themeColor="text1"/>
            </w:rPr>
          </w:rPrChange>
        </w:rPr>
        <w:t>)</w:t>
      </w:r>
    </w:p>
    <w:p w14:paraId="00B9D4A8" w14:textId="7D33F099" w:rsidR="0065392D" w:rsidRPr="000C7330" w:rsidRDefault="0065392D" w:rsidP="0065392D">
      <w:pPr>
        <w:pStyle w:val="a3"/>
        <w:numPr>
          <w:ilvl w:val="0"/>
          <w:numId w:val="1"/>
        </w:numPr>
        <w:ind w:leftChars="0"/>
        <w:rPr>
          <w:ins w:id="791" w:author="FURSYS" w:date="2025-09-03T10:04:00Z"/>
          <w:rFonts w:eastAsiaTheme="minorHAnsi"/>
          <w:color w:val="000000" w:themeColor="text1"/>
          <w:rPrChange w:id="792" w:author="FURSYS" w:date="2025-12-04T15:42:00Z">
            <w:rPr>
              <w:ins w:id="793" w:author="FURSYS" w:date="2025-09-03T10:04:00Z"/>
              <w:rFonts w:ascii="Noto Sans CJK KR Regular" w:eastAsia="Noto Sans CJK KR Regular" w:hAnsi="Noto Sans CJK KR Regular"/>
              <w:color w:val="000000" w:themeColor="text1"/>
            </w:rPr>
          </w:rPrChange>
        </w:rPr>
      </w:pPr>
      <w:ins w:id="794" w:author="FURSYS" w:date="2025-09-03T10:04:00Z">
        <w:r w:rsidRPr="000C7330">
          <w:rPr>
            <w:rFonts w:eastAsiaTheme="minorHAnsi" w:hint="eastAsia"/>
            <w:color w:val="000000" w:themeColor="text1"/>
            <w:rPrChange w:id="795" w:author="FURSYS" w:date="2025-12-04T15:42:00Z">
              <w:rPr>
                <w:rFonts w:ascii="Noto Sans CJK KR Regular" w:eastAsia="Noto Sans CJK KR Regular" w:hAnsi="Noto Sans CJK KR Regular" w:hint="eastAsia"/>
                <w:color w:val="000000" w:themeColor="text1"/>
              </w:rPr>
            </w:rPrChange>
          </w:rPr>
          <w:t>본</w:t>
        </w:r>
        <w:r w:rsidRPr="000C7330">
          <w:rPr>
            <w:rFonts w:eastAsiaTheme="minorHAnsi"/>
            <w:color w:val="000000" w:themeColor="text1"/>
            <w:rPrChange w:id="796"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797" w:author="FURSYS" w:date="2025-12-04T15:42:00Z">
              <w:rPr>
                <w:rFonts w:ascii="Noto Sans CJK KR Regular" w:eastAsia="Noto Sans CJK KR Regular" w:hAnsi="Noto Sans CJK KR Regular" w:hint="eastAsia"/>
                <w:color w:val="000000" w:themeColor="text1"/>
              </w:rPr>
            </w:rPrChange>
          </w:rPr>
          <w:t>계약은</w:t>
        </w:r>
        <w:r w:rsidRPr="000C7330">
          <w:rPr>
            <w:rFonts w:eastAsiaTheme="minorHAnsi"/>
            <w:color w:val="000000" w:themeColor="text1"/>
            <w:rPrChange w:id="798" w:author="FURSYS" w:date="2025-12-04T15:42:00Z">
              <w:rPr>
                <w:rFonts w:ascii="Noto Sans CJK KR Regular" w:eastAsia="Noto Sans CJK KR Regular" w:hAnsi="Noto Sans CJK KR Regular"/>
                <w:color w:val="000000" w:themeColor="text1"/>
              </w:rPr>
            </w:rPrChange>
          </w:rPr>
          <w:t xml:space="preserve"> </w:t>
        </w:r>
      </w:ins>
      <w:ins w:id="799" w:author="김현주 (Hyunjoo Kim)" w:date="2025-12-16T10:21:00Z">
        <w:r w:rsidR="00B35C7A">
          <w:rPr>
            <w:rFonts w:eastAsiaTheme="minorHAnsi"/>
            <w:color w:val="000000" w:themeColor="text1"/>
          </w:rPr>
          <w:t>각</w:t>
        </w:r>
        <w:r w:rsidR="00B35C7A">
          <w:rPr>
            <w:rFonts w:eastAsiaTheme="minorHAnsi" w:hint="eastAsia"/>
            <w:color w:val="000000" w:themeColor="text1"/>
          </w:rPr>
          <w:t>당사자가 독립된 사업자로서 대등한 지위에서 체결하는 상거래 계약으로서</w:t>
        </w:r>
      </w:ins>
      <w:ins w:id="800" w:author="김현주 (Hyunjoo Kim)" w:date="2025-12-16T10:22:00Z">
        <w:r w:rsidR="00B35C7A">
          <w:rPr>
            <w:rFonts w:eastAsiaTheme="minorHAnsi"/>
            <w:color w:val="000000" w:themeColor="text1"/>
          </w:rPr>
          <w:t xml:space="preserve">, </w:t>
        </w:r>
      </w:ins>
      <w:ins w:id="801" w:author="FURSYS" w:date="2025-09-03T10:04:00Z">
        <w:r w:rsidRPr="000C7330">
          <w:rPr>
            <w:rFonts w:eastAsiaTheme="minorHAnsi"/>
            <w:color w:val="000000" w:themeColor="text1"/>
            <w:rPrChange w:id="802" w:author="FURSYS" w:date="2025-12-04T15:42:00Z">
              <w:rPr>
                <w:rFonts w:ascii="Noto Sans CJK KR Regular" w:eastAsia="Noto Sans CJK KR Regular" w:hAnsi="Noto Sans CJK KR Regular"/>
                <w:color w:val="000000" w:themeColor="text1"/>
              </w:rPr>
            </w:rPrChange>
          </w:rPr>
          <w:t xml:space="preserve">[회사명](이하 </w:t>
        </w:r>
        <w:r w:rsidRPr="000C7330">
          <w:rPr>
            <w:rFonts w:eastAsiaTheme="minorHAnsi" w:hint="eastAsia"/>
            <w:color w:val="000000" w:themeColor="text1"/>
            <w:rPrChange w:id="803" w:author="FURSYS" w:date="2025-12-04T15:42:00Z">
              <w:rPr>
                <w:rFonts w:ascii="Noto Sans CJK KR Regular" w:eastAsia="Noto Sans CJK KR Regular" w:hAnsi="Noto Sans CJK KR Regular" w:hint="eastAsia"/>
                <w:color w:val="000000" w:themeColor="text1"/>
              </w:rPr>
            </w:rPrChange>
          </w:rPr>
          <w:t>‘고객’이라</w:t>
        </w:r>
        <w:r w:rsidRPr="000C7330">
          <w:rPr>
            <w:rFonts w:eastAsiaTheme="minorHAnsi"/>
            <w:color w:val="000000" w:themeColor="text1"/>
            <w:rPrChange w:id="804"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805" w:author="FURSYS" w:date="2025-12-04T15:42:00Z">
              <w:rPr>
                <w:rFonts w:ascii="Noto Sans CJK KR Regular" w:eastAsia="Noto Sans CJK KR Regular" w:hAnsi="Noto Sans CJK KR Regular" w:hint="eastAsia"/>
                <w:color w:val="000000" w:themeColor="text1"/>
              </w:rPr>
            </w:rPrChange>
          </w:rPr>
          <w:t>한다</w:t>
        </w:r>
        <w:r w:rsidRPr="000C7330">
          <w:rPr>
            <w:rFonts w:eastAsiaTheme="minorHAnsi"/>
            <w:color w:val="000000" w:themeColor="text1"/>
            <w:rPrChange w:id="806" w:author="FURSYS" w:date="2025-12-04T15:42:00Z">
              <w:rPr>
                <w:rFonts w:ascii="Noto Sans CJK KR Regular" w:eastAsia="Noto Sans CJK KR Regular" w:hAnsi="Noto Sans CJK KR Regular"/>
                <w:color w:val="000000" w:themeColor="text1"/>
              </w:rPr>
            </w:rPrChange>
          </w:rPr>
          <w:t xml:space="preserve">)과 </w:t>
        </w:r>
        <w:r w:rsidRPr="000C7330">
          <w:rPr>
            <w:rFonts w:eastAsiaTheme="minorHAnsi" w:hint="eastAsia"/>
            <w:color w:val="000000" w:themeColor="text1"/>
            <w:rPrChange w:id="807" w:author="FURSYS" w:date="2025-12-04T15:42:00Z">
              <w:rPr>
                <w:rFonts w:ascii="Noto Sans CJK KR Regular" w:eastAsia="Noto Sans CJK KR Regular" w:hAnsi="Noto Sans CJK KR Regular" w:hint="eastAsia"/>
                <w:color w:val="000000" w:themeColor="text1"/>
              </w:rPr>
            </w:rPrChange>
          </w:rPr>
          <w:t>주식회사</w:t>
        </w:r>
        <w:r w:rsidRPr="000C7330">
          <w:rPr>
            <w:rFonts w:eastAsiaTheme="minorHAnsi"/>
            <w:color w:val="000000" w:themeColor="text1"/>
            <w:rPrChange w:id="808"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809" w:author="FURSYS" w:date="2025-12-04T15:42:00Z">
              <w:rPr>
                <w:rFonts w:ascii="Noto Sans CJK KR Regular" w:eastAsia="Noto Sans CJK KR Regular" w:hAnsi="Noto Sans CJK KR Regular" w:hint="eastAsia"/>
                <w:color w:val="000000" w:themeColor="text1"/>
              </w:rPr>
            </w:rPrChange>
          </w:rPr>
          <w:t>퍼시스</w:t>
        </w:r>
        <w:r w:rsidRPr="000C7330">
          <w:rPr>
            <w:rFonts w:eastAsiaTheme="minorHAnsi"/>
            <w:color w:val="000000" w:themeColor="text1"/>
            <w:rPrChange w:id="810" w:author="FURSYS" w:date="2025-12-04T15:42:00Z">
              <w:rPr>
                <w:rFonts w:ascii="Noto Sans CJK KR Regular" w:eastAsia="Noto Sans CJK KR Regular" w:hAnsi="Noto Sans CJK KR Regular"/>
                <w:color w:val="000000" w:themeColor="text1"/>
              </w:rPr>
            </w:rPrChange>
          </w:rPr>
          <w:t xml:space="preserve">(이하 </w:t>
        </w:r>
        <w:r w:rsidRPr="000C7330">
          <w:rPr>
            <w:rFonts w:eastAsiaTheme="minorHAnsi" w:hint="eastAsia"/>
            <w:color w:val="000000" w:themeColor="text1"/>
            <w:rPrChange w:id="811" w:author="FURSYS" w:date="2025-12-04T15:42:00Z">
              <w:rPr>
                <w:rFonts w:ascii="Noto Sans CJK KR Regular" w:eastAsia="Noto Sans CJK KR Regular" w:hAnsi="Noto Sans CJK KR Regular" w:hint="eastAsia"/>
                <w:color w:val="000000" w:themeColor="text1"/>
              </w:rPr>
            </w:rPrChange>
          </w:rPr>
          <w:t>‘퍼시스’라</w:t>
        </w:r>
        <w:r w:rsidRPr="000C7330">
          <w:rPr>
            <w:rFonts w:eastAsiaTheme="minorHAnsi"/>
            <w:color w:val="000000" w:themeColor="text1"/>
            <w:rPrChange w:id="812"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813" w:author="FURSYS" w:date="2025-12-04T15:42:00Z">
              <w:rPr>
                <w:rFonts w:ascii="Noto Sans CJK KR Regular" w:eastAsia="Noto Sans CJK KR Regular" w:hAnsi="Noto Sans CJK KR Regular" w:hint="eastAsia"/>
                <w:color w:val="000000" w:themeColor="text1"/>
              </w:rPr>
            </w:rPrChange>
          </w:rPr>
          <w:t>한다</w:t>
        </w:r>
        <w:r w:rsidRPr="000C7330">
          <w:rPr>
            <w:rFonts w:eastAsiaTheme="minorHAnsi"/>
            <w:color w:val="000000" w:themeColor="text1"/>
            <w:rPrChange w:id="814"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815" w:author="FURSYS" w:date="2025-12-04T15:42:00Z">
              <w:rPr>
                <w:rFonts w:ascii="Noto Sans CJK KR Regular" w:eastAsia="Noto Sans CJK KR Regular" w:hAnsi="Noto Sans CJK KR Regular" w:hint="eastAsia"/>
                <w:color w:val="000000" w:themeColor="text1"/>
              </w:rPr>
            </w:rPrChange>
          </w:rPr>
          <w:t>사이에</w:t>
        </w:r>
        <w:r w:rsidRPr="000C7330">
          <w:rPr>
            <w:rFonts w:eastAsiaTheme="minorHAnsi"/>
            <w:color w:val="000000" w:themeColor="text1"/>
            <w:rPrChange w:id="816" w:author="FURSYS" w:date="2025-12-04T15:42:00Z">
              <w:rPr>
                <w:rFonts w:ascii="Noto Sans CJK KR Regular" w:eastAsia="Noto Sans CJK KR Regular" w:hAnsi="Noto Sans CJK KR Regular"/>
                <w:color w:val="000000" w:themeColor="text1"/>
              </w:rPr>
            </w:rPrChange>
          </w:rPr>
          <w:t xml:space="preserve"> </w:t>
        </w:r>
        <w:del w:id="817" w:author="김현주 (Hyunjoo Kim)" w:date="2025-12-16T10:22:00Z">
          <w:r w:rsidRPr="000C7330" w:rsidDel="00B35C7A">
            <w:rPr>
              <w:rFonts w:eastAsiaTheme="minorHAnsi" w:hint="eastAsia"/>
              <w:color w:val="000000" w:themeColor="text1"/>
              <w:rPrChange w:id="818" w:author="FURSYS" w:date="2025-12-04T15:42:00Z">
                <w:rPr>
                  <w:rFonts w:ascii="Noto Sans CJK KR Regular" w:eastAsia="Noto Sans CJK KR Regular" w:hAnsi="Noto Sans CJK KR Regular" w:hint="eastAsia"/>
                  <w:color w:val="000000" w:themeColor="text1"/>
                </w:rPr>
              </w:rPrChange>
            </w:rPr>
            <w:delText>체결된</w:delText>
          </w:r>
          <w:r w:rsidRPr="000C7330" w:rsidDel="00B35C7A">
            <w:rPr>
              <w:rFonts w:eastAsiaTheme="minorHAnsi"/>
              <w:color w:val="000000" w:themeColor="text1"/>
              <w:rPrChange w:id="819" w:author="FURSYS" w:date="2025-12-04T15:42:00Z">
                <w:rPr>
                  <w:rFonts w:ascii="Noto Sans CJK KR Regular" w:eastAsia="Noto Sans CJK KR Regular" w:hAnsi="Noto Sans CJK KR Regular"/>
                  <w:color w:val="000000" w:themeColor="text1"/>
                </w:rPr>
              </w:rPrChange>
            </w:rPr>
            <w:delText xml:space="preserve"> </w:delText>
          </w:r>
        </w:del>
        <w:r w:rsidRPr="000C7330">
          <w:rPr>
            <w:rFonts w:eastAsiaTheme="minorHAnsi" w:hint="eastAsia"/>
            <w:color w:val="000000" w:themeColor="text1"/>
            <w:rPrChange w:id="820" w:author="FURSYS" w:date="2025-12-04T15:42:00Z">
              <w:rPr>
                <w:rFonts w:ascii="Noto Sans CJK KR Regular" w:eastAsia="Noto Sans CJK KR Regular" w:hAnsi="Noto Sans CJK KR Regular" w:hint="eastAsia"/>
                <w:color w:val="000000" w:themeColor="text1"/>
              </w:rPr>
            </w:rPrChange>
          </w:rPr>
          <w:t>상품</w:t>
        </w:r>
        <w:r w:rsidRPr="000C7330">
          <w:rPr>
            <w:rFonts w:eastAsiaTheme="minorHAnsi"/>
            <w:color w:val="000000" w:themeColor="text1"/>
            <w:rPrChange w:id="821"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822" w:author="FURSYS" w:date="2025-12-04T15:42:00Z">
              <w:rPr>
                <w:rFonts w:ascii="Noto Sans CJK KR Regular" w:eastAsia="Noto Sans CJK KR Regular" w:hAnsi="Noto Sans CJK KR Regular" w:hint="eastAsia"/>
                <w:color w:val="000000" w:themeColor="text1"/>
              </w:rPr>
            </w:rPrChange>
          </w:rPr>
          <w:t>임대차</w:t>
        </w:r>
        <w:r w:rsidRPr="000C7330">
          <w:rPr>
            <w:rFonts w:eastAsiaTheme="minorHAnsi"/>
            <w:color w:val="000000" w:themeColor="text1"/>
            <w:rPrChange w:id="823" w:author="FURSYS" w:date="2025-12-04T15:42:00Z">
              <w:rPr>
                <w:rFonts w:ascii="Noto Sans CJK KR Regular" w:eastAsia="Noto Sans CJK KR Regular" w:hAnsi="Noto Sans CJK KR Regular"/>
                <w:color w:val="000000" w:themeColor="text1"/>
              </w:rPr>
            </w:rPrChange>
          </w:rPr>
          <w:t xml:space="preserve">(이하 </w:t>
        </w:r>
        <w:r w:rsidRPr="000C7330">
          <w:rPr>
            <w:rFonts w:eastAsiaTheme="minorHAnsi" w:hint="eastAsia"/>
            <w:color w:val="000000" w:themeColor="text1"/>
            <w:rPrChange w:id="824" w:author="FURSYS" w:date="2025-12-04T15:42:00Z">
              <w:rPr>
                <w:rFonts w:ascii="Noto Sans CJK KR Regular" w:eastAsia="Noto Sans CJK KR Regular" w:hAnsi="Noto Sans CJK KR Regular" w:hint="eastAsia"/>
                <w:color w:val="000000" w:themeColor="text1"/>
              </w:rPr>
            </w:rPrChange>
          </w:rPr>
          <w:t>’렌탈’이라</w:t>
        </w:r>
        <w:r w:rsidRPr="000C7330">
          <w:rPr>
            <w:rFonts w:eastAsiaTheme="minorHAnsi"/>
            <w:color w:val="000000" w:themeColor="text1"/>
            <w:rPrChange w:id="825"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826" w:author="FURSYS" w:date="2025-12-04T15:42:00Z">
              <w:rPr>
                <w:rFonts w:ascii="Noto Sans CJK KR Regular" w:eastAsia="Noto Sans CJK KR Regular" w:hAnsi="Noto Sans CJK KR Regular" w:hint="eastAsia"/>
                <w:color w:val="000000" w:themeColor="text1"/>
              </w:rPr>
            </w:rPrChange>
          </w:rPr>
          <w:t>한다</w:t>
        </w:r>
        <w:r w:rsidRPr="000C7330">
          <w:rPr>
            <w:rFonts w:eastAsiaTheme="minorHAnsi"/>
            <w:color w:val="000000" w:themeColor="text1"/>
            <w:rPrChange w:id="827" w:author="FURSYS" w:date="2025-12-04T15:42:00Z">
              <w:rPr>
                <w:rFonts w:ascii="Noto Sans CJK KR Regular" w:eastAsia="Noto Sans CJK KR Regular" w:hAnsi="Noto Sans CJK KR Regular"/>
                <w:color w:val="000000" w:themeColor="text1"/>
              </w:rPr>
            </w:rPrChange>
          </w:rPr>
          <w:t>)계약</w:t>
        </w:r>
      </w:ins>
      <w:ins w:id="828" w:author="김현주 (Hyunjoo Kim)" w:date="2025-12-16T10:22:00Z">
        <w:r w:rsidR="00B35C7A">
          <w:rPr>
            <w:rFonts w:eastAsiaTheme="minorHAnsi" w:hint="eastAsia"/>
            <w:color w:val="000000" w:themeColor="text1"/>
          </w:rPr>
          <w:t>을 체결하고 이에</w:t>
        </w:r>
      </w:ins>
      <w:ins w:id="829" w:author="FURSYS" w:date="2025-09-03T10:04:00Z">
        <w:del w:id="830" w:author="김현주 (Hyunjoo Kim)" w:date="2025-12-16T10:22:00Z">
          <w:r w:rsidRPr="000C7330" w:rsidDel="00B35C7A">
            <w:rPr>
              <w:rFonts w:eastAsiaTheme="minorHAnsi"/>
              <w:color w:val="000000" w:themeColor="text1"/>
              <w:rPrChange w:id="831" w:author="FURSYS" w:date="2025-12-04T15:42:00Z">
                <w:rPr>
                  <w:rFonts w:ascii="Noto Sans CJK KR Regular" w:eastAsia="Noto Sans CJK KR Regular" w:hAnsi="Noto Sans CJK KR Regular"/>
                  <w:color w:val="000000" w:themeColor="text1"/>
                </w:rPr>
              </w:rPrChange>
            </w:rPr>
            <w:delText>에</w:delText>
          </w:r>
        </w:del>
        <w:r w:rsidRPr="000C7330">
          <w:rPr>
            <w:rFonts w:eastAsiaTheme="minorHAnsi"/>
            <w:color w:val="000000" w:themeColor="text1"/>
            <w:rPrChange w:id="832"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833" w:author="FURSYS" w:date="2025-12-04T15:42:00Z">
              <w:rPr>
                <w:rFonts w:ascii="Noto Sans CJK KR Regular" w:eastAsia="Noto Sans CJK KR Regular" w:hAnsi="Noto Sans CJK KR Regular" w:hint="eastAsia"/>
                <w:color w:val="000000" w:themeColor="text1"/>
              </w:rPr>
            </w:rPrChange>
          </w:rPr>
          <w:t>따른</w:t>
        </w:r>
        <w:r w:rsidRPr="000C7330">
          <w:rPr>
            <w:rFonts w:eastAsiaTheme="minorHAnsi"/>
            <w:color w:val="000000" w:themeColor="text1"/>
            <w:rPrChange w:id="834"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835" w:author="FURSYS" w:date="2025-12-04T15:42:00Z">
              <w:rPr>
                <w:rFonts w:ascii="Noto Sans CJK KR Regular" w:eastAsia="Noto Sans CJK KR Regular" w:hAnsi="Noto Sans CJK KR Regular" w:hint="eastAsia"/>
                <w:color w:val="000000" w:themeColor="text1"/>
              </w:rPr>
            </w:rPrChange>
          </w:rPr>
          <w:t>권리·의무를</w:t>
        </w:r>
        <w:r w:rsidRPr="000C7330">
          <w:rPr>
            <w:rFonts w:eastAsiaTheme="minorHAnsi"/>
            <w:color w:val="000000" w:themeColor="text1"/>
            <w:rPrChange w:id="836"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837" w:author="FURSYS" w:date="2025-12-04T15:42:00Z">
              <w:rPr>
                <w:rFonts w:ascii="Noto Sans CJK KR Regular" w:eastAsia="Noto Sans CJK KR Regular" w:hAnsi="Noto Sans CJK KR Regular" w:hint="eastAsia"/>
                <w:color w:val="000000" w:themeColor="text1"/>
              </w:rPr>
            </w:rPrChange>
          </w:rPr>
          <w:t>규정함을</w:t>
        </w:r>
        <w:r w:rsidRPr="000C7330">
          <w:rPr>
            <w:rFonts w:eastAsiaTheme="minorHAnsi"/>
            <w:color w:val="000000" w:themeColor="text1"/>
            <w:rPrChange w:id="838"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839" w:author="FURSYS" w:date="2025-12-04T15:42:00Z">
              <w:rPr>
                <w:rFonts w:ascii="Noto Sans CJK KR Regular" w:eastAsia="Noto Sans CJK KR Regular" w:hAnsi="Noto Sans CJK KR Regular" w:hint="eastAsia"/>
                <w:color w:val="000000" w:themeColor="text1"/>
              </w:rPr>
            </w:rPrChange>
          </w:rPr>
          <w:t>목적으로</w:t>
        </w:r>
        <w:r w:rsidRPr="000C7330">
          <w:rPr>
            <w:rFonts w:eastAsiaTheme="minorHAnsi"/>
            <w:color w:val="000000" w:themeColor="text1"/>
            <w:rPrChange w:id="840"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841" w:author="FURSYS" w:date="2025-12-04T15:42:00Z">
              <w:rPr>
                <w:rFonts w:ascii="Noto Sans CJK KR Regular" w:eastAsia="Noto Sans CJK KR Regular" w:hAnsi="Noto Sans CJK KR Regular" w:hint="eastAsia"/>
                <w:color w:val="000000" w:themeColor="text1"/>
              </w:rPr>
            </w:rPrChange>
          </w:rPr>
          <w:t>한다</w:t>
        </w:r>
        <w:r w:rsidRPr="000C7330">
          <w:rPr>
            <w:rFonts w:eastAsiaTheme="minorHAnsi"/>
            <w:color w:val="000000" w:themeColor="text1"/>
            <w:rPrChange w:id="842" w:author="FURSYS" w:date="2025-12-04T15:42:00Z">
              <w:rPr>
                <w:rFonts w:ascii="Noto Sans CJK KR Regular" w:eastAsia="Noto Sans CJK KR Regular" w:hAnsi="Noto Sans CJK KR Regular"/>
                <w:color w:val="000000" w:themeColor="text1"/>
              </w:rPr>
            </w:rPrChange>
          </w:rPr>
          <w:t>.</w:t>
        </w:r>
      </w:ins>
    </w:p>
    <w:p w14:paraId="23AF6D28" w14:textId="212AC44F" w:rsidR="00AE20A2" w:rsidRPr="000C7330" w:rsidDel="0065392D" w:rsidRDefault="00AE20A2" w:rsidP="00AE20A2">
      <w:pPr>
        <w:pStyle w:val="a3"/>
        <w:numPr>
          <w:ilvl w:val="0"/>
          <w:numId w:val="1"/>
        </w:numPr>
        <w:ind w:leftChars="0"/>
        <w:rPr>
          <w:del w:id="843" w:author="FURSYS" w:date="2025-09-03T10:04:00Z"/>
          <w:rFonts w:eastAsiaTheme="minorHAnsi"/>
          <w:color w:val="000000" w:themeColor="text1"/>
          <w:rPrChange w:id="844" w:author="FURSYS" w:date="2025-12-04T15:42:00Z">
            <w:rPr>
              <w:del w:id="845" w:author="FURSYS" w:date="2025-09-03T10:04:00Z"/>
              <w:rFonts w:ascii="Noto Sans CJK KR Regular" w:eastAsia="Noto Sans CJK KR Regular" w:hAnsi="Noto Sans CJK KR Regular"/>
              <w:color w:val="000000" w:themeColor="text1"/>
            </w:rPr>
          </w:rPrChange>
        </w:rPr>
      </w:pPr>
      <w:del w:id="846" w:author="FURSYS" w:date="2025-09-03T10:04:00Z">
        <w:r w:rsidRPr="000C7330" w:rsidDel="0065392D">
          <w:rPr>
            <w:rFonts w:eastAsiaTheme="minorHAnsi" w:hint="eastAsia"/>
            <w:color w:val="000000" w:themeColor="text1"/>
            <w:rPrChange w:id="847" w:author="FURSYS" w:date="2025-12-04T15:42:00Z">
              <w:rPr>
                <w:rFonts w:ascii="Noto Sans CJK KR Regular" w:eastAsia="Noto Sans CJK KR Regular" w:hAnsi="Noto Sans CJK KR Regular" w:hint="eastAsia"/>
                <w:color w:val="000000" w:themeColor="text1"/>
              </w:rPr>
            </w:rPrChange>
          </w:rPr>
          <w:delText>본</w:delText>
        </w:r>
        <w:r w:rsidRPr="000C7330" w:rsidDel="0065392D">
          <w:rPr>
            <w:rFonts w:eastAsiaTheme="minorHAnsi"/>
            <w:color w:val="000000" w:themeColor="text1"/>
            <w:rPrChange w:id="848" w:author="FURSYS" w:date="2025-12-04T15:42:00Z">
              <w:rPr>
                <w:rFonts w:ascii="Noto Sans CJK KR Regular" w:eastAsia="Noto Sans CJK KR Regular" w:hAnsi="Noto Sans CJK KR Regular"/>
                <w:color w:val="000000" w:themeColor="text1"/>
              </w:rPr>
            </w:rPrChange>
          </w:rPr>
          <w:delText xml:space="preserve"> 계약은 </w:delText>
        </w:r>
      </w:del>
      <w:ins w:id="849" w:author="윤현정 (Hyunjeong Yoon)" w:date="2025-07-08T14:50:00Z">
        <w:del w:id="850" w:author="FURSYS" w:date="2025-09-03T10:04:00Z">
          <w:r w:rsidR="0020116E" w:rsidRPr="000C7330" w:rsidDel="0065392D">
            <w:rPr>
              <w:rFonts w:eastAsiaTheme="minorHAnsi"/>
              <w:color w:val="000000" w:themeColor="text1"/>
              <w:rPrChange w:id="851" w:author="FURSYS" w:date="2025-12-04T15:42:00Z">
                <w:rPr>
                  <w:rFonts w:ascii="Noto Sans CJK KR Regular" w:eastAsia="Noto Sans CJK KR Regular" w:hAnsi="Noto Sans CJK KR Regular"/>
                  <w:color w:val="000000" w:themeColor="text1"/>
                </w:rPr>
              </w:rPrChange>
            </w:rPr>
            <w:delText>[</w:delText>
          </w:r>
        </w:del>
      </w:ins>
      <w:ins w:id="852" w:author="이승준 (Seungjun Lee)" w:date="2025-07-17T17:10:00Z">
        <w:del w:id="853" w:author="FURSYS" w:date="2025-09-03T10:04:00Z">
          <w:r w:rsidR="00682E89" w:rsidRPr="000C7330" w:rsidDel="0065392D">
            <w:rPr>
              <w:rFonts w:eastAsiaTheme="minorHAnsi"/>
              <w:color w:val="000000" w:themeColor="text1"/>
              <w:rPrChange w:id="854" w:author="FURSYS" w:date="2025-12-04T15:42:00Z">
                <w:rPr>
                  <w:rFonts w:ascii="Noto Sans CJK KR Regular" w:eastAsia="Noto Sans CJK KR Regular" w:hAnsi="Noto Sans CJK KR Regular"/>
                  <w:color w:val="000000" w:themeColor="text1"/>
                </w:rPr>
              </w:rPrChange>
            </w:rPr>
            <w:delText>(주)에스앤아이코퍼레이션</w:delText>
          </w:r>
        </w:del>
      </w:ins>
      <w:ins w:id="855" w:author="윤현정 (Hyunjeong Yoon)" w:date="2025-07-08T14:50:00Z">
        <w:del w:id="856" w:author="FURSYS" w:date="2025-09-03T10:04:00Z">
          <w:r w:rsidR="0020116E" w:rsidRPr="000C7330" w:rsidDel="0065392D">
            <w:rPr>
              <w:rFonts w:eastAsiaTheme="minorHAnsi" w:hint="eastAsia"/>
              <w:color w:val="000000" w:themeColor="text1"/>
              <w:rPrChange w:id="857" w:author="FURSYS" w:date="2025-12-04T15:42:00Z">
                <w:rPr>
                  <w:rFonts w:ascii="Noto Sans CJK KR Regular" w:eastAsia="Noto Sans CJK KR Regular" w:hAnsi="Noto Sans CJK KR Regular" w:hint="eastAsia"/>
                  <w:color w:val="000000" w:themeColor="text1"/>
                </w:rPr>
              </w:rPrChange>
            </w:rPr>
            <w:delText>회사명</w:delText>
          </w:r>
          <w:r w:rsidR="0020116E" w:rsidRPr="000C7330" w:rsidDel="0065392D">
            <w:rPr>
              <w:rFonts w:eastAsiaTheme="minorHAnsi"/>
              <w:color w:val="000000" w:themeColor="text1"/>
              <w:rPrChange w:id="858" w:author="FURSYS" w:date="2025-12-04T15:42:00Z">
                <w:rPr>
                  <w:rFonts w:ascii="Noto Sans CJK KR Regular" w:eastAsia="Noto Sans CJK KR Regular" w:hAnsi="Noto Sans CJK KR Regular"/>
                  <w:color w:val="000000" w:themeColor="text1"/>
                </w:rPr>
              </w:rPrChange>
            </w:rPr>
            <w:delText>]</w:delText>
          </w:r>
        </w:del>
      </w:ins>
      <w:del w:id="859" w:author="FURSYS" w:date="2025-09-03T10:04:00Z">
        <w:r w:rsidRPr="000C7330" w:rsidDel="0065392D">
          <w:rPr>
            <w:rFonts w:eastAsiaTheme="minorHAnsi" w:hint="eastAsia"/>
            <w:color w:val="000000" w:themeColor="text1"/>
            <w:rPrChange w:id="860" w:author="FURSYS" w:date="2025-12-04T15:42:00Z">
              <w:rPr>
                <w:rFonts w:ascii="Noto Sans CJK KR Regular" w:eastAsia="Noto Sans CJK KR Regular" w:hAnsi="Noto Sans CJK KR Regular" w:hint="eastAsia"/>
                <w:color w:val="000000" w:themeColor="text1"/>
              </w:rPr>
            </w:rPrChange>
          </w:rPr>
          <w:delText>임차인</w:delText>
        </w:r>
        <w:r w:rsidRPr="000C7330" w:rsidDel="0065392D">
          <w:rPr>
            <w:rFonts w:eastAsiaTheme="minorHAnsi"/>
            <w:color w:val="000000" w:themeColor="text1"/>
            <w:rPrChange w:id="861" w:author="FURSYS" w:date="2025-12-04T15:42:00Z">
              <w:rPr>
                <w:rFonts w:ascii="Noto Sans CJK KR Regular" w:eastAsia="Noto Sans CJK KR Regular" w:hAnsi="Noto Sans CJK KR Regular"/>
                <w:color w:val="000000" w:themeColor="text1"/>
              </w:rPr>
            </w:rPrChange>
          </w:rPr>
          <w:delText xml:space="preserve">(이하 ‘고객’이라 </w:delText>
        </w:r>
        <w:r w:rsidR="009274F5" w:rsidRPr="000C7330" w:rsidDel="0065392D">
          <w:rPr>
            <w:rFonts w:eastAsiaTheme="minorHAnsi" w:hint="eastAsia"/>
            <w:color w:val="000000" w:themeColor="text1"/>
            <w:rPrChange w:id="862" w:author="FURSYS" w:date="2025-12-04T15:42:00Z">
              <w:rPr>
                <w:rFonts w:ascii="Noto Sans CJK KR Regular" w:eastAsia="Noto Sans CJK KR Regular" w:hAnsi="Noto Sans CJK KR Regular" w:hint="eastAsia"/>
                <w:color w:val="000000" w:themeColor="text1"/>
              </w:rPr>
            </w:rPrChange>
          </w:rPr>
          <w:delText>한다</w:delText>
        </w:r>
        <w:r w:rsidRPr="000C7330" w:rsidDel="0065392D">
          <w:rPr>
            <w:rFonts w:eastAsiaTheme="minorHAnsi"/>
            <w:color w:val="000000" w:themeColor="text1"/>
            <w:rPrChange w:id="863" w:author="FURSYS" w:date="2025-12-04T15:42:00Z">
              <w:rPr>
                <w:rFonts w:ascii="Noto Sans CJK KR Regular" w:eastAsia="Noto Sans CJK KR Regular" w:hAnsi="Noto Sans CJK KR Regular"/>
                <w:color w:val="000000" w:themeColor="text1"/>
              </w:rPr>
            </w:rPrChange>
          </w:rPr>
          <w:delText xml:space="preserve">)과 임대인 주식회사 퍼시스(이하 ‘퍼시스’라 </w:delText>
        </w:r>
        <w:r w:rsidR="009274F5" w:rsidRPr="000C7330" w:rsidDel="0065392D">
          <w:rPr>
            <w:rFonts w:eastAsiaTheme="minorHAnsi" w:hint="eastAsia"/>
            <w:color w:val="000000" w:themeColor="text1"/>
            <w:rPrChange w:id="864" w:author="FURSYS" w:date="2025-12-04T15:42:00Z">
              <w:rPr>
                <w:rFonts w:ascii="Noto Sans CJK KR Regular" w:eastAsia="Noto Sans CJK KR Regular" w:hAnsi="Noto Sans CJK KR Regular" w:hint="eastAsia"/>
                <w:color w:val="000000" w:themeColor="text1"/>
              </w:rPr>
            </w:rPrChange>
          </w:rPr>
          <w:delText>한다</w:delText>
        </w:r>
        <w:r w:rsidRPr="000C7330" w:rsidDel="0065392D">
          <w:rPr>
            <w:rFonts w:eastAsiaTheme="minorHAnsi"/>
            <w:color w:val="000000" w:themeColor="text1"/>
            <w:rPrChange w:id="865" w:author="FURSYS" w:date="2025-12-04T15:42:00Z">
              <w:rPr>
                <w:rFonts w:ascii="Noto Sans CJK KR Regular" w:eastAsia="Noto Sans CJK KR Regular" w:hAnsi="Noto Sans CJK KR Regular"/>
                <w:color w:val="000000" w:themeColor="text1"/>
              </w:rPr>
            </w:rPrChange>
          </w:rPr>
          <w:delText xml:space="preserve">) 사이에 체결된 </w:delText>
        </w:r>
        <w:r w:rsidRPr="000C7330" w:rsidDel="0065392D">
          <w:rPr>
            <w:rFonts w:eastAsiaTheme="minorHAnsi" w:hint="eastAsia"/>
            <w:color w:val="5B9BD5" w:themeColor="accent1"/>
            <w:rPrChange w:id="866" w:author="FURSYS" w:date="2025-12-04T15:42:00Z">
              <w:rPr>
                <w:rFonts w:ascii="Noto Sans CJK KR Regular" w:eastAsia="Noto Sans CJK KR Regular" w:hAnsi="Noto Sans CJK KR Regular" w:hint="eastAsia"/>
                <w:color w:val="000000" w:themeColor="text1"/>
              </w:rPr>
            </w:rPrChange>
          </w:rPr>
          <w:delText>상품</w:delText>
        </w:r>
        <w:r w:rsidRPr="000C7330" w:rsidDel="0065392D">
          <w:rPr>
            <w:rFonts w:eastAsiaTheme="minorHAnsi"/>
            <w:color w:val="5B9BD5" w:themeColor="accent1"/>
            <w:rPrChange w:id="867" w:author="FURSYS" w:date="2025-12-04T15:42:00Z">
              <w:rPr>
                <w:rFonts w:ascii="Noto Sans CJK KR Regular" w:eastAsia="Noto Sans CJK KR Regular" w:hAnsi="Noto Sans CJK KR Regular"/>
                <w:color w:val="000000" w:themeColor="text1"/>
              </w:rPr>
            </w:rPrChange>
          </w:rPr>
          <w:delText xml:space="preserve"> </w:delText>
        </w:r>
      </w:del>
      <w:del w:id="868" w:author="FURSYS" w:date="2025-08-11T11:05:00Z">
        <w:r w:rsidRPr="000C7330" w:rsidDel="0075194D">
          <w:rPr>
            <w:rFonts w:eastAsiaTheme="minorHAnsi" w:hint="eastAsia"/>
            <w:color w:val="5B9BD5" w:themeColor="accent1"/>
            <w:rPrChange w:id="869" w:author="FURSYS" w:date="2025-12-04T15:42:00Z">
              <w:rPr>
                <w:rFonts w:ascii="Noto Sans CJK KR Regular" w:eastAsia="Noto Sans CJK KR Regular" w:hAnsi="Noto Sans CJK KR Regular" w:hint="eastAsia"/>
                <w:color w:val="000000" w:themeColor="text1"/>
              </w:rPr>
            </w:rPrChange>
          </w:rPr>
          <w:delText>임대차</w:delText>
        </w:r>
      </w:del>
      <w:del w:id="870" w:author="FURSYS" w:date="2025-09-03T10:04:00Z">
        <w:r w:rsidRPr="000C7330" w:rsidDel="0065392D">
          <w:rPr>
            <w:rFonts w:eastAsiaTheme="minorHAnsi"/>
            <w:color w:val="5B9BD5" w:themeColor="accent1"/>
            <w:rPrChange w:id="871" w:author="FURSYS" w:date="2025-12-04T15:42:00Z">
              <w:rPr>
                <w:rFonts w:ascii="Noto Sans CJK KR Regular" w:eastAsia="Noto Sans CJK KR Regular" w:hAnsi="Noto Sans CJK KR Regular"/>
                <w:color w:val="000000" w:themeColor="text1"/>
              </w:rPr>
            </w:rPrChange>
          </w:rPr>
          <w:delText xml:space="preserve">(이하 </w:delText>
        </w:r>
        <w:r w:rsidRPr="000C7330" w:rsidDel="0065392D">
          <w:rPr>
            <w:rFonts w:eastAsiaTheme="minorHAnsi" w:hint="eastAsia"/>
            <w:color w:val="5B9BD5" w:themeColor="accent1"/>
            <w:rPrChange w:id="872" w:author="FURSYS" w:date="2025-12-04T15:42:00Z">
              <w:rPr>
                <w:rFonts w:ascii="Noto Sans CJK KR Regular" w:eastAsia="Noto Sans CJK KR Regular" w:hAnsi="Noto Sans CJK KR Regular" w:hint="eastAsia"/>
                <w:color w:val="000000" w:themeColor="text1"/>
              </w:rPr>
            </w:rPrChange>
          </w:rPr>
          <w:delText>’렌탈’</w:delText>
        </w:r>
        <w:r w:rsidRPr="000C7330" w:rsidDel="0065392D">
          <w:rPr>
            <w:rFonts w:eastAsiaTheme="minorHAnsi" w:hint="eastAsia"/>
            <w:color w:val="000000" w:themeColor="text1"/>
            <w:rPrChange w:id="873" w:author="FURSYS" w:date="2025-12-04T15:42:00Z">
              <w:rPr>
                <w:rFonts w:ascii="Noto Sans CJK KR Regular" w:eastAsia="Noto Sans CJK KR Regular" w:hAnsi="Noto Sans CJK KR Regular" w:hint="eastAsia"/>
                <w:color w:val="000000" w:themeColor="text1"/>
              </w:rPr>
            </w:rPrChange>
          </w:rPr>
          <w:delText>이라</w:delText>
        </w:r>
        <w:r w:rsidRPr="000C7330" w:rsidDel="0065392D">
          <w:rPr>
            <w:rFonts w:eastAsiaTheme="minorHAnsi"/>
            <w:color w:val="000000" w:themeColor="text1"/>
            <w:rPrChange w:id="874" w:author="FURSYS" w:date="2025-12-04T15:42:00Z">
              <w:rPr>
                <w:rFonts w:ascii="Noto Sans CJK KR Regular" w:eastAsia="Noto Sans CJK KR Regular" w:hAnsi="Noto Sans CJK KR Regular"/>
                <w:color w:val="000000" w:themeColor="text1"/>
              </w:rPr>
            </w:rPrChange>
          </w:rPr>
          <w:delText xml:space="preserve"> </w:delText>
        </w:r>
        <w:r w:rsidR="009274F5" w:rsidRPr="000C7330" w:rsidDel="0065392D">
          <w:rPr>
            <w:rFonts w:eastAsiaTheme="minorHAnsi" w:hint="eastAsia"/>
            <w:color w:val="000000" w:themeColor="text1"/>
            <w:rPrChange w:id="875" w:author="FURSYS" w:date="2025-12-04T15:42:00Z">
              <w:rPr>
                <w:rFonts w:ascii="Noto Sans CJK KR Regular" w:eastAsia="Noto Sans CJK KR Regular" w:hAnsi="Noto Sans CJK KR Regular" w:hint="eastAsia"/>
                <w:color w:val="000000" w:themeColor="text1"/>
              </w:rPr>
            </w:rPrChange>
          </w:rPr>
          <w:delText>한다</w:delText>
        </w:r>
        <w:r w:rsidRPr="000C7330" w:rsidDel="0065392D">
          <w:rPr>
            <w:rFonts w:eastAsiaTheme="minorHAnsi"/>
            <w:color w:val="000000" w:themeColor="text1"/>
            <w:rPrChange w:id="876" w:author="FURSYS" w:date="2025-12-04T15:42:00Z">
              <w:rPr>
                <w:rFonts w:ascii="Noto Sans CJK KR Regular" w:eastAsia="Noto Sans CJK KR Regular" w:hAnsi="Noto Sans CJK KR Regular"/>
                <w:color w:val="000000" w:themeColor="text1"/>
              </w:rPr>
            </w:rPrChange>
          </w:rPr>
          <w:delText xml:space="preserve">)계약에 </w:delText>
        </w:r>
        <w:r w:rsidRPr="000C7330" w:rsidDel="0065392D">
          <w:rPr>
            <w:rFonts w:eastAsiaTheme="minorHAnsi" w:hint="eastAsia"/>
            <w:color w:val="000000" w:themeColor="text1"/>
            <w:rPrChange w:id="877" w:author="FURSYS" w:date="2025-12-04T15:42:00Z">
              <w:rPr>
                <w:rFonts w:ascii="Noto Sans CJK KR Regular" w:eastAsia="Noto Sans CJK KR Regular" w:hAnsi="Noto Sans CJK KR Regular" w:hint="eastAsia"/>
                <w:color w:val="000000" w:themeColor="text1"/>
              </w:rPr>
            </w:rPrChange>
          </w:rPr>
          <w:delText>따른</w:delText>
        </w:r>
        <w:r w:rsidRPr="000C7330" w:rsidDel="0065392D">
          <w:rPr>
            <w:rFonts w:eastAsiaTheme="minorHAnsi"/>
            <w:color w:val="000000" w:themeColor="text1"/>
            <w:rPrChange w:id="878" w:author="FURSYS" w:date="2025-12-04T15:42:00Z">
              <w:rPr>
                <w:rFonts w:ascii="Noto Sans CJK KR Regular" w:eastAsia="Noto Sans CJK KR Regular" w:hAnsi="Noto Sans CJK KR Regular"/>
                <w:color w:val="000000" w:themeColor="text1"/>
              </w:rPr>
            </w:rPrChange>
          </w:rPr>
          <w:delText xml:space="preserve"> </w:delText>
        </w:r>
        <w:r w:rsidRPr="000C7330" w:rsidDel="0065392D">
          <w:rPr>
            <w:rFonts w:eastAsiaTheme="minorHAnsi" w:hint="eastAsia"/>
            <w:color w:val="000000" w:themeColor="text1"/>
            <w:rPrChange w:id="879" w:author="FURSYS" w:date="2025-12-04T15:42:00Z">
              <w:rPr>
                <w:rFonts w:ascii="Noto Sans CJK KR Regular" w:eastAsia="Noto Sans CJK KR Regular" w:hAnsi="Noto Sans CJK KR Regular" w:hint="eastAsia"/>
                <w:color w:val="000000" w:themeColor="text1"/>
              </w:rPr>
            </w:rPrChange>
          </w:rPr>
          <w:delText>권리·의무를</w:delText>
        </w:r>
        <w:r w:rsidRPr="000C7330" w:rsidDel="0065392D">
          <w:rPr>
            <w:rFonts w:eastAsiaTheme="minorHAnsi"/>
            <w:color w:val="000000" w:themeColor="text1"/>
            <w:rPrChange w:id="880" w:author="FURSYS" w:date="2025-12-04T15:42:00Z">
              <w:rPr>
                <w:rFonts w:ascii="Noto Sans CJK KR Regular" w:eastAsia="Noto Sans CJK KR Regular" w:hAnsi="Noto Sans CJK KR Regular"/>
                <w:color w:val="000000" w:themeColor="text1"/>
              </w:rPr>
            </w:rPrChange>
          </w:rPr>
          <w:delText xml:space="preserve"> </w:delText>
        </w:r>
        <w:r w:rsidRPr="000C7330" w:rsidDel="0065392D">
          <w:rPr>
            <w:rFonts w:eastAsiaTheme="minorHAnsi" w:hint="eastAsia"/>
            <w:color w:val="000000" w:themeColor="text1"/>
            <w:rPrChange w:id="881" w:author="FURSYS" w:date="2025-12-04T15:42:00Z">
              <w:rPr>
                <w:rFonts w:ascii="Noto Sans CJK KR Regular" w:eastAsia="Noto Sans CJK KR Regular" w:hAnsi="Noto Sans CJK KR Regular" w:hint="eastAsia"/>
                <w:color w:val="000000" w:themeColor="text1"/>
              </w:rPr>
            </w:rPrChange>
          </w:rPr>
          <w:delText>규정함을</w:delText>
        </w:r>
        <w:r w:rsidRPr="000C7330" w:rsidDel="0065392D">
          <w:rPr>
            <w:rFonts w:eastAsiaTheme="minorHAnsi"/>
            <w:color w:val="000000" w:themeColor="text1"/>
            <w:rPrChange w:id="882" w:author="FURSYS" w:date="2025-12-04T15:42:00Z">
              <w:rPr>
                <w:rFonts w:ascii="Noto Sans CJK KR Regular" w:eastAsia="Noto Sans CJK KR Regular" w:hAnsi="Noto Sans CJK KR Regular"/>
                <w:color w:val="000000" w:themeColor="text1"/>
              </w:rPr>
            </w:rPrChange>
          </w:rPr>
          <w:delText xml:space="preserve"> </w:delText>
        </w:r>
        <w:r w:rsidRPr="000C7330" w:rsidDel="0065392D">
          <w:rPr>
            <w:rFonts w:eastAsiaTheme="minorHAnsi" w:hint="eastAsia"/>
            <w:color w:val="000000" w:themeColor="text1"/>
            <w:rPrChange w:id="883" w:author="FURSYS" w:date="2025-12-04T15:42:00Z">
              <w:rPr>
                <w:rFonts w:ascii="Noto Sans CJK KR Regular" w:eastAsia="Noto Sans CJK KR Regular" w:hAnsi="Noto Sans CJK KR Regular" w:hint="eastAsia"/>
                <w:color w:val="000000" w:themeColor="text1"/>
              </w:rPr>
            </w:rPrChange>
          </w:rPr>
          <w:delText>목적으로</w:delText>
        </w:r>
        <w:r w:rsidRPr="000C7330" w:rsidDel="0065392D">
          <w:rPr>
            <w:rFonts w:eastAsiaTheme="minorHAnsi"/>
            <w:color w:val="000000" w:themeColor="text1"/>
            <w:rPrChange w:id="884" w:author="FURSYS" w:date="2025-12-04T15:42:00Z">
              <w:rPr>
                <w:rFonts w:ascii="Noto Sans CJK KR Regular" w:eastAsia="Noto Sans CJK KR Regular" w:hAnsi="Noto Sans CJK KR Regular"/>
                <w:color w:val="000000" w:themeColor="text1"/>
              </w:rPr>
            </w:rPrChange>
          </w:rPr>
          <w:delText xml:space="preserve"> </w:delText>
        </w:r>
        <w:r w:rsidRPr="000C7330" w:rsidDel="0065392D">
          <w:rPr>
            <w:rFonts w:eastAsiaTheme="minorHAnsi" w:hint="eastAsia"/>
            <w:color w:val="000000" w:themeColor="text1"/>
            <w:rPrChange w:id="885" w:author="FURSYS" w:date="2025-12-04T15:42:00Z">
              <w:rPr>
                <w:rFonts w:ascii="Noto Sans CJK KR Regular" w:eastAsia="Noto Sans CJK KR Regular" w:hAnsi="Noto Sans CJK KR Regular" w:hint="eastAsia"/>
                <w:color w:val="000000" w:themeColor="text1"/>
              </w:rPr>
            </w:rPrChange>
          </w:rPr>
          <w:delText>한다</w:delText>
        </w:r>
        <w:r w:rsidRPr="000C7330" w:rsidDel="0065392D">
          <w:rPr>
            <w:rFonts w:eastAsiaTheme="minorHAnsi"/>
            <w:color w:val="000000" w:themeColor="text1"/>
            <w:rPrChange w:id="886" w:author="FURSYS" w:date="2025-12-04T15:42:00Z">
              <w:rPr>
                <w:rFonts w:ascii="Noto Sans CJK KR Regular" w:eastAsia="Noto Sans CJK KR Regular" w:hAnsi="Noto Sans CJK KR Regular"/>
                <w:color w:val="000000" w:themeColor="text1"/>
              </w:rPr>
            </w:rPrChange>
          </w:rPr>
          <w:delText>.</w:delText>
        </w:r>
      </w:del>
    </w:p>
    <w:p w14:paraId="1736E6CC" w14:textId="181B0E8F" w:rsidR="00462D1D" w:rsidRPr="000C7330" w:rsidRDefault="00AE20A2" w:rsidP="00462D1D">
      <w:pPr>
        <w:pStyle w:val="a3"/>
        <w:numPr>
          <w:ilvl w:val="0"/>
          <w:numId w:val="1"/>
        </w:numPr>
        <w:ind w:leftChars="0"/>
        <w:rPr>
          <w:ins w:id="887" w:author="FURSYS" w:date="2025-09-03T10:04:00Z"/>
          <w:rFonts w:eastAsiaTheme="minorHAnsi"/>
          <w:color w:val="000000" w:themeColor="text1"/>
          <w:rPrChange w:id="888" w:author="FURSYS" w:date="2025-12-04T15:42:00Z">
            <w:rPr>
              <w:ins w:id="889" w:author="FURSYS" w:date="2025-09-03T10:04:00Z"/>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890" w:author="FURSYS" w:date="2025-12-04T15:42:00Z">
            <w:rPr>
              <w:rFonts w:ascii="Noto Sans CJK KR Regular" w:eastAsia="Noto Sans CJK KR Regular" w:hAnsi="Noto Sans CJK KR Regular" w:hint="eastAsia"/>
              <w:color w:val="000000" w:themeColor="text1"/>
            </w:rPr>
          </w:rPrChange>
        </w:rPr>
        <w:t>퍼시스</w:t>
      </w:r>
      <w:r w:rsidR="007A2344" w:rsidRPr="000C7330">
        <w:rPr>
          <w:rFonts w:eastAsiaTheme="minorHAnsi" w:hint="eastAsia"/>
          <w:color w:val="000000" w:themeColor="text1"/>
          <w:rPrChange w:id="891" w:author="FURSYS" w:date="2025-12-04T15:42:00Z">
            <w:rPr>
              <w:rFonts w:ascii="Noto Sans CJK KR Regular" w:eastAsia="Noto Sans CJK KR Regular" w:hAnsi="Noto Sans CJK KR Regular" w:hint="eastAsia"/>
              <w:color w:val="000000" w:themeColor="text1"/>
            </w:rPr>
          </w:rPrChange>
        </w:rPr>
        <w:t>와</w:t>
      </w:r>
      <w:r w:rsidR="00462D1D" w:rsidRPr="000C7330">
        <w:rPr>
          <w:rFonts w:eastAsiaTheme="minorHAnsi"/>
          <w:color w:val="000000" w:themeColor="text1"/>
          <w:rPrChange w:id="892" w:author="FURSYS" w:date="2025-12-04T15:42:00Z">
            <w:rPr>
              <w:rFonts w:ascii="Noto Sans CJK KR Regular" w:eastAsia="Noto Sans CJK KR Regular" w:hAnsi="Noto Sans CJK KR Regular"/>
              <w:color w:val="000000" w:themeColor="text1"/>
            </w:rPr>
          </w:rPrChange>
        </w:rPr>
        <w:t xml:space="preserve"> </w:t>
      </w:r>
      <w:r w:rsidR="007A2344" w:rsidRPr="000C7330">
        <w:rPr>
          <w:rFonts w:eastAsiaTheme="minorHAnsi" w:hint="eastAsia"/>
          <w:color w:val="000000" w:themeColor="text1"/>
          <w:rPrChange w:id="893" w:author="FURSYS" w:date="2025-12-04T15:42:00Z">
            <w:rPr>
              <w:rFonts w:ascii="Noto Sans CJK KR Regular" w:eastAsia="Noto Sans CJK KR Regular" w:hAnsi="Noto Sans CJK KR Regular" w:hint="eastAsia"/>
              <w:color w:val="000000" w:themeColor="text1"/>
            </w:rPr>
          </w:rPrChange>
        </w:rPr>
        <w:t>고객은</w:t>
      </w:r>
      <w:r w:rsidR="00462D1D" w:rsidRPr="000C7330">
        <w:rPr>
          <w:rFonts w:eastAsiaTheme="minorHAnsi"/>
          <w:color w:val="000000" w:themeColor="text1"/>
          <w:rPrChange w:id="894" w:author="FURSYS" w:date="2025-12-04T15:42:00Z">
            <w:rPr>
              <w:rFonts w:ascii="Noto Sans CJK KR Regular" w:eastAsia="Noto Sans CJK KR Regular" w:hAnsi="Noto Sans CJK KR Regular"/>
              <w:color w:val="000000" w:themeColor="text1"/>
            </w:rPr>
          </w:rPrChange>
        </w:rPr>
        <w:t xml:space="preserve"> </w:t>
      </w:r>
      <w:r w:rsidR="00462D1D" w:rsidRPr="000C7330">
        <w:rPr>
          <w:rFonts w:eastAsiaTheme="minorHAnsi" w:hint="eastAsia"/>
          <w:color w:val="000000" w:themeColor="text1"/>
          <w:rPrChange w:id="895" w:author="FURSYS" w:date="2025-12-04T15:42:00Z">
            <w:rPr>
              <w:rFonts w:ascii="Noto Sans CJK KR Regular" w:eastAsia="Noto Sans CJK KR Regular" w:hAnsi="Noto Sans CJK KR Regular" w:hint="eastAsia"/>
              <w:color w:val="000000" w:themeColor="text1"/>
            </w:rPr>
          </w:rPrChange>
        </w:rPr>
        <w:t>대등한</w:t>
      </w:r>
      <w:r w:rsidR="00462D1D" w:rsidRPr="000C7330">
        <w:rPr>
          <w:rFonts w:eastAsiaTheme="minorHAnsi"/>
          <w:color w:val="000000" w:themeColor="text1"/>
          <w:rPrChange w:id="896" w:author="FURSYS" w:date="2025-12-04T15:42:00Z">
            <w:rPr>
              <w:rFonts w:ascii="Noto Sans CJK KR Regular" w:eastAsia="Noto Sans CJK KR Regular" w:hAnsi="Noto Sans CJK KR Regular"/>
              <w:color w:val="000000" w:themeColor="text1"/>
            </w:rPr>
          </w:rPrChange>
        </w:rPr>
        <w:t xml:space="preserve"> </w:t>
      </w:r>
      <w:r w:rsidR="00462D1D" w:rsidRPr="000C7330">
        <w:rPr>
          <w:rFonts w:eastAsiaTheme="minorHAnsi" w:hint="eastAsia"/>
          <w:color w:val="000000" w:themeColor="text1"/>
          <w:rPrChange w:id="897" w:author="FURSYS" w:date="2025-12-04T15:42:00Z">
            <w:rPr>
              <w:rFonts w:ascii="Noto Sans CJK KR Regular" w:eastAsia="Noto Sans CJK KR Regular" w:hAnsi="Noto Sans CJK KR Regular" w:hint="eastAsia"/>
              <w:color w:val="000000" w:themeColor="text1"/>
            </w:rPr>
          </w:rPrChange>
        </w:rPr>
        <w:t>입장에서</w:t>
      </w:r>
      <w:r w:rsidR="00462D1D" w:rsidRPr="000C7330">
        <w:rPr>
          <w:rFonts w:eastAsiaTheme="minorHAnsi"/>
          <w:color w:val="000000" w:themeColor="text1"/>
          <w:rPrChange w:id="898" w:author="FURSYS" w:date="2025-12-04T15:42:00Z">
            <w:rPr>
              <w:rFonts w:ascii="Noto Sans CJK KR Regular" w:eastAsia="Noto Sans CJK KR Regular" w:hAnsi="Noto Sans CJK KR Regular"/>
              <w:color w:val="000000" w:themeColor="text1"/>
            </w:rPr>
          </w:rPrChange>
        </w:rPr>
        <w:t xml:space="preserve"> </w:t>
      </w:r>
      <w:r w:rsidR="00462D1D" w:rsidRPr="000C7330">
        <w:rPr>
          <w:rFonts w:eastAsiaTheme="minorHAnsi" w:hint="eastAsia"/>
          <w:color w:val="000000" w:themeColor="text1"/>
          <w:rPrChange w:id="899" w:author="FURSYS" w:date="2025-12-04T15:42:00Z">
            <w:rPr>
              <w:rFonts w:ascii="Noto Sans CJK KR Regular" w:eastAsia="Noto Sans CJK KR Regular" w:hAnsi="Noto Sans CJK KR Regular" w:hint="eastAsia"/>
              <w:color w:val="000000" w:themeColor="text1"/>
            </w:rPr>
          </w:rPrChange>
        </w:rPr>
        <w:t>서로</w:t>
      </w:r>
      <w:r w:rsidR="00462D1D" w:rsidRPr="000C7330">
        <w:rPr>
          <w:rFonts w:eastAsiaTheme="minorHAnsi"/>
          <w:color w:val="000000" w:themeColor="text1"/>
          <w:rPrChange w:id="900" w:author="FURSYS" w:date="2025-12-04T15:42:00Z">
            <w:rPr>
              <w:rFonts w:ascii="Noto Sans CJK KR Regular" w:eastAsia="Noto Sans CJK KR Regular" w:hAnsi="Noto Sans CJK KR Regular"/>
              <w:color w:val="000000" w:themeColor="text1"/>
            </w:rPr>
          </w:rPrChange>
        </w:rPr>
        <w:t xml:space="preserve"> </w:t>
      </w:r>
      <w:r w:rsidR="00462D1D" w:rsidRPr="000C7330">
        <w:rPr>
          <w:rFonts w:eastAsiaTheme="minorHAnsi" w:hint="eastAsia"/>
          <w:color w:val="000000" w:themeColor="text1"/>
          <w:rPrChange w:id="901" w:author="FURSYS" w:date="2025-12-04T15:42:00Z">
            <w:rPr>
              <w:rFonts w:ascii="Noto Sans CJK KR Regular" w:eastAsia="Noto Sans CJK KR Regular" w:hAnsi="Noto Sans CJK KR Regular" w:hint="eastAsia"/>
              <w:color w:val="000000" w:themeColor="text1"/>
            </w:rPr>
          </w:rPrChange>
        </w:rPr>
        <w:t>협력하여</w:t>
      </w:r>
      <w:r w:rsidR="00462D1D" w:rsidRPr="000C7330">
        <w:rPr>
          <w:rFonts w:eastAsiaTheme="minorHAnsi"/>
          <w:color w:val="000000" w:themeColor="text1"/>
          <w:rPrChange w:id="902" w:author="FURSYS" w:date="2025-12-04T15:42:00Z">
            <w:rPr>
              <w:rFonts w:ascii="Noto Sans CJK KR Regular" w:eastAsia="Noto Sans CJK KR Regular" w:hAnsi="Noto Sans CJK KR Regular"/>
              <w:color w:val="000000" w:themeColor="text1"/>
            </w:rPr>
          </w:rPrChange>
        </w:rPr>
        <w:t xml:space="preserve"> </w:t>
      </w:r>
      <w:r w:rsidR="00462D1D" w:rsidRPr="000C7330">
        <w:rPr>
          <w:rFonts w:eastAsiaTheme="minorHAnsi" w:hint="eastAsia"/>
          <w:color w:val="000000" w:themeColor="text1"/>
          <w:rPrChange w:id="903" w:author="FURSYS" w:date="2025-12-04T15:42:00Z">
            <w:rPr>
              <w:rFonts w:ascii="Noto Sans CJK KR Regular" w:eastAsia="Noto Sans CJK KR Regular" w:hAnsi="Noto Sans CJK KR Regular" w:hint="eastAsia"/>
              <w:color w:val="000000" w:themeColor="text1"/>
            </w:rPr>
          </w:rPrChange>
        </w:rPr>
        <w:t>신의에</w:t>
      </w:r>
      <w:r w:rsidR="00462D1D" w:rsidRPr="000C7330">
        <w:rPr>
          <w:rFonts w:eastAsiaTheme="minorHAnsi"/>
          <w:color w:val="000000" w:themeColor="text1"/>
          <w:rPrChange w:id="904" w:author="FURSYS" w:date="2025-12-04T15:42:00Z">
            <w:rPr>
              <w:rFonts w:ascii="Noto Sans CJK KR Regular" w:eastAsia="Noto Sans CJK KR Regular" w:hAnsi="Noto Sans CJK KR Regular"/>
              <w:color w:val="000000" w:themeColor="text1"/>
            </w:rPr>
          </w:rPrChange>
        </w:rPr>
        <w:t xml:space="preserve"> </w:t>
      </w:r>
      <w:r w:rsidR="00462D1D" w:rsidRPr="000C7330">
        <w:rPr>
          <w:rFonts w:eastAsiaTheme="minorHAnsi" w:hint="eastAsia"/>
          <w:color w:val="000000" w:themeColor="text1"/>
          <w:rPrChange w:id="905" w:author="FURSYS" w:date="2025-12-04T15:42:00Z">
            <w:rPr>
              <w:rFonts w:ascii="Noto Sans CJK KR Regular" w:eastAsia="Noto Sans CJK KR Regular" w:hAnsi="Noto Sans CJK KR Regular" w:hint="eastAsia"/>
              <w:color w:val="000000" w:themeColor="text1"/>
            </w:rPr>
          </w:rPrChange>
        </w:rPr>
        <w:t>따라</w:t>
      </w:r>
      <w:r w:rsidR="00462D1D" w:rsidRPr="000C7330">
        <w:rPr>
          <w:rFonts w:eastAsiaTheme="minorHAnsi"/>
          <w:color w:val="000000" w:themeColor="text1"/>
          <w:rPrChange w:id="906" w:author="FURSYS" w:date="2025-12-04T15:42:00Z">
            <w:rPr>
              <w:rFonts w:ascii="Noto Sans CJK KR Regular" w:eastAsia="Noto Sans CJK KR Regular" w:hAnsi="Noto Sans CJK KR Regular"/>
              <w:color w:val="000000" w:themeColor="text1"/>
            </w:rPr>
          </w:rPrChange>
        </w:rPr>
        <w:t xml:space="preserve"> </w:t>
      </w:r>
      <w:r w:rsidR="00462D1D" w:rsidRPr="000C7330">
        <w:rPr>
          <w:rFonts w:eastAsiaTheme="minorHAnsi" w:hint="eastAsia"/>
          <w:color w:val="000000" w:themeColor="text1"/>
          <w:rPrChange w:id="907" w:author="FURSYS" w:date="2025-12-04T15:42:00Z">
            <w:rPr>
              <w:rFonts w:ascii="Noto Sans CJK KR Regular" w:eastAsia="Noto Sans CJK KR Regular" w:hAnsi="Noto Sans CJK KR Regular" w:hint="eastAsia"/>
              <w:color w:val="000000" w:themeColor="text1"/>
            </w:rPr>
          </w:rPrChange>
        </w:rPr>
        <w:t>성실히</w:t>
      </w:r>
      <w:r w:rsidR="00462D1D" w:rsidRPr="000C7330">
        <w:rPr>
          <w:rFonts w:eastAsiaTheme="minorHAnsi"/>
          <w:color w:val="000000" w:themeColor="text1"/>
          <w:rPrChange w:id="908" w:author="FURSYS" w:date="2025-12-04T15:42:00Z">
            <w:rPr>
              <w:rFonts w:ascii="Noto Sans CJK KR Regular" w:eastAsia="Noto Sans CJK KR Regular" w:hAnsi="Noto Sans CJK KR Regular"/>
              <w:color w:val="000000" w:themeColor="text1"/>
            </w:rPr>
          </w:rPrChange>
        </w:rPr>
        <w:t xml:space="preserve"> </w:t>
      </w:r>
      <w:r w:rsidR="00462D1D" w:rsidRPr="000C7330">
        <w:rPr>
          <w:rFonts w:eastAsiaTheme="minorHAnsi" w:hint="eastAsia"/>
          <w:color w:val="000000" w:themeColor="text1"/>
          <w:rPrChange w:id="909" w:author="FURSYS" w:date="2025-12-04T15:42:00Z">
            <w:rPr>
              <w:rFonts w:ascii="Noto Sans CJK KR Regular" w:eastAsia="Noto Sans CJK KR Regular" w:hAnsi="Noto Sans CJK KR Regular" w:hint="eastAsia"/>
              <w:color w:val="000000" w:themeColor="text1"/>
            </w:rPr>
          </w:rPrChange>
        </w:rPr>
        <w:t>계약을</w:t>
      </w:r>
      <w:r w:rsidR="00462D1D" w:rsidRPr="000C7330">
        <w:rPr>
          <w:rFonts w:eastAsiaTheme="minorHAnsi"/>
          <w:color w:val="000000" w:themeColor="text1"/>
          <w:rPrChange w:id="910" w:author="FURSYS" w:date="2025-12-04T15:42:00Z">
            <w:rPr>
              <w:rFonts w:ascii="Noto Sans CJK KR Regular" w:eastAsia="Noto Sans CJK KR Regular" w:hAnsi="Noto Sans CJK KR Regular"/>
              <w:color w:val="000000" w:themeColor="text1"/>
            </w:rPr>
          </w:rPrChange>
        </w:rPr>
        <w:t xml:space="preserve"> </w:t>
      </w:r>
      <w:r w:rsidR="00462D1D" w:rsidRPr="000C7330">
        <w:rPr>
          <w:rFonts w:eastAsiaTheme="minorHAnsi" w:hint="eastAsia"/>
          <w:color w:val="000000" w:themeColor="text1"/>
          <w:rPrChange w:id="911" w:author="FURSYS" w:date="2025-12-04T15:42:00Z">
            <w:rPr>
              <w:rFonts w:ascii="Noto Sans CJK KR Regular" w:eastAsia="Noto Sans CJK KR Regular" w:hAnsi="Noto Sans CJK KR Regular" w:hint="eastAsia"/>
              <w:color w:val="000000" w:themeColor="text1"/>
            </w:rPr>
          </w:rPrChange>
        </w:rPr>
        <w:t>이행한다</w:t>
      </w:r>
      <w:r w:rsidR="00462D1D" w:rsidRPr="000C7330">
        <w:rPr>
          <w:rFonts w:eastAsiaTheme="minorHAnsi"/>
          <w:color w:val="000000" w:themeColor="text1"/>
          <w:rPrChange w:id="912" w:author="FURSYS" w:date="2025-12-04T15:42:00Z">
            <w:rPr>
              <w:rFonts w:ascii="Noto Sans CJK KR Regular" w:eastAsia="Noto Sans CJK KR Regular" w:hAnsi="Noto Sans CJK KR Regular"/>
              <w:color w:val="000000" w:themeColor="text1"/>
            </w:rPr>
          </w:rPrChange>
        </w:rPr>
        <w:t>.</w:t>
      </w:r>
    </w:p>
    <w:p w14:paraId="610A32C7" w14:textId="3C7413DB" w:rsidR="0065392D" w:rsidRDefault="0065392D">
      <w:pPr>
        <w:pStyle w:val="a3"/>
        <w:numPr>
          <w:ilvl w:val="0"/>
          <w:numId w:val="1"/>
        </w:numPr>
        <w:ind w:leftChars="0"/>
        <w:rPr>
          <w:ins w:id="913" w:author="김현주 (Hyunjoo Kim)" w:date="2025-12-16T14:50:00Z"/>
          <w:rFonts w:eastAsiaTheme="minorHAnsi"/>
          <w:color w:val="000000" w:themeColor="text1"/>
        </w:rPr>
      </w:pPr>
      <w:ins w:id="914" w:author="FURSYS" w:date="2025-09-03T10:04:00Z">
        <w:r w:rsidRPr="000C7330">
          <w:rPr>
            <w:rFonts w:eastAsiaTheme="minorHAnsi" w:hint="eastAsia"/>
            <w:color w:val="000000" w:themeColor="text1"/>
            <w:rPrChange w:id="915" w:author="FURSYS" w:date="2025-12-04T15:42:00Z">
              <w:rPr>
                <w:rFonts w:ascii="Noto Sans CJK KR Regular" w:eastAsia="Noto Sans CJK KR Regular" w:hAnsi="Noto Sans CJK KR Regular" w:hint="eastAsia"/>
                <w:color w:val="000000" w:themeColor="text1"/>
              </w:rPr>
            </w:rPrChange>
          </w:rPr>
          <w:t>퍼시스는</w:t>
        </w:r>
        <w:r w:rsidRPr="000C7330">
          <w:rPr>
            <w:rFonts w:eastAsiaTheme="minorHAnsi"/>
            <w:color w:val="000000" w:themeColor="text1"/>
            <w:rPrChange w:id="916"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917" w:author="FURSYS" w:date="2025-12-04T15:42:00Z">
              <w:rPr>
                <w:rFonts w:ascii="Noto Sans CJK KR Regular" w:eastAsia="Noto Sans CJK KR Regular" w:hAnsi="Noto Sans CJK KR Regular" w:hint="eastAsia"/>
                <w:color w:val="000000" w:themeColor="text1"/>
              </w:rPr>
            </w:rPrChange>
          </w:rPr>
          <w:t>퍼시스의</w:t>
        </w:r>
        <w:r w:rsidRPr="000C7330">
          <w:rPr>
            <w:rFonts w:eastAsiaTheme="minorHAnsi"/>
            <w:color w:val="000000" w:themeColor="text1"/>
            <w:rPrChange w:id="918" w:author="FURSYS" w:date="2025-12-04T15:42:00Z">
              <w:rPr>
                <w:rFonts w:ascii="Noto Sans CJK KR Regular" w:eastAsia="Noto Sans CJK KR Regular" w:hAnsi="Noto Sans CJK KR Regular"/>
                <w:color w:val="000000" w:themeColor="text1"/>
              </w:rPr>
            </w:rPrChange>
          </w:rPr>
          <w:t xml:space="preserve"> 대리점(  </w:t>
        </w:r>
        <w:r w:rsidRPr="000C7330">
          <w:rPr>
            <w:rFonts w:eastAsiaTheme="minorHAnsi" w:hint="eastAsia"/>
            <w:color w:val="000000" w:themeColor="text1"/>
            <w:rPrChange w:id="919" w:author="FURSYS" w:date="2025-12-04T15:42:00Z">
              <w:rPr>
                <w:rFonts w:ascii="Noto Sans CJK KR Regular" w:eastAsia="Noto Sans CJK KR Regular" w:hAnsi="Noto Sans CJK KR Regular" w:hint="eastAsia"/>
                <w:color w:val="000000" w:themeColor="text1"/>
              </w:rPr>
            </w:rPrChange>
          </w:rPr>
          <w:t>대리점명</w:t>
        </w:r>
        <w:r w:rsidRPr="000C7330">
          <w:rPr>
            <w:rFonts w:eastAsiaTheme="minorHAnsi"/>
            <w:color w:val="000000" w:themeColor="text1"/>
            <w:rPrChange w:id="920"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921" w:author="FURSYS" w:date="2025-12-04T15:42:00Z">
              <w:rPr>
                <w:rFonts w:ascii="Noto Sans CJK KR Regular" w:eastAsia="Noto Sans CJK KR Regular" w:hAnsi="Noto Sans CJK KR Regular" w:hint="eastAsia"/>
                <w:color w:val="000000" w:themeColor="text1"/>
              </w:rPr>
            </w:rPrChange>
          </w:rPr>
          <w:t>에</w:t>
        </w:r>
        <w:r w:rsidRPr="000C7330">
          <w:rPr>
            <w:rFonts w:eastAsiaTheme="minorHAnsi"/>
            <w:color w:val="000000" w:themeColor="text1"/>
            <w:rPrChange w:id="922"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923" w:author="FURSYS" w:date="2025-12-04T15:42:00Z">
              <w:rPr>
                <w:rFonts w:ascii="Noto Sans CJK KR Regular" w:eastAsia="Noto Sans CJK KR Regular" w:hAnsi="Noto Sans CJK KR Regular" w:hint="eastAsia"/>
                <w:color w:val="000000" w:themeColor="text1"/>
              </w:rPr>
            </w:rPrChange>
          </w:rPr>
          <w:t>본</w:t>
        </w:r>
        <w:r w:rsidRPr="000C7330">
          <w:rPr>
            <w:rFonts w:eastAsiaTheme="minorHAnsi"/>
            <w:color w:val="000000" w:themeColor="text1"/>
            <w:rPrChange w:id="924"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925" w:author="FURSYS" w:date="2025-12-04T15:42:00Z">
              <w:rPr>
                <w:rFonts w:ascii="Noto Sans CJK KR Regular" w:eastAsia="Noto Sans CJK KR Regular" w:hAnsi="Noto Sans CJK KR Regular" w:hint="eastAsia"/>
                <w:color w:val="000000" w:themeColor="text1"/>
              </w:rPr>
            </w:rPrChange>
          </w:rPr>
          <w:t>계약과</w:t>
        </w:r>
        <w:r w:rsidRPr="000C7330">
          <w:rPr>
            <w:rFonts w:eastAsiaTheme="minorHAnsi"/>
            <w:color w:val="000000" w:themeColor="text1"/>
            <w:rPrChange w:id="926"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927" w:author="FURSYS" w:date="2025-12-04T15:42:00Z">
              <w:rPr>
                <w:rFonts w:ascii="Noto Sans CJK KR Regular" w:eastAsia="Noto Sans CJK KR Regular" w:hAnsi="Noto Sans CJK KR Regular" w:hint="eastAsia"/>
                <w:color w:val="000000" w:themeColor="text1"/>
              </w:rPr>
            </w:rPrChange>
          </w:rPr>
          <w:t>관련된</w:t>
        </w:r>
        <w:r w:rsidRPr="000C7330">
          <w:rPr>
            <w:rFonts w:eastAsiaTheme="minorHAnsi"/>
            <w:color w:val="000000" w:themeColor="text1"/>
            <w:rPrChange w:id="928"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929" w:author="FURSYS" w:date="2025-12-04T15:42:00Z">
              <w:rPr>
                <w:rFonts w:ascii="Noto Sans CJK KR Regular" w:eastAsia="Noto Sans CJK KR Regular" w:hAnsi="Noto Sans CJK KR Regular" w:hint="eastAsia"/>
                <w:color w:val="000000" w:themeColor="text1"/>
              </w:rPr>
            </w:rPrChange>
          </w:rPr>
          <w:t>업무를</w:t>
        </w:r>
        <w:r w:rsidRPr="000C7330">
          <w:rPr>
            <w:rFonts w:eastAsiaTheme="minorHAnsi"/>
            <w:color w:val="000000" w:themeColor="text1"/>
            <w:rPrChange w:id="930"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931" w:author="FURSYS" w:date="2025-12-04T15:42:00Z">
              <w:rPr>
                <w:rFonts w:ascii="Noto Sans CJK KR Regular" w:eastAsia="Noto Sans CJK KR Regular" w:hAnsi="Noto Sans CJK KR Regular" w:hint="eastAsia"/>
                <w:color w:val="000000" w:themeColor="text1"/>
              </w:rPr>
            </w:rPrChange>
          </w:rPr>
          <w:t>위탁할</w:t>
        </w:r>
        <w:r w:rsidRPr="000C7330">
          <w:rPr>
            <w:rFonts w:eastAsiaTheme="minorHAnsi"/>
            <w:color w:val="000000" w:themeColor="text1"/>
            <w:rPrChange w:id="932"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933" w:author="FURSYS" w:date="2025-12-04T15:42:00Z">
              <w:rPr>
                <w:rFonts w:ascii="Noto Sans CJK KR Regular" w:eastAsia="Noto Sans CJK KR Regular" w:hAnsi="Noto Sans CJK KR Regular" w:hint="eastAsia"/>
                <w:color w:val="000000" w:themeColor="text1"/>
              </w:rPr>
            </w:rPrChange>
          </w:rPr>
          <w:t>수</w:t>
        </w:r>
        <w:r w:rsidRPr="000C7330">
          <w:rPr>
            <w:rFonts w:eastAsiaTheme="minorHAnsi"/>
            <w:color w:val="000000" w:themeColor="text1"/>
            <w:rPrChange w:id="934"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935" w:author="FURSYS" w:date="2025-12-04T15:42:00Z">
              <w:rPr>
                <w:rFonts w:ascii="Noto Sans CJK KR Regular" w:eastAsia="Noto Sans CJK KR Regular" w:hAnsi="Noto Sans CJK KR Regular" w:hint="eastAsia"/>
                <w:color w:val="000000" w:themeColor="text1"/>
              </w:rPr>
            </w:rPrChange>
          </w:rPr>
          <w:t>있다</w:t>
        </w:r>
        <w:r w:rsidRPr="000C7330">
          <w:rPr>
            <w:rFonts w:eastAsiaTheme="minorHAnsi"/>
            <w:color w:val="000000" w:themeColor="text1"/>
            <w:rPrChange w:id="936" w:author="FURSYS" w:date="2025-12-04T15:42:00Z">
              <w:rPr>
                <w:rFonts w:ascii="Noto Sans CJK KR Regular" w:eastAsia="Noto Sans CJK KR Regular" w:hAnsi="Noto Sans CJK KR Regular"/>
                <w:color w:val="000000" w:themeColor="text1"/>
              </w:rPr>
            </w:rPrChange>
          </w:rPr>
          <w:t>.</w:t>
        </w:r>
      </w:ins>
    </w:p>
    <w:p w14:paraId="4C2A7CAC" w14:textId="3091AA58" w:rsidR="007D0C60" w:rsidRPr="000C7330" w:rsidRDefault="007D0C60">
      <w:pPr>
        <w:pStyle w:val="a3"/>
        <w:numPr>
          <w:ilvl w:val="0"/>
          <w:numId w:val="1"/>
        </w:numPr>
        <w:ind w:leftChars="0"/>
        <w:rPr>
          <w:rFonts w:eastAsiaTheme="minorHAnsi"/>
          <w:color w:val="000000" w:themeColor="text1"/>
          <w:rPrChange w:id="937" w:author="FURSYS" w:date="2025-12-04T15:42:00Z">
            <w:rPr/>
          </w:rPrChange>
        </w:rPr>
      </w:pPr>
      <w:ins w:id="938" w:author="김현주 (Hyunjoo Kim)" w:date="2025-12-16T14:50:00Z">
        <w:r>
          <w:rPr>
            <w:rFonts w:eastAsiaTheme="minorHAnsi" w:hint="eastAsia"/>
            <w:color w:val="000000" w:themeColor="text1"/>
          </w:rPr>
          <w:t>본 게약은 사업자 간 거래(</w:t>
        </w:r>
        <w:r>
          <w:rPr>
            <w:rFonts w:eastAsiaTheme="minorHAnsi"/>
            <w:color w:val="000000" w:themeColor="text1"/>
          </w:rPr>
          <w:t>B@B)</w:t>
        </w:r>
        <w:r>
          <w:rPr>
            <w:rFonts w:eastAsiaTheme="minorHAnsi" w:hint="eastAsia"/>
            <w:color w:val="000000" w:themeColor="text1"/>
          </w:rPr>
          <w:t>에</w:t>
        </w:r>
      </w:ins>
      <w:ins w:id="939" w:author="김현주 (Hyunjoo Kim)" w:date="2025-12-16T14:51:00Z">
        <w:r>
          <w:rPr>
            <w:rFonts w:eastAsiaTheme="minorHAnsi" w:hint="eastAsia"/>
            <w:color w:val="000000" w:themeColor="text1"/>
          </w:rPr>
          <w:t xml:space="preserve"> 한하여 적용된다.</w:t>
        </w:r>
        <w:r>
          <w:rPr>
            <w:rFonts w:eastAsiaTheme="minorHAnsi"/>
            <w:color w:val="000000" w:themeColor="text1"/>
          </w:rPr>
          <w:t xml:space="preserve"> </w:t>
        </w:r>
      </w:ins>
      <w:bookmarkStart w:id="940" w:name="_GoBack"/>
      <w:bookmarkEnd w:id="940"/>
    </w:p>
    <w:p w14:paraId="03E64018" w14:textId="4CFEAEF7" w:rsidR="00BC0DB3" w:rsidRPr="000C7330" w:rsidDel="00AA703D" w:rsidRDefault="00AE20A2" w:rsidP="00462D1D">
      <w:pPr>
        <w:pStyle w:val="a3"/>
        <w:numPr>
          <w:ilvl w:val="0"/>
          <w:numId w:val="1"/>
        </w:numPr>
        <w:ind w:leftChars="0"/>
        <w:rPr>
          <w:del w:id="941" w:author="이승준 (Seungjun Lee)" w:date="2025-07-18T09:22:00Z"/>
          <w:rFonts w:eastAsiaTheme="minorHAnsi"/>
          <w:color w:val="000000" w:themeColor="text1"/>
          <w:rPrChange w:id="942" w:author="FURSYS" w:date="2025-12-04T15:42:00Z">
            <w:rPr>
              <w:del w:id="943" w:author="이승준 (Seungjun Lee)" w:date="2025-07-18T09:22:00Z"/>
              <w:rFonts w:ascii="Noto Sans CJK KR Regular" w:eastAsia="Noto Sans CJK KR Regular" w:hAnsi="Noto Sans CJK KR Regular"/>
              <w:color w:val="000000" w:themeColor="text1"/>
            </w:rPr>
          </w:rPrChange>
        </w:rPr>
      </w:pPr>
      <w:commentRangeStart w:id="944"/>
      <w:del w:id="945" w:author="이승준 (Seungjun Lee)" w:date="2025-07-18T09:22:00Z">
        <w:r w:rsidRPr="000C7330" w:rsidDel="00AA703D">
          <w:rPr>
            <w:rFonts w:eastAsiaTheme="minorHAnsi" w:hint="eastAsia"/>
            <w:color w:val="000000" w:themeColor="text1"/>
            <w:rPrChange w:id="946" w:author="FURSYS" w:date="2025-12-04T15:42:00Z">
              <w:rPr>
                <w:rFonts w:ascii="Noto Sans CJK KR Regular" w:eastAsia="Noto Sans CJK KR Regular" w:hAnsi="Noto Sans CJK KR Regular" w:hint="eastAsia"/>
                <w:color w:val="000000" w:themeColor="text1"/>
              </w:rPr>
            </w:rPrChange>
          </w:rPr>
          <w:delText>퍼시스는</w:delText>
        </w:r>
        <w:r w:rsidRPr="000C7330" w:rsidDel="00AA703D">
          <w:rPr>
            <w:rFonts w:eastAsiaTheme="minorHAnsi"/>
            <w:color w:val="000000" w:themeColor="text1"/>
            <w:rPrChange w:id="947" w:author="FURSYS" w:date="2025-12-04T15:42:00Z">
              <w:rPr>
                <w:rFonts w:ascii="Noto Sans CJK KR Regular" w:eastAsia="Noto Sans CJK KR Regular" w:hAnsi="Noto Sans CJK KR Regular"/>
                <w:color w:val="000000" w:themeColor="text1"/>
              </w:rPr>
            </w:rPrChange>
          </w:rPr>
          <w:delText xml:space="preserve"> </w:delText>
        </w:r>
        <w:r w:rsidRPr="000C7330" w:rsidDel="00AA703D">
          <w:rPr>
            <w:rFonts w:eastAsiaTheme="minorHAnsi" w:hint="eastAsia"/>
            <w:color w:val="000000" w:themeColor="text1"/>
            <w:rPrChange w:id="948" w:author="FURSYS" w:date="2025-12-04T15:42:00Z">
              <w:rPr>
                <w:rFonts w:ascii="Noto Sans CJK KR Regular" w:eastAsia="Noto Sans CJK KR Regular" w:hAnsi="Noto Sans CJK KR Regular" w:hint="eastAsia"/>
                <w:color w:val="000000" w:themeColor="text1"/>
              </w:rPr>
            </w:rPrChange>
          </w:rPr>
          <w:delText>퍼시스</w:delText>
        </w:r>
        <w:r w:rsidR="00F527ED" w:rsidRPr="000C7330" w:rsidDel="00AA703D">
          <w:rPr>
            <w:rFonts w:eastAsiaTheme="minorHAnsi" w:hint="eastAsia"/>
            <w:color w:val="000000" w:themeColor="text1"/>
            <w:rPrChange w:id="949" w:author="FURSYS" w:date="2025-12-04T15:42:00Z">
              <w:rPr>
                <w:rFonts w:ascii="Noto Sans CJK KR Regular" w:eastAsia="Noto Sans CJK KR Regular" w:hAnsi="Noto Sans CJK KR Regular" w:hint="eastAsia"/>
                <w:color w:val="000000" w:themeColor="text1"/>
              </w:rPr>
            </w:rPrChange>
          </w:rPr>
          <w:delText>의</w:delText>
        </w:r>
        <w:r w:rsidR="00BC0DB3" w:rsidRPr="000C7330" w:rsidDel="00AA703D">
          <w:rPr>
            <w:rFonts w:eastAsiaTheme="minorHAnsi"/>
            <w:color w:val="000000" w:themeColor="text1"/>
            <w:rPrChange w:id="950" w:author="FURSYS" w:date="2025-12-04T15:42:00Z">
              <w:rPr>
                <w:rFonts w:ascii="Noto Sans CJK KR Regular" w:eastAsia="Noto Sans CJK KR Regular" w:hAnsi="Noto Sans CJK KR Regular"/>
                <w:color w:val="000000" w:themeColor="text1"/>
              </w:rPr>
            </w:rPrChange>
          </w:rPr>
          <w:delText xml:space="preserve"> 대리점</w:delText>
        </w:r>
        <w:r w:rsidR="00F527ED" w:rsidRPr="000C7330" w:rsidDel="00AA703D">
          <w:rPr>
            <w:rFonts w:eastAsiaTheme="minorHAnsi"/>
            <w:color w:val="000000" w:themeColor="text1"/>
            <w:rPrChange w:id="951" w:author="FURSYS" w:date="2025-12-04T15:42:00Z">
              <w:rPr>
                <w:rFonts w:ascii="Noto Sans CJK KR Regular" w:eastAsia="Noto Sans CJK KR Regular" w:hAnsi="Noto Sans CJK KR Regular"/>
                <w:color w:val="000000" w:themeColor="text1"/>
              </w:rPr>
            </w:rPrChange>
          </w:rPr>
          <w:delText xml:space="preserve">(  </w:delText>
        </w:r>
        <w:r w:rsidR="00F527ED" w:rsidRPr="000C7330" w:rsidDel="00AA703D">
          <w:rPr>
            <w:rFonts w:eastAsiaTheme="minorHAnsi" w:hint="eastAsia"/>
            <w:color w:val="000000" w:themeColor="text1"/>
            <w:rPrChange w:id="952" w:author="FURSYS" w:date="2025-12-04T15:42:00Z">
              <w:rPr>
                <w:rFonts w:ascii="Noto Sans CJK KR Regular" w:eastAsia="Noto Sans CJK KR Regular" w:hAnsi="Noto Sans CJK KR Regular" w:hint="eastAsia"/>
                <w:color w:val="000000" w:themeColor="text1"/>
              </w:rPr>
            </w:rPrChange>
          </w:rPr>
          <w:delText>대리점명</w:delText>
        </w:r>
        <w:r w:rsidR="00F527ED" w:rsidRPr="000C7330" w:rsidDel="00AA703D">
          <w:rPr>
            <w:rFonts w:eastAsiaTheme="minorHAnsi"/>
            <w:color w:val="000000" w:themeColor="text1"/>
            <w:rPrChange w:id="953" w:author="FURSYS" w:date="2025-12-04T15:42:00Z">
              <w:rPr>
                <w:rFonts w:ascii="Noto Sans CJK KR Regular" w:eastAsia="Noto Sans CJK KR Regular" w:hAnsi="Noto Sans CJK KR Regular"/>
                <w:color w:val="000000" w:themeColor="text1"/>
              </w:rPr>
            </w:rPrChange>
          </w:rPr>
          <w:delText xml:space="preserve">  )</w:delText>
        </w:r>
        <w:r w:rsidR="00BC0DB3" w:rsidRPr="000C7330" w:rsidDel="00AA703D">
          <w:rPr>
            <w:rFonts w:eastAsiaTheme="minorHAnsi" w:hint="eastAsia"/>
            <w:color w:val="000000" w:themeColor="text1"/>
            <w:rPrChange w:id="954" w:author="FURSYS" w:date="2025-12-04T15:42:00Z">
              <w:rPr>
                <w:rFonts w:ascii="Noto Sans CJK KR Regular" w:eastAsia="Noto Sans CJK KR Regular" w:hAnsi="Noto Sans CJK KR Regular" w:hint="eastAsia"/>
                <w:color w:val="000000" w:themeColor="text1"/>
              </w:rPr>
            </w:rPrChange>
          </w:rPr>
          <w:delText>에</w:delText>
        </w:r>
        <w:r w:rsidR="00BC0DB3" w:rsidRPr="000C7330" w:rsidDel="00AA703D">
          <w:rPr>
            <w:rFonts w:eastAsiaTheme="minorHAnsi"/>
            <w:color w:val="000000" w:themeColor="text1"/>
            <w:rPrChange w:id="955" w:author="FURSYS" w:date="2025-12-04T15:42:00Z">
              <w:rPr>
                <w:rFonts w:ascii="Noto Sans CJK KR Regular" w:eastAsia="Noto Sans CJK KR Regular" w:hAnsi="Noto Sans CJK KR Regular"/>
                <w:color w:val="000000" w:themeColor="text1"/>
              </w:rPr>
            </w:rPrChange>
          </w:rPr>
          <w:delText xml:space="preserve"> </w:delText>
        </w:r>
        <w:r w:rsidR="00F527ED" w:rsidRPr="000C7330" w:rsidDel="00AA703D">
          <w:rPr>
            <w:rFonts w:eastAsiaTheme="minorHAnsi" w:hint="eastAsia"/>
            <w:color w:val="000000" w:themeColor="text1"/>
            <w:rPrChange w:id="956" w:author="FURSYS" w:date="2025-12-04T15:42:00Z">
              <w:rPr>
                <w:rFonts w:ascii="Noto Sans CJK KR Regular" w:eastAsia="Noto Sans CJK KR Regular" w:hAnsi="Noto Sans CJK KR Regular" w:hint="eastAsia"/>
                <w:color w:val="000000" w:themeColor="text1"/>
              </w:rPr>
            </w:rPrChange>
          </w:rPr>
          <w:delText>본</w:delText>
        </w:r>
        <w:r w:rsidR="00F527ED" w:rsidRPr="000C7330" w:rsidDel="00AA703D">
          <w:rPr>
            <w:rFonts w:eastAsiaTheme="minorHAnsi"/>
            <w:color w:val="000000" w:themeColor="text1"/>
            <w:rPrChange w:id="957" w:author="FURSYS" w:date="2025-12-04T15:42:00Z">
              <w:rPr>
                <w:rFonts w:ascii="Noto Sans CJK KR Regular" w:eastAsia="Noto Sans CJK KR Regular" w:hAnsi="Noto Sans CJK KR Regular"/>
                <w:color w:val="000000" w:themeColor="text1"/>
              </w:rPr>
            </w:rPrChange>
          </w:rPr>
          <w:delText xml:space="preserve"> </w:delText>
        </w:r>
        <w:r w:rsidR="00BC0DB3" w:rsidRPr="000C7330" w:rsidDel="00AA703D">
          <w:rPr>
            <w:rFonts w:eastAsiaTheme="minorHAnsi" w:hint="eastAsia"/>
            <w:color w:val="000000" w:themeColor="text1"/>
            <w:rPrChange w:id="958" w:author="FURSYS" w:date="2025-12-04T15:42:00Z">
              <w:rPr>
                <w:rFonts w:ascii="Noto Sans CJK KR Regular" w:eastAsia="Noto Sans CJK KR Regular" w:hAnsi="Noto Sans CJK KR Regular" w:hint="eastAsia"/>
                <w:color w:val="000000" w:themeColor="text1"/>
              </w:rPr>
            </w:rPrChange>
          </w:rPr>
          <w:delText>계약</w:delText>
        </w:r>
        <w:r w:rsidR="00F527ED" w:rsidRPr="000C7330" w:rsidDel="00AA703D">
          <w:rPr>
            <w:rFonts w:eastAsiaTheme="minorHAnsi" w:hint="eastAsia"/>
            <w:color w:val="000000" w:themeColor="text1"/>
            <w:rPrChange w:id="959" w:author="FURSYS" w:date="2025-12-04T15:42:00Z">
              <w:rPr>
                <w:rFonts w:ascii="Noto Sans CJK KR Regular" w:eastAsia="Noto Sans CJK KR Regular" w:hAnsi="Noto Sans CJK KR Regular" w:hint="eastAsia"/>
                <w:color w:val="000000" w:themeColor="text1"/>
              </w:rPr>
            </w:rPrChange>
          </w:rPr>
          <w:delText>과</w:delText>
        </w:r>
        <w:r w:rsidR="00F527ED" w:rsidRPr="000C7330" w:rsidDel="00AA703D">
          <w:rPr>
            <w:rFonts w:eastAsiaTheme="minorHAnsi"/>
            <w:color w:val="000000" w:themeColor="text1"/>
            <w:rPrChange w:id="960" w:author="FURSYS" w:date="2025-12-04T15:42:00Z">
              <w:rPr>
                <w:rFonts w:ascii="Noto Sans CJK KR Regular" w:eastAsia="Noto Sans CJK KR Regular" w:hAnsi="Noto Sans CJK KR Regular"/>
                <w:color w:val="000000" w:themeColor="text1"/>
              </w:rPr>
            </w:rPrChange>
          </w:rPr>
          <w:delText xml:space="preserve"> </w:delText>
        </w:r>
        <w:r w:rsidR="00F527ED" w:rsidRPr="000C7330" w:rsidDel="00AA703D">
          <w:rPr>
            <w:rFonts w:eastAsiaTheme="minorHAnsi" w:hint="eastAsia"/>
            <w:color w:val="000000" w:themeColor="text1"/>
            <w:rPrChange w:id="961" w:author="FURSYS" w:date="2025-12-04T15:42:00Z">
              <w:rPr>
                <w:rFonts w:ascii="Noto Sans CJK KR Regular" w:eastAsia="Noto Sans CJK KR Regular" w:hAnsi="Noto Sans CJK KR Regular" w:hint="eastAsia"/>
                <w:color w:val="000000" w:themeColor="text1"/>
              </w:rPr>
            </w:rPrChange>
          </w:rPr>
          <w:delText>관련된</w:delText>
        </w:r>
        <w:r w:rsidR="00F527ED" w:rsidRPr="000C7330" w:rsidDel="00AA703D">
          <w:rPr>
            <w:rFonts w:eastAsiaTheme="minorHAnsi"/>
            <w:color w:val="000000" w:themeColor="text1"/>
            <w:rPrChange w:id="962" w:author="FURSYS" w:date="2025-12-04T15:42:00Z">
              <w:rPr>
                <w:rFonts w:ascii="Noto Sans CJK KR Regular" w:eastAsia="Noto Sans CJK KR Regular" w:hAnsi="Noto Sans CJK KR Regular"/>
                <w:color w:val="000000" w:themeColor="text1"/>
              </w:rPr>
            </w:rPrChange>
          </w:rPr>
          <w:delText xml:space="preserve"> </w:delText>
        </w:r>
        <w:r w:rsidR="00F527ED" w:rsidRPr="000C7330" w:rsidDel="00AA703D">
          <w:rPr>
            <w:rFonts w:eastAsiaTheme="minorHAnsi" w:hint="eastAsia"/>
            <w:color w:val="000000" w:themeColor="text1"/>
            <w:rPrChange w:id="963" w:author="FURSYS" w:date="2025-12-04T15:42:00Z">
              <w:rPr>
                <w:rFonts w:ascii="Noto Sans CJK KR Regular" w:eastAsia="Noto Sans CJK KR Regular" w:hAnsi="Noto Sans CJK KR Regular" w:hint="eastAsia"/>
                <w:color w:val="000000" w:themeColor="text1"/>
              </w:rPr>
            </w:rPrChange>
          </w:rPr>
          <w:delText>업무를</w:delText>
        </w:r>
        <w:r w:rsidR="00F527ED" w:rsidRPr="000C7330" w:rsidDel="00AA703D">
          <w:rPr>
            <w:rFonts w:eastAsiaTheme="minorHAnsi"/>
            <w:color w:val="000000" w:themeColor="text1"/>
            <w:rPrChange w:id="964" w:author="FURSYS" w:date="2025-12-04T15:42:00Z">
              <w:rPr>
                <w:rFonts w:ascii="Noto Sans CJK KR Regular" w:eastAsia="Noto Sans CJK KR Regular" w:hAnsi="Noto Sans CJK KR Regular"/>
                <w:color w:val="000000" w:themeColor="text1"/>
              </w:rPr>
            </w:rPrChange>
          </w:rPr>
          <w:delText xml:space="preserve"> </w:delText>
        </w:r>
        <w:r w:rsidR="00F527ED" w:rsidRPr="000C7330" w:rsidDel="00AA703D">
          <w:rPr>
            <w:rFonts w:eastAsiaTheme="minorHAnsi" w:hint="eastAsia"/>
            <w:color w:val="000000" w:themeColor="text1"/>
            <w:rPrChange w:id="965" w:author="FURSYS" w:date="2025-12-04T15:42:00Z">
              <w:rPr>
                <w:rFonts w:ascii="Noto Sans CJK KR Regular" w:eastAsia="Noto Sans CJK KR Regular" w:hAnsi="Noto Sans CJK KR Regular" w:hint="eastAsia"/>
                <w:color w:val="000000" w:themeColor="text1"/>
              </w:rPr>
            </w:rPrChange>
          </w:rPr>
          <w:delText>위탁할</w:delText>
        </w:r>
        <w:r w:rsidR="00F527ED" w:rsidRPr="000C7330" w:rsidDel="00AA703D">
          <w:rPr>
            <w:rFonts w:eastAsiaTheme="minorHAnsi"/>
            <w:color w:val="000000" w:themeColor="text1"/>
            <w:rPrChange w:id="966" w:author="FURSYS" w:date="2025-12-04T15:42:00Z">
              <w:rPr>
                <w:rFonts w:ascii="Noto Sans CJK KR Regular" w:eastAsia="Noto Sans CJK KR Regular" w:hAnsi="Noto Sans CJK KR Regular"/>
                <w:color w:val="000000" w:themeColor="text1"/>
              </w:rPr>
            </w:rPrChange>
          </w:rPr>
          <w:delText xml:space="preserve"> </w:delText>
        </w:r>
        <w:r w:rsidR="00F527ED" w:rsidRPr="000C7330" w:rsidDel="00AA703D">
          <w:rPr>
            <w:rFonts w:eastAsiaTheme="minorHAnsi" w:hint="eastAsia"/>
            <w:color w:val="000000" w:themeColor="text1"/>
            <w:rPrChange w:id="967" w:author="FURSYS" w:date="2025-12-04T15:42:00Z">
              <w:rPr>
                <w:rFonts w:ascii="Noto Sans CJK KR Regular" w:eastAsia="Noto Sans CJK KR Regular" w:hAnsi="Noto Sans CJK KR Regular" w:hint="eastAsia"/>
                <w:color w:val="000000" w:themeColor="text1"/>
              </w:rPr>
            </w:rPrChange>
          </w:rPr>
          <w:delText>수</w:delText>
        </w:r>
        <w:r w:rsidR="00F527ED" w:rsidRPr="000C7330" w:rsidDel="00AA703D">
          <w:rPr>
            <w:rFonts w:eastAsiaTheme="minorHAnsi"/>
            <w:color w:val="000000" w:themeColor="text1"/>
            <w:rPrChange w:id="968" w:author="FURSYS" w:date="2025-12-04T15:42:00Z">
              <w:rPr>
                <w:rFonts w:ascii="Noto Sans CJK KR Regular" w:eastAsia="Noto Sans CJK KR Regular" w:hAnsi="Noto Sans CJK KR Regular"/>
                <w:color w:val="000000" w:themeColor="text1"/>
              </w:rPr>
            </w:rPrChange>
          </w:rPr>
          <w:delText xml:space="preserve"> </w:delText>
        </w:r>
        <w:r w:rsidR="00F527ED" w:rsidRPr="000C7330" w:rsidDel="00AA703D">
          <w:rPr>
            <w:rFonts w:eastAsiaTheme="minorHAnsi" w:hint="eastAsia"/>
            <w:color w:val="000000" w:themeColor="text1"/>
            <w:rPrChange w:id="969" w:author="FURSYS" w:date="2025-12-04T15:42:00Z">
              <w:rPr>
                <w:rFonts w:ascii="Noto Sans CJK KR Regular" w:eastAsia="Noto Sans CJK KR Regular" w:hAnsi="Noto Sans CJK KR Regular" w:hint="eastAsia"/>
                <w:color w:val="000000" w:themeColor="text1"/>
              </w:rPr>
            </w:rPrChange>
          </w:rPr>
          <w:delText>있다</w:delText>
        </w:r>
        <w:r w:rsidR="00F527ED" w:rsidRPr="000C7330" w:rsidDel="00AA703D">
          <w:rPr>
            <w:rFonts w:eastAsiaTheme="minorHAnsi"/>
            <w:color w:val="000000" w:themeColor="text1"/>
            <w:rPrChange w:id="970" w:author="FURSYS" w:date="2025-12-04T15:42:00Z">
              <w:rPr>
                <w:rFonts w:ascii="Noto Sans CJK KR Regular" w:eastAsia="Noto Sans CJK KR Regular" w:hAnsi="Noto Sans CJK KR Regular"/>
                <w:color w:val="000000" w:themeColor="text1"/>
              </w:rPr>
            </w:rPrChange>
          </w:rPr>
          <w:delText>.</w:delText>
        </w:r>
      </w:del>
      <w:commentRangeEnd w:id="944"/>
      <w:r w:rsidR="008D1D1A" w:rsidRPr="000C7330">
        <w:rPr>
          <w:rStyle w:val="a6"/>
          <w:rFonts w:eastAsiaTheme="minorHAnsi"/>
          <w:rPrChange w:id="971" w:author="FURSYS" w:date="2025-12-04T15:42:00Z">
            <w:rPr>
              <w:rStyle w:val="a6"/>
            </w:rPr>
          </w:rPrChange>
        </w:rPr>
        <w:commentReference w:id="944"/>
      </w:r>
    </w:p>
    <w:p w14:paraId="2CF11F9D" w14:textId="77777777" w:rsidR="0062234B" w:rsidRPr="000C7330" w:rsidRDefault="0062234B" w:rsidP="00F106C3">
      <w:pPr>
        <w:pStyle w:val="a3"/>
        <w:ind w:leftChars="0" w:left="360"/>
        <w:rPr>
          <w:rFonts w:eastAsiaTheme="minorHAnsi"/>
          <w:color w:val="000000" w:themeColor="text1"/>
          <w:rPrChange w:id="972" w:author="FURSYS" w:date="2025-12-04T15:42:00Z">
            <w:rPr>
              <w:rFonts w:ascii="Noto Sans CJK KR Regular" w:eastAsia="Noto Sans CJK KR Regular" w:hAnsi="Noto Sans CJK KR Regular"/>
              <w:color w:val="000000" w:themeColor="text1"/>
            </w:rPr>
          </w:rPrChange>
        </w:rPr>
      </w:pPr>
    </w:p>
    <w:p w14:paraId="1CE0F872" w14:textId="77777777" w:rsidR="00462D1D" w:rsidRPr="000C7330" w:rsidRDefault="00462D1D" w:rsidP="00462D1D">
      <w:pPr>
        <w:rPr>
          <w:rFonts w:eastAsiaTheme="minorHAnsi"/>
          <w:b/>
          <w:color w:val="000000" w:themeColor="text1"/>
          <w:rPrChange w:id="973" w:author="FURSYS" w:date="2025-12-04T15:42:00Z">
            <w:rPr>
              <w:rFonts w:ascii="Noto Sans CJK KR Regular" w:eastAsia="Noto Sans CJK KR Regular" w:hAnsi="Noto Sans CJK KR Regular"/>
              <w:b/>
              <w:color w:val="000000" w:themeColor="text1"/>
            </w:rPr>
          </w:rPrChange>
        </w:rPr>
      </w:pPr>
      <w:r w:rsidRPr="000C7330">
        <w:rPr>
          <w:rFonts w:eastAsiaTheme="minorHAnsi" w:hint="eastAsia"/>
          <w:b/>
          <w:color w:val="000000" w:themeColor="text1"/>
          <w:rPrChange w:id="974" w:author="FURSYS" w:date="2025-12-04T15:42:00Z">
            <w:rPr>
              <w:rFonts w:ascii="Noto Sans CJK KR Regular" w:eastAsia="Noto Sans CJK KR Regular" w:hAnsi="Noto Sans CJK KR Regular" w:hint="eastAsia"/>
              <w:b/>
              <w:color w:val="000000" w:themeColor="text1"/>
            </w:rPr>
          </w:rPrChange>
        </w:rPr>
        <w:t>제</w:t>
      </w:r>
      <w:r w:rsidRPr="000C7330">
        <w:rPr>
          <w:rFonts w:eastAsiaTheme="minorHAnsi"/>
          <w:b/>
          <w:color w:val="000000" w:themeColor="text1"/>
          <w:rPrChange w:id="975" w:author="FURSYS" w:date="2025-12-04T15:42:00Z">
            <w:rPr>
              <w:rFonts w:ascii="Noto Sans CJK KR Regular" w:eastAsia="Noto Sans CJK KR Regular" w:hAnsi="Noto Sans CJK KR Regular"/>
              <w:b/>
              <w:color w:val="000000" w:themeColor="text1"/>
            </w:rPr>
          </w:rPrChange>
        </w:rPr>
        <w:t xml:space="preserve"> 2</w:t>
      </w:r>
      <w:r w:rsidR="00E27407" w:rsidRPr="000C7330">
        <w:rPr>
          <w:rFonts w:eastAsiaTheme="minorHAnsi"/>
          <w:b/>
          <w:color w:val="000000" w:themeColor="text1"/>
          <w:rPrChange w:id="976" w:author="FURSYS" w:date="2025-12-04T15:42:00Z">
            <w:rPr>
              <w:rFonts w:ascii="Noto Sans CJK KR Regular" w:eastAsia="Noto Sans CJK KR Regular" w:hAnsi="Noto Sans CJK KR Regular"/>
              <w:b/>
              <w:color w:val="000000" w:themeColor="text1"/>
            </w:rPr>
          </w:rPrChange>
        </w:rPr>
        <w:t xml:space="preserve"> </w:t>
      </w:r>
      <w:r w:rsidRPr="000C7330">
        <w:rPr>
          <w:rFonts w:eastAsiaTheme="minorHAnsi"/>
          <w:b/>
          <w:color w:val="000000" w:themeColor="text1"/>
          <w:rPrChange w:id="977" w:author="FURSYS" w:date="2025-12-04T15:42:00Z">
            <w:rPr>
              <w:rFonts w:ascii="Noto Sans CJK KR Regular" w:eastAsia="Noto Sans CJK KR Regular" w:hAnsi="Noto Sans CJK KR Regular"/>
              <w:b/>
              <w:color w:val="000000" w:themeColor="text1"/>
            </w:rPr>
          </w:rPrChange>
        </w:rPr>
        <w:t>조 (</w:t>
      </w:r>
      <w:r w:rsidRPr="000C7330">
        <w:rPr>
          <w:rFonts w:eastAsiaTheme="minorHAnsi" w:hint="eastAsia"/>
          <w:b/>
          <w:color w:val="000000" w:themeColor="text1"/>
          <w:rPrChange w:id="978" w:author="FURSYS" w:date="2025-12-04T15:42:00Z">
            <w:rPr>
              <w:rFonts w:ascii="Noto Sans CJK KR Regular" w:eastAsia="Noto Sans CJK KR Regular" w:hAnsi="Noto Sans CJK KR Regular" w:hint="eastAsia"/>
              <w:b/>
              <w:color w:val="000000" w:themeColor="text1"/>
            </w:rPr>
          </w:rPrChange>
        </w:rPr>
        <w:t>계약물품</w:t>
      </w:r>
      <w:r w:rsidRPr="000C7330">
        <w:rPr>
          <w:rFonts w:eastAsiaTheme="minorHAnsi"/>
          <w:b/>
          <w:color w:val="000000" w:themeColor="text1"/>
          <w:rPrChange w:id="979" w:author="FURSYS" w:date="2025-12-04T15:42:00Z">
            <w:rPr>
              <w:rFonts w:ascii="Noto Sans CJK KR Regular" w:eastAsia="Noto Sans CJK KR Regular" w:hAnsi="Noto Sans CJK KR Regular"/>
              <w:b/>
              <w:color w:val="000000" w:themeColor="text1"/>
            </w:rPr>
          </w:rPrChange>
        </w:rPr>
        <w:t xml:space="preserve"> </w:t>
      </w:r>
      <w:r w:rsidRPr="000C7330">
        <w:rPr>
          <w:rFonts w:eastAsiaTheme="minorHAnsi" w:hint="eastAsia"/>
          <w:b/>
          <w:color w:val="000000" w:themeColor="text1"/>
          <w:rPrChange w:id="980" w:author="FURSYS" w:date="2025-12-04T15:42:00Z">
            <w:rPr>
              <w:rFonts w:ascii="Noto Sans CJK KR Regular" w:eastAsia="Noto Sans CJK KR Regular" w:hAnsi="Noto Sans CJK KR Regular" w:hint="eastAsia"/>
              <w:b/>
              <w:color w:val="000000" w:themeColor="text1"/>
            </w:rPr>
          </w:rPrChange>
        </w:rPr>
        <w:t>및</w:t>
      </w:r>
      <w:r w:rsidRPr="000C7330">
        <w:rPr>
          <w:rFonts w:eastAsiaTheme="minorHAnsi"/>
          <w:b/>
          <w:color w:val="000000" w:themeColor="text1"/>
          <w:rPrChange w:id="981" w:author="FURSYS" w:date="2025-12-04T15:42:00Z">
            <w:rPr>
              <w:rFonts w:ascii="Noto Sans CJK KR Regular" w:eastAsia="Noto Sans CJK KR Regular" w:hAnsi="Noto Sans CJK KR Regular"/>
              <w:b/>
              <w:color w:val="000000" w:themeColor="text1"/>
            </w:rPr>
          </w:rPrChange>
        </w:rPr>
        <w:t xml:space="preserve"> </w:t>
      </w:r>
      <w:r w:rsidRPr="000C7330">
        <w:rPr>
          <w:rFonts w:eastAsiaTheme="minorHAnsi" w:hint="eastAsia"/>
          <w:b/>
          <w:color w:val="000000" w:themeColor="text1"/>
          <w:rPrChange w:id="982" w:author="FURSYS" w:date="2025-12-04T15:42:00Z">
            <w:rPr>
              <w:rFonts w:ascii="Noto Sans CJK KR Regular" w:eastAsia="Noto Sans CJK KR Regular" w:hAnsi="Noto Sans CJK KR Regular" w:hint="eastAsia"/>
              <w:b/>
              <w:color w:val="000000" w:themeColor="text1"/>
            </w:rPr>
          </w:rPrChange>
        </w:rPr>
        <w:t>금액</w:t>
      </w:r>
      <w:r w:rsidRPr="000C7330">
        <w:rPr>
          <w:rFonts w:eastAsiaTheme="minorHAnsi"/>
          <w:b/>
          <w:color w:val="000000" w:themeColor="text1"/>
          <w:rPrChange w:id="983" w:author="FURSYS" w:date="2025-12-04T15:42:00Z">
            <w:rPr>
              <w:rFonts w:ascii="Noto Sans CJK KR Regular" w:eastAsia="Noto Sans CJK KR Regular" w:hAnsi="Noto Sans CJK KR Regular"/>
              <w:b/>
              <w:color w:val="000000" w:themeColor="text1"/>
            </w:rPr>
          </w:rPrChange>
        </w:rPr>
        <w:t>)</w:t>
      </w:r>
    </w:p>
    <w:p w14:paraId="6ECF7FC0" w14:textId="7C9F19E0" w:rsidR="001A3194" w:rsidRPr="000C7330" w:rsidRDefault="007A2344" w:rsidP="00282076">
      <w:pPr>
        <w:pStyle w:val="a3"/>
        <w:numPr>
          <w:ilvl w:val="0"/>
          <w:numId w:val="14"/>
        </w:numPr>
        <w:ind w:leftChars="0"/>
        <w:rPr>
          <w:ins w:id="984" w:author="이승준 (Seungjun Lee)" w:date="2025-07-15T08:24:00Z"/>
          <w:rFonts w:eastAsiaTheme="minorHAnsi"/>
          <w:color w:val="000000" w:themeColor="text1"/>
          <w:rPrChange w:id="985" w:author="FURSYS" w:date="2025-12-04T15:42:00Z">
            <w:rPr>
              <w:ins w:id="986" w:author="이승준 (Seungjun Lee)" w:date="2025-07-15T08:24:00Z"/>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987" w:author="FURSYS" w:date="2025-12-04T15:42:00Z">
            <w:rPr>
              <w:rFonts w:ascii="Noto Sans CJK KR Regular" w:eastAsia="Noto Sans CJK KR Regular" w:hAnsi="Noto Sans CJK KR Regular" w:hint="eastAsia"/>
              <w:color w:val="000000" w:themeColor="text1"/>
            </w:rPr>
          </w:rPrChange>
        </w:rPr>
        <w:t>퍼시스</w:t>
      </w:r>
      <w:r w:rsidR="00621256" w:rsidRPr="000C7330">
        <w:rPr>
          <w:rFonts w:eastAsiaTheme="minorHAnsi" w:hint="eastAsia"/>
          <w:color w:val="000000" w:themeColor="text1"/>
          <w:rPrChange w:id="988" w:author="FURSYS" w:date="2025-12-04T15:42:00Z">
            <w:rPr>
              <w:rFonts w:ascii="Noto Sans CJK KR Regular" w:eastAsia="Noto Sans CJK KR Regular" w:hAnsi="Noto Sans CJK KR Regular" w:hint="eastAsia"/>
              <w:color w:val="000000" w:themeColor="text1"/>
            </w:rPr>
          </w:rPrChange>
        </w:rPr>
        <w:t>가</w:t>
      </w:r>
      <w:r w:rsidR="00621256" w:rsidRPr="000C7330">
        <w:rPr>
          <w:rFonts w:eastAsiaTheme="minorHAnsi"/>
          <w:color w:val="000000" w:themeColor="text1"/>
          <w:rPrChange w:id="989"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990" w:author="FURSYS" w:date="2025-12-04T15:42:00Z">
            <w:rPr>
              <w:rFonts w:ascii="Noto Sans CJK KR Regular" w:eastAsia="Noto Sans CJK KR Regular" w:hAnsi="Noto Sans CJK KR Regular" w:hint="eastAsia"/>
              <w:color w:val="000000" w:themeColor="text1"/>
            </w:rPr>
          </w:rPrChange>
        </w:rPr>
        <w:t>고객에게</w:t>
      </w:r>
      <w:r w:rsidR="00621256" w:rsidRPr="000C7330">
        <w:rPr>
          <w:rFonts w:eastAsiaTheme="minorHAnsi"/>
          <w:color w:val="000000" w:themeColor="text1"/>
          <w:rPrChange w:id="991" w:author="FURSYS" w:date="2025-12-04T15:42:00Z">
            <w:rPr>
              <w:rFonts w:ascii="Noto Sans CJK KR Regular" w:eastAsia="Noto Sans CJK KR Regular" w:hAnsi="Noto Sans CJK KR Regular"/>
              <w:color w:val="000000" w:themeColor="text1"/>
            </w:rPr>
          </w:rPrChange>
        </w:rPr>
        <w:t xml:space="preserve"> </w:t>
      </w:r>
      <w:r w:rsidR="00AE20A2" w:rsidRPr="000C7330">
        <w:rPr>
          <w:rFonts w:eastAsiaTheme="minorHAnsi" w:hint="eastAsia"/>
          <w:color w:val="000000" w:themeColor="text1"/>
          <w:rPrChange w:id="992" w:author="FURSYS" w:date="2025-12-04T15:42:00Z">
            <w:rPr>
              <w:rFonts w:ascii="Noto Sans CJK KR Regular" w:eastAsia="Noto Sans CJK KR Regular" w:hAnsi="Noto Sans CJK KR Regular" w:hint="eastAsia"/>
              <w:color w:val="000000" w:themeColor="text1"/>
            </w:rPr>
          </w:rPrChange>
        </w:rPr>
        <w:t>렌탈</w:t>
      </w:r>
      <w:r w:rsidR="00621256" w:rsidRPr="000C7330">
        <w:rPr>
          <w:rFonts w:eastAsiaTheme="minorHAnsi" w:hint="eastAsia"/>
          <w:color w:val="000000" w:themeColor="text1"/>
          <w:rPrChange w:id="993" w:author="FURSYS" w:date="2025-12-04T15:42:00Z">
            <w:rPr>
              <w:rFonts w:ascii="Noto Sans CJK KR Regular" w:eastAsia="Noto Sans CJK KR Regular" w:hAnsi="Noto Sans CJK KR Regular" w:hint="eastAsia"/>
              <w:color w:val="000000" w:themeColor="text1"/>
            </w:rPr>
          </w:rPrChange>
        </w:rPr>
        <w:t>하는</w:t>
      </w:r>
      <w:r w:rsidR="00621256" w:rsidRPr="000C7330">
        <w:rPr>
          <w:rFonts w:eastAsiaTheme="minorHAnsi"/>
          <w:color w:val="000000" w:themeColor="text1"/>
          <w:rPrChange w:id="994" w:author="FURSYS" w:date="2025-12-04T15:42:00Z">
            <w:rPr>
              <w:rFonts w:ascii="Noto Sans CJK KR Regular" w:eastAsia="Noto Sans CJK KR Regular" w:hAnsi="Noto Sans CJK KR Regular"/>
              <w:color w:val="000000" w:themeColor="text1"/>
            </w:rPr>
          </w:rPrChange>
        </w:rPr>
        <w:t xml:space="preserve"> </w:t>
      </w:r>
      <w:r w:rsidR="00621256" w:rsidRPr="000C7330">
        <w:rPr>
          <w:rFonts w:eastAsiaTheme="minorHAnsi" w:hint="eastAsia"/>
          <w:color w:val="000000" w:themeColor="text1"/>
          <w:rPrChange w:id="995" w:author="FURSYS" w:date="2025-12-04T15:42:00Z">
            <w:rPr>
              <w:rFonts w:ascii="Noto Sans CJK KR Regular" w:eastAsia="Noto Sans CJK KR Regular" w:hAnsi="Noto Sans CJK KR Regular" w:hint="eastAsia"/>
              <w:color w:val="000000" w:themeColor="text1"/>
            </w:rPr>
          </w:rPrChange>
        </w:rPr>
        <w:t>품목</w:t>
      </w:r>
      <w:r w:rsidR="00AB4C5D" w:rsidRPr="000C7330">
        <w:rPr>
          <w:rFonts w:eastAsiaTheme="minorHAnsi"/>
          <w:color w:val="000000" w:themeColor="text1"/>
          <w:rPrChange w:id="996" w:author="FURSYS" w:date="2025-12-04T15:42:00Z">
            <w:rPr>
              <w:rFonts w:ascii="Noto Sans CJK KR Regular" w:eastAsia="Noto Sans CJK KR Regular" w:hAnsi="Noto Sans CJK KR Regular"/>
              <w:color w:val="000000" w:themeColor="text1"/>
            </w:rPr>
          </w:rPrChange>
        </w:rPr>
        <w:t>(이하 ‘</w:t>
      </w:r>
      <w:r w:rsidR="00AB4C5D" w:rsidRPr="000C7330">
        <w:rPr>
          <w:rFonts w:eastAsiaTheme="minorHAnsi" w:hint="eastAsia"/>
          <w:color w:val="000000" w:themeColor="text1"/>
          <w:rPrChange w:id="997" w:author="FURSYS" w:date="2025-12-04T15:42:00Z">
            <w:rPr>
              <w:rFonts w:ascii="Noto Sans CJK KR Regular" w:eastAsia="Noto Sans CJK KR Regular" w:hAnsi="Noto Sans CJK KR Regular" w:hint="eastAsia"/>
              <w:color w:val="000000" w:themeColor="text1"/>
            </w:rPr>
          </w:rPrChange>
        </w:rPr>
        <w:t>계약물품</w:t>
      </w:r>
      <w:r w:rsidR="00AB4C5D" w:rsidRPr="000C7330">
        <w:rPr>
          <w:rFonts w:eastAsiaTheme="minorHAnsi"/>
          <w:color w:val="000000" w:themeColor="text1"/>
          <w:rPrChange w:id="998" w:author="FURSYS" w:date="2025-12-04T15:42:00Z">
            <w:rPr>
              <w:rFonts w:ascii="Noto Sans CJK KR Regular" w:eastAsia="Noto Sans CJK KR Regular" w:hAnsi="Noto Sans CJK KR Regular"/>
              <w:color w:val="000000" w:themeColor="text1"/>
            </w:rPr>
          </w:rPrChange>
        </w:rPr>
        <w:t>’</w:t>
      </w:r>
      <w:r w:rsidR="00AB4C5D" w:rsidRPr="000C7330">
        <w:rPr>
          <w:rFonts w:eastAsiaTheme="minorHAnsi" w:hint="eastAsia"/>
          <w:color w:val="000000" w:themeColor="text1"/>
          <w:rPrChange w:id="999" w:author="FURSYS" w:date="2025-12-04T15:42:00Z">
            <w:rPr>
              <w:rFonts w:ascii="Noto Sans CJK KR Regular" w:eastAsia="Noto Sans CJK KR Regular" w:hAnsi="Noto Sans CJK KR Regular" w:hint="eastAsia"/>
              <w:color w:val="000000" w:themeColor="text1"/>
            </w:rPr>
          </w:rPrChange>
        </w:rPr>
        <w:t>이라</w:t>
      </w:r>
      <w:r w:rsidR="00AB4C5D" w:rsidRPr="000C7330">
        <w:rPr>
          <w:rFonts w:eastAsiaTheme="minorHAnsi"/>
          <w:color w:val="000000" w:themeColor="text1"/>
          <w:rPrChange w:id="1000" w:author="FURSYS" w:date="2025-12-04T15:42:00Z">
            <w:rPr>
              <w:rFonts w:ascii="Noto Sans CJK KR Regular" w:eastAsia="Noto Sans CJK KR Regular" w:hAnsi="Noto Sans CJK KR Regular"/>
              <w:color w:val="000000" w:themeColor="text1"/>
            </w:rPr>
          </w:rPrChange>
        </w:rPr>
        <w:t xml:space="preserve"> </w:t>
      </w:r>
      <w:r w:rsidR="00AB4C5D" w:rsidRPr="000C7330">
        <w:rPr>
          <w:rFonts w:eastAsiaTheme="minorHAnsi" w:hint="eastAsia"/>
          <w:color w:val="000000" w:themeColor="text1"/>
          <w:rPrChange w:id="1001" w:author="FURSYS" w:date="2025-12-04T15:42:00Z">
            <w:rPr>
              <w:rFonts w:ascii="Noto Sans CJK KR Regular" w:eastAsia="Noto Sans CJK KR Regular" w:hAnsi="Noto Sans CJK KR Regular" w:hint="eastAsia"/>
              <w:color w:val="000000" w:themeColor="text1"/>
            </w:rPr>
          </w:rPrChange>
        </w:rPr>
        <w:t>한다</w:t>
      </w:r>
      <w:r w:rsidR="00AB4C5D" w:rsidRPr="000C7330">
        <w:rPr>
          <w:rFonts w:eastAsiaTheme="minorHAnsi"/>
          <w:color w:val="000000" w:themeColor="text1"/>
          <w:rPrChange w:id="1002" w:author="FURSYS" w:date="2025-12-04T15:42:00Z">
            <w:rPr>
              <w:rFonts w:ascii="Noto Sans CJK KR Regular" w:eastAsia="Noto Sans CJK KR Regular" w:hAnsi="Noto Sans CJK KR Regular"/>
              <w:color w:val="000000" w:themeColor="text1"/>
            </w:rPr>
          </w:rPrChange>
        </w:rPr>
        <w:t xml:space="preserve">) </w:t>
      </w:r>
      <w:r w:rsidR="00AB4C5D" w:rsidRPr="000C7330">
        <w:rPr>
          <w:rFonts w:eastAsiaTheme="minorHAnsi" w:hint="eastAsia"/>
          <w:color w:val="000000" w:themeColor="text1"/>
          <w:rPrChange w:id="1003" w:author="FURSYS" w:date="2025-12-04T15:42:00Z">
            <w:rPr>
              <w:rFonts w:ascii="Noto Sans CJK KR Regular" w:eastAsia="Noto Sans CJK KR Regular" w:hAnsi="Noto Sans CJK KR Regular" w:hint="eastAsia"/>
              <w:color w:val="000000" w:themeColor="text1"/>
            </w:rPr>
          </w:rPrChange>
        </w:rPr>
        <w:t>및</w:t>
      </w:r>
      <w:r w:rsidR="00AB4C5D" w:rsidRPr="000C7330">
        <w:rPr>
          <w:rFonts w:eastAsiaTheme="minorHAnsi"/>
          <w:color w:val="000000" w:themeColor="text1"/>
          <w:rPrChange w:id="1004" w:author="FURSYS" w:date="2025-12-04T15:42:00Z">
            <w:rPr>
              <w:rFonts w:ascii="Noto Sans CJK KR Regular" w:eastAsia="Noto Sans CJK KR Regular" w:hAnsi="Noto Sans CJK KR Regular"/>
              <w:color w:val="000000" w:themeColor="text1"/>
            </w:rPr>
          </w:rPrChange>
        </w:rPr>
        <w:t xml:space="preserve"> </w:t>
      </w:r>
      <w:r w:rsidR="00A8489E" w:rsidRPr="000C7330">
        <w:rPr>
          <w:rFonts w:eastAsiaTheme="minorHAnsi" w:hint="eastAsia"/>
          <w:color w:val="000000" w:themeColor="text1"/>
          <w:rPrChange w:id="1005" w:author="FURSYS" w:date="2025-12-04T15:42:00Z">
            <w:rPr>
              <w:rFonts w:ascii="Noto Sans CJK KR Regular" w:eastAsia="Noto Sans CJK KR Regular" w:hAnsi="Noto Sans CJK KR Regular" w:hint="eastAsia"/>
              <w:color w:val="000000" w:themeColor="text1"/>
            </w:rPr>
          </w:rPrChange>
        </w:rPr>
        <w:t>금액은</w:t>
      </w:r>
      <w:r w:rsidR="000A2329" w:rsidRPr="000C7330">
        <w:rPr>
          <w:rFonts w:eastAsiaTheme="minorHAnsi"/>
          <w:color w:val="000000" w:themeColor="text1"/>
          <w:rPrChange w:id="1006" w:author="FURSYS" w:date="2025-12-04T15:42:00Z">
            <w:rPr>
              <w:rFonts w:ascii="Noto Sans CJK KR Regular" w:eastAsia="Noto Sans CJK KR Regular" w:hAnsi="Noto Sans CJK KR Regular"/>
              <w:color w:val="000000" w:themeColor="text1"/>
            </w:rPr>
          </w:rPrChange>
        </w:rPr>
        <w:t xml:space="preserve"> </w:t>
      </w:r>
      <w:r w:rsidR="005C3C0D" w:rsidRPr="000C7330">
        <w:rPr>
          <w:rFonts w:eastAsiaTheme="minorHAnsi"/>
          <w:color w:val="000000" w:themeColor="text1"/>
          <w:rPrChange w:id="1007" w:author="FURSYS" w:date="2025-12-04T15:42:00Z">
            <w:rPr>
              <w:rFonts w:ascii="Noto Sans CJK KR Regular" w:eastAsia="Noto Sans CJK KR Regular" w:hAnsi="Noto Sans CJK KR Regular"/>
              <w:color w:val="000000" w:themeColor="text1"/>
            </w:rPr>
          </w:rPrChange>
        </w:rPr>
        <w:t>‘</w:t>
      </w:r>
      <w:r w:rsidR="00AE20A2" w:rsidRPr="000C7330">
        <w:rPr>
          <w:rFonts w:eastAsiaTheme="minorHAnsi" w:hint="eastAsia"/>
          <w:color w:val="000000" w:themeColor="text1"/>
          <w:rPrChange w:id="1008" w:author="FURSYS" w:date="2025-12-04T15:42:00Z">
            <w:rPr>
              <w:rFonts w:ascii="Noto Sans CJK KR Regular" w:eastAsia="Noto Sans CJK KR Regular" w:hAnsi="Noto Sans CJK KR Regular" w:hint="eastAsia"/>
              <w:color w:val="000000" w:themeColor="text1"/>
            </w:rPr>
          </w:rPrChange>
        </w:rPr>
        <w:t>첨부</w:t>
      </w:r>
      <w:r w:rsidR="00AE20A2" w:rsidRPr="000C7330">
        <w:rPr>
          <w:rFonts w:eastAsiaTheme="minorHAnsi"/>
          <w:color w:val="000000" w:themeColor="text1"/>
          <w:rPrChange w:id="1009" w:author="FURSYS" w:date="2025-12-04T15:42:00Z">
            <w:rPr>
              <w:rFonts w:ascii="Noto Sans CJK KR Regular" w:eastAsia="Noto Sans CJK KR Regular" w:hAnsi="Noto Sans CJK KR Regular"/>
              <w:color w:val="000000" w:themeColor="text1"/>
            </w:rPr>
          </w:rPrChange>
        </w:rPr>
        <w:t xml:space="preserve">(2) </w:t>
      </w:r>
      <w:r w:rsidRPr="000C7330">
        <w:rPr>
          <w:rFonts w:eastAsiaTheme="minorHAnsi" w:hint="eastAsia"/>
          <w:color w:val="000000" w:themeColor="text1"/>
          <w:rPrChange w:id="1010" w:author="FURSYS" w:date="2025-12-04T15:42:00Z">
            <w:rPr>
              <w:rFonts w:ascii="Noto Sans CJK KR Regular" w:eastAsia="Noto Sans CJK KR Regular" w:hAnsi="Noto Sans CJK KR Regular" w:hint="eastAsia"/>
              <w:color w:val="000000" w:themeColor="text1"/>
            </w:rPr>
          </w:rPrChange>
        </w:rPr>
        <w:t>계약물품</w:t>
      </w:r>
      <w:r w:rsidR="000A2329" w:rsidRPr="000C7330">
        <w:rPr>
          <w:rFonts w:eastAsiaTheme="minorHAnsi"/>
          <w:color w:val="000000" w:themeColor="text1"/>
          <w:rPrChange w:id="1011" w:author="FURSYS" w:date="2025-12-04T15:42:00Z">
            <w:rPr>
              <w:rFonts w:ascii="Noto Sans CJK KR Regular" w:eastAsia="Noto Sans CJK KR Regular" w:hAnsi="Noto Sans CJK KR Regular"/>
              <w:color w:val="000000" w:themeColor="text1"/>
            </w:rPr>
          </w:rPrChange>
        </w:rPr>
        <w:t xml:space="preserve"> 목록 및 </w:t>
      </w:r>
      <w:r w:rsidR="007E1412" w:rsidRPr="000C7330">
        <w:rPr>
          <w:rFonts w:eastAsiaTheme="minorHAnsi" w:hint="eastAsia"/>
          <w:color w:val="000000" w:themeColor="text1"/>
          <w:rPrChange w:id="1012" w:author="FURSYS" w:date="2025-12-04T15:42:00Z">
            <w:rPr>
              <w:rFonts w:ascii="Noto Sans CJK KR Regular" w:eastAsia="Noto Sans CJK KR Regular" w:hAnsi="Noto Sans CJK KR Regular" w:hint="eastAsia"/>
              <w:color w:val="000000" w:themeColor="text1"/>
            </w:rPr>
          </w:rPrChange>
        </w:rPr>
        <w:t>렌탈료</w:t>
      </w:r>
      <w:r w:rsidR="000A2329" w:rsidRPr="000C7330">
        <w:rPr>
          <w:rFonts w:eastAsiaTheme="minorHAnsi"/>
          <w:color w:val="000000" w:themeColor="text1"/>
          <w:rPrChange w:id="1013" w:author="FURSYS" w:date="2025-12-04T15:42:00Z">
            <w:rPr>
              <w:rFonts w:ascii="Noto Sans CJK KR Regular" w:eastAsia="Noto Sans CJK KR Regular" w:hAnsi="Noto Sans CJK KR Regular"/>
              <w:color w:val="000000" w:themeColor="text1"/>
            </w:rPr>
          </w:rPrChange>
        </w:rPr>
        <w:t xml:space="preserve"> 산정</w:t>
      </w:r>
      <w:r w:rsidRPr="000C7330">
        <w:rPr>
          <w:rFonts w:eastAsiaTheme="minorHAnsi"/>
          <w:color w:val="000000" w:themeColor="text1"/>
          <w:rPrChange w:id="1014" w:author="FURSYS" w:date="2025-12-04T15:42:00Z">
            <w:rPr>
              <w:rFonts w:ascii="Noto Sans CJK KR Regular" w:eastAsia="Noto Sans CJK KR Regular" w:hAnsi="Noto Sans CJK KR Regular"/>
              <w:color w:val="000000" w:themeColor="text1"/>
            </w:rPr>
          </w:rPrChange>
        </w:rPr>
        <w:t xml:space="preserve"> 견적서</w:t>
      </w:r>
      <w:r w:rsidR="00AB4C5D" w:rsidRPr="000C7330">
        <w:rPr>
          <w:rFonts w:eastAsiaTheme="minorHAnsi"/>
          <w:color w:val="000000" w:themeColor="text1"/>
          <w:rPrChange w:id="1015" w:author="FURSYS" w:date="2025-12-04T15:42:00Z">
            <w:rPr>
              <w:rFonts w:ascii="Noto Sans CJK KR Regular" w:eastAsia="Noto Sans CJK KR Regular" w:hAnsi="Noto Sans CJK KR Regular"/>
              <w:color w:val="000000" w:themeColor="text1"/>
            </w:rPr>
          </w:rPrChange>
        </w:rPr>
        <w:t>’</w:t>
      </w:r>
      <w:r w:rsidR="00AB4C5D" w:rsidRPr="000C7330">
        <w:rPr>
          <w:rFonts w:eastAsiaTheme="minorHAnsi" w:hint="eastAsia"/>
          <w:color w:val="000000" w:themeColor="text1"/>
          <w:rPrChange w:id="1016" w:author="FURSYS" w:date="2025-12-04T15:42:00Z">
            <w:rPr>
              <w:rFonts w:ascii="Noto Sans CJK KR Regular" w:eastAsia="Noto Sans CJK KR Regular" w:hAnsi="Noto Sans CJK KR Regular" w:hint="eastAsia"/>
              <w:color w:val="000000" w:themeColor="text1"/>
            </w:rPr>
          </w:rPrChange>
        </w:rPr>
        <w:t>와</w:t>
      </w:r>
      <w:r w:rsidR="00AB4C5D" w:rsidRPr="000C7330">
        <w:rPr>
          <w:rFonts w:eastAsiaTheme="minorHAnsi"/>
          <w:color w:val="000000" w:themeColor="text1"/>
          <w:rPrChange w:id="1017" w:author="FURSYS" w:date="2025-12-04T15:42:00Z">
            <w:rPr>
              <w:rFonts w:ascii="Noto Sans CJK KR Regular" w:eastAsia="Noto Sans CJK KR Regular" w:hAnsi="Noto Sans CJK KR Regular"/>
              <w:color w:val="000000" w:themeColor="text1"/>
            </w:rPr>
          </w:rPrChange>
        </w:rPr>
        <w:t xml:space="preserve"> </w:t>
      </w:r>
      <w:r w:rsidR="00AB4C5D" w:rsidRPr="000C7330">
        <w:rPr>
          <w:rFonts w:eastAsiaTheme="minorHAnsi" w:hint="eastAsia"/>
          <w:color w:val="000000" w:themeColor="text1"/>
          <w:rPrChange w:id="1018" w:author="FURSYS" w:date="2025-12-04T15:42:00Z">
            <w:rPr>
              <w:rFonts w:ascii="Noto Sans CJK KR Regular" w:eastAsia="Noto Sans CJK KR Regular" w:hAnsi="Noto Sans CJK KR Regular" w:hint="eastAsia"/>
              <w:color w:val="000000" w:themeColor="text1"/>
            </w:rPr>
          </w:rPrChange>
        </w:rPr>
        <w:t>같다</w:t>
      </w:r>
      <w:r w:rsidR="00AB4C5D" w:rsidRPr="000C7330">
        <w:rPr>
          <w:rFonts w:eastAsiaTheme="minorHAnsi"/>
          <w:color w:val="000000" w:themeColor="text1"/>
          <w:rPrChange w:id="1019" w:author="FURSYS" w:date="2025-12-04T15:42:00Z">
            <w:rPr>
              <w:rFonts w:ascii="Noto Sans CJK KR Regular" w:eastAsia="Noto Sans CJK KR Regular" w:hAnsi="Noto Sans CJK KR Regular"/>
              <w:color w:val="000000" w:themeColor="text1"/>
            </w:rPr>
          </w:rPrChange>
        </w:rPr>
        <w:t>.</w:t>
      </w:r>
    </w:p>
    <w:p w14:paraId="7EB09E42" w14:textId="589DD6D8" w:rsidR="00F23EAE" w:rsidRPr="000C7330" w:rsidRDefault="00F23EAE" w:rsidP="00282076">
      <w:pPr>
        <w:pStyle w:val="a3"/>
        <w:numPr>
          <w:ilvl w:val="0"/>
          <w:numId w:val="14"/>
        </w:numPr>
        <w:ind w:leftChars="0"/>
        <w:rPr>
          <w:rFonts w:eastAsiaTheme="minorHAnsi"/>
          <w:color w:val="000000" w:themeColor="text1"/>
          <w:rPrChange w:id="1020" w:author="FURSYS" w:date="2025-12-04T15:42:00Z">
            <w:rPr>
              <w:rFonts w:ascii="Noto Sans CJK KR Regular" w:eastAsia="Noto Sans CJK KR Regular" w:hAnsi="Noto Sans CJK KR Regular"/>
              <w:color w:val="000000" w:themeColor="text1"/>
            </w:rPr>
          </w:rPrChange>
        </w:rPr>
      </w:pPr>
      <w:ins w:id="1021" w:author="이승준 (Seungjun Lee)" w:date="2025-07-15T08:24:00Z">
        <w:r w:rsidRPr="000C7330">
          <w:rPr>
            <w:rFonts w:eastAsiaTheme="minorHAnsi" w:hint="eastAsia"/>
            <w:color w:val="000000" w:themeColor="text1"/>
            <w:rPrChange w:id="1022" w:author="FURSYS" w:date="2025-12-04T15:42:00Z">
              <w:rPr>
                <w:rFonts w:ascii="Noto Sans CJK KR Regular" w:eastAsia="Noto Sans CJK KR Regular" w:hAnsi="Noto Sans CJK KR Regular" w:hint="eastAsia"/>
                <w:color w:val="000000" w:themeColor="text1"/>
              </w:rPr>
            </w:rPrChange>
          </w:rPr>
          <w:t>고객은</w:t>
        </w:r>
        <w:r w:rsidRPr="000C7330">
          <w:rPr>
            <w:rFonts w:eastAsiaTheme="minorHAnsi"/>
            <w:color w:val="000000" w:themeColor="text1"/>
            <w:rPrChange w:id="1023"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024" w:author="FURSYS" w:date="2025-12-04T15:42:00Z">
              <w:rPr>
                <w:rFonts w:ascii="Noto Sans CJK KR Regular" w:eastAsia="Noto Sans CJK KR Regular" w:hAnsi="Noto Sans CJK KR Regular" w:hint="eastAsia"/>
                <w:color w:val="000000" w:themeColor="text1"/>
              </w:rPr>
            </w:rPrChange>
          </w:rPr>
          <w:t>퍼시스와</w:t>
        </w:r>
        <w:r w:rsidRPr="000C7330">
          <w:rPr>
            <w:rFonts w:eastAsiaTheme="minorHAnsi"/>
            <w:color w:val="000000" w:themeColor="text1"/>
            <w:rPrChange w:id="1025"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026" w:author="FURSYS" w:date="2025-12-04T15:42:00Z">
              <w:rPr>
                <w:rFonts w:ascii="Noto Sans CJK KR Regular" w:eastAsia="Noto Sans CJK KR Regular" w:hAnsi="Noto Sans CJK KR Regular" w:hint="eastAsia"/>
                <w:color w:val="000000" w:themeColor="text1"/>
              </w:rPr>
            </w:rPrChange>
          </w:rPr>
          <w:t>합</w:t>
        </w:r>
      </w:ins>
      <w:ins w:id="1027" w:author="이승준 (Seungjun Lee)" w:date="2025-07-15T08:25:00Z">
        <w:r w:rsidRPr="000C7330">
          <w:rPr>
            <w:rFonts w:eastAsiaTheme="minorHAnsi" w:hint="eastAsia"/>
            <w:color w:val="000000" w:themeColor="text1"/>
            <w:rPrChange w:id="1028" w:author="FURSYS" w:date="2025-12-04T15:42:00Z">
              <w:rPr>
                <w:rFonts w:ascii="Noto Sans CJK KR Regular" w:eastAsia="Noto Sans CJK KR Regular" w:hAnsi="Noto Sans CJK KR Regular" w:hint="eastAsia"/>
                <w:color w:val="000000" w:themeColor="text1"/>
              </w:rPr>
            </w:rPrChange>
          </w:rPr>
          <w:t>의된</w:t>
        </w:r>
        <w:r w:rsidRPr="000C7330">
          <w:rPr>
            <w:rFonts w:eastAsiaTheme="minorHAnsi"/>
            <w:color w:val="000000" w:themeColor="text1"/>
            <w:rPrChange w:id="1029" w:author="FURSYS" w:date="2025-12-04T15:42:00Z">
              <w:rPr>
                <w:rFonts w:ascii="Noto Sans CJK KR Regular" w:eastAsia="Noto Sans CJK KR Regular" w:hAnsi="Noto Sans CJK KR Regular"/>
                <w:color w:val="000000" w:themeColor="text1"/>
              </w:rPr>
            </w:rPrChange>
          </w:rPr>
          <w:t xml:space="preserve"> </w:t>
        </w:r>
        <w:r w:rsidR="00160647" w:rsidRPr="000C7330">
          <w:rPr>
            <w:rFonts w:eastAsiaTheme="minorHAnsi" w:hint="eastAsia"/>
            <w:color w:val="000000" w:themeColor="text1"/>
            <w:rPrChange w:id="1030" w:author="FURSYS" w:date="2025-12-04T15:42:00Z">
              <w:rPr>
                <w:rFonts w:ascii="Noto Sans CJK KR Regular" w:eastAsia="Noto Sans CJK KR Regular" w:hAnsi="Noto Sans CJK KR Regular" w:hint="eastAsia"/>
                <w:color w:val="000000" w:themeColor="text1"/>
              </w:rPr>
            </w:rPrChange>
          </w:rPr>
          <w:t>계약물품의</w:t>
        </w:r>
        <w:r w:rsidR="00160647" w:rsidRPr="000C7330">
          <w:rPr>
            <w:rFonts w:eastAsiaTheme="minorHAnsi"/>
            <w:color w:val="000000" w:themeColor="text1"/>
            <w:rPrChange w:id="1031" w:author="FURSYS" w:date="2025-12-04T15:42:00Z">
              <w:rPr>
                <w:rFonts w:ascii="Noto Sans CJK KR Regular" w:eastAsia="Noto Sans CJK KR Regular" w:hAnsi="Noto Sans CJK KR Regular"/>
                <w:color w:val="000000" w:themeColor="text1"/>
              </w:rPr>
            </w:rPrChange>
          </w:rPr>
          <w:t xml:space="preserve"> 최초 출고일 3</w:t>
        </w:r>
        <w:r w:rsidR="00160647" w:rsidRPr="000C7330">
          <w:rPr>
            <w:rFonts w:eastAsiaTheme="minorHAnsi" w:hint="eastAsia"/>
            <w:color w:val="000000" w:themeColor="text1"/>
            <w:rPrChange w:id="1032" w:author="FURSYS" w:date="2025-12-04T15:42:00Z">
              <w:rPr>
                <w:rFonts w:ascii="Noto Sans CJK KR Regular" w:eastAsia="Noto Sans CJK KR Regular" w:hAnsi="Noto Sans CJK KR Regular" w:hint="eastAsia"/>
                <w:color w:val="000000" w:themeColor="text1"/>
              </w:rPr>
            </w:rPrChange>
          </w:rPr>
          <w:t>일</w:t>
        </w:r>
        <w:r w:rsidR="00160647" w:rsidRPr="000C7330">
          <w:rPr>
            <w:rFonts w:eastAsiaTheme="minorHAnsi"/>
            <w:color w:val="000000" w:themeColor="text1"/>
            <w:rPrChange w:id="1033" w:author="FURSYS" w:date="2025-12-04T15:42:00Z">
              <w:rPr>
                <w:rFonts w:ascii="Noto Sans CJK KR Regular" w:eastAsia="Noto Sans CJK KR Regular" w:hAnsi="Noto Sans CJK KR Regular"/>
                <w:color w:val="000000" w:themeColor="text1"/>
              </w:rPr>
            </w:rPrChange>
          </w:rPr>
          <w:t xml:space="preserve"> </w:t>
        </w:r>
        <w:r w:rsidR="00160647" w:rsidRPr="000C7330">
          <w:rPr>
            <w:rFonts w:eastAsiaTheme="minorHAnsi" w:hint="eastAsia"/>
            <w:color w:val="000000" w:themeColor="text1"/>
            <w:rPrChange w:id="1034" w:author="FURSYS" w:date="2025-12-04T15:42:00Z">
              <w:rPr>
                <w:rFonts w:ascii="Noto Sans CJK KR Regular" w:eastAsia="Noto Sans CJK KR Regular" w:hAnsi="Noto Sans CJK KR Regular" w:hint="eastAsia"/>
                <w:color w:val="000000" w:themeColor="text1"/>
              </w:rPr>
            </w:rPrChange>
          </w:rPr>
          <w:t>전까지</w:t>
        </w:r>
        <w:r w:rsidR="00160647" w:rsidRPr="000C7330">
          <w:rPr>
            <w:rFonts w:eastAsiaTheme="minorHAnsi"/>
            <w:color w:val="000000" w:themeColor="text1"/>
            <w:rPrChange w:id="1035" w:author="FURSYS" w:date="2025-12-04T15:42:00Z">
              <w:rPr>
                <w:rFonts w:ascii="Noto Sans CJK KR Regular" w:eastAsia="Noto Sans CJK KR Regular" w:hAnsi="Noto Sans CJK KR Regular"/>
                <w:color w:val="000000" w:themeColor="text1"/>
              </w:rPr>
            </w:rPrChange>
          </w:rPr>
          <w:t xml:space="preserve"> </w:t>
        </w:r>
        <w:r w:rsidR="00160647" w:rsidRPr="000C7330">
          <w:rPr>
            <w:rFonts w:eastAsiaTheme="minorHAnsi" w:hint="eastAsia"/>
            <w:color w:val="000000" w:themeColor="text1"/>
            <w:rPrChange w:id="1036" w:author="FURSYS" w:date="2025-12-04T15:42:00Z">
              <w:rPr>
                <w:rFonts w:ascii="Noto Sans CJK KR Regular" w:eastAsia="Noto Sans CJK KR Regular" w:hAnsi="Noto Sans CJK KR Regular" w:hint="eastAsia"/>
                <w:color w:val="000000" w:themeColor="text1"/>
              </w:rPr>
            </w:rPrChange>
          </w:rPr>
          <w:t>최종적으로</w:t>
        </w:r>
        <w:r w:rsidR="00160647" w:rsidRPr="000C7330">
          <w:rPr>
            <w:rFonts w:eastAsiaTheme="minorHAnsi"/>
            <w:color w:val="000000" w:themeColor="text1"/>
            <w:rPrChange w:id="1037" w:author="FURSYS" w:date="2025-12-04T15:42:00Z">
              <w:rPr>
                <w:rFonts w:ascii="Noto Sans CJK KR Regular" w:eastAsia="Noto Sans CJK KR Regular" w:hAnsi="Noto Sans CJK KR Regular"/>
                <w:color w:val="000000" w:themeColor="text1"/>
              </w:rPr>
            </w:rPrChange>
          </w:rPr>
          <w:t xml:space="preserve"> </w:t>
        </w:r>
        <w:r w:rsidR="00160647" w:rsidRPr="000C7330">
          <w:rPr>
            <w:rFonts w:eastAsiaTheme="minorHAnsi" w:hint="eastAsia"/>
            <w:color w:val="000000" w:themeColor="text1"/>
            <w:rPrChange w:id="1038" w:author="FURSYS" w:date="2025-12-04T15:42:00Z">
              <w:rPr>
                <w:rFonts w:ascii="Noto Sans CJK KR Regular" w:eastAsia="Noto Sans CJK KR Regular" w:hAnsi="Noto Sans CJK KR Regular" w:hint="eastAsia"/>
                <w:color w:val="000000" w:themeColor="text1"/>
              </w:rPr>
            </w:rPrChange>
          </w:rPr>
          <w:t>발주확인서를</w:t>
        </w:r>
        <w:r w:rsidR="00160647" w:rsidRPr="000C7330">
          <w:rPr>
            <w:rFonts w:eastAsiaTheme="minorHAnsi"/>
            <w:color w:val="000000" w:themeColor="text1"/>
            <w:rPrChange w:id="1039" w:author="FURSYS" w:date="2025-12-04T15:42:00Z">
              <w:rPr>
                <w:rFonts w:ascii="Noto Sans CJK KR Regular" w:eastAsia="Noto Sans CJK KR Regular" w:hAnsi="Noto Sans CJK KR Regular"/>
                <w:color w:val="000000" w:themeColor="text1"/>
              </w:rPr>
            </w:rPrChange>
          </w:rPr>
          <w:t xml:space="preserve"> </w:t>
        </w:r>
        <w:r w:rsidR="00160647" w:rsidRPr="000C7330">
          <w:rPr>
            <w:rFonts w:eastAsiaTheme="minorHAnsi" w:hint="eastAsia"/>
            <w:color w:val="000000" w:themeColor="text1"/>
            <w:rPrChange w:id="1040" w:author="FURSYS" w:date="2025-12-04T15:42:00Z">
              <w:rPr>
                <w:rFonts w:ascii="Noto Sans CJK KR Regular" w:eastAsia="Noto Sans CJK KR Regular" w:hAnsi="Noto Sans CJK KR Regular" w:hint="eastAsia"/>
                <w:color w:val="000000" w:themeColor="text1"/>
              </w:rPr>
            </w:rPrChange>
          </w:rPr>
          <w:t>확인하여야</w:t>
        </w:r>
        <w:r w:rsidR="00160647" w:rsidRPr="000C7330">
          <w:rPr>
            <w:rFonts w:eastAsiaTheme="minorHAnsi"/>
            <w:color w:val="000000" w:themeColor="text1"/>
            <w:rPrChange w:id="1041" w:author="FURSYS" w:date="2025-12-04T15:42:00Z">
              <w:rPr>
                <w:rFonts w:ascii="Noto Sans CJK KR Regular" w:eastAsia="Noto Sans CJK KR Regular" w:hAnsi="Noto Sans CJK KR Regular"/>
                <w:color w:val="000000" w:themeColor="text1"/>
              </w:rPr>
            </w:rPrChange>
          </w:rPr>
          <w:t xml:space="preserve"> </w:t>
        </w:r>
        <w:r w:rsidR="00160647" w:rsidRPr="000C7330">
          <w:rPr>
            <w:rFonts w:eastAsiaTheme="minorHAnsi" w:hint="eastAsia"/>
            <w:color w:val="000000" w:themeColor="text1"/>
            <w:rPrChange w:id="1042" w:author="FURSYS" w:date="2025-12-04T15:42:00Z">
              <w:rPr>
                <w:rFonts w:ascii="Noto Sans CJK KR Regular" w:eastAsia="Noto Sans CJK KR Regular" w:hAnsi="Noto Sans CJK KR Regular" w:hint="eastAsia"/>
                <w:color w:val="000000" w:themeColor="text1"/>
              </w:rPr>
            </w:rPrChange>
          </w:rPr>
          <w:t>하며</w:t>
        </w:r>
        <w:r w:rsidR="00160647" w:rsidRPr="000C7330">
          <w:rPr>
            <w:rFonts w:eastAsiaTheme="minorHAnsi"/>
            <w:color w:val="000000" w:themeColor="text1"/>
            <w:rPrChange w:id="1043" w:author="FURSYS" w:date="2025-12-04T15:42:00Z">
              <w:rPr>
                <w:rFonts w:ascii="Noto Sans CJK KR Regular" w:eastAsia="Noto Sans CJK KR Regular" w:hAnsi="Noto Sans CJK KR Regular"/>
                <w:color w:val="000000" w:themeColor="text1"/>
              </w:rPr>
            </w:rPrChange>
          </w:rPr>
          <w:t xml:space="preserve">, </w:t>
        </w:r>
        <w:r w:rsidR="00160647" w:rsidRPr="000C7330">
          <w:rPr>
            <w:rFonts w:eastAsiaTheme="minorHAnsi" w:hint="eastAsia"/>
            <w:color w:val="000000" w:themeColor="text1"/>
            <w:rPrChange w:id="1044" w:author="FURSYS" w:date="2025-12-04T15:42:00Z">
              <w:rPr>
                <w:rFonts w:ascii="Noto Sans CJK KR Regular" w:eastAsia="Noto Sans CJK KR Regular" w:hAnsi="Noto Sans CJK KR Regular" w:hint="eastAsia"/>
                <w:color w:val="000000" w:themeColor="text1"/>
              </w:rPr>
            </w:rPrChange>
          </w:rPr>
          <w:t>이에</w:t>
        </w:r>
        <w:r w:rsidR="00160647" w:rsidRPr="000C7330">
          <w:rPr>
            <w:rFonts w:eastAsiaTheme="minorHAnsi"/>
            <w:color w:val="000000" w:themeColor="text1"/>
            <w:rPrChange w:id="1045" w:author="FURSYS" w:date="2025-12-04T15:42:00Z">
              <w:rPr>
                <w:rFonts w:ascii="Noto Sans CJK KR Regular" w:eastAsia="Noto Sans CJK KR Regular" w:hAnsi="Noto Sans CJK KR Regular"/>
                <w:color w:val="000000" w:themeColor="text1"/>
              </w:rPr>
            </w:rPrChange>
          </w:rPr>
          <w:t xml:space="preserve"> </w:t>
        </w:r>
        <w:r w:rsidR="00160647" w:rsidRPr="000C7330">
          <w:rPr>
            <w:rFonts w:eastAsiaTheme="minorHAnsi" w:hint="eastAsia"/>
            <w:color w:val="000000" w:themeColor="text1"/>
            <w:rPrChange w:id="1046" w:author="FURSYS" w:date="2025-12-04T15:42:00Z">
              <w:rPr>
                <w:rFonts w:ascii="Noto Sans CJK KR Regular" w:eastAsia="Noto Sans CJK KR Regular" w:hAnsi="Noto Sans CJK KR Regular" w:hint="eastAsia"/>
                <w:color w:val="000000" w:themeColor="text1"/>
              </w:rPr>
            </w:rPrChange>
          </w:rPr>
          <w:t>따라</w:t>
        </w:r>
        <w:r w:rsidR="00160647" w:rsidRPr="000C7330">
          <w:rPr>
            <w:rFonts w:eastAsiaTheme="minorHAnsi"/>
            <w:color w:val="000000" w:themeColor="text1"/>
            <w:rPrChange w:id="1047" w:author="FURSYS" w:date="2025-12-04T15:42:00Z">
              <w:rPr>
                <w:rFonts w:ascii="Noto Sans CJK KR Regular" w:eastAsia="Noto Sans CJK KR Regular" w:hAnsi="Noto Sans CJK KR Regular"/>
                <w:color w:val="000000" w:themeColor="text1"/>
              </w:rPr>
            </w:rPrChange>
          </w:rPr>
          <w:t xml:space="preserve"> </w:t>
        </w:r>
        <w:r w:rsidR="00160647" w:rsidRPr="000C7330">
          <w:rPr>
            <w:rFonts w:eastAsiaTheme="minorHAnsi" w:hint="eastAsia"/>
            <w:color w:val="000000" w:themeColor="text1"/>
            <w:rPrChange w:id="1048" w:author="FURSYS" w:date="2025-12-04T15:42:00Z">
              <w:rPr>
                <w:rFonts w:ascii="Noto Sans CJK KR Regular" w:eastAsia="Noto Sans CJK KR Regular" w:hAnsi="Noto Sans CJK KR Regular" w:hint="eastAsia"/>
                <w:color w:val="000000" w:themeColor="text1"/>
              </w:rPr>
            </w:rPrChange>
          </w:rPr>
          <w:t>계약물품의</w:t>
        </w:r>
        <w:r w:rsidR="00160647" w:rsidRPr="000C7330">
          <w:rPr>
            <w:rFonts w:eastAsiaTheme="minorHAnsi"/>
            <w:color w:val="000000" w:themeColor="text1"/>
            <w:rPrChange w:id="1049" w:author="FURSYS" w:date="2025-12-04T15:42:00Z">
              <w:rPr>
                <w:rFonts w:ascii="Noto Sans CJK KR Regular" w:eastAsia="Noto Sans CJK KR Regular" w:hAnsi="Noto Sans CJK KR Regular"/>
                <w:color w:val="000000" w:themeColor="text1"/>
              </w:rPr>
            </w:rPrChange>
          </w:rPr>
          <w:t xml:space="preserve"> </w:t>
        </w:r>
        <w:r w:rsidR="00160647" w:rsidRPr="000C7330">
          <w:rPr>
            <w:rFonts w:eastAsiaTheme="minorHAnsi" w:hint="eastAsia"/>
            <w:color w:val="000000" w:themeColor="text1"/>
            <w:rPrChange w:id="1050" w:author="FURSYS" w:date="2025-12-04T15:42:00Z">
              <w:rPr>
                <w:rFonts w:ascii="Noto Sans CJK KR Regular" w:eastAsia="Noto Sans CJK KR Regular" w:hAnsi="Noto Sans CJK KR Regular" w:hint="eastAsia"/>
                <w:color w:val="000000" w:themeColor="text1"/>
              </w:rPr>
            </w:rPrChange>
          </w:rPr>
          <w:t>출고</w:t>
        </w:r>
        <w:r w:rsidR="00160647" w:rsidRPr="000C7330">
          <w:rPr>
            <w:rFonts w:eastAsiaTheme="minorHAnsi"/>
            <w:color w:val="000000" w:themeColor="text1"/>
            <w:rPrChange w:id="1051" w:author="FURSYS" w:date="2025-12-04T15:42:00Z">
              <w:rPr>
                <w:rFonts w:ascii="Noto Sans CJK KR Regular" w:eastAsia="Noto Sans CJK KR Regular" w:hAnsi="Noto Sans CJK KR Regular"/>
                <w:color w:val="000000" w:themeColor="text1"/>
              </w:rPr>
            </w:rPrChange>
          </w:rPr>
          <w:t xml:space="preserve"> </w:t>
        </w:r>
        <w:r w:rsidR="00160647" w:rsidRPr="000C7330">
          <w:rPr>
            <w:rFonts w:eastAsiaTheme="minorHAnsi" w:hint="eastAsia"/>
            <w:color w:val="000000" w:themeColor="text1"/>
            <w:rPrChange w:id="1052" w:author="FURSYS" w:date="2025-12-04T15:42:00Z">
              <w:rPr>
                <w:rFonts w:ascii="Noto Sans CJK KR Regular" w:eastAsia="Noto Sans CJK KR Regular" w:hAnsi="Noto Sans CJK KR Regular" w:hint="eastAsia"/>
                <w:color w:val="000000" w:themeColor="text1"/>
              </w:rPr>
            </w:rPrChange>
          </w:rPr>
          <w:t>및</w:t>
        </w:r>
        <w:r w:rsidR="00160647" w:rsidRPr="000C7330">
          <w:rPr>
            <w:rFonts w:eastAsiaTheme="minorHAnsi"/>
            <w:color w:val="000000" w:themeColor="text1"/>
            <w:rPrChange w:id="1053" w:author="FURSYS" w:date="2025-12-04T15:42:00Z">
              <w:rPr>
                <w:rFonts w:ascii="Noto Sans CJK KR Regular" w:eastAsia="Noto Sans CJK KR Regular" w:hAnsi="Noto Sans CJK KR Regular"/>
                <w:color w:val="000000" w:themeColor="text1"/>
              </w:rPr>
            </w:rPrChange>
          </w:rPr>
          <w:t xml:space="preserve"> </w:t>
        </w:r>
        <w:r w:rsidR="00160647" w:rsidRPr="000C7330">
          <w:rPr>
            <w:rFonts w:eastAsiaTheme="minorHAnsi" w:hint="eastAsia"/>
            <w:color w:val="000000" w:themeColor="text1"/>
            <w:rPrChange w:id="1054" w:author="FURSYS" w:date="2025-12-04T15:42:00Z">
              <w:rPr>
                <w:rFonts w:ascii="Noto Sans CJK KR Regular" w:eastAsia="Noto Sans CJK KR Regular" w:hAnsi="Noto Sans CJK KR Regular" w:hint="eastAsia"/>
                <w:color w:val="000000" w:themeColor="text1"/>
              </w:rPr>
            </w:rPrChange>
          </w:rPr>
          <w:t>설치가</w:t>
        </w:r>
        <w:r w:rsidR="00160647" w:rsidRPr="000C7330">
          <w:rPr>
            <w:rFonts w:eastAsiaTheme="minorHAnsi"/>
            <w:color w:val="000000" w:themeColor="text1"/>
            <w:rPrChange w:id="1055" w:author="FURSYS" w:date="2025-12-04T15:42:00Z">
              <w:rPr>
                <w:rFonts w:ascii="Noto Sans CJK KR Regular" w:eastAsia="Noto Sans CJK KR Regular" w:hAnsi="Noto Sans CJK KR Regular"/>
                <w:color w:val="000000" w:themeColor="text1"/>
              </w:rPr>
            </w:rPrChange>
          </w:rPr>
          <w:t xml:space="preserve"> </w:t>
        </w:r>
        <w:r w:rsidR="00160647" w:rsidRPr="000C7330">
          <w:rPr>
            <w:rFonts w:eastAsiaTheme="minorHAnsi" w:hint="eastAsia"/>
            <w:color w:val="000000" w:themeColor="text1"/>
            <w:rPrChange w:id="1056" w:author="FURSYS" w:date="2025-12-04T15:42:00Z">
              <w:rPr>
                <w:rFonts w:ascii="Noto Sans CJK KR Regular" w:eastAsia="Noto Sans CJK KR Regular" w:hAnsi="Noto Sans CJK KR Regular" w:hint="eastAsia"/>
                <w:color w:val="000000" w:themeColor="text1"/>
              </w:rPr>
            </w:rPrChange>
          </w:rPr>
          <w:t>진행된다</w:t>
        </w:r>
        <w:r w:rsidR="00160647" w:rsidRPr="000C7330">
          <w:rPr>
            <w:rFonts w:eastAsiaTheme="minorHAnsi"/>
            <w:color w:val="000000" w:themeColor="text1"/>
            <w:rPrChange w:id="1057" w:author="FURSYS" w:date="2025-12-04T15:42:00Z">
              <w:rPr>
                <w:rFonts w:ascii="Noto Sans CJK KR Regular" w:eastAsia="Noto Sans CJK KR Regular" w:hAnsi="Noto Sans CJK KR Regular"/>
                <w:color w:val="000000" w:themeColor="text1"/>
              </w:rPr>
            </w:rPrChange>
          </w:rPr>
          <w:t xml:space="preserve">. </w:t>
        </w:r>
      </w:ins>
    </w:p>
    <w:p w14:paraId="1F77A852" w14:textId="6AFA533D" w:rsidR="001A3194" w:rsidRPr="000C7330" w:rsidDel="00160647" w:rsidRDefault="004347CB" w:rsidP="00282076">
      <w:pPr>
        <w:pStyle w:val="a3"/>
        <w:numPr>
          <w:ilvl w:val="0"/>
          <w:numId w:val="14"/>
        </w:numPr>
        <w:ind w:leftChars="0"/>
        <w:rPr>
          <w:del w:id="1058" w:author="이승준 (Seungjun Lee)" w:date="2025-07-15T08:26:00Z"/>
          <w:rFonts w:eastAsiaTheme="minorHAnsi"/>
          <w:color w:val="000000" w:themeColor="text1"/>
          <w:rPrChange w:id="1059" w:author="FURSYS" w:date="2025-12-04T15:42:00Z">
            <w:rPr>
              <w:del w:id="1060" w:author="이승준 (Seungjun Lee)" w:date="2025-07-15T08:26:00Z"/>
              <w:rFonts w:ascii="Noto Sans CJK KR Regular" w:eastAsia="Noto Sans CJK KR Regular" w:hAnsi="Noto Sans CJK KR Regular"/>
              <w:color w:val="000000" w:themeColor="text1"/>
              <w:highlight w:val="yellow"/>
            </w:rPr>
          </w:rPrChange>
        </w:rPr>
      </w:pPr>
      <w:del w:id="1061" w:author="이승준 (Seungjun Lee)" w:date="2025-07-15T08:26:00Z">
        <w:r w:rsidRPr="000C7330" w:rsidDel="00160647">
          <w:rPr>
            <w:rFonts w:eastAsiaTheme="minorHAnsi" w:hint="eastAsia"/>
            <w:color w:val="000000" w:themeColor="text1"/>
            <w:rPrChange w:id="1062" w:author="FURSYS" w:date="2025-12-04T15:42:00Z">
              <w:rPr>
                <w:rFonts w:ascii="Noto Sans CJK KR Regular" w:eastAsia="Noto Sans CJK KR Regular" w:hAnsi="Noto Sans CJK KR Regular" w:hint="eastAsia"/>
                <w:color w:val="000000" w:themeColor="text1"/>
              </w:rPr>
            </w:rPrChange>
          </w:rPr>
          <w:delText>고객은</w:delText>
        </w:r>
        <w:r w:rsidRPr="000C7330" w:rsidDel="00160647">
          <w:rPr>
            <w:rFonts w:eastAsiaTheme="minorHAnsi"/>
            <w:color w:val="000000" w:themeColor="text1"/>
            <w:rPrChange w:id="1063" w:author="FURSYS" w:date="2025-12-04T15:42:00Z">
              <w:rPr>
                <w:rFonts w:ascii="Noto Sans CJK KR Regular" w:eastAsia="Noto Sans CJK KR Regular" w:hAnsi="Noto Sans CJK KR Regular"/>
                <w:color w:val="000000" w:themeColor="text1"/>
              </w:rPr>
            </w:rPrChange>
          </w:rPr>
          <w:delText xml:space="preserve"> </w:delText>
        </w:r>
        <w:r w:rsidRPr="000C7330" w:rsidDel="00160647">
          <w:rPr>
            <w:rFonts w:eastAsiaTheme="minorHAnsi" w:hint="eastAsia"/>
            <w:color w:val="000000" w:themeColor="text1"/>
            <w:rPrChange w:id="1064" w:author="FURSYS" w:date="2025-12-04T15:42:00Z">
              <w:rPr>
                <w:rFonts w:ascii="Noto Sans CJK KR Regular" w:eastAsia="Noto Sans CJK KR Regular" w:hAnsi="Noto Sans CJK KR Regular" w:hint="eastAsia"/>
                <w:color w:val="000000" w:themeColor="text1"/>
              </w:rPr>
            </w:rPrChange>
          </w:rPr>
          <w:delText>퍼시스와</w:delText>
        </w:r>
        <w:r w:rsidRPr="000C7330" w:rsidDel="00160647">
          <w:rPr>
            <w:rFonts w:eastAsiaTheme="minorHAnsi"/>
            <w:color w:val="000000" w:themeColor="text1"/>
            <w:rPrChange w:id="1065" w:author="FURSYS" w:date="2025-12-04T15:42:00Z">
              <w:rPr>
                <w:rFonts w:ascii="Noto Sans CJK KR Regular" w:eastAsia="Noto Sans CJK KR Regular" w:hAnsi="Noto Sans CJK KR Regular"/>
                <w:color w:val="000000" w:themeColor="text1"/>
              </w:rPr>
            </w:rPrChange>
          </w:rPr>
          <w:delText xml:space="preserve"> 합의된</w:delText>
        </w:r>
        <w:r w:rsidR="00AA7116" w:rsidRPr="000C7330" w:rsidDel="00160647">
          <w:rPr>
            <w:rFonts w:eastAsiaTheme="minorHAnsi"/>
            <w:color w:val="000000" w:themeColor="text1"/>
            <w:rPrChange w:id="1066" w:author="FURSYS" w:date="2025-12-04T15:42:00Z">
              <w:rPr>
                <w:rFonts w:ascii="Noto Sans CJK KR Regular" w:eastAsia="Noto Sans CJK KR Regular" w:hAnsi="Noto Sans CJK KR Regular"/>
                <w:color w:val="000000" w:themeColor="text1"/>
              </w:rPr>
            </w:rPrChange>
          </w:rPr>
          <w:delText xml:space="preserve"> 계약물품의</w:delText>
        </w:r>
        <w:r w:rsidRPr="000C7330" w:rsidDel="00160647">
          <w:rPr>
            <w:rFonts w:eastAsiaTheme="minorHAnsi"/>
            <w:color w:val="000000" w:themeColor="text1"/>
            <w:rPrChange w:id="1067" w:author="FURSYS" w:date="2025-12-04T15:42:00Z">
              <w:rPr>
                <w:rFonts w:ascii="Noto Sans CJK KR Regular" w:eastAsia="Noto Sans CJK KR Regular" w:hAnsi="Noto Sans CJK KR Regular"/>
                <w:color w:val="000000" w:themeColor="text1"/>
              </w:rPr>
            </w:rPrChange>
          </w:rPr>
          <w:delText xml:space="preserve"> </w:delText>
        </w:r>
        <w:r w:rsidR="001A3194" w:rsidRPr="000C7330" w:rsidDel="00160647">
          <w:rPr>
            <w:rFonts w:eastAsiaTheme="minorHAnsi"/>
            <w:color w:val="000000" w:themeColor="text1"/>
            <w:rPrChange w:id="1068" w:author="FURSYS" w:date="2025-12-04T15:42:00Z">
              <w:rPr>
                <w:rFonts w:ascii="Noto Sans CJK KR Regular" w:eastAsia="Noto Sans CJK KR Regular" w:hAnsi="Noto Sans CJK KR Regular"/>
                <w:color w:val="000000" w:themeColor="text1"/>
              </w:rPr>
            </w:rPrChange>
          </w:rPr>
          <w:delText>최초 출고일 3</w:delText>
        </w:r>
        <w:r w:rsidR="001A3194" w:rsidRPr="000C7330" w:rsidDel="00160647">
          <w:rPr>
            <w:rFonts w:eastAsiaTheme="minorHAnsi" w:hint="eastAsia"/>
            <w:color w:val="000000" w:themeColor="text1"/>
            <w:rPrChange w:id="1069" w:author="FURSYS" w:date="2025-12-04T15:42:00Z">
              <w:rPr>
                <w:rFonts w:ascii="Noto Sans CJK KR Regular" w:eastAsia="Noto Sans CJK KR Regular" w:hAnsi="Noto Sans CJK KR Regular" w:hint="eastAsia"/>
                <w:color w:val="000000" w:themeColor="text1"/>
              </w:rPr>
            </w:rPrChange>
          </w:rPr>
          <w:delText>일</w:delText>
        </w:r>
        <w:r w:rsidR="001A3194" w:rsidRPr="000C7330" w:rsidDel="00160647">
          <w:rPr>
            <w:rFonts w:eastAsiaTheme="minorHAnsi"/>
            <w:color w:val="000000" w:themeColor="text1"/>
            <w:rPrChange w:id="1070" w:author="FURSYS" w:date="2025-12-04T15:42:00Z">
              <w:rPr>
                <w:rFonts w:ascii="Noto Sans CJK KR Regular" w:eastAsia="Noto Sans CJK KR Regular" w:hAnsi="Noto Sans CJK KR Regular"/>
                <w:color w:val="000000" w:themeColor="text1"/>
              </w:rPr>
            </w:rPrChange>
          </w:rPr>
          <w:delText xml:space="preserve"> </w:delText>
        </w:r>
        <w:r w:rsidR="001A3194" w:rsidRPr="000C7330" w:rsidDel="00160647">
          <w:rPr>
            <w:rFonts w:eastAsiaTheme="minorHAnsi" w:hint="eastAsia"/>
            <w:color w:val="000000" w:themeColor="text1"/>
            <w:rPrChange w:id="1071" w:author="FURSYS" w:date="2025-12-04T15:42:00Z">
              <w:rPr>
                <w:rFonts w:ascii="Noto Sans CJK KR Regular" w:eastAsia="Noto Sans CJK KR Regular" w:hAnsi="Noto Sans CJK KR Regular" w:hint="eastAsia"/>
                <w:color w:val="000000" w:themeColor="text1"/>
              </w:rPr>
            </w:rPrChange>
          </w:rPr>
          <w:delText>전까지</w:delText>
        </w:r>
        <w:r w:rsidR="001A3194" w:rsidRPr="000C7330" w:rsidDel="00160647">
          <w:rPr>
            <w:rFonts w:eastAsiaTheme="minorHAnsi"/>
            <w:color w:val="000000" w:themeColor="text1"/>
            <w:rPrChange w:id="1072" w:author="FURSYS" w:date="2025-12-04T15:42:00Z">
              <w:rPr>
                <w:rFonts w:ascii="Noto Sans CJK KR Regular" w:eastAsia="Noto Sans CJK KR Regular" w:hAnsi="Noto Sans CJK KR Regular"/>
                <w:color w:val="000000" w:themeColor="text1"/>
              </w:rPr>
            </w:rPrChange>
          </w:rPr>
          <w:delText xml:space="preserve"> </w:delText>
        </w:r>
        <w:r w:rsidR="005C2894" w:rsidRPr="000C7330" w:rsidDel="00160647">
          <w:rPr>
            <w:rFonts w:eastAsiaTheme="minorHAnsi" w:hint="eastAsia"/>
            <w:color w:val="000000" w:themeColor="text1"/>
            <w:rPrChange w:id="1073" w:author="FURSYS" w:date="2025-12-04T15:42:00Z">
              <w:rPr>
                <w:rFonts w:ascii="Noto Sans CJK KR Regular" w:eastAsia="Noto Sans CJK KR Regular" w:hAnsi="Noto Sans CJK KR Regular" w:hint="eastAsia"/>
                <w:color w:val="000000" w:themeColor="text1"/>
              </w:rPr>
            </w:rPrChange>
          </w:rPr>
          <w:delText>최종적으로</w:delText>
        </w:r>
        <w:r w:rsidR="005C2894" w:rsidRPr="000C7330" w:rsidDel="00160647">
          <w:rPr>
            <w:rFonts w:eastAsiaTheme="minorHAnsi"/>
            <w:color w:val="000000" w:themeColor="text1"/>
            <w:rPrChange w:id="1074" w:author="FURSYS" w:date="2025-12-04T15:42:00Z">
              <w:rPr>
                <w:rFonts w:ascii="Noto Sans CJK KR Regular" w:eastAsia="Noto Sans CJK KR Regular" w:hAnsi="Noto Sans CJK KR Regular"/>
                <w:color w:val="000000" w:themeColor="text1"/>
              </w:rPr>
            </w:rPrChange>
          </w:rPr>
          <w:delText xml:space="preserve"> </w:delText>
        </w:r>
        <w:r w:rsidR="0048653F" w:rsidRPr="000C7330" w:rsidDel="00160647">
          <w:rPr>
            <w:rFonts w:eastAsiaTheme="minorHAnsi" w:hint="eastAsia"/>
            <w:color w:val="000000" w:themeColor="text1"/>
            <w:rPrChange w:id="1075" w:author="FURSYS" w:date="2025-12-04T15:42:00Z">
              <w:rPr>
                <w:rFonts w:ascii="Noto Sans CJK KR Regular" w:eastAsia="Noto Sans CJK KR Regular" w:hAnsi="Noto Sans CJK KR Regular" w:hint="eastAsia"/>
                <w:color w:val="000000" w:themeColor="text1"/>
              </w:rPr>
            </w:rPrChange>
          </w:rPr>
          <w:delText>발주확인서</w:delText>
        </w:r>
        <w:r w:rsidR="005C2894" w:rsidRPr="000C7330" w:rsidDel="00160647">
          <w:rPr>
            <w:rFonts w:eastAsiaTheme="minorHAnsi" w:hint="eastAsia"/>
            <w:color w:val="000000" w:themeColor="text1"/>
            <w:rPrChange w:id="1076" w:author="FURSYS" w:date="2025-12-04T15:42:00Z">
              <w:rPr>
                <w:rFonts w:ascii="Noto Sans CJK KR Regular" w:eastAsia="Noto Sans CJK KR Regular" w:hAnsi="Noto Sans CJK KR Regular" w:hint="eastAsia"/>
                <w:color w:val="000000" w:themeColor="text1"/>
              </w:rPr>
            </w:rPrChange>
          </w:rPr>
          <w:delText>를</w:delText>
        </w:r>
        <w:r w:rsidR="005C2894" w:rsidRPr="000C7330" w:rsidDel="00160647">
          <w:rPr>
            <w:rFonts w:eastAsiaTheme="minorHAnsi"/>
            <w:color w:val="000000" w:themeColor="text1"/>
            <w:rPrChange w:id="1077" w:author="FURSYS" w:date="2025-12-04T15:42:00Z">
              <w:rPr>
                <w:rFonts w:ascii="Noto Sans CJK KR Regular" w:eastAsia="Noto Sans CJK KR Regular" w:hAnsi="Noto Sans CJK KR Regular"/>
                <w:color w:val="000000" w:themeColor="text1"/>
              </w:rPr>
            </w:rPrChange>
          </w:rPr>
          <w:delText xml:space="preserve"> </w:delText>
        </w:r>
        <w:r w:rsidR="005C2894" w:rsidRPr="000C7330" w:rsidDel="00160647">
          <w:rPr>
            <w:rFonts w:eastAsiaTheme="minorHAnsi" w:hint="eastAsia"/>
            <w:color w:val="000000" w:themeColor="text1"/>
            <w:rPrChange w:id="1078" w:author="FURSYS" w:date="2025-12-04T15:42:00Z">
              <w:rPr>
                <w:rFonts w:ascii="Noto Sans CJK KR Regular" w:eastAsia="Noto Sans CJK KR Regular" w:hAnsi="Noto Sans CJK KR Regular" w:hint="eastAsia"/>
                <w:color w:val="000000" w:themeColor="text1"/>
              </w:rPr>
            </w:rPrChange>
          </w:rPr>
          <w:delText>확인하여야</w:delText>
        </w:r>
        <w:r w:rsidR="005C2894" w:rsidRPr="000C7330" w:rsidDel="00160647">
          <w:rPr>
            <w:rFonts w:eastAsiaTheme="minorHAnsi"/>
            <w:color w:val="000000" w:themeColor="text1"/>
            <w:rPrChange w:id="1079" w:author="FURSYS" w:date="2025-12-04T15:42:00Z">
              <w:rPr>
                <w:rFonts w:ascii="Noto Sans CJK KR Regular" w:eastAsia="Noto Sans CJK KR Regular" w:hAnsi="Noto Sans CJK KR Regular"/>
                <w:color w:val="000000" w:themeColor="text1"/>
              </w:rPr>
            </w:rPrChange>
          </w:rPr>
          <w:delText xml:space="preserve"> </w:delText>
        </w:r>
        <w:r w:rsidR="00AA7116" w:rsidRPr="000C7330" w:rsidDel="00160647">
          <w:rPr>
            <w:rFonts w:eastAsiaTheme="minorHAnsi" w:hint="eastAsia"/>
            <w:color w:val="000000" w:themeColor="text1"/>
            <w:rPrChange w:id="1080" w:author="FURSYS" w:date="2025-12-04T15:42:00Z">
              <w:rPr>
                <w:rFonts w:ascii="Noto Sans CJK KR Regular" w:eastAsia="Noto Sans CJK KR Regular" w:hAnsi="Noto Sans CJK KR Regular" w:hint="eastAsia"/>
                <w:color w:val="000000" w:themeColor="text1"/>
              </w:rPr>
            </w:rPrChange>
          </w:rPr>
          <w:delText>하며</w:delText>
        </w:r>
        <w:r w:rsidR="00AA7116" w:rsidRPr="000C7330" w:rsidDel="00160647">
          <w:rPr>
            <w:rFonts w:eastAsiaTheme="minorHAnsi"/>
            <w:color w:val="000000" w:themeColor="text1"/>
            <w:rPrChange w:id="1081" w:author="FURSYS" w:date="2025-12-04T15:42:00Z">
              <w:rPr>
                <w:rFonts w:ascii="Noto Sans CJK KR Regular" w:eastAsia="Noto Sans CJK KR Regular" w:hAnsi="Noto Sans CJK KR Regular"/>
                <w:color w:val="000000" w:themeColor="text1"/>
              </w:rPr>
            </w:rPrChange>
          </w:rPr>
          <w:delText xml:space="preserve">, </w:delText>
        </w:r>
        <w:r w:rsidR="00AA7116" w:rsidRPr="000C7330" w:rsidDel="00160647">
          <w:rPr>
            <w:rFonts w:eastAsiaTheme="minorHAnsi" w:hint="eastAsia"/>
            <w:color w:val="000000" w:themeColor="text1"/>
            <w:rPrChange w:id="1082" w:author="FURSYS" w:date="2025-12-04T15:42:00Z">
              <w:rPr>
                <w:rFonts w:ascii="Noto Sans CJK KR Regular" w:eastAsia="Noto Sans CJK KR Regular" w:hAnsi="Noto Sans CJK KR Regular" w:hint="eastAsia"/>
                <w:color w:val="000000" w:themeColor="text1"/>
              </w:rPr>
            </w:rPrChange>
          </w:rPr>
          <w:delText>이에</w:delText>
        </w:r>
        <w:r w:rsidR="00AA7116" w:rsidRPr="000C7330" w:rsidDel="00160647">
          <w:rPr>
            <w:rFonts w:eastAsiaTheme="minorHAnsi"/>
            <w:color w:val="000000" w:themeColor="text1"/>
            <w:rPrChange w:id="1083" w:author="FURSYS" w:date="2025-12-04T15:42:00Z">
              <w:rPr>
                <w:rFonts w:ascii="Noto Sans CJK KR Regular" w:eastAsia="Noto Sans CJK KR Regular" w:hAnsi="Noto Sans CJK KR Regular"/>
                <w:color w:val="000000" w:themeColor="text1"/>
              </w:rPr>
            </w:rPrChange>
          </w:rPr>
          <w:delText xml:space="preserve"> 따라 </w:delText>
        </w:r>
        <w:r w:rsidR="00AA7116" w:rsidRPr="000C7330" w:rsidDel="00160647">
          <w:rPr>
            <w:rFonts w:eastAsiaTheme="minorHAnsi" w:hint="eastAsia"/>
            <w:color w:val="000000" w:themeColor="text1"/>
            <w:rPrChange w:id="1084" w:author="FURSYS" w:date="2025-12-04T15:42:00Z">
              <w:rPr>
                <w:rFonts w:ascii="Noto Sans CJK KR Regular" w:eastAsia="Noto Sans CJK KR Regular" w:hAnsi="Noto Sans CJK KR Regular" w:hint="eastAsia"/>
                <w:color w:val="000000" w:themeColor="text1"/>
              </w:rPr>
            </w:rPrChange>
          </w:rPr>
          <w:delText>계약물품의</w:delText>
        </w:r>
        <w:r w:rsidR="00AA7116" w:rsidRPr="000C7330" w:rsidDel="00160647">
          <w:rPr>
            <w:rFonts w:eastAsiaTheme="minorHAnsi"/>
            <w:color w:val="000000" w:themeColor="text1"/>
            <w:rPrChange w:id="1085" w:author="FURSYS" w:date="2025-12-04T15:42:00Z">
              <w:rPr>
                <w:rFonts w:ascii="Noto Sans CJK KR Regular" w:eastAsia="Noto Sans CJK KR Regular" w:hAnsi="Noto Sans CJK KR Regular"/>
                <w:color w:val="000000" w:themeColor="text1"/>
              </w:rPr>
            </w:rPrChange>
          </w:rPr>
          <w:delText xml:space="preserve"> 출고 및 설치가 진행</w:delText>
        </w:r>
        <w:r w:rsidR="00AA7116" w:rsidRPr="000C7330" w:rsidDel="00160647">
          <w:rPr>
            <w:rFonts w:eastAsiaTheme="minorHAnsi" w:hint="eastAsia"/>
            <w:color w:val="000000" w:themeColor="text1"/>
            <w:rPrChange w:id="1086" w:author="FURSYS" w:date="2025-12-04T15:42:00Z">
              <w:rPr>
                <w:rFonts w:ascii="Noto Sans CJK KR Regular" w:eastAsia="Noto Sans CJK KR Regular" w:hAnsi="Noto Sans CJK KR Regular" w:hint="eastAsia"/>
                <w:color w:val="000000" w:themeColor="text1"/>
              </w:rPr>
            </w:rPrChange>
          </w:rPr>
          <w:delText>된다</w:delText>
        </w:r>
        <w:r w:rsidR="00AA7116" w:rsidRPr="000C7330" w:rsidDel="00160647">
          <w:rPr>
            <w:rFonts w:eastAsiaTheme="minorHAnsi"/>
            <w:color w:val="000000" w:themeColor="text1"/>
            <w:rPrChange w:id="1087" w:author="FURSYS" w:date="2025-12-04T15:42:00Z">
              <w:rPr>
                <w:rFonts w:ascii="Noto Sans CJK KR Regular" w:eastAsia="Noto Sans CJK KR Regular" w:hAnsi="Noto Sans CJK KR Regular"/>
                <w:color w:val="000000" w:themeColor="text1"/>
              </w:rPr>
            </w:rPrChange>
          </w:rPr>
          <w:delText>.</w:delText>
        </w:r>
      </w:del>
    </w:p>
    <w:p w14:paraId="330B7C68" w14:textId="3A74DCB7" w:rsidR="001A3194" w:rsidRPr="000C7330" w:rsidRDefault="001A3194" w:rsidP="00282076">
      <w:pPr>
        <w:pStyle w:val="a3"/>
        <w:numPr>
          <w:ilvl w:val="0"/>
          <w:numId w:val="14"/>
        </w:numPr>
        <w:wordWrap/>
        <w:spacing w:before="39" w:line="206" w:lineRule="auto"/>
        <w:ind w:leftChars="0" w:right="278"/>
        <w:rPr>
          <w:rFonts w:eastAsiaTheme="minorHAnsi"/>
          <w:color w:val="000000" w:themeColor="text1"/>
          <w:rPrChange w:id="1088"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1089" w:author="FURSYS" w:date="2025-12-04T15:42:00Z">
            <w:rPr>
              <w:rFonts w:ascii="Noto Sans CJK KR Regular" w:eastAsia="Noto Sans CJK KR Regular" w:hAnsi="Noto Sans CJK KR Regular" w:hint="eastAsia"/>
              <w:color w:val="000000" w:themeColor="text1"/>
            </w:rPr>
          </w:rPrChange>
        </w:rPr>
        <w:t>해당</w:t>
      </w:r>
      <w:r w:rsidR="0039549A" w:rsidRPr="000C7330">
        <w:rPr>
          <w:rFonts w:eastAsiaTheme="minorHAnsi"/>
          <w:color w:val="000000" w:themeColor="text1"/>
          <w:rPrChange w:id="1090"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color w:val="000000" w:themeColor="text1"/>
          <w:rPrChange w:id="1091" w:author="FURSYS" w:date="2025-12-04T15:42:00Z">
            <w:rPr>
              <w:rFonts w:ascii="Noto Sans CJK KR Regular" w:eastAsia="Noto Sans CJK KR Regular" w:hAnsi="Noto Sans CJK KR Regular"/>
              <w:color w:val="000000" w:themeColor="text1"/>
            </w:rPr>
          </w:rPrChange>
        </w:rPr>
        <w:t xml:space="preserve">기일까지 발주확인서를 </w:t>
      </w:r>
      <w:r w:rsidRPr="000C7330">
        <w:rPr>
          <w:rFonts w:eastAsiaTheme="minorHAnsi" w:hint="eastAsia"/>
          <w:color w:val="000000" w:themeColor="text1"/>
          <w:rPrChange w:id="1092" w:author="FURSYS" w:date="2025-12-04T15:42:00Z">
            <w:rPr>
              <w:rFonts w:ascii="Noto Sans CJK KR Regular" w:eastAsia="Noto Sans CJK KR Regular" w:hAnsi="Noto Sans CJK KR Regular" w:hint="eastAsia"/>
              <w:color w:val="000000" w:themeColor="text1"/>
            </w:rPr>
          </w:rPrChange>
        </w:rPr>
        <w:t>확인하지</w:t>
      </w:r>
      <w:r w:rsidRPr="000C7330">
        <w:rPr>
          <w:rFonts w:eastAsiaTheme="minorHAnsi"/>
          <w:color w:val="000000" w:themeColor="text1"/>
          <w:rPrChange w:id="1093"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094" w:author="FURSYS" w:date="2025-12-04T15:42:00Z">
            <w:rPr>
              <w:rFonts w:ascii="Noto Sans CJK KR Regular" w:eastAsia="Noto Sans CJK KR Regular" w:hAnsi="Noto Sans CJK KR Regular" w:hint="eastAsia"/>
              <w:color w:val="000000" w:themeColor="text1"/>
            </w:rPr>
          </w:rPrChange>
        </w:rPr>
        <w:t>않는</w:t>
      </w:r>
      <w:r w:rsidRPr="000C7330">
        <w:rPr>
          <w:rFonts w:eastAsiaTheme="minorHAnsi"/>
          <w:color w:val="000000" w:themeColor="text1"/>
          <w:rPrChange w:id="1095" w:author="FURSYS" w:date="2025-12-04T15:42:00Z">
            <w:rPr>
              <w:rFonts w:ascii="Noto Sans CJK KR Regular" w:eastAsia="Noto Sans CJK KR Regular" w:hAnsi="Noto Sans CJK KR Regular"/>
              <w:color w:val="000000" w:themeColor="text1"/>
            </w:rPr>
          </w:rPrChange>
        </w:rPr>
        <w:t xml:space="preserve"> 경우 </w:t>
      </w:r>
      <w:r w:rsidR="00AE20A2" w:rsidRPr="000C7330">
        <w:rPr>
          <w:rFonts w:eastAsiaTheme="minorHAnsi" w:hint="eastAsia"/>
          <w:color w:val="000000" w:themeColor="text1"/>
          <w:rPrChange w:id="1096" w:author="FURSYS" w:date="2025-12-04T15:42:00Z">
            <w:rPr>
              <w:rFonts w:ascii="Noto Sans CJK KR Regular" w:eastAsia="Noto Sans CJK KR Regular" w:hAnsi="Noto Sans CJK KR Regular" w:hint="eastAsia"/>
              <w:color w:val="000000" w:themeColor="text1"/>
            </w:rPr>
          </w:rPrChange>
        </w:rPr>
        <w:t>퍼시스</w:t>
      </w:r>
      <w:r w:rsidRPr="000C7330">
        <w:rPr>
          <w:rFonts w:eastAsiaTheme="minorHAnsi"/>
          <w:color w:val="000000" w:themeColor="text1"/>
          <w:rPrChange w:id="1097" w:author="FURSYS" w:date="2025-12-04T15:42:00Z">
            <w:rPr>
              <w:rFonts w:ascii="Noto Sans CJK KR Regular" w:eastAsia="Noto Sans CJK KR Regular" w:hAnsi="Noto Sans CJK KR Regular"/>
              <w:color w:val="000000" w:themeColor="text1"/>
            </w:rPr>
          </w:rPrChange>
        </w:rPr>
        <w:t xml:space="preserve">는 </w:t>
      </w:r>
      <w:r w:rsidRPr="000C7330">
        <w:rPr>
          <w:rFonts w:eastAsiaTheme="minorHAnsi" w:hint="eastAsia"/>
          <w:color w:val="000000" w:themeColor="text1"/>
          <w:rPrChange w:id="1098" w:author="FURSYS" w:date="2025-12-04T15:42:00Z">
            <w:rPr>
              <w:rFonts w:ascii="Noto Sans CJK KR Regular" w:eastAsia="Noto Sans CJK KR Regular" w:hAnsi="Noto Sans CJK KR Regular" w:hint="eastAsia"/>
              <w:color w:val="000000" w:themeColor="text1"/>
            </w:rPr>
          </w:rPrChange>
        </w:rPr>
        <w:t>발주확인서가</w:t>
      </w:r>
      <w:r w:rsidRPr="000C7330">
        <w:rPr>
          <w:rFonts w:eastAsiaTheme="minorHAnsi"/>
          <w:color w:val="000000" w:themeColor="text1"/>
          <w:rPrChange w:id="1099" w:author="FURSYS" w:date="2025-12-04T15:42:00Z">
            <w:rPr>
              <w:rFonts w:ascii="Noto Sans CJK KR Regular" w:eastAsia="Noto Sans CJK KR Regular" w:hAnsi="Noto Sans CJK KR Regular"/>
              <w:color w:val="000000" w:themeColor="text1"/>
            </w:rPr>
          </w:rPrChange>
        </w:rPr>
        <w:t xml:space="preserve"> 승인될 때까지</w:t>
      </w:r>
      <w:r w:rsidR="00AA7116" w:rsidRPr="000C7330">
        <w:rPr>
          <w:rFonts w:eastAsiaTheme="minorHAnsi"/>
          <w:color w:val="000000" w:themeColor="text1"/>
          <w:rPrChange w:id="1100" w:author="FURSYS" w:date="2025-12-04T15:42:00Z">
            <w:rPr>
              <w:rFonts w:ascii="Noto Sans CJK KR Regular" w:eastAsia="Noto Sans CJK KR Regular" w:hAnsi="Noto Sans CJK KR Regular"/>
              <w:color w:val="000000" w:themeColor="text1"/>
            </w:rPr>
          </w:rPrChange>
        </w:rPr>
        <w:t xml:space="preserve"> 계약물품의</w:t>
      </w:r>
      <w:r w:rsidRPr="000C7330">
        <w:rPr>
          <w:rFonts w:eastAsiaTheme="minorHAnsi"/>
          <w:color w:val="000000" w:themeColor="text1"/>
          <w:rPrChange w:id="1101"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102" w:author="FURSYS" w:date="2025-12-04T15:42:00Z">
            <w:rPr>
              <w:rFonts w:ascii="Noto Sans CJK KR Regular" w:eastAsia="Noto Sans CJK KR Regular" w:hAnsi="Noto Sans CJK KR Regular" w:hint="eastAsia"/>
              <w:color w:val="000000" w:themeColor="text1"/>
            </w:rPr>
          </w:rPrChange>
        </w:rPr>
        <w:t>출고를</w:t>
      </w:r>
      <w:r w:rsidRPr="000C7330">
        <w:rPr>
          <w:rFonts w:eastAsiaTheme="minorHAnsi"/>
          <w:color w:val="000000" w:themeColor="text1"/>
          <w:rPrChange w:id="1103"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104" w:author="FURSYS" w:date="2025-12-04T15:42:00Z">
            <w:rPr>
              <w:rFonts w:ascii="Noto Sans CJK KR Regular" w:eastAsia="Noto Sans CJK KR Regular" w:hAnsi="Noto Sans CJK KR Regular" w:hint="eastAsia"/>
              <w:color w:val="000000" w:themeColor="text1"/>
            </w:rPr>
          </w:rPrChange>
        </w:rPr>
        <w:t>보류할</w:t>
      </w:r>
      <w:r w:rsidRPr="000C7330">
        <w:rPr>
          <w:rFonts w:eastAsiaTheme="minorHAnsi"/>
          <w:color w:val="000000" w:themeColor="text1"/>
          <w:rPrChange w:id="1105"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106" w:author="FURSYS" w:date="2025-12-04T15:42:00Z">
            <w:rPr>
              <w:rFonts w:ascii="Noto Sans CJK KR Regular" w:eastAsia="Noto Sans CJK KR Regular" w:hAnsi="Noto Sans CJK KR Regular" w:hint="eastAsia"/>
              <w:color w:val="000000" w:themeColor="text1"/>
            </w:rPr>
          </w:rPrChange>
        </w:rPr>
        <w:t>수</w:t>
      </w:r>
      <w:r w:rsidRPr="000C7330">
        <w:rPr>
          <w:rFonts w:eastAsiaTheme="minorHAnsi"/>
          <w:color w:val="000000" w:themeColor="text1"/>
          <w:rPrChange w:id="1107"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108" w:author="FURSYS" w:date="2025-12-04T15:42:00Z">
            <w:rPr>
              <w:rFonts w:ascii="Noto Sans CJK KR Regular" w:eastAsia="Noto Sans CJK KR Regular" w:hAnsi="Noto Sans CJK KR Regular" w:hint="eastAsia"/>
              <w:color w:val="000000" w:themeColor="text1"/>
            </w:rPr>
          </w:rPrChange>
        </w:rPr>
        <w:t>있다</w:t>
      </w:r>
      <w:r w:rsidRPr="000C7330">
        <w:rPr>
          <w:rFonts w:eastAsiaTheme="minorHAnsi"/>
          <w:color w:val="000000" w:themeColor="text1"/>
          <w:rPrChange w:id="1109" w:author="FURSYS" w:date="2025-12-04T15:42:00Z">
            <w:rPr>
              <w:rFonts w:ascii="Noto Sans CJK KR Regular" w:eastAsia="Noto Sans CJK KR Regular" w:hAnsi="Noto Sans CJK KR Regular"/>
              <w:color w:val="000000" w:themeColor="text1"/>
            </w:rPr>
          </w:rPrChange>
        </w:rPr>
        <w:t>.</w:t>
      </w:r>
    </w:p>
    <w:p w14:paraId="7033A1B7" w14:textId="77777777" w:rsidR="00B2745F" w:rsidRPr="000C7330" w:rsidRDefault="00B2745F" w:rsidP="001F7172">
      <w:pPr>
        <w:wordWrap/>
        <w:spacing w:before="39" w:line="206" w:lineRule="auto"/>
        <w:ind w:right="278"/>
        <w:rPr>
          <w:rFonts w:eastAsiaTheme="minorHAnsi"/>
          <w:color w:val="000000" w:themeColor="text1"/>
          <w:rPrChange w:id="1110" w:author="FURSYS" w:date="2025-12-04T15:42:00Z">
            <w:rPr>
              <w:rFonts w:ascii="Noto Sans CJK KR Regular" w:eastAsia="Noto Sans CJK KR Regular" w:hAnsi="Noto Sans CJK KR Regular"/>
              <w:color w:val="000000" w:themeColor="text1"/>
            </w:rPr>
          </w:rPrChange>
        </w:rPr>
      </w:pPr>
    </w:p>
    <w:p w14:paraId="0E424186" w14:textId="0B75873A" w:rsidR="001F7172" w:rsidRPr="000C7330" w:rsidRDefault="001F7172" w:rsidP="001F7172">
      <w:pPr>
        <w:wordWrap/>
        <w:spacing w:before="39" w:line="206" w:lineRule="auto"/>
        <w:ind w:right="278"/>
        <w:rPr>
          <w:rFonts w:eastAsiaTheme="minorHAnsi"/>
          <w:b/>
          <w:color w:val="000000" w:themeColor="text1"/>
          <w:rPrChange w:id="1111" w:author="FURSYS" w:date="2025-12-04T15:42:00Z">
            <w:rPr>
              <w:rFonts w:ascii="Noto Sans CJK KR Regular" w:eastAsia="Noto Sans CJK KR Regular" w:hAnsi="Noto Sans CJK KR Regular"/>
              <w:b/>
              <w:color w:val="000000" w:themeColor="text1"/>
            </w:rPr>
          </w:rPrChange>
        </w:rPr>
      </w:pPr>
      <w:r w:rsidRPr="000C7330">
        <w:rPr>
          <w:rFonts w:eastAsiaTheme="minorHAnsi" w:hint="eastAsia"/>
          <w:b/>
          <w:color w:val="000000" w:themeColor="text1"/>
          <w:rPrChange w:id="1112" w:author="FURSYS" w:date="2025-12-04T15:42:00Z">
            <w:rPr>
              <w:rFonts w:ascii="Noto Sans CJK KR Regular" w:eastAsia="Noto Sans CJK KR Regular" w:hAnsi="Noto Sans CJK KR Regular" w:hint="eastAsia"/>
              <w:b/>
              <w:color w:val="000000" w:themeColor="text1"/>
            </w:rPr>
          </w:rPrChange>
        </w:rPr>
        <w:t>제</w:t>
      </w:r>
      <w:r w:rsidRPr="000C7330">
        <w:rPr>
          <w:rFonts w:eastAsiaTheme="minorHAnsi"/>
          <w:b/>
          <w:color w:val="000000" w:themeColor="text1"/>
          <w:rPrChange w:id="1113" w:author="FURSYS" w:date="2025-12-04T15:42:00Z">
            <w:rPr>
              <w:rFonts w:ascii="Noto Sans CJK KR Regular" w:eastAsia="Noto Sans CJK KR Regular" w:hAnsi="Noto Sans CJK KR Regular"/>
              <w:b/>
              <w:color w:val="000000" w:themeColor="text1"/>
            </w:rPr>
          </w:rPrChange>
        </w:rPr>
        <w:t xml:space="preserve"> </w:t>
      </w:r>
      <w:r w:rsidR="00B2745F" w:rsidRPr="000C7330">
        <w:rPr>
          <w:rFonts w:eastAsiaTheme="minorHAnsi"/>
          <w:b/>
          <w:color w:val="000000" w:themeColor="text1"/>
          <w:rPrChange w:id="1114" w:author="FURSYS" w:date="2025-12-04T15:42:00Z">
            <w:rPr>
              <w:rFonts w:ascii="Noto Sans CJK KR Regular" w:eastAsia="Noto Sans CJK KR Regular" w:hAnsi="Noto Sans CJK KR Regular"/>
              <w:b/>
              <w:color w:val="000000" w:themeColor="text1"/>
            </w:rPr>
          </w:rPrChange>
        </w:rPr>
        <w:t>3</w:t>
      </w:r>
      <w:r w:rsidRPr="000C7330">
        <w:rPr>
          <w:rFonts w:eastAsiaTheme="minorHAnsi"/>
          <w:b/>
          <w:color w:val="000000" w:themeColor="text1"/>
          <w:rPrChange w:id="1115" w:author="FURSYS" w:date="2025-12-04T15:42:00Z">
            <w:rPr>
              <w:rFonts w:ascii="Noto Sans CJK KR Regular" w:eastAsia="Noto Sans CJK KR Regular" w:hAnsi="Noto Sans CJK KR Regular"/>
              <w:b/>
              <w:color w:val="000000" w:themeColor="text1"/>
            </w:rPr>
          </w:rPrChange>
        </w:rPr>
        <w:t xml:space="preserve"> 조 (</w:t>
      </w:r>
      <w:r w:rsidR="00A8489E" w:rsidRPr="000C7330">
        <w:rPr>
          <w:rFonts w:eastAsiaTheme="minorHAnsi" w:hint="eastAsia"/>
          <w:b/>
          <w:color w:val="000000" w:themeColor="text1"/>
          <w:rPrChange w:id="1116" w:author="FURSYS" w:date="2025-12-04T15:42:00Z">
            <w:rPr>
              <w:rFonts w:ascii="Noto Sans CJK KR Regular" w:eastAsia="Noto Sans CJK KR Regular" w:hAnsi="Noto Sans CJK KR Regular" w:hint="eastAsia"/>
              <w:b/>
              <w:color w:val="000000" w:themeColor="text1"/>
            </w:rPr>
          </w:rPrChange>
        </w:rPr>
        <w:t>계약</w:t>
      </w:r>
      <w:del w:id="1117" w:author="FURSYS" w:date="2025-09-10T09:31:00Z">
        <w:r w:rsidR="00A8489E" w:rsidRPr="000C7330" w:rsidDel="00447597">
          <w:rPr>
            <w:rFonts w:eastAsiaTheme="minorHAnsi"/>
            <w:b/>
            <w:color w:val="000000" w:themeColor="text1"/>
            <w:rPrChange w:id="1118" w:author="FURSYS" w:date="2025-12-04T15:42:00Z">
              <w:rPr>
                <w:rFonts w:ascii="Noto Sans CJK KR Regular" w:eastAsia="Noto Sans CJK KR Regular" w:hAnsi="Noto Sans CJK KR Regular"/>
                <w:b/>
                <w:color w:val="000000" w:themeColor="text1"/>
              </w:rPr>
            </w:rPrChange>
          </w:rPr>
          <w:delText xml:space="preserve"> </w:delText>
        </w:r>
      </w:del>
      <w:r w:rsidR="00A8489E" w:rsidRPr="000C7330">
        <w:rPr>
          <w:rFonts w:eastAsiaTheme="minorHAnsi" w:hint="eastAsia"/>
          <w:b/>
          <w:color w:val="000000" w:themeColor="text1"/>
          <w:rPrChange w:id="1119" w:author="FURSYS" w:date="2025-12-04T15:42:00Z">
            <w:rPr>
              <w:rFonts w:ascii="Noto Sans CJK KR Regular" w:eastAsia="Noto Sans CJK KR Regular" w:hAnsi="Noto Sans CJK KR Regular" w:hint="eastAsia"/>
              <w:b/>
              <w:color w:val="000000" w:themeColor="text1"/>
            </w:rPr>
          </w:rPrChange>
        </w:rPr>
        <w:t>기간</w:t>
      </w:r>
      <w:r w:rsidR="00A8489E" w:rsidRPr="000C7330">
        <w:rPr>
          <w:rFonts w:eastAsiaTheme="minorHAnsi"/>
          <w:b/>
          <w:color w:val="000000" w:themeColor="text1"/>
          <w:rPrChange w:id="1120" w:author="FURSYS" w:date="2025-12-04T15:42:00Z">
            <w:rPr>
              <w:rFonts w:ascii="Noto Sans CJK KR Regular" w:eastAsia="Noto Sans CJK KR Regular" w:hAnsi="Noto Sans CJK KR Regular"/>
              <w:b/>
              <w:color w:val="000000" w:themeColor="text1"/>
            </w:rPr>
          </w:rPrChange>
        </w:rPr>
        <w:t xml:space="preserve"> </w:t>
      </w:r>
      <w:r w:rsidR="00A8489E" w:rsidRPr="000C7330">
        <w:rPr>
          <w:rFonts w:eastAsiaTheme="minorHAnsi" w:hint="eastAsia"/>
          <w:b/>
          <w:color w:val="000000" w:themeColor="text1"/>
          <w:rPrChange w:id="1121" w:author="FURSYS" w:date="2025-12-04T15:42:00Z">
            <w:rPr>
              <w:rFonts w:ascii="Noto Sans CJK KR Regular" w:eastAsia="Noto Sans CJK KR Regular" w:hAnsi="Noto Sans CJK KR Regular" w:hint="eastAsia"/>
              <w:b/>
              <w:color w:val="000000" w:themeColor="text1"/>
            </w:rPr>
          </w:rPrChange>
        </w:rPr>
        <w:t>및</w:t>
      </w:r>
      <w:r w:rsidR="00A8489E" w:rsidRPr="000C7330">
        <w:rPr>
          <w:rFonts w:eastAsiaTheme="minorHAnsi"/>
          <w:b/>
          <w:color w:val="000000" w:themeColor="text1"/>
          <w:rPrChange w:id="1122" w:author="FURSYS" w:date="2025-12-04T15:42:00Z">
            <w:rPr>
              <w:rFonts w:ascii="Noto Sans CJK KR Regular" w:eastAsia="Noto Sans CJK KR Regular" w:hAnsi="Noto Sans CJK KR Regular"/>
              <w:b/>
              <w:color w:val="000000" w:themeColor="text1"/>
            </w:rPr>
          </w:rPrChange>
        </w:rPr>
        <w:t xml:space="preserve"> </w:t>
      </w:r>
      <w:r w:rsidR="00A8489E" w:rsidRPr="000C7330">
        <w:rPr>
          <w:rFonts w:eastAsiaTheme="minorHAnsi" w:hint="eastAsia"/>
          <w:b/>
          <w:color w:val="000000" w:themeColor="text1"/>
          <w:rPrChange w:id="1123" w:author="FURSYS" w:date="2025-12-04T15:42:00Z">
            <w:rPr>
              <w:rFonts w:ascii="Noto Sans CJK KR Regular" w:eastAsia="Noto Sans CJK KR Regular" w:hAnsi="Noto Sans CJK KR Regular" w:hint="eastAsia"/>
              <w:b/>
              <w:color w:val="000000" w:themeColor="text1"/>
            </w:rPr>
          </w:rPrChange>
        </w:rPr>
        <w:t>의무약정</w:t>
      </w:r>
      <w:del w:id="1124" w:author="FURSYS" w:date="2025-09-10T09:31:00Z">
        <w:r w:rsidR="00A8489E" w:rsidRPr="000C7330" w:rsidDel="00447597">
          <w:rPr>
            <w:rFonts w:eastAsiaTheme="minorHAnsi"/>
            <w:b/>
            <w:color w:val="000000" w:themeColor="text1"/>
            <w:rPrChange w:id="1125" w:author="FURSYS" w:date="2025-12-04T15:42:00Z">
              <w:rPr>
                <w:rFonts w:ascii="Noto Sans CJK KR Regular" w:eastAsia="Noto Sans CJK KR Regular" w:hAnsi="Noto Sans CJK KR Regular"/>
                <w:b/>
                <w:color w:val="000000" w:themeColor="text1"/>
              </w:rPr>
            </w:rPrChange>
          </w:rPr>
          <w:delText xml:space="preserve"> </w:delText>
        </w:r>
      </w:del>
      <w:r w:rsidR="00A8489E" w:rsidRPr="000C7330">
        <w:rPr>
          <w:rFonts w:eastAsiaTheme="minorHAnsi" w:hint="eastAsia"/>
          <w:b/>
          <w:color w:val="000000" w:themeColor="text1"/>
          <w:rPrChange w:id="1126" w:author="FURSYS" w:date="2025-12-04T15:42:00Z">
            <w:rPr>
              <w:rFonts w:ascii="Noto Sans CJK KR Regular" w:eastAsia="Noto Sans CJK KR Regular" w:hAnsi="Noto Sans CJK KR Regular" w:hint="eastAsia"/>
              <w:b/>
              <w:color w:val="000000" w:themeColor="text1"/>
            </w:rPr>
          </w:rPrChange>
        </w:rPr>
        <w:t>기간</w:t>
      </w:r>
      <w:r w:rsidRPr="000C7330">
        <w:rPr>
          <w:rFonts w:eastAsiaTheme="minorHAnsi"/>
          <w:b/>
          <w:color w:val="000000" w:themeColor="text1"/>
          <w:rPrChange w:id="1127" w:author="FURSYS" w:date="2025-12-04T15:42:00Z">
            <w:rPr>
              <w:rFonts w:ascii="Noto Sans CJK KR Regular" w:eastAsia="Noto Sans CJK KR Regular" w:hAnsi="Noto Sans CJK KR Regular"/>
              <w:b/>
              <w:color w:val="000000" w:themeColor="text1"/>
            </w:rPr>
          </w:rPrChange>
        </w:rPr>
        <w:t>)</w:t>
      </w:r>
    </w:p>
    <w:p w14:paraId="52571AD6" w14:textId="7542C4B1" w:rsidR="00002B1D" w:rsidRPr="000C7330" w:rsidRDefault="00002B1D" w:rsidP="00282076">
      <w:pPr>
        <w:pStyle w:val="a3"/>
        <w:numPr>
          <w:ilvl w:val="0"/>
          <w:numId w:val="19"/>
        </w:numPr>
        <w:wordWrap/>
        <w:spacing w:before="39" w:line="206" w:lineRule="auto"/>
        <w:ind w:leftChars="0" w:right="278"/>
        <w:rPr>
          <w:ins w:id="1128" w:author="FURSYS" w:date="2025-10-17T11:08:00Z"/>
          <w:rFonts w:eastAsiaTheme="minorHAnsi"/>
          <w:color w:val="000000" w:themeColor="text1"/>
          <w:w w:val="105"/>
          <w:rPrChange w:id="1129" w:author="FURSYS" w:date="2025-12-04T15:42:00Z">
            <w:rPr>
              <w:ins w:id="1130" w:author="FURSYS" w:date="2025-10-17T11:08:00Z"/>
              <w:rFonts w:ascii="Noto Sans CJK KR Regular" w:eastAsia="Noto Sans CJK KR Regular" w:hAnsi="Noto Sans CJK KR Regular"/>
              <w:color w:val="000000" w:themeColor="text1"/>
              <w:w w:val="105"/>
            </w:rPr>
          </w:rPrChange>
        </w:rPr>
      </w:pPr>
      <w:r w:rsidRPr="000C7330">
        <w:rPr>
          <w:rFonts w:eastAsiaTheme="minorHAnsi" w:hint="eastAsia"/>
          <w:color w:val="000000" w:themeColor="text1"/>
          <w:w w:val="105"/>
          <w:rPrChange w:id="1131" w:author="FURSYS" w:date="2025-12-04T15:42:00Z">
            <w:rPr>
              <w:rFonts w:ascii="Noto Sans CJK KR Regular" w:eastAsia="Noto Sans CJK KR Regular" w:hAnsi="Noto Sans CJK KR Regular" w:hint="eastAsia"/>
              <w:color w:val="000000" w:themeColor="text1"/>
              <w:w w:val="105"/>
            </w:rPr>
          </w:rPrChange>
        </w:rPr>
        <w:t>퍼시스가</w:t>
      </w:r>
      <w:r w:rsidRPr="000C7330">
        <w:rPr>
          <w:rFonts w:eastAsiaTheme="minorHAnsi"/>
          <w:color w:val="000000" w:themeColor="text1"/>
          <w:w w:val="105"/>
          <w:rPrChange w:id="1132" w:author="FURSYS" w:date="2025-12-04T15:42:00Z">
            <w:rPr>
              <w:rFonts w:ascii="Noto Sans CJK KR Regular" w:eastAsia="Noto Sans CJK KR Regular" w:hAnsi="Noto Sans CJK KR Regular"/>
              <w:color w:val="000000" w:themeColor="text1"/>
              <w:w w:val="105"/>
            </w:rPr>
          </w:rPrChange>
        </w:rPr>
        <w:t xml:space="preserve"> 고객에게 </w:t>
      </w:r>
      <w:r w:rsidR="0081370C" w:rsidRPr="000C7330">
        <w:rPr>
          <w:rFonts w:eastAsiaTheme="minorHAnsi" w:hint="eastAsia"/>
          <w:color w:val="000000" w:themeColor="text1"/>
          <w:w w:val="105"/>
          <w:rPrChange w:id="1133" w:author="FURSYS" w:date="2025-12-04T15:42:00Z">
            <w:rPr>
              <w:rFonts w:ascii="Noto Sans CJK KR Regular" w:eastAsia="Noto Sans CJK KR Regular" w:hAnsi="Noto Sans CJK KR Regular" w:hint="eastAsia"/>
              <w:color w:val="000000" w:themeColor="text1"/>
              <w:w w:val="105"/>
            </w:rPr>
          </w:rPrChange>
        </w:rPr>
        <w:t>계약물품</w:t>
      </w:r>
      <w:r w:rsidRPr="000C7330">
        <w:rPr>
          <w:rFonts w:eastAsiaTheme="minorHAnsi" w:hint="eastAsia"/>
          <w:color w:val="000000" w:themeColor="text1"/>
          <w:w w:val="105"/>
          <w:rPrChange w:id="1134" w:author="FURSYS" w:date="2025-12-04T15:42:00Z">
            <w:rPr>
              <w:rFonts w:ascii="Noto Sans CJK KR Regular" w:eastAsia="Noto Sans CJK KR Regular" w:hAnsi="Noto Sans CJK KR Regular" w:hint="eastAsia"/>
              <w:color w:val="000000" w:themeColor="text1"/>
              <w:w w:val="105"/>
            </w:rPr>
          </w:rPrChange>
        </w:rPr>
        <w:t>을</w:t>
      </w:r>
      <w:r w:rsidRPr="000C7330">
        <w:rPr>
          <w:rFonts w:eastAsiaTheme="minorHAnsi"/>
          <w:color w:val="000000" w:themeColor="text1"/>
          <w:w w:val="105"/>
          <w:rPrChange w:id="1135" w:author="FURSYS" w:date="2025-12-04T15:42:00Z">
            <w:rPr>
              <w:rFonts w:ascii="Noto Sans CJK KR Regular" w:eastAsia="Noto Sans CJK KR Regular" w:hAnsi="Noto Sans CJK KR Regular"/>
              <w:color w:val="000000" w:themeColor="text1"/>
              <w:w w:val="105"/>
            </w:rPr>
          </w:rPrChange>
        </w:rPr>
        <w:t xml:space="preserve"> </w:t>
      </w:r>
      <w:r w:rsidRPr="000C7330">
        <w:rPr>
          <w:rFonts w:eastAsiaTheme="minorHAnsi" w:hint="eastAsia"/>
          <w:color w:val="000000" w:themeColor="text1"/>
          <w:w w:val="105"/>
          <w:rPrChange w:id="1136" w:author="FURSYS" w:date="2025-12-04T15:42:00Z">
            <w:rPr>
              <w:rFonts w:ascii="Noto Sans CJK KR Regular" w:eastAsia="Noto Sans CJK KR Regular" w:hAnsi="Noto Sans CJK KR Regular" w:hint="eastAsia"/>
              <w:color w:val="000000" w:themeColor="text1"/>
              <w:w w:val="105"/>
            </w:rPr>
          </w:rPrChange>
        </w:rPr>
        <w:t>인도</w:t>
      </w:r>
      <w:r w:rsidRPr="000C7330">
        <w:rPr>
          <w:rFonts w:eastAsiaTheme="minorHAnsi"/>
          <w:color w:val="000000" w:themeColor="text1"/>
          <w:w w:val="105"/>
          <w:rPrChange w:id="1137" w:author="FURSYS" w:date="2025-12-04T15:42:00Z">
            <w:rPr>
              <w:rFonts w:ascii="Noto Sans CJK KR Regular" w:eastAsia="Noto Sans CJK KR Regular" w:hAnsi="Noto Sans CJK KR Regular"/>
              <w:color w:val="000000" w:themeColor="text1"/>
              <w:w w:val="105"/>
            </w:rPr>
          </w:rPrChange>
        </w:rPr>
        <w:t xml:space="preserve"> </w:t>
      </w:r>
      <w:r w:rsidRPr="000C7330">
        <w:rPr>
          <w:rFonts w:eastAsiaTheme="minorHAnsi" w:hint="eastAsia"/>
          <w:color w:val="000000" w:themeColor="text1"/>
          <w:w w:val="105"/>
          <w:rPrChange w:id="1138" w:author="FURSYS" w:date="2025-12-04T15:42:00Z">
            <w:rPr>
              <w:rFonts w:ascii="Noto Sans CJK KR Regular" w:eastAsia="Noto Sans CJK KR Regular" w:hAnsi="Noto Sans CJK KR Regular" w:hint="eastAsia"/>
              <w:color w:val="000000" w:themeColor="text1"/>
              <w:w w:val="105"/>
            </w:rPr>
          </w:rPrChange>
        </w:rPr>
        <w:t>및</w:t>
      </w:r>
      <w:r w:rsidRPr="000C7330">
        <w:rPr>
          <w:rFonts w:eastAsiaTheme="minorHAnsi"/>
          <w:color w:val="000000" w:themeColor="text1"/>
          <w:w w:val="105"/>
          <w:rPrChange w:id="1139" w:author="FURSYS" w:date="2025-12-04T15:42:00Z">
            <w:rPr>
              <w:rFonts w:ascii="Noto Sans CJK KR Regular" w:eastAsia="Noto Sans CJK KR Regular" w:hAnsi="Noto Sans CJK KR Regular"/>
              <w:color w:val="000000" w:themeColor="text1"/>
              <w:w w:val="105"/>
            </w:rPr>
          </w:rPrChange>
        </w:rPr>
        <w:t xml:space="preserve"> </w:t>
      </w:r>
      <w:r w:rsidRPr="000C7330">
        <w:rPr>
          <w:rFonts w:eastAsiaTheme="minorHAnsi" w:hint="eastAsia"/>
          <w:color w:val="000000" w:themeColor="text1"/>
          <w:w w:val="105"/>
          <w:rPrChange w:id="1140" w:author="FURSYS" w:date="2025-12-04T15:42:00Z">
            <w:rPr>
              <w:rFonts w:ascii="Noto Sans CJK KR Regular" w:eastAsia="Noto Sans CJK KR Regular" w:hAnsi="Noto Sans CJK KR Regular" w:hint="eastAsia"/>
              <w:color w:val="000000" w:themeColor="text1"/>
              <w:w w:val="105"/>
            </w:rPr>
          </w:rPrChange>
        </w:rPr>
        <w:t>설치하여</w:t>
      </w:r>
      <w:r w:rsidRPr="000C7330">
        <w:rPr>
          <w:rFonts w:eastAsiaTheme="minorHAnsi"/>
          <w:color w:val="000000" w:themeColor="text1"/>
          <w:w w:val="105"/>
          <w:rPrChange w:id="1141" w:author="FURSYS" w:date="2025-12-04T15:42:00Z">
            <w:rPr>
              <w:rFonts w:ascii="Noto Sans CJK KR Regular" w:eastAsia="Noto Sans CJK KR Regular" w:hAnsi="Noto Sans CJK KR Regular"/>
              <w:color w:val="000000" w:themeColor="text1"/>
              <w:w w:val="105"/>
            </w:rPr>
          </w:rPrChange>
        </w:rPr>
        <w:t xml:space="preserve"> </w:t>
      </w:r>
      <w:r w:rsidRPr="000C7330">
        <w:rPr>
          <w:rFonts w:eastAsiaTheme="minorHAnsi" w:hint="eastAsia"/>
          <w:color w:val="000000" w:themeColor="text1"/>
          <w:w w:val="105"/>
          <w:rPrChange w:id="1142" w:author="FURSYS" w:date="2025-12-04T15:42:00Z">
            <w:rPr>
              <w:rFonts w:ascii="Noto Sans CJK KR Regular" w:eastAsia="Noto Sans CJK KR Regular" w:hAnsi="Noto Sans CJK KR Regular" w:hint="eastAsia"/>
              <w:color w:val="000000" w:themeColor="text1"/>
              <w:w w:val="105"/>
            </w:rPr>
          </w:rPrChange>
        </w:rPr>
        <w:t>정상적인</w:t>
      </w:r>
      <w:r w:rsidRPr="000C7330">
        <w:rPr>
          <w:rFonts w:eastAsiaTheme="minorHAnsi"/>
          <w:color w:val="000000" w:themeColor="text1"/>
          <w:w w:val="105"/>
          <w:rPrChange w:id="1143" w:author="FURSYS" w:date="2025-12-04T15:42:00Z">
            <w:rPr>
              <w:rFonts w:ascii="Noto Sans CJK KR Regular" w:eastAsia="Noto Sans CJK KR Regular" w:hAnsi="Noto Sans CJK KR Regular"/>
              <w:color w:val="000000" w:themeColor="text1"/>
              <w:w w:val="105"/>
            </w:rPr>
          </w:rPrChange>
        </w:rPr>
        <w:t xml:space="preserve"> </w:t>
      </w:r>
      <w:r w:rsidRPr="000C7330">
        <w:rPr>
          <w:rFonts w:eastAsiaTheme="minorHAnsi" w:hint="eastAsia"/>
          <w:color w:val="000000" w:themeColor="text1"/>
          <w:w w:val="105"/>
          <w:rPrChange w:id="1144" w:author="FURSYS" w:date="2025-12-04T15:42:00Z">
            <w:rPr>
              <w:rFonts w:ascii="Noto Sans CJK KR Regular" w:eastAsia="Noto Sans CJK KR Regular" w:hAnsi="Noto Sans CJK KR Regular" w:hint="eastAsia"/>
              <w:color w:val="000000" w:themeColor="text1"/>
              <w:w w:val="105"/>
            </w:rPr>
          </w:rPrChange>
        </w:rPr>
        <w:t>사용이</w:t>
      </w:r>
      <w:r w:rsidRPr="000C7330">
        <w:rPr>
          <w:rFonts w:eastAsiaTheme="minorHAnsi"/>
          <w:color w:val="000000" w:themeColor="text1"/>
          <w:w w:val="105"/>
          <w:rPrChange w:id="1145" w:author="FURSYS" w:date="2025-12-04T15:42:00Z">
            <w:rPr>
              <w:rFonts w:ascii="Noto Sans CJK KR Regular" w:eastAsia="Noto Sans CJK KR Regular" w:hAnsi="Noto Sans CJK KR Regular"/>
              <w:color w:val="000000" w:themeColor="text1"/>
              <w:w w:val="105"/>
            </w:rPr>
          </w:rPrChange>
        </w:rPr>
        <w:t xml:space="preserve"> </w:t>
      </w:r>
      <w:r w:rsidRPr="000C7330">
        <w:rPr>
          <w:rFonts w:eastAsiaTheme="minorHAnsi" w:hint="eastAsia"/>
          <w:color w:val="000000" w:themeColor="text1"/>
          <w:w w:val="105"/>
          <w:rPrChange w:id="1146" w:author="FURSYS" w:date="2025-12-04T15:42:00Z">
            <w:rPr>
              <w:rFonts w:ascii="Noto Sans CJK KR Regular" w:eastAsia="Noto Sans CJK KR Regular" w:hAnsi="Noto Sans CJK KR Regular" w:hint="eastAsia"/>
              <w:color w:val="000000" w:themeColor="text1"/>
              <w:w w:val="105"/>
            </w:rPr>
          </w:rPrChange>
        </w:rPr>
        <w:t>가능하게</w:t>
      </w:r>
      <w:r w:rsidRPr="000C7330">
        <w:rPr>
          <w:rFonts w:eastAsiaTheme="minorHAnsi"/>
          <w:color w:val="000000" w:themeColor="text1"/>
          <w:w w:val="105"/>
          <w:rPrChange w:id="1147" w:author="FURSYS" w:date="2025-12-04T15:42:00Z">
            <w:rPr>
              <w:rFonts w:ascii="Noto Sans CJK KR Regular" w:eastAsia="Noto Sans CJK KR Regular" w:hAnsi="Noto Sans CJK KR Regular"/>
              <w:color w:val="000000" w:themeColor="text1"/>
              <w:w w:val="105"/>
            </w:rPr>
          </w:rPrChange>
        </w:rPr>
        <w:t xml:space="preserve"> </w:t>
      </w:r>
      <w:r w:rsidRPr="000C7330">
        <w:rPr>
          <w:rFonts w:eastAsiaTheme="minorHAnsi" w:hint="eastAsia"/>
          <w:color w:val="000000" w:themeColor="text1"/>
          <w:w w:val="105"/>
          <w:rPrChange w:id="1148" w:author="FURSYS" w:date="2025-12-04T15:42:00Z">
            <w:rPr>
              <w:rFonts w:ascii="Noto Sans CJK KR Regular" w:eastAsia="Noto Sans CJK KR Regular" w:hAnsi="Noto Sans CJK KR Regular" w:hint="eastAsia"/>
              <w:color w:val="000000" w:themeColor="text1"/>
              <w:w w:val="105"/>
            </w:rPr>
          </w:rPrChange>
        </w:rPr>
        <w:t>된</w:t>
      </w:r>
      <w:r w:rsidRPr="000C7330">
        <w:rPr>
          <w:rFonts w:eastAsiaTheme="minorHAnsi"/>
          <w:color w:val="000000" w:themeColor="text1"/>
          <w:w w:val="105"/>
          <w:rPrChange w:id="1149" w:author="FURSYS" w:date="2025-12-04T15:42:00Z">
            <w:rPr>
              <w:rFonts w:ascii="Noto Sans CJK KR Regular" w:eastAsia="Noto Sans CJK KR Regular" w:hAnsi="Noto Sans CJK KR Regular"/>
              <w:color w:val="000000" w:themeColor="text1"/>
              <w:w w:val="105"/>
            </w:rPr>
          </w:rPrChange>
        </w:rPr>
        <w:t xml:space="preserve"> </w:t>
      </w:r>
      <w:r w:rsidRPr="000C7330">
        <w:rPr>
          <w:rFonts w:eastAsiaTheme="minorHAnsi" w:hint="eastAsia"/>
          <w:color w:val="000000" w:themeColor="text1"/>
          <w:w w:val="105"/>
          <w:rPrChange w:id="1150" w:author="FURSYS" w:date="2025-12-04T15:42:00Z">
            <w:rPr>
              <w:rFonts w:ascii="Noto Sans CJK KR Regular" w:eastAsia="Noto Sans CJK KR Regular" w:hAnsi="Noto Sans CJK KR Regular" w:hint="eastAsia"/>
              <w:color w:val="000000" w:themeColor="text1"/>
              <w:w w:val="105"/>
            </w:rPr>
          </w:rPrChange>
        </w:rPr>
        <w:t>날</w:t>
      </w:r>
      <w:r w:rsidRPr="000C7330">
        <w:rPr>
          <w:rFonts w:eastAsiaTheme="minorHAnsi"/>
          <w:color w:val="000000" w:themeColor="text1"/>
          <w:w w:val="105"/>
          <w:rPrChange w:id="1151" w:author="FURSYS" w:date="2025-12-04T15:42:00Z">
            <w:rPr>
              <w:rFonts w:ascii="Noto Sans CJK KR Regular" w:eastAsia="Noto Sans CJK KR Regular" w:hAnsi="Noto Sans CJK KR Regular"/>
              <w:color w:val="000000" w:themeColor="text1"/>
              <w:w w:val="105"/>
            </w:rPr>
          </w:rPrChange>
        </w:rPr>
        <w:t>(</w:t>
      </w:r>
      <w:r w:rsidR="00196734" w:rsidRPr="000C7330">
        <w:rPr>
          <w:rFonts w:eastAsiaTheme="minorHAnsi" w:hint="eastAsia"/>
          <w:color w:val="000000" w:themeColor="text1"/>
          <w:w w:val="105"/>
          <w:rPrChange w:id="1152" w:author="FURSYS" w:date="2025-12-04T15:42:00Z">
            <w:rPr>
              <w:rFonts w:ascii="Noto Sans CJK KR Regular" w:eastAsia="Noto Sans CJK KR Regular" w:hAnsi="Noto Sans CJK KR Regular" w:hint="eastAsia"/>
              <w:color w:val="000000" w:themeColor="text1"/>
              <w:w w:val="105"/>
            </w:rPr>
          </w:rPrChange>
        </w:rPr>
        <w:t>이하</w:t>
      </w:r>
      <w:r w:rsidR="00196734" w:rsidRPr="000C7330">
        <w:rPr>
          <w:rFonts w:eastAsiaTheme="minorHAnsi"/>
          <w:color w:val="000000" w:themeColor="text1"/>
          <w:w w:val="105"/>
          <w:rPrChange w:id="1153" w:author="FURSYS" w:date="2025-12-04T15:42:00Z">
            <w:rPr>
              <w:rFonts w:ascii="Noto Sans CJK KR Regular" w:eastAsia="Noto Sans CJK KR Regular" w:hAnsi="Noto Sans CJK KR Regular"/>
              <w:color w:val="000000" w:themeColor="text1"/>
              <w:w w:val="105"/>
            </w:rPr>
          </w:rPrChange>
        </w:rPr>
        <w:t xml:space="preserve"> ‘</w:t>
      </w:r>
      <w:r w:rsidRPr="000C7330">
        <w:rPr>
          <w:rFonts w:eastAsiaTheme="minorHAnsi" w:hint="eastAsia"/>
          <w:color w:val="000000" w:themeColor="text1"/>
          <w:w w:val="105"/>
          <w:rPrChange w:id="1154" w:author="FURSYS" w:date="2025-12-04T15:42:00Z">
            <w:rPr>
              <w:rFonts w:ascii="Noto Sans CJK KR Regular" w:eastAsia="Noto Sans CJK KR Regular" w:hAnsi="Noto Sans CJK KR Regular" w:hint="eastAsia"/>
              <w:color w:val="000000" w:themeColor="text1"/>
              <w:w w:val="105"/>
            </w:rPr>
          </w:rPrChange>
        </w:rPr>
        <w:t>설치완료일</w:t>
      </w:r>
      <w:r w:rsidR="00196734" w:rsidRPr="000C7330">
        <w:rPr>
          <w:rFonts w:eastAsiaTheme="minorHAnsi"/>
          <w:color w:val="000000" w:themeColor="text1"/>
          <w:w w:val="105"/>
          <w:rPrChange w:id="1155" w:author="FURSYS" w:date="2025-12-04T15:42:00Z">
            <w:rPr>
              <w:rFonts w:ascii="Noto Sans CJK KR Regular" w:eastAsia="Noto Sans CJK KR Regular" w:hAnsi="Noto Sans CJK KR Regular"/>
              <w:color w:val="000000" w:themeColor="text1"/>
              <w:w w:val="105"/>
            </w:rPr>
          </w:rPrChange>
        </w:rPr>
        <w:t>’</w:t>
      </w:r>
      <w:r w:rsidRPr="000C7330">
        <w:rPr>
          <w:rFonts w:eastAsiaTheme="minorHAnsi" w:hint="eastAsia"/>
          <w:color w:val="000000" w:themeColor="text1"/>
          <w:w w:val="105"/>
          <w:rPrChange w:id="1156" w:author="FURSYS" w:date="2025-12-04T15:42:00Z">
            <w:rPr>
              <w:rFonts w:ascii="Noto Sans CJK KR Regular" w:eastAsia="Noto Sans CJK KR Regular" w:hAnsi="Noto Sans CJK KR Regular" w:hint="eastAsia"/>
              <w:color w:val="000000" w:themeColor="text1"/>
              <w:w w:val="105"/>
            </w:rPr>
          </w:rPrChange>
        </w:rPr>
        <w:t>이라</w:t>
      </w:r>
      <w:r w:rsidRPr="000C7330">
        <w:rPr>
          <w:rFonts w:eastAsiaTheme="minorHAnsi"/>
          <w:color w:val="000000" w:themeColor="text1"/>
          <w:w w:val="105"/>
          <w:rPrChange w:id="1157" w:author="FURSYS" w:date="2025-12-04T15:42:00Z">
            <w:rPr>
              <w:rFonts w:ascii="Noto Sans CJK KR Regular" w:eastAsia="Noto Sans CJK KR Regular" w:hAnsi="Noto Sans CJK KR Regular"/>
              <w:color w:val="000000" w:themeColor="text1"/>
              <w:w w:val="105"/>
            </w:rPr>
          </w:rPrChange>
        </w:rPr>
        <w:t xml:space="preserve"> </w:t>
      </w:r>
      <w:r w:rsidR="009274F5" w:rsidRPr="000C7330">
        <w:rPr>
          <w:rFonts w:eastAsiaTheme="minorHAnsi" w:hint="eastAsia"/>
          <w:color w:val="000000" w:themeColor="text1"/>
          <w:w w:val="105"/>
          <w:rPrChange w:id="1158" w:author="FURSYS" w:date="2025-12-04T15:42:00Z">
            <w:rPr>
              <w:rFonts w:ascii="Noto Sans CJK KR Regular" w:eastAsia="Noto Sans CJK KR Regular" w:hAnsi="Noto Sans CJK KR Regular" w:hint="eastAsia"/>
              <w:color w:val="000000" w:themeColor="text1"/>
              <w:w w:val="105"/>
            </w:rPr>
          </w:rPrChange>
        </w:rPr>
        <w:t>한</w:t>
      </w:r>
      <w:r w:rsidRPr="000C7330">
        <w:rPr>
          <w:rFonts w:eastAsiaTheme="minorHAnsi" w:hint="eastAsia"/>
          <w:color w:val="000000" w:themeColor="text1"/>
          <w:w w:val="105"/>
          <w:rPrChange w:id="1159" w:author="FURSYS" w:date="2025-12-04T15:42:00Z">
            <w:rPr>
              <w:rFonts w:ascii="Noto Sans CJK KR Regular" w:eastAsia="Noto Sans CJK KR Regular" w:hAnsi="Noto Sans CJK KR Regular" w:hint="eastAsia"/>
              <w:color w:val="000000" w:themeColor="text1"/>
              <w:w w:val="105"/>
            </w:rPr>
          </w:rPrChange>
        </w:rPr>
        <w:t>다</w:t>
      </w:r>
      <w:r w:rsidRPr="000C7330">
        <w:rPr>
          <w:rFonts w:eastAsiaTheme="minorHAnsi"/>
          <w:color w:val="000000" w:themeColor="text1"/>
          <w:w w:val="105"/>
          <w:rPrChange w:id="1160" w:author="FURSYS" w:date="2025-12-04T15:42:00Z">
            <w:rPr>
              <w:rFonts w:ascii="Noto Sans CJK KR Regular" w:eastAsia="Noto Sans CJK KR Regular" w:hAnsi="Noto Sans CJK KR Regular"/>
              <w:color w:val="000000" w:themeColor="text1"/>
              <w:w w:val="105"/>
            </w:rPr>
          </w:rPrChange>
        </w:rPr>
        <w:t xml:space="preserve">)부터 </w:t>
      </w:r>
      <w:r w:rsidRPr="000C7330">
        <w:rPr>
          <w:rFonts w:eastAsiaTheme="minorHAnsi" w:hint="eastAsia"/>
          <w:color w:val="000000" w:themeColor="text1"/>
          <w:w w:val="105"/>
          <w:rPrChange w:id="1161" w:author="FURSYS" w:date="2025-12-04T15:42:00Z">
            <w:rPr>
              <w:rFonts w:ascii="Noto Sans CJK KR Regular" w:eastAsia="Noto Sans CJK KR Regular" w:hAnsi="Noto Sans CJK KR Regular" w:hint="eastAsia"/>
              <w:color w:val="000000" w:themeColor="text1"/>
              <w:w w:val="105"/>
            </w:rPr>
          </w:rPrChange>
        </w:rPr>
        <w:t>계약기간이</w:t>
      </w:r>
      <w:r w:rsidRPr="000C7330">
        <w:rPr>
          <w:rFonts w:eastAsiaTheme="minorHAnsi"/>
          <w:color w:val="000000" w:themeColor="text1"/>
          <w:w w:val="105"/>
          <w:rPrChange w:id="1162" w:author="FURSYS" w:date="2025-12-04T15:42:00Z">
            <w:rPr>
              <w:rFonts w:ascii="Noto Sans CJK KR Regular" w:eastAsia="Noto Sans CJK KR Regular" w:hAnsi="Noto Sans CJK KR Regular"/>
              <w:color w:val="000000" w:themeColor="text1"/>
              <w:w w:val="105"/>
            </w:rPr>
          </w:rPrChange>
        </w:rPr>
        <w:t xml:space="preserve"> </w:t>
      </w:r>
      <w:r w:rsidRPr="000C7330">
        <w:rPr>
          <w:rFonts w:eastAsiaTheme="minorHAnsi" w:hint="eastAsia"/>
          <w:color w:val="000000" w:themeColor="text1"/>
          <w:w w:val="105"/>
          <w:rPrChange w:id="1163" w:author="FURSYS" w:date="2025-12-04T15:42:00Z">
            <w:rPr>
              <w:rFonts w:ascii="Noto Sans CJK KR Regular" w:eastAsia="Noto Sans CJK KR Regular" w:hAnsi="Noto Sans CJK KR Regular" w:hint="eastAsia"/>
              <w:color w:val="000000" w:themeColor="text1"/>
              <w:w w:val="105"/>
            </w:rPr>
          </w:rPrChange>
        </w:rPr>
        <w:t>개시된다</w:t>
      </w:r>
      <w:r w:rsidRPr="000C7330">
        <w:rPr>
          <w:rFonts w:eastAsiaTheme="minorHAnsi"/>
          <w:color w:val="000000" w:themeColor="text1"/>
          <w:w w:val="105"/>
          <w:rPrChange w:id="1164" w:author="FURSYS" w:date="2025-12-04T15:42:00Z">
            <w:rPr>
              <w:rFonts w:ascii="Noto Sans CJK KR Regular" w:eastAsia="Noto Sans CJK KR Regular" w:hAnsi="Noto Sans CJK KR Regular"/>
              <w:color w:val="000000" w:themeColor="text1"/>
              <w:w w:val="105"/>
            </w:rPr>
          </w:rPrChange>
        </w:rPr>
        <w:t>.</w:t>
      </w:r>
    </w:p>
    <w:p w14:paraId="45EACED4" w14:textId="60A58248" w:rsidR="00CA7300" w:rsidRPr="000C7330" w:rsidRDefault="00CA7300">
      <w:pPr>
        <w:pStyle w:val="a3"/>
        <w:numPr>
          <w:ilvl w:val="0"/>
          <w:numId w:val="19"/>
        </w:numPr>
        <w:wordWrap/>
        <w:spacing w:before="39" w:line="206" w:lineRule="auto"/>
        <w:ind w:leftChars="0" w:right="278"/>
        <w:rPr>
          <w:rFonts w:eastAsiaTheme="minorHAnsi"/>
          <w:color w:val="000000" w:themeColor="text1"/>
          <w:w w:val="105"/>
          <w:rPrChange w:id="1165" w:author="FURSYS" w:date="2025-12-04T15:42:00Z">
            <w:rPr>
              <w:w w:val="105"/>
            </w:rPr>
          </w:rPrChange>
        </w:rPr>
      </w:pPr>
      <w:ins w:id="1166" w:author="FURSYS" w:date="2025-10-17T11:08:00Z">
        <w:r w:rsidRPr="000C7330">
          <w:rPr>
            <w:rFonts w:eastAsiaTheme="minorHAnsi"/>
            <w:color w:val="000000" w:themeColor="text1"/>
            <w:w w:val="105"/>
            <w:rPrChange w:id="1167" w:author="FURSYS" w:date="2025-12-04T15:42:00Z">
              <w:rPr>
                <w:rFonts w:ascii="Noto Sans CJK KR Regular" w:eastAsia="Noto Sans CJK KR Regular" w:hAnsi="Noto Sans CJK KR Regular"/>
                <w:color w:val="000000" w:themeColor="text1"/>
                <w:w w:val="105"/>
              </w:rPr>
            </w:rPrChange>
          </w:rPr>
          <w:t>‘</w:t>
        </w:r>
        <w:r w:rsidRPr="000C7330">
          <w:rPr>
            <w:rFonts w:eastAsiaTheme="minorHAnsi" w:hint="eastAsia"/>
            <w:color w:val="000000" w:themeColor="text1"/>
            <w:w w:val="105"/>
            <w:rPrChange w:id="1168" w:author="FURSYS" w:date="2025-12-04T15:42:00Z">
              <w:rPr>
                <w:rFonts w:ascii="Noto Sans CJK KR Regular" w:eastAsia="Noto Sans CJK KR Regular" w:hAnsi="Noto Sans CJK KR Regular" w:hint="eastAsia"/>
                <w:color w:val="000000" w:themeColor="text1"/>
                <w:w w:val="105"/>
              </w:rPr>
            </w:rPrChange>
          </w:rPr>
          <w:t>설치완료일</w:t>
        </w:r>
        <w:r w:rsidRPr="000C7330">
          <w:rPr>
            <w:rFonts w:eastAsiaTheme="minorHAnsi"/>
            <w:color w:val="000000" w:themeColor="text1"/>
            <w:w w:val="105"/>
            <w:rPrChange w:id="1169" w:author="FURSYS" w:date="2025-12-04T15:42:00Z">
              <w:rPr>
                <w:rFonts w:ascii="Noto Sans CJK KR Regular" w:eastAsia="Noto Sans CJK KR Regular" w:hAnsi="Noto Sans CJK KR Regular"/>
                <w:color w:val="000000" w:themeColor="text1"/>
                <w:w w:val="105"/>
              </w:rPr>
            </w:rPrChange>
          </w:rPr>
          <w:t>’</w:t>
        </w:r>
        <w:r w:rsidRPr="000C7330">
          <w:rPr>
            <w:rFonts w:eastAsiaTheme="minorHAnsi" w:hint="eastAsia"/>
            <w:color w:val="000000" w:themeColor="text1"/>
            <w:w w:val="105"/>
            <w:rPrChange w:id="1170" w:author="FURSYS" w:date="2025-12-04T15:42:00Z">
              <w:rPr>
                <w:rFonts w:ascii="Noto Sans CJK KR Regular" w:eastAsia="Noto Sans CJK KR Regular" w:hAnsi="Noto Sans CJK KR Regular" w:hint="eastAsia"/>
                <w:color w:val="000000" w:themeColor="text1"/>
                <w:w w:val="105"/>
              </w:rPr>
            </w:rPrChange>
          </w:rPr>
          <w:t>은</w:t>
        </w:r>
      </w:ins>
      <w:ins w:id="1171" w:author="FURSYS" w:date="2025-10-17T13:50:00Z">
        <w:r w:rsidR="00BD2C70" w:rsidRPr="000C7330">
          <w:rPr>
            <w:rFonts w:eastAsiaTheme="minorHAnsi"/>
            <w:color w:val="000000" w:themeColor="text1"/>
            <w:w w:val="105"/>
            <w:rPrChange w:id="1172" w:author="FURSYS" w:date="2025-12-04T15:42:00Z">
              <w:rPr>
                <w:rFonts w:ascii="Noto Sans CJK KR Regular" w:eastAsia="Noto Sans CJK KR Regular" w:hAnsi="Noto Sans CJK KR Regular"/>
                <w:color w:val="000000" w:themeColor="text1"/>
                <w:w w:val="105"/>
                <w:highlight w:val="yellow"/>
              </w:rPr>
            </w:rPrChange>
          </w:rPr>
          <w:t xml:space="preserve"> 계약물품이 설치 완료된 날로</w:t>
        </w:r>
      </w:ins>
      <w:ins w:id="1173" w:author="FURSYS" w:date="2025-10-17T11:08:00Z">
        <w:r w:rsidR="00BD2C70" w:rsidRPr="000C7330">
          <w:rPr>
            <w:rFonts w:eastAsiaTheme="minorHAnsi"/>
            <w:color w:val="000000" w:themeColor="text1"/>
            <w:w w:val="105"/>
            <w:rPrChange w:id="1174" w:author="FURSYS" w:date="2025-12-04T15:42:00Z">
              <w:rPr>
                <w:rFonts w:ascii="Noto Sans CJK KR Regular" w:eastAsia="Noto Sans CJK KR Regular" w:hAnsi="Noto Sans CJK KR Regular"/>
                <w:color w:val="000000" w:themeColor="text1"/>
                <w:w w:val="105"/>
                <w:highlight w:val="yellow"/>
              </w:rPr>
            </w:rPrChange>
          </w:rPr>
          <w:t xml:space="preserve"> </w:t>
        </w:r>
        <w:r w:rsidR="00762241" w:rsidRPr="000C7330">
          <w:rPr>
            <w:rFonts w:eastAsiaTheme="minorHAnsi" w:hint="eastAsia"/>
            <w:color w:val="000000" w:themeColor="text1"/>
            <w:w w:val="105"/>
            <w:rPrChange w:id="1175" w:author="FURSYS" w:date="2025-12-04T15:42:00Z">
              <w:rPr>
                <w:rFonts w:ascii="Noto Sans CJK KR Regular" w:eastAsia="Noto Sans CJK KR Regular" w:hAnsi="Noto Sans CJK KR Regular" w:hint="eastAsia"/>
                <w:color w:val="000000" w:themeColor="text1"/>
                <w:w w:val="105"/>
                <w:highlight w:val="yellow"/>
              </w:rPr>
            </w:rPrChange>
          </w:rPr>
          <w:t>갑지</w:t>
        </w:r>
      </w:ins>
      <w:ins w:id="1176" w:author="FURSYS" w:date="2025-10-17T13:43:00Z">
        <w:r w:rsidR="00762241" w:rsidRPr="000C7330">
          <w:rPr>
            <w:rFonts w:eastAsiaTheme="minorHAnsi" w:hint="eastAsia"/>
            <w:color w:val="000000" w:themeColor="text1"/>
            <w:w w:val="105"/>
            <w:rPrChange w:id="1177" w:author="FURSYS" w:date="2025-12-04T15:42:00Z">
              <w:rPr>
                <w:rFonts w:ascii="Noto Sans CJK KR Regular" w:eastAsia="Noto Sans CJK KR Regular" w:hAnsi="Noto Sans CJK KR Regular" w:hint="eastAsia"/>
                <w:color w:val="000000" w:themeColor="text1"/>
                <w:w w:val="105"/>
                <w:highlight w:val="yellow"/>
              </w:rPr>
            </w:rPrChange>
          </w:rPr>
          <w:t>에</w:t>
        </w:r>
        <w:r w:rsidR="00762241" w:rsidRPr="000C7330">
          <w:rPr>
            <w:rFonts w:eastAsiaTheme="minorHAnsi"/>
            <w:color w:val="000000" w:themeColor="text1"/>
            <w:w w:val="105"/>
            <w:rPrChange w:id="1178" w:author="FURSYS" w:date="2025-12-04T15:42:00Z">
              <w:rPr>
                <w:rFonts w:ascii="Noto Sans CJK KR Regular" w:eastAsia="Noto Sans CJK KR Regular" w:hAnsi="Noto Sans CJK KR Regular"/>
                <w:color w:val="000000" w:themeColor="text1"/>
                <w:w w:val="105"/>
                <w:highlight w:val="yellow"/>
              </w:rPr>
            </w:rPrChange>
          </w:rPr>
          <w:t xml:space="preserve"> </w:t>
        </w:r>
      </w:ins>
      <w:ins w:id="1179" w:author="FURSYS" w:date="2025-10-17T13:36:00Z">
        <w:r w:rsidR="008C0F65" w:rsidRPr="000C7330">
          <w:rPr>
            <w:rFonts w:eastAsiaTheme="minorHAnsi" w:hint="eastAsia"/>
            <w:color w:val="000000" w:themeColor="text1"/>
            <w:w w:val="105"/>
            <w:rPrChange w:id="1180" w:author="FURSYS" w:date="2025-12-04T15:42:00Z">
              <w:rPr>
                <w:rFonts w:ascii="Noto Sans CJK KR Regular" w:eastAsia="Noto Sans CJK KR Regular" w:hAnsi="Noto Sans CJK KR Regular" w:hint="eastAsia"/>
                <w:color w:val="000000" w:themeColor="text1"/>
                <w:w w:val="105"/>
                <w:highlight w:val="yellow"/>
              </w:rPr>
            </w:rPrChange>
          </w:rPr>
          <w:t>기재된</w:t>
        </w:r>
        <w:r w:rsidR="008C0F65" w:rsidRPr="000C7330">
          <w:rPr>
            <w:rFonts w:eastAsiaTheme="minorHAnsi"/>
            <w:color w:val="000000" w:themeColor="text1"/>
            <w:w w:val="105"/>
            <w:rPrChange w:id="1181" w:author="FURSYS" w:date="2025-12-04T15:42:00Z">
              <w:rPr>
                <w:rFonts w:ascii="Noto Sans CJK KR Regular" w:eastAsia="Noto Sans CJK KR Regular" w:hAnsi="Noto Sans CJK KR Regular"/>
                <w:color w:val="000000" w:themeColor="text1"/>
                <w:w w:val="105"/>
                <w:highlight w:val="yellow"/>
              </w:rPr>
            </w:rPrChange>
          </w:rPr>
          <w:t xml:space="preserve"> 날짜를 기준으로 </w:t>
        </w:r>
      </w:ins>
      <w:ins w:id="1182" w:author="FURSYS" w:date="2025-10-17T13:38:00Z">
        <w:r w:rsidR="008C0F65" w:rsidRPr="000C7330">
          <w:rPr>
            <w:rFonts w:eastAsiaTheme="minorHAnsi" w:hint="eastAsia"/>
            <w:color w:val="000000" w:themeColor="text1"/>
            <w:w w:val="105"/>
            <w:rPrChange w:id="1183" w:author="FURSYS" w:date="2025-12-04T15:42:00Z">
              <w:rPr>
                <w:rFonts w:ascii="Noto Sans CJK KR Regular" w:eastAsia="Noto Sans CJK KR Regular" w:hAnsi="Noto Sans CJK KR Regular" w:hint="eastAsia"/>
                <w:color w:val="000000" w:themeColor="text1"/>
                <w:w w:val="105"/>
                <w:highlight w:val="yellow"/>
              </w:rPr>
            </w:rPrChange>
          </w:rPr>
          <w:t>한다</w:t>
        </w:r>
        <w:r w:rsidR="008C0F65" w:rsidRPr="000C7330">
          <w:rPr>
            <w:rFonts w:eastAsiaTheme="minorHAnsi"/>
            <w:color w:val="000000" w:themeColor="text1"/>
            <w:w w:val="105"/>
            <w:rPrChange w:id="1184" w:author="FURSYS" w:date="2025-12-04T15:42:00Z">
              <w:rPr>
                <w:rFonts w:ascii="Noto Sans CJK KR Regular" w:eastAsia="Noto Sans CJK KR Regular" w:hAnsi="Noto Sans CJK KR Regular"/>
                <w:color w:val="000000" w:themeColor="text1"/>
                <w:w w:val="105"/>
                <w:highlight w:val="yellow"/>
              </w:rPr>
            </w:rPrChange>
          </w:rPr>
          <w:t>.</w:t>
        </w:r>
      </w:ins>
      <w:ins w:id="1185" w:author="FURSYS" w:date="2025-10-17T13:36:00Z">
        <w:r w:rsidR="008C0F65" w:rsidRPr="000C7330">
          <w:rPr>
            <w:rFonts w:eastAsiaTheme="minorHAnsi"/>
            <w:color w:val="000000" w:themeColor="text1"/>
            <w:w w:val="105"/>
            <w:rPrChange w:id="1186" w:author="FURSYS" w:date="2025-12-04T15:42:00Z">
              <w:rPr>
                <w:rFonts w:ascii="Noto Sans CJK KR Regular" w:eastAsia="Noto Sans CJK KR Regular" w:hAnsi="Noto Sans CJK KR Regular"/>
                <w:color w:val="000000" w:themeColor="text1"/>
                <w:w w:val="105"/>
                <w:highlight w:val="yellow"/>
              </w:rPr>
            </w:rPrChange>
          </w:rPr>
          <w:br/>
        </w:r>
      </w:ins>
      <w:ins w:id="1187" w:author="FURSYS" w:date="2025-10-17T13:51:00Z">
        <w:r w:rsidR="00BD2C70" w:rsidRPr="000C7330">
          <w:rPr>
            <w:rFonts w:eastAsiaTheme="minorHAnsi" w:hint="eastAsia"/>
            <w:color w:val="000000" w:themeColor="text1"/>
            <w:w w:val="105"/>
            <w:rPrChange w:id="1188" w:author="FURSYS" w:date="2025-12-04T15:42:00Z">
              <w:rPr>
                <w:rFonts w:ascii="Noto Sans CJK KR Regular" w:eastAsia="Noto Sans CJK KR Regular" w:hAnsi="Noto Sans CJK KR Regular" w:hint="eastAsia"/>
                <w:color w:val="000000" w:themeColor="text1"/>
                <w:w w:val="105"/>
                <w:highlight w:val="yellow"/>
              </w:rPr>
            </w:rPrChange>
          </w:rPr>
          <w:t>단</w:t>
        </w:r>
        <w:r w:rsidR="00BD2C70" w:rsidRPr="000C7330">
          <w:rPr>
            <w:rFonts w:eastAsiaTheme="minorHAnsi"/>
            <w:color w:val="000000" w:themeColor="text1"/>
            <w:w w:val="105"/>
            <w:rPrChange w:id="1189" w:author="FURSYS" w:date="2025-12-04T15:42:00Z">
              <w:rPr>
                <w:rFonts w:ascii="Noto Sans CJK KR Regular" w:eastAsia="Noto Sans CJK KR Regular" w:hAnsi="Noto Sans CJK KR Regular"/>
                <w:color w:val="000000" w:themeColor="text1"/>
                <w:w w:val="105"/>
                <w:highlight w:val="yellow"/>
              </w:rPr>
            </w:rPrChange>
          </w:rPr>
          <w:t xml:space="preserve"> </w:t>
        </w:r>
      </w:ins>
      <w:ins w:id="1190" w:author="FURSYS" w:date="2025-10-17T13:38:00Z">
        <w:r w:rsidR="008C0F65" w:rsidRPr="000C7330">
          <w:rPr>
            <w:rFonts w:eastAsiaTheme="minorHAnsi" w:hint="eastAsia"/>
            <w:color w:val="000000" w:themeColor="text1"/>
            <w:w w:val="105"/>
            <w:rPrChange w:id="1191" w:author="FURSYS" w:date="2025-12-04T15:42:00Z">
              <w:rPr>
                <w:rFonts w:ascii="Noto Sans CJK KR Regular" w:eastAsia="Noto Sans CJK KR Regular" w:hAnsi="Noto Sans CJK KR Regular" w:hint="eastAsia"/>
                <w:color w:val="000000" w:themeColor="text1"/>
                <w:w w:val="105"/>
                <w:highlight w:val="yellow"/>
              </w:rPr>
            </w:rPrChange>
          </w:rPr>
          <w:t>상호합의하에</w:t>
        </w:r>
        <w:r w:rsidR="008C0F65" w:rsidRPr="000C7330">
          <w:rPr>
            <w:rFonts w:eastAsiaTheme="minorHAnsi"/>
            <w:color w:val="000000" w:themeColor="text1"/>
            <w:w w:val="105"/>
            <w:rPrChange w:id="1192" w:author="FURSYS" w:date="2025-12-04T15:42:00Z">
              <w:rPr>
                <w:rFonts w:ascii="Noto Sans CJK KR Regular" w:eastAsia="Noto Sans CJK KR Regular" w:hAnsi="Noto Sans CJK KR Regular"/>
                <w:color w:val="000000" w:themeColor="text1"/>
                <w:w w:val="105"/>
                <w:highlight w:val="yellow"/>
              </w:rPr>
            </w:rPrChange>
          </w:rPr>
          <w:t xml:space="preserve"> </w:t>
        </w:r>
        <w:r w:rsidR="008C0F65" w:rsidRPr="000C7330">
          <w:rPr>
            <w:rFonts w:eastAsiaTheme="minorHAnsi" w:hint="eastAsia"/>
            <w:color w:val="000000" w:themeColor="text1"/>
            <w:w w:val="105"/>
            <w:rPrChange w:id="1193" w:author="FURSYS" w:date="2025-12-04T15:42:00Z">
              <w:rPr>
                <w:rFonts w:ascii="Noto Sans CJK KR Regular" w:eastAsia="Noto Sans CJK KR Regular" w:hAnsi="Noto Sans CJK KR Regular" w:hint="eastAsia"/>
                <w:color w:val="000000" w:themeColor="text1"/>
                <w:w w:val="105"/>
                <w:highlight w:val="yellow"/>
              </w:rPr>
            </w:rPrChange>
          </w:rPr>
          <w:t>일정</w:t>
        </w:r>
      </w:ins>
      <w:ins w:id="1194" w:author="FURSYS" w:date="2025-10-17T13:51:00Z">
        <w:r w:rsidR="00BD2C70" w:rsidRPr="000C7330">
          <w:rPr>
            <w:rFonts w:eastAsiaTheme="minorHAnsi" w:hint="eastAsia"/>
            <w:color w:val="000000" w:themeColor="text1"/>
            <w:w w:val="105"/>
            <w:rPrChange w:id="1195" w:author="FURSYS" w:date="2025-12-04T15:42:00Z">
              <w:rPr>
                <w:rFonts w:ascii="Noto Sans CJK KR Regular" w:eastAsia="Noto Sans CJK KR Regular" w:hAnsi="Noto Sans CJK KR Regular" w:hint="eastAsia"/>
                <w:color w:val="000000" w:themeColor="text1"/>
                <w:w w:val="105"/>
                <w:highlight w:val="yellow"/>
              </w:rPr>
            </w:rPrChange>
          </w:rPr>
          <w:t>을</w:t>
        </w:r>
        <w:r w:rsidR="00BD2C70" w:rsidRPr="000C7330">
          <w:rPr>
            <w:rFonts w:eastAsiaTheme="minorHAnsi"/>
            <w:color w:val="000000" w:themeColor="text1"/>
            <w:w w:val="105"/>
            <w:rPrChange w:id="1196" w:author="FURSYS" w:date="2025-12-04T15:42:00Z">
              <w:rPr>
                <w:rFonts w:ascii="Noto Sans CJK KR Regular" w:eastAsia="Noto Sans CJK KR Regular" w:hAnsi="Noto Sans CJK KR Regular"/>
                <w:color w:val="000000" w:themeColor="text1"/>
                <w:w w:val="105"/>
                <w:highlight w:val="yellow"/>
              </w:rPr>
            </w:rPrChange>
          </w:rPr>
          <w:t xml:space="preserve"> </w:t>
        </w:r>
        <w:r w:rsidR="00BD2C70" w:rsidRPr="000C7330">
          <w:rPr>
            <w:rFonts w:eastAsiaTheme="minorHAnsi" w:hint="eastAsia"/>
            <w:color w:val="000000" w:themeColor="text1"/>
            <w:w w:val="105"/>
            <w:rPrChange w:id="1197" w:author="FURSYS" w:date="2025-12-04T15:42:00Z">
              <w:rPr>
                <w:rFonts w:ascii="Noto Sans CJK KR Regular" w:eastAsia="Noto Sans CJK KR Regular" w:hAnsi="Noto Sans CJK KR Regular" w:hint="eastAsia"/>
                <w:color w:val="000000" w:themeColor="text1"/>
                <w:w w:val="105"/>
                <w:highlight w:val="yellow"/>
              </w:rPr>
            </w:rPrChange>
          </w:rPr>
          <w:t>조정할</w:t>
        </w:r>
        <w:r w:rsidR="00BD2C70" w:rsidRPr="000C7330">
          <w:rPr>
            <w:rFonts w:eastAsiaTheme="minorHAnsi"/>
            <w:color w:val="000000" w:themeColor="text1"/>
            <w:w w:val="105"/>
            <w:rPrChange w:id="1198" w:author="FURSYS" w:date="2025-12-04T15:42:00Z">
              <w:rPr>
                <w:rFonts w:ascii="Noto Sans CJK KR Regular" w:eastAsia="Noto Sans CJK KR Regular" w:hAnsi="Noto Sans CJK KR Regular"/>
                <w:color w:val="000000" w:themeColor="text1"/>
                <w:w w:val="105"/>
                <w:highlight w:val="yellow"/>
              </w:rPr>
            </w:rPrChange>
          </w:rPr>
          <w:t xml:space="preserve"> </w:t>
        </w:r>
        <w:r w:rsidR="00BD2C70" w:rsidRPr="000C7330">
          <w:rPr>
            <w:rFonts w:eastAsiaTheme="minorHAnsi" w:hint="eastAsia"/>
            <w:color w:val="000000" w:themeColor="text1"/>
            <w:w w:val="105"/>
            <w:rPrChange w:id="1199" w:author="FURSYS" w:date="2025-12-04T15:42:00Z">
              <w:rPr>
                <w:rFonts w:ascii="Noto Sans CJK KR Regular" w:eastAsia="Noto Sans CJK KR Regular" w:hAnsi="Noto Sans CJK KR Regular" w:hint="eastAsia"/>
                <w:color w:val="000000" w:themeColor="text1"/>
                <w:w w:val="105"/>
                <w:highlight w:val="yellow"/>
              </w:rPr>
            </w:rPrChange>
          </w:rPr>
          <w:t>수</w:t>
        </w:r>
        <w:r w:rsidR="00BD2C70" w:rsidRPr="000C7330">
          <w:rPr>
            <w:rFonts w:eastAsiaTheme="minorHAnsi"/>
            <w:color w:val="000000" w:themeColor="text1"/>
            <w:w w:val="105"/>
            <w:rPrChange w:id="1200" w:author="FURSYS" w:date="2025-12-04T15:42:00Z">
              <w:rPr>
                <w:rFonts w:ascii="Noto Sans CJK KR Regular" w:eastAsia="Noto Sans CJK KR Regular" w:hAnsi="Noto Sans CJK KR Regular"/>
                <w:color w:val="000000" w:themeColor="text1"/>
                <w:w w:val="105"/>
                <w:highlight w:val="yellow"/>
              </w:rPr>
            </w:rPrChange>
          </w:rPr>
          <w:t xml:space="preserve"> </w:t>
        </w:r>
        <w:r w:rsidR="00BD2C70" w:rsidRPr="000C7330">
          <w:rPr>
            <w:rFonts w:eastAsiaTheme="minorHAnsi" w:hint="eastAsia"/>
            <w:color w:val="000000" w:themeColor="text1"/>
            <w:w w:val="105"/>
            <w:rPrChange w:id="1201" w:author="FURSYS" w:date="2025-12-04T15:42:00Z">
              <w:rPr>
                <w:rFonts w:ascii="Noto Sans CJK KR Regular" w:eastAsia="Noto Sans CJK KR Regular" w:hAnsi="Noto Sans CJK KR Regular" w:hint="eastAsia"/>
                <w:color w:val="000000" w:themeColor="text1"/>
                <w:w w:val="105"/>
                <w:highlight w:val="yellow"/>
              </w:rPr>
            </w:rPrChange>
          </w:rPr>
          <w:t>있</w:t>
        </w:r>
        <w:r w:rsidR="005F696C" w:rsidRPr="000C7330">
          <w:rPr>
            <w:rFonts w:eastAsiaTheme="minorHAnsi" w:hint="eastAsia"/>
            <w:color w:val="000000" w:themeColor="text1"/>
            <w:w w:val="105"/>
            <w:rPrChange w:id="1202" w:author="FURSYS" w:date="2025-12-04T15:42:00Z">
              <w:rPr>
                <w:rFonts w:ascii="Noto Sans CJK KR Regular" w:eastAsia="Noto Sans CJK KR Regular" w:hAnsi="Noto Sans CJK KR Regular" w:hint="eastAsia"/>
                <w:color w:val="000000" w:themeColor="text1"/>
                <w:w w:val="105"/>
                <w:highlight w:val="yellow"/>
              </w:rPr>
            </w:rPrChange>
          </w:rPr>
          <w:t>으며</w:t>
        </w:r>
        <w:r w:rsidR="005F696C" w:rsidRPr="000C7330">
          <w:rPr>
            <w:rFonts w:eastAsiaTheme="minorHAnsi"/>
            <w:color w:val="000000" w:themeColor="text1"/>
            <w:w w:val="105"/>
            <w:rPrChange w:id="1203" w:author="FURSYS" w:date="2025-12-04T15:42:00Z">
              <w:rPr>
                <w:rFonts w:ascii="Noto Sans CJK KR Regular" w:eastAsia="Noto Sans CJK KR Regular" w:hAnsi="Noto Sans CJK KR Regular"/>
                <w:color w:val="000000" w:themeColor="text1"/>
                <w:w w:val="105"/>
                <w:highlight w:val="yellow"/>
              </w:rPr>
            </w:rPrChange>
          </w:rPr>
          <w:t>,</w:t>
        </w:r>
      </w:ins>
      <w:ins w:id="1204" w:author="FURSYS" w:date="2025-10-17T13:38:00Z">
        <w:r w:rsidR="008C0F65" w:rsidRPr="000C7330">
          <w:rPr>
            <w:rFonts w:eastAsiaTheme="minorHAnsi"/>
            <w:color w:val="000000" w:themeColor="text1"/>
            <w:w w:val="105"/>
            <w:rPrChange w:id="1205" w:author="FURSYS" w:date="2025-12-04T15:42:00Z">
              <w:rPr>
                <w:rFonts w:ascii="Noto Sans CJK KR Regular" w:eastAsia="Noto Sans CJK KR Regular" w:hAnsi="Noto Sans CJK KR Regular"/>
                <w:color w:val="000000" w:themeColor="text1"/>
                <w:w w:val="105"/>
                <w:highlight w:val="yellow"/>
              </w:rPr>
            </w:rPrChange>
          </w:rPr>
          <w:t xml:space="preserve"> 이 경우 </w:t>
        </w:r>
      </w:ins>
      <w:ins w:id="1206" w:author="FURSYS" w:date="2025-10-17T11:09:00Z">
        <w:r w:rsidRPr="000C7330">
          <w:rPr>
            <w:rFonts w:eastAsiaTheme="minorHAnsi" w:hint="eastAsia"/>
            <w:color w:val="000000" w:themeColor="text1"/>
            <w:w w:val="105"/>
            <w:rPrChange w:id="1207" w:author="FURSYS" w:date="2025-12-04T15:42:00Z">
              <w:rPr>
                <w:rFonts w:ascii="Noto Sans CJK KR Regular" w:eastAsia="Noto Sans CJK KR Regular" w:hAnsi="Noto Sans CJK KR Regular" w:hint="eastAsia"/>
                <w:color w:val="000000" w:themeColor="text1"/>
                <w:w w:val="105"/>
              </w:rPr>
            </w:rPrChange>
          </w:rPr>
          <w:t>인수</w:t>
        </w:r>
        <w:r w:rsidR="007C3A88" w:rsidRPr="000C7330">
          <w:rPr>
            <w:rFonts w:eastAsiaTheme="minorHAnsi" w:hint="eastAsia"/>
            <w:color w:val="000000" w:themeColor="text1"/>
            <w:w w:val="105"/>
            <w:rPrChange w:id="1208" w:author="FURSYS" w:date="2025-12-04T15:42:00Z">
              <w:rPr>
                <w:rFonts w:ascii="Noto Sans CJK KR Regular" w:eastAsia="Noto Sans CJK KR Regular" w:hAnsi="Noto Sans CJK KR Regular" w:hint="eastAsia"/>
                <w:color w:val="000000" w:themeColor="text1"/>
                <w:w w:val="105"/>
                <w:highlight w:val="yellow"/>
              </w:rPr>
            </w:rPrChange>
          </w:rPr>
          <w:t>확인</w:t>
        </w:r>
      </w:ins>
      <w:ins w:id="1209" w:author="FURSYS" w:date="2025-10-17T13:53:00Z">
        <w:r w:rsidR="007C3A88" w:rsidRPr="000C7330">
          <w:rPr>
            <w:rFonts w:eastAsiaTheme="minorHAnsi" w:hint="eastAsia"/>
            <w:color w:val="000000" w:themeColor="text1"/>
            <w:w w:val="105"/>
            <w:rPrChange w:id="1210" w:author="FURSYS" w:date="2025-12-04T15:42:00Z">
              <w:rPr>
                <w:rFonts w:ascii="Noto Sans CJK KR Regular" w:eastAsia="Noto Sans CJK KR Regular" w:hAnsi="Noto Sans CJK KR Regular" w:hint="eastAsia"/>
                <w:color w:val="000000" w:themeColor="text1"/>
                <w:w w:val="105"/>
                <w:highlight w:val="yellow"/>
              </w:rPr>
            </w:rPrChange>
          </w:rPr>
          <w:t>서</w:t>
        </w:r>
      </w:ins>
      <w:ins w:id="1211" w:author="FURSYS" w:date="2025-10-17T13:38:00Z">
        <w:r w:rsidR="008C0F65" w:rsidRPr="000C7330">
          <w:rPr>
            <w:rFonts w:eastAsiaTheme="minorHAnsi" w:hint="eastAsia"/>
            <w:color w:val="000000" w:themeColor="text1"/>
            <w:w w:val="105"/>
            <w:rPrChange w:id="1212" w:author="FURSYS" w:date="2025-12-04T15:42:00Z">
              <w:rPr>
                <w:rFonts w:ascii="Noto Sans CJK KR Regular" w:eastAsia="Noto Sans CJK KR Regular" w:hAnsi="Noto Sans CJK KR Regular" w:hint="eastAsia"/>
                <w:color w:val="000000" w:themeColor="text1"/>
                <w:w w:val="105"/>
                <w:highlight w:val="yellow"/>
              </w:rPr>
            </w:rPrChange>
          </w:rPr>
          <w:t>에</w:t>
        </w:r>
        <w:r w:rsidR="008C0F65" w:rsidRPr="000C7330">
          <w:rPr>
            <w:rFonts w:eastAsiaTheme="minorHAnsi"/>
            <w:color w:val="000000" w:themeColor="text1"/>
            <w:w w:val="105"/>
            <w:rPrChange w:id="1213" w:author="FURSYS" w:date="2025-12-04T15:42:00Z">
              <w:rPr>
                <w:rFonts w:ascii="Noto Sans CJK KR Regular" w:eastAsia="Noto Sans CJK KR Regular" w:hAnsi="Noto Sans CJK KR Regular"/>
                <w:color w:val="000000" w:themeColor="text1"/>
                <w:w w:val="105"/>
                <w:highlight w:val="yellow"/>
              </w:rPr>
            </w:rPrChange>
          </w:rPr>
          <w:t xml:space="preserve"> 기재된 </w:t>
        </w:r>
      </w:ins>
      <w:ins w:id="1214" w:author="FURSYS" w:date="2025-10-17T16:32:00Z">
        <w:r w:rsidR="00804210" w:rsidRPr="000C7330">
          <w:rPr>
            <w:rFonts w:eastAsiaTheme="minorHAnsi" w:hint="eastAsia"/>
            <w:color w:val="000000" w:themeColor="text1"/>
            <w:w w:val="105"/>
            <w:rPrChange w:id="1215" w:author="FURSYS" w:date="2025-12-04T15:42:00Z">
              <w:rPr>
                <w:rFonts w:ascii="Noto Sans CJK KR Regular" w:eastAsia="Noto Sans CJK KR Regular" w:hAnsi="Noto Sans CJK KR Regular" w:hint="eastAsia"/>
                <w:color w:val="000000" w:themeColor="text1"/>
                <w:w w:val="105"/>
                <w:highlight w:val="yellow"/>
              </w:rPr>
            </w:rPrChange>
          </w:rPr>
          <w:t>설치완료</w:t>
        </w:r>
        <w:r w:rsidR="00804210" w:rsidRPr="000C7330">
          <w:rPr>
            <w:rFonts w:eastAsiaTheme="minorHAnsi"/>
            <w:color w:val="000000" w:themeColor="text1"/>
            <w:w w:val="105"/>
            <w:rPrChange w:id="1216" w:author="FURSYS" w:date="2025-12-04T15:42:00Z">
              <w:rPr>
                <w:rFonts w:ascii="Noto Sans CJK KR Regular" w:eastAsia="Noto Sans CJK KR Regular" w:hAnsi="Noto Sans CJK KR Regular"/>
                <w:color w:val="000000" w:themeColor="text1"/>
                <w:w w:val="105"/>
                <w:highlight w:val="yellow"/>
              </w:rPr>
            </w:rPrChange>
          </w:rPr>
          <w:t xml:space="preserve"> </w:t>
        </w:r>
      </w:ins>
      <w:ins w:id="1217" w:author="FURSYS" w:date="2025-10-17T13:52:00Z">
        <w:r w:rsidR="005F696C" w:rsidRPr="000C7330">
          <w:rPr>
            <w:rFonts w:eastAsiaTheme="minorHAnsi" w:hint="eastAsia"/>
            <w:color w:val="000000" w:themeColor="text1"/>
            <w:w w:val="105"/>
            <w:rPrChange w:id="1218" w:author="FURSYS" w:date="2025-12-04T15:42:00Z">
              <w:rPr>
                <w:rFonts w:ascii="Noto Sans CJK KR Regular" w:eastAsia="Noto Sans CJK KR Regular" w:hAnsi="Noto Sans CJK KR Regular" w:hint="eastAsia"/>
                <w:color w:val="000000" w:themeColor="text1"/>
                <w:w w:val="105"/>
                <w:highlight w:val="yellow"/>
              </w:rPr>
            </w:rPrChange>
          </w:rPr>
          <w:t>날짜를</w:t>
        </w:r>
        <w:r w:rsidR="005F696C" w:rsidRPr="000C7330">
          <w:rPr>
            <w:rFonts w:eastAsiaTheme="minorHAnsi"/>
            <w:color w:val="000000" w:themeColor="text1"/>
            <w:w w:val="105"/>
            <w:rPrChange w:id="1219" w:author="FURSYS" w:date="2025-12-04T15:42:00Z">
              <w:rPr>
                <w:rFonts w:ascii="Noto Sans CJK KR Regular" w:eastAsia="Noto Sans CJK KR Regular" w:hAnsi="Noto Sans CJK KR Regular"/>
                <w:color w:val="000000" w:themeColor="text1"/>
                <w:w w:val="105"/>
                <w:highlight w:val="yellow"/>
              </w:rPr>
            </w:rPrChange>
          </w:rPr>
          <w:t xml:space="preserve"> </w:t>
        </w:r>
        <w:r w:rsidR="005F696C" w:rsidRPr="000C7330">
          <w:rPr>
            <w:rFonts w:eastAsiaTheme="minorHAnsi" w:hint="eastAsia"/>
            <w:color w:val="000000" w:themeColor="text1"/>
            <w:w w:val="105"/>
            <w:rPrChange w:id="1220" w:author="FURSYS" w:date="2025-12-04T15:42:00Z">
              <w:rPr>
                <w:rFonts w:ascii="Noto Sans CJK KR Regular" w:eastAsia="Noto Sans CJK KR Regular" w:hAnsi="Noto Sans CJK KR Regular" w:hint="eastAsia"/>
                <w:color w:val="000000" w:themeColor="text1"/>
                <w:w w:val="105"/>
                <w:highlight w:val="yellow"/>
              </w:rPr>
            </w:rPrChange>
          </w:rPr>
          <w:t>따른다</w:t>
        </w:r>
        <w:r w:rsidR="005F696C" w:rsidRPr="000C7330">
          <w:rPr>
            <w:rFonts w:eastAsiaTheme="minorHAnsi"/>
            <w:color w:val="000000" w:themeColor="text1"/>
            <w:w w:val="105"/>
            <w:rPrChange w:id="1221" w:author="FURSYS" w:date="2025-12-04T15:42:00Z">
              <w:rPr>
                <w:rFonts w:ascii="Noto Sans CJK KR Regular" w:eastAsia="Noto Sans CJK KR Regular" w:hAnsi="Noto Sans CJK KR Regular"/>
                <w:color w:val="000000" w:themeColor="text1"/>
                <w:w w:val="105"/>
                <w:highlight w:val="yellow"/>
              </w:rPr>
            </w:rPrChange>
          </w:rPr>
          <w:t>.</w:t>
        </w:r>
      </w:ins>
      <w:ins w:id="1222" w:author="FURSYS" w:date="2025-10-17T13:43:00Z">
        <w:r w:rsidR="00762241" w:rsidRPr="000C7330">
          <w:rPr>
            <w:rFonts w:eastAsiaTheme="minorHAnsi"/>
            <w:color w:val="000000" w:themeColor="text1"/>
            <w:w w:val="105"/>
            <w:rPrChange w:id="1223" w:author="FURSYS" w:date="2025-12-04T15:42:00Z">
              <w:rPr>
                <w:rFonts w:ascii="Noto Sans CJK KR Regular" w:eastAsia="Noto Sans CJK KR Regular" w:hAnsi="Noto Sans CJK KR Regular"/>
                <w:color w:val="000000" w:themeColor="text1"/>
                <w:w w:val="105"/>
                <w:highlight w:val="yellow"/>
              </w:rPr>
            </w:rPrChange>
          </w:rPr>
          <w:t xml:space="preserve">  </w:t>
        </w:r>
      </w:ins>
    </w:p>
    <w:p w14:paraId="6AF9B6F7" w14:textId="050B2995" w:rsidR="00002B1D" w:rsidRPr="000C7330" w:rsidRDefault="00A8489E" w:rsidP="00A8489E">
      <w:pPr>
        <w:pStyle w:val="a3"/>
        <w:numPr>
          <w:ilvl w:val="0"/>
          <w:numId w:val="19"/>
        </w:numPr>
        <w:wordWrap/>
        <w:spacing w:before="39" w:line="206" w:lineRule="auto"/>
        <w:ind w:leftChars="0" w:right="278"/>
        <w:rPr>
          <w:rFonts w:eastAsiaTheme="minorHAnsi"/>
          <w:color w:val="000000" w:themeColor="text1"/>
          <w:w w:val="105"/>
          <w:rPrChange w:id="1224" w:author="FURSYS" w:date="2025-12-04T15:42:00Z">
            <w:rPr>
              <w:rFonts w:ascii="Noto Sans CJK KR Regular" w:eastAsia="Noto Sans CJK KR Regular" w:hAnsi="Noto Sans CJK KR Regular"/>
              <w:color w:val="000000" w:themeColor="text1"/>
              <w:w w:val="105"/>
            </w:rPr>
          </w:rPrChange>
        </w:rPr>
      </w:pPr>
      <w:r w:rsidRPr="000C7330">
        <w:rPr>
          <w:rFonts w:eastAsiaTheme="minorHAnsi" w:hint="eastAsia"/>
          <w:color w:val="000000" w:themeColor="text1"/>
          <w:w w:val="105"/>
          <w:rPrChange w:id="1225" w:author="FURSYS" w:date="2025-12-04T15:42:00Z">
            <w:rPr>
              <w:rFonts w:ascii="Noto Sans CJK KR Regular" w:eastAsia="Noto Sans CJK KR Regular" w:hAnsi="Noto Sans CJK KR Regular" w:hint="eastAsia"/>
              <w:color w:val="000000" w:themeColor="text1"/>
              <w:w w:val="105"/>
            </w:rPr>
          </w:rPrChange>
        </w:rPr>
        <w:t>계약기간과</w:t>
      </w:r>
      <w:r w:rsidR="00A8773D" w:rsidRPr="000C7330">
        <w:rPr>
          <w:rFonts w:eastAsiaTheme="minorHAnsi"/>
          <w:color w:val="000000" w:themeColor="text1"/>
          <w:w w:val="105"/>
          <w:rPrChange w:id="1226" w:author="FURSYS" w:date="2025-12-04T15:42:00Z">
            <w:rPr>
              <w:rFonts w:ascii="Noto Sans CJK KR Regular" w:eastAsia="Noto Sans CJK KR Regular" w:hAnsi="Noto Sans CJK KR Regular"/>
              <w:color w:val="000000" w:themeColor="text1"/>
              <w:w w:val="105"/>
            </w:rPr>
          </w:rPrChange>
        </w:rPr>
        <w:t xml:space="preserve"> 의무</w:t>
      </w:r>
      <w:del w:id="1227" w:author="FURSYS" w:date="2025-09-10T09:30:00Z">
        <w:r w:rsidR="00A8773D" w:rsidRPr="000C7330" w:rsidDel="00447597">
          <w:rPr>
            <w:rFonts w:eastAsiaTheme="minorHAnsi"/>
            <w:color w:val="000000" w:themeColor="text1"/>
            <w:w w:val="105"/>
            <w:rPrChange w:id="1228" w:author="FURSYS" w:date="2025-12-04T15:42:00Z">
              <w:rPr>
                <w:rFonts w:ascii="Noto Sans CJK KR Regular" w:eastAsia="Noto Sans CJK KR Regular" w:hAnsi="Noto Sans CJK KR Regular"/>
                <w:color w:val="000000" w:themeColor="text1"/>
                <w:w w:val="105"/>
              </w:rPr>
            </w:rPrChange>
          </w:rPr>
          <w:delText xml:space="preserve"> </w:delText>
        </w:r>
      </w:del>
      <w:r w:rsidRPr="000C7330">
        <w:rPr>
          <w:rFonts w:eastAsiaTheme="minorHAnsi" w:hint="eastAsia"/>
          <w:color w:val="000000" w:themeColor="text1"/>
          <w:w w:val="105"/>
          <w:rPrChange w:id="1229" w:author="FURSYS" w:date="2025-12-04T15:42:00Z">
            <w:rPr>
              <w:rFonts w:ascii="Noto Sans CJK KR Regular" w:eastAsia="Noto Sans CJK KR Regular" w:hAnsi="Noto Sans CJK KR Regular" w:hint="eastAsia"/>
              <w:color w:val="000000" w:themeColor="text1"/>
              <w:w w:val="105"/>
            </w:rPr>
          </w:rPrChange>
        </w:rPr>
        <w:t>약정</w:t>
      </w:r>
      <w:del w:id="1230" w:author="FURSYS" w:date="2025-09-10T09:31:00Z">
        <w:r w:rsidR="00A8773D" w:rsidRPr="000C7330" w:rsidDel="00447597">
          <w:rPr>
            <w:rFonts w:eastAsiaTheme="minorHAnsi"/>
            <w:color w:val="000000" w:themeColor="text1"/>
            <w:w w:val="105"/>
            <w:rPrChange w:id="1231" w:author="FURSYS" w:date="2025-12-04T15:42:00Z">
              <w:rPr>
                <w:rFonts w:ascii="Noto Sans CJK KR Regular" w:eastAsia="Noto Sans CJK KR Regular" w:hAnsi="Noto Sans CJK KR Regular"/>
                <w:color w:val="000000" w:themeColor="text1"/>
                <w:w w:val="105"/>
              </w:rPr>
            </w:rPrChange>
          </w:rPr>
          <w:delText xml:space="preserve"> </w:delText>
        </w:r>
      </w:del>
      <w:r w:rsidR="00A8773D" w:rsidRPr="000C7330">
        <w:rPr>
          <w:rFonts w:eastAsiaTheme="minorHAnsi" w:hint="eastAsia"/>
          <w:color w:val="000000" w:themeColor="text1"/>
          <w:w w:val="105"/>
          <w:rPrChange w:id="1232" w:author="FURSYS" w:date="2025-12-04T15:42:00Z">
            <w:rPr>
              <w:rFonts w:ascii="Noto Sans CJK KR Regular" w:eastAsia="Noto Sans CJK KR Regular" w:hAnsi="Noto Sans CJK KR Regular" w:hint="eastAsia"/>
              <w:color w:val="000000" w:themeColor="text1"/>
              <w:w w:val="105"/>
            </w:rPr>
          </w:rPrChange>
        </w:rPr>
        <w:t>기간은</w:t>
      </w:r>
      <w:r w:rsidR="00A8773D" w:rsidRPr="000C7330">
        <w:rPr>
          <w:rFonts w:eastAsiaTheme="minorHAnsi"/>
          <w:color w:val="000000" w:themeColor="text1"/>
          <w:w w:val="105"/>
          <w:rPrChange w:id="1233" w:author="FURSYS" w:date="2025-12-04T15:42:00Z">
            <w:rPr>
              <w:rFonts w:ascii="Noto Sans CJK KR Regular" w:eastAsia="Noto Sans CJK KR Regular" w:hAnsi="Noto Sans CJK KR Regular"/>
              <w:color w:val="000000" w:themeColor="text1"/>
              <w:w w:val="105"/>
            </w:rPr>
          </w:rPrChange>
        </w:rPr>
        <w:t xml:space="preserve"> </w:t>
      </w:r>
      <w:r w:rsidRPr="000C7330">
        <w:rPr>
          <w:rFonts w:eastAsiaTheme="minorHAnsi" w:hint="eastAsia"/>
          <w:color w:val="000000" w:themeColor="text1"/>
          <w:w w:val="105"/>
          <w:rPrChange w:id="1234" w:author="FURSYS" w:date="2025-12-04T15:42:00Z">
            <w:rPr>
              <w:rFonts w:ascii="Noto Sans CJK KR Regular" w:eastAsia="Noto Sans CJK KR Regular" w:hAnsi="Noto Sans CJK KR Regular" w:hint="eastAsia"/>
              <w:color w:val="000000" w:themeColor="text1"/>
              <w:w w:val="105"/>
            </w:rPr>
          </w:rPrChange>
        </w:rPr>
        <w:t>동일하게</w:t>
      </w:r>
      <w:r w:rsidRPr="000C7330">
        <w:rPr>
          <w:rFonts w:eastAsiaTheme="minorHAnsi"/>
          <w:color w:val="000000" w:themeColor="text1"/>
          <w:w w:val="105"/>
          <w:rPrChange w:id="1235" w:author="FURSYS" w:date="2025-12-04T15:42:00Z">
            <w:rPr>
              <w:rFonts w:ascii="Noto Sans CJK KR Regular" w:eastAsia="Noto Sans CJK KR Regular" w:hAnsi="Noto Sans CJK KR Regular"/>
              <w:color w:val="000000" w:themeColor="text1"/>
              <w:w w:val="105"/>
            </w:rPr>
          </w:rPrChange>
        </w:rPr>
        <w:t xml:space="preserve"> 적용된다. </w:t>
      </w:r>
    </w:p>
    <w:p w14:paraId="074AD87A" w14:textId="484A799C" w:rsidR="00002B1D" w:rsidRPr="000C7330" w:rsidRDefault="00002B1D" w:rsidP="00A8489E">
      <w:pPr>
        <w:wordWrap/>
        <w:spacing w:before="39" w:line="206" w:lineRule="auto"/>
        <w:ind w:right="278"/>
        <w:rPr>
          <w:rFonts w:eastAsiaTheme="minorHAnsi"/>
          <w:color w:val="000000" w:themeColor="text1"/>
          <w:rPrChange w:id="1236" w:author="FURSYS" w:date="2025-12-04T15:42:00Z">
            <w:rPr>
              <w:rFonts w:ascii="Noto Sans CJK KR Regular" w:eastAsia="Noto Sans CJK KR Regular" w:hAnsi="Noto Sans CJK KR Regular"/>
              <w:color w:val="000000" w:themeColor="text1"/>
              <w:highlight w:val="yellow"/>
            </w:rPr>
          </w:rPrChange>
        </w:rPr>
      </w:pPr>
    </w:p>
    <w:p w14:paraId="787014F9" w14:textId="1079D340" w:rsidR="00002B1D" w:rsidRPr="000C7330" w:rsidRDefault="00002B1D" w:rsidP="00002B1D">
      <w:pPr>
        <w:wordWrap/>
        <w:spacing w:before="39" w:line="206" w:lineRule="auto"/>
        <w:ind w:right="278"/>
        <w:rPr>
          <w:rFonts w:eastAsiaTheme="minorHAnsi"/>
          <w:b/>
          <w:bCs/>
          <w:color w:val="000000" w:themeColor="text1"/>
          <w:rPrChange w:id="1237" w:author="FURSYS" w:date="2025-12-04T15:42:00Z">
            <w:rPr>
              <w:rFonts w:ascii="Noto Sans CJK KR Regular" w:eastAsia="Noto Sans CJK KR Regular" w:hAnsi="Noto Sans CJK KR Regular"/>
              <w:b/>
              <w:bCs/>
              <w:color w:val="000000" w:themeColor="text1"/>
              <w:highlight w:val="yellow"/>
            </w:rPr>
          </w:rPrChange>
        </w:rPr>
      </w:pPr>
      <w:commentRangeStart w:id="1238"/>
      <w:commentRangeStart w:id="1239"/>
      <w:r w:rsidRPr="000C7330">
        <w:rPr>
          <w:rFonts w:eastAsiaTheme="minorHAnsi" w:hint="eastAsia"/>
          <w:b/>
          <w:bCs/>
          <w:color w:val="000000" w:themeColor="text1"/>
          <w:rPrChange w:id="1240" w:author="FURSYS" w:date="2025-12-04T15:42:00Z">
            <w:rPr>
              <w:rFonts w:ascii="Noto Sans CJK KR Regular" w:eastAsia="Noto Sans CJK KR Regular" w:hAnsi="Noto Sans CJK KR Regular" w:hint="eastAsia"/>
              <w:b/>
              <w:bCs/>
              <w:color w:val="000000" w:themeColor="text1"/>
              <w:highlight w:val="yellow"/>
            </w:rPr>
          </w:rPrChange>
        </w:rPr>
        <w:t>제</w:t>
      </w:r>
      <w:r w:rsidRPr="000C7330">
        <w:rPr>
          <w:rFonts w:eastAsiaTheme="minorHAnsi"/>
          <w:b/>
          <w:bCs/>
          <w:color w:val="000000" w:themeColor="text1"/>
          <w:rPrChange w:id="1241" w:author="FURSYS" w:date="2025-12-04T15:42:00Z">
            <w:rPr>
              <w:rFonts w:ascii="Noto Sans CJK KR Regular" w:eastAsia="Noto Sans CJK KR Regular" w:hAnsi="Noto Sans CJK KR Regular"/>
              <w:b/>
              <w:bCs/>
              <w:color w:val="000000" w:themeColor="text1"/>
              <w:highlight w:val="yellow"/>
            </w:rPr>
          </w:rPrChange>
        </w:rPr>
        <w:t xml:space="preserve"> 4</w:t>
      </w:r>
      <w:r w:rsidR="00B86157" w:rsidRPr="000C7330">
        <w:rPr>
          <w:rFonts w:eastAsiaTheme="minorHAnsi"/>
          <w:b/>
          <w:bCs/>
          <w:color w:val="000000" w:themeColor="text1"/>
          <w:rPrChange w:id="1242" w:author="FURSYS" w:date="2025-12-04T15:42:00Z">
            <w:rPr>
              <w:rFonts w:ascii="Noto Sans CJK KR Regular" w:eastAsia="Noto Sans CJK KR Regular" w:hAnsi="Noto Sans CJK KR Regular"/>
              <w:b/>
              <w:bCs/>
              <w:color w:val="000000" w:themeColor="text1"/>
              <w:highlight w:val="yellow"/>
            </w:rPr>
          </w:rPrChange>
        </w:rPr>
        <w:t xml:space="preserve"> </w:t>
      </w:r>
      <w:r w:rsidRPr="000C7330">
        <w:rPr>
          <w:rFonts w:eastAsiaTheme="minorHAnsi" w:hint="eastAsia"/>
          <w:b/>
          <w:bCs/>
          <w:color w:val="000000" w:themeColor="text1"/>
          <w:rPrChange w:id="1243" w:author="FURSYS" w:date="2025-12-04T15:42:00Z">
            <w:rPr>
              <w:rFonts w:ascii="Noto Sans CJK KR Regular" w:eastAsia="Noto Sans CJK KR Regular" w:hAnsi="Noto Sans CJK KR Regular" w:hint="eastAsia"/>
              <w:b/>
              <w:bCs/>
              <w:color w:val="000000" w:themeColor="text1"/>
              <w:highlight w:val="yellow"/>
            </w:rPr>
          </w:rPrChange>
        </w:rPr>
        <w:t>조</w:t>
      </w:r>
      <w:r w:rsidRPr="000C7330">
        <w:rPr>
          <w:rFonts w:eastAsiaTheme="minorHAnsi"/>
          <w:b/>
          <w:bCs/>
          <w:color w:val="000000" w:themeColor="text1"/>
          <w:rPrChange w:id="1244" w:author="FURSYS" w:date="2025-12-04T15:42:00Z">
            <w:rPr>
              <w:rFonts w:ascii="Noto Sans CJK KR Regular" w:eastAsia="Noto Sans CJK KR Regular" w:hAnsi="Noto Sans CJK KR Regular"/>
              <w:b/>
              <w:bCs/>
              <w:color w:val="000000" w:themeColor="text1"/>
              <w:highlight w:val="yellow"/>
            </w:rPr>
          </w:rPrChange>
        </w:rPr>
        <w:t xml:space="preserve"> (</w:t>
      </w:r>
      <w:r w:rsidRPr="000C7330">
        <w:rPr>
          <w:rFonts w:eastAsiaTheme="minorHAnsi" w:hint="eastAsia"/>
          <w:b/>
          <w:bCs/>
          <w:color w:val="000000" w:themeColor="text1"/>
          <w:rPrChange w:id="1245" w:author="FURSYS" w:date="2025-12-04T15:42:00Z">
            <w:rPr>
              <w:rFonts w:ascii="Noto Sans CJK KR Regular" w:eastAsia="Noto Sans CJK KR Regular" w:hAnsi="Noto Sans CJK KR Regular" w:hint="eastAsia"/>
              <w:b/>
              <w:bCs/>
              <w:color w:val="000000" w:themeColor="text1"/>
              <w:highlight w:val="yellow"/>
            </w:rPr>
          </w:rPrChange>
        </w:rPr>
        <w:t>계약물품</w:t>
      </w:r>
      <w:r w:rsidRPr="000C7330">
        <w:rPr>
          <w:rFonts w:eastAsiaTheme="minorHAnsi"/>
          <w:b/>
          <w:bCs/>
          <w:color w:val="000000" w:themeColor="text1"/>
          <w:rPrChange w:id="1246" w:author="FURSYS" w:date="2025-12-04T15:42:00Z">
            <w:rPr>
              <w:rFonts w:ascii="Noto Sans CJK KR Regular" w:eastAsia="Noto Sans CJK KR Regular" w:hAnsi="Noto Sans CJK KR Regular"/>
              <w:b/>
              <w:bCs/>
              <w:color w:val="000000" w:themeColor="text1"/>
              <w:highlight w:val="yellow"/>
            </w:rPr>
          </w:rPrChange>
        </w:rPr>
        <w:t xml:space="preserve"> </w:t>
      </w:r>
      <w:r w:rsidRPr="000C7330">
        <w:rPr>
          <w:rFonts w:eastAsiaTheme="minorHAnsi" w:hint="eastAsia"/>
          <w:b/>
          <w:bCs/>
          <w:color w:val="000000" w:themeColor="text1"/>
          <w:rPrChange w:id="1247" w:author="FURSYS" w:date="2025-12-04T15:42:00Z">
            <w:rPr>
              <w:rFonts w:ascii="Noto Sans CJK KR Regular" w:eastAsia="Noto Sans CJK KR Regular" w:hAnsi="Noto Sans CJK KR Regular" w:hint="eastAsia"/>
              <w:b/>
              <w:bCs/>
              <w:color w:val="000000" w:themeColor="text1"/>
              <w:highlight w:val="yellow"/>
            </w:rPr>
          </w:rPrChange>
        </w:rPr>
        <w:t>설치</w:t>
      </w:r>
      <w:r w:rsidRPr="000C7330">
        <w:rPr>
          <w:rFonts w:eastAsiaTheme="minorHAnsi"/>
          <w:b/>
          <w:bCs/>
          <w:color w:val="000000" w:themeColor="text1"/>
          <w:rPrChange w:id="1248" w:author="FURSYS" w:date="2025-12-04T15:42:00Z">
            <w:rPr>
              <w:rFonts w:ascii="Noto Sans CJK KR Regular" w:eastAsia="Noto Sans CJK KR Regular" w:hAnsi="Noto Sans CJK KR Regular"/>
              <w:b/>
              <w:bCs/>
              <w:color w:val="000000" w:themeColor="text1"/>
              <w:highlight w:val="yellow"/>
            </w:rPr>
          </w:rPrChange>
        </w:rPr>
        <w:t xml:space="preserve"> </w:t>
      </w:r>
      <w:r w:rsidRPr="000C7330">
        <w:rPr>
          <w:rFonts w:eastAsiaTheme="minorHAnsi" w:hint="eastAsia"/>
          <w:b/>
          <w:bCs/>
          <w:color w:val="000000" w:themeColor="text1"/>
          <w:rPrChange w:id="1249" w:author="FURSYS" w:date="2025-12-04T15:42:00Z">
            <w:rPr>
              <w:rFonts w:ascii="Noto Sans CJK KR Regular" w:eastAsia="Noto Sans CJK KR Regular" w:hAnsi="Noto Sans CJK KR Regular" w:hint="eastAsia"/>
              <w:b/>
              <w:bCs/>
              <w:color w:val="000000" w:themeColor="text1"/>
              <w:highlight w:val="yellow"/>
            </w:rPr>
          </w:rPrChange>
        </w:rPr>
        <w:t>전</w:t>
      </w:r>
      <w:r w:rsidRPr="000C7330">
        <w:rPr>
          <w:rFonts w:eastAsiaTheme="minorHAnsi"/>
          <w:b/>
          <w:bCs/>
          <w:color w:val="000000" w:themeColor="text1"/>
          <w:rPrChange w:id="1250" w:author="FURSYS" w:date="2025-12-04T15:42:00Z">
            <w:rPr>
              <w:rFonts w:ascii="Noto Sans CJK KR Regular" w:eastAsia="Noto Sans CJK KR Regular" w:hAnsi="Noto Sans CJK KR Regular"/>
              <w:b/>
              <w:bCs/>
              <w:color w:val="000000" w:themeColor="text1"/>
              <w:highlight w:val="yellow"/>
            </w:rPr>
          </w:rPrChange>
        </w:rPr>
        <w:t xml:space="preserve"> </w:t>
      </w:r>
      <w:r w:rsidRPr="000C7330">
        <w:rPr>
          <w:rFonts w:eastAsiaTheme="minorHAnsi" w:hint="eastAsia"/>
          <w:b/>
          <w:bCs/>
          <w:color w:val="000000" w:themeColor="text1"/>
          <w:rPrChange w:id="1251" w:author="FURSYS" w:date="2025-12-04T15:42:00Z">
            <w:rPr>
              <w:rFonts w:ascii="Noto Sans CJK KR Regular" w:eastAsia="Noto Sans CJK KR Regular" w:hAnsi="Noto Sans CJK KR Regular" w:hint="eastAsia"/>
              <w:b/>
              <w:bCs/>
              <w:color w:val="000000" w:themeColor="text1"/>
              <w:highlight w:val="yellow"/>
            </w:rPr>
          </w:rPrChange>
        </w:rPr>
        <w:t>계약의</w:t>
      </w:r>
      <w:r w:rsidRPr="000C7330">
        <w:rPr>
          <w:rFonts w:eastAsiaTheme="minorHAnsi"/>
          <w:b/>
          <w:bCs/>
          <w:color w:val="000000" w:themeColor="text1"/>
          <w:rPrChange w:id="1252" w:author="FURSYS" w:date="2025-12-04T15:42:00Z">
            <w:rPr>
              <w:rFonts w:ascii="Noto Sans CJK KR Regular" w:eastAsia="Noto Sans CJK KR Regular" w:hAnsi="Noto Sans CJK KR Regular"/>
              <w:b/>
              <w:bCs/>
              <w:color w:val="000000" w:themeColor="text1"/>
              <w:highlight w:val="yellow"/>
            </w:rPr>
          </w:rPrChange>
        </w:rPr>
        <w:t xml:space="preserve"> </w:t>
      </w:r>
      <w:r w:rsidRPr="000C7330">
        <w:rPr>
          <w:rFonts w:eastAsiaTheme="minorHAnsi" w:hint="eastAsia"/>
          <w:b/>
          <w:bCs/>
          <w:color w:val="000000" w:themeColor="text1"/>
          <w:rPrChange w:id="1253" w:author="FURSYS" w:date="2025-12-04T15:42:00Z">
            <w:rPr>
              <w:rFonts w:ascii="Noto Sans CJK KR Regular" w:eastAsia="Noto Sans CJK KR Regular" w:hAnsi="Noto Sans CJK KR Regular" w:hint="eastAsia"/>
              <w:b/>
              <w:bCs/>
              <w:color w:val="000000" w:themeColor="text1"/>
              <w:highlight w:val="yellow"/>
            </w:rPr>
          </w:rPrChange>
        </w:rPr>
        <w:t>임의</w:t>
      </w:r>
      <w:r w:rsidR="00C75794" w:rsidRPr="000C7330">
        <w:rPr>
          <w:rFonts w:eastAsiaTheme="minorHAnsi"/>
          <w:b/>
          <w:bCs/>
          <w:color w:val="000000" w:themeColor="text1"/>
          <w:rPrChange w:id="1254" w:author="FURSYS" w:date="2025-12-04T15:42:00Z">
            <w:rPr>
              <w:rFonts w:ascii="Noto Sans CJK KR Regular" w:eastAsia="Noto Sans CJK KR Regular" w:hAnsi="Noto Sans CJK KR Regular"/>
              <w:b/>
              <w:bCs/>
              <w:color w:val="000000" w:themeColor="text1"/>
              <w:highlight w:val="yellow"/>
            </w:rPr>
          </w:rPrChange>
        </w:rPr>
        <w:t xml:space="preserve"> </w:t>
      </w:r>
      <w:r w:rsidRPr="000C7330">
        <w:rPr>
          <w:rFonts w:eastAsiaTheme="minorHAnsi" w:hint="eastAsia"/>
          <w:b/>
          <w:bCs/>
          <w:color w:val="000000" w:themeColor="text1"/>
          <w:rPrChange w:id="1255" w:author="FURSYS" w:date="2025-12-04T15:42:00Z">
            <w:rPr>
              <w:rFonts w:ascii="Noto Sans CJK KR Regular" w:eastAsia="Noto Sans CJK KR Regular" w:hAnsi="Noto Sans CJK KR Regular" w:hint="eastAsia"/>
              <w:b/>
              <w:bCs/>
              <w:color w:val="000000" w:themeColor="text1"/>
              <w:highlight w:val="yellow"/>
            </w:rPr>
          </w:rPrChange>
        </w:rPr>
        <w:t>해제권</w:t>
      </w:r>
      <w:r w:rsidRPr="000C7330">
        <w:rPr>
          <w:rFonts w:eastAsiaTheme="minorHAnsi"/>
          <w:b/>
          <w:bCs/>
          <w:color w:val="000000" w:themeColor="text1"/>
          <w:rPrChange w:id="1256" w:author="FURSYS" w:date="2025-12-04T15:42:00Z">
            <w:rPr>
              <w:rFonts w:ascii="Noto Sans CJK KR Regular" w:eastAsia="Noto Sans CJK KR Regular" w:hAnsi="Noto Sans CJK KR Regular"/>
              <w:b/>
              <w:bCs/>
              <w:color w:val="000000" w:themeColor="text1"/>
              <w:highlight w:val="yellow"/>
            </w:rPr>
          </w:rPrChange>
        </w:rPr>
        <w:t>)</w:t>
      </w:r>
    </w:p>
    <w:p w14:paraId="31F71A8A" w14:textId="6BFBD1B2" w:rsidR="00C7621C" w:rsidRPr="000C7330" w:rsidRDefault="00002B1D" w:rsidP="00C7621C">
      <w:pPr>
        <w:pStyle w:val="a3"/>
        <w:numPr>
          <w:ilvl w:val="0"/>
          <w:numId w:val="29"/>
        </w:numPr>
        <w:wordWrap/>
        <w:spacing w:before="39" w:line="206" w:lineRule="auto"/>
        <w:ind w:leftChars="0" w:right="278"/>
        <w:rPr>
          <w:rFonts w:eastAsiaTheme="minorHAnsi"/>
          <w:bCs/>
          <w:color w:val="000000" w:themeColor="text1"/>
          <w:rPrChange w:id="1257" w:author="FURSYS" w:date="2025-12-04T15:42:00Z">
            <w:rPr>
              <w:rFonts w:ascii="Noto Sans CJK KR Regular" w:eastAsia="Noto Sans CJK KR Regular" w:hAnsi="Noto Sans CJK KR Regular"/>
              <w:bCs/>
              <w:color w:val="000000" w:themeColor="text1"/>
              <w:highlight w:val="yellow"/>
            </w:rPr>
          </w:rPrChange>
        </w:rPr>
      </w:pPr>
      <w:r w:rsidRPr="000C7330">
        <w:rPr>
          <w:rFonts w:eastAsiaTheme="minorHAnsi" w:hint="eastAsia"/>
          <w:bCs/>
          <w:color w:val="000000" w:themeColor="text1"/>
          <w:rPrChange w:id="1258" w:author="FURSYS" w:date="2025-12-04T15:42:00Z">
            <w:rPr>
              <w:rFonts w:ascii="Noto Sans CJK KR Regular" w:eastAsia="Noto Sans CJK KR Regular" w:hAnsi="Noto Sans CJK KR Regular" w:hint="eastAsia"/>
              <w:bCs/>
              <w:color w:val="000000" w:themeColor="text1"/>
              <w:highlight w:val="yellow"/>
            </w:rPr>
          </w:rPrChange>
        </w:rPr>
        <w:t>고객은</w:t>
      </w:r>
      <w:r w:rsidRPr="000C7330">
        <w:rPr>
          <w:rFonts w:eastAsiaTheme="minorHAnsi"/>
          <w:bCs/>
          <w:color w:val="000000" w:themeColor="text1"/>
          <w:rPrChange w:id="1259" w:author="FURSYS" w:date="2025-12-04T15:42:00Z">
            <w:rPr>
              <w:rFonts w:ascii="Noto Sans CJK KR Regular" w:eastAsia="Noto Sans CJK KR Regular" w:hAnsi="Noto Sans CJK KR Regular"/>
              <w:bCs/>
              <w:color w:val="000000" w:themeColor="text1"/>
              <w:highlight w:val="yellow"/>
            </w:rPr>
          </w:rPrChange>
        </w:rPr>
        <w:t xml:space="preserve"> </w:t>
      </w:r>
      <w:r w:rsidR="005D0013" w:rsidRPr="000C7330">
        <w:rPr>
          <w:rFonts w:eastAsiaTheme="minorHAnsi" w:hint="eastAsia"/>
          <w:bCs/>
          <w:color w:val="000000" w:themeColor="text1"/>
          <w:rPrChange w:id="1260" w:author="FURSYS" w:date="2025-12-04T15:42:00Z">
            <w:rPr>
              <w:rFonts w:ascii="Noto Sans CJK KR Regular" w:eastAsia="Noto Sans CJK KR Regular" w:hAnsi="Noto Sans CJK KR Regular" w:hint="eastAsia"/>
              <w:bCs/>
              <w:color w:val="000000" w:themeColor="text1"/>
              <w:highlight w:val="yellow"/>
            </w:rPr>
          </w:rPrChange>
        </w:rPr>
        <w:t>계약물품의</w:t>
      </w:r>
      <w:r w:rsidRPr="000C7330">
        <w:rPr>
          <w:rFonts w:eastAsiaTheme="minorHAnsi"/>
          <w:bCs/>
          <w:color w:val="000000" w:themeColor="text1"/>
          <w:rPrChange w:id="1261" w:author="FURSYS" w:date="2025-12-04T15:42:00Z">
            <w:rPr>
              <w:rFonts w:ascii="Noto Sans CJK KR Regular" w:eastAsia="Noto Sans CJK KR Regular" w:hAnsi="Noto Sans CJK KR Regular"/>
              <w:bCs/>
              <w:color w:val="000000" w:themeColor="text1"/>
              <w:highlight w:val="yellow"/>
            </w:rPr>
          </w:rPrChange>
        </w:rPr>
        <w:t xml:space="preserve"> 설치</w:t>
      </w:r>
      <w:r w:rsidR="005D0013" w:rsidRPr="000C7330">
        <w:rPr>
          <w:rFonts w:eastAsiaTheme="minorHAnsi"/>
          <w:bCs/>
          <w:color w:val="000000" w:themeColor="text1"/>
          <w:rPrChange w:id="1262" w:author="FURSYS" w:date="2025-12-04T15:42:00Z">
            <w:rPr>
              <w:rFonts w:ascii="Noto Sans CJK KR Regular" w:eastAsia="Noto Sans CJK KR Regular" w:hAnsi="Noto Sans CJK KR Regular"/>
              <w:bCs/>
              <w:color w:val="000000" w:themeColor="text1"/>
              <w:highlight w:val="yellow"/>
            </w:rPr>
          </w:rPrChange>
        </w:rPr>
        <w:t xml:space="preserve"> 개시 </w:t>
      </w:r>
      <w:r w:rsidRPr="000C7330">
        <w:rPr>
          <w:rFonts w:eastAsiaTheme="minorHAnsi" w:hint="eastAsia"/>
          <w:bCs/>
          <w:color w:val="000000" w:themeColor="text1"/>
          <w:rPrChange w:id="1263" w:author="FURSYS" w:date="2025-12-04T15:42:00Z">
            <w:rPr>
              <w:rFonts w:ascii="Noto Sans CJK KR Regular" w:eastAsia="Noto Sans CJK KR Regular" w:hAnsi="Noto Sans CJK KR Regular" w:hint="eastAsia"/>
              <w:bCs/>
              <w:color w:val="000000" w:themeColor="text1"/>
              <w:highlight w:val="yellow"/>
            </w:rPr>
          </w:rPrChange>
        </w:rPr>
        <w:t>전까지</w:t>
      </w:r>
      <w:r w:rsidRPr="000C7330">
        <w:rPr>
          <w:rFonts w:eastAsiaTheme="minorHAnsi"/>
          <w:bCs/>
          <w:color w:val="000000" w:themeColor="text1"/>
          <w:rPrChange w:id="1264" w:author="FURSYS" w:date="2025-12-04T15:42:00Z">
            <w:rPr>
              <w:rFonts w:ascii="Noto Sans CJK KR Regular" w:eastAsia="Noto Sans CJK KR Regular" w:hAnsi="Noto Sans CJK KR Regular"/>
              <w:bCs/>
              <w:color w:val="000000" w:themeColor="text1"/>
              <w:highlight w:val="yellow"/>
            </w:rPr>
          </w:rPrChange>
        </w:rPr>
        <w:t xml:space="preserve"> </w:t>
      </w:r>
      <w:r w:rsidRPr="000C7330">
        <w:rPr>
          <w:rFonts w:eastAsiaTheme="minorHAnsi" w:hint="eastAsia"/>
          <w:bCs/>
          <w:color w:val="000000" w:themeColor="text1"/>
          <w:rPrChange w:id="1265" w:author="FURSYS" w:date="2025-12-04T15:42:00Z">
            <w:rPr>
              <w:rFonts w:ascii="Noto Sans CJK KR Regular" w:eastAsia="Noto Sans CJK KR Regular" w:hAnsi="Noto Sans CJK KR Regular" w:hint="eastAsia"/>
              <w:bCs/>
              <w:color w:val="000000" w:themeColor="text1"/>
              <w:highlight w:val="yellow"/>
            </w:rPr>
          </w:rPrChange>
        </w:rPr>
        <w:t>계약을</w:t>
      </w:r>
      <w:r w:rsidRPr="000C7330">
        <w:rPr>
          <w:rFonts w:eastAsiaTheme="minorHAnsi"/>
          <w:bCs/>
          <w:color w:val="000000" w:themeColor="text1"/>
          <w:rPrChange w:id="1266" w:author="FURSYS" w:date="2025-12-04T15:42:00Z">
            <w:rPr>
              <w:rFonts w:ascii="Noto Sans CJK KR Regular" w:eastAsia="Noto Sans CJK KR Regular" w:hAnsi="Noto Sans CJK KR Regular"/>
              <w:bCs/>
              <w:color w:val="000000" w:themeColor="text1"/>
              <w:highlight w:val="yellow"/>
            </w:rPr>
          </w:rPrChange>
        </w:rPr>
        <w:t xml:space="preserve"> </w:t>
      </w:r>
      <w:r w:rsidRPr="000C7330">
        <w:rPr>
          <w:rFonts w:eastAsiaTheme="minorHAnsi" w:hint="eastAsia"/>
          <w:bCs/>
          <w:color w:val="000000" w:themeColor="text1"/>
          <w:rPrChange w:id="1267" w:author="FURSYS" w:date="2025-12-04T15:42:00Z">
            <w:rPr>
              <w:rFonts w:ascii="Noto Sans CJK KR Regular" w:eastAsia="Noto Sans CJK KR Regular" w:hAnsi="Noto Sans CJK KR Regular" w:hint="eastAsia"/>
              <w:bCs/>
              <w:color w:val="000000" w:themeColor="text1"/>
              <w:highlight w:val="yellow"/>
            </w:rPr>
          </w:rPrChange>
        </w:rPr>
        <w:t>해제할</w:t>
      </w:r>
      <w:r w:rsidRPr="000C7330">
        <w:rPr>
          <w:rFonts w:eastAsiaTheme="minorHAnsi"/>
          <w:bCs/>
          <w:color w:val="000000" w:themeColor="text1"/>
          <w:rPrChange w:id="1268" w:author="FURSYS" w:date="2025-12-04T15:42:00Z">
            <w:rPr>
              <w:rFonts w:ascii="Noto Sans CJK KR Regular" w:eastAsia="Noto Sans CJK KR Regular" w:hAnsi="Noto Sans CJK KR Regular"/>
              <w:bCs/>
              <w:color w:val="000000" w:themeColor="text1"/>
              <w:highlight w:val="yellow"/>
            </w:rPr>
          </w:rPrChange>
        </w:rPr>
        <w:t xml:space="preserve"> </w:t>
      </w:r>
      <w:r w:rsidRPr="000C7330">
        <w:rPr>
          <w:rFonts w:eastAsiaTheme="minorHAnsi" w:hint="eastAsia"/>
          <w:bCs/>
          <w:color w:val="000000" w:themeColor="text1"/>
          <w:rPrChange w:id="1269" w:author="FURSYS" w:date="2025-12-04T15:42:00Z">
            <w:rPr>
              <w:rFonts w:ascii="Noto Sans CJK KR Regular" w:eastAsia="Noto Sans CJK KR Regular" w:hAnsi="Noto Sans CJK KR Regular" w:hint="eastAsia"/>
              <w:bCs/>
              <w:color w:val="000000" w:themeColor="text1"/>
              <w:highlight w:val="yellow"/>
            </w:rPr>
          </w:rPrChange>
        </w:rPr>
        <w:t>수</w:t>
      </w:r>
      <w:r w:rsidRPr="000C7330">
        <w:rPr>
          <w:rFonts w:eastAsiaTheme="minorHAnsi"/>
          <w:bCs/>
          <w:color w:val="000000" w:themeColor="text1"/>
          <w:rPrChange w:id="1270" w:author="FURSYS" w:date="2025-12-04T15:42:00Z">
            <w:rPr>
              <w:rFonts w:ascii="Noto Sans CJK KR Regular" w:eastAsia="Noto Sans CJK KR Regular" w:hAnsi="Noto Sans CJK KR Regular"/>
              <w:bCs/>
              <w:color w:val="000000" w:themeColor="text1"/>
              <w:highlight w:val="yellow"/>
            </w:rPr>
          </w:rPrChange>
        </w:rPr>
        <w:t xml:space="preserve"> </w:t>
      </w:r>
      <w:r w:rsidRPr="000C7330">
        <w:rPr>
          <w:rFonts w:eastAsiaTheme="minorHAnsi" w:hint="eastAsia"/>
          <w:bCs/>
          <w:color w:val="000000" w:themeColor="text1"/>
          <w:rPrChange w:id="1271" w:author="FURSYS" w:date="2025-12-04T15:42:00Z">
            <w:rPr>
              <w:rFonts w:ascii="Noto Sans CJK KR Regular" w:eastAsia="Noto Sans CJK KR Regular" w:hAnsi="Noto Sans CJK KR Regular" w:hint="eastAsia"/>
              <w:bCs/>
              <w:color w:val="000000" w:themeColor="text1"/>
              <w:highlight w:val="yellow"/>
            </w:rPr>
          </w:rPrChange>
        </w:rPr>
        <w:t>있다</w:t>
      </w:r>
      <w:r w:rsidRPr="000C7330">
        <w:rPr>
          <w:rFonts w:eastAsiaTheme="minorHAnsi"/>
          <w:bCs/>
          <w:color w:val="000000" w:themeColor="text1"/>
          <w:rPrChange w:id="1272" w:author="FURSYS" w:date="2025-12-04T15:42:00Z">
            <w:rPr>
              <w:rFonts w:ascii="Noto Sans CJK KR Regular" w:eastAsia="Noto Sans CJK KR Regular" w:hAnsi="Noto Sans CJK KR Regular"/>
              <w:bCs/>
              <w:color w:val="000000" w:themeColor="text1"/>
              <w:highlight w:val="yellow"/>
            </w:rPr>
          </w:rPrChange>
        </w:rPr>
        <w:t>.</w:t>
      </w:r>
    </w:p>
    <w:p w14:paraId="1A71CB95" w14:textId="36DC9372" w:rsidR="00C7621C" w:rsidRPr="000C7330" w:rsidRDefault="005D0013" w:rsidP="005D0013">
      <w:pPr>
        <w:pStyle w:val="a3"/>
        <w:numPr>
          <w:ilvl w:val="0"/>
          <w:numId w:val="29"/>
        </w:numPr>
        <w:wordWrap/>
        <w:spacing w:before="39" w:line="206" w:lineRule="auto"/>
        <w:ind w:leftChars="0" w:right="278"/>
        <w:rPr>
          <w:rFonts w:eastAsiaTheme="minorHAnsi"/>
          <w:bCs/>
          <w:color w:val="000000" w:themeColor="text1"/>
          <w:rPrChange w:id="1273" w:author="FURSYS" w:date="2025-12-04T15:42:00Z">
            <w:rPr>
              <w:rFonts w:ascii="Noto Sans CJK KR Regular" w:eastAsia="Noto Sans CJK KR Regular" w:hAnsi="Noto Sans CJK KR Regular"/>
              <w:bCs/>
              <w:color w:val="000000" w:themeColor="text1"/>
              <w:highlight w:val="yellow"/>
            </w:rPr>
          </w:rPrChange>
        </w:rPr>
      </w:pPr>
      <w:r w:rsidRPr="000C7330">
        <w:rPr>
          <w:rFonts w:eastAsiaTheme="minorHAnsi" w:hint="eastAsia"/>
          <w:bCs/>
          <w:color w:val="000000" w:themeColor="text1"/>
          <w:rPrChange w:id="1274" w:author="FURSYS" w:date="2025-12-04T15:42:00Z">
            <w:rPr>
              <w:rFonts w:ascii="Noto Sans CJK KR Regular" w:eastAsia="Noto Sans CJK KR Regular" w:hAnsi="Noto Sans CJK KR Regular" w:hint="eastAsia"/>
              <w:bCs/>
              <w:color w:val="000000" w:themeColor="text1"/>
              <w:highlight w:val="yellow"/>
            </w:rPr>
          </w:rPrChange>
        </w:rPr>
        <w:t>단</w:t>
      </w:r>
      <w:r w:rsidRPr="000C7330">
        <w:rPr>
          <w:rFonts w:eastAsiaTheme="minorHAnsi"/>
          <w:bCs/>
          <w:color w:val="000000" w:themeColor="text1"/>
          <w:rPrChange w:id="1275" w:author="FURSYS" w:date="2025-12-04T15:42:00Z">
            <w:rPr>
              <w:rFonts w:ascii="Noto Sans CJK KR Regular" w:eastAsia="Noto Sans CJK KR Regular" w:hAnsi="Noto Sans CJK KR Regular"/>
              <w:bCs/>
              <w:color w:val="000000" w:themeColor="text1"/>
              <w:highlight w:val="yellow"/>
            </w:rPr>
          </w:rPrChange>
        </w:rPr>
        <w:t xml:space="preserve">, </w:t>
      </w:r>
      <w:r w:rsidRPr="000C7330">
        <w:rPr>
          <w:rFonts w:eastAsiaTheme="minorHAnsi" w:hint="eastAsia"/>
          <w:bCs/>
          <w:color w:val="000000" w:themeColor="text1"/>
          <w:rPrChange w:id="1276" w:author="FURSYS" w:date="2025-12-04T15:42:00Z">
            <w:rPr>
              <w:rFonts w:ascii="Noto Sans CJK KR Regular" w:eastAsia="Noto Sans CJK KR Regular" w:hAnsi="Noto Sans CJK KR Regular" w:hint="eastAsia"/>
              <w:bCs/>
              <w:color w:val="000000" w:themeColor="text1"/>
              <w:highlight w:val="yellow"/>
            </w:rPr>
          </w:rPrChange>
        </w:rPr>
        <w:t>고객이</w:t>
      </w:r>
      <w:r w:rsidRPr="000C7330">
        <w:rPr>
          <w:rFonts w:eastAsiaTheme="minorHAnsi"/>
          <w:bCs/>
          <w:color w:val="000000" w:themeColor="text1"/>
          <w:rPrChange w:id="1277" w:author="FURSYS" w:date="2025-12-04T15:42:00Z">
            <w:rPr>
              <w:rFonts w:ascii="Noto Sans CJK KR Regular" w:eastAsia="Noto Sans CJK KR Regular" w:hAnsi="Noto Sans CJK KR Regular"/>
              <w:bCs/>
              <w:color w:val="000000" w:themeColor="text1"/>
              <w:highlight w:val="yellow"/>
            </w:rPr>
          </w:rPrChange>
        </w:rPr>
        <w:t xml:space="preserve"> </w:t>
      </w:r>
      <w:r w:rsidRPr="000C7330">
        <w:rPr>
          <w:rFonts w:eastAsiaTheme="minorHAnsi" w:hint="eastAsia"/>
          <w:bCs/>
          <w:color w:val="000000" w:themeColor="text1"/>
          <w:rPrChange w:id="1278" w:author="FURSYS" w:date="2025-12-04T15:42:00Z">
            <w:rPr>
              <w:rFonts w:ascii="Noto Sans CJK KR Regular" w:eastAsia="Noto Sans CJK KR Regular" w:hAnsi="Noto Sans CJK KR Regular" w:hint="eastAsia"/>
              <w:bCs/>
              <w:color w:val="000000" w:themeColor="text1"/>
              <w:highlight w:val="yellow"/>
            </w:rPr>
          </w:rPrChange>
        </w:rPr>
        <w:t>계약의</w:t>
      </w:r>
      <w:r w:rsidRPr="000C7330">
        <w:rPr>
          <w:rFonts w:eastAsiaTheme="minorHAnsi"/>
          <w:bCs/>
          <w:color w:val="000000" w:themeColor="text1"/>
          <w:rPrChange w:id="1279" w:author="FURSYS" w:date="2025-12-04T15:42:00Z">
            <w:rPr>
              <w:rFonts w:ascii="Noto Sans CJK KR Regular" w:eastAsia="Noto Sans CJK KR Regular" w:hAnsi="Noto Sans CJK KR Regular"/>
              <w:bCs/>
              <w:color w:val="000000" w:themeColor="text1"/>
              <w:highlight w:val="yellow"/>
            </w:rPr>
          </w:rPrChange>
        </w:rPr>
        <w:t xml:space="preserve"> </w:t>
      </w:r>
      <w:r w:rsidRPr="000C7330">
        <w:rPr>
          <w:rFonts w:eastAsiaTheme="minorHAnsi" w:hint="eastAsia"/>
          <w:bCs/>
          <w:color w:val="000000" w:themeColor="text1"/>
          <w:rPrChange w:id="1280" w:author="FURSYS" w:date="2025-12-04T15:42:00Z">
            <w:rPr>
              <w:rFonts w:ascii="Noto Sans CJK KR Regular" w:eastAsia="Noto Sans CJK KR Regular" w:hAnsi="Noto Sans CJK KR Regular" w:hint="eastAsia"/>
              <w:bCs/>
              <w:color w:val="000000" w:themeColor="text1"/>
              <w:highlight w:val="yellow"/>
            </w:rPr>
          </w:rPrChange>
        </w:rPr>
        <w:t>해제를</w:t>
      </w:r>
      <w:r w:rsidRPr="000C7330">
        <w:rPr>
          <w:rFonts w:eastAsiaTheme="minorHAnsi"/>
          <w:bCs/>
          <w:color w:val="000000" w:themeColor="text1"/>
          <w:rPrChange w:id="1281" w:author="FURSYS" w:date="2025-12-04T15:42:00Z">
            <w:rPr>
              <w:rFonts w:ascii="Noto Sans CJK KR Regular" w:eastAsia="Noto Sans CJK KR Regular" w:hAnsi="Noto Sans CJK KR Regular"/>
              <w:bCs/>
              <w:color w:val="000000" w:themeColor="text1"/>
              <w:highlight w:val="yellow"/>
            </w:rPr>
          </w:rPrChange>
        </w:rPr>
        <w:t xml:space="preserve"> 요청하는</w:t>
      </w:r>
      <w:r w:rsidR="0099438D" w:rsidRPr="000C7330">
        <w:rPr>
          <w:rFonts w:eastAsiaTheme="minorHAnsi"/>
          <w:bCs/>
          <w:color w:val="000000" w:themeColor="text1"/>
          <w:rPrChange w:id="1282" w:author="FURSYS" w:date="2025-12-04T15:42:00Z">
            <w:rPr>
              <w:rFonts w:ascii="Noto Sans CJK KR Regular" w:eastAsia="Noto Sans CJK KR Regular" w:hAnsi="Noto Sans CJK KR Regular"/>
              <w:bCs/>
              <w:color w:val="000000" w:themeColor="text1"/>
              <w:highlight w:val="yellow"/>
            </w:rPr>
          </w:rPrChange>
        </w:rPr>
        <w:t xml:space="preserve"> 시점에 따라</w:t>
      </w:r>
      <w:r w:rsidRPr="000C7330">
        <w:rPr>
          <w:rFonts w:eastAsiaTheme="minorHAnsi"/>
          <w:bCs/>
          <w:color w:val="000000" w:themeColor="text1"/>
          <w:rPrChange w:id="1283" w:author="FURSYS" w:date="2025-12-04T15:42:00Z">
            <w:rPr>
              <w:rFonts w:ascii="Noto Sans CJK KR Regular" w:eastAsia="Noto Sans CJK KR Regular" w:hAnsi="Noto Sans CJK KR Regular"/>
              <w:bCs/>
              <w:color w:val="000000" w:themeColor="text1"/>
              <w:highlight w:val="yellow"/>
            </w:rPr>
          </w:rPrChange>
        </w:rPr>
        <w:t xml:space="preserve">, </w:t>
      </w:r>
      <w:r w:rsidRPr="000C7330">
        <w:rPr>
          <w:rFonts w:eastAsiaTheme="minorHAnsi" w:hint="eastAsia"/>
          <w:bCs/>
          <w:color w:val="000000" w:themeColor="text1"/>
          <w:rPrChange w:id="1284" w:author="FURSYS" w:date="2025-12-04T15:42:00Z">
            <w:rPr>
              <w:rFonts w:ascii="Noto Sans CJK KR Regular" w:eastAsia="Noto Sans CJK KR Regular" w:hAnsi="Noto Sans CJK KR Regular" w:hint="eastAsia"/>
              <w:bCs/>
              <w:color w:val="000000" w:themeColor="text1"/>
              <w:highlight w:val="yellow"/>
            </w:rPr>
          </w:rPrChange>
        </w:rPr>
        <w:t>계약물품의</w:t>
      </w:r>
      <w:r w:rsidRPr="000C7330">
        <w:rPr>
          <w:rFonts w:eastAsiaTheme="minorHAnsi"/>
          <w:bCs/>
          <w:color w:val="000000" w:themeColor="text1"/>
          <w:rPrChange w:id="1285" w:author="FURSYS" w:date="2025-12-04T15:42:00Z">
            <w:rPr>
              <w:rFonts w:ascii="Noto Sans CJK KR Regular" w:eastAsia="Noto Sans CJK KR Regular" w:hAnsi="Noto Sans CJK KR Regular"/>
              <w:bCs/>
              <w:color w:val="000000" w:themeColor="text1"/>
              <w:highlight w:val="yellow"/>
            </w:rPr>
          </w:rPrChange>
        </w:rPr>
        <w:t xml:space="preserve"> 최초 출고일을 기준으로</w:t>
      </w:r>
      <w:ins w:id="1286" w:author="김현주 (Hyunjoo Kim)" w:date="2025-12-16T14:41:00Z">
        <w:r w:rsidR="006C7514">
          <w:rPr>
            <w:rFonts w:eastAsiaTheme="minorHAnsi" w:hint="eastAsia"/>
            <w:bCs/>
            <w:color w:val="000000" w:themeColor="text1"/>
          </w:rPr>
          <w:t xml:space="preserve"> 계산하여</w:t>
        </w:r>
      </w:ins>
      <w:r w:rsidRPr="000C7330">
        <w:rPr>
          <w:rFonts w:eastAsiaTheme="minorHAnsi"/>
          <w:bCs/>
          <w:color w:val="000000" w:themeColor="text1"/>
          <w:rPrChange w:id="1287" w:author="FURSYS" w:date="2025-12-04T15:42:00Z">
            <w:rPr>
              <w:rFonts w:ascii="Noto Sans CJK KR Regular" w:eastAsia="Noto Sans CJK KR Regular" w:hAnsi="Noto Sans CJK KR Regular"/>
              <w:bCs/>
              <w:color w:val="000000" w:themeColor="text1"/>
              <w:highlight w:val="yellow"/>
            </w:rPr>
          </w:rPrChange>
        </w:rPr>
        <w:t xml:space="preserve"> </w:t>
      </w:r>
      <w:commentRangeStart w:id="1288"/>
      <w:del w:id="1289" w:author="김현주 (Hyunjoo Kim)" w:date="2025-12-16T11:16:00Z">
        <w:r w:rsidRPr="000C7330" w:rsidDel="003D386F">
          <w:rPr>
            <w:rFonts w:eastAsiaTheme="minorHAnsi"/>
            <w:bCs/>
            <w:color w:val="000000" w:themeColor="text1"/>
            <w:rPrChange w:id="1290" w:author="FURSYS" w:date="2025-12-04T15:42:00Z">
              <w:rPr>
                <w:rFonts w:ascii="Noto Sans CJK KR Regular" w:eastAsia="Noto Sans CJK KR Regular" w:hAnsi="Noto Sans CJK KR Regular"/>
                <w:bCs/>
                <w:color w:val="000000" w:themeColor="text1"/>
                <w:highlight w:val="yellow"/>
              </w:rPr>
            </w:rPrChange>
          </w:rPr>
          <w:delText>소비자 보호법을 기반으로</w:delText>
        </w:r>
        <w:commentRangeEnd w:id="1288"/>
        <w:r w:rsidR="003D386F" w:rsidDel="003D386F">
          <w:rPr>
            <w:rStyle w:val="a6"/>
          </w:rPr>
          <w:commentReference w:id="1288"/>
        </w:r>
        <w:r w:rsidRPr="000C7330" w:rsidDel="003D386F">
          <w:rPr>
            <w:rFonts w:eastAsiaTheme="minorHAnsi"/>
            <w:bCs/>
            <w:color w:val="000000" w:themeColor="text1"/>
            <w:rPrChange w:id="1291" w:author="FURSYS" w:date="2025-12-04T15:42:00Z">
              <w:rPr>
                <w:rFonts w:ascii="Noto Sans CJK KR Regular" w:eastAsia="Noto Sans CJK KR Regular" w:hAnsi="Noto Sans CJK KR Regular"/>
                <w:bCs/>
                <w:color w:val="000000" w:themeColor="text1"/>
                <w:highlight w:val="yellow"/>
              </w:rPr>
            </w:rPrChange>
          </w:rPr>
          <w:delText xml:space="preserve"> 한 </w:delText>
        </w:r>
      </w:del>
      <w:r w:rsidRPr="000C7330">
        <w:rPr>
          <w:rFonts w:eastAsiaTheme="minorHAnsi" w:hint="eastAsia"/>
          <w:bCs/>
          <w:color w:val="000000" w:themeColor="text1"/>
          <w:rPrChange w:id="1292" w:author="FURSYS" w:date="2025-12-04T15:42:00Z">
            <w:rPr>
              <w:rFonts w:ascii="Noto Sans CJK KR Regular" w:eastAsia="Noto Sans CJK KR Regular" w:hAnsi="Noto Sans CJK KR Regular" w:hint="eastAsia"/>
              <w:bCs/>
              <w:color w:val="000000" w:themeColor="text1"/>
              <w:highlight w:val="yellow"/>
            </w:rPr>
          </w:rPrChange>
        </w:rPr>
        <w:t>퍼시스</w:t>
      </w:r>
      <w:r w:rsidRPr="000C7330">
        <w:rPr>
          <w:rFonts w:eastAsiaTheme="minorHAnsi"/>
          <w:bCs/>
          <w:color w:val="000000" w:themeColor="text1"/>
          <w:rPrChange w:id="1293" w:author="FURSYS" w:date="2025-12-04T15:42:00Z">
            <w:rPr>
              <w:rFonts w:ascii="Noto Sans CJK KR Regular" w:eastAsia="Noto Sans CJK KR Regular" w:hAnsi="Noto Sans CJK KR Regular"/>
              <w:bCs/>
              <w:color w:val="000000" w:themeColor="text1"/>
              <w:highlight w:val="yellow"/>
            </w:rPr>
          </w:rPrChange>
        </w:rPr>
        <w:t xml:space="preserve">의 </w:t>
      </w:r>
      <w:commentRangeStart w:id="1294"/>
      <w:r w:rsidRPr="000C7330">
        <w:rPr>
          <w:rFonts w:eastAsiaTheme="minorHAnsi"/>
          <w:bCs/>
          <w:color w:val="000000" w:themeColor="text1"/>
          <w:rPrChange w:id="1295" w:author="FURSYS" w:date="2025-12-04T15:42:00Z">
            <w:rPr>
              <w:rFonts w:ascii="Noto Sans CJK KR Regular" w:eastAsia="Noto Sans CJK KR Regular" w:hAnsi="Noto Sans CJK KR Regular"/>
              <w:bCs/>
              <w:color w:val="000000" w:themeColor="text1"/>
              <w:highlight w:val="yellow"/>
            </w:rPr>
          </w:rPrChange>
        </w:rPr>
        <w:t xml:space="preserve">내부 </w:t>
      </w:r>
      <w:r w:rsidRPr="000C7330">
        <w:rPr>
          <w:rFonts w:eastAsiaTheme="minorHAnsi" w:hint="eastAsia"/>
          <w:bCs/>
          <w:color w:val="000000" w:themeColor="text1"/>
          <w:rPrChange w:id="1296" w:author="FURSYS" w:date="2025-12-04T15:42:00Z">
            <w:rPr>
              <w:rFonts w:ascii="Noto Sans CJK KR Regular" w:eastAsia="Noto Sans CJK KR Regular" w:hAnsi="Noto Sans CJK KR Regular" w:hint="eastAsia"/>
              <w:bCs/>
              <w:color w:val="000000" w:themeColor="text1"/>
              <w:highlight w:val="yellow"/>
            </w:rPr>
          </w:rPrChange>
        </w:rPr>
        <w:t>취소</w:t>
      </w:r>
      <w:r w:rsidRPr="000C7330">
        <w:rPr>
          <w:rFonts w:eastAsiaTheme="minorHAnsi"/>
          <w:bCs/>
          <w:color w:val="000000" w:themeColor="text1"/>
          <w:rPrChange w:id="1297" w:author="FURSYS" w:date="2025-12-04T15:42:00Z">
            <w:rPr>
              <w:rFonts w:ascii="Noto Sans CJK KR Regular" w:eastAsia="Noto Sans CJK KR Regular" w:hAnsi="Noto Sans CJK KR Regular"/>
              <w:bCs/>
              <w:color w:val="000000" w:themeColor="text1"/>
              <w:highlight w:val="yellow"/>
            </w:rPr>
          </w:rPrChange>
        </w:rPr>
        <w:t xml:space="preserve"> 또는 반품 규</w:t>
      </w:r>
      <w:r w:rsidRPr="000C7330">
        <w:rPr>
          <w:rFonts w:eastAsiaTheme="minorHAnsi" w:hint="eastAsia"/>
          <w:bCs/>
          <w:color w:val="000000" w:themeColor="text1"/>
          <w:rPrChange w:id="1298" w:author="FURSYS" w:date="2025-12-04T15:42:00Z">
            <w:rPr>
              <w:rFonts w:ascii="Noto Sans CJK KR Regular" w:eastAsia="Noto Sans CJK KR Regular" w:hAnsi="Noto Sans CJK KR Regular" w:hint="eastAsia"/>
              <w:bCs/>
              <w:color w:val="000000" w:themeColor="text1"/>
              <w:highlight w:val="yellow"/>
            </w:rPr>
          </w:rPrChange>
        </w:rPr>
        <w:t>정</w:t>
      </w:r>
      <w:r w:rsidRPr="000C7330">
        <w:rPr>
          <w:rFonts w:eastAsiaTheme="minorHAnsi"/>
          <w:bCs/>
          <w:color w:val="000000" w:themeColor="text1"/>
          <w:rPrChange w:id="1299" w:author="FURSYS" w:date="2025-12-04T15:42:00Z">
            <w:rPr>
              <w:rFonts w:ascii="Noto Sans CJK KR Regular" w:eastAsia="Noto Sans CJK KR Regular" w:hAnsi="Noto Sans CJK KR Regular"/>
              <w:bCs/>
              <w:color w:val="000000" w:themeColor="text1"/>
              <w:highlight w:val="yellow"/>
            </w:rPr>
          </w:rPrChange>
        </w:rPr>
        <w:t xml:space="preserve">에 </w:t>
      </w:r>
      <w:commentRangeEnd w:id="1294"/>
      <w:r w:rsidR="006C7514">
        <w:rPr>
          <w:rStyle w:val="a6"/>
        </w:rPr>
        <w:commentReference w:id="1294"/>
      </w:r>
      <w:r w:rsidRPr="000C7330">
        <w:rPr>
          <w:rFonts w:eastAsiaTheme="minorHAnsi"/>
          <w:bCs/>
          <w:color w:val="000000" w:themeColor="text1"/>
          <w:rPrChange w:id="1300" w:author="FURSYS" w:date="2025-12-04T15:42:00Z">
            <w:rPr>
              <w:rFonts w:ascii="Noto Sans CJK KR Regular" w:eastAsia="Noto Sans CJK KR Regular" w:hAnsi="Noto Sans CJK KR Regular"/>
              <w:bCs/>
              <w:color w:val="000000" w:themeColor="text1"/>
              <w:highlight w:val="yellow"/>
            </w:rPr>
          </w:rPrChange>
        </w:rPr>
        <w:t>따라 비용이 발생할 수 있다.</w:t>
      </w:r>
    </w:p>
    <w:p w14:paraId="11F98A87" w14:textId="4055550C" w:rsidR="00C7621C" w:rsidRPr="000C7330" w:rsidRDefault="005D0013" w:rsidP="005D0013">
      <w:pPr>
        <w:pStyle w:val="a3"/>
        <w:numPr>
          <w:ilvl w:val="0"/>
          <w:numId w:val="29"/>
        </w:numPr>
        <w:wordWrap/>
        <w:spacing w:before="39" w:line="206" w:lineRule="auto"/>
        <w:ind w:leftChars="0" w:right="278"/>
        <w:rPr>
          <w:ins w:id="1301" w:author="이승준 (Seungjun Lee)" w:date="2025-07-15T08:24:00Z"/>
          <w:rFonts w:eastAsiaTheme="minorHAnsi"/>
          <w:bCs/>
          <w:color w:val="000000" w:themeColor="text1"/>
          <w:rPrChange w:id="1302" w:author="FURSYS" w:date="2025-12-04T15:42:00Z">
            <w:rPr>
              <w:ins w:id="1303" w:author="이승준 (Seungjun Lee)" w:date="2025-07-15T08:24:00Z"/>
              <w:rFonts w:ascii="Noto Sans CJK KR Regular" w:eastAsia="Noto Sans CJK KR Regular" w:hAnsi="Noto Sans CJK KR Regular"/>
              <w:bCs/>
              <w:color w:val="000000" w:themeColor="text1"/>
            </w:rPr>
          </w:rPrChange>
        </w:rPr>
      </w:pPr>
      <w:r w:rsidRPr="000C7330">
        <w:rPr>
          <w:rFonts w:eastAsiaTheme="minorHAnsi"/>
          <w:bCs/>
          <w:color w:val="000000" w:themeColor="text1"/>
          <w:rPrChange w:id="1304" w:author="FURSYS" w:date="2025-12-04T15:42:00Z">
            <w:rPr>
              <w:rFonts w:ascii="Noto Sans CJK KR Regular" w:eastAsia="Noto Sans CJK KR Regular" w:hAnsi="Noto Sans CJK KR Regular"/>
              <w:bCs/>
              <w:color w:val="000000" w:themeColor="text1"/>
              <w:highlight w:val="yellow"/>
            </w:rPr>
          </w:rPrChange>
        </w:rPr>
        <w:t>세부</w:t>
      </w:r>
      <w:r w:rsidR="00B86157" w:rsidRPr="000C7330">
        <w:rPr>
          <w:rFonts w:eastAsiaTheme="minorHAnsi"/>
          <w:bCs/>
          <w:color w:val="000000" w:themeColor="text1"/>
          <w:rPrChange w:id="1305" w:author="FURSYS" w:date="2025-12-04T15:42:00Z">
            <w:rPr>
              <w:rFonts w:ascii="Noto Sans CJK KR Regular" w:eastAsia="Noto Sans CJK KR Regular" w:hAnsi="Noto Sans CJK KR Regular"/>
              <w:bCs/>
              <w:color w:val="000000" w:themeColor="text1"/>
              <w:highlight w:val="yellow"/>
            </w:rPr>
          </w:rPrChange>
        </w:rPr>
        <w:t xml:space="preserve"> </w:t>
      </w:r>
      <w:r w:rsidRPr="000C7330">
        <w:rPr>
          <w:rFonts w:eastAsiaTheme="minorHAnsi"/>
          <w:bCs/>
          <w:color w:val="000000" w:themeColor="text1"/>
          <w:rPrChange w:id="1306" w:author="FURSYS" w:date="2025-12-04T15:42:00Z">
            <w:rPr>
              <w:rFonts w:ascii="Noto Sans CJK KR Regular" w:eastAsia="Noto Sans CJK KR Regular" w:hAnsi="Noto Sans CJK KR Regular"/>
              <w:bCs/>
              <w:color w:val="000000" w:themeColor="text1"/>
              <w:highlight w:val="yellow"/>
            </w:rPr>
          </w:rPrChange>
        </w:rPr>
        <w:t xml:space="preserve">내용은 </w:t>
      </w:r>
      <w:ins w:id="1307" w:author="FURSYS" w:date="2025-12-04T15:29:00Z">
        <w:r w:rsidR="00BE5D73" w:rsidRPr="000C7330">
          <w:rPr>
            <w:rFonts w:eastAsiaTheme="minorHAnsi" w:hint="eastAsia"/>
            <w:bCs/>
            <w:color w:val="000000" w:themeColor="text1"/>
            <w:rPrChange w:id="1308" w:author="FURSYS" w:date="2025-12-04T15:42:00Z">
              <w:rPr>
                <w:rFonts w:ascii="Noto Sans CJK KR Regular" w:eastAsia="Noto Sans CJK KR Regular" w:hAnsi="Noto Sans CJK KR Regular" w:hint="eastAsia"/>
                <w:bCs/>
                <w:color w:val="000000" w:themeColor="text1"/>
              </w:rPr>
            </w:rPrChange>
          </w:rPr>
          <w:t>퍼시스</w:t>
        </w:r>
      </w:ins>
      <w:del w:id="1309" w:author="FURSYS" w:date="2025-12-04T15:29:00Z">
        <w:r w:rsidRPr="000C7330" w:rsidDel="00BE5D73">
          <w:rPr>
            <w:rFonts w:eastAsiaTheme="minorHAnsi"/>
            <w:bCs/>
            <w:color w:val="000000" w:themeColor="text1"/>
            <w:rPrChange w:id="1310" w:author="FURSYS" w:date="2025-12-04T15:42:00Z">
              <w:rPr>
                <w:rFonts w:ascii="Noto Sans CJK KR Regular" w:eastAsia="Noto Sans CJK KR Regular" w:hAnsi="Noto Sans CJK KR Regular"/>
                <w:bCs/>
                <w:color w:val="000000" w:themeColor="text1"/>
                <w:highlight w:val="yellow"/>
              </w:rPr>
            </w:rPrChange>
          </w:rPr>
          <w:delText>공급자</w:delText>
        </w:r>
      </w:del>
      <w:r w:rsidRPr="000C7330">
        <w:rPr>
          <w:rFonts w:eastAsiaTheme="minorHAnsi"/>
          <w:bCs/>
          <w:color w:val="000000" w:themeColor="text1"/>
          <w:rPrChange w:id="1311" w:author="FURSYS" w:date="2025-12-04T15:42:00Z">
            <w:rPr>
              <w:rFonts w:ascii="Noto Sans CJK KR Regular" w:eastAsia="Noto Sans CJK KR Regular" w:hAnsi="Noto Sans CJK KR Regular"/>
              <w:bCs/>
              <w:color w:val="000000" w:themeColor="text1"/>
              <w:highlight w:val="yellow"/>
            </w:rPr>
          </w:rPrChange>
        </w:rPr>
        <w:t xml:space="preserve"> 공식</w:t>
      </w:r>
      <w:r w:rsidR="00B86157" w:rsidRPr="000C7330">
        <w:rPr>
          <w:rFonts w:eastAsiaTheme="minorHAnsi"/>
          <w:bCs/>
          <w:color w:val="000000" w:themeColor="text1"/>
          <w:rPrChange w:id="1312" w:author="FURSYS" w:date="2025-12-04T15:42:00Z">
            <w:rPr>
              <w:rFonts w:ascii="Noto Sans CJK KR Regular" w:eastAsia="Noto Sans CJK KR Regular" w:hAnsi="Noto Sans CJK KR Regular"/>
              <w:bCs/>
              <w:color w:val="000000" w:themeColor="text1"/>
              <w:highlight w:val="yellow"/>
            </w:rPr>
          </w:rPrChange>
        </w:rPr>
        <w:t xml:space="preserve"> </w:t>
      </w:r>
      <w:r w:rsidRPr="000C7330">
        <w:rPr>
          <w:rFonts w:eastAsiaTheme="minorHAnsi"/>
          <w:bCs/>
          <w:color w:val="000000" w:themeColor="text1"/>
          <w:rPrChange w:id="1313" w:author="FURSYS" w:date="2025-12-04T15:42:00Z">
            <w:rPr>
              <w:rFonts w:ascii="Noto Sans CJK KR Regular" w:eastAsia="Noto Sans CJK KR Regular" w:hAnsi="Noto Sans CJK KR Regular"/>
              <w:bCs/>
              <w:color w:val="000000" w:themeColor="text1"/>
              <w:highlight w:val="yellow"/>
            </w:rPr>
          </w:rPrChange>
        </w:rPr>
        <w:t>홈페이지</w:t>
      </w:r>
      <w:r w:rsidR="00B86157" w:rsidRPr="000C7330">
        <w:rPr>
          <w:rFonts w:eastAsiaTheme="minorHAnsi"/>
          <w:bCs/>
          <w:color w:val="000000" w:themeColor="text1"/>
          <w:rPrChange w:id="1314" w:author="FURSYS" w:date="2025-12-04T15:42:00Z">
            <w:rPr>
              <w:rFonts w:ascii="Noto Sans CJK KR Regular" w:eastAsia="Noto Sans CJK KR Regular" w:hAnsi="Noto Sans CJK KR Regular"/>
              <w:bCs/>
              <w:color w:val="000000" w:themeColor="text1"/>
              <w:highlight w:val="yellow"/>
            </w:rPr>
          </w:rPrChange>
        </w:rPr>
        <w:br/>
      </w:r>
      <w:r w:rsidRPr="000C7330">
        <w:rPr>
          <w:rFonts w:eastAsiaTheme="minorHAnsi"/>
          <w:bCs/>
          <w:color w:val="000000" w:themeColor="text1"/>
          <w:rPrChange w:id="1315" w:author="FURSYS" w:date="2025-12-04T15:42:00Z">
            <w:rPr>
              <w:rFonts w:ascii="Noto Sans CJK KR Regular" w:eastAsia="Noto Sans CJK KR Regular" w:hAnsi="Noto Sans CJK KR Regular"/>
              <w:bCs/>
              <w:color w:val="000000" w:themeColor="text1"/>
              <w:highlight w:val="yellow"/>
            </w:rPr>
          </w:rPrChange>
        </w:rPr>
        <w:t>(</w:t>
      </w:r>
      <w:r w:rsidR="00E10142" w:rsidRPr="000C7330">
        <w:rPr>
          <w:rFonts w:eastAsiaTheme="minorHAnsi"/>
          <w:bCs/>
          <w:color w:val="000000" w:themeColor="text1"/>
          <w:rPrChange w:id="1316" w:author="FURSYS" w:date="2025-12-04T15:42:00Z">
            <w:rPr/>
          </w:rPrChange>
        </w:rPr>
        <w:fldChar w:fldCharType="begin"/>
      </w:r>
      <w:r w:rsidR="00E10142" w:rsidRPr="000C7330">
        <w:rPr>
          <w:rFonts w:eastAsiaTheme="minorHAnsi"/>
          <w:bCs/>
          <w:color w:val="000000" w:themeColor="text1"/>
          <w:rPrChange w:id="1317" w:author="FURSYS" w:date="2025-12-04T15:42:00Z">
            <w:rPr/>
          </w:rPrChange>
        </w:rPr>
        <w:instrText xml:space="preserve"> HYPERLINK "https://www.fursys.com/fur_frt/common/return_refund.do" </w:instrText>
      </w:r>
      <w:r w:rsidR="00E10142" w:rsidRPr="000C7330">
        <w:rPr>
          <w:rFonts w:eastAsiaTheme="minorHAnsi"/>
          <w:bCs/>
          <w:color w:val="000000" w:themeColor="text1"/>
          <w:rPrChange w:id="1318" w:author="FURSYS" w:date="2025-12-04T15:42:00Z">
            <w:rPr>
              <w:rFonts w:ascii="Noto Sans CJK KR Regular" w:eastAsia="Noto Sans CJK KR Regular" w:hAnsi="Noto Sans CJK KR Regular"/>
              <w:bCs/>
              <w:color w:val="000000" w:themeColor="text1"/>
              <w:highlight w:val="yellow"/>
            </w:rPr>
          </w:rPrChange>
        </w:rPr>
        <w:fldChar w:fldCharType="separate"/>
      </w:r>
      <w:r w:rsidRPr="000C7330">
        <w:rPr>
          <w:rFonts w:eastAsiaTheme="minorHAnsi"/>
          <w:bCs/>
          <w:color w:val="000000" w:themeColor="text1"/>
          <w:rPrChange w:id="1319" w:author="FURSYS" w:date="2025-12-04T15:42:00Z">
            <w:rPr>
              <w:rFonts w:ascii="Noto Sans CJK KR Regular" w:eastAsia="Noto Sans CJK KR Regular" w:hAnsi="Noto Sans CJK KR Regular"/>
              <w:bCs/>
              <w:color w:val="000000" w:themeColor="text1"/>
              <w:highlight w:val="yellow"/>
            </w:rPr>
          </w:rPrChange>
        </w:rPr>
        <w:t>https://www.fursys.com/fur_frt/common/return_refund.do</w:t>
      </w:r>
      <w:r w:rsidR="00E10142" w:rsidRPr="000C7330">
        <w:rPr>
          <w:rFonts w:eastAsiaTheme="minorHAnsi"/>
          <w:bCs/>
          <w:color w:val="000000" w:themeColor="text1"/>
          <w:rPrChange w:id="1320" w:author="FURSYS" w:date="2025-12-04T15:42:00Z">
            <w:rPr>
              <w:rFonts w:ascii="Noto Sans CJK KR Regular" w:eastAsia="Noto Sans CJK KR Regular" w:hAnsi="Noto Sans CJK KR Regular"/>
              <w:bCs/>
              <w:color w:val="000000" w:themeColor="text1"/>
              <w:highlight w:val="yellow"/>
            </w:rPr>
          </w:rPrChange>
        </w:rPr>
        <w:fldChar w:fldCharType="end"/>
      </w:r>
      <w:r w:rsidRPr="000C7330">
        <w:rPr>
          <w:rFonts w:eastAsiaTheme="minorHAnsi"/>
          <w:bCs/>
          <w:color w:val="000000" w:themeColor="text1"/>
          <w:rPrChange w:id="1321" w:author="FURSYS" w:date="2025-12-04T15:42:00Z">
            <w:rPr>
              <w:rFonts w:ascii="Noto Sans CJK KR Regular" w:eastAsia="Noto Sans CJK KR Regular" w:hAnsi="Noto Sans CJK KR Regular"/>
              <w:bCs/>
              <w:color w:val="000000" w:themeColor="text1"/>
              <w:highlight w:val="yellow"/>
            </w:rPr>
          </w:rPrChange>
        </w:rPr>
        <w:t>) 내 기재된 기준을 따른다.</w:t>
      </w:r>
    </w:p>
    <w:p w14:paraId="24062BFF" w14:textId="574D7625" w:rsidR="00F23EAE" w:rsidRPr="000C7330" w:rsidRDefault="00F23EAE" w:rsidP="005D0013">
      <w:pPr>
        <w:pStyle w:val="a3"/>
        <w:numPr>
          <w:ilvl w:val="0"/>
          <w:numId w:val="29"/>
        </w:numPr>
        <w:wordWrap/>
        <w:spacing w:before="39" w:line="206" w:lineRule="auto"/>
        <w:ind w:leftChars="0" w:right="278"/>
        <w:rPr>
          <w:rFonts w:eastAsiaTheme="minorHAnsi"/>
          <w:bCs/>
          <w:color w:val="000000" w:themeColor="text1"/>
          <w:rPrChange w:id="1322" w:author="FURSYS" w:date="2025-12-04T15:42:00Z">
            <w:rPr>
              <w:rFonts w:ascii="Noto Sans CJK KR Regular" w:eastAsia="Noto Sans CJK KR Regular" w:hAnsi="Noto Sans CJK KR Regular"/>
              <w:bCs/>
              <w:color w:val="000000" w:themeColor="text1"/>
              <w:highlight w:val="yellow"/>
            </w:rPr>
          </w:rPrChange>
        </w:rPr>
      </w:pPr>
      <w:moveToRangeStart w:id="1323" w:author="이승준 (Seungjun Lee)" w:date="2025-07-15T08:24:00Z" w:name="move203460290"/>
      <w:moveTo w:id="1324" w:author="이승준 (Seungjun Lee)" w:date="2025-07-15T08:24:00Z">
        <w:r w:rsidRPr="000C7330">
          <w:rPr>
            <w:rFonts w:eastAsiaTheme="minorHAnsi" w:hint="eastAsia"/>
            <w:bCs/>
            <w:color w:val="000000" w:themeColor="text1"/>
            <w:rPrChange w:id="1325" w:author="FURSYS" w:date="2025-12-04T15:42:00Z">
              <w:rPr>
                <w:rFonts w:ascii="Noto Sans CJK KR Regular" w:eastAsia="Noto Sans CJK KR Regular" w:hAnsi="Noto Sans CJK KR Regular" w:hint="eastAsia"/>
                <w:bCs/>
                <w:color w:val="000000" w:themeColor="text1"/>
              </w:rPr>
            </w:rPrChange>
          </w:rPr>
          <w:lastRenderedPageBreak/>
          <w:t>단</w:t>
        </w:r>
        <w:r w:rsidRPr="000C7330">
          <w:rPr>
            <w:rFonts w:eastAsiaTheme="minorHAnsi"/>
            <w:bCs/>
            <w:color w:val="000000" w:themeColor="text1"/>
            <w:rPrChange w:id="1326"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327" w:author="FURSYS" w:date="2025-12-04T15:42:00Z">
              <w:rPr>
                <w:rFonts w:ascii="Noto Sans CJK KR Regular" w:eastAsia="Noto Sans CJK KR Regular" w:hAnsi="Noto Sans CJK KR Regular" w:hint="eastAsia"/>
                <w:bCs/>
                <w:color w:val="000000" w:themeColor="text1"/>
              </w:rPr>
            </w:rPrChange>
          </w:rPr>
          <w:t>퍼시스</w:t>
        </w:r>
        <w:r w:rsidRPr="000C7330">
          <w:rPr>
            <w:rFonts w:eastAsiaTheme="minorHAnsi"/>
            <w:bCs/>
            <w:color w:val="000000" w:themeColor="text1"/>
            <w:rPrChange w:id="1328" w:author="FURSYS" w:date="2025-12-04T15:42:00Z">
              <w:rPr>
                <w:rFonts w:ascii="Noto Sans CJK KR Regular" w:eastAsia="Noto Sans CJK KR Regular" w:hAnsi="Noto Sans CJK KR Regular"/>
                <w:bCs/>
                <w:color w:val="000000" w:themeColor="text1"/>
              </w:rPr>
            </w:rPrChange>
          </w:rPr>
          <w:t xml:space="preserve"> 또는 </w:t>
        </w:r>
        <w:r w:rsidRPr="000C7330">
          <w:rPr>
            <w:rFonts w:eastAsiaTheme="minorHAnsi" w:hint="eastAsia"/>
            <w:bCs/>
            <w:color w:val="000000" w:themeColor="text1"/>
            <w:rPrChange w:id="1329" w:author="FURSYS" w:date="2025-12-04T15:42:00Z">
              <w:rPr>
                <w:rFonts w:ascii="Noto Sans CJK KR Regular" w:eastAsia="Noto Sans CJK KR Regular" w:hAnsi="Noto Sans CJK KR Regular" w:hint="eastAsia"/>
                <w:bCs/>
                <w:color w:val="000000" w:themeColor="text1"/>
              </w:rPr>
            </w:rPrChange>
          </w:rPr>
          <w:t>퍼시스의</w:t>
        </w:r>
        <w:r w:rsidRPr="000C7330">
          <w:rPr>
            <w:rFonts w:eastAsiaTheme="minorHAnsi"/>
            <w:bCs/>
            <w:color w:val="000000" w:themeColor="text1"/>
            <w:rPrChange w:id="1330" w:author="FURSYS" w:date="2025-12-04T15:42:00Z">
              <w:rPr>
                <w:rFonts w:ascii="Noto Sans CJK KR Regular" w:eastAsia="Noto Sans CJK KR Regular" w:hAnsi="Noto Sans CJK KR Regular"/>
                <w:bCs/>
                <w:color w:val="000000" w:themeColor="text1"/>
              </w:rPr>
            </w:rPrChange>
          </w:rPr>
          <w:t xml:space="preserve"> 대리점 귀책으로 인해 </w:t>
        </w:r>
        <w:r w:rsidRPr="000C7330">
          <w:rPr>
            <w:rFonts w:eastAsiaTheme="minorHAnsi" w:hint="eastAsia"/>
            <w:bCs/>
            <w:color w:val="000000" w:themeColor="text1"/>
            <w:rPrChange w:id="1331" w:author="FURSYS" w:date="2025-12-04T15:42:00Z">
              <w:rPr>
                <w:rFonts w:ascii="Noto Sans CJK KR Regular" w:eastAsia="Noto Sans CJK KR Regular" w:hAnsi="Noto Sans CJK KR Regular" w:hint="eastAsia"/>
                <w:bCs/>
                <w:color w:val="000000" w:themeColor="text1"/>
              </w:rPr>
            </w:rPrChange>
          </w:rPr>
          <w:t>계약이</w:t>
        </w:r>
        <w:r w:rsidRPr="000C7330">
          <w:rPr>
            <w:rFonts w:eastAsiaTheme="minorHAnsi"/>
            <w:bCs/>
            <w:color w:val="000000" w:themeColor="text1"/>
            <w:rPrChange w:id="1332"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333" w:author="FURSYS" w:date="2025-12-04T15:42:00Z">
              <w:rPr>
                <w:rFonts w:ascii="Noto Sans CJK KR Regular" w:eastAsia="Noto Sans CJK KR Regular" w:hAnsi="Noto Sans CJK KR Regular" w:hint="eastAsia"/>
                <w:bCs/>
                <w:color w:val="000000" w:themeColor="text1"/>
              </w:rPr>
            </w:rPrChange>
          </w:rPr>
          <w:t>해제된</w:t>
        </w:r>
        <w:r w:rsidRPr="000C7330">
          <w:rPr>
            <w:rFonts w:eastAsiaTheme="minorHAnsi"/>
            <w:bCs/>
            <w:color w:val="000000" w:themeColor="text1"/>
            <w:rPrChange w:id="1334"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335" w:author="FURSYS" w:date="2025-12-04T15:42:00Z">
              <w:rPr>
                <w:rFonts w:ascii="Noto Sans CJK KR Regular" w:eastAsia="Noto Sans CJK KR Regular" w:hAnsi="Noto Sans CJK KR Regular" w:hint="eastAsia"/>
                <w:bCs/>
                <w:color w:val="000000" w:themeColor="text1"/>
              </w:rPr>
            </w:rPrChange>
          </w:rPr>
          <w:t>경우</w:t>
        </w:r>
        <w:r w:rsidRPr="000C7330">
          <w:rPr>
            <w:rFonts w:eastAsiaTheme="minorHAnsi"/>
            <w:bCs/>
            <w:color w:val="000000" w:themeColor="text1"/>
            <w:rPrChange w:id="1336"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337" w:author="FURSYS" w:date="2025-12-04T15:42:00Z">
              <w:rPr>
                <w:rFonts w:ascii="Noto Sans CJK KR Regular" w:eastAsia="Noto Sans CJK KR Regular" w:hAnsi="Noto Sans CJK KR Regular" w:hint="eastAsia"/>
                <w:bCs/>
                <w:color w:val="000000" w:themeColor="text1"/>
              </w:rPr>
            </w:rPrChange>
          </w:rPr>
          <w:t>해당</w:t>
        </w:r>
        <w:r w:rsidRPr="000C7330">
          <w:rPr>
            <w:rFonts w:eastAsiaTheme="minorHAnsi"/>
            <w:bCs/>
            <w:color w:val="000000" w:themeColor="text1"/>
            <w:rPrChange w:id="1338"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339" w:author="FURSYS" w:date="2025-12-04T15:42:00Z">
              <w:rPr>
                <w:rFonts w:ascii="Noto Sans CJK KR Regular" w:eastAsia="Noto Sans CJK KR Regular" w:hAnsi="Noto Sans CJK KR Regular" w:hint="eastAsia"/>
                <w:bCs/>
                <w:color w:val="000000" w:themeColor="text1"/>
              </w:rPr>
            </w:rPrChange>
          </w:rPr>
          <w:t>비용은</w:t>
        </w:r>
        <w:r w:rsidRPr="000C7330">
          <w:rPr>
            <w:rFonts w:eastAsiaTheme="minorHAnsi"/>
            <w:bCs/>
            <w:color w:val="000000" w:themeColor="text1"/>
            <w:rPrChange w:id="1340"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341" w:author="FURSYS" w:date="2025-12-04T15:42:00Z">
              <w:rPr>
                <w:rFonts w:ascii="Noto Sans CJK KR Regular" w:eastAsia="Noto Sans CJK KR Regular" w:hAnsi="Noto Sans CJK KR Regular" w:hint="eastAsia"/>
                <w:bCs/>
                <w:color w:val="000000" w:themeColor="text1"/>
              </w:rPr>
            </w:rPrChange>
          </w:rPr>
          <w:t>고객에게</w:t>
        </w:r>
        <w:r w:rsidRPr="000C7330">
          <w:rPr>
            <w:rFonts w:eastAsiaTheme="minorHAnsi"/>
            <w:bCs/>
            <w:color w:val="000000" w:themeColor="text1"/>
            <w:rPrChange w:id="1342"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343" w:author="FURSYS" w:date="2025-12-04T15:42:00Z">
              <w:rPr>
                <w:rFonts w:ascii="Noto Sans CJK KR Regular" w:eastAsia="Noto Sans CJK KR Regular" w:hAnsi="Noto Sans CJK KR Regular" w:hint="eastAsia"/>
                <w:bCs/>
                <w:color w:val="000000" w:themeColor="text1"/>
              </w:rPr>
            </w:rPrChange>
          </w:rPr>
          <w:t>청구하지</w:t>
        </w:r>
        <w:r w:rsidRPr="000C7330">
          <w:rPr>
            <w:rFonts w:eastAsiaTheme="minorHAnsi"/>
            <w:bCs/>
            <w:color w:val="000000" w:themeColor="text1"/>
            <w:rPrChange w:id="1344"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345" w:author="FURSYS" w:date="2025-12-04T15:42:00Z">
              <w:rPr>
                <w:rFonts w:ascii="Noto Sans CJK KR Regular" w:eastAsia="Noto Sans CJK KR Regular" w:hAnsi="Noto Sans CJK KR Regular" w:hint="eastAsia"/>
                <w:bCs/>
                <w:color w:val="000000" w:themeColor="text1"/>
              </w:rPr>
            </w:rPrChange>
          </w:rPr>
          <w:t>아니한다</w:t>
        </w:r>
        <w:r w:rsidRPr="000C7330">
          <w:rPr>
            <w:rFonts w:eastAsiaTheme="minorHAnsi"/>
            <w:bCs/>
            <w:color w:val="000000" w:themeColor="text1"/>
            <w:rPrChange w:id="1346" w:author="FURSYS" w:date="2025-12-04T15:42:00Z">
              <w:rPr>
                <w:rFonts w:ascii="Noto Sans CJK KR Regular" w:eastAsia="Noto Sans CJK KR Regular" w:hAnsi="Noto Sans CJK KR Regular"/>
                <w:bCs/>
                <w:color w:val="000000" w:themeColor="text1"/>
              </w:rPr>
            </w:rPrChange>
          </w:rPr>
          <w:t>.</w:t>
        </w:r>
        <w:r w:rsidRPr="000C7330">
          <w:rPr>
            <w:rStyle w:val="a6"/>
            <w:rFonts w:eastAsiaTheme="minorHAnsi"/>
            <w:rPrChange w:id="1347" w:author="FURSYS" w:date="2025-12-04T15:42:00Z">
              <w:rPr>
                <w:rStyle w:val="a6"/>
              </w:rPr>
            </w:rPrChange>
          </w:rPr>
          <w:commentReference w:id="1348"/>
        </w:r>
        <w:r w:rsidRPr="000C7330">
          <w:rPr>
            <w:rStyle w:val="a6"/>
            <w:rFonts w:eastAsiaTheme="minorHAnsi"/>
            <w:rPrChange w:id="1349" w:author="FURSYS" w:date="2025-12-04T15:42:00Z">
              <w:rPr>
                <w:rStyle w:val="a6"/>
              </w:rPr>
            </w:rPrChange>
          </w:rPr>
          <w:commentReference w:id="1350"/>
        </w:r>
      </w:moveTo>
      <w:moveToRangeEnd w:id="1323"/>
    </w:p>
    <w:p w14:paraId="688CA617" w14:textId="796CA045" w:rsidR="005D0013" w:rsidRPr="000C7330" w:rsidRDefault="005D0013">
      <w:pPr>
        <w:pStyle w:val="a3"/>
        <w:wordWrap/>
        <w:spacing w:before="39" w:line="206" w:lineRule="auto"/>
        <w:ind w:leftChars="0" w:left="360" w:right="278"/>
        <w:rPr>
          <w:rFonts w:eastAsiaTheme="minorHAnsi"/>
          <w:b/>
          <w:bCs/>
          <w:color w:val="000000" w:themeColor="text1"/>
          <w:rPrChange w:id="1351" w:author="FURSYS" w:date="2025-12-04T15:42:00Z">
            <w:rPr>
              <w:rFonts w:ascii="Noto Sans CJK KR Regular" w:eastAsia="Noto Sans CJK KR Regular" w:hAnsi="Noto Sans CJK KR Regular"/>
              <w:b/>
              <w:bCs/>
              <w:color w:val="000000" w:themeColor="text1"/>
              <w:highlight w:val="yellow"/>
            </w:rPr>
          </w:rPrChange>
        </w:rPr>
        <w:pPrChange w:id="1352" w:author="이승준 (Seungjun Lee)" w:date="2025-07-15T08:24:00Z">
          <w:pPr>
            <w:pStyle w:val="a3"/>
            <w:numPr>
              <w:numId w:val="29"/>
            </w:numPr>
            <w:wordWrap/>
            <w:spacing w:before="39" w:line="206" w:lineRule="auto"/>
            <w:ind w:leftChars="0" w:left="360" w:right="278" w:hanging="360"/>
          </w:pPr>
        </w:pPrChange>
      </w:pPr>
      <w:moveFromRangeStart w:id="1353" w:author="이승준 (Seungjun Lee)" w:date="2025-07-15T08:24:00Z" w:name="move203460290"/>
      <w:moveFrom w:id="1354" w:author="이승준 (Seungjun Lee)" w:date="2025-07-15T08:24:00Z">
        <w:r w:rsidRPr="000C7330" w:rsidDel="00F23EAE">
          <w:rPr>
            <w:rFonts w:eastAsiaTheme="minorHAnsi" w:hint="eastAsia"/>
            <w:bCs/>
            <w:color w:val="000000" w:themeColor="text1"/>
            <w:rPrChange w:id="1355" w:author="FURSYS" w:date="2025-12-04T15:42:00Z">
              <w:rPr>
                <w:rFonts w:ascii="Noto Sans CJK KR Regular" w:eastAsia="Noto Sans CJK KR Regular" w:hAnsi="Noto Sans CJK KR Regular" w:hint="eastAsia"/>
                <w:bCs/>
                <w:color w:val="000000" w:themeColor="text1"/>
                <w:highlight w:val="yellow"/>
              </w:rPr>
            </w:rPrChange>
          </w:rPr>
          <w:t>단</w:t>
        </w:r>
        <w:r w:rsidRPr="000C7330" w:rsidDel="00F23EAE">
          <w:rPr>
            <w:rFonts w:eastAsiaTheme="minorHAnsi"/>
            <w:bCs/>
            <w:color w:val="000000" w:themeColor="text1"/>
            <w:rPrChange w:id="1356" w:author="FURSYS" w:date="2025-12-04T15:42:00Z">
              <w:rPr>
                <w:rFonts w:ascii="Noto Sans CJK KR Regular" w:eastAsia="Noto Sans CJK KR Regular" w:hAnsi="Noto Sans CJK KR Regular"/>
                <w:bCs/>
                <w:color w:val="000000" w:themeColor="text1"/>
                <w:highlight w:val="yellow"/>
              </w:rPr>
            </w:rPrChange>
          </w:rPr>
          <w:t xml:space="preserve">, </w:t>
        </w:r>
        <w:r w:rsidRPr="000C7330" w:rsidDel="00F23EAE">
          <w:rPr>
            <w:rFonts w:eastAsiaTheme="minorHAnsi" w:hint="eastAsia"/>
            <w:bCs/>
            <w:color w:val="000000" w:themeColor="text1"/>
            <w:rPrChange w:id="1357" w:author="FURSYS" w:date="2025-12-04T15:42:00Z">
              <w:rPr>
                <w:rFonts w:ascii="Noto Sans CJK KR Regular" w:eastAsia="Noto Sans CJK KR Regular" w:hAnsi="Noto Sans CJK KR Regular" w:hint="eastAsia"/>
                <w:bCs/>
                <w:color w:val="000000" w:themeColor="text1"/>
                <w:highlight w:val="yellow"/>
              </w:rPr>
            </w:rPrChange>
          </w:rPr>
          <w:t>퍼시스</w:t>
        </w:r>
        <w:r w:rsidRPr="000C7330" w:rsidDel="00F23EAE">
          <w:rPr>
            <w:rFonts w:eastAsiaTheme="minorHAnsi"/>
            <w:bCs/>
            <w:color w:val="000000" w:themeColor="text1"/>
            <w:rPrChange w:id="1358" w:author="FURSYS" w:date="2025-12-04T15:42:00Z">
              <w:rPr>
                <w:rFonts w:ascii="Noto Sans CJK KR Regular" w:eastAsia="Noto Sans CJK KR Regular" w:hAnsi="Noto Sans CJK KR Regular"/>
                <w:bCs/>
                <w:color w:val="000000" w:themeColor="text1"/>
                <w:highlight w:val="yellow"/>
              </w:rPr>
            </w:rPrChange>
          </w:rPr>
          <w:t xml:space="preserve"> 또는 </w:t>
        </w:r>
        <w:r w:rsidRPr="000C7330" w:rsidDel="00F23EAE">
          <w:rPr>
            <w:rFonts w:eastAsiaTheme="minorHAnsi" w:hint="eastAsia"/>
            <w:bCs/>
            <w:color w:val="000000" w:themeColor="text1"/>
            <w:rPrChange w:id="1359" w:author="FURSYS" w:date="2025-12-04T15:42:00Z">
              <w:rPr>
                <w:rFonts w:ascii="Noto Sans CJK KR Regular" w:eastAsia="Noto Sans CJK KR Regular" w:hAnsi="Noto Sans CJK KR Regular" w:hint="eastAsia"/>
                <w:bCs/>
                <w:color w:val="000000" w:themeColor="text1"/>
                <w:highlight w:val="yellow"/>
              </w:rPr>
            </w:rPrChange>
          </w:rPr>
          <w:t>퍼시스의</w:t>
        </w:r>
        <w:r w:rsidRPr="000C7330" w:rsidDel="00F23EAE">
          <w:rPr>
            <w:rFonts w:eastAsiaTheme="minorHAnsi"/>
            <w:bCs/>
            <w:color w:val="000000" w:themeColor="text1"/>
            <w:rPrChange w:id="1360" w:author="FURSYS" w:date="2025-12-04T15:42:00Z">
              <w:rPr>
                <w:rFonts w:ascii="Noto Sans CJK KR Regular" w:eastAsia="Noto Sans CJK KR Regular" w:hAnsi="Noto Sans CJK KR Regular"/>
                <w:bCs/>
                <w:color w:val="000000" w:themeColor="text1"/>
                <w:highlight w:val="yellow"/>
              </w:rPr>
            </w:rPrChange>
          </w:rPr>
          <w:t xml:space="preserve"> 대리점 귀책으로 인해</w:t>
        </w:r>
        <w:r w:rsidR="0099438D" w:rsidRPr="000C7330" w:rsidDel="00F23EAE">
          <w:rPr>
            <w:rFonts w:eastAsiaTheme="minorHAnsi"/>
            <w:bCs/>
            <w:color w:val="000000" w:themeColor="text1"/>
            <w:rPrChange w:id="1361" w:author="FURSYS" w:date="2025-12-04T15:42:00Z">
              <w:rPr>
                <w:rFonts w:ascii="Noto Sans CJK KR Regular" w:eastAsia="Noto Sans CJK KR Regular" w:hAnsi="Noto Sans CJK KR Regular"/>
                <w:bCs/>
                <w:color w:val="000000" w:themeColor="text1"/>
                <w:highlight w:val="yellow"/>
              </w:rPr>
            </w:rPrChange>
          </w:rPr>
          <w:t xml:space="preserve"> </w:t>
        </w:r>
        <w:r w:rsidRPr="000C7330" w:rsidDel="00F23EAE">
          <w:rPr>
            <w:rFonts w:eastAsiaTheme="minorHAnsi" w:hint="eastAsia"/>
            <w:bCs/>
            <w:color w:val="000000" w:themeColor="text1"/>
            <w:rPrChange w:id="1362" w:author="FURSYS" w:date="2025-12-04T15:42:00Z">
              <w:rPr>
                <w:rFonts w:ascii="Noto Sans CJK KR Regular" w:eastAsia="Noto Sans CJK KR Regular" w:hAnsi="Noto Sans CJK KR Regular" w:hint="eastAsia"/>
                <w:bCs/>
                <w:color w:val="000000" w:themeColor="text1"/>
                <w:highlight w:val="yellow"/>
              </w:rPr>
            </w:rPrChange>
          </w:rPr>
          <w:t>계약이</w:t>
        </w:r>
        <w:r w:rsidRPr="000C7330" w:rsidDel="00F23EAE">
          <w:rPr>
            <w:rFonts w:eastAsiaTheme="minorHAnsi"/>
            <w:bCs/>
            <w:color w:val="000000" w:themeColor="text1"/>
            <w:rPrChange w:id="1363" w:author="FURSYS" w:date="2025-12-04T15:42:00Z">
              <w:rPr>
                <w:rFonts w:ascii="Noto Sans CJK KR Regular" w:eastAsia="Noto Sans CJK KR Regular" w:hAnsi="Noto Sans CJK KR Regular"/>
                <w:bCs/>
                <w:color w:val="000000" w:themeColor="text1"/>
                <w:highlight w:val="yellow"/>
              </w:rPr>
            </w:rPrChange>
          </w:rPr>
          <w:t xml:space="preserve"> </w:t>
        </w:r>
        <w:r w:rsidRPr="000C7330" w:rsidDel="00F23EAE">
          <w:rPr>
            <w:rFonts w:eastAsiaTheme="minorHAnsi" w:hint="eastAsia"/>
            <w:bCs/>
            <w:color w:val="000000" w:themeColor="text1"/>
            <w:rPrChange w:id="1364" w:author="FURSYS" w:date="2025-12-04T15:42:00Z">
              <w:rPr>
                <w:rFonts w:ascii="Noto Sans CJK KR Regular" w:eastAsia="Noto Sans CJK KR Regular" w:hAnsi="Noto Sans CJK KR Regular" w:hint="eastAsia"/>
                <w:bCs/>
                <w:color w:val="000000" w:themeColor="text1"/>
                <w:highlight w:val="yellow"/>
              </w:rPr>
            </w:rPrChange>
          </w:rPr>
          <w:t>해제된</w:t>
        </w:r>
        <w:r w:rsidRPr="000C7330" w:rsidDel="00F23EAE">
          <w:rPr>
            <w:rFonts w:eastAsiaTheme="minorHAnsi"/>
            <w:bCs/>
            <w:color w:val="000000" w:themeColor="text1"/>
            <w:rPrChange w:id="1365" w:author="FURSYS" w:date="2025-12-04T15:42:00Z">
              <w:rPr>
                <w:rFonts w:ascii="Noto Sans CJK KR Regular" w:eastAsia="Noto Sans CJK KR Regular" w:hAnsi="Noto Sans CJK KR Regular"/>
                <w:bCs/>
                <w:color w:val="000000" w:themeColor="text1"/>
                <w:highlight w:val="yellow"/>
              </w:rPr>
            </w:rPrChange>
          </w:rPr>
          <w:t xml:space="preserve"> </w:t>
        </w:r>
        <w:r w:rsidRPr="000C7330" w:rsidDel="00F23EAE">
          <w:rPr>
            <w:rFonts w:eastAsiaTheme="minorHAnsi" w:hint="eastAsia"/>
            <w:bCs/>
            <w:color w:val="000000" w:themeColor="text1"/>
            <w:rPrChange w:id="1366" w:author="FURSYS" w:date="2025-12-04T15:42:00Z">
              <w:rPr>
                <w:rFonts w:ascii="Noto Sans CJK KR Regular" w:eastAsia="Noto Sans CJK KR Regular" w:hAnsi="Noto Sans CJK KR Regular" w:hint="eastAsia"/>
                <w:bCs/>
                <w:color w:val="000000" w:themeColor="text1"/>
                <w:highlight w:val="yellow"/>
              </w:rPr>
            </w:rPrChange>
          </w:rPr>
          <w:t>경우</w:t>
        </w:r>
        <w:r w:rsidRPr="000C7330" w:rsidDel="00F23EAE">
          <w:rPr>
            <w:rFonts w:eastAsiaTheme="minorHAnsi"/>
            <w:bCs/>
            <w:color w:val="000000" w:themeColor="text1"/>
            <w:rPrChange w:id="1367" w:author="FURSYS" w:date="2025-12-04T15:42:00Z">
              <w:rPr>
                <w:rFonts w:ascii="Noto Sans CJK KR Regular" w:eastAsia="Noto Sans CJK KR Regular" w:hAnsi="Noto Sans CJK KR Regular"/>
                <w:bCs/>
                <w:color w:val="000000" w:themeColor="text1"/>
                <w:highlight w:val="yellow"/>
              </w:rPr>
            </w:rPrChange>
          </w:rPr>
          <w:t xml:space="preserve">, </w:t>
        </w:r>
        <w:r w:rsidRPr="000C7330" w:rsidDel="00F23EAE">
          <w:rPr>
            <w:rFonts w:eastAsiaTheme="minorHAnsi" w:hint="eastAsia"/>
            <w:bCs/>
            <w:color w:val="000000" w:themeColor="text1"/>
            <w:rPrChange w:id="1368" w:author="FURSYS" w:date="2025-12-04T15:42:00Z">
              <w:rPr>
                <w:rFonts w:ascii="Noto Sans CJK KR Regular" w:eastAsia="Noto Sans CJK KR Regular" w:hAnsi="Noto Sans CJK KR Regular" w:hint="eastAsia"/>
                <w:bCs/>
                <w:color w:val="000000" w:themeColor="text1"/>
                <w:highlight w:val="yellow"/>
              </w:rPr>
            </w:rPrChange>
          </w:rPr>
          <w:t>해당</w:t>
        </w:r>
        <w:r w:rsidRPr="000C7330" w:rsidDel="00F23EAE">
          <w:rPr>
            <w:rFonts w:eastAsiaTheme="minorHAnsi"/>
            <w:bCs/>
            <w:color w:val="000000" w:themeColor="text1"/>
            <w:rPrChange w:id="1369" w:author="FURSYS" w:date="2025-12-04T15:42:00Z">
              <w:rPr>
                <w:rFonts w:ascii="Noto Sans CJK KR Regular" w:eastAsia="Noto Sans CJK KR Regular" w:hAnsi="Noto Sans CJK KR Regular"/>
                <w:bCs/>
                <w:color w:val="000000" w:themeColor="text1"/>
                <w:highlight w:val="yellow"/>
              </w:rPr>
            </w:rPrChange>
          </w:rPr>
          <w:t xml:space="preserve"> </w:t>
        </w:r>
        <w:r w:rsidRPr="000C7330" w:rsidDel="00F23EAE">
          <w:rPr>
            <w:rFonts w:eastAsiaTheme="minorHAnsi" w:hint="eastAsia"/>
            <w:bCs/>
            <w:color w:val="000000" w:themeColor="text1"/>
            <w:rPrChange w:id="1370" w:author="FURSYS" w:date="2025-12-04T15:42:00Z">
              <w:rPr>
                <w:rFonts w:ascii="Noto Sans CJK KR Regular" w:eastAsia="Noto Sans CJK KR Regular" w:hAnsi="Noto Sans CJK KR Regular" w:hint="eastAsia"/>
                <w:bCs/>
                <w:color w:val="000000" w:themeColor="text1"/>
                <w:highlight w:val="yellow"/>
              </w:rPr>
            </w:rPrChange>
          </w:rPr>
          <w:t>비용은</w:t>
        </w:r>
        <w:r w:rsidRPr="000C7330" w:rsidDel="00F23EAE">
          <w:rPr>
            <w:rFonts w:eastAsiaTheme="minorHAnsi"/>
            <w:bCs/>
            <w:color w:val="000000" w:themeColor="text1"/>
            <w:rPrChange w:id="1371" w:author="FURSYS" w:date="2025-12-04T15:42:00Z">
              <w:rPr>
                <w:rFonts w:ascii="Noto Sans CJK KR Regular" w:eastAsia="Noto Sans CJK KR Regular" w:hAnsi="Noto Sans CJK KR Regular"/>
                <w:bCs/>
                <w:color w:val="000000" w:themeColor="text1"/>
                <w:highlight w:val="yellow"/>
              </w:rPr>
            </w:rPrChange>
          </w:rPr>
          <w:t xml:space="preserve"> </w:t>
        </w:r>
        <w:r w:rsidRPr="000C7330" w:rsidDel="00F23EAE">
          <w:rPr>
            <w:rFonts w:eastAsiaTheme="minorHAnsi" w:hint="eastAsia"/>
            <w:bCs/>
            <w:color w:val="000000" w:themeColor="text1"/>
            <w:rPrChange w:id="1372" w:author="FURSYS" w:date="2025-12-04T15:42:00Z">
              <w:rPr>
                <w:rFonts w:ascii="Noto Sans CJK KR Regular" w:eastAsia="Noto Sans CJK KR Regular" w:hAnsi="Noto Sans CJK KR Regular" w:hint="eastAsia"/>
                <w:bCs/>
                <w:color w:val="000000" w:themeColor="text1"/>
                <w:highlight w:val="yellow"/>
              </w:rPr>
            </w:rPrChange>
          </w:rPr>
          <w:t>고객에게</w:t>
        </w:r>
        <w:r w:rsidRPr="000C7330" w:rsidDel="00F23EAE">
          <w:rPr>
            <w:rFonts w:eastAsiaTheme="minorHAnsi"/>
            <w:bCs/>
            <w:color w:val="000000" w:themeColor="text1"/>
            <w:rPrChange w:id="1373" w:author="FURSYS" w:date="2025-12-04T15:42:00Z">
              <w:rPr>
                <w:rFonts w:ascii="Noto Sans CJK KR Regular" w:eastAsia="Noto Sans CJK KR Regular" w:hAnsi="Noto Sans CJK KR Regular"/>
                <w:bCs/>
                <w:color w:val="000000" w:themeColor="text1"/>
                <w:highlight w:val="yellow"/>
              </w:rPr>
            </w:rPrChange>
          </w:rPr>
          <w:t xml:space="preserve"> </w:t>
        </w:r>
        <w:r w:rsidRPr="000C7330" w:rsidDel="00F23EAE">
          <w:rPr>
            <w:rFonts w:eastAsiaTheme="minorHAnsi" w:hint="eastAsia"/>
            <w:bCs/>
            <w:color w:val="000000" w:themeColor="text1"/>
            <w:rPrChange w:id="1374" w:author="FURSYS" w:date="2025-12-04T15:42:00Z">
              <w:rPr>
                <w:rFonts w:ascii="Noto Sans CJK KR Regular" w:eastAsia="Noto Sans CJK KR Regular" w:hAnsi="Noto Sans CJK KR Regular" w:hint="eastAsia"/>
                <w:bCs/>
                <w:color w:val="000000" w:themeColor="text1"/>
                <w:highlight w:val="yellow"/>
              </w:rPr>
            </w:rPrChange>
          </w:rPr>
          <w:t>청구하지</w:t>
        </w:r>
        <w:r w:rsidRPr="000C7330" w:rsidDel="00F23EAE">
          <w:rPr>
            <w:rFonts w:eastAsiaTheme="minorHAnsi"/>
            <w:bCs/>
            <w:color w:val="000000" w:themeColor="text1"/>
            <w:rPrChange w:id="1375" w:author="FURSYS" w:date="2025-12-04T15:42:00Z">
              <w:rPr>
                <w:rFonts w:ascii="Noto Sans CJK KR Regular" w:eastAsia="Noto Sans CJK KR Regular" w:hAnsi="Noto Sans CJK KR Regular"/>
                <w:bCs/>
                <w:color w:val="000000" w:themeColor="text1"/>
                <w:highlight w:val="yellow"/>
              </w:rPr>
            </w:rPrChange>
          </w:rPr>
          <w:t xml:space="preserve"> </w:t>
        </w:r>
        <w:r w:rsidRPr="000C7330" w:rsidDel="00F23EAE">
          <w:rPr>
            <w:rFonts w:eastAsiaTheme="minorHAnsi" w:hint="eastAsia"/>
            <w:bCs/>
            <w:color w:val="000000" w:themeColor="text1"/>
            <w:rPrChange w:id="1376" w:author="FURSYS" w:date="2025-12-04T15:42:00Z">
              <w:rPr>
                <w:rFonts w:ascii="Noto Sans CJK KR Regular" w:eastAsia="Noto Sans CJK KR Regular" w:hAnsi="Noto Sans CJK KR Regular" w:hint="eastAsia"/>
                <w:bCs/>
                <w:color w:val="000000" w:themeColor="text1"/>
                <w:highlight w:val="yellow"/>
              </w:rPr>
            </w:rPrChange>
          </w:rPr>
          <w:t>아니한다</w:t>
        </w:r>
        <w:r w:rsidRPr="000C7330" w:rsidDel="00F23EAE">
          <w:rPr>
            <w:rFonts w:eastAsiaTheme="minorHAnsi"/>
            <w:bCs/>
            <w:color w:val="000000" w:themeColor="text1"/>
            <w:rPrChange w:id="1377" w:author="FURSYS" w:date="2025-12-04T15:42:00Z">
              <w:rPr>
                <w:rFonts w:ascii="Noto Sans CJK KR Regular" w:eastAsia="Noto Sans CJK KR Regular" w:hAnsi="Noto Sans CJK KR Regular"/>
                <w:bCs/>
                <w:color w:val="000000" w:themeColor="text1"/>
                <w:highlight w:val="yellow"/>
              </w:rPr>
            </w:rPrChange>
          </w:rPr>
          <w:t>.</w:t>
        </w:r>
        <w:commentRangeEnd w:id="1238"/>
        <w:r w:rsidR="009A7E7D" w:rsidRPr="000C7330" w:rsidDel="00F23EAE">
          <w:rPr>
            <w:rStyle w:val="a6"/>
            <w:rFonts w:eastAsiaTheme="minorHAnsi"/>
            <w:rPrChange w:id="1378" w:author="FURSYS" w:date="2025-12-04T15:42:00Z">
              <w:rPr>
                <w:rStyle w:val="a6"/>
              </w:rPr>
            </w:rPrChange>
          </w:rPr>
          <w:commentReference w:id="1238"/>
        </w:r>
        <w:commentRangeEnd w:id="1239"/>
        <w:r w:rsidR="00D90E62" w:rsidRPr="000C7330" w:rsidDel="00F23EAE">
          <w:rPr>
            <w:rStyle w:val="a6"/>
            <w:rFonts w:eastAsiaTheme="minorHAnsi"/>
            <w:rPrChange w:id="1379" w:author="FURSYS" w:date="2025-12-04T15:42:00Z">
              <w:rPr>
                <w:rStyle w:val="a6"/>
              </w:rPr>
            </w:rPrChange>
          </w:rPr>
          <w:commentReference w:id="1239"/>
        </w:r>
      </w:moveFrom>
      <w:moveFromRangeEnd w:id="1353"/>
      <w:del w:id="1380" w:author="이승준 (Seungjun Lee)" w:date="2025-07-15T08:24:00Z">
        <w:r w:rsidR="00B86157" w:rsidRPr="000C7330" w:rsidDel="00F23EAE">
          <w:rPr>
            <w:rFonts w:eastAsiaTheme="minorHAnsi"/>
            <w:b/>
            <w:bCs/>
            <w:color w:val="000000" w:themeColor="text1"/>
            <w:rPrChange w:id="1381" w:author="FURSYS" w:date="2025-12-04T15:42:00Z">
              <w:rPr>
                <w:rFonts w:ascii="Noto Sans CJK KR Regular" w:eastAsia="Noto Sans CJK KR Regular" w:hAnsi="Noto Sans CJK KR Regular"/>
                <w:b/>
                <w:bCs/>
                <w:color w:val="000000" w:themeColor="text1"/>
                <w:highlight w:val="yellow"/>
              </w:rPr>
            </w:rPrChange>
          </w:rPr>
          <w:br/>
        </w:r>
      </w:del>
    </w:p>
    <w:p w14:paraId="3F1CD45F" w14:textId="54693D8A" w:rsidR="008B624F" w:rsidRPr="000C7330" w:rsidRDefault="008B624F" w:rsidP="008B624F">
      <w:pPr>
        <w:wordWrap/>
        <w:spacing w:before="39" w:line="206" w:lineRule="auto"/>
        <w:ind w:right="278"/>
        <w:rPr>
          <w:rFonts w:eastAsiaTheme="minorHAnsi"/>
          <w:b/>
          <w:color w:val="000000" w:themeColor="text1"/>
          <w:rPrChange w:id="1382" w:author="FURSYS" w:date="2025-12-04T15:42:00Z">
            <w:rPr>
              <w:rFonts w:ascii="Noto Sans CJK KR Regular" w:eastAsia="Noto Sans CJK KR Regular" w:hAnsi="Noto Sans CJK KR Regular"/>
              <w:b/>
              <w:color w:val="000000" w:themeColor="text1"/>
            </w:rPr>
          </w:rPrChange>
        </w:rPr>
      </w:pPr>
      <w:r w:rsidRPr="000C7330">
        <w:rPr>
          <w:rFonts w:eastAsiaTheme="minorHAnsi" w:hint="eastAsia"/>
          <w:b/>
          <w:color w:val="000000" w:themeColor="text1"/>
          <w:rPrChange w:id="1383" w:author="FURSYS" w:date="2025-12-04T15:42:00Z">
            <w:rPr>
              <w:rFonts w:ascii="Noto Sans CJK KR Regular" w:eastAsia="Noto Sans CJK KR Regular" w:hAnsi="Noto Sans CJK KR Regular" w:hint="eastAsia"/>
              <w:b/>
              <w:color w:val="000000" w:themeColor="text1"/>
            </w:rPr>
          </w:rPrChange>
        </w:rPr>
        <w:t>제</w:t>
      </w:r>
      <w:r w:rsidRPr="000C7330">
        <w:rPr>
          <w:rFonts w:eastAsiaTheme="minorHAnsi"/>
          <w:b/>
          <w:color w:val="000000" w:themeColor="text1"/>
          <w:rPrChange w:id="1384" w:author="FURSYS" w:date="2025-12-04T15:42:00Z">
            <w:rPr>
              <w:rFonts w:ascii="Noto Sans CJK KR Regular" w:eastAsia="Noto Sans CJK KR Regular" w:hAnsi="Noto Sans CJK KR Regular"/>
              <w:b/>
              <w:color w:val="000000" w:themeColor="text1"/>
            </w:rPr>
          </w:rPrChange>
        </w:rPr>
        <w:t xml:space="preserve"> 5 </w:t>
      </w:r>
      <w:r w:rsidRPr="000C7330">
        <w:rPr>
          <w:rFonts w:eastAsiaTheme="minorHAnsi" w:hint="eastAsia"/>
          <w:b/>
          <w:color w:val="000000" w:themeColor="text1"/>
          <w:rPrChange w:id="1385" w:author="FURSYS" w:date="2025-12-04T15:42:00Z">
            <w:rPr>
              <w:rFonts w:ascii="Noto Sans CJK KR Regular" w:eastAsia="Noto Sans CJK KR Regular" w:hAnsi="Noto Sans CJK KR Regular" w:hint="eastAsia"/>
              <w:b/>
              <w:color w:val="000000" w:themeColor="text1"/>
            </w:rPr>
          </w:rPrChange>
        </w:rPr>
        <w:t>조</w:t>
      </w:r>
      <w:r w:rsidRPr="000C7330">
        <w:rPr>
          <w:rFonts w:eastAsiaTheme="minorHAnsi"/>
          <w:b/>
          <w:color w:val="000000" w:themeColor="text1"/>
          <w:rPrChange w:id="1386" w:author="FURSYS" w:date="2025-12-04T15:42:00Z">
            <w:rPr>
              <w:rFonts w:ascii="Noto Sans CJK KR Regular" w:eastAsia="Noto Sans CJK KR Regular" w:hAnsi="Noto Sans CJK KR Regular"/>
              <w:b/>
              <w:color w:val="000000" w:themeColor="text1"/>
            </w:rPr>
          </w:rPrChange>
        </w:rPr>
        <w:t xml:space="preserve"> (</w:t>
      </w:r>
      <w:r w:rsidRPr="000C7330">
        <w:rPr>
          <w:rFonts w:eastAsiaTheme="minorHAnsi" w:hint="eastAsia"/>
          <w:b/>
          <w:color w:val="000000" w:themeColor="text1"/>
          <w:rPrChange w:id="1387" w:author="FURSYS" w:date="2025-12-04T15:42:00Z">
            <w:rPr>
              <w:rFonts w:ascii="Noto Sans CJK KR Regular" w:eastAsia="Noto Sans CJK KR Regular" w:hAnsi="Noto Sans CJK KR Regular" w:hint="eastAsia"/>
              <w:b/>
              <w:color w:val="000000" w:themeColor="text1"/>
            </w:rPr>
          </w:rPrChange>
        </w:rPr>
        <w:t>계약물품의</w:t>
      </w:r>
      <w:r w:rsidRPr="000C7330">
        <w:rPr>
          <w:rFonts w:eastAsiaTheme="minorHAnsi"/>
          <w:b/>
          <w:color w:val="000000" w:themeColor="text1"/>
          <w:rPrChange w:id="1388" w:author="FURSYS" w:date="2025-12-04T15:42:00Z">
            <w:rPr>
              <w:rFonts w:ascii="Noto Sans CJK KR Regular" w:eastAsia="Noto Sans CJK KR Regular" w:hAnsi="Noto Sans CJK KR Regular"/>
              <w:b/>
              <w:color w:val="000000" w:themeColor="text1"/>
            </w:rPr>
          </w:rPrChange>
        </w:rPr>
        <w:t xml:space="preserve"> </w:t>
      </w:r>
      <w:r w:rsidRPr="000C7330">
        <w:rPr>
          <w:rFonts w:eastAsiaTheme="minorHAnsi" w:hint="eastAsia"/>
          <w:b/>
          <w:color w:val="000000" w:themeColor="text1"/>
          <w:rPrChange w:id="1389" w:author="FURSYS" w:date="2025-12-04T15:42:00Z">
            <w:rPr>
              <w:rFonts w:ascii="Noto Sans CJK KR Regular" w:eastAsia="Noto Sans CJK KR Regular" w:hAnsi="Noto Sans CJK KR Regular" w:hint="eastAsia"/>
              <w:b/>
              <w:color w:val="000000" w:themeColor="text1"/>
            </w:rPr>
          </w:rPrChange>
        </w:rPr>
        <w:t>사용</w:t>
      </w:r>
      <w:r w:rsidRPr="000C7330">
        <w:rPr>
          <w:rFonts w:eastAsiaTheme="minorHAnsi"/>
          <w:b/>
          <w:color w:val="000000" w:themeColor="text1"/>
          <w:rPrChange w:id="1390" w:author="FURSYS" w:date="2025-12-04T15:42:00Z">
            <w:rPr>
              <w:rFonts w:ascii="Noto Sans CJK KR Regular" w:eastAsia="Noto Sans CJK KR Regular" w:hAnsi="Noto Sans CJK KR Regular"/>
              <w:b/>
              <w:color w:val="000000" w:themeColor="text1"/>
            </w:rPr>
          </w:rPrChange>
        </w:rPr>
        <w:t xml:space="preserve"> </w:t>
      </w:r>
      <w:r w:rsidRPr="000C7330">
        <w:rPr>
          <w:rFonts w:eastAsiaTheme="minorHAnsi" w:hint="eastAsia"/>
          <w:b/>
          <w:color w:val="000000" w:themeColor="text1"/>
          <w:rPrChange w:id="1391" w:author="FURSYS" w:date="2025-12-04T15:42:00Z">
            <w:rPr>
              <w:rFonts w:ascii="Noto Sans CJK KR Regular" w:eastAsia="Noto Sans CJK KR Regular" w:hAnsi="Noto Sans CJK KR Regular" w:hint="eastAsia"/>
              <w:b/>
              <w:color w:val="000000" w:themeColor="text1"/>
            </w:rPr>
          </w:rPrChange>
        </w:rPr>
        <w:t>및</w:t>
      </w:r>
      <w:r w:rsidRPr="000C7330">
        <w:rPr>
          <w:rFonts w:eastAsiaTheme="minorHAnsi"/>
          <w:b/>
          <w:color w:val="000000" w:themeColor="text1"/>
          <w:rPrChange w:id="1392" w:author="FURSYS" w:date="2025-12-04T15:42:00Z">
            <w:rPr>
              <w:rFonts w:ascii="Noto Sans CJK KR Regular" w:eastAsia="Noto Sans CJK KR Regular" w:hAnsi="Noto Sans CJK KR Regular"/>
              <w:b/>
              <w:color w:val="000000" w:themeColor="text1"/>
            </w:rPr>
          </w:rPrChange>
        </w:rPr>
        <w:t xml:space="preserve"> </w:t>
      </w:r>
      <w:r w:rsidRPr="000C7330">
        <w:rPr>
          <w:rFonts w:eastAsiaTheme="minorHAnsi" w:hint="eastAsia"/>
          <w:b/>
          <w:color w:val="000000" w:themeColor="text1"/>
          <w:rPrChange w:id="1393" w:author="FURSYS" w:date="2025-12-04T15:42:00Z">
            <w:rPr>
              <w:rFonts w:ascii="Noto Sans CJK KR Regular" w:eastAsia="Noto Sans CJK KR Regular" w:hAnsi="Noto Sans CJK KR Regular" w:hint="eastAsia"/>
              <w:b/>
              <w:color w:val="000000" w:themeColor="text1"/>
            </w:rPr>
          </w:rPrChange>
        </w:rPr>
        <w:t>보관의무</w:t>
      </w:r>
      <w:r w:rsidRPr="000C7330">
        <w:rPr>
          <w:rFonts w:eastAsiaTheme="minorHAnsi"/>
          <w:b/>
          <w:color w:val="000000" w:themeColor="text1"/>
          <w:rPrChange w:id="1394" w:author="FURSYS" w:date="2025-12-04T15:42:00Z">
            <w:rPr>
              <w:rFonts w:ascii="Noto Sans CJK KR Regular" w:eastAsia="Noto Sans CJK KR Regular" w:hAnsi="Noto Sans CJK KR Regular"/>
              <w:b/>
              <w:color w:val="000000" w:themeColor="text1"/>
            </w:rPr>
          </w:rPrChange>
        </w:rPr>
        <w:t>)</w:t>
      </w:r>
    </w:p>
    <w:p w14:paraId="690B04BA" w14:textId="77777777" w:rsidR="0065392D" w:rsidRPr="000C7330" w:rsidRDefault="0065392D" w:rsidP="0065392D">
      <w:pPr>
        <w:pStyle w:val="a3"/>
        <w:numPr>
          <w:ilvl w:val="0"/>
          <w:numId w:val="26"/>
        </w:numPr>
        <w:wordWrap/>
        <w:spacing w:before="39" w:line="206" w:lineRule="auto"/>
        <w:ind w:leftChars="0" w:right="278"/>
        <w:rPr>
          <w:ins w:id="1395" w:author="FURSYS" w:date="2025-09-03T10:04:00Z"/>
          <w:rFonts w:eastAsiaTheme="minorHAnsi"/>
          <w:color w:val="000000" w:themeColor="text1"/>
          <w:rPrChange w:id="1396" w:author="FURSYS" w:date="2025-12-04T15:42:00Z">
            <w:rPr>
              <w:ins w:id="1397" w:author="FURSYS" w:date="2025-09-03T10:04:00Z"/>
              <w:rFonts w:ascii="Noto Sans CJK KR Regular" w:eastAsia="Noto Sans CJK KR Regular" w:hAnsi="Noto Sans CJK KR Regular"/>
              <w:color w:val="000000" w:themeColor="text1"/>
            </w:rPr>
          </w:rPrChange>
        </w:rPr>
      </w:pPr>
      <w:ins w:id="1398" w:author="FURSYS" w:date="2025-09-03T10:04:00Z">
        <w:r w:rsidRPr="000C7330">
          <w:rPr>
            <w:rFonts w:eastAsiaTheme="minorHAnsi" w:hint="eastAsia"/>
            <w:color w:val="000000" w:themeColor="text1"/>
            <w:rPrChange w:id="1399" w:author="FURSYS" w:date="2025-12-04T15:42:00Z">
              <w:rPr>
                <w:rFonts w:ascii="Noto Sans CJK KR Regular" w:eastAsia="Noto Sans CJK KR Regular" w:hAnsi="Noto Sans CJK KR Regular" w:hint="eastAsia"/>
                <w:color w:val="000000" w:themeColor="text1"/>
              </w:rPr>
            </w:rPrChange>
          </w:rPr>
          <w:t>고객은</w:t>
        </w:r>
        <w:r w:rsidRPr="000C7330">
          <w:rPr>
            <w:rFonts w:eastAsiaTheme="minorHAnsi"/>
            <w:color w:val="000000" w:themeColor="text1"/>
            <w:rPrChange w:id="1400" w:author="FURSYS" w:date="2025-12-04T15:42:00Z">
              <w:rPr>
                <w:rFonts w:ascii="Noto Sans CJK KR Regular" w:eastAsia="Noto Sans CJK KR Regular" w:hAnsi="Noto Sans CJK KR Regular"/>
                <w:color w:val="000000" w:themeColor="text1"/>
              </w:rPr>
            </w:rPrChange>
          </w:rPr>
          <w:t xml:space="preserve"> 계약기간 중 계약물품을 통상적인 용도에 따라 사용하고 선량한 관리자의 주의로써 관리하여야 한다. </w:t>
        </w:r>
      </w:ins>
    </w:p>
    <w:p w14:paraId="59FA9E3E" w14:textId="2DEFF15B" w:rsidR="008B624F" w:rsidRPr="000C7330" w:rsidDel="0065392D" w:rsidRDefault="008B624F" w:rsidP="008B624F">
      <w:pPr>
        <w:pStyle w:val="a3"/>
        <w:numPr>
          <w:ilvl w:val="0"/>
          <w:numId w:val="26"/>
        </w:numPr>
        <w:wordWrap/>
        <w:spacing w:before="39" w:line="206" w:lineRule="auto"/>
        <w:ind w:leftChars="0" w:right="278"/>
        <w:rPr>
          <w:del w:id="1401" w:author="FURSYS" w:date="2025-09-03T10:04:00Z"/>
          <w:rFonts w:eastAsiaTheme="minorHAnsi"/>
          <w:color w:val="5B9BD5" w:themeColor="accent1"/>
          <w:rPrChange w:id="1402" w:author="FURSYS" w:date="2025-12-04T15:42:00Z">
            <w:rPr>
              <w:del w:id="1403" w:author="FURSYS" w:date="2025-09-03T10:04:00Z"/>
              <w:rFonts w:ascii="Noto Sans CJK KR Regular" w:eastAsia="Noto Sans CJK KR Regular" w:hAnsi="Noto Sans CJK KR Regular"/>
              <w:color w:val="000000" w:themeColor="text1"/>
            </w:rPr>
          </w:rPrChange>
        </w:rPr>
      </w:pPr>
      <w:del w:id="1404" w:author="FURSYS" w:date="2025-08-11T11:06:00Z">
        <w:r w:rsidRPr="000C7330" w:rsidDel="0075194D">
          <w:rPr>
            <w:rFonts w:eastAsiaTheme="minorHAnsi" w:hint="eastAsia"/>
            <w:color w:val="5B9BD5" w:themeColor="accent1"/>
            <w:rPrChange w:id="1405" w:author="FURSYS" w:date="2025-12-04T15:42:00Z">
              <w:rPr>
                <w:rFonts w:ascii="Noto Sans CJK KR Regular" w:eastAsia="Noto Sans CJK KR Regular" w:hAnsi="Noto Sans CJK KR Regular" w:hint="eastAsia"/>
                <w:color w:val="000000" w:themeColor="text1"/>
              </w:rPr>
            </w:rPrChange>
          </w:rPr>
          <w:delText>고객은</w:delText>
        </w:r>
        <w:r w:rsidRPr="000C7330" w:rsidDel="0075194D">
          <w:rPr>
            <w:rFonts w:eastAsiaTheme="minorHAnsi"/>
            <w:color w:val="5B9BD5" w:themeColor="accent1"/>
            <w:rPrChange w:id="1406" w:author="FURSYS" w:date="2025-12-04T15:42:00Z">
              <w:rPr>
                <w:rFonts w:ascii="Noto Sans CJK KR Regular" w:eastAsia="Noto Sans CJK KR Regular" w:hAnsi="Noto Sans CJK KR Regular"/>
                <w:color w:val="000000" w:themeColor="text1"/>
              </w:rPr>
            </w:rPrChange>
          </w:rPr>
          <w:delText xml:space="preserve"> </w:delText>
        </w:r>
        <w:r w:rsidRPr="000C7330" w:rsidDel="0075194D">
          <w:rPr>
            <w:rFonts w:eastAsiaTheme="minorHAnsi" w:hint="eastAsia"/>
            <w:color w:val="5B9BD5" w:themeColor="accent1"/>
            <w:rPrChange w:id="1407" w:author="FURSYS" w:date="2025-12-04T15:42:00Z">
              <w:rPr>
                <w:rFonts w:ascii="Noto Sans CJK KR Regular" w:eastAsia="Noto Sans CJK KR Regular" w:hAnsi="Noto Sans CJK KR Regular" w:hint="eastAsia"/>
                <w:color w:val="000000" w:themeColor="text1"/>
              </w:rPr>
            </w:rPrChange>
          </w:rPr>
          <w:delText>계약기간</w:delText>
        </w:r>
        <w:r w:rsidRPr="000C7330" w:rsidDel="0075194D">
          <w:rPr>
            <w:rFonts w:eastAsiaTheme="minorHAnsi"/>
            <w:color w:val="5B9BD5" w:themeColor="accent1"/>
            <w:rPrChange w:id="1408" w:author="FURSYS" w:date="2025-12-04T15:42:00Z">
              <w:rPr>
                <w:rFonts w:ascii="Noto Sans CJK KR Regular" w:eastAsia="Noto Sans CJK KR Regular" w:hAnsi="Noto Sans CJK KR Regular"/>
                <w:color w:val="000000" w:themeColor="text1"/>
              </w:rPr>
            </w:rPrChange>
          </w:rPr>
          <w:delText xml:space="preserve"> </w:delText>
        </w:r>
        <w:r w:rsidRPr="000C7330" w:rsidDel="0075194D">
          <w:rPr>
            <w:rFonts w:eastAsiaTheme="minorHAnsi" w:hint="eastAsia"/>
            <w:color w:val="5B9BD5" w:themeColor="accent1"/>
            <w:rPrChange w:id="1409" w:author="FURSYS" w:date="2025-12-04T15:42:00Z">
              <w:rPr>
                <w:rFonts w:ascii="Noto Sans CJK KR Regular" w:eastAsia="Noto Sans CJK KR Regular" w:hAnsi="Noto Sans CJK KR Regular" w:hint="eastAsia"/>
                <w:color w:val="000000" w:themeColor="text1"/>
              </w:rPr>
            </w:rPrChange>
          </w:rPr>
          <w:delText>중</w:delText>
        </w:r>
        <w:r w:rsidRPr="000C7330" w:rsidDel="0075194D">
          <w:rPr>
            <w:rFonts w:eastAsiaTheme="minorHAnsi"/>
            <w:color w:val="5B9BD5" w:themeColor="accent1"/>
            <w:rPrChange w:id="1410" w:author="FURSYS" w:date="2025-12-04T15:42:00Z">
              <w:rPr>
                <w:rFonts w:ascii="Noto Sans CJK KR Regular" w:eastAsia="Noto Sans CJK KR Regular" w:hAnsi="Noto Sans CJK KR Regular"/>
                <w:color w:val="000000" w:themeColor="text1"/>
              </w:rPr>
            </w:rPrChange>
          </w:rPr>
          <w:delText xml:space="preserve"> </w:delText>
        </w:r>
        <w:r w:rsidRPr="000C7330" w:rsidDel="0075194D">
          <w:rPr>
            <w:rFonts w:eastAsiaTheme="minorHAnsi" w:hint="eastAsia"/>
            <w:color w:val="5B9BD5" w:themeColor="accent1"/>
            <w:rPrChange w:id="1411" w:author="FURSYS" w:date="2025-12-04T15:42:00Z">
              <w:rPr>
                <w:rFonts w:ascii="Noto Sans CJK KR Regular" w:eastAsia="Noto Sans CJK KR Regular" w:hAnsi="Noto Sans CJK KR Regular" w:hint="eastAsia"/>
                <w:color w:val="000000" w:themeColor="text1"/>
              </w:rPr>
            </w:rPrChange>
          </w:rPr>
          <w:delText>계약물품을</w:delText>
        </w:r>
        <w:r w:rsidRPr="000C7330" w:rsidDel="0075194D">
          <w:rPr>
            <w:rFonts w:eastAsiaTheme="minorHAnsi"/>
            <w:color w:val="5B9BD5" w:themeColor="accent1"/>
            <w:rPrChange w:id="1412" w:author="FURSYS" w:date="2025-12-04T15:42:00Z">
              <w:rPr>
                <w:rFonts w:ascii="Noto Sans CJK KR Regular" w:eastAsia="Noto Sans CJK KR Regular" w:hAnsi="Noto Sans CJK KR Regular"/>
                <w:color w:val="000000" w:themeColor="text1"/>
              </w:rPr>
            </w:rPrChange>
          </w:rPr>
          <w:delText xml:space="preserve"> </w:delText>
        </w:r>
        <w:r w:rsidRPr="000C7330" w:rsidDel="0075194D">
          <w:rPr>
            <w:rFonts w:eastAsiaTheme="minorHAnsi" w:hint="eastAsia"/>
            <w:color w:val="5B9BD5" w:themeColor="accent1"/>
            <w:rPrChange w:id="1413" w:author="FURSYS" w:date="2025-12-04T15:42:00Z">
              <w:rPr>
                <w:rFonts w:ascii="Noto Sans CJK KR Regular" w:eastAsia="Noto Sans CJK KR Regular" w:hAnsi="Noto Sans CJK KR Regular" w:hint="eastAsia"/>
                <w:color w:val="000000" w:themeColor="text1"/>
              </w:rPr>
            </w:rPrChange>
          </w:rPr>
          <w:delText>통상적인</w:delText>
        </w:r>
        <w:r w:rsidRPr="000C7330" w:rsidDel="0075194D">
          <w:rPr>
            <w:rFonts w:eastAsiaTheme="minorHAnsi"/>
            <w:color w:val="5B9BD5" w:themeColor="accent1"/>
            <w:rPrChange w:id="1414" w:author="FURSYS" w:date="2025-12-04T15:42:00Z">
              <w:rPr>
                <w:rFonts w:ascii="Noto Sans CJK KR Regular" w:eastAsia="Noto Sans CJK KR Regular" w:hAnsi="Noto Sans CJK KR Regular"/>
                <w:color w:val="000000" w:themeColor="text1"/>
              </w:rPr>
            </w:rPrChange>
          </w:rPr>
          <w:delText xml:space="preserve"> </w:delText>
        </w:r>
        <w:r w:rsidRPr="000C7330" w:rsidDel="0075194D">
          <w:rPr>
            <w:rFonts w:eastAsiaTheme="minorHAnsi" w:hint="eastAsia"/>
            <w:color w:val="5B9BD5" w:themeColor="accent1"/>
            <w:rPrChange w:id="1415" w:author="FURSYS" w:date="2025-12-04T15:42:00Z">
              <w:rPr>
                <w:rFonts w:ascii="Noto Sans CJK KR Regular" w:eastAsia="Noto Sans CJK KR Regular" w:hAnsi="Noto Sans CJK KR Regular" w:hint="eastAsia"/>
                <w:color w:val="000000" w:themeColor="text1"/>
              </w:rPr>
            </w:rPrChange>
          </w:rPr>
          <w:delText>용도에</w:delText>
        </w:r>
        <w:r w:rsidRPr="000C7330" w:rsidDel="0075194D">
          <w:rPr>
            <w:rFonts w:eastAsiaTheme="minorHAnsi"/>
            <w:color w:val="5B9BD5" w:themeColor="accent1"/>
            <w:rPrChange w:id="1416" w:author="FURSYS" w:date="2025-12-04T15:42:00Z">
              <w:rPr>
                <w:rFonts w:ascii="Noto Sans CJK KR Regular" w:eastAsia="Noto Sans CJK KR Regular" w:hAnsi="Noto Sans CJK KR Regular"/>
                <w:color w:val="000000" w:themeColor="text1"/>
              </w:rPr>
            </w:rPrChange>
          </w:rPr>
          <w:delText xml:space="preserve"> </w:delText>
        </w:r>
        <w:r w:rsidRPr="000C7330" w:rsidDel="0075194D">
          <w:rPr>
            <w:rFonts w:eastAsiaTheme="minorHAnsi" w:hint="eastAsia"/>
            <w:color w:val="5B9BD5" w:themeColor="accent1"/>
            <w:rPrChange w:id="1417" w:author="FURSYS" w:date="2025-12-04T15:42:00Z">
              <w:rPr>
                <w:rFonts w:ascii="Noto Sans CJK KR Regular" w:eastAsia="Noto Sans CJK KR Regular" w:hAnsi="Noto Sans CJK KR Regular" w:hint="eastAsia"/>
                <w:color w:val="000000" w:themeColor="text1"/>
              </w:rPr>
            </w:rPrChange>
          </w:rPr>
          <w:delText>따라</w:delText>
        </w:r>
        <w:r w:rsidRPr="000C7330" w:rsidDel="0075194D">
          <w:rPr>
            <w:rFonts w:eastAsiaTheme="minorHAnsi"/>
            <w:color w:val="5B9BD5" w:themeColor="accent1"/>
            <w:rPrChange w:id="1418" w:author="FURSYS" w:date="2025-12-04T15:42:00Z">
              <w:rPr>
                <w:rFonts w:ascii="Noto Sans CJK KR Regular" w:eastAsia="Noto Sans CJK KR Regular" w:hAnsi="Noto Sans CJK KR Regular"/>
                <w:color w:val="000000" w:themeColor="text1"/>
              </w:rPr>
            </w:rPrChange>
          </w:rPr>
          <w:delText xml:space="preserve"> </w:delText>
        </w:r>
        <w:r w:rsidRPr="000C7330" w:rsidDel="0075194D">
          <w:rPr>
            <w:rFonts w:eastAsiaTheme="minorHAnsi" w:hint="eastAsia"/>
            <w:color w:val="5B9BD5" w:themeColor="accent1"/>
            <w:rPrChange w:id="1419" w:author="FURSYS" w:date="2025-12-04T15:42:00Z">
              <w:rPr>
                <w:rFonts w:ascii="Noto Sans CJK KR Regular" w:eastAsia="Noto Sans CJK KR Regular" w:hAnsi="Noto Sans CJK KR Regular" w:hint="eastAsia"/>
                <w:color w:val="000000" w:themeColor="text1"/>
              </w:rPr>
            </w:rPrChange>
          </w:rPr>
          <w:delText>사용</w:delText>
        </w:r>
      </w:del>
      <w:del w:id="1420" w:author="FURSYS" w:date="2025-09-03T10:04:00Z">
        <w:r w:rsidRPr="000C7330" w:rsidDel="0065392D">
          <w:rPr>
            <w:rFonts w:eastAsiaTheme="minorHAnsi" w:hint="eastAsia"/>
            <w:color w:val="5B9BD5" w:themeColor="accent1"/>
            <w:rPrChange w:id="1421" w:author="FURSYS" w:date="2025-12-04T15:42:00Z">
              <w:rPr>
                <w:rFonts w:ascii="Noto Sans CJK KR Regular" w:eastAsia="Noto Sans CJK KR Regular" w:hAnsi="Noto Sans CJK KR Regular" w:hint="eastAsia"/>
                <w:color w:val="000000" w:themeColor="text1"/>
              </w:rPr>
            </w:rPrChange>
          </w:rPr>
          <w:delText>하고</w:delText>
        </w:r>
        <w:r w:rsidRPr="000C7330" w:rsidDel="0065392D">
          <w:rPr>
            <w:rFonts w:eastAsiaTheme="minorHAnsi"/>
            <w:color w:val="5B9BD5" w:themeColor="accent1"/>
            <w:rPrChange w:id="1422" w:author="FURSYS" w:date="2025-12-04T15:42:00Z">
              <w:rPr>
                <w:rFonts w:ascii="Noto Sans CJK KR Regular" w:eastAsia="Noto Sans CJK KR Regular" w:hAnsi="Noto Sans CJK KR Regular"/>
                <w:color w:val="000000" w:themeColor="text1"/>
              </w:rPr>
            </w:rPrChange>
          </w:rPr>
          <w:delText xml:space="preserve"> 선량한 관리자의 주의로써 관리하여야 한다. </w:delText>
        </w:r>
      </w:del>
    </w:p>
    <w:p w14:paraId="1EFC46E4" w14:textId="5E450FC9" w:rsidR="00D44207" w:rsidRPr="000C7330" w:rsidRDefault="008B624F" w:rsidP="00D44207">
      <w:pPr>
        <w:pStyle w:val="a3"/>
        <w:numPr>
          <w:ilvl w:val="0"/>
          <w:numId w:val="26"/>
        </w:numPr>
        <w:wordWrap/>
        <w:spacing w:before="39" w:line="206" w:lineRule="auto"/>
        <w:ind w:leftChars="0" w:right="278"/>
        <w:rPr>
          <w:rFonts w:eastAsiaTheme="minorHAnsi"/>
          <w:color w:val="000000" w:themeColor="text1"/>
          <w:rPrChange w:id="1423"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bCs/>
          <w:color w:val="000000" w:themeColor="text1"/>
          <w:rPrChange w:id="1424" w:author="FURSYS" w:date="2025-12-04T15:42:00Z">
            <w:rPr>
              <w:rFonts w:ascii="Noto Sans CJK KR Regular" w:eastAsia="Noto Sans CJK KR Regular" w:hAnsi="Noto Sans CJK KR Regular" w:hint="eastAsia"/>
              <w:bCs/>
              <w:color w:val="000000" w:themeColor="text1"/>
            </w:rPr>
          </w:rPrChange>
        </w:rPr>
        <w:t>고객은</w:t>
      </w:r>
      <w:r w:rsidRPr="000C7330">
        <w:rPr>
          <w:rFonts w:eastAsiaTheme="minorHAnsi"/>
          <w:bCs/>
          <w:color w:val="000000" w:themeColor="text1"/>
          <w:rPrChange w:id="1425" w:author="FURSYS" w:date="2025-12-04T15:42:00Z">
            <w:rPr>
              <w:rFonts w:ascii="Noto Sans CJK KR Regular" w:eastAsia="Noto Sans CJK KR Regular" w:hAnsi="Noto Sans CJK KR Regular"/>
              <w:bCs/>
              <w:color w:val="000000" w:themeColor="text1"/>
            </w:rPr>
          </w:rPrChange>
        </w:rPr>
        <w:t xml:space="preserve"> 사전에 퍼시스의 동의를 얻지 아니하고 다음 각 호와 같은 행위를 하여서는 </w:t>
      </w:r>
      <w:r w:rsidR="0099438D" w:rsidRPr="000C7330">
        <w:rPr>
          <w:rFonts w:eastAsiaTheme="minorHAnsi" w:hint="eastAsia"/>
          <w:bCs/>
          <w:color w:val="000000" w:themeColor="text1"/>
          <w:rPrChange w:id="1426" w:author="FURSYS" w:date="2025-12-04T15:42:00Z">
            <w:rPr>
              <w:rFonts w:ascii="Noto Sans CJK KR Regular" w:eastAsia="Noto Sans CJK KR Regular" w:hAnsi="Noto Sans CJK KR Regular" w:hint="eastAsia"/>
              <w:bCs/>
              <w:color w:val="000000" w:themeColor="text1"/>
            </w:rPr>
          </w:rPrChange>
        </w:rPr>
        <w:t>안</w:t>
      </w:r>
      <w:r w:rsidR="00D44207" w:rsidRPr="000C7330">
        <w:rPr>
          <w:rFonts w:eastAsiaTheme="minorHAnsi" w:hint="eastAsia"/>
          <w:bCs/>
          <w:color w:val="000000" w:themeColor="text1"/>
          <w:rPrChange w:id="1427" w:author="FURSYS" w:date="2025-12-04T15:42:00Z">
            <w:rPr>
              <w:rFonts w:ascii="Noto Sans CJK KR Regular" w:eastAsia="Noto Sans CJK KR Regular" w:hAnsi="Noto Sans CJK KR Regular" w:hint="eastAsia"/>
              <w:bCs/>
              <w:color w:val="000000" w:themeColor="text1"/>
            </w:rPr>
          </w:rPrChange>
        </w:rPr>
        <w:t>된다</w:t>
      </w:r>
      <w:r w:rsidR="00D44207" w:rsidRPr="000C7330">
        <w:rPr>
          <w:rFonts w:eastAsiaTheme="minorHAnsi"/>
          <w:bCs/>
          <w:color w:val="000000" w:themeColor="text1"/>
          <w:rPrChange w:id="1428" w:author="FURSYS" w:date="2025-12-04T15:42:00Z">
            <w:rPr>
              <w:rFonts w:ascii="Noto Sans CJK KR Regular" w:eastAsia="Noto Sans CJK KR Regular" w:hAnsi="Noto Sans CJK KR Regular"/>
              <w:bCs/>
              <w:color w:val="000000" w:themeColor="text1"/>
            </w:rPr>
          </w:rPrChange>
        </w:rPr>
        <w:t>.</w:t>
      </w:r>
    </w:p>
    <w:p w14:paraId="37972A46" w14:textId="77777777" w:rsidR="00D44207" w:rsidRPr="000C7330" w:rsidRDefault="008B624F" w:rsidP="00D44207">
      <w:pPr>
        <w:pStyle w:val="a3"/>
        <w:numPr>
          <w:ilvl w:val="1"/>
          <w:numId w:val="26"/>
        </w:numPr>
        <w:wordWrap/>
        <w:spacing w:before="39" w:line="206" w:lineRule="auto"/>
        <w:ind w:leftChars="0" w:right="278"/>
        <w:rPr>
          <w:rFonts w:eastAsiaTheme="minorHAnsi"/>
          <w:color w:val="000000" w:themeColor="text1"/>
          <w:rPrChange w:id="1429"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bCs/>
          <w:color w:val="000000" w:themeColor="text1"/>
          <w:rPrChange w:id="1430" w:author="FURSYS" w:date="2025-12-04T15:42:00Z">
            <w:rPr>
              <w:rFonts w:ascii="Noto Sans CJK KR Regular" w:eastAsia="Noto Sans CJK KR Regular" w:hAnsi="Noto Sans CJK KR Regular" w:hint="eastAsia"/>
              <w:bCs/>
              <w:color w:val="000000" w:themeColor="text1"/>
            </w:rPr>
          </w:rPrChange>
        </w:rPr>
        <w:t>계약물품을</w:t>
      </w:r>
      <w:r w:rsidRPr="000C7330">
        <w:rPr>
          <w:rFonts w:eastAsiaTheme="minorHAnsi"/>
          <w:bCs/>
          <w:color w:val="000000" w:themeColor="text1"/>
          <w:rPrChange w:id="1431"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32" w:author="FURSYS" w:date="2025-12-04T15:42:00Z">
            <w:rPr>
              <w:rFonts w:ascii="Noto Sans CJK KR Regular" w:eastAsia="Noto Sans CJK KR Regular" w:hAnsi="Noto Sans CJK KR Regular" w:hint="eastAsia"/>
              <w:bCs/>
              <w:color w:val="000000" w:themeColor="text1"/>
            </w:rPr>
          </w:rPrChange>
        </w:rPr>
        <w:t>제</w:t>
      </w:r>
      <w:r w:rsidRPr="000C7330">
        <w:rPr>
          <w:rFonts w:eastAsiaTheme="minorHAnsi"/>
          <w:bCs/>
          <w:color w:val="000000" w:themeColor="text1"/>
          <w:rPrChange w:id="1433" w:author="FURSYS" w:date="2025-12-04T15:42:00Z">
            <w:rPr>
              <w:rFonts w:ascii="Noto Sans CJK KR Regular" w:eastAsia="Noto Sans CJK KR Regular" w:hAnsi="Noto Sans CJK KR Regular"/>
              <w:bCs/>
              <w:color w:val="000000" w:themeColor="text1"/>
            </w:rPr>
          </w:rPrChange>
        </w:rPr>
        <w:t xml:space="preserve"> 3자에게 </w:t>
      </w:r>
      <w:r w:rsidRPr="000C7330">
        <w:rPr>
          <w:rFonts w:eastAsiaTheme="minorHAnsi" w:hint="eastAsia"/>
          <w:bCs/>
          <w:color w:val="000000" w:themeColor="text1"/>
          <w:rPrChange w:id="1434" w:author="FURSYS" w:date="2025-12-04T15:42:00Z">
            <w:rPr>
              <w:rFonts w:ascii="Noto Sans CJK KR Regular" w:eastAsia="Noto Sans CJK KR Regular" w:hAnsi="Noto Sans CJK KR Regular" w:hint="eastAsia"/>
              <w:bCs/>
              <w:color w:val="000000" w:themeColor="text1"/>
            </w:rPr>
          </w:rPrChange>
        </w:rPr>
        <w:t>양도</w:t>
      </w:r>
      <w:r w:rsidRPr="000C7330">
        <w:rPr>
          <w:rFonts w:eastAsiaTheme="minorHAnsi"/>
          <w:bCs/>
          <w:color w:val="000000" w:themeColor="text1"/>
          <w:rPrChange w:id="1435" w:author="FURSYS" w:date="2025-12-04T15:42:00Z">
            <w:rPr>
              <w:rFonts w:ascii="Noto Sans CJK KR Regular" w:eastAsia="Noto Sans CJK KR Regular" w:hAnsi="Noto Sans CJK KR Regular"/>
              <w:bCs/>
              <w:color w:val="000000" w:themeColor="text1"/>
            </w:rPr>
          </w:rPrChange>
        </w:rPr>
        <w:t xml:space="preserve">,판매 </w:t>
      </w:r>
      <w:r w:rsidRPr="000C7330">
        <w:rPr>
          <w:rFonts w:eastAsiaTheme="minorHAnsi" w:hint="eastAsia"/>
          <w:bCs/>
          <w:color w:val="000000" w:themeColor="text1"/>
          <w:rPrChange w:id="1436" w:author="FURSYS" w:date="2025-12-04T15:42:00Z">
            <w:rPr>
              <w:rFonts w:ascii="Noto Sans CJK KR Regular" w:eastAsia="Noto Sans CJK KR Regular" w:hAnsi="Noto Sans CJK KR Regular" w:hint="eastAsia"/>
              <w:bCs/>
              <w:color w:val="000000" w:themeColor="text1"/>
            </w:rPr>
          </w:rPrChange>
        </w:rPr>
        <w:t>또는</w:t>
      </w:r>
      <w:r w:rsidRPr="000C7330">
        <w:rPr>
          <w:rFonts w:eastAsiaTheme="minorHAnsi"/>
          <w:bCs/>
          <w:color w:val="000000" w:themeColor="text1"/>
          <w:rPrChange w:id="1437"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38" w:author="FURSYS" w:date="2025-12-04T15:42:00Z">
            <w:rPr>
              <w:rFonts w:ascii="Noto Sans CJK KR Regular" w:eastAsia="Noto Sans CJK KR Regular" w:hAnsi="Noto Sans CJK KR Regular" w:hint="eastAsia"/>
              <w:bCs/>
              <w:color w:val="000000" w:themeColor="text1"/>
            </w:rPr>
          </w:rPrChange>
        </w:rPr>
        <w:t>전대하는</w:t>
      </w:r>
      <w:r w:rsidRPr="000C7330">
        <w:rPr>
          <w:rFonts w:eastAsiaTheme="minorHAnsi"/>
          <w:bCs/>
          <w:color w:val="000000" w:themeColor="text1"/>
          <w:rPrChange w:id="1439"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40" w:author="FURSYS" w:date="2025-12-04T15:42:00Z">
            <w:rPr>
              <w:rFonts w:ascii="Noto Sans CJK KR Regular" w:eastAsia="Noto Sans CJK KR Regular" w:hAnsi="Noto Sans CJK KR Regular" w:hint="eastAsia"/>
              <w:bCs/>
              <w:color w:val="000000" w:themeColor="text1"/>
            </w:rPr>
          </w:rPrChange>
        </w:rPr>
        <w:t>행위</w:t>
      </w:r>
    </w:p>
    <w:p w14:paraId="18AEC26F" w14:textId="11743287" w:rsidR="00D44207" w:rsidRPr="000C7330" w:rsidRDefault="008B624F" w:rsidP="00D44207">
      <w:pPr>
        <w:pStyle w:val="a3"/>
        <w:numPr>
          <w:ilvl w:val="1"/>
          <w:numId w:val="26"/>
        </w:numPr>
        <w:wordWrap/>
        <w:spacing w:before="39" w:line="206" w:lineRule="auto"/>
        <w:ind w:leftChars="0" w:right="278"/>
        <w:rPr>
          <w:rFonts w:eastAsiaTheme="minorHAnsi"/>
          <w:color w:val="000000" w:themeColor="text1"/>
          <w:rPrChange w:id="1441"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bCs/>
          <w:color w:val="000000" w:themeColor="text1"/>
          <w:rPrChange w:id="1442" w:author="FURSYS" w:date="2025-12-04T15:42:00Z">
            <w:rPr>
              <w:rFonts w:ascii="Noto Sans CJK KR Regular" w:eastAsia="Noto Sans CJK KR Regular" w:hAnsi="Noto Sans CJK KR Regular" w:hint="eastAsia"/>
              <w:bCs/>
              <w:color w:val="000000" w:themeColor="text1"/>
            </w:rPr>
          </w:rPrChange>
        </w:rPr>
        <w:t>계약물품을</w:t>
      </w:r>
      <w:r w:rsidRPr="000C7330">
        <w:rPr>
          <w:rFonts w:eastAsiaTheme="minorHAnsi"/>
          <w:bCs/>
          <w:color w:val="000000" w:themeColor="text1"/>
          <w:rPrChange w:id="1443" w:author="FURSYS" w:date="2025-12-04T15:42:00Z">
            <w:rPr>
              <w:rFonts w:ascii="Noto Sans CJK KR Regular" w:eastAsia="Noto Sans CJK KR Regular" w:hAnsi="Noto Sans CJK KR Regular"/>
              <w:bCs/>
              <w:color w:val="000000" w:themeColor="text1"/>
            </w:rPr>
          </w:rPrChange>
        </w:rPr>
        <w:t xml:space="preserve"> 전면에 명시된 </w:t>
      </w:r>
      <w:del w:id="1444" w:author="윤현정 (Hyunjeong Yoon)" w:date="2025-07-08T15:07:00Z">
        <w:r w:rsidRPr="000C7330" w:rsidDel="00810844">
          <w:rPr>
            <w:rFonts w:eastAsiaTheme="minorHAnsi" w:hint="eastAsia"/>
            <w:bCs/>
            <w:color w:val="000000" w:themeColor="text1"/>
            <w:rPrChange w:id="1445" w:author="FURSYS" w:date="2025-12-04T15:42:00Z">
              <w:rPr>
                <w:rFonts w:ascii="Noto Sans CJK KR Regular" w:eastAsia="Noto Sans CJK KR Regular" w:hAnsi="Noto Sans CJK KR Regular" w:hint="eastAsia"/>
                <w:bCs/>
                <w:color w:val="000000" w:themeColor="text1"/>
              </w:rPr>
            </w:rPrChange>
          </w:rPr>
          <w:delText>최초</w:delText>
        </w:r>
        <w:r w:rsidRPr="000C7330" w:rsidDel="00810844">
          <w:rPr>
            <w:rFonts w:eastAsiaTheme="minorHAnsi"/>
            <w:bCs/>
            <w:color w:val="000000" w:themeColor="text1"/>
            <w:rPrChange w:id="1446" w:author="FURSYS" w:date="2025-12-04T15:42:00Z">
              <w:rPr>
                <w:rFonts w:ascii="Noto Sans CJK KR Regular" w:eastAsia="Noto Sans CJK KR Regular" w:hAnsi="Noto Sans CJK KR Regular"/>
                <w:bCs/>
                <w:color w:val="000000" w:themeColor="text1"/>
              </w:rPr>
            </w:rPrChange>
          </w:rPr>
          <w:delText xml:space="preserve"> </w:delText>
        </w:r>
      </w:del>
      <w:r w:rsidR="00DE279C" w:rsidRPr="000C7330">
        <w:rPr>
          <w:rFonts w:eastAsiaTheme="minorHAnsi" w:hint="eastAsia"/>
          <w:bCs/>
          <w:color w:val="000000" w:themeColor="text1"/>
          <w:rPrChange w:id="1447" w:author="FURSYS" w:date="2025-12-04T15:42:00Z">
            <w:rPr>
              <w:rFonts w:ascii="Noto Sans CJK KR Regular" w:eastAsia="Noto Sans CJK KR Regular" w:hAnsi="Noto Sans CJK KR Regular" w:hint="eastAsia"/>
              <w:bCs/>
              <w:color w:val="000000" w:themeColor="text1"/>
            </w:rPr>
          </w:rPrChange>
        </w:rPr>
        <w:t>설치</w:t>
      </w:r>
      <w:r w:rsidR="00DE279C" w:rsidRPr="000C7330">
        <w:rPr>
          <w:rFonts w:eastAsiaTheme="minorHAnsi"/>
          <w:bCs/>
          <w:color w:val="000000" w:themeColor="text1"/>
          <w:rPrChange w:id="1448" w:author="FURSYS" w:date="2025-12-04T15:42:00Z">
            <w:rPr>
              <w:rFonts w:ascii="Noto Sans CJK KR Regular" w:eastAsia="Noto Sans CJK KR Regular" w:hAnsi="Noto Sans CJK KR Regular"/>
              <w:bCs/>
              <w:color w:val="000000" w:themeColor="text1"/>
            </w:rPr>
          </w:rPrChange>
        </w:rPr>
        <w:t xml:space="preserve"> 장소 </w:t>
      </w:r>
      <w:r w:rsidRPr="000C7330">
        <w:rPr>
          <w:rFonts w:eastAsiaTheme="minorHAnsi" w:hint="eastAsia"/>
          <w:bCs/>
          <w:color w:val="000000" w:themeColor="text1"/>
          <w:rPrChange w:id="1449" w:author="FURSYS" w:date="2025-12-04T15:42:00Z">
            <w:rPr>
              <w:rFonts w:ascii="Noto Sans CJK KR Regular" w:eastAsia="Noto Sans CJK KR Regular" w:hAnsi="Noto Sans CJK KR Regular" w:hint="eastAsia"/>
              <w:bCs/>
              <w:color w:val="000000" w:themeColor="text1"/>
            </w:rPr>
          </w:rPrChange>
        </w:rPr>
        <w:t>이외의</w:t>
      </w:r>
      <w:r w:rsidRPr="000C7330">
        <w:rPr>
          <w:rFonts w:eastAsiaTheme="minorHAnsi"/>
          <w:bCs/>
          <w:color w:val="000000" w:themeColor="text1"/>
          <w:rPrChange w:id="1450" w:author="FURSYS" w:date="2025-12-04T15:42:00Z">
            <w:rPr>
              <w:rFonts w:ascii="Noto Sans CJK KR Regular" w:eastAsia="Noto Sans CJK KR Regular" w:hAnsi="Noto Sans CJK KR Regular"/>
              <w:bCs/>
              <w:color w:val="000000" w:themeColor="text1"/>
            </w:rPr>
          </w:rPrChange>
        </w:rPr>
        <w:t xml:space="preserve"> 다른 </w:t>
      </w:r>
      <w:r w:rsidR="00DE279C" w:rsidRPr="000C7330">
        <w:rPr>
          <w:rFonts w:eastAsiaTheme="minorHAnsi" w:hint="eastAsia"/>
          <w:bCs/>
          <w:color w:val="000000" w:themeColor="text1"/>
          <w:rPrChange w:id="1451" w:author="FURSYS" w:date="2025-12-04T15:42:00Z">
            <w:rPr>
              <w:rFonts w:ascii="Noto Sans CJK KR Regular" w:eastAsia="Noto Sans CJK KR Regular" w:hAnsi="Noto Sans CJK KR Regular" w:hint="eastAsia"/>
              <w:bCs/>
              <w:color w:val="000000" w:themeColor="text1"/>
            </w:rPr>
          </w:rPrChange>
        </w:rPr>
        <w:t>장소</w:t>
      </w:r>
      <w:r w:rsidRPr="000C7330">
        <w:rPr>
          <w:rFonts w:eastAsiaTheme="minorHAnsi" w:hint="eastAsia"/>
          <w:bCs/>
          <w:color w:val="000000" w:themeColor="text1"/>
          <w:rPrChange w:id="1452" w:author="FURSYS" w:date="2025-12-04T15:42:00Z">
            <w:rPr>
              <w:rFonts w:ascii="Noto Sans CJK KR Regular" w:eastAsia="Noto Sans CJK KR Regular" w:hAnsi="Noto Sans CJK KR Regular" w:hint="eastAsia"/>
              <w:bCs/>
              <w:color w:val="000000" w:themeColor="text1"/>
            </w:rPr>
          </w:rPrChange>
        </w:rPr>
        <w:t>로</w:t>
      </w:r>
      <w:r w:rsidRPr="000C7330">
        <w:rPr>
          <w:rFonts w:eastAsiaTheme="minorHAnsi"/>
          <w:bCs/>
          <w:color w:val="000000" w:themeColor="text1"/>
          <w:rPrChange w:id="1453"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54" w:author="FURSYS" w:date="2025-12-04T15:42:00Z">
            <w:rPr>
              <w:rFonts w:ascii="Noto Sans CJK KR Regular" w:eastAsia="Noto Sans CJK KR Regular" w:hAnsi="Noto Sans CJK KR Regular" w:hint="eastAsia"/>
              <w:bCs/>
              <w:color w:val="000000" w:themeColor="text1"/>
            </w:rPr>
          </w:rPrChange>
        </w:rPr>
        <w:t>이전하는</w:t>
      </w:r>
      <w:r w:rsidRPr="000C7330">
        <w:rPr>
          <w:rFonts w:eastAsiaTheme="minorHAnsi"/>
          <w:bCs/>
          <w:color w:val="000000" w:themeColor="text1"/>
          <w:rPrChange w:id="1455"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56" w:author="FURSYS" w:date="2025-12-04T15:42:00Z">
            <w:rPr>
              <w:rFonts w:ascii="Noto Sans CJK KR Regular" w:eastAsia="Noto Sans CJK KR Regular" w:hAnsi="Noto Sans CJK KR Regular" w:hint="eastAsia"/>
              <w:bCs/>
              <w:color w:val="000000" w:themeColor="text1"/>
            </w:rPr>
          </w:rPrChange>
        </w:rPr>
        <w:t>행위</w:t>
      </w:r>
    </w:p>
    <w:p w14:paraId="19F25451" w14:textId="77777777" w:rsidR="00D44207" w:rsidRPr="000C7330" w:rsidRDefault="008B624F" w:rsidP="00D44207">
      <w:pPr>
        <w:pStyle w:val="a3"/>
        <w:numPr>
          <w:ilvl w:val="1"/>
          <w:numId w:val="26"/>
        </w:numPr>
        <w:wordWrap/>
        <w:spacing w:before="39" w:line="206" w:lineRule="auto"/>
        <w:ind w:leftChars="0" w:right="278"/>
        <w:rPr>
          <w:rFonts w:eastAsiaTheme="minorHAnsi"/>
          <w:color w:val="000000" w:themeColor="text1"/>
          <w:rPrChange w:id="1457"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bCs/>
          <w:color w:val="000000" w:themeColor="text1"/>
          <w:rPrChange w:id="1458" w:author="FURSYS" w:date="2025-12-04T15:42:00Z">
            <w:rPr>
              <w:rFonts w:ascii="Noto Sans CJK KR Regular" w:eastAsia="Noto Sans CJK KR Regular" w:hAnsi="Noto Sans CJK KR Regular" w:hint="eastAsia"/>
              <w:bCs/>
              <w:color w:val="000000" w:themeColor="text1"/>
            </w:rPr>
          </w:rPrChange>
        </w:rPr>
        <w:t>계약물품을</w:t>
      </w:r>
      <w:r w:rsidRPr="000C7330">
        <w:rPr>
          <w:rFonts w:eastAsiaTheme="minorHAnsi"/>
          <w:bCs/>
          <w:color w:val="000000" w:themeColor="text1"/>
          <w:rPrChange w:id="1459"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60" w:author="FURSYS" w:date="2025-12-04T15:42:00Z">
            <w:rPr>
              <w:rFonts w:ascii="Noto Sans CJK KR Regular" w:eastAsia="Noto Sans CJK KR Regular" w:hAnsi="Noto Sans CJK KR Regular" w:hint="eastAsia"/>
              <w:bCs/>
              <w:color w:val="000000" w:themeColor="text1"/>
            </w:rPr>
          </w:rPrChange>
        </w:rPr>
        <w:t>질권</w:t>
      </w:r>
      <w:r w:rsidRPr="000C7330">
        <w:rPr>
          <w:rFonts w:eastAsiaTheme="minorHAnsi"/>
          <w:bCs/>
          <w:color w:val="000000" w:themeColor="text1"/>
          <w:rPrChange w:id="1461"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62" w:author="FURSYS" w:date="2025-12-04T15:42:00Z">
            <w:rPr>
              <w:rFonts w:ascii="Noto Sans CJK KR Regular" w:eastAsia="Noto Sans CJK KR Regular" w:hAnsi="Noto Sans CJK KR Regular" w:hint="eastAsia"/>
              <w:bCs/>
              <w:color w:val="000000" w:themeColor="text1"/>
            </w:rPr>
          </w:rPrChange>
        </w:rPr>
        <w:t>저당권</w:t>
      </w:r>
      <w:r w:rsidRPr="000C7330">
        <w:rPr>
          <w:rFonts w:eastAsiaTheme="minorHAnsi"/>
          <w:bCs/>
          <w:color w:val="000000" w:themeColor="text1"/>
          <w:rPrChange w:id="1463"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64" w:author="FURSYS" w:date="2025-12-04T15:42:00Z">
            <w:rPr>
              <w:rFonts w:ascii="Noto Sans CJK KR Regular" w:eastAsia="Noto Sans CJK KR Regular" w:hAnsi="Noto Sans CJK KR Regular" w:hint="eastAsia"/>
              <w:bCs/>
              <w:color w:val="000000" w:themeColor="text1"/>
            </w:rPr>
          </w:rPrChange>
        </w:rPr>
        <w:t>양도</w:t>
      </w:r>
      <w:r w:rsidRPr="000C7330">
        <w:rPr>
          <w:rFonts w:eastAsiaTheme="minorHAnsi"/>
          <w:bCs/>
          <w:color w:val="000000" w:themeColor="text1"/>
          <w:rPrChange w:id="1465"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66" w:author="FURSYS" w:date="2025-12-04T15:42:00Z">
            <w:rPr>
              <w:rFonts w:ascii="Noto Sans CJK KR Regular" w:eastAsia="Noto Sans CJK KR Regular" w:hAnsi="Noto Sans CJK KR Regular" w:hint="eastAsia"/>
              <w:bCs/>
              <w:color w:val="000000" w:themeColor="text1"/>
            </w:rPr>
          </w:rPrChange>
        </w:rPr>
        <w:t>담보권</w:t>
      </w:r>
      <w:r w:rsidRPr="000C7330">
        <w:rPr>
          <w:rFonts w:eastAsiaTheme="minorHAnsi"/>
          <w:bCs/>
          <w:color w:val="000000" w:themeColor="text1"/>
          <w:rPrChange w:id="1467"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68" w:author="FURSYS" w:date="2025-12-04T15:42:00Z">
            <w:rPr>
              <w:rFonts w:ascii="Noto Sans CJK KR Regular" w:eastAsia="Noto Sans CJK KR Regular" w:hAnsi="Noto Sans CJK KR Regular" w:hint="eastAsia"/>
              <w:bCs/>
              <w:color w:val="000000" w:themeColor="text1"/>
            </w:rPr>
          </w:rPrChange>
        </w:rPr>
        <w:t>등의</w:t>
      </w:r>
      <w:r w:rsidRPr="000C7330">
        <w:rPr>
          <w:rFonts w:eastAsiaTheme="minorHAnsi"/>
          <w:bCs/>
          <w:color w:val="000000" w:themeColor="text1"/>
          <w:rPrChange w:id="1469"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70" w:author="FURSYS" w:date="2025-12-04T15:42:00Z">
            <w:rPr>
              <w:rFonts w:ascii="Noto Sans CJK KR Regular" w:eastAsia="Noto Sans CJK KR Regular" w:hAnsi="Noto Sans CJK KR Regular" w:hint="eastAsia"/>
              <w:bCs/>
              <w:color w:val="000000" w:themeColor="text1"/>
            </w:rPr>
          </w:rPrChange>
        </w:rPr>
        <w:t>목적물로</w:t>
      </w:r>
      <w:r w:rsidRPr="000C7330">
        <w:rPr>
          <w:rFonts w:eastAsiaTheme="minorHAnsi"/>
          <w:bCs/>
          <w:color w:val="000000" w:themeColor="text1"/>
          <w:rPrChange w:id="1471"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72" w:author="FURSYS" w:date="2025-12-04T15:42:00Z">
            <w:rPr>
              <w:rFonts w:ascii="Noto Sans CJK KR Regular" w:eastAsia="Noto Sans CJK KR Regular" w:hAnsi="Noto Sans CJK KR Regular" w:hint="eastAsia"/>
              <w:bCs/>
              <w:color w:val="000000" w:themeColor="text1"/>
            </w:rPr>
          </w:rPrChange>
        </w:rPr>
        <w:t>제공하는</w:t>
      </w:r>
      <w:r w:rsidRPr="000C7330">
        <w:rPr>
          <w:rFonts w:eastAsiaTheme="minorHAnsi"/>
          <w:bCs/>
          <w:color w:val="000000" w:themeColor="text1"/>
          <w:rPrChange w:id="1473"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74" w:author="FURSYS" w:date="2025-12-04T15:42:00Z">
            <w:rPr>
              <w:rFonts w:ascii="Noto Sans CJK KR Regular" w:eastAsia="Noto Sans CJK KR Regular" w:hAnsi="Noto Sans CJK KR Regular" w:hint="eastAsia"/>
              <w:bCs/>
              <w:color w:val="000000" w:themeColor="text1"/>
            </w:rPr>
          </w:rPrChange>
        </w:rPr>
        <w:t>등</w:t>
      </w:r>
      <w:r w:rsidRPr="000C7330">
        <w:rPr>
          <w:rFonts w:eastAsiaTheme="minorHAnsi"/>
          <w:bCs/>
          <w:color w:val="000000" w:themeColor="text1"/>
          <w:rPrChange w:id="1475"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76" w:author="FURSYS" w:date="2025-12-04T15:42:00Z">
            <w:rPr>
              <w:rFonts w:ascii="Noto Sans CJK KR Regular" w:eastAsia="Noto Sans CJK KR Regular" w:hAnsi="Noto Sans CJK KR Regular" w:hint="eastAsia"/>
              <w:bCs/>
              <w:color w:val="000000" w:themeColor="text1"/>
            </w:rPr>
          </w:rPrChange>
        </w:rPr>
        <w:t>퍼시스의</w:t>
      </w:r>
      <w:r w:rsidRPr="000C7330">
        <w:rPr>
          <w:rFonts w:eastAsiaTheme="minorHAnsi"/>
          <w:bCs/>
          <w:color w:val="000000" w:themeColor="text1"/>
          <w:rPrChange w:id="1477"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78" w:author="FURSYS" w:date="2025-12-04T15:42:00Z">
            <w:rPr>
              <w:rFonts w:ascii="Noto Sans CJK KR Regular" w:eastAsia="Noto Sans CJK KR Regular" w:hAnsi="Noto Sans CJK KR Regular" w:hint="eastAsia"/>
              <w:bCs/>
              <w:color w:val="000000" w:themeColor="text1"/>
            </w:rPr>
          </w:rPrChange>
        </w:rPr>
        <w:t>계약물품에</w:t>
      </w:r>
      <w:r w:rsidRPr="000C7330">
        <w:rPr>
          <w:rFonts w:eastAsiaTheme="minorHAnsi"/>
          <w:bCs/>
          <w:color w:val="000000" w:themeColor="text1"/>
          <w:rPrChange w:id="1479"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80" w:author="FURSYS" w:date="2025-12-04T15:42:00Z">
            <w:rPr>
              <w:rFonts w:ascii="Noto Sans CJK KR Regular" w:eastAsia="Noto Sans CJK KR Regular" w:hAnsi="Noto Sans CJK KR Regular" w:hint="eastAsia"/>
              <w:bCs/>
              <w:color w:val="000000" w:themeColor="text1"/>
            </w:rPr>
          </w:rPrChange>
        </w:rPr>
        <w:t>대한</w:t>
      </w:r>
      <w:r w:rsidRPr="000C7330">
        <w:rPr>
          <w:rFonts w:eastAsiaTheme="minorHAnsi"/>
          <w:bCs/>
          <w:color w:val="000000" w:themeColor="text1"/>
          <w:rPrChange w:id="1481"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82" w:author="FURSYS" w:date="2025-12-04T15:42:00Z">
            <w:rPr>
              <w:rFonts w:ascii="Noto Sans CJK KR Regular" w:eastAsia="Noto Sans CJK KR Regular" w:hAnsi="Noto Sans CJK KR Regular" w:hint="eastAsia"/>
              <w:bCs/>
              <w:color w:val="000000" w:themeColor="text1"/>
            </w:rPr>
          </w:rPrChange>
        </w:rPr>
        <w:t>소유권</w:t>
      </w:r>
      <w:r w:rsidRPr="000C7330">
        <w:rPr>
          <w:rFonts w:eastAsiaTheme="minorHAnsi"/>
          <w:bCs/>
          <w:color w:val="000000" w:themeColor="text1"/>
          <w:rPrChange w:id="1483"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84" w:author="FURSYS" w:date="2025-12-04T15:42:00Z">
            <w:rPr>
              <w:rFonts w:ascii="Noto Sans CJK KR Regular" w:eastAsia="Noto Sans CJK KR Regular" w:hAnsi="Noto Sans CJK KR Regular" w:hint="eastAsia"/>
              <w:bCs/>
              <w:color w:val="000000" w:themeColor="text1"/>
            </w:rPr>
          </w:rPrChange>
        </w:rPr>
        <w:t>행사를</w:t>
      </w:r>
      <w:r w:rsidRPr="000C7330">
        <w:rPr>
          <w:rFonts w:eastAsiaTheme="minorHAnsi"/>
          <w:bCs/>
          <w:color w:val="000000" w:themeColor="text1"/>
          <w:rPrChange w:id="1485"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86" w:author="FURSYS" w:date="2025-12-04T15:42:00Z">
            <w:rPr>
              <w:rFonts w:ascii="Noto Sans CJK KR Regular" w:eastAsia="Noto Sans CJK KR Regular" w:hAnsi="Noto Sans CJK KR Regular" w:hint="eastAsia"/>
              <w:bCs/>
              <w:color w:val="000000" w:themeColor="text1"/>
            </w:rPr>
          </w:rPrChange>
        </w:rPr>
        <w:t>제한하거나</w:t>
      </w:r>
      <w:r w:rsidRPr="000C7330">
        <w:rPr>
          <w:rFonts w:eastAsiaTheme="minorHAnsi"/>
          <w:bCs/>
          <w:color w:val="000000" w:themeColor="text1"/>
          <w:rPrChange w:id="1487"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88" w:author="FURSYS" w:date="2025-12-04T15:42:00Z">
            <w:rPr>
              <w:rFonts w:ascii="Noto Sans CJK KR Regular" w:eastAsia="Noto Sans CJK KR Regular" w:hAnsi="Noto Sans CJK KR Regular" w:hint="eastAsia"/>
              <w:bCs/>
              <w:color w:val="000000" w:themeColor="text1"/>
            </w:rPr>
          </w:rPrChange>
        </w:rPr>
        <w:t>그러할</w:t>
      </w:r>
      <w:r w:rsidRPr="000C7330">
        <w:rPr>
          <w:rFonts w:eastAsiaTheme="minorHAnsi"/>
          <w:bCs/>
          <w:color w:val="000000" w:themeColor="text1"/>
          <w:rPrChange w:id="1489"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90" w:author="FURSYS" w:date="2025-12-04T15:42:00Z">
            <w:rPr>
              <w:rFonts w:ascii="Noto Sans CJK KR Regular" w:eastAsia="Noto Sans CJK KR Regular" w:hAnsi="Noto Sans CJK KR Regular" w:hint="eastAsia"/>
              <w:bCs/>
              <w:color w:val="000000" w:themeColor="text1"/>
            </w:rPr>
          </w:rPrChange>
        </w:rPr>
        <w:t>우려가</w:t>
      </w:r>
      <w:r w:rsidRPr="000C7330">
        <w:rPr>
          <w:rFonts w:eastAsiaTheme="minorHAnsi"/>
          <w:bCs/>
          <w:color w:val="000000" w:themeColor="text1"/>
          <w:rPrChange w:id="1491"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92" w:author="FURSYS" w:date="2025-12-04T15:42:00Z">
            <w:rPr>
              <w:rFonts w:ascii="Noto Sans CJK KR Regular" w:eastAsia="Noto Sans CJK KR Regular" w:hAnsi="Noto Sans CJK KR Regular" w:hint="eastAsia"/>
              <w:bCs/>
              <w:color w:val="000000" w:themeColor="text1"/>
            </w:rPr>
          </w:rPrChange>
        </w:rPr>
        <w:t>있는</w:t>
      </w:r>
      <w:r w:rsidRPr="000C7330">
        <w:rPr>
          <w:rFonts w:eastAsiaTheme="minorHAnsi"/>
          <w:bCs/>
          <w:color w:val="000000" w:themeColor="text1"/>
          <w:rPrChange w:id="1493"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94" w:author="FURSYS" w:date="2025-12-04T15:42:00Z">
            <w:rPr>
              <w:rFonts w:ascii="Noto Sans CJK KR Regular" w:eastAsia="Noto Sans CJK KR Regular" w:hAnsi="Noto Sans CJK KR Regular" w:hint="eastAsia"/>
              <w:bCs/>
              <w:color w:val="000000" w:themeColor="text1"/>
            </w:rPr>
          </w:rPrChange>
        </w:rPr>
        <w:t>제반</w:t>
      </w:r>
      <w:r w:rsidRPr="000C7330">
        <w:rPr>
          <w:rFonts w:eastAsiaTheme="minorHAnsi"/>
          <w:bCs/>
          <w:color w:val="000000" w:themeColor="text1"/>
          <w:rPrChange w:id="1495"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496" w:author="FURSYS" w:date="2025-12-04T15:42:00Z">
            <w:rPr>
              <w:rFonts w:ascii="Noto Sans CJK KR Regular" w:eastAsia="Noto Sans CJK KR Regular" w:hAnsi="Noto Sans CJK KR Regular" w:hint="eastAsia"/>
              <w:bCs/>
              <w:color w:val="000000" w:themeColor="text1"/>
            </w:rPr>
          </w:rPrChange>
        </w:rPr>
        <w:t>행위</w:t>
      </w:r>
    </w:p>
    <w:p w14:paraId="03D52CB1" w14:textId="77777777" w:rsidR="00D44207" w:rsidRPr="000C7330" w:rsidRDefault="008B624F" w:rsidP="00D44207">
      <w:pPr>
        <w:pStyle w:val="a3"/>
        <w:numPr>
          <w:ilvl w:val="1"/>
          <w:numId w:val="26"/>
        </w:numPr>
        <w:wordWrap/>
        <w:spacing w:before="39" w:line="206" w:lineRule="auto"/>
        <w:ind w:leftChars="0" w:right="278"/>
        <w:rPr>
          <w:rFonts w:eastAsiaTheme="minorHAnsi"/>
          <w:color w:val="000000" w:themeColor="text1"/>
          <w:rPrChange w:id="1497"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bCs/>
          <w:color w:val="000000" w:themeColor="text1"/>
          <w:rPrChange w:id="1498" w:author="FURSYS" w:date="2025-12-04T15:42:00Z">
            <w:rPr>
              <w:rFonts w:ascii="Noto Sans CJK KR Regular" w:eastAsia="Noto Sans CJK KR Regular" w:hAnsi="Noto Sans CJK KR Regular" w:hint="eastAsia"/>
              <w:bCs/>
              <w:color w:val="000000" w:themeColor="text1"/>
            </w:rPr>
          </w:rPrChange>
        </w:rPr>
        <w:t>계약물품에</w:t>
      </w:r>
      <w:r w:rsidRPr="000C7330">
        <w:rPr>
          <w:rFonts w:eastAsiaTheme="minorHAnsi"/>
          <w:bCs/>
          <w:color w:val="000000" w:themeColor="text1"/>
          <w:rPrChange w:id="1499"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00" w:author="FURSYS" w:date="2025-12-04T15:42:00Z">
            <w:rPr>
              <w:rFonts w:ascii="Noto Sans CJK KR Regular" w:eastAsia="Noto Sans CJK KR Regular" w:hAnsi="Noto Sans CJK KR Regular" w:hint="eastAsia"/>
              <w:bCs/>
              <w:color w:val="000000" w:themeColor="text1"/>
            </w:rPr>
          </w:rPrChange>
        </w:rPr>
        <w:t>부착된</w:t>
      </w:r>
      <w:r w:rsidRPr="000C7330">
        <w:rPr>
          <w:rFonts w:eastAsiaTheme="minorHAnsi"/>
          <w:bCs/>
          <w:color w:val="000000" w:themeColor="text1"/>
          <w:rPrChange w:id="1501"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02" w:author="FURSYS" w:date="2025-12-04T15:42:00Z">
            <w:rPr>
              <w:rFonts w:ascii="Noto Sans CJK KR Regular" w:eastAsia="Noto Sans CJK KR Regular" w:hAnsi="Noto Sans CJK KR Regular" w:hint="eastAsia"/>
              <w:bCs/>
              <w:color w:val="000000" w:themeColor="text1"/>
            </w:rPr>
          </w:rPrChange>
        </w:rPr>
        <w:t>퍼시스의</w:t>
      </w:r>
      <w:r w:rsidRPr="000C7330">
        <w:rPr>
          <w:rFonts w:eastAsiaTheme="minorHAnsi"/>
          <w:bCs/>
          <w:color w:val="000000" w:themeColor="text1"/>
          <w:rPrChange w:id="1503"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04" w:author="FURSYS" w:date="2025-12-04T15:42:00Z">
            <w:rPr>
              <w:rFonts w:ascii="Noto Sans CJK KR Regular" w:eastAsia="Noto Sans CJK KR Regular" w:hAnsi="Noto Sans CJK KR Regular" w:hint="eastAsia"/>
              <w:bCs/>
              <w:color w:val="000000" w:themeColor="text1"/>
            </w:rPr>
          </w:rPrChange>
        </w:rPr>
        <w:t>소유권</w:t>
      </w:r>
      <w:r w:rsidRPr="000C7330">
        <w:rPr>
          <w:rFonts w:eastAsiaTheme="minorHAnsi"/>
          <w:bCs/>
          <w:color w:val="000000" w:themeColor="text1"/>
          <w:rPrChange w:id="1505"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06" w:author="FURSYS" w:date="2025-12-04T15:42:00Z">
            <w:rPr>
              <w:rFonts w:ascii="Noto Sans CJK KR Regular" w:eastAsia="Noto Sans CJK KR Regular" w:hAnsi="Noto Sans CJK KR Regular" w:hint="eastAsia"/>
              <w:bCs/>
              <w:color w:val="000000" w:themeColor="text1"/>
            </w:rPr>
          </w:rPrChange>
        </w:rPr>
        <w:t>표식</w:t>
      </w:r>
      <w:r w:rsidRPr="000C7330">
        <w:rPr>
          <w:rFonts w:eastAsiaTheme="minorHAnsi"/>
          <w:bCs/>
          <w:color w:val="000000" w:themeColor="text1"/>
          <w:rPrChange w:id="1507"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08" w:author="FURSYS" w:date="2025-12-04T15:42:00Z">
            <w:rPr>
              <w:rFonts w:ascii="Noto Sans CJK KR Regular" w:eastAsia="Noto Sans CJK KR Regular" w:hAnsi="Noto Sans CJK KR Regular" w:hint="eastAsia"/>
              <w:bCs/>
              <w:color w:val="000000" w:themeColor="text1"/>
            </w:rPr>
          </w:rPrChange>
        </w:rPr>
        <w:t>상호</w:t>
      </w:r>
      <w:r w:rsidRPr="000C7330">
        <w:rPr>
          <w:rFonts w:eastAsiaTheme="minorHAnsi"/>
          <w:bCs/>
          <w:color w:val="000000" w:themeColor="text1"/>
          <w:rPrChange w:id="1509"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10" w:author="FURSYS" w:date="2025-12-04T15:42:00Z">
            <w:rPr>
              <w:rFonts w:ascii="Noto Sans CJK KR Regular" w:eastAsia="Noto Sans CJK KR Regular" w:hAnsi="Noto Sans CJK KR Regular" w:hint="eastAsia"/>
              <w:bCs/>
              <w:color w:val="000000" w:themeColor="text1"/>
            </w:rPr>
          </w:rPrChange>
        </w:rPr>
        <w:t>상표</w:t>
      </w:r>
      <w:r w:rsidRPr="000C7330">
        <w:rPr>
          <w:rFonts w:eastAsiaTheme="minorHAnsi"/>
          <w:bCs/>
          <w:color w:val="000000" w:themeColor="text1"/>
          <w:rPrChange w:id="1511"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12" w:author="FURSYS" w:date="2025-12-04T15:42:00Z">
            <w:rPr>
              <w:rFonts w:ascii="Noto Sans CJK KR Regular" w:eastAsia="Noto Sans CJK KR Regular" w:hAnsi="Noto Sans CJK KR Regular" w:hint="eastAsia"/>
              <w:bCs/>
              <w:color w:val="000000" w:themeColor="text1"/>
            </w:rPr>
          </w:rPrChange>
        </w:rPr>
        <w:t>기타</w:t>
      </w:r>
      <w:r w:rsidRPr="000C7330">
        <w:rPr>
          <w:rFonts w:eastAsiaTheme="minorHAnsi"/>
          <w:bCs/>
          <w:color w:val="000000" w:themeColor="text1"/>
          <w:rPrChange w:id="1513"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14" w:author="FURSYS" w:date="2025-12-04T15:42:00Z">
            <w:rPr>
              <w:rFonts w:ascii="Noto Sans CJK KR Regular" w:eastAsia="Noto Sans CJK KR Regular" w:hAnsi="Noto Sans CJK KR Regular" w:hint="eastAsia"/>
              <w:bCs/>
              <w:color w:val="000000" w:themeColor="text1"/>
            </w:rPr>
          </w:rPrChange>
        </w:rPr>
        <w:t>표식</w:t>
      </w:r>
      <w:r w:rsidRPr="000C7330">
        <w:rPr>
          <w:rFonts w:eastAsiaTheme="minorHAnsi"/>
          <w:bCs/>
          <w:color w:val="000000" w:themeColor="text1"/>
          <w:rPrChange w:id="1515"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16" w:author="FURSYS" w:date="2025-12-04T15:42:00Z">
            <w:rPr>
              <w:rFonts w:ascii="Noto Sans CJK KR Regular" w:eastAsia="Noto Sans CJK KR Regular" w:hAnsi="Noto Sans CJK KR Regular" w:hint="eastAsia"/>
              <w:bCs/>
              <w:color w:val="000000" w:themeColor="text1"/>
            </w:rPr>
          </w:rPrChange>
        </w:rPr>
        <w:t>등을</w:t>
      </w:r>
      <w:r w:rsidRPr="000C7330">
        <w:rPr>
          <w:rFonts w:eastAsiaTheme="minorHAnsi"/>
          <w:bCs/>
          <w:color w:val="000000" w:themeColor="text1"/>
          <w:rPrChange w:id="1517"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18" w:author="FURSYS" w:date="2025-12-04T15:42:00Z">
            <w:rPr>
              <w:rFonts w:ascii="Noto Sans CJK KR Regular" w:eastAsia="Noto Sans CJK KR Regular" w:hAnsi="Noto Sans CJK KR Regular" w:hint="eastAsia"/>
              <w:bCs/>
              <w:color w:val="000000" w:themeColor="text1"/>
            </w:rPr>
          </w:rPrChange>
        </w:rPr>
        <w:t>제거</w:t>
      </w:r>
      <w:r w:rsidRPr="000C7330">
        <w:rPr>
          <w:rFonts w:eastAsiaTheme="minorHAnsi"/>
          <w:bCs/>
          <w:color w:val="000000" w:themeColor="text1"/>
          <w:rPrChange w:id="1519"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20" w:author="FURSYS" w:date="2025-12-04T15:42:00Z">
            <w:rPr>
              <w:rFonts w:ascii="Noto Sans CJK KR Regular" w:eastAsia="Noto Sans CJK KR Regular" w:hAnsi="Noto Sans CJK KR Regular" w:hint="eastAsia"/>
              <w:bCs/>
              <w:color w:val="000000" w:themeColor="text1"/>
            </w:rPr>
          </w:rPrChange>
        </w:rPr>
        <w:t>또는</w:t>
      </w:r>
      <w:r w:rsidRPr="000C7330">
        <w:rPr>
          <w:rFonts w:eastAsiaTheme="minorHAnsi"/>
          <w:bCs/>
          <w:color w:val="000000" w:themeColor="text1"/>
          <w:rPrChange w:id="1521"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22" w:author="FURSYS" w:date="2025-12-04T15:42:00Z">
            <w:rPr>
              <w:rFonts w:ascii="Noto Sans CJK KR Regular" w:eastAsia="Noto Sans CJK KR Regular" w:hAnsi="Noto Sans CJK KR Regular" w:hint="eastAsia"/>
              <w:bCs/>
              <w:color w:val="000000" w:themeColor="text1"/>
            </w:rPr>
          </w:rPrChange>
        </w:rPr>
        <w:t>훼손하는</w:t>
      </w:r>
      <w:r w:rsidRPr="000C7330">
        <w:rPr>
          <w:rFonts w:eastAsiaTheme="minorHAnsi"/>
          <w:bCs/>
          <w:color w:val="000000" w:themeColor="text1"/>
          <w:rPrChange w:id="1523"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24" w:author="FURSYS" w:date="2025-12-04T15:42:00Z">
            <w:rPr>
              <w:rFonts w:ascii="Noto Sans CJK KR Regular" w:eastAsia="Noto Sans CJK KR Regular" w:hAnsi="Noto Sans CJK KR Regular" w:hint="eastAsia"/>
              <w:bCs/>
              <w:color w:val="000000" w:themeColor="text1"/>
            </w:rPr>
          </w:rPrChange>
        </w:rPr>
        <w:t>행위</w:t>
      </w:r>
      <w:r w:rsidRPr="000C7330">
        <w:rPr>
          <w:rFonts w:eastAsiaTheme="minorHAnsi"/>
          <w:bCs/>
          <w:color w:val="000000" w:themeColor="text1"/>
          <w:rPrChange w:id="1525" w:author="FURSYS" w:date="2025-12-04T15:42:00Z">
            <w:rPr>
              <w:rFonts w:ascii="Noto Sans CJK KR Regular" w:eastAsia="Noto Sans CJK KR Regular" w:hAnsi="Noto Sans CJK KR Regular"/>
              <w:bCs/>
              <w:color w:val="000000" w:themeColor="text1"/>
            </w:rPr>
          </w:rPrChange>
        </w:rPr>
        <w:t>.</w:t>
      </w:r>
    </w:p>
    <w:p w14:paraId="142DC742" w14:textId="1E023A10" w:rsidR="00C04C81" w:rsidRPr="000C7330" w:rsidRDefault="008B624F" w:rsidP="00D44207">
      <w:pPr>
        <w:pStyle w:val="a3"/>
        <w:numPr>
          <w:ilvl w:val="1"/>
          <w:numId w:val="26"/>
        </w:numPr>
        <w:wordWrap/>
        <w:spacing w:before="39" w:line="206" w:lineRule="auto"/>
        <w:ind w:leftChars="0" w:right="278"/>
        <w:rPr>
          <w:rFonts w:eastAsiaTheme="minorHAnsi"/>
          <w:color w:val="000000" w:themeColor="text1"/>
          <w:rPrChange w:id="1526"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bCs/>
          <w:color w:val="000000" w:themeColor="text1"/>
          <w:rPrChange w:id="1527" w:author="FURSYS" w:date="2025-12-04T15:42:00Z">
            <w:rPr>
              <w:rFonts w:ascii="Noto Sans CJK KR Regular" w:eastAsia="Noto Sans CJK KR Regular" w:hAnsi="Noto Sans CJK KR Regular" w:hint="eastAsia"/>
              <w:bCs/>
              <w:color w:val="000000" w:themeColor="text1"/>
            </w:rPr>
          </w:rPrChange>
        </w:rPr>
        <w:t>계약물품</w:t>
      </w:r>
      <w:r w:rsidR="0099438D" w:rsidRPr="000C7330">
        <w:rPr>
          <w:rFonts w:eastAsiaTheme="minorHAnsi" w:hint="eastAsia"/>
          <w:bCs/>
          <w:color w:val="000000" w:themeColor="text1"/>
          <w:rPrChange w:id="1528" w:author="FURSYS" w:date="2025-12-04T15:42:00Z">
            <w:rPr>
              <w:rFonts w:ascii="Noto Sans CJK KR Regular" w:eastAsia="Noto Sans CJK KR Regular" w:hAnsi="Noto Sans CJK KR Regular" w:hint="eastAsia"/>
              <w:bCs/>
              <w:color w:val="000000" w:themeColor="text1"/>
            </w:rPr>
          </w:rPrChange>
        </w:rPr>
        <w:t>의</w:t>
      </w:r>
      <w:r w:rsidRPr="000C7330">
        <w:rPr>
          <w:rFonts w:eastAsiaTheme="minorHAnsi"/>
          <w:bCs/>
          <w:color w:val="000000" w:themeColor="text1"/>
          <w:rPrChange w:id="1529" w:author="FURSYS" w:date="2025-12-04T15:42:00Z">
            <w:rPr>
              <w:rFonts w:ascii="Noto Sans CJK KR Regular" w:eastAsia="Noto Sans CJK KR Regular" w:hAnsi="Noto Sans CJK KR Regular"/>
              <w:bCs/>
              <w:color w:val="000000" w:themeColor="text1"/>
            </w:rPr>
          </w:rPrChange>
        </w:rPr>
        <w:t xml:space="preserve"> 일부 또는 전부를 교체,</w:t>
      </w:r>
      <w:r w:rsidR="00DE279C" w:rsidRPr="000C7330">
        <w:rPr>
          <w:rFonts w:eastAsiaTheme="minorHAnsi"/>
          <w:bCs/>
          <w:color w:val="000000" w:themeColor="text1"/>
          <w:rPrChange w:id="1530"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31" w:author="FURSYS" w:date="2025-12-04T15:42:00Z">
            <w:rPr>
              <w:rFonts w:ascii="Noto Sans CJK KR Regular" w:eastAsia="Noto Sans CJK KR Regular" w:hAnsi="Noto Sans CJK KR Regular" w:hint="eastAsia"/>
              <w:bCs/>
              <w:color w:val="000000" w:themeColor="text1"/>
            </w:rPr>
          </w:rPrChange>
        </w:rPr>
        <w:t>제거</w:t>
      </w:r>
      <w:r w:rsidRPr="000C7330">
        <w:rPr>
          <w:rFonts w:eastAsiaTheme="minorHAnsi"/>
          <w:bCs/>
          <w:color w:val="000000" w:themeColor="text1"/>
          <w:rPrChange w:id="1532"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33" w:author="FURSYS" w:date="2025-12-04T15:42:00Z">
            <w:rPr>
              <w:rFonts w:ascii="Noto Sans CJK KR Regular" w:eastAsia="Noto Sans CJK KR Regular" w:hAnsi="Noto Sans CJK KR Regular" w:hint="eastAsia"/>
              <w:bCs/>
              <w:color w:val="000000" w:themeColor="text1"/>
            </w:rPr>
          </w:rPrChange>
        </w:rPr>
        <w:t>또는</w:t>
      </w:r>
      <w:r w:rsidRPr="000C7330">
        <w:rPr>
          <w:rFonts w:eastAsiaTheme="minorHAnsi"/>
          <w:bCs/>
          <w:color w:val="000000" w:themeColor="text1"/>
          <w:rPrChange w:id="1534"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35" w:author="FURSYS" w:date="2025-12-04T15:42:00Z">
            <w:rPr>
              <w:rFonts w:ascii="Noto Sans CJK KR Regular" w:eastAsia="Noto Sans CJK KR Regular" w:hAnsi="Noto Sans CJK KR Regular" w:hint="eastAsia"/>
              <w:bCs/>
              <w:color w:val="000000" w:themeColor="text1"/>
            </w:rPr>
          </w:rPrChange>
        </w:rPr>
        <w:t>개조하는</w:t>
      </w:r>
      <w:r w:rsidRPr="000C7330">
        <w:rPr>
          <w:rFonts w:eastAsiaTheme="minorHAnsi"/>
          <w:bCs/>
          <w:color w:val="000000" w:themeColor="text1"/>
          <w:rPrChange w:id="1536"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37" w:author="FURSYS" w:date="2025-12-04T15:42:00Z">
            <w:rPr>
              <w:rFonts w:ascii="Noto Sans CJK KR Regular" w:eastAsia="Noto Sans CJK KR Regular" w:hAnsi="Noto Sans CJK KR Regular" w:hint="eastAsia"/>
              <w:bCs/>
              <w:color w:val="000000" w:themeColor="text1"/>
            </w:rPr>
          </w:rPrChange>
        </w:rPr>
        <w:t>등</w:t>
      </w:r>
      <w:r w:rsidRPr="000C7330">
        <w:rPr>
          <w:rFonts w:eastAsiaTheme="minorHAnsi"/>
          <w:bCs/>
          <w:color w:val="000000" w:themeColor="text1"/>
          <w:rPrChange w:id="1538"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39" w:author="FURSYS" w:date="2025-12-04T15:42:00Z">
            <w:rPr>
              <w:rFonts w:ascii="Noto Sans CJK KR Regular" w:eastAsia="Noto Sans CJK KR Regular" w:hAnsi="Noto Sans CJK KR Regular" w:hint="eastAsia"/>
              <w:bCs/>
              <w:color w:val="000000" w:themeColor="text1"/>
            </w:rPr>
          </w:rPrChange>
        </w:rPr>
        <w:t>형상</w:t>
      </w:r>
      <w:r w:rsidRPr="000C7330">
        <w:rPr>
          <w:rFonts w:eastAsiaTheme="minorHAnsi"/>
          <w:bCs/>
          <w:color w:val="000000" w:themeColor="text1"/>
          <w:rPrChange w:id="1540"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41" w:author="FURSYS" w:date="2025-12-04T15:42:00Z">
            <w:rPr>
              <w:rFonts w:ascii="Noto Sans CJK KR Regular" w:eastAsia="Noto Sans CJK KR Regular" w:hAnsi="Noto Sans CJK KR Regular" w:hint="eastAsia"/>
              <w:bCs/>
              <w:color w:val="000000" w:themeColor="text1"/>
            </w:rPr>
          </w:rPrChange>
        </w:rPr>
        <w:t>성능을</w:t>
      </w:r>
      <w:r w:rsidRPr="000C7330">
        <w:rPr>
          <w:rFonts w:eastAsiaTheme="minorHAnsi"/>
          <w:bCs/>
          <w:color w:val="000000" w:themeColor="text1"/>
          <w:rPrChange w:id="1542"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43" w:author="FURSYS" w:date="2025-12-04T15:42:00Z">
            <w:rPr>
              <w:rFonts w:ascii="Noto Sans CJK KR Regular" w:eastAsia="Noto Sans CJK KR Regular" w:hAnsi="Noto Sans CJK KR Regular" w:hint="eastAsia"/>
              <w:bCs/>
              <w:color w:val="000000" w:themeColor="text1"/>
            </w:rPr>
          </w:rPrChange>
        </w:rPr>
        <w:t>변경하는</w:t>
      </w:r>
      <w:r w:rsidRPr="000C7330">
        <w:rPr>
          <w:rFonts w:eastAsiaTheme="minorHAnsi"/>
          <w:bCs/>
          <w:color w:val="000000" w:themeColor="text1"/>
          <w:rPrChange w:id="1544"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45" w:author="FURSYS" w:date="2025-12-04T15:42:00Z">
            <w:rPr>
              <w:rFonts w:ascii="Noto Sans CJK KR Regular" w:eastAsia="Noto Sans CJK KR Regular" w:hAnsi="Noto Sans CJK KR Regular" w:hint="eastAsia"/>
              <w:bCs/>
              <w:color w:val="000000" w:themeColor="text1"/>
            </w:rPr>
          </w:rPrChange>
        </w:rPr>
        <w:t>행위</w:t>
      </w:r>
    </w:p>
    <w:p w14:paraId="2C9BEDA9" w14:textId="31C31AFE" w:rsidR="00C04C81" w:rsidRPr="000C7330" w:rsidRDefault="008B624F" w:rsidP="00C04C81">
      <w:pPr>
        <w:pStyle w:val="a3"/>
        <w:numPr>
          <w:ilvl w:val="0"/>
          <w:numId w:val="26"/>
        </w:numPr>
        <w:wordWrap/>
        <w:spacing w:before="39" w:line="206" w:lineRule="auto"/>
        <w:ind w:leftChars="0" w:right="278"/>
        <w:rPr>
          <w:rFonts w:eastAsiaTheme="minorHAnsi"/>
          <w:bCs/>
          <w:color w:val="000000" w:themeColor="text1"/>
          <w:rPrChange w:id="1546" w:author="FURSYS" w:date="2025-12-04T15:42:00Z">
            <w:rPr>
              <w:rFonts w:ascii="Noto Sans CJK KR Regular" w:eastAsia="Noto Sans CJK KR Regular" w:hAnsi="Noto Sans CJK KR Regular"/>
              <w:bCs/>
              <w:color w:val="000000" w:themeColor="text1"/>
            </w:rPr>
          </w:rPrChange>
        </w:rPr>
      </w:pPr>
      <w:r w:rsidRPr="000C7330">
        <w:rPr>
          <w:rFonts w:eastAsiaTheme="minorHAnsi" w:hint="eastAsia"/>
          <w:bCs/>
          <w:color w:val="000000" w:themeColor="text1"/>
          <w:rPrChange w:id="1547" w:author="FURSYS" w:date="2025-12-04T15:42:00Z">
            <w:rPr>
              <w:rFonts w:ascii="Noto Sans CJK KR Regular" w:eastAsia="Noto Sans CJK KR Regular" w:hAnsi="Noto Sans CJK KR Regular" w:hint="eastAsia"/>
              <w:bCs/>
              <w:color w:val="000000" w:themeColor="text1"/>
            </w:rPr>
          </w:rPrChange>
        </w:rPr>
        <w:t>본</w:t>
      </w:r>
      <w:r w:rsidRPr="000C7330">
        <w:rPr>
          <w:rFonts w:eastAsiaTheme="minorHAnsi"/>
          <w:bCs/>
          <w:color w:val="000000" w:themeColor="text1"/>
          <w:rPrChange w:id="1548"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49" w:author="FURSYS" w:date="2025-12-04T15:42:00Z">
            <w:rPr>
              <w:rFonts w:ascii="Noto Sans CJK KR Regular" w:eastAsia="Noto Sans CJK KR Regular" w:hAnsi="Noto Sans CJK KR Regular" w:hint="eastAsia"/>
              <w:bCs/>
              <w:color w:val="000000" w:themeColor="text1"/>
            </w:rPr>
          </w:rPrChange>
        </w:rPr>
        <w:t>조</w:t>
      </w:r>
      <w:r w:rsidRPr="000C7330">
        <w:rPr>
          <w:rFonts w:eastAsiaTheme="minorHAnsi"/>
          <w:bCs/>
          <w:color w:val="000000" w:themeColor="text1"/>
          <w:rPrChange w:id="1550"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51" w:author="FURSYS" w:date="2025-12-04T15:42:00Z">
            <w:rPr>
              <w:rFonts w:ascii="Noto Sans CJK KR Regular" w:eastAsia="Noto Sans CJK KR Regular" w:hAnsi="Noto Sans CJK KR Regular" w:hint="eastAsia"/>
              <w:bCs/>
              <w:color w:val="000000" w:themeColor="text1"/>
            </w:rPr>
          </w:rPrChange>
        </w:rPr>
        <w:t>제</w:t>
      </w:r>
      <w:r w:rsidRPr="000C7330">
        <w:rPr>
          <w:rFonts w:eastAsiaTheme="minorHAnsi"/>
          <w:bCs/>
          <w:color w:val="000000" w:themeColor="text1"/>
          <w:rPrChange w:id="1552" w:author="FURSYS" w:date="2025-12-04T15:42:00Z">
            <w:rPr>
              <w:rFonts w:ascii="Noto Sans CJK KR Regular" w:eastAsia="Noto Sans CJK KR Regular" w:hAnsi="Noto Sans CJK KR Regular"/>
              <w:bCs/>
              <w:color w:val="000000" w:themeColor="text1"/>
            </w:rPr>
          </w:rPrChange>
        </w:rPr>
        <w:t xml:space="preserve">2항 2호에도 불구하고, 고객이 사전에 퍼시스의 동의를 얻지 아니하고 다른 </w:t>
      </w:r>
      <w:r w:rsidR="00DE279C" w:rsidRPr="000C7330">
        <w:rPr>
          <w:rFonts w:eastAsiaTheme="minorHAnsi" w:hint="eastAsia"/>
          <w:bCs/>
          <w:color w:val="000000" w:themeColor="text1"/>
          <w:rPrChange w:id="1553" w:author="FURSYS" w:date="2025-12-04T15:42:00Z">
            <w:rPr>
              <w:rFonts w:ascii="Noto Sans CJK KR Regular" w:eastAsia="Noto Sans CJK KR Regular" w:hAnsi="Noto Sans CJK KR Regular" w:hint="eastAsia"/>
              <w:bCs/>
              <w:color w:val="000000" w:themeColor="text1"/>
            </w:rPr>
          </w:rPrChange>
        </w:rPr>
        <w:t>장소</w:t>
      </w:r>
      <w:r w:rsidRPr="000C7330">
        <w:rPr>
          <w:rFonts w:eastAsiaTheme="minorHAnsi" w:hint="eastAsia"/>
          <w:bCs/>
          <w:color w:val="000000" w:themeColor="text1"/>
          <w:rPrChange w:id="1554" w:author="FURSYS" w:date="2025-12-04T15:42:00Z">
            <w:rPr>
              <w:rFonts w:ascii="Noto Sans CJK KR Regular" w:eastAsia="Noto Sans CJK KR Regular" w:hAnsi="Noto Sans CJK KR Regular" w:hint="eastAsia"/>
              <w:bCs/>
              <w:color w:val="000000" w:themeColor="text1"/>
            </w:rPr>
          </w:rPrChange>
        </w:rPr>
        <w:t>로</w:t>
      </w:r>
      <w:r w:rsidRPr="000C7330">
        <w:rPr>
          <w:rFonts w:eastAsiaTheme="minorHAnsi"/>
          <w:bCs/>
          <w:color w:val="000000" w:themeColor="text1"/>
          <w:rPrChange w:id="1555"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56" w:author="FURSYS" w:date="2025-12-04T15:42:00Z">
            <w:rPr>
              <w:rFonts w:ascii="Noto Sans CJK KR Regular" w:eastAsia="Noto Sans CJK KR Regular" w:hAnsi="Noto Sans CJK KR Regular" w:hint="eastAsia"/>
              <w:bCs/>
              <w:color w:val="000000" w:themeColor="text1"/>
            </w:rPr>
          </w:rPrChange>
        </w:rPr>
        <w:t>이전하는</w:t>
      </w:r>
      <w:r w:rsidRPr="000C7330">
        <w:rPr>
          <w:rFonts w:eastAsiaTheme="minorHAnsi"/>
          <w:bCs/>
          <w:color w:val="000000" w:themeColor="text1"/>
          <w:rPrChange w:id="1557"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58" w:author="FURSYS" w:date="2025-12-04T15:42:00Z">
            <w:rPr>
              <w:rFonts w:ascii="Noto Sans CJK KR Regular" w:eastAsia="Noto Sans CJK KR Regular" w:hAnsi="Noto Sans CJK KR Regular" w:hint="eastAsia"/>
              <w:bCs/>
              <w:color w:val="000000" w:themeColor="text1"/>
            </w:rPr>
          </w:rPrChange>
        </w:rPr>
        <w:t>경우</w:t>
      </w:r>
      <w:r w:rsidRPr="000C7330">
        <w:rPr>
          <w:rFonts w:eastAsiaTheme="minorHAnsi"/>
          <w:bCs/>
          <w:color w:val="000000" w:themeColor="text1"/>
          <w:rPrChange w:id="1559"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60" w:author="FURSYS" w:date="2025-12-04T15:42:00Z">
            <w:rPr>
              <w:rFonts w:ascii="Noto Sans CJK KR Regular" w:eastAsia="Noto Sans CJK KR Regular" w:hAnsi="Noto Sans CJK KR Regular" w:hint="eastAsia"/>
              <w:bCs/>
              <w:color w:val="000000" w:themeColor="text1"/>
            </w:rPr>
          </w:rPrChange>
        </w:rPr>
        <w:t>고객은</w:t>
      </w:r>
      <w:r w:rsidRPr="000C7330">
        <w:rPr>
          <w:rFonts w:eastAsiaTheme="minorHAnsi"/>
          <w:bCs/>
          <w:color w:val="000000" w:themeColor="text1"/>
          <w:rPrChange w:id="1561"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62" w:author="FURSYS" w:date="2025-12-04T15:42:00Z">
            <w:rPr>
              <w:rFonts w:ascii="Noto Sans CJK KR Regular" w:eastAsia="Noto Sans CJK KR Regular" w:hAnsi="Noto Sans CJK KR Regular" w:hint="eastAsia"/>
              <w:bCs/>
              <w:color w:val="000000" w:themeColor="text1"/>
            </w:rPr>
          </w:rPrChange>
        </w:rPr>
        <w:t>최초</w:t>
      </w:r>
      <w:r w:rsidRPr="000C7330">
        <w:rPr>
          <w:rFonts w:eastAsiaTheme="minorHAnsi"/>
          <w:bCs/>
          <w:color w:val="000000" w:themeColor="text1"/>
          <w:rPrChange w:id="1563"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64" w:author="FURSYS" w:date="2025-12-04T15:42:00Z">
            <w:rPr>
              <w:rFonts w:ascii="Noto Sans CJK KR Regular" w:eastAsia="Noto Sans CJK KR Regular" w:hAnsi="Noto Sans CJK KR Regular" w:hint="eastAsia"/>
              <w:bCs/>
              <w:color w:val="000000" w:themeColor="text1"/>
            </w:rPr>
          </w:rPrChange>
        </w:rPr>
        <w:t>설치</w:t>
      </w:r>
      <w:r w:rsidR="00DE279C" w:rsidRPr="000C7330">
        <w:rPr>
          <w:rFonts w:eastAsiaTheme="minorHAnsi"/>
          <w:bCs/>
          <w:color w:val="000000" w:themeColor="text1"/>
          <w:rPrChange w:id="1565"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66" w:author="FURSYS" w:date="2025-12-04T15:42:00Z">
            <w:rPr>
              <w:rFonts w:ascii="Noto Sans CJK KR Regular" w:eastAsia="Noto Sans CJK KR Regular" w:hAnsi="Noto Sans CJK KR Regular" w:hint="eastAsia"/>
              <w:bCs/>
              <w:color w:val="000000" w:themeColor="text1"/>
            </w:rPr>
          </w:rPrChange>
        </w:rPr>
        <w:t>장소로</w:t>
      </w:r>
      <w:r w:rsidRPr="000C7330">
        <w:rPr>
          <w:rFonts w:eastAsiaTheme="minorHAnsi"/>
          <w:bCs/>
          <w:color w:val="000000" w:themeColor="text1"/>
          <w:rPrChange w:id="1567"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68" w:author="FURSYS" w:date="2025-12-04T15:42:00Z">
            <w:rPr>
              <w:rFonts w:ascii="Noto Sans CJK KR Regular" w:eastAsia="Noto Sans CJK KR Regular" w:hAnsi="Noto Sans CJK KR Regular" w:hint="eastAsia"/>
              <w:bCs/>
              <w:color w:val="000000" w:themeColor="text1"/>
            </w:rPr>
          </w:rPrChange>
        </w:rPr>
        <w:t>원상복구하여야</w:t>
      </w:r>
      <w:r w:rsidRPr="000C7330">
        <w:rPr>
          <w:rFonts w:eastAsiaTheme="minorHAnsi"/>
          <w:bCs/>
          <w:color w:val="000000" w:themeColor="text1"/>
          <w:rPrChange w:id="1569"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70" w:author="FURSYS" w:date="2025-12-04T15:42:00Z">
            <w:rPr>
              <w:rFonts w:ascii="Noto Sans CJK KR Regular" w:eastAsia="Noto Sans CJK KR Regular" w:hAnsi="Noto Sans CJK KR Regular" w:hint="eastAsia"/>
              <w:bCs/>
              <w:color w:val="000000" w:themeColor="text1"/>
            </w:rPr>
          </w:rPrChange>
        </w:rPr>
        <w:t>하며</w:t>
      </w:r>
      <w:r w:rsidRPr="000C7330">
        <w:rPr>
          <w:rFonts w:eastAsiaTheme="minorHAnsi"/>
          <w:bCs/>
          <w:color w:val="000000" w:themeColor="text1"/>
          <w:rPrChange w:id="1571"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72" w:author="FURSYS" w:date="2025-12-04T15:42:00Z">
            <w:rPr>
              <w:rFonts w:ascii="Noto Sans CJK KR Regular" w:eastAsia="Noto Sans CJK KR Regular" w:hAnsi="Noto Sans CJK KR Regular" w:hint="eastAsia"/>
              <w:bCs/>
              <w:color w:val="000000" w:themeColor="text1"/>
            </w:rPr>
          </w:rPrChange>
        </w:rPr>
        <w:t>이를</w:t>
      </w:r>
      <w:r w:rsidRPr="000C7330">
        <w:rPr>
          <w:rFonts w:eastAsiaTheme="minorHAnsi"/>
          <w:bCs/>
          <w:color w:val="000000" w:themeColor="text1"/>
          <w:rPrChange w:id="1573"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74" w:author="FURSYS" w:date="2025-12-04T15:42:00Z">
            <w:rPr>
              <w:rFonts w:ascii="Noto Sans CJK KR Regular" w:eastAsia="Noto Sans CJK KR Regular" w:hAnsi="Noto Sans CJK KR Regular" w:hint="eastAsia"/>
              <w:bCs/>
              <w:color w:val="000000" w:themeColor="text1"/>
            </w:rPr>
          </w:rPrChange>
        </w:rPr>
        <w:t>이행하지</w:t>
      </w:r>
      <w:r w:rsidRPr="000C7330">
        <w:rPr>
          <w:rFonts w:eastAsiaTheme="minorHAnsi"/>
          <w:bCs/>
          <w:color w:val="000000" w:themeColor="text1"/>
          <w:rPrChange w:id="1575"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76" w:author="FURSYS" w:date="2025-12-04T15:42:00Z">
            <w:rPr>
              <w:rFonts w:ascii="Noto Sans CJK KR Regular" w:eastAsia="Noto Sans CJK KR Regular" w:hAnsi="Noto Sans CJK KR Regular" w:hint="eastAsia"/>
              <w:bCs/>
              <w:color w:val="000000" w:themeColor="text1"/>
            </w:rPr>
          </w:rPrChange>
        </w:rPr>
        <w:t>아니하는</w:t>
      </w:r>
      <w:r w:rsidRPr="000C7330">
        <w:rPr>
          <w:rFonts w:eastAsiaTheme="minorHAnsi"/>
          <w:bCs/>
          <w:color w:val="000000" w:themeColor="text1"/>
          <w:rPrChange w:id="1577"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78" w:author="FURSYS" w:date="2025-12-04T15:42:00Z">
            <w:rPr>
              <w:rFonts w:ascii="Noto Sans CJK KR Regular" w:eastAsia="Noto Sans CJK KR Regular" w:hAnsi="Noto Sans CJK KR Regular" w:hint="eastAsia"/>
              <w:bCs/>
              <w:color w:val="000000" w:themeColor="text1"/>
            </w:rPr>
          </w:rPrChange>
        </w:rPr>
        <w:t>경우</w:t>
      </w:r>
      <w:r w:rsidRPr="000C7330">
        <w:rPr>
          <w:rFonts w:eastAsiaTheme="minorHAnsi"/>
          <w:bCs/>
          <w:color w:val="000000" w:themeColor="text1"/>
          <w:rPrChange w:id="1579"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80" w:author="FURSYS" w:date="2025-12-04T15:42:00Z">
            <w:rPr>
              <w:rFonts w:ascii="Noto Sans CJK KR Regular" w:eastAsia="Noto Sans CJK KR Regular" w:hAnsi="Noto Sans CJK KR Regular" w:hint="eastAsia"/>
              <w:bCs/>
              <w:color w:val="000000" w:themeColor="text1"/>
            </w:rPr>
          </w:rPrChange>
        </w:rPr>
        <w:t>퍼시스는</w:t>
      </w:r>
      <w:r w:rsidRPr="000C7330">
        <w:rPr>
          <w:rFonts w:eastAsiaTheme="minorHAnsi"/>
          <w:bCs/>
          <w:color w:val="000000" w:themeColor="text1"/>
          <w:rPrChange w:id="1581"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82" w:author="FURSYS" w:date="2025-12-04T15:42:00Z">
            <w:rPr>
              <w:rFonts w:ascii="Noto Sans CJK KR Regular" w:eastAsia="Noto Sans CJK KR Regular" w:hAnsi="Noto Sans CJK KR Regular" w:hint="eastAsia"/>
              <w:bCs/>
              <w:color w:val="000000" w:themeColor="text1"/>
            </w:rPr>
          </w:rPrChange>
        </w:rPr>
        <w:t>즉시</w:t>
      </w:r>
      <w:r w:rsidRPr="000C7330">
        <w:rPr>
          <w:rFonts w:eastAsiaTheme="minorHAnsi"/>
          <w:bCs/>
          <w:color w:val="000000" w:themeColor="text1"/>
          <w:rPrChange w:id="1583"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84" w:author="FURSYS" w:date="2025-12-04T15:42:00Z">
            <w:rPr>
              <w:rFonts w:ascii="Noto Sans CJK KR Regular" w:eastAsia="Noto Sans CJK KR Regular" w:hAnsi="Noto Sans CJK KR Regular" w:hint="eastAsia"/>
              <w:bCs/>
              <w:color w:val="000000" w:themeColor="text1"/>
            </w:rPr>
          </w:rPrChange>
        </w:rPr>
        <w:t>회수할</w:t>
      </w:r>
      <w:r w:rsidRPr="000C7330">
        <w:rPr>
          <w:rFonts w:eastAsiaTheme="minorHAnsi"/>
          <w:bCs/>
          <w:color w:val="000000" w:themeColor="text1"/>
          <w:rPrChange w:id="1585"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86" w:author="FURSYS" w:date="2025-12-04T15:42:00Z">
            <w:rPr>
              <w:rFonts w:ascii="Noto Sans CJK KR Regular" w:eastAsia="Noto Sans CJK KR Regular" w:hAnsi="Noto Sans CJK KR Regular" w:hint="eastAsia"/>
              <w:bCs/>
              <w:color w:val="000000" w:themeColor="text1"/>
            </w:rPr>
          </w:rPrChange>
        </w:rPr>
        <w:t>수</w:t>
      </w:r>
      <w:r w:rsidRPr="000C7330">
        <w:rPr>
          <w:rFonts w:eastAsiaTheme="minorHAnsi"/>
          <w:bCs/>
          <w:color w:val="000000" w:themeColor="text1"/>
          <w:rPrChange w:id="1587"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88" w:author="FURSYS" w:date="2025-12-04T15:42:00Z">
            <w:rPr>
              <w:rFonts w:ascii="Noto Sans CJK KR Regular" w:eastAsia="Noto Sans CJK KR Regular" w:hAnsi="Noto Sans CJK KR Regular" w:hint="eastAsia"/>
              <w:bCs/>
              <w:color w:val="000000" w:themeColor="text1"/>
            </w:rPr>
          </w:rPrChange>
        </w:rPr>
        <w:t>있다</w:t>
      </w:r>
      <w:r w:rsidRPr="000C7330">
        <w:rPr>
          <w:rFonts w:eastAsiaTheme="minorHAnsi"/>
          <w:bCs/>
          <w:color w:val="000000" w:themeColor="text1"/>
          <w:rPrChange w:id="1589" w:author="FURSYS" w:date="2025-12-04T15:42:00Z">
            <w:rPr>
              <w:rFonts w:ascii="Noto Sans CJK KR Regular" w:eastAsia="Noto Sans CJK KR Regular" w:hAnsi="Noto Sans CJK KR Regular"/>
              <w:bCs/>
              <w:color w:val="000000" w:themeColor="text1"/>
            </w:rPr>
          </w:rPrChange>
        </w:rPr>
        <w:t>.</w:t>
      </w:r>
    </w:p>
    <w:p w14:paraId="26FDF8C1" w14:textId="0FF72377" w:rsidR="008B624F" w:rsidRPr="000C7330" w:rsidRDefault="008B624F" w:rsidP="00C04C81">
      <w:pPr>
        <w:pStyle w:val="a3"/>
        <w:numPr>
          <w:ilvl w:val="0"/>
          <w:numId w:val="26"/>
        </w:numPr>
        <w:wordWrap/>
        <w:spacing w:before="39" w:line="206" w:lineRule="auto"/>
        <w:ind w:leftChars="0" w:right="278"/>
        <w:rPr>
          <w:rFonts w:eastAsiaTheme="minorHAnsi"/>
          <w:bCs/>
          <w:color w:val="000000" w:themeColor="text1"/>
          <w:rPrChange w:id="1590" w:author="FURSYS" w:date="2025-12-04T15:42:00Z">
            <w:rPr>
              <w:rFonts w:ascii="Noto Sans CJK KR Regular" w:eastAsia="Noto Sans CJK KR Regular" w:hAnsi="Noto Sans CJK KR Regular"/>
              <w:bCs/>
              <w:color w:val="000000" w:themeColor="text1"/>
            </w:rPr>
          </w:rPrChange>
        </w:rPr>
      </w:pPr>
      <w:r w:rsidRPr="000C7330">
        <w:rPr>
          <w:rFonts w:eastAsiaTheme="minorHAnsi" w:hint="eastAsia"/>
          <w:bCs/>
          <w:color w:val="000000" w:themeColor="text1"/>
          <w:rPrChange w:id="1591" w:author="FURSYS" w:date="2025-12-04T15:42:00Z">
            <w:rPr>
              <w:rFonts w:ascii="Noto Sans CJK KR Regular" w:eastAsia="Noto Sans CJK KR Regular" w:hAnsi="Noto Sans CJK KR Regular" w:hint="eastAsia"/>
              <w:bCs/>
              <w:color w:val="000000" w:themeColor="text1"/>
            </w:rPr>
          </w:rPrChange>
        </w:rPr>
        <w:t>고객은</w:t>
      </w:r>
      <w:r w:rsidRPr="000C7330">
        <w:rPr>
          <w:rFonts w:eastAsiaTheme="minorHAnsi"/>
          <w:bCs/>
          <w:color w:val="000000" w:themeColor="text1"/>
          <w:rPrChange w:id="1592"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93" w:author="FURSYS" w:date="2025-12-04T15:42:00Z">
            <w:rPr>
              <w:rFonts w:ascii="Noto Sans CJK KR Regular" w:eastAsia="Noto Sans CJK KR Regular" w:hAnsi="Noto Sans CJK KR Regular" w:hint="eastAsia"/>
              <w:bCs/>
              <w:color w:val="000000" w:themeColor="text1"/>
            </w:rPr>
          </w:rPrChange>
        </w:rPr>
        <w:t>계약물품의</w:t>
      </w:r>
      <w:r w:rsidRPr="000C7330">
        <w:rPr>
          <w:rFonts w:eastAsiaTheme="minorHAnsi"/>
          <w:bCs/>
          <w:color w:val="000000" w:themeColor="text1"/>
          <w:rPrChange w:id="1594"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95" w:author="FURSYS" w:date="2025-12-04T15:42:00Z">
            <w:rPr>
              <w:rFonts w:ascii="Noto Sans CJK KR Regular" w:eastAsia="Noto Sans CJK KR Regular" w:hAnsi="Noto Sans CJK KR Regular" w:hint="eastAsia"/>
              <w:bCs/>
              <w:color w:val="000000" w:themeColor="text1"/>
            </w:rPr>
          </w:rPrChange>
        </w:rPr>
        <w:t>사용</w:t>
      </w:r>
      <w:r w:rsidRPr="000C7330">
        <w:rPr>
          <w:rFonts w:eastAsiaTheme="minorHAnsi"/>
          <w:bCs/>
          <w:color w:val="000000" w:themeColor="text1"/>
          <w:rPrChange w:id="1596"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97" w:author="FURSYS" w:date="2025-12-04T15:42:00Z">
            <w:rPr>
              <w:rFonts w:ascii="Noto Sans CJK KR Regular" w:eastAsia="Noto Sans CJK KR Regular" w:hAnsi="Noto Sans CJK KR Regular" w:hint="eastAsia"/>
              <w:bCs/>
              <w:color w:val="000000" w:themeColor="text1"/>
            </w:rPr>
          </w:rPrChange>
        </w:rPr>
        <w:t>보관</w:t>
      </w:r>
      <w:r w:rsidRPr="000C7330">
        <w:rPr>
          <w:rFonts w:eastAsiaTheme="minorHAnsi"/>
          <w:bCs/>
          <w:color w:val="000000" w:themeColor="text1"/>
          <w:rPrChange w:id="1598"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599" w:author="FURSYS" w:date="2025-12-04T15:42:00Z">
            <w:rPr>
              <w:rFonts w:ascii="Noto Sans CJK KR Regular" w:eastAsia="Noto Sans CJK KR Regular" w:hAnsi="Noto Sans CJK KR Regular" w:hint="eastAsia"/>
              <w:bCs/>
              <w:color w:val="000000" w:themeColor="text1"/>
            </w:rPr>
          </w:rPrChange>
        </w:rPr>
        <w:t>및</w:t>
      </w:r>
      <w:r w:rsidRPr="000C7330">
        <w:rPr>
          <w:rFonts w:eastAsiaTheme="minorHAnsi"/>
          <w:bCs/>
          <w:color w:val="000000" w:themeColor="text1"/>
          <w:rPrChange w:id="1600"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601" w:author="FURSYS" w:date="2025-12-04T15:42:00Z">
            <w:rPr>
              <w:rFonts w:ascii="Noto Sans CJK KR Regular" w:eastAsia="Noto Sans CJK KR Regular" w:hAnsi="Noto Sans CJK KR Regular" w:hint="eastAsia"/>
              <w:bCs/>
              <w:color w:val="000000" w:themeColor="text1"/>
            </w:rPr>
          </w:rPrChange>
        </w:rPr>
        <w:t>유지와</w:t>
      </w:r>
      <w:r w:rsidRPr="000C7330">
        <w:rPr>
          <w:rFonts w:eastAsiaTheme="minorHAnsi"/>
          <w:bCs/>
          <w:color w:val="000000" w:themeColor="text1"/>
          <w:rPrChange w:id="1602"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603" w:author="FURSYS" w:date="2025-12-04T15:42:00Z">
            <w:rPr>
              <w:rFonts w:ascii="Noto Sans CJK KR Regular" w:eastAsia="Noto Sans CJK KR Regular" w:hAnsi="Noto Sans CJK KR Regular" w:hint="eastAsia"/>
              <w:bCs/>
              <w:color w:val="000000" w:themeColor="text1"/>
            </w:rPr>
          </w:rPrChange>
        </w:rPr>
        <w:t>관련하여</w:t>
      </w:r>
      <w:r w:rsidRPr="000C7330">
        <w:rPr>
          <w:rFonts w:eastAsiaTheme="minorHAnsi"/>
          <w:bCs/>
          <w:color w:val="000000" w:themeColor="text1"/>
          <w:rPrChange w:id="1604"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605" w:author="FURSYS" w:date="2025-12-04T15:42:00Z">
            <w:rPr>
              <w:rFonts w:ascii="Noto Sans CJK KR Regular" w:eastAsia="Noto Sans CJK KR Regular" w:hAnsi="Noto Sans CJK KR Regular" w:hint="eastAsia"/>
              <w:bCs/>
              <w:color w:val="000000" w:themeColor="text1"/>
            </w:rPr>
          </w:rPrChange>
        </w:rPr>
        <w:t>제</w:t>
      </w:r>
      <w:r w:rsidRPr="000C7330">
        <w:rPr>
          <w:rFonts w:eastAsiaTheme="minorHAnsi"/>
          <w:bCs/>
          <w:color w:val="000000" w:themeColor="text1"/>
          <w:rPrChange w:id="1606" w:author="FURSYS" w:date="2025-12-04T15:42:00Z">
            <w:rPr>
              <w:rFonts w:ascii="Noto Sans CJK KR Regular" w:eastAsia="Noto Sans CJK KR Regular" w:hAnsi="Noto Sans CJK KR Regular"/>
              <w:bCs/>
              <w:color w:val="000000" w:themeColor="text1"/>
            </w:rPr>
          </w:rPrChange>
        </w:rPr>
        <w:t xml:space="preserve">3자에게 </w:t>
      </w:r>
      <w:r w:rsidRPr="000C7330">
        <w:rPr>
          <w:rFonts w:eastAsiaTheme="minorHAnsi" w:hint="eastAsia"/>
          <w:bCs/>
          <w:color w:val="000000" w:themeColor="text1"/>
          <w:rPrChange w:id="1607" w:author="FURSYS" w:date="2025-12-04T15:42:00Z">
            <w:rPr>
              <w:rFonts w:ascii="Noto Sans CJK KR Regular" w:eastAsia="Noto Sans CJK KR Regular" w:hAnsi="Noto Sans CJK KR Regular" w:hint="eastAsia"/>
              <w:bCs/>
              <w:color w:val="000000" w:themeColor="text1"/>
            </w:rPr>
          </w:rPrChange>
        </w:rPr>
        <w:t>손해가</w:t>
      </w:r>
      <w:r w:rsidRPr="000C7330">
        <w:rPr>
          <w:rFonts w:eastAsiaTheme="minorHAnsi"/>
          <w:bCs/>
          <w:color w:val="000000" w:themeColor="text1"/>
          <w:rPrChange w:id="1608"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609" w:author="FURSYS" w:date="2025-12-04T15:42:00Z">
            <w:rPr>
              <w:rFonts w:ascii="Noto Sans CJK KR Regular" w:eastAsia="Noto Sans CJK KR Regular" w:hAnsi="Noto Sans CJK KR Regular" w:hint="eastAsia"/>
              <w:bCs/>
              <w:color w:val="000000" w:themeColor="text1"/>
            </w:rPr>
          </w:rPrChange>
        </w:rPr>
        <w:t>발생한</w:t>
      </w:r>
      <w:r w:rsidRPr="000C7330">
        <w:rPr>
          <w:rFonts w:eastAsiaTheme="minorHAnsi"/>
          <w:bCs/>
          <w:color w:val="000000" w:themeColor="text1"/>
          <w:rPrChange w:id="1610"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611" w:author="FURSYS" w:date="2025-12-04T15:42:00Z">
            <w:rPr>
              <w:rFonts w:ascii="Noto Sans CJK KR Regular" w:eastAsia="Noto Sans CJK KR Regular" w:hAnsi="Noto Sans CJK KR Regular" w:hint="eastAsia"/>
              <w:bCs/>
              <w:color w:val="000000" w:themeColor="text1"/>
            </w:rPr>
          </w:rPrChange>
        </w:rPr>
        <w:t>경우</w:t>
      </w:r>
      <w:r w:rsidRPr="000C7330">
        <w:rPr>
          <w:rFonts w:eastAsiaTheme="minorHAnsi"/>
          <w:bCs/>
          <w:color w:val="000000" w:themeColor="text1"/>
          <w:rPrChange w:id="1612"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613" w:author="FURSYS" w:date="2025-12-04T15:42:00Z">
            <w:rPr>
              <w:rFonts w:ascii="Noto Sans CJK KR Regular" w:eastAsia="Noto Sans CJK KR Regular" w:hAnsi="Noto Sans CJK KR Regular" w:hint="eastAsia"/>
              <w:bCs/>
              <w:color w:val="000000" w:themeColor="text1"/>
            </w:rPr>
          </w:rPrChange>
        </w:rPr>
        <w:t>그</w:t>
      </w:r>
      <w:r w:rsidRPr="000C7330">
        <w:rPr>
          <w:rFonts w:eastAsiaTheme="minorHAnsi"/>
          <w:bCs/>
          <w:color w:val="000000" w:themeColor="text1"/>
          <w:rPrChange w:id="1614"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615" w:author="FURSYS" w:date="2025-12-04T15:42:00Z">
            <w:rPr>
              <w:rFonts w:ascii="Noto Sans CJK KR Regular" w:eastAsia="Noto Sans CJK KR Regular" w:hAnsi="Noto Sans CJK KR Regular" w:hint="eastAsia"/>
              <w:bCs/>
              <w:color w:val="000000" w:themeColor="text1"/>
            </w:rPr>
          </w:rPrChange>
        </w:rPr>
        <w:t>배상</w:t>
      </w:r>
      <w:r w:rsidRPr="000C7330">
        <w:rPr>
          <w:rFonts w:eastAsiaTheme="minorHAnsi"/>
          <w:bCs/>
          <w:color w:val="000000" w:themeColor="text1"/>
          <w:rPrChange w:id="1616"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617" w:author="FURSYS" w:date="2025-12-04T15:42:00Z">
            <w:rPr>
              <w:rFonts w:ascii="Noto Sans CJK KR Regular" w:eastAsia="Noto Sans CJK KR Regular" w:hAnsi="Noto Sans CJK KR Regular" w:hint="eastAsia"/>
              <w:bCs/>
              <w:color w:val="000000" w:themeColor="text1"/>
            </w:rPr>
          </w:rPrChange>
        </w:rPr>
        <w:t>책임을</w:t>
      </w:r>
      <w:r w:rsidRPr="000C7330">
        <w:rPr>
          <w:rFonts w:eastAsiaTheme="minorHAnsi"/>
          <w:bCs/>
          <w:color w:val="000000" w:themeColor="text1"/>
          <w:rPrChange w:id="1618"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619" w:author="FURSYS" w:date="2025-12-04T15:42:00Z">
            <w:rPr>
              <w:rFonts w:ascii="Noto Sans CJK KR Regular" w:eastAsia="Noto Sans CJK KR Regular" w:hAnsi="Noto Sans CJK KR Regular" w:hint="eastAsia"/>
              <w:bCs/>
              <w:color w:val="000000" w:themeColor="text1"/>
            </w:rPr>
          </w:rPrChange>
        </w:rPr>
        <w:t>분담한다</w:t>
      </w:r>
      <w:r w:rsidRPr="000C7330">
        <w:rPr>
          <w:rFonts w:eastAsiaTheme="minorHAnsi"/>
          <w:bCs/>
          <w:color w:val="000000" w:themeColor="text1"/>
          <w:rPrChange w:id="1620" w:author="FURSYS" w:date="2025-12-04T15:42:00Z">
            <w:rPr>
              <w:rFonts w:ascii="Noto Sans CJK KR Regular" w:eastAsia="Noto Sans CJK KR Regular" w:hAnsi="Noto Sans CJK KR Regular"/>
              <w:bCs/>
              <w:color w:val="000000" w:themeColor="text1"/>
            </w:rPr>
          </w:rPrChange>
        </w:rPr>
        <w:t>.</w:t>
      </w:r>
    </w:p>
    <w:p w14:paraId="6DB61D73" w14:textId="12CD8846" w:rsidR="00002B1D" w:rsidRPr="000C7330" w:rsidRDefault="00002B1D" w:rsidP="00A8489E">
      <w:pPr>
        <w:wordWrap/>
        <w:spacing w:before="39" w:line="206" w:lineRule="auto"/>
        <w:ind w:right="278"/>
        <w:rPr>
          <w:rFonts w:eastAsiaTheme="minorHAnsi"/>
          <w:color w:val="000000" w:themeColor="text1"/>
          <w:rPrChange w:id="1621" w:author="FURSYS" w:date="2025-12-04T15:42:00Z">
            <w:rPr>
              <w:rFonts w:ascii="Noto Sans CJK KR Regular" w:eastAsia="Noto Sans CJK KR Regular" w:hAnsi="Noto Sans CJK KR Regular"/>
              <w:color w:val="000000" w:themeColor="text1"/>
              <w:highlight w:val="yellow"/>
            </w:rPr>
          </w:rPrChange>
        </w:rPr>
      </w:pPr>
    </w:p>
    <w:p w14:paraId="47981B50" w14:textId="17184ED8" w:rsidR="00D44207" w:rsidRPr="000C7330" w:rsidRDefault="00304894" w:rsidP="00304894">
      <w:pPr>
        <w:wordWrap/>
        <w:spacing w:before="39" w:line="206" w:lineRule="auto"/>
        <w:ind w:right="278"/>
        <w:rPr>
          <w:rFonts w:eastAsiaTheme="minorHAnsi"/>
          <w:b/>
          <w:color w:val="000000" w:themeColor="text1"/>
          <w:rPrChange w:id="1622" w:author="FURSYS" w:date="2025-12-04T15:42:00Z">
            <w:rPr>
              <w:rFonts w:ascii="Noto Sans CJK KR Regular" w:eastAsia="Noto Sans CJK KR Regular" w:hAnsi="Noto Sans CJK KR Regular"/>
              <w:b/>
              <w:color w:val="000000" w:themeColor="text1"/>
            </w:rPr>
          </w:rPrChange>
        </w:rPr>
      </w:pPr>
      <w:r w:rsidRPr="000C7330">
        <w:rPr>
          <w:rFonts w:eastAsiaTheme="minorHAnsi" w:hint="eastAsia"/>
          <w:b/>
          <w:color w:val="000000" w:themeColor="text1"/>
          <w:rPrChange w:id="1623" w:author="FURSYS" w:date="2025-12-04T15:42:00Z">
            <w:rPr>
              <w:rFonts w:ascii="Noto Sans CJK KR Regular" w:eastAsia="Noto Sans CJK KR Regular" w:hAnsi="Noto Sans CJK KR Regular" w:hint="eastAsia"/>
              <w:b/>
              <w:color w:val="000000" w:themeColor="text1"/>
            </w:rPr>
          </w:rPrChange>
        </w:rPr>
        <w:t>제</w:t>
      </w:r>
      <w:r w:rsidRPr="000C7330">
        <w:rPr>
          <w:rFonts w:eastAsiaTheme="minorHAnsi"/>
          <w:b/>
          <w:color w:val="000000" w:themeColor="text1"/>
          <w:rPrChange w:id="1624" w:author="FURSYS" w:date="2025-12-04T15:42:00Z">
            <w:rPr>
              <w:rFonts w:ascii="Noto Sans CJK KR Regular" w:eastAsia="Noto Sans CJK KR Regular" w:hAnsi="Noto Sans CJK KR Regular"/>
              <w:b/>
              <w:color w:val="000000" w:themeColor="text1"/>
            </w:rPr>
          </w:rPrChange>
        </w:rPr>
        <w:t xml:space="preserve"> 6 </w:t>
      </w:r>
      <w:r w:rsidRPr="000C7330">
        <w:rPr>
          <w:rFonts w:eastAsiaTheme="minorHAnsi" w:hint="eastAsia"/>
          <w:b/>
          <w:color w:val="000000" w:themeColor="text1"/>
          <w:rPrChange w:id="1625" w:author="FURSYS" w:date="2025-12-04T15:42:00Z">
            <w:rPr>
              <w:rFonts w:ascii="Noto Sans CJK KR Regular" w:eastAsia="Noto Sans CJK KR Regular" w:hAnsi="Noto Sans CJK KR Regular" w:hint="eastAsia"/>
              <w:b/>
              <w:color w:val="000000" w:themeColor="text1"/>
            </w:rPr>
          </w:rPrChange>
        </w:rPr>
        <w:t>조</w:t>
      </w:r>
      <w:r w:rsidR="00D77C4E" w:rsidRPr="000C7330">
        <w:rPr>
          <w:rFonts w:eastAsiaTheme="minorHAnsi"/>
          <w:b/>
          <w:color w:val="000000" w:themeColor="text1"/>
          <w:rPrChange w:id="1626" w:author="FURSYS" w:date="2025-12-04T15:42:00Z">
            <w:rPr>
              <w:rFonts w:ascii="Noto Sans CJK KR Regular" w:eastAsia="Noto Sans CJK KR Regular" w:hAnsi="Noto Sans CJK KR Regular"/>
              <w:b/>
              <w:color w:val="000000" w:themeColor="text1"/>
            </w:rPr>
          </w:rPrChange>
        </w:rPr>
        <w:t xml:space="preserve"> </w:t>
      </w:r>
      <w:r w:rsidRPr="000C7330">
        <w:rPr>
          <w:rFonts w:eastAsiaTheme="minorHAnsi"/>
          <w:b/>
          <w:color w:val="000000" w:themeColor="text1"/>
          <w:rPrChange w:id="1627" w:author="FURSYS" w:date="2025-12-04T15:42:00Z">
            <w:rPr>
              <w:rFonts w:ascii="Noto Sans CJK KR Regular" w:eastAsia="Noto Sans CJK KR Regular" w:hAnsi="Noto Sans CJK KR Regular"/>
              <w:b/>
              <w:color w:val="000000" w:themeColor="text1"/>
            </w:rPr>
          </w:rPrChange>
        </w:rPr>
        <w:t>(</w:t>
      </w:r>
      <w:r w:rsidR="0071315D" w:rsidRPr="000C7330">
        <w:rPr>
          <w:rFonts w:eastAsiaTheme="minorHAnsi" w:hint="eastAsia"/>
          <w:b/>
          <w:color w:val="000000" w:themeColor="text1"/>
          <w:rPrChange w:id="1628" w:author="FURSYS" w:date="2025-12-04T15:42:00Z">
            <w:rPr>
              <w:rFonts w:ascii="Noto Sans CJK KR Regular" w:eastAsia="Noto Sans CJK KR Regular" w:hAnsi="Noto Sans CJK KR Regular" w:hint="eastAsia"/>
              <w:b/>
              <w:color w:val="000000" w:themeColor="text1"/>
            </w:rPr>
          </w:rPrChange>
        </w:rPr>
        <w:t>계약물품의</w:t>
      </w:r>
      <w:r w:rsidR="0071315D" w:rsidRPr="000C7330">
        <w:rPr>
          <w:rFonts w:eastAsiaTheme="minorHAnsi"/>
          <w:b/>
          <w:color w:val="000000" w:themeColor="text1"/>
          <w:rPrChange w:id="1629" w:author="FURSYS" w:date="2025-12-04T15:42:00Z">
            <w:rPr>
              <w:rFonts w:ascii="Noto Sans CJK KR Regular" w:eastAsia="Noto Sans CJK KR Regular" w:hAnsi="Noto Sans CJK KR Regular"/>
              <w:b/>
              <w:color w:val="000000" w:themeColor="text1"/>
            </w:rPr>
          </w:rPrChange>
        </w:rPr>
        <w:t xml:space="preserve"> </w:t>
      </w:r>
      <w:r w:rsidRPr="000C7330">
        <w:rPr>
          <w:rFonts w:eastAsiaTheme="minorHAnsi" w:hint="eastAsia"/>
          <w:b/>
          <w:color w:val="000000" w:themeColor="text1"/>
          <w:rPrChange w:id="1630" w:author="FURSYS" w:date="2025-12-04T15:42:00Z">
            <w:rPr>
              <w:rFonts w:ascii="Noto Sans CJK KR Regular" w:eastAsia="Noto Sans CJK KR Regular" w:hAnsi="Noto Sans CJK KR Regular" w:hint="eastAsia"/>
              <w:b/>
              <w:color w:val="000000" w:themeColor="text1"/>
            </w:rPr>
          </w:rPrChange>
        </w:rPr>
        <w:t>설치</w:t>
      </w:r>
      <w:r w:rsidR="0071315D" w:rsidRPr="000C7330">
        <w:rPr>
          <w:rFonts w:eastAsiaTheme="minorHAnsi"/>
          <w:b/>
          <w:color w:val="000000" w:themeColor="text1"/>
          <w:rPrChange w:id="1631" w:author="FURSYS" w:date="2025-12-04T15:42:00Z">
            <w:rPr>
              <w:rFonts w:ascii="Noto Sans CJK KR Regular" w:eastAsia="Noto Sans CJK KR Regular" w:hAnsi="Noto Sans CJK KR Regular"/>
              <w:b/>
              <w:color w:val="000000" w:themeColor="text1"/>
            </w:rPr>
          </w:rPrChange>
        </w:rPr>
        <w:t xml:space="preserve"> </w:t>
      </w:r>
      <w:r w:rsidR="0071315D" w:rsidRPr="000C7330">
        <w:rPr>
          <w:rFonts w:eastAsiaTheme="minorHAnsi" w:hint="eastAsia"/>
          <w:b/>
          <w:color w:val="000000" w:themeColor="text1"/>
          <w:rPrChange w:id="1632" w:author="FURSYS" w:date="2025-12-04T15:42:00Z">
            <w:rPr>
              <w:rFonts w:ascii="Noto Sans CJK KR Regular" w:eastAsia="Noto Sans CJK KR Regular" w:hAnsi="Noto Sans CJK KR Regular" w:hint="eastAsia"/>
              <w:b/>
              <w:color w:val="000000" w:themeColor="text1"/>
            </w:rPr>
          </w:rPrChange>
        </w:rPr>
        <w:t>및</w:t>
      </w:r>
      <w:r w:rsidRPr="000C7330">
        <w:rPr>
          <w:rFonts w:eastAsiaTheme="minorHAnsi"/>
          <w:b/>
          <w:color w:val="000000" w:themeColor="text1"/>
          <w:rPrChange w:id="1633" w:author="FURSYS" w:date="2025-12-04T15:42:00Z">
            <w:rPr>
              <w:rFonts w:ascii="Noto Sans CJK KR Regular" w:eastAsia="Noto Sans CJK KR Regular" w:hAnsi="Noto Sans CJK KR Regular"/>
              <w:b/>
              <w:color w:val="000000" w:themeColor="text1"/>
            </w:rPr>
          </w:rPrChange>
        </w:rPr>
        <w:t xml:space="preserve"> 이전)</w:t>
      </w:r>
    </w:p>
    <w:p w14:paraId="0516F3EC" w14:textId="31933F34" w:rsidR="00D44207" w:rsidRPr="000C7330" w:rsidDel="00BB6D3F" w:rsidRDefault="00304894" w:rsidP="00BB6D3F">
      <w:pPr>
        <w:pStyle w:val="a3"/>
        <w:numPr>
          <w:ilvl w:val="0"/>
          <w:numId w:val="30"/>
        </w:numPr>
        <w:wordWrap/>
        <w:spacing w:before="39" w:line="206" w:lineRule="auto"/>
        <w:ind w:leftChars="0" w:right="278"/>
        <w:rPr>
          <w:del w:id="1634" w:author="이승준 (Seungjun Lee)" w:date="2025-07-15T08:21:00Z"/>
          <w:rFonts w:eastAsiaTheme="minorHAnsi"/>
          <w:b/>
          <w:color w:val="000000" w:themeColor="text1"/>
          <w:rPrChange w:id="1635" w:author="FURSYS" w:date="2025-12-04T15:42:00Z">
            <w:rPr>
              <w:del w:id="1636" w:author="이승준 (Seungjun Lee)" w:date="2025-07-15T08:21:00Z"/>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1637" w:author="FURSYS" w:date="2025-12-04T15:42:00Z">
            <w:rPr>
              <w:rFonts w:ascii="Noto Sans CJK KR Regular" w:eastAsia="Noto Sans CJK KR Regular" w:hAnsi="Noto Sans CJK KR Regular" w:hint="eastAsia"/>
              <w:color w:val="000000" w:themeColor="text1"/>
            </w:rPr>
          </w:rPrChange>
        </w:rPr>
        <w:t>퍼시스는</w:t>
      </w:r>
      <w:r w:rsidRPr="000C7330">
        <w:rPr>
          <w:rFonts w:eastAsiaTheme="minorHAnsi"/>
          <w:color w:val="000000" w:themeColor="text1"/>
          <w:rPrChange w:id="1638"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639" w:author="FURSYS" w:date="2025-12-04T15:42:00Z">
            <w:rPr>
              <w:rFonts w:ascii="Noto Sans CJK KR Regular" w:eastAsia="Noto Sans CJK KR Regular" w:hAnsi="Noto Sans CJK KR Regular" w:hint="eastAsia"/>
              <w:color w:val="000000" w:themeColor="text1"/>
            </w:rPr>
          </w:rPrChange>
        </w:rPr>
        <w:t>고객이</w:t>
      </w:r>
      <w:r w:rsidRPr="000C7330">
        <w:rPr>
          <w:rFonts w:eastAsiaTheme="minorHAnsi"/>
          <w:color w:val="000000" w:themeColor="text1"/>
          <w:rPrChange w:id="1640"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641" w:author="FURSYS" w:date="2025-12-04T15:42:00Z">
            <w:rPr>
              <w:rFonts w:ascii="Noto Sans CJK KR Regular" w:eastAsia="Noto Sans CJK KR Regular" w:hAnsi="Noto Sans CJK KR Regular" w:hint="eastAsia"/>
              <w:color w:val="000000" w:themeColor="text1"/>
            </w:rPr>
          </w:rPrChange>
        </w:rPr>
        <w:t>요청하는</w:t>
      </w:r>
      <w:r w:rsidRPr="000C7330">
        <w:rPr>
          <w:rFonts w:eastAsiaTheme="minorHAnsi"/>
          <w:color w:val="000000" w:themeColor="text1"/>
          <w:rPrChange w:id="1642"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643" w:author="FURSYS" w:date="2025-12-04T15:42:00Z">
            <w:rPr>
              <w:rFonts w:ascii="Noto Sans CJK KR Regular" w:eastAsia="Noto Sans CJK KR Regular" w:hAnsi="Noto Sans CJK KR Regular" w:hint="eastAsia"/>
              <w:color w:val="000000" w:themeColor="text1"/>
            </w:rPr>
          </w:rPrChange>
        </w:rPr>
        <w:t>장소에</w:t>
      </w:r>
      <w:r w:rsidRPr="000C7330">
        <w:rPr>
          <w:rFonts w:eastAsiaTheme="minorHAnsi"/>
          <w:color w:val="000000" w:themeColor="text1"/>
          <w:rPrChange w:id="1644"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645" w:author="FURSYS" w:date="2025-12-04T15:42:00Z">
            <w:rPr>
              <w:rFonts w:ascii="Noto Sans CJK KR Regular" w:eastAsia="Noto Sans CJK KR Regular" w:hAnsi="Noto Sans CJK KR Regular" w:hint="eastAsia"/>
              <w:color w:val="000000" w:themeColor="text1"/>
            </w:rPr>
          </w:rPrChange>
        </w:rPr>
        <w:t>계약물품을</w:t>
      </w:r>
      <w:r w:rsidRPr="000C7330">
        <w:rPr>
          <w:rFonts w:eastAsiaTheme="minorHAnsi"/>
          <w:color w:val="000000" w:themeColor="text1"/>
          <w:rPrChange w:id="1646"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647" w:author="FURSYS" w:date="2025-12-04T15:42:00Z">
            <w:rPr>
              <w:rFonts w:ascii="Noto Sans CJK KR Regular" w:eastAsia="Noto Sans CJK KR Regular" w:hAnsi="Noto Sans CJK KR Regular" w:hint="eastAsia"/>
              <w:color w:val="000000" w:themeColor="text1"/>
            </w:rPr>
          </w:rPrChange>
        </w:rPr>
        <w:t>인도하고</w:t>
      </w:r>
      <w:r w:rsidRPr="000C7330">
        <w:rPr>
          <w:rFonts w:eastAsiaTheme="minorHAnsi"/>
          <w:color w:val="000000" w:themeColor="text1"/>
          <w:rPrChange w:id="1648"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649" w:author="FURSYS" w:date="2025-12-04T15:42:00Z">
            <w:rPr>
              <w:rFonts w:ascii="Noto Sans CJK KR Regular" w:eastAsia="Noto Sans CJK KR Regular" w:hAnsi="Noto Sans CJK KR Regular" w:hint="eastAsia"/>
              <w:color w:val="000000" w:themeColor="text1"/>
            </w:rPr>
          </w:rPrChange>
        </w:rPr>
        <w:t>정상적인</w:t>
      </w:r>
      <w:r w:rsidRPr="000C7330">
        <w:rPr>
          <w:rFonts w:eastAsiaTheme="minorHAnsi"/>
          <w:color w:val="000000" w:themeColor="text1"/>
          <w:rPrChange w:id="1650"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651" w:author="FURSYS" w:date="2025-12-04T15:42:00Z">
            <w:rPr>
              <w:rFonts w:ascii="Noto Sans CJK KR Regular" w:eastAsia="Noto Sans CJK KR Regular" w:hAnsi="Noto Sans CJK KR Regular" w:hint="eastAsia"/>
              <w:color w:val="000000" w:themeColor="text1"/>
            </w:rPr>
          </w:rPrChange>
        </w:rPr>
        <w:t>사용이</w:t>
      </w:r>
      <w:r w:rsidRPr="000C7330">
        <w:rPr>
          <w:rFonts w:eastAsiaTheme="minorHAnsi"/>
          <w:color w:val="000000" w:themeColor="text1"/>
          <w:rPrChange w:id="1652"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653" w:author="FURSYS" w:date="2025-12-04T15:42:00Z">
            <w:rPr>
              <w:rFonts w:ascii="Noto Sans CJK KR Regular" w:eastAsia="Noto Sans CJK KR Regular" w:hAnsi="Noto Sans CJK KR Regular" w:hint="eastAsia"/>
              <w:color w:val="000000" w:themeColor="text1"/>
            </w:rPr>
          </w:rPrChange>
        </w:rPr>
        <w:t>가능하도록</w:t>
      </w:r>
      <w:r w:rsidRPr="000C7330">
        <w:rPr>
          <w:rFonts w:eastAsiaTheme="minorHAnsi"/>
          <w:color w:val="000000" w:themeColor="text1"/>
          <w:rPrChange w:id="1654"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655" w:author="FURSYS" w:date="2025-12-04T15:42:00Z">
            <w:rPr>
              <w:rFonts w:ascii="Noto Sans CJK KR Regular" w:eastAsia="Noto Sans CJK KR Regular" w:hAnsi="Noto Sans CJK KR Regular" w:hint="eastAsia"/>
              <w:color w:val="000000" w:themeColor="text1"/>
            </w:rPr>
          </w:rPrChange>
        </w:rPr>
        <w:t>설치한다</w:t>
      </w:r>
      <w:r w:rsidRPr="000C7330">
        <w:rPr>
          <w:rFonts w:eastAsiaTheme="minorHAnsi"/>
          <w:color w:val="000000" w:themeColor="text1"/>
          <w:rPrChange w:id="1656" w:author="FURSYS" w:date="2025-12-04T15:42:00Z">
            <w:rPr>
              <w:rFonts w:ascii="Noto Sans CJK KR Regular" w:eastAsia="Noto Sans CJK KR Regular" w:hAnsi="Noto Sans CJK KR Regular"/>
              <w:color w:val="000000" w:themeColor="text1"/>
            </w:rPr>
          </w:rPrChange>
        </w:rPr>
        <w:t>.</w:t>
      </w:r>
    </w:p>
    <w:p w14:paraId="78EC887A" w14:textId="77777777" w:rsidR="00BB6D3F" w:rsidRPr="000C7330" w:rsidRDefault="00BB6D3F" w:rsidP="00304894">
      <w:pPr>
        <w:pStyle w:val="a3"/>
        <w:numPr>
          <w:ilvl w:val="0"/>
          <w:numId w:val="30"/>
        </w:numPr>
        <w:wordWrap/>
        <w:spacing w:before="39" w:line="206" w:lineRule="auto"/>
        <w:ind w:leftChars="0" w:right="278"/>
        <w:rPr>
          <w:ins w:id="1657" w:author="이승준 (Seungjun Lee)" w:date="2025-07-15T08:21:00Z"/>
          <w:rFonts w:eastAsiaTheme="minorHAnsi"/>
          <w:b/>
          <w:color w:val="000000" w:themeColor="text1"/>
          <w:rPrChange w:id="1658" w:author="FURSYS" w:date="2025-12-04T15:42:00Z">
            <w:rPr>
              <w:ins w:id="1659" w:author="이승준 (Seungjun Lee)" w:date="2025-07-15T08:21:00Z"/>
              <w:rFonts w:ascii="Noto Sans CJK KR Regular" w:eastAsia="Noto Sans CJK KR Regular" w:hAnsi="Noto Sans CJK KR Regular"/>
              <w:b/>
              <w:color w:val="000000" w:themeColor="text1"/>
            </w:rPr>
          </w:rPrChange>
        </w:rPr>
      </w:pPr>
    </w:p>
    <w:p w14:paraId="2205509B" w14:textId="77777777" w:rsidR="00BB6D3F" w:rsidRPr="000C7330" w:rsidRDefault="00304894" w:rsidP="00BB6D3F">
      <w:pPr>
        <w:pStyle w:val="a3"/>
        <w:numPr>
          <w:ilvl w:val="0"/>
          <w:numId w:val="30"/>
        </w:numPr>
        <w:wordWrap/>
        <w:spacing w:before="39" w:line="206" w:lineRule="auto"/>
        <w:ind w:leftChars="0" w:right="278"/>
        <w:rPr>
          <w:ins w:id="1660" w:author="이승준 (Seungjun Lee)" w:date="2025-07-15T08:21:00Z"/>
          <w:rFonts w:eastAsiaTheme="minorHAnsi"/>
          <w:b/>
          <w:color w:val="000000" w:themeColor="text1"/>
          <w:rPrChange w:id="1661" w:author="FURSYS" w:date="2025-12-04T15:42:00Z">
            <w:rPr>
              <w:ins w:id="1662" w:author="이승준 (Seungjun Lee)" w:date="2025-07-15T08:21:00Z"/>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1663" w:author="FURSYS" w:date="2025-12-04T15:42:00Z">
            <w:rPr>
              <w:rFonts w:ascii="Noto Sans CJK KR Regular" w:eastAsia="Noto Sans CJK KR Regular" w:hAnsi="Noto Sans CJK KR Regular" w:hint="eastAsia"/>
              <w:color w:val="000000" w:themeColor="text1"/>
            </w:rPr>
          </w:rPrChange>
        </w:rPr>
        <w:t>퍼시스는</w:t>
      </w:r>
      <w:r w:rsidRPr="000C7330">
        <w:rPr>
          <w:rFonts w:eastAsiaTheme="minorHAnsi"/>
          <w:color w:val="000000" w:themeColor="text1"/>
          <w:rPrChange w:id="1664" w:author="FURSYS" w:date="2025-12-04T15:42:00Z">
            <w:rPr>
              <w:rFonts w:ascii="Noto Sans CJK KR Regular" w:eastAsia="Noto Sans CJK KR Regular" w:hAnsi="Noto Sans CJK KR Regular"/>
              <w:color w:val="000000" w:themeColor="text1"/>
            </w:rPr>
          </w:rPrChange>
        </w:rPr>
        <w:t xml:space="preserve"> 본 조 제1항에 따라 </w:t>
      </w:r>
      <w:r w:rsidR="00556B4B" w:rsidRPr="000C7330">
        <w:rPr>
          <w:rFonts w:eastAsiaTheme="minorHAnsi" w:hint="eastAsia"/>
          <w:color w:val="000000" w:themeColor="text1"/>
          <w:rPrChange w:id="1665" w:author="FURSYS" w:date="2025-12-04T15:42:00Z">
            <w:rPr>
              <w:rFonts w:ascii="Noto Sans CJK KR Regular" w:eastAsia="Noto Sans CJK KR Regular" w:hAnsi="Noto Sans CJK KR Regular" w:hint="eastAsia"/>
              <w:color w:val="000000" w:themeColor="text1"/>
            </w:rPr>
          </w:rPrChange>
        </w:rPr>
        <w:t>발생하</w:t>
      </w:r>
      <w:r w:rsidRPr="000C7330">
        <w:rPr>
          <w:rFonts w:eastAsiaTheme="minorHAnsi" w:hint="eastAsia"/>
          <w:color w:val="000000" w:themeColor="text1"/>
          <w:rPrChange w:id="1666" w:author="FURSYS" w:date="2025-12-04T15:42:00Z">
            <w:rPr>
              <w:rFonts w:ascii="Noto Sans CJK KR Regular" w:eastAsia="Noto Sans CJK KR Regular" w:hAnsi="Noto Sans CJK KR Regular" w:hint="eastAsia"/>
              <w:color w:val="000000" w:themeColor="text1"/>
            </w:rPr>
          </w:rPrChange>
        </w:rPr>
        <w:t>는</w:t>
      </w:r>
      <w:r w:rsidRPr="000C7330">
        <w:rPr>
          <w:rFonts w:eastAsiaTheme="minorHAnsi"/>
          <w:color w:val="000000" w:themeColor="text1"/>
          <w:rPrChange w:id="1667"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668" w:author="FURSYS" w:date="2025-12-04T15:42:00Z">
            <w:rPr>
              <w:rFonts w:ascii="Noto Sans CJK KR Regular" w:eastAsia="Noto Sans CJK KR Regular" w:hAnsi="Noto Sans CJK KR Regular" w:hint="eastAsia"/>
              <w:color w:val="000000" w:themeColor="text1"/>
            </w:rPr>
          </w:rPrChange>
        </w:rPr>
        <w:t>운송비</w:t>
      </w:r>
      <w:r w:rsidRPr="000C7330">
        <w:rPr>
          <w:rFonts w:eastAsiaTheme="minorHAnsi"/>
          <w:color w:val="000000" w:themeColor="text1"/>
          <w:rPrChange w:id="1669"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670" w:author="FURSYS" w:date="2025-12-04T15:42:00Z">
            <w:rPr>
              <w:rFonts w:ascii="Noto Sans CJK KR Regular" w:eastAsia="Noto Sans CJK KR Regular" w:hAnsi="Noto Sans CJK KR Regular" w:hint="eastAsia"/>
              <w:color w:val="000000" w:themeColor="text1"/>
            </w:rPr>
          </w:rPrChange>
        </w:rPr>
        <w:t>설치비를</w:t>
      </w:r>
      <w:r w:rsidRPr="000C7330">
        <w:rPr>
          <w:rFonts w:eastAsiaTheme="minorHAnsi"/>
          <w:color w:val="000000" w:themeColor="text1"/>
          <w:rPrChange w:id="1671"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672" w:author="FURSYS" w:date="2025-12-04T15:42:00Z">
            <w:rPr>
              <w:rFonts w:ascii="Noto Sans CJK KR Regular" w:eastAsia="Noto Sans CJK KR Regular" w:hAnsi="Noto Sans CJK KR Regular" w:hint="eastAsia"/>
              <w:color w:val="000000" w:themeColor="text1"/>
            </w:rPr>
          </w:rPrChange>
        </w:rPr>
        <w:t>최초</w:t>
      </w:r>
      <w:r w:rsidRPr="000C7330">
        <w:rPr>
          <w:rFonts w:eastAsiaTheme="minorHAnsi"/>
          <w:color w:val="000000" w:themeColor="text1"/>
          <w:rPrChange w:id="1673"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674" w:author="FURSYS" w:date="2025-12-04T15:42:00Z">
            <w:rPr>
              <w:rFonts w:ascii="Noto Sans CJK KR Regular" w:eastAsia="Noto Sans CJK KR Regular" w:hAnsi="Noto Sans CJK KR Regular" w:hint="eastAsia"/>
              <w:color w:val="000000" w:themeColor="text1"/>
            </w:rPr>
          </w:rPrChange>
        </w:rPr>
        <w:t>설치에</w:t>
      </w:r>
      <w:r w:rsidRPr="000C7330">
        <w:rPr>
          <w:rFonts w:eastAsiaTheme="minorHAnsi"/>
          <w:color w:val="000000" w:themeColor="text1"/>
          <w:rPrChange w:id="1675"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676" w:author="FURSYS" w:date="2025-12-04T15:42:00Z">
            <w:rPr>
              <w:rFonts w:ascii="Noto Sans CJK KR Regular" w:eastAsia="Noto Sans CJK KR Regular" w:hAnsi="Noto Sans CJK KR Regular" w:hint="eastAsia"/>
              <w:color w:val="000000" w:themeColor="text1"/>
            </w:rPr>
          </w:rPrChange>
        </w:rPr>
        <w:t>한하여</w:t>
      </w:r>
      <w:r w:rsidRPr="000C7330">
        <w:rPr>
          <w:rFonts w:eastAsiaTheme="minorHAnsi"/>
          <w:color w:val="000000" w:themeColor="text1"/>
          <w:rPrChange w:id="1677"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1678" w:author="FURSYS" w:date="2025-12-04T15:42:00Z">
            <w:rPr>
              <w:rFonts w:ascii="Noto Sans CJK KR Regular" w:eastAsia="Noto Sans CJK KR Regular" w:hAnsi="Noto Sans CJK KR Regular" w:hint="eastAsia"/>
              <w:color w:val="000000" w:themeColor="text1"/>
            </w:rPr>
          </w:rPrChange>
        </w:rPr>
        <w:t>부담</w:t>
      </w:r>
      <w:r w:rsidR="00F56E4C" w:rsidRPr="000C7330">
        <w:rPr>
          <w:rFonts w:eastAsiaTheme="minorHAnsi" w:hint="eastAsia"/>
          <w:color w:val="000000" w:themeColor="text1"/>
          <w:rPrChange w:id="1679" w:author="FURSYS" w:date="2025-12-04T15:42:00Z">
            <w:rPr>
              <w:rFonts w:ascii="Noto Sans CJK KR Regular" w:eastAsia="Noto Sans CJK KR Regular" w:hAnsi="Noto Sans CJK KR Regular" w:hint="eastAsia"/>
              <w:color w:val="000000" w:themeColor="text1"/>
            </w:rPr>
          </w:rPrChange>
        </w:rPr>
        <w:t>한다</w:t>
      </w:r>
      <w:r w:rsidR="0020546D" w:rsidRPr="000C7330">
        <w:rPr>
          <w:rFonts w:eastAsiaTheme="minorHAnsi"/>
          <w:color w:val="000000" w:themeColor="text1"/>
          <w:rPrChange w:id="1680" w:author="FURSYS" w:date="2025-12-04T15:42:00Z">
            <w:rPr>
              <w:rFonts w:ascii="Noto Sans CJK KR Regular" w:eastAsia="Noto Sans CJK KR Regular" w:hAnsi="Noto Sans CJK KR Regular"/>
              <w:color w:val="000000" w:themeColor="text1"/>
            </w:rPr>
          </w:rPrChange>
        </w:rPr>
        <w:t xml:space="preserve">. </w:t>
      </w:r>
      <w:commentRangeStart w:id="1681"/>
      <w:r w:rsidR="0020546D" w:rsidRPr="000C7330">
        <w:rPr>
          <w:rFonts w:eastAsiaTheme="minorHAnsi" w:hint="eastAsia"/>
          <w:color w:val="000000" w:themeColor="text1"/>
          <w:rPrChange w:id="1682" w:author="FURSYS" w:date="2025-12-04T15:42:00Z">
            <w:rPr>
              <w:rFonts w:ascii="Noto Sans CJK KR Regular" w:eastAsia="Noto Sans CJK KR Regular" w:hAnsi="Noto Sans CJK KR Regular" w:hint="eastAsia"/>
              <w:color w:val="000000" w:themeColor="text1"/>
            </w:rPr>
          </w:rPrChange>
        </w:rPr>
        <w:t>단</w:t>
      </w:r>
      <w:r w:rsidR="0020546D" w:rsidRPr="000C7330">
        <w:rPr>
          <w:rFonts w:eastAsiaTheme="minorHAnsi"/>
          <w:color w:val="000000" w:themeColor="text1"/>
          <w:rPrChange w:id="1683" w:author="FURSYS" w:date="2025-12-04T15:42:00Z">
            <w:rPr>
              <w:rFonts w:ascii="Noto Sans CJK KR Regular" w:eastAsia="Noto Sans CJK KR Regular" w:hAnsi="Noto Sans CJK KR Regular"/>
              <w:color w:val="000000" w:themeColor="text1"/>
            </w:rPr>
          </w:rPrChange>
        </w:rPr>
        <w:t xml:space="preserve">, </w:t>
      </w:r>
      <w:r w:rsidR="0020546D" w:rsidRPr="000C7330">
        <w:rPr>
          <w:rFonts w:eastAsiaTheme="minorHAnsi" w:hint="eastAsia"/>
          <w:color w:val="000000" w:themeColor="text1"/>
          <w:rPrChange w:id="1684" w:author="FURSYS" w:date="2025-12-04T15:42:00Z">
            <w:rPr>
              <w:rFonts w:ascii="Noto Sans CJK KR Regular" w:eastAsia="Noto Sans CJK KR Regular" w:hAnsi="Noto Sans CJK KR Regular" w:hint="eastAsia"/>
              <w:color w:val="000000" w:themeColor="text1"/>
            </w:rPr>
          </w:rPrChange>
        </w:rPr>
        <w:t>설치환경이</w:t>
      </w:r>
      <w:r w:rsidR="0020546D" w:rsidRPr="000C7330">
        <w:rPr>
          <w:rFonts w:eastAsiaTheme="minorHAnsi"/>
          <w:color w:val="000000" w:themeColor="text1"/>
          <w:rPrChange w:id="1685" w:author="FURSYS" w:date="2025-12-04T15:42:00Z">
            <w:rPr>
              <w:rFonts w:ascii="Noto Sans CJK KR Regular" w:eastAsia="Noto Sans CJK KR Regular" w:hAnsi="Noto Sans CJK KR Regular"/>
              <w:color w:val="000000" w:themeColor="text1"/>
            </w:rPr>
          </w:rPrChange>
        </w:rPr>
        <w:t xml:space="preserve"> </w:t>
      </w:r>
      <w:r w:rsidR="0020546D" w:rsidRPr="000C7330">
        <w:rPr>
          <w:rFonts w:eastAsiaTheme="minorHAnsi" w:hint="eastAsia"/>
          <w:color w:val="000000" w:themeColor="text1"/>
          <w:rPrChange w:id="1686" w:author="FURSYS" w:date="2025-12-04T15:42:00Z">
            <w:rPr>
              <w:rFonts w:ascii="Noto Sans CJK KR Regular" w:eastAsia="Noto Sans CJK KR Regular" w:hAnsi="Noto Sans CJK KR Regular" w:hint="eastAsia"/>
              <w:color w:val="000000" w:themeColor="text1"/>
            </w:rPr>
          </w:rPrChange>
        </w:rPr>
        <w:t>통상적이지</w:t>
      </w:r>
      <w:r w:rsidR="0020546D" w:rsidRPr="000C7330">
        <w:rPr>
          <w:rFonts w:eastAsiaTheme="minorHAnsi"/>
          <w:color w:val="000000" w:themeColor="text1"/>
          <w:rPrChange w:id="1687" w:author="FURSYS" w:date="2025-12-04T15:42:00Z">
            <w:rPr>
              <w:rFonts w:ascii="Noto Sans CJK KR Regular" w:eastAsia="Noto Sans CJK KR Regular" w:hAnsi="Noto Sans CJK KR Regular"/>
              <w:color w:val="000000" w:themeColor="text1"/>
            </w:rPr>
          </w:rPrChange>
        </w:rPr>
        <w:t xml:space="preserve"> </w:t>
      </w:r>
      <w:r w:rsidR="0020546D" w:rsidRPr="000C7330">
        <w:rPr>
          <w:rFonts w:eastAsiaTheme="minorHAnsi" w:hint="eastAsia"/>
          <w:color w:val="000000" w:themeColor="text1"/>
          <w:rPrChange w:id="1688" w:author="FURSYS" w:date="2025-12-04T15:42:00Z">
            <w:rPr>
              <w:rFonts w:ascii="Noto Sans CJK KR Regular" w:eastAsia="Noto Sans CJK KR Regular" w:hAnsi="Noto Sans CJK KR Regular" w:hint="eastAsia"/>
              <w:color w:val="000000" w:themeColor="text1"/>
            </w:rPr>
          </w:rPrChange>
        </w:rPr>
        <w:t>아니하여</w:t>
      </w:r>
      <w:r w:rsidR="0099438D" w:rsidRPr="000C7330">
        <w:rPr>
          <w:rFonts w:eastAsiaTheme="minorHAnsi"/>
          <w:color w:val="000000" w:themeColor="text1"/>
          <w:rPrChange w:id="1689" w:author="FURSYS" w:date="2025-12-04T15:42:00Z">
            <w:rPr>
              <w:rFonts w:ascii="Noto Sans CJK KR Regular" w:eastAsia="Noto Sans CJK KR Regular" w:hAnsi="Noto Sans CJK KR Regular"/>
              <w:color w:val="000000" w:themeColor="text1"/>
            </w:rPr>
          </w:rPrChange>
        </w:rPr>
        <w:t xml:space="preserve"> </w:t>
      </w:r>
      <w:r w:rsidR="0020546D" w:rsidRPr="000C7330">
        <w:rPr>
          <w:rFonts w:eastAsiaTheme="minorHAnsi" w:hint="eastAsia"/>
          <w:color w:val="000000" w:themeColor="text1"/>
          <w:rPrChange w:id="1690" w:author="FURSYS" w:date="2025-12-04T15:42:00Z">
            <w:rPr>
              <w:rFonts w:ascii="Noto Sans CJK KR Regular" w:eastAsia="Noto Sans CJK KR Regular" w:hAnsi="Noto Sans CJK KR Regular" w:hint="eastAsia"/>
              <w:color w:val="000000" w:themeColor="text1"/>
            </w:rPr>
          </w:rPrChange>
        </w:rPr>
        <w:t>발생하는</w:t>
      </w:r>
      <w:r w:rsidR="0020546D" w:rsidRPr="000C7330">
        <w:rPr>
          <w:rFonts w:eastAsiaTheme="minorHAnsi"/>
          <w:color w:val="000000" w:themeColor="text1"/>
          <w:rPrChange w:id="1691" w:author="FURSYS" w:date="2025-12-04T15:42:00Z">
            <w:rPr>
              <w:rFonts w:ascii="Noto Sans CJK KR Regular" w:eastAsia="Noto Sans CJK KR Regular" w:hAnsi="Noto Sans CJK KR Regular"/>
              <w:color w:val="000000" w:themeColor="text1"/>
            </w:rPr>
          </w:rPrChange>
        </w:rPr>
        <w:t xml:space="preserve"> </w:t>
      </w:r>
      <w:r w:rsidR="0020546D" w:rsidRPr="000C7330">
        <w:rPr>
          <w:rFonts w:eastAsiaTheme="minorHAnsi" w:hint="eastAsia"/>
          <w:color w:val="000000" w:themeColor="text1"/>
          <w:rPrChange w:id="1692" w:author="FURSYS" w:date="2025-12-04T15:42:00Z">
            <w:rPr>
              <w:rFonts w:ascii="Noto Sans CJK KR Regular" w:eastAsia="Noto Sans CJK KR Regular" w:hAnsi="Noto Sans CJK KR Regular" w:hint="eastAsia"/>
              <w:color w:val="000000" w:themeColor="text1"/>
            </w:rPr>
          </w:rPrChange>
        </w:rPr>
        <w:t>추가적인</w:t>
      </w:r>
      <w:r w:rsidR="0020546D" w:rsidRPr="000C7330">
        <w:rPr>
          <w:rFonts w:eastAsiaTheme="minorHAnsi"/>
          <w:color w:val="000000" w:themeColor="text1"/>
          <w:rPrChange w:id="1693" w:author="FURSYS" w:date="2025-12-04T15:42:00Z">
            <w:rPr>
              <w:rFonts w:ascii="Noto Sans CJK KR Regular" w:eastAsia="Noto Sans CJK KR Regular" w:hAnsi="Noto Sans CJK KR Regular"/>
              <w:color w:val="000000" w:themeColor="text1"/>
            </w:rPr>
          </w:rPrChange>
        </w:rPr>
        <w:t xml:space="preserve"> </w:t>
      </w:r>
      <w:r w:rsidR="0020546D" w:rsidRPr="000C7330">
        <w:rPr>
          <w:rFonts w:eastAsiaTheme="minorHAnsi" w:hint="eastAsia"/>
          <w:color w:val="000000" w:themeColor="text1"/>
          <w:rPrChange w:id="1694" w:author="FURSYS" w:date="2025-12-04T15:42:00Z">
            <w:rPr>
              <w:rFonts w:ascii="Noto Sans CJK KR Regular" w:eastAsia="Noto Sans CJK KR Regular" w:hAnsi="Noto Sans CJK KR Regular" w:hint="eastAsia"/>
              <w:color w:val="000000" w:themeColor="text1"/>
            </w:rPr>
          </w:rPrChange>
        </w:rPr>
        <w:t>설치비는</w:t>
      </w:r>
      <w:r w:rsidR="0020546D" w:rsidRPr="000C7330">
        <w:rPr>
          <w:rFonts w:eastAsiaTheme="minorHAnsi"/>
          <w:color w:val="000000" w:themeColor="text1"/>
          <w:rPrChange w:id="1695" w:author="FURSYS" w:date="2025-12-04T15:42:00Z">
            <w:rPr>
              <w:rFonts w:ascii="Noto Sans CJK KR Regular" w:eastAsia="Noto Sans CJK KR Regular" w:hAnsi="Noto Sans CJK KR Regular"/>
              <w:color w:val="000000" w:themeColor="text1"/>
            </w:rPr>
          </w:rPrChange>
        </w:rPr>
        <w:t xml:space="preserve"> </w:t>
      </w:r>
      <w:r w:rsidR="0020546D" w:rsidRPr="000C7330">
        <w:rPr>
          <w:rFonts w:eastAsiaTheme="minorHAnsi" w:hint="eastAsia"/>
          <w:color w:val="000000" w:themeColor="text1"/>
          <w:rPrChange w:id="1696" w:author="FURSYS" w:date="2025-12-04T15:42:00Z">
            <w:rPr>
              <w:rFonts w:ascii="Noto Sans CJK KR Regular" w:eastAsia="Noto Sans CJK KR Regular" w:hAnsi="Noto Sans CJK KR Regular" w:hint="eastAsia"/>
              <w:color w:val="000000" w:themeColor="text1"/>
            </w:rPr>
          </w:rPrChange>
        </w:rPr>
        <w:t>고객이</w:t>
      </w:r>
      <w:r w:rsidR="0020546D" w:rsidRPr="000C7330">
        <w:rPr>
          <w:rFonts w:eastAsiaTheme="minorHAnsi"/>
          <w:color w:val="000000" w:themeColor="text1"/>
          <w:rPrChange w:id="1697" w:author="FURSYS" w:date="2025-12-04T15:42:00Z">
            <w:rPr>
              <w:rFonts w:ascii="Noto Sans CJK KR Regular" w:eastAsia="Noto Sans CJK KR Regular" w:hAnsi="Noto Sans CJK KR Regular"/>
              <w:color w:val="000000" w:themeColor="text1"/>
            </w:rPr>
          </w:rPrChange>
        </w:rPr>
        <w:t xml:space="preserve"> </w:t>
      </w:r>
      <w:r w:rsidR="0020546D" w:rsidRPr="000C7330">
        <w:rPr>
          <w:rFonts w:eastAsiaTheme="minorHAnsi" w:hint="eastAsia"/>
          <w:color w:val="000000" w:themeColor="text1"/>
          <w:rPrChange w:id="1698" w:author="FURSYS" w:date="2025-12-04T15:42:00Z">
            <w:rPr>
              <w:rFonts w:ascii="Noto Sans CJK KR Regular" w:eastAsia="Noto Sans CJK KR Regular" w:hAnsi="Noto Sans CJK KR Regular" w:hint="eastAsia"/>
              <w:color w:val="000000" w:themeColor="text1"/>
            </w:rPr>
          </w:rPrChange>
        </w:rPr>
        <w:t>부담</w:t>
      </w:r>
      <w:ins w:id="1699" w:author="이승준 (Seungjun Lee)" w:date="2025-07-14T13:40:00Z">
        <w:r w:rsidR="00DA1E1F" w:rsidRPr="000C7330">
          <w:rPr>
            <w:rFonts w:eastAsiaTheme="minorHAnsi" w:hint="eastAsia"/>
            <w:color w:val="000000" w:themeColor="text1"/>
            <w:rPrChange w:id="1700" w:author="FURSYS" w:date="2025-12-04T15:42:00Z">
              <w:rPr>
                <w:rFonts w:ascii="Noto Sans CJK KR Regular" w:eastAsia="Noto Sans CJK KR Regular" w:hAnsi="Noto Sans CJK KR Regular" w:hint="eastAsia"/>
                <w:color w:val="FF0000"/>
              </w:rPr>
            </w:rPrChange>
          </w:rPr>
          <w:t>하며</w:t>
        </w:r>
        <w:r w:rsidR="00DA1E1F" w:rsidRPr="000C7330">
          <w:rPr>
            <w:rFonts w:eastAsiaTheme="minorHAnsi"/>
            <w:color w:val="000000" w:themeColor="text1"/>
            <w:rPrChange w:id="1701" w:author="FURSYS" w:date="2025-12-04T15:42:00Z">
              <w:rPr>
                <w:rFonts w:ascii="Noto Sans CJK KR Regular" w:eastAsia="Noto Sans CJK KR Regular" w:hAnsi="Noto Sans CJK KR Regular"/>
                <w:color w:val="FF0000"/>
              </w:rPr>
            </w:rPrChange>
          </w:rPr>
          <w:t>,</w:t>
        </w:r>
      </w:ins>
      <w:del w:id="1702" w:author="이승준 (Seungjun Lee)" w:date="2025-07-14T13:39:00Z">
        <w:r w:rsidR="0020546D" w:rsidRPr="000C7330" w:rsidDel="00DA1E1F">
          <w:rPr>
            <w:rFonts w:eastAsiaTheme="minorHAnsi" w:hint="eastAsia"/>
            <w:color w:val="000000" w:themeColor="text1"/>
            <w:rPrChange w:id="1703" w:author="FURSYS" w:date="2025-12-04T15:42:00Z">
              <w:rPr>
                <w:rFonts w:ascii="Noto Sans CJK KR Regular" w:eastAsia="Noto Sans CJK KR Regular" w:hAnsi="Noto Sans CJK KR Regular" w:hint="eastAsia"/>
                <w:color w:val="000000" w:themeColor="text1"/>
              </w:rPr>
            </w:rPrChange>
          </w:rPr>
          <w:delText>한다</w:delText>
        </w:r>
      </w:del>
      <w:r w:rsidR="000D04CC" w:rsidRPr="000C7330">
        <w:rPr>
          <w:rFonts w:eastAsiaTheme="minorHAnsi"/>
          <w:color w:val="000000" w:themeColor="text1"/>
          <w:rPrChange w:id="1704" w:author="FURSYS" w:date="2025-12-04T15:42:00Z">
            <w:rPr>
              <w:rFonts w:ascii="Noto Sans CJK KR Regular" w:eastAsia="Noto Sans CJK KR Regular" w:hAnsi="Noto Sans CJK KR Regular"/>
              <w:color w:val="000000" w:themeColor="text1"/>
            </w:rPr>
          </w:rPrChange>
        </w:rPr>
        <w:t>.</w:t>
      </w:r>
      <w:commentRangeEnd w:id="1681"/>
      <w:r w:rsidR="00A8753A" w:rsidRPr="000C7330">
        <w:rPr>
          <w:rStyle w:val="a6"/>
          <w:rFonts w:eastAsiaTheme="minorHAnsi"/>
          <w:color w:val="000000" w:themeColor="text1"/>
          <w:rPrChange w:id="1705" w:author="FURSYS" w:date="2025-12-04T15:42:00Z">
            <w:rPr>
              <w:rStyle w:val="a6"/>
            </w:rPr>
          </w:rPrChange>
        </w:rPr>
        <w:commentReference w:id="1681"/>
      </w:r>
      <w:ins w:id="1706" w:author="이승준 (Seungjun Lee)" w:date="2025-07-14T12:10:00Z">
        <w:r w:rsidR="00820091" w:rsidRPr="000C7330">
          <w:rPr>
            <w:rFonts w:eastAsiaTheme="minorHAnsi"/>
            <w:color w:val="000000" w:themeColor="text1"/>
            <w:rPrChange w:id="1707" w:author="FURSYS" w:date="2025-12-04T15:42:00Z">
              <w:rPr>
                <w:rFonts w:ascii="Noto Sans CJK KR Regular" w:eastAsia="Noto Sans CJK KR Regular" w:hAnsi="Noto Sans CJK KR Regular"/>
                <w:color w:val="FF0000"/>
              </w:rPr>
            </w:rPrChange>
          </w:rPr>
          <w:t xml:space="preserve"> </w:t>
        </w:r>
      </w:ins>
      <w:ins w:id="1708" w:author="이승준 (Seungjun Lee)" w:date="2025-07-14T12:04:00Z">
        <w:r w:rsidR="00B0105C" w:rsidRPr="000C7330">
          <w:rPr>
            <w:rFonts w:eastAsiaTheme="minorHAnsi" w:hint="eastAsia"/>
            <w:color w:val="000000" w:themeColor="text1"/>
            <w:rPrChange w:id="1709" w:author="FURSYS" w:date="2025-12-04T15:42:00Z">
              <w:rPr>
                <w:rFonts w:ascii="Noto Sans CJK KR Regular" w:eastAsia="Noto Sans CJK KR Regular" w:hAnsi="Noto Sans CJK KR Regular" w:hint="eastAsia"/>
                <w:color w:val="FF0000"/>
              </w:rPr>
            </w:rPrChange>
          </w:rPr>
          <w:t>설치환경이</w:t>
        </w:r>
        <w:r w:rsidR="00B0105C" w:rsidRPr="000C7330">
          <w:rPr>
            <w:rFonts w:eastAsiaTheme="minorHAnsi"/>
            <w:color w:val="000000" w:themeColor="text1"/>
            <w:rPrChange w:id="1710" w:author="FURSYS" w:date="2025-12-04T15:42:00Z">
              <w:rPr>
                <w:rFonts w:ascii="Noto Sans CJK KR Regular" w:eastAsia="Noto Sans CJK KR Regular" w:hAnsi="Noto Sans CJK KR Regular"/>
                <w:color w:val="FF0000"/>
              </w:rPr>
            </w:rPrChange>
          </w:rPr>
          <w:t xml:space="preserve"> </w:t>
        </w:r>
        <w:r w:rsidR="00B0105C" w:rsidRPr="000C7330">
          <w:rPr>
            <w:rFonts w:eastAsiaTheme="minorHAnsi" w:hint="eastAsia"/>
            <w:color w:val="000000" w:themeColor="text1"/>
            <w:rPrChange w:id="1711" w:author="FURSYS" w:date="2025-12-04T15:42:00Z">
              <w:rPr>
                <w:rFonts w:ascii="Noto Sans CJK KR Regular" w:eastAsia="Noto Sans CJK KR Regular" w:hAnsi="Noto Sans CJK KR Regular" w:hint="eastAsia"/>
                <w:color w:val="FF0000"/>
              </w:rPr>
            </w:rPrChange>
          </w:rPr>
          <w:t>통상적이지</w:t>
        </w:r>
        <w:r w:rsidR="00B0105C" w:rsidRPr="000C7330">
          <w:rPr>
            <w:rFonts w:eastAsiaTheme="minorHAnsi"/>
            <w:color w:val="000000" w:themeColor="text1"/>
            <w:rPrChange w:id="1712" w:author="FURSYS" w:date="2025-12-04T15:42:00Z">
              <w:rPr>
                <w:rFonts w:ascii="Noto Sans CJK KR Regular" w:eastAsia="Noto Sans CJK KR Regular" w:hAnsi="Noto Sans CJK KR Regular"/>
                <w:color w:val="FF0000"/>
              </w:rPr>
            </w:rPrChange>
          </w:rPr>
          <w:t xml:space="preserve"> </w:t>
        </w:r>
        <w:r w:rsidR="00B0105C" w:rsidRPr="000C7330">
          <w:rPr>
            <w:rFonts w:eastAsiaTheme="minorHAnsi" w:hint="eastAsia"/>
            <w:color w:val="000000" w:themeColor="text1"/>
            <w:rPrChange w:id="1713" w:author="FURSYS" w:date="2025-12-04T15:42:00Z">
              <w:rPr>
                <w:rFonts w:ascii="Noto Sans CJK KR Regular" w:eastAsia="Noto Sans CJK KR Regular" w:hAnsi="Noto Sans CJK KR Regular" w:hint="eastAsia"/>
                <w:color w:val="FF0000"/>
              </w:rPr>
            </w:rPrChange>
          </w:rPr>
          <w:t>아니한</w:t>
        </w:r>
        <w:r w:rsidR="00B0105C" w:rsidRPr="000C7330">
          <w:rPr>
            <w:rFonts w:eastAsiaTheme="minorHAnsi"/>
            <w:color w:val="000000" w:themeColor="text1"/>
            <w:rPrChange w:id="1714" w:author="FURSYS" w:date="2025-12-04T15:42:00Z">
              <w:rPr>
                <w:rFonts w:ascii="Noto Sans CJK KR Regular" w:eastAsia="Noto Sans CJK KR Regular" w:hAnsi="Noto Sans CJK KR Regular"/>
                <w:color w:val="FF0000"/>
              </w:rPr>
            </w:rPrChange>
          </w:rPr>
          <w:t xml:space="preserve"> </w:t>
        </w:r>
        <w:r w:rsidR="00B0105C" w:rsidRPr="000C7330">
          <w:rPr>
            <w:rFonts w:eastAsiaTheme="minorHAnsi" w:hint="eastAsia"/>
            <w:color w:val="000000" w:themeColor="text1"/>
            <w:rPrChange w:id="1715" w:author="FURSYS" w:date="2025-12-04T15:42:00Z">
              <w:rPr>
                <w:rFonts w:ascii="Noto Sans CJK KR Regular" w:eastAsia="Noto Sans CJK KR Regular" w:hAnsi="Noto Sans CJK KR Regular" w:hint="eastAsia"/>
                <w:color w:val="FF0000"/>
              </w:rPr>
            </w:rPrChange>
          </w:rPr>
          <w:t>경우는</w:t>
        </w:r>
        <w:r w:rsidR="00B0105C" w:rsidRPr="000C7330">
          <w:rPr>
            <w:rFonts w:eastAsiaTheme="minorHAnsi"/>
            <w:color w:val="000000" w:themeColor="text1"/>
            <w:rPrChange w:id="1716" w:author="FURSYS" w:date="2025-12-04T15:42:00Z">
              <w:rPr>
                <w:rFonts w:ascii="Noto Sans CJK KR Regular" w:eastAsia="Noto Sans CJK KR Regular" w:hAnsi="Noto Sans CJK KR Regular"/>
                <w:color w:val="FF0000"/>
              </w:rPr>
            </w:rPrChange>
          </w:rPr>
          <w:t xml:space="preserve"> </w:t>
        </w:r>
        <w:r w:rsidR="00B0105C" w:rsidRPr="000C7330">
          <w:rPr>
            <w:rFonts w:eastAsiaTheme="minorHAnsi" w:hint="eastAsia"/>
            <w:color w:val="000000" w:themeColor="text1"/>
            <w:rPrChange w:id="1717" w:author="FURSYS" w:date="2025-12-04T15:42:00Z">
              <w:rPr>
                <w:rFonts w:ascii="Noto Sans CJK KR Regular" w:eastAsia="Noto Sans CJK KR Regular" w:hAnsi="Noto Sans CJK KR Regular" w:hint="eastAsia"/>
                <w:color w:val="FF0000"/>
              </w:rPr>
            </w:rPrChange>
          </w:rPr>
          <w:t>아래</w:t>
        </w:r>
        <w:r w:rsidR="00B0105C" w:rsidRPr="000C7330">
          <w:rPr>
            <w:rFonts w:eastAsiaTheme="minorHAnsi"/>
            <w:color w:val="000000" w:themeColor="text1"/>
            <w:rPrChange w:id="1718" w:author="FURSYS" w:date="2025-12-04T15:42:00Z">
              <w:rPr>
                <w:rFonts w:ascii="Noto Sans CJK KR Regular" w:eastAsia="Noto Sans CJK KR Regular" w:hAnsi="Noto Sans CJK KR Regular"/>
                <w:color w:val="FF0000"/>
              </w:rPr>
            </w:rPrChange>
          </w:rPr>
          <w:t xml:space="preserve"> </w:t>
        </w:r>
        <w:r w:rsidR="00B0105C" w:rsidRPr="000C7330">
          <w:rPr>
            <w:rFonts w:eastAsiaTheme="minorHAnsi" w:hint="eastAsia"/>
            <w:color w:val="000000" w:themeColor="text1"/>
            <w:rPrChange w:id="1719" w:author="FURSYS" w:date="2025-12-04T15:42:00Z">
              <w:rPr>
                <w:rFonts w:ascii="Noto Sans CJK KR Regular" w:eastAsia="Noto Sans CJK KR Regular" w:hAnsi="Noto Sans CJK KR Regular" w:hint="eastAsia"/>
                <w:color w:val="FF0000"/>
              </w:rPr>
            </w:rPrChange>
          </w:rPr>
          <w:t>각</w:t>
        </w:r>
        <w:r w:rsidR="00B0105C" w:rsidRPr="000C7330">
          <w:rPr>
            <w:rFonts w:eastAsiaTheme="minorHAnsi"/>
            <w:color w:val="000000" w:themeColor="text1"/>
            <w:rPrChange w:id="1720" w:author="FURSYS" w:date="2025-12-04T15:42:00Z">
              <w:rPr>
                <w:rFonts w:ascii="Noto Sans CJK KR Regular" w:eastAsia="Noto Sans CJK KR Regular" w:hAnsi="Noto Sans CJK KR Regular"/>
                <w:color w:val="FF0000"/>
              </w:rPr>
            </w:rPrChange>
          </w:rPr>
          <w:t xml:space="preserve"> </w:t>
        </w:r>
        <w:r w:rsidR="00B0105C" w:rsidRPr="000C7330">
          <w:rPr>
            <w:rFonts w:eastAsiaTheme="minorHAnsi" w:hint="eastAsia"/>
            <w:color w:val="000000" w:themeColor="text1"/>
            <w:rPrChange w:id="1721" w:author="FURSYS" w:date="2025-12-04T15:42:00Z">
              <w:rPr>
                <w:rFonts w:ascii="Noto Sans CJK KR Regular" w:eastAsia="Noto Sans CJK KR Regular" w:hAnsi="Noto Sans CJK KR Regular" w:hint="eastAsia"/>
                <w:color w:val="FF0000"/>
              </w:rPr>
            </w:rPrChange>
          </w:rPr>
          <w:t>호와</w:t>
        </w:r>
        <w:r w:rsidR="00B0105C" w:rsidRPr="000C7330">
          <w:rPr>
            <w:rFonts w:eastAsiaTheme="minorHAnsi"/>
            <w:color w:val="000000" w:themeColor="text1"/>
            <w:rPrChange w:id="1722" w:author="FURSYS" w:date="2025-12-04T15:42:00Z">
              <w:rPr>
                <w:rFonts w:ascii="Noto Sans CJK KR Regular" w:eastAsia="Noto Sans CJK KR Regular" w:hAnsi="Noto Sans CJK KR Regular"/>
                <w:color w:val="FF0000"/>
              </w:rPr>
            </w:rPrChange>
          </w:rPr>
          <w:t xml:space="preserve"> </w:t>
        </w:r>
        <w:r w:rsidR="00B0105C" w:rsidRPr="000C7330">
          <w:rPr>
            <w:rFonts w:eastAsiaTheme="minorHAnsi" w:hint="eastAsia"/>
            <w:color w:val="000000" w:themeColor="text1"/>
            <w:rPrChange w:id="1723" w:author="FURSYS" w:date="2025-12-04T15:42:00Z">
              <w:rPr>
                <w:rFonts w:ascii="Noto Sans CJK KR Regular" w:eastAsia="Noto Sans CJK KR Regular" w:hAnsi="Noto Sans CJK KR Regular" w:hint="eastAsia"/>
                <w:color w:val="FF0000"/>
              </w:rPr>
            </w:rPrChange>
          </w:rPr>
          <w:t>같다</w:t>
        </w:r>
        <w:r w:rsidR="00B0105C" w:rsidRPr="000C7330">
          <w:rPr>
            <w:rFonts w:eastAsiaTheme="minorHAnsi"/>
            <w:color w:val="000000" w:themeColor="text1"/>
            <w:rPrChange w:id="1724" w:author="FURSYS" w:date="2025-12-04T15:42:00Z">
              <w:rPr>
                <w:rFonts w:ascii="Noto Sans CJK KR Regular" w:eastAsia="Noto Sans CJK KR Regular" w:hAnsi="Noto Sans CJK KR Regular"/>
                <w:color w:val="FF0000"/>
              </w:rPr>
            </w:rPrChange>
          </w:rPr>
          <w:t>.</w:t>
        </w:r>
      </w:ins>
    </w:p>
    <w:p w14:paraId="7809FDC8" w14:textId="77777777" w:rsidR="00BB6D3F" w:rsidRPr="000C7330" w:rsidRDefault="00BB6D3F" w:rsidP="00BB6D3F">
      <w:pPr>
        <w:pStyle w:val="a3"/>
        <w:numPr>
          <w:ilvl w:val="1"/>
          <w:numId w:val="26"/>
        </w:numPr>
        <w:wordWrap/>
        <w:spacing w:before="39" w:line="206" w:lineRule="auto"/>
        <w:ind w:leftChars="0" w:right="278"/>
        <w:rPr>
          <w:ins w:id="1725" w:author="이승준 (Seungjun Lee)" w:date="2025-07-15T08:22:00Z"/>
          <w:rFonts w:eastAsiaTheme="minorHAnsi"/>
          <w:color w:val="000000" w:themeColor="text1"/>
          <w:rPrChange w:id="1726" w:author="FURSYS" w:date="2025-12-04T15:42:00Z">
            <w:rPr>
              <w:ins w:id="1727" w:author="이승준 (Seungjun Lee)" w:date="2025-07-15T08:22:00Z"/>
              <w:rFonts w:ascii="Noto Sans CJK KR Regular" w:eastAsia="Noto Sans CJK KR Regular" w:hAnsi="Noto Sans CJK KR Regular"/>
              <w:color w:val="000000" w:themeColor="text1"/>
              <w:highlight w:val="magenta"/>
            </w:rPr>
          </w:rPrChange>
        </w:rPr>
      </w:pPr>
      <w:ins w:id="1728" w:author="이승준 (Seungjun Lee)" w:date="2025-07-15T08:22:00Z">
        <w:r w:rsidRPr="000C7330">
          <w:rPr>
            <w:rFonts w:eastAsiaTheme="minorHAnsi" w:hint="eastAsia"/>
            <w:color w:val="000000" w:themeColor="text1"/>
            <w:rPrChange w:id="1729" w:author="FURSYS" w:date="2025-12-04T15:42:00Z">
              <w:rPr>
                <w:rFonts w:ascii="Noto Sans CJK KR Regular" w:eastAsia="Noto Sans CJK KR Regular" w:hAnsi="Noto Sans CJK KR Regular" w:hint="eastAsia"/>
                <w:color w:val="000000" w:themeColor="text1"/>
                <w:highlight w:val="magenta"/>
              </w:rPr>
            </w:rPrChange>
          </w:rPr>
          <w:t>사전</w:t>
        </w:r>
        <w:r w:rsidRPr="000C7330">
          <w:rPr>
            <w:rFonts w:eastAsiaTheme="minorHAnsi"/>
            <w:color w:val="000000" w:themeColor="text1"/>
            <w:rPrChange w:id="1730"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31" w:author="FURSYS" w:date="2025-12-04T15:42:00Z">
              <w:rPr>
                <w:rFonts w:ascii="Noto Sans CJK KR Regular" w:eastAsia="Noto Sans CJK KR Regular" w:hAnsi="Noto Sans CJK KR Regular" w:hint="eastAsia"/>
                <w:color w:val="000000" w:themeColor="text1"/>
                <w:highlight w:val="magenta"/>
              </w:rPr>
            </w:rPrChange>
          </w:rPr>
          <w:t>공유되지</w:t>
        </w:r>
        <w:r w:rsidRPr="000C7330">
          <w:rPr>
            <w:rFonts w:eastAsiaTheme="minorHAnsi"/>
            <w:color w:val="000000" w:themeColor="text1"/>
            <w:rPrChange w:id="1732"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33" w:author="FURSYS" w:date="2025-12-04T15:42:00Z">
              <w:rPr>
                <w:rFonts w:ascii="Noto Sans CJK KR Regular" w:eastAsia="Noto Sans CJK KR Regular" w:hAnsi="Noto Sans CJK KR Regular" w:hint="eastAsia"/>
                <w:color w:val="000000" w:themeColor="text1"/>
                <w:highlight w:val="magenta"/>
              </w:rPr>
            </w:rPrChange>
          </w:rPr>
          <w:t>않은</w:t>
        </w:r>
        <w:r w:rsidRPr="000C7330">
          <w:rPr>
            <w:rFonts w:eastAsiaTheme="minorHAnsi"/>
            <w:color w:val="000000" w:themeColor="text1"/>
            <w:rPrChange w:id="1734"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35" w:author="FURSYS" w:date="2025-12-04T15:42:00Z">
              <w:rPr>
                <w:rFonts w:ascii="Noto Sans CJK KR Regular" w:eastAsia="Noto Sans CJK KR Regular" w:hAnsi="Noto Sans CJK KR Regular" w:hint="eastAsia"/>
                <w:color w:val="000000" w:themeColor="text1"/>
                <w:highlight w:val="magenta"/>
              </w:rPr>
            </w:rPrChange>
          </w:rPr>
          <w:t>고객</w:t>
        </w:r>
        <w:r w:rsidRPr="000C7330">
          <w:rPr>
            <w:rFonts w:eastAsiaTheme="minorHAnsi"/>
            <w:color w:val="000000" w:themeColor="text1"/>
            <w:rPrChange w:id="1736"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37" w:author="FURSYS" w:date="2025-12-04T15:42:00Z">
              <w:rPr>
                <w:rFonts w:ascii="Noto Sans CJK KR Regular" w:eastAsia="Noto Sans CJK KR Regular" w:hAnsi="Noto Sans CJK KR Regular" w:hint="eastAsia"/>
                <w:color w:val="000000" w:themeColor="text1"/>
                <w:highlight w:val="magenta"/>
              </w:rPr>
            </w:rPrChange>
          </w:rPr>
          <w:t>사정으로</w:t>
        </w:r>
        <w:r w:rsidRPr="000C7330">
          <w:rPr>
            <w:rFonts w:eastAsiaTheme="minorHAnsi"/>
            <w:color w:val="000000" w:themeColor="text1"/>
            <w:rPrChange w:id="1738" w:author="FURSYS" w:date="2025-12-04T15:42:00Z">
              <w:rPr>
                <w:rFonts w:ascii="Noto Sans CJK KR Regular" w:eastAsia="Noto Sans CJK KR Regular" w:hAnsi="Noto Sans CJK KR Regular"/>
                <w:color w:val="000000" w:themeColor="text1"/>
                <w:highlight w:val="magenta"/>
              </w:rPr>
            </w:rPrChange>
          </w:rPr>
          <w:t xml:space="preserve"> 인해 </w:t>
        </w:r>
        <w:r w:rsidRPr="000C7330">
          <w:rPr>
            <w:rFonts w:eastAsiaTheme="minorHAnsi" w:hint="eastAsia"/>
            <w:color w:val="000000" w:themeColor="text1"/>
            <w:rPrChange w:id="1739" w:author="FURSYS" w:date="2025-12-04T15:42:00Z">
              <w:rPr>
                <w:rFonts w:ascii="Noto Sans CJK KR Regular" w:eastAsia="Noto Sans CJK KR Regular" w:hAnsi="Noto Sans CJK KR Regular" w:hint="eastAsia"/>
                <w:color w:val="000000" w:themeColor="text1"/>
                <w:highlight w:val="magenta"/>
              </w:rPr>
            </w:rPrChange>
          </w:rPr>
          <w:t>상호</w:t>
        </w:r>
        <w:r w:rsidRPr="000C7330">
          <w:rPr>
            <w:rFonts w:eastAsiaTheme="minorHAnsi"/>
            <w:color w:val="000000" w:themeColor="text1"/>
            <w:rPrChange w:id="1740"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41" w:author="FURSYS" w:date="2025-12-04T15:42:00Z">
              <w:rPr>
                <w:rFonts w:ascii="Noto Sans CJK KR Regular" w:eastAsia="Noto Sans CJK KR Regular" w:hAnsi="Noto Sans CJK KR Regular" w:hint="eastAsia"/>
                <w:color w:val="000000" w:themeColor="text1"/>
                <w:highlight w:val="magenta"/>
              </w:rPr>
            </w:rPrChange>
          </w:rPr>
          <w:t>합의된</w:t>
        </w:r>
        <w:r w:rsidRPr="000C7330">
          <w:rPr>
            <w:rFonts w:eastAsiaTheme="minorHAnsi"/>
            <w:color w:val="000000" w:themeColor="text1"/>
            <w:rPrChange w:id="1742"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43" w:author="FURSYS" w:date="2025-12-04T15:42:00Z">
              <w:rPr>
                <w:rFonts w:ascii="Noto Sans CJK KR Regular" w:eastAsia="Noto Sans CJK KR Regular" w:hAnsi="Noto Sans CJK KR Regular" w:hint="eastAsia"/>
                <w:color w:val="000000" w:themeColor="text1"/>
                <w:highlight w:val="magenta"/>
              </w:rPr>
            </w:rPrChange>
          </w:rPr>
          <w:t>설치</w:t>
        </w:r>
        <w:r w:rsidRPr="000C7330">
          <w:rPr>
            <w:rFonts w:eastAsiaTheme="minorHAnsi"/>
            <w:color w:val="000000" w:themeColor="text1"/>
            <w:rPrChange w:id="1744"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45" w:author="FURSYS" w:date="2025-12-04T15:42:00Z">
              <w:rPr>
                <w:rFonts w:ascii="Noto Sans CJK KR Regular" w:eastAsia="Noto Sans CJK KR Regular" w:hAnsi="Noto Sans CJK KR Regular" w:hint="eastAsia"/>
                <w:color w:val="000000" w:themeColor="text1"/>
                <w:highlight w:val="magenta"/>
              </w:rPr>
            </w:rPrChange>
          </w:rPr>
          <w:t>당일</w:t>
        </w:r>
        <w:r w:rsidRPr="000C7330">
          <w:rPr>
            <w:rFonts w:eastAsiaTheme="minorHAnsi"/>
            <w:color w:val="000000" w:themeColor="text1"/>
            <w:rPrChange w:id="1746"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47" w:author="FURSYS" w:date="2025-12-04T15:42:00Z">
              <w:rPr>
                <w:rFonts w:ascii="Noto Sans CJK KR Regular" w:eastAsia="Noto Sans CJK KR Regular" w:hAnsi="Noto Sans CJK KR Regular" w:hint="eastAsia"/>
                <w:color w:val="000000" w:themeColor="text1"/>
                <w:highlight w:val="magenta"/>
              </w:rPr>
            </w:rPrChange>
          </w:rPr>
          <w:t>제품</w:t>
        </w:r>
        <w:r w:rsidRPr="000C7330">
          <w:rPr>
            <w:rFonts w:eastAsiaTheme="minorHAnsi"/>
            <w:color w:val="000000" w:themeColor="text1"/>
            <w:rPrChange w:id="1748"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49" w:author="FURSYS" w:date="2025-12-04T15:42:00Z">
              <w:rPr>
                <w:rFonts w:ascii="Noto Sans CJK KR Regular" w:eastAsia="Noto Sans CJK KR Regular" w:hAnsi="Noto Sans CJK KR Regular" w:hint="eastAsia"/>
                <w:color w:val="000000" w:themeColor="text1"/>
                <w:highlight w:val="magenta"/>
              </w:rPr>
            </w:rPrChange>
          </w:rPr>
          <w:t>설치가</w:t>
        </w:r>
        <w:r w:rsidRPr="000C7330">
          <w:rPr>
            <w:rFonts w:eastAsiaTheme="minorHAnsi"/>
            <w:color w:val="000000" w:themeColor="text1"/>
            <w:rPrChange w:id="1750"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51" w:author="FURSYS" w:date="2025-12-04T15:42:00Z">
              <w:rPr>
                <w:rFonts w:ascii="Noto Sans CJK KR Regular" w:eastAsia="Noto Sans CJK KR Regular" w:hAnsi="Noto Sans CJK KR Regular" w:hint="eastAsia"/>
                <w:color w:val="000000" w:themeColor="text1"/>
                <w:highlight w:val="magenta"/>
              </w:rPr>
            </w:rPrChange>
          </w:rPr>
          <w:t>불가능하여</w:t>
        </w:r>
        <w:r w:rsidRPr="000C7330">
          <w:rPr>
            <w:rFonts w:eastAsiaTheme="minorHAnsi"/>
            <w:color w:val="000000" w:themeColor="text1"/>
            <w:rPrChange w:id="1752"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53" w:author="FURSYS" w:date="2025-12-04T15:42:00Z">
              <w:rPr>
                <w:rFonts w:ascii="Noto Sans CJK KR Regular" w:eastAsia="Noto Sans CJK KR Regular" w:hAnsi="Noto Sans CJK KR Regular" w:hint="eastAsia"/>
                <w:color w:val="000000" w:themeColor="text1"/>
                <w:highlight w:val="magenta"/>
              </w:rPr>
            </w:rPrChange>
          </w:rPr>
          <w:t>현장에서</w:t>
        </w:r>
        <w:r w:rsidRPr="000C7330">
          <w:rPr>
            <w:rFonts w:eastAsiaTheme="minorHAnsi"/>
            <w:color w:val="000000" w:themeColor="text1"/>
            <w:rPrChange w:id="1754"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55" w:author="FURSYS" w:date="2025-12-04T15:42:00Z">
              <w:rPr>
                <w:rFonts w:ascii="Noto Sans CJK KR Regular" w:eastAsia="Noto Sans CJK KR Regular" w:hAnsi="Noto Sans CJK KR Regular" w:hint="eastAsia"/>
                <w:color w:val="000000" w:themeColor="text1"/>
                <w:highlight w:val="magenta"/>
              </w:rPr>
            </w:rPrChange>
          </w:rPr>
          <w:t>제품</w:t>
        </w:r>
        <w:r w:rsidRPr="000C7330">
          <w:rPr>
            <w:rFonts w:eastAsiaTheme="minorHAnsi"/>
            <w:color w:val="000000" w:themeColor="text1"/>
            <w:rPrChange w:id="1756" w:author="FURSYS" w:date="2025-12-04T15:42:00Z">
              <w:rPr>
                <w:rFonts w:ascii="Noto Sans CJK KR Regular" w:eastAsia="Noto Sans CJK KR Regular" w:hAnsi="Noto Sans CJK KR Regular"/>
                <w:color w:val="000000" w:themeColor="text1"/>
                <w:highlight w:val="magenta"/>
              </w:rPr>
            </w:rPrChange>
          </w:rPr>
          <w:t xml:space="preserve"> 운송 </w:t>
        </w:r>
        <w:r w:rsidRPr="000C7330">
          <w:rPr>
            <w:rFonts w:eastAsiaTheme="minorHAnsi" w:hint="eastAsia"/>
            <w:color w:val="000000" w:themeColor="text1"/>
            <w:rPrChange w:id="1757" w:author="FURSYS" w:date="2025-12-04T15:42:00Z">
              <w:rPr>
                <w:rFonts w:ascii="Noto Sans CJK KR Regular" w:eastAsia="Noto Sans CJK KR Regular" w:hAnsi="Noto Sans CJK KR Regular" w:hint="eastAsia"/>
                <w:color w:val="000000" w:themeColor="text1"/>
                <w:highlight w:val="magenta"/>
              </w:rPr>
            </w:rPrChange>
          </w:rPr>
          <w:t>차량이</w:t>
        </w:r>
        <w:r w:rsidRPr="000C7330">
          <w:rPr>
            <w:rFonts w:eastAsiaTheme="minorHAnsi"/>
            <w:color w:val="000000" w:themeColor="text1"/>
            <w:rPrChange w:id="1758"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59" w:author="FURSYS" w:date="2025-12-04T15:42:00Z">
              <w:rPr>
                <w:rFonts w:ascii="Noto Sans CJK KR Regular" w:eastAsia="Noto Sans CJK KR Regular" w:hAnsi="Noto Sans CJK KR Regular" w:hint="eastAsia"/>
                <w:color w:val="000000" w:themeColor="text1"/>
                <w:highlight w:val="magenta"/>
              </w:rPr>
            </w:rPrChange>
          </w:rPr>
          <w:t>회차된</w:t>
        </w:r>
        <w:r w:rsidRPr="000C7330">
          <w:rPr>
            <w:rFonts w:eastAsiaTheme="minorHAnsi"/>
            <w:color w:val="000000" w:themeColor="text1"/>
            <w:rPrChange w:id="1760"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61" w:author="FURSYS" w:date="2025-12-04T15:42:00Z">
              <w:rPr>
                <w:rFonts w:ascii="Noto Sans CJK KR Regular" w:eastAsia="Noto Sans CJK KR Regular" w:hAnsi="Noto Sans CJK KR Regular" w:hint="eastAsia"/>
                <w:color w:val="000000" w:themeColor="text1"/>
                <w:highlight w:val="magenta"/>
              </w:rPr>
            </w:rPrChange>
          </w:rPr>
          <w:t>경우</w:t>
        </w:r>
      </w:ins>
    </w:p>
    <w:p w14:paraId="6BD55889" w14:textId="6D26FA1D" w:rsidR="00BB6D3F" w:rsidRPr="000C7330" w:rsidRDefault="00BB6D3F" w:rsidP="00BB6D3F">
      <w:pPr>
        <w:pStyle w:val="a3"/>
        <w:numPr>
          <w:ilvl w:val="1"/>
          <w:numId w:val="26"/>
        </w:numPr>
        <w:wordWrap/>
        <w:spacing w:before="39" w:line="206" w:lineRule="auto"/>
        <w:ind w:leftChars="0" w:right="278"/>
        <w:rPr>
          <w:ins w:id="1762" w:author="이승준 (Seungjun Lee)" w:date="2025-07-15T08:22:00Z"/>
          <w:rFonts w:eastAsiaTheme="minorHAnsi"/>
          <w:color w:val="000000" w:themeColor="text1"/>
          <w:rPrChange w:id="1763" w:author="FURSYS" w:date="2025-12-04T15:42:00Z">
            <w:rPr>
              <w:ins w:id="1764" w:author="이승준 (Seungjun Lee)" w:date="2025-07-15T08:22:00Z"/>
              <w:rFonts w:ascii="Noto Sans CJK KR Regular" w:eastAsia="Noto Sans CJK KR Regular" w:hAnsi="Noto Sans CJK KR Regular"/>
              <w:color w:val="000000" w:themeColor="text1"/>
              <w:highlight w:val="magenta"/>
            </w:rPr>
          </w:rPrChange>
        </w:rPr>
      </w:pPr>
      <w:ins w:id="1765" w:author="이승준 (Seungjun Lee)" w:date="2025-07-15T08:22:00Z">
        <w:r w:rsidRPr="000C7330">
          <w:rPr>
            <w:rFonts w:eastAsiaTheme="minorHAnsi" w:hint="eastAsia"/>
            <w:color w:val="000000" w:themeColor="text1"/>
            <w:rPrChange w:id="1766" w:author="FURSYS" w:date="2025-12-04T15:42:00Z">
              <w:rPr>
                <w:rFonts w:ascii="Noto Sans CJK KR Regular" w:eastAsia="Noto Sans CJK KR Regular" w:hAnsi="Noto Sans CJK KR Regular" w:hint="eastAsia"/>
                <w:color w:val="000000" w:themeColor="text1"/>
                <w:highlight w:val="magenta"/>
              </w:rPr>
            </w:rPrChange>
          </w:rPr>
          <w:t>사전</w:t>
        </w:r>
        <w:r w:rsidRPr="000C7330">
          <w:rPr>
            <w:rFonts w:eastAsiaTheme="minorHAnsi"/>
            <w:color w:val="000000" w:themeColor="text1"/>
            <w:rPrChange w:id="1767" w:author="FURSYS" w:date="2025-12-04T15:42:00Z">
              <w:rPr>
                <w:rFonts w:ascii="Noto Sans CJK KR Regular" w:eastAsia="Noto Sans CJK KR Regular" w:hAnsi="Noto Sans CJK KR Regular"/>
                <w:color w:val="000000" w:themeColor="text1"/>
                <w:highlight w:val="magenta"/>
              </w:rPr>
            </w:rPrChange>
          </w:rPr>
          <w:t xml:space="preserve"> 공유되지 않은 고객 사정으로 인해 </w:t>
        </w:r>
        <w:r w:rsidRPr="000C7330">
          <w:rPr>
            <w:rFonts w:eastAsiaTheme="minorHAnsi" w:hint="eastAsia"/>
            <w:color w:val="000000" w:themeColor="text1"/>
            <w:rPrChange w:id="1768" w:author="FURSYS" w:date="2025-12-04T15:42:00Z">
              <w:rPr>
                <w:rFonts w:ascii="Noto Sans CJK KR Regular" w:eastAsia="Noto Sans CJK KR Regular" w:hAnsi="Noto Sans CJK KR Regular" w:hint="eastAsia"/>
                <w:color w:val="000000" w:themeColor="text1"/>
                <w:highlight w:val="magenta"/>
              </w:rPr>
            </w:rPrChange>
          </w:rPr>
          <w:t>상호</w:t>
        </w:r>
        <w:r w:rsidRPr="000C7330">
          <w:rPr>
            <w:rFonts w:eastAsiaTheme="minorHAnsi"/>
            <w:color w:val="000000" w:themeColor="text1"/>
            <w:rPrChange w:id="1769"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70" w:author="FURSYS" w:date="2025-12-04T15:42:00Z">
              <w:rPr>
                <w:rFonts w:ascii="Noto Sans CJK KR Regular" w:eastAsia="Noto Sans CJK KR Regular" w:hAnsi="Noto Sans CJK KR Regular" w:hint="eastAsia"/>
                <w:color w:val="000000" w:themeColor="text1"/>
                <w:highlight w:val="magenta"/>
              </w:rPr>
            </w:rPrChange>
          </w:rPr>
          <w:t>합의된</w:t>
        </w:r>
        <w:r w:rsidRPr="000C7330">
          <w:rPr>
            <w:rFonts w:eastAsiaTheme="minorHAnsi"/>
            <w:color w:val="000000" w:themeColor="text1"/>
            <w:rPrChange w:id="1771" w:author="FURSYS" w:date="2025-12-04T15:42:00Z">
              <w:rPr>
                <w:rFonts w:ascii="Noto Sans CJK KR Regular" w:eastAsia="Noto Sans CJK KR Regular" w:hAnsi="Noto Sans CJK KR Regular"/>
                <w:color w:val="000000" w:themeColor="text1"/>
                <w:highlight w:val="magenta"/>
              </w:rPr>
            </w:rPrChange>
          </w:rPr>
          <w:t xml:space="preserve"> 시간 이상의 대기 시간이 </w:t>
        </w:r>
        <w:r w:rsidRPr="000C7330">
          <w:rPr>
            <w:rFonts w:eastAsiaTheme="minorHAnsi" w:hint="eastAsia"/>
            <w:color w:val="000000" w:themeColor="text1"/>
            <w:rPrChange w:id="1772" w:author="FURSYS" w:date="2025-12-04T15:42:00Z">
              <w:rPr>
                <w:rFonts w:ascii="Noto Sans CJK KR Regular" w:eastAsia="Noto Sans CJK KR Regular" w:hAnsi="Noto Sans CJK KR Regular" w:hint="eastAsia"/>
                <w:color w:val="000000" w:themeColor="text1"/>
                <w:highlight w:val="magenta"/>
              </w:rPr>
            </w:rPrChange>
          </w:rPr>
          <w:t>발생한</w:t>
        </w:r>
        <w:r w:rsidRPr="000C7330">
          <w:rPr>
            <w:rFonts w:eastAsiaTheme="minorHAnsi"/>
            <w:color w:val="000000" w:themeColor="text1"/>
            <w:rPrChange w:id="1773"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74" w:author="FURSYS" w:date="2025-12-04T15:42:00Z">
              <w:rPr>
                <w:rFonts w:ascii="Noto Sans CJK KR Regular" w:eastAsia="Noto Sans CJK KR Regular" w:hAnsi="Noto Sans CJK KR Regular" w:hint="eastAsia"/>
                <w:color w:val="000000" w:themeColor="text1"/>
                <w:highlight w:val="magenta"/>
              </w:rPr>
            </w:rPrChange>
          </w:rPr>
          <w:t>경우</w:t>
        </w:r>
      </w:ins>
    </w:p>
    <w:p w14:paraId="78174EFB" w14:textId="036D6984" w:rsidR="00B0105C" w:rsidRPr="000C7330" w:rsidRDefault="00BB6D3F">
      <w:pPr>
        <w:pStyle w:val="a3"/>
        <w:numPr>
          <w:ilvl w:val="1"/>
          <w:numId w:val="26"/>
        </w:numPr>
        <w:wordWrap/>
        <w:spacing w:before="39" w:line="206" w:lineRule="auto"/>
        <w:ind w:leftChars="0" w:right="278"/>
        <w:rPr>
          <w:rFonts w:eastAsiaTheme="minorHAnsi"/>
          <w:b/>
          <w:color w:val="000000" w:themeColor="text1"/>
          <w:rPrChange w:id="1775" w:author="FURSYS" w:date="2025-12-04T15:42:00Z">
            <w:rPr>
              <w:rFonts w:ascii="Noto Sans CJK KR Regular" w:eastAsia="Noto Sans CJK KR Regular" w:hAnsi="Noto Sans CJK KR Regular"/>
              <w:b/>
              <w:color w:val="000000" w:themeColor="text1"/>
            </w:rPr>
          </w:rPrChange>
        </w:rPr>
        <w:pPrChange w:id="1776" w:author="이승준 (Seungjun Lee)" w:date="2025-07-15T08:22:00Z">
          <w:pPr>
            <w:pStyle w:val="a3"/>
            <w:numPr>
              <w:numId w:val="30"/>
            </w:numPr>
            <w:wordWrap/>
            <w:spacing w:before="39" w:line="206" w:lineRule="auto"/>
            <w:ind w:leftChars="0" w:left="400" w:right="278" w:hanging="400"/>
          </w:pPr>
        </w:pPrChange>
      </w:pPr>
      <w:ins w:id="1777" w:author="이승준 (Seungjun Lee)" w:date="2025-07-15T08:22:00Z">
        <w:r w:rsidRPr="000C7330">
          <w:rPr>
            <w:rFonts w:eastAsiaTheme="minorHAnsi" w:hint="eastAsia"/>
            <w:color w:val="000000" w:themeColor="text1"/>
            <w:rPrChange w:id="1778" w:author="FURSYS" w:date="2025-12-04T15:42:00Z">
              <w:rPr>
                <w:rFonts w:ascii="Noto Sans CJK KR Regular" w:eastAsia="Noto Sans CJK KR Regular" w:hAnsi="Noto Sans CJK KR Regular" w:hint="eastAsia"/>
                <w:color w:val="000000" w:themeColor="text1"/>
                <w:highlight w:val="magenta"/>
              </w:rPr>
            </w:rPrChange>
          </w:rPr>
          <w:t>그</w:t>
        </w:r>
        <w:r w:rsidRPr="000C7330">
          <w:rPr>
            <w:rFonts w:eastAsiaTheme="minorHAnsi"/>
            <w:color w:val="000000" w:themeColor="text1"/>
            <w:rPrChange w:id="1779" w:author="FURSYS" w:date="2025-12-04T15:42:00Z">
              <w:rPr>
                <w:rFonts w:ascii="Noto Sans CJK KR Regular" w:eastAsia="Noto Sans CJK KR Regular" w:hAnsi="Noto Sans CJK KR Regular"/>
                <w:color w:val="000000" w:themeColor="text1"/>
                <w:highlight w:val="magenta"/>
              </w:rPr>
            </w:rPrChange>
          </w:rPr>
          <w:t xml:space="preserve"> 외 </w:t>
        </w:r>
        <w:r w:rsidRPr="000C7330">
          <w:rPr>
            <w:rFonts w:eastAsiaTheme="minorHAnsi" w:hint="eastAsia"/>
            <w:color w:val="000000" w:themeColor="text1"/>
            <w:rPrChange w:id="1780" w:author="FURSYS" w:date="2025-12-04T15:42:00Z">
              <w:rPr>
                <w:rFonts w:ascii="Noto Sans CJK KR Regular" w:eastAsia="Noto Sans CJK KR Regular" w:hAnsi="Noto Sans CJK KR Regular" w:hint="eastAsia"/>
                <w:color w:val="000000" w:themeColor="text1"/>
                <w:highlight w:val="magenta"/>
              </w:rPr>
            </w:rPrChange>
          </w:rPr>
          <w:t>사전</w:t>
        </w:r>
        <w:r w:rsidRPr="000C7330">
          <w:rPr>
            <w:rFonts w:eastAsiaTheme="minorHAnsi"/>
            <w:color w:val="000000" w:themeColor="text1"/>
            <w:rPrChange w:id="1781"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82" w:author="FURSYS" w:date="2025-12-04T15:42:00Z">
              <w:rPr>
                <w:rFonts w:ascii="Noto Sans CJK KR Regular" w:eastAsia="Noto Sans CJK KR Regular" w:hAnsi="Noto Sans CJK KR Regular" w:hint="eastAsia"/>
                <w:color w:val="000000" w:themeColor="text1"/>
                <w:highlight w:val="magenta"/>
              </w:rPr>
            </w:rPrChange>
          </w:rPr>
          <w:t>공유되지</w:t>
        </w:r>
        <w:r w:rsidRPr="000C7330">
          <w:rPr>
            <w:rFonts w:eastAsiaTheme="minorHAnsi"/>
            <w:color w:val="000000" w:themeColor="text1"/>
            <w:rPrChange w:id="1783" w:author="FURSYS" w:date="2025-12-04T15:42:00Z">
              <w:rPr>
                <w:rFonts w:ascii="Noto Sans CJK KR Regular" w:eastAsia="Noto Sans CJK KR Regular" w:hAnsi="Noto Sans CJK KR Regular"/>
                <w:color w:val="000000" w:themeColor="text1"/>
                <w:highlight w:val="magenta"/>
              </w:rPr>
            </w:rPrChange>
          </w:rPr>
          <w:t xml:space="preserve"> 않은 </w:t>
        </w:r>
        <w:r w:rsidRPr="000C7330">
          <w:rPr>
            <w:rFonts w:eastAsiaTheme="minorHAnsi" w:hint="eastAsia"/>
            <w:color w:val="000000" w:themeColor="text1"/>
            <w:rPrChange w:id="1784" w:author="FURSYS" w:date="2025-12-04T15:42:00Z">
              <w:rPr>
                <w:rFonts w:ascii="Noto Sans CJK KR Regular" w:eastAsia="Noto Sans CJK KR Regular" w:hAnsi="Noto Sans CJK KR Regular" w:hint="eastAsia"/>
                <w:color w:val="000000" w:themeColor="text1"/>
                <w:highlight w:val="magenta"/>
              </w:rPr>
            </w:rPrChange>
          </w:rPr>
          <w:t>고객</w:t>
        </w:r>
        <w:r w:rsidRPr="000C7330">
          <w:rPr>
            <w:rFonts w:eastAsiaTheme="minorHAnsi"/>
            <w:color w:val="000000" w:themeColor="text1"/>
            <w:rPrChange w:id="1785" w:author="FURSYS" w:date="2025-12-04T15:42:00Z">
              <w:rPr>
                <w:rFonts w:ascii="Noto Sans CJK KR Regular" w:eastAsia="Noto Sans CJK KR Regular" w:hAnsi="Noto Sans CJK KR Regular"/>
                <w:color w:val="000000" w:themeColor="text1"/>
                <w:highlight w:val="magenta"/>
              </w:rPr>
            </w:rPrChange>
          </w:rPr>
          <w:t xml:space="preserve"> 사정으로 인</w:t>
        </w:r>
        <w:r w:rsidRPr="000C7330">
          <w:rPr>
            <w:rFonts w:eastAsiaTheme="minorHAnsi" w:hint="eastAsia"/>
            <w:color w:val="000000" w:themeColor="text1"/>
            <w:rPrChange w:id="1786" w:author="FURSYS" w:date="2025-12-04T15:42:00Z">
              <w:rPr>
                <w:rFonts w:ascii="Noto Sans CJK KR Regular" w:eastAsia="Noto Sans CJK KR Regular" w:hAnsi="Noto Sans CJK KR Regular" w:hint="eastAsia"/>
                <w:color w:val="000000" w:themeColor="text1"/>
                <w:highlight w:val="magenta"/>
              </w:rPr>
            </w:rPrChange>
          </w:rPr>
          <w:t>해</w:t>
        </w:r>
        <w:r w:rsidRPr="000C7330">
          <w:rPr>
            <w:rFonts w:eastAsiaTheme="minorHAnsi"/>
            <w:color w:val="000000" w:themeColor="text1"/>
            <w:rPrChange w:id="1787"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88" w:author="FURSYS" w:date="2025-12-04T15:42:00Z">
              <w:rPr>
                <w:rFonts w:ascii="Noto Sans CJK KR Regular" w:eastAsia="Noto Sans CJK KR Regular" w:hAnsi="Noto Sans CJK KR Regular" w:hint="eastAsia"/>
                <w:color w:val="000000" w:themeColor="text1"/>
                <w:highlight w:val="magenta"/>
              </w:rPr>
            </w:rPrChange>
          </w:rPr>
          <w:t>상호</w:t>
        </w:r>
        <w:r w:rsidRPr="000C7330">
          <w:rPr>
            <w:rFonts w:eastAsiaTheme="minorHAnsi"/>
            <w:color w:val="000000" w:themeColor="text1"/>
            <w:rPrChange w:id="1789"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90" w:author="FURSYS" w:date="2025-12-04T15:42:00Z">
              <w:rPr>
                <w:rFonts w:ascii="Noto Sans CJK KR Regular" w:eastAsia="Noto Sans CJK KR Regular" w:hAnsi="Noto Sans CJK KR Regular" w:hint="eastAsia"/>
                <w:color w:val="000000" w:themeColor="text1"/>
                <w:highlight w:val="magenta"/>
              </w:rPr>
            </w:rPrChange>
          </w:rPr>
          <w:t>합의된</w:t>
        </w:r>
        <w:r w:rsidRPr="000C7330">
          <w:rPr>
            <w:rFonts w:eastAsiaTheme="minorHAnsi"/>
            <w:color w:val="000000" w:themeColor="text1"/>
            <w:rPrChange w:id="1791"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92" w:author="FURSYS" w:date="2025-12-04T15:42:00Z">
              <w:rPr>
                <w:rFonts w:ascii="Noto Sans CJK KR Regular" w:eastAsia="Noto Sans CJK KR Regular" w:hAnsi="Noto Sans CJK KR Regular" w:hint="eastAsia"/>
                <w:color w:val="000000" w:themeColor="text1"/>
                <w:highlight w:val="magenta"/>
              </w:rPr>
            </w:rPrChange>
          </w:rPr>
          <w:t>내용</w:t>
        </w:r>
        <w:r w:rsidRPr="000C7330">
          <w:rPr>
            <w:rFonts w:eastAsiaTheme="minorHAnsi"/>
            <w:color w:val="000000" w:themeColor="text1"/>
            <w:rPrChange w:id="1793"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94" w:author="FURSYS" w:date="2025-12-04T15:42:00Z">
              <w:rPr>
                <w:rFonts w:ascii="Noto Sans CJK KR Regular" w:eastAsia="Noto Sans CJK KR Regular" w:hAnsi="Noto Sans CJK KR Regular" w:hint="eastAsia"/>
                <w:color w:val="000000" w:themeColor="text1"/>
                <w:highlight w:val="magenta"/>
              </w:rPr>
            </w:rPrChange>
          </w:rPr>
          <w:t>이상의</w:t>
        </w:r>
        <w:r w:rsidRPr="000C7330">
          <w:rPr>
            <w:rFonts w:eastAsiaTheme="minorHAnsi"/>
            <w:color w:val="000000" w:themeColor="text1"/>
            <w:rPrChange w:id="1795"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96" w:author="FURSYS" w:date="2025-12-04T15:42:00Z">
              <w:rPr>
                <w:rFonts w:ascii="Noto Sans CJK KR Regular" w:eastAsia="Noto Sans CJK KR Regular" w:hAnsi="Noto Sans CJK KR Regular" w:hint="eastAsia"/>
                <w:color w:val="000000" w:themeColor="text1"/>
                <w:highlight w:val="magenta"/>
              </w:rPr>
            </w:rPrChange>
          </w:rPr>
          <w:t>추가</w:t>
        </w:r>
        <w:r w:rsidRPr="000C7330">
          <w:rPr>
            <w:rFonts w:eastAsiaTheme="minorHAnsi"/>
            <w:color w:val="000000" w:themeColor="text1"/>
            <w:rPrChange w:id="1797"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798" w:author="FURSYS" w:date="2025-12-04T15:42:00Z">
              <w:rPr>
                <w:rFonts w:ascii="Noto Sans CJK KR Regular" w:eastAsia="Noto Sans CJK KR Regular" w:hAnsi="Noto Sans CJK KR Regular" w:hint="eastAsia"/>
                <w:color w:val="000000" w:themeColor="text1"/>
                <w:highlight w:val="magenta"/>
              </w:rPr>
            </w:rPrChange>
          </w:rPr>
          <w:t>비용이</w:t>
        </w:r>
        <w:r w:rsidRPr="000C7330">
          <w:rPr>
            <w:rFonts w:eastAsiaTheme="minorHAnsi"/>
            <w:color w:val="000000" w:themeColor="text1"/>
            <w:rPrChange w:id="1799"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800" w:author="FURSYS" w:date="2025-12-04T15:42:00Z">
              <w:rPr>
                <w:rFonts w:ascii="Noto Sans CJK KR Regular" w:eastAsia="Noto Sans CJK KR Regular" w:hAnsi="Noto Sans CJK KR Regular" w:hint="eastAsia"/>
                <w:color w:val="000000" w:themeColor="text1"/>
                <w:highlight w:val="magenta"/>
              </w:rPr>
            </w:rPrChange>
          </w:rPr>
          <w:t>발생한</w:t>
        </w:r>
        <w:r w:rsidRPr="000C7330">
          <w:rPr>
            <w:rFonts w:eastAsiaTheme="minorHAnsi"/>
            <w:color w:val="000000" w:themeColor="text1"/>
            <w:rPrChange w:id="1801" w:author="FURSYS" w:date="2025-12-04T15:42:00Z">
              <w:rPr>
                <w:rFonts w:ascii="Noto Sans CJK KR Regular" w:eastAsia="Noto Sans CJK KR Regular" w:hAnsi="Noto Sans CJK KR Regular"/>
                <w:color w:val="000000" w:themeColor="text1"/>
                <w:highlight w:val="magenta"/>
              </w:rPr>
            </w:rPrChange>
          </w:rPr>
          <w:t xml:space="preserve"> </w:t>
        </w:r>
        <w:r w:rsidRPr="000C7330">
          <w:rPr>
            <w:rFonts w:eastAsiaTheme="minorHAnsi" w:hint="eastAsia"/>
            <w:color w:val="000000" w:themeColor="text1"/>
            <w:rPrChange w:id="1802" w:author="FURSYS" w:date="2025-12-04T15:42:00Z">
              <w:rPr>
                <w:rFonts w:ascii="Noto Sans CJK KR Regular" w:eastAsia="Noto Sans CJK KR Regular" w:hAnsi="Noto Sans CJK KR Regular" w:hint="eastAsia"/>
                <w:color w:val="000000" w:themeColor="text1"/>
                <w:highlight w:val="magenta"/>
              </w:rPr>
            </w:rPrChange>
          </w:rPr>
          <w:t>경우</w:t>
        </w:r>
      </w:ins>
      <w:ins w:id="1803" w:author="이승준 (Seungjun Lee)" w:date="2025-07-14T12:04:00Z">
        <w:del w:id="1804" w:author="FURSYS" w:date="2025-10-17T11:10:00Z">
          <w:r w:rsidR="00B0105C" w:rsidRPr="000C7330" w:rsidDel="00CA7300">
            <w:rPr>
              <w:rFonts w:eastAsiaTheme="minorHAnsi"/>
              <w:color w:val="000000" w:themeColor="text1"/>
              <w:rPrChange w:id="1805" w:author="FURSYS" w:date="2025-12-04T15:42:00Z">
                <w:rPr>
                  <w:rFonts w:ascii="Noto Sans CJK KR Regular" w:eastAsia="Noto Sans CJK KR Regular" w:hAnsi="Noto Sans CJK KR Regular"/>
                  <w:b/>
                  <w:color w:val="FF0000"/>
                </w:rPr>
              </w:rPrChange>
            </w:rPr>
            <w:br/>
          </w:r>
        </w:del>
      </w:ins>
    </w:p>
    <w:p w14:paraId="121C0A23" w14:textId="30824646" w:rsidR="005A656F" w:rsidRPr="000C7330" w:rsidRDefault="005A656F" w:rsidP="00113E65">
      <w:pPr>
        <w:pStyle w:val="a3"/>
        <w:numPr>
          <w:ilvl w:val="0"/>
          <w:numId w:val="30"/>
        </w:numPr>
        <w:wordWrap/>
        <w:spacing w:before="39" w:line="206" w:lineRule="auto"/>
        <w:ind w:leftChars="0" w:right="278"/>
        <w:rPr>
          <w:ins w:id="1806" w:author="FURSYS" w:date="2025-10-17T16:31:00Z"/>
          <w:rFonts w:eastAsiaTheme="minorHAnsi"/>
          <w:color w:val="000000" w:themeColor="text1"/>
          <w:rPrChange w:id="1807" w:author="FURSYS" w:date="2025-12-04T15:42:00Z">
            <w:rPr>
              <w:ins w:id="1808" w:author="FURSYS" w:date="2025-10-17T16:31:00Z"/>
            </w:rPr>
          </w:rPrChange>
        </w:rPr>
      </w:pPr>
      <w:ins w:id="1809" w:author="FURSYS" w:date="2025-10-17T16:31:00Z">
        <w:r w:rsidRPr="000C7330">
          <w:rPr>
            <w:rFonts w:eastAsiaTheme="minorHAnsi"/>
            <w:color w:val="000000" w:themeColor="text1"/>
            <w:rPrChange w:id="1810" w:author="FURSYS" w:date="2025-12-04T15:42:00Z">
              <w:rPr/>
            </w:rPrChange>
          </w:rPr>
          <w:t>고객은 계약물품의 설치 완료 후 즉시 인수확인을 진행하여야 하며, 이상이 없는 경우 설치 완료일로부터</w:t>
        </w:r>
        <w:r w:rsidR="00E31591">
          <w:rPr>
            <w:rFonts w:eastAsiaTheme="minorHAnsi"/>
            <w:color w:val="000000" w:themeColor="text1"/>
          </w:rPr>
          <w:t xml:space="preserve"> 7</w:t>
        </w:r>
        <w:r w:rsidRPr="000C7330">
          <w:rPr>
            <w:rFonts w:eastAsiaTheme="minorHAnsi"/>
            <w:color w:val="000000" w:themeColor="text1"/>
            <w:rPrChange w:id="1811" w:author="FURSYS" w:date="2025-12-04T15:42:00Z">
              <w:rPr/>
            </w:rPrChange>
          </w:rPr>
          <w:t>일 이내에 인수확인서를 승인하여야 한다.</w:t>
        </w:r>
        <w:r w:rsidRPr="000C7330">
          <w:rPr>
            <w:rFonts w:eastAsiaTheme="minorHAnsi"/>
            <w:color w:val="000000" w:themeColor="text1"/>
            <w:rPrChange w:id="1812" w:author="FURSYS" w:date="2025-12-04T15:42:00Z">
              <w:rPr>
                <w:rFonts w:ascii="Noto Sans CJK KR Regular" w:eastAsia="Noto Sans CJK KR Regular" w:hAnsi="Noto Sans CJK KR Regular"/>
                <w:color w:val="000000" w:themeColor="text1"/>
                <w:highlight w:val="yellow"/>
              </w:rPr>
            </w:rPrChange>
          </w:rPr>
          <w:t xml:space="preserve"> </w:t>
        </w:r>
        <w:r w:rsidRPr="000C7330">
          <w:rPr>
            <w:rFonts w:eastAsiaTheme="minorHAnsi"/>
            <w:color w:val="000000" w:themeColor="text1"/>
            <w:rPrChange w:id="1813" w:author="FURSYS" w:date="2025-12-04T15:42:00Z">
              <w:rPr/>
            </w:rPrChange>
          </w:rPr>
          <w:t>고객이 인수확인서를 승인한 경우, 이는 계약물품을 이상 없이 인수하였음을 확인한 것으로 본다.</w:t>
        </w:r>
        <w:r w:rsidRPr="000C7330">
          <w:rPr>
            <w:rFonts w:eastAsiaTheme="minorHAnsi"/>
            <w:color w:val="000000" w:themeColor="text1"/>
            <w:rPrChange w:id="1814" w:author="FURSYS" w:date="2025-12-04T15:42:00Z">
              <w:rPr>
                <w:rFonts w:ascii="Noto Sans CJK KR Regular" w:eastAsia="Noto Sans CJK KR Regular" w:hAnsi="Noto Sans CJK KR Regular"/>
                <w:color w:val="000000" w:themeColor="text1"/>
                <w:highlight w:val="yellow"/>
              </w:rPr>
            </w:rPrChange>
          </w:rPr>
          <w:t xml:space="preserve"> </w:t>
        </w:r>
        <w:r w:rsidRPr="000C7330">
          <w:rPr>
            <w:rFonts w:eastAsiaTheme="minorHAnsi"/>
            <w:color w:val="000000" w:themeColor="text1"/>
            <w:rPrChange w:id="1815" w:author="FURSYS" w:date="2025-12-04T15:42:00Z">
              <w:rPr/>
            </w:rPrChange>
          </w:rPr>
          <w:t xml:space="preserve">고객이 위 기간 내에 인수확인서를 승인하지 않을 경우, 인수확인서는 자동으로 승인된 것으로 </w:t>
        </w:r>
        <w:r w:rsidRPr="000C7330">
          <w:rPr>
            <w:rFonts w:eastAsiaTheme="minorHAnsi"/>
            <w:color w:val="000000" w:themeColor="text1"/>
            <w:rPrChange w:id="1816" w:author="FURSYS" w:date="2025-12-04T15:42:00Z">
              <w:rPr/>
            </w:rPrChange>
          </w:rPr>
          <w:lastRenderedPageBreak/>
          <w:t>간주한다.</w:t>
        </w:r>
      </w:ins>
    </w:p>
    <w:p w14:paraId="6F7F506C" w14:textId="4F9B4111" w:rsidR="0020546D" w:rsidRPr="000C7330" w:rsidDel="005A656F" w:rsidRDefault="0020546D" w:rsidP="0020546D">
      <w:pPr>
        <w:pStyle w:val="a3"/>
        <w:numPr>
          <w:ilvl w:val="0"/>
          <w:numId w:val="30"/>
        </w:numPr>
        <w:wordWrap/>
        <w:spacing w:before="39" w:line="206" w:lineRule="auto"/>
        <w:ind w:leftChars="0" w:right="278"/>
        <w:rPr>
          <w:ins w:id="1817" w:author="윤현정 (Hyunjeong Yoon)" w:date="2025-07-08T16:03:00Z"/>
          <w:del w:id="1818" w:author="FURSYS" w:date="2025-10-17T16:31:00Z"/>
          <w:rFonts w:eastAsiaTheme="minorHAnsi"/>
          <w:color w:val="000000" w:themeColor="text1"/>
          <w:rPrChange w:id="1819" w:author="FURSYS" w:date="2025-12-04T15:42:00Z">
            <w:rPr>
              <w:ins w:id="1820" w:author="윤현정 (Hyunjeong Yoon)" w:date="2025-07-08T16:03:00Z"/>
              <w:del w:id="1821" w:author="FURSYS" w:date="2025-10-17T16:31:00Z"/>
              <w:rFonts w:ascii="Noto Sans CJK KR Regular" w:eastAsia="Noto Sans CJK KR Regular" w:hAnsi="Noto Sans CJK KR Regular"/>
              <w:color w:val="000000" w:themeColor="text1"/>
            </w:rPr>
          </w:rPrChange>
        </w:rPr>
      </w:pPr>
      <w:del w:id="1822" w:author="FURSYS" w:date="2025-10-17T16:31:00Z">
        <w:r w:rsidRPr="000C7330" w:rsidDel="005A656F">
          <w:rPr>
            <w:rFonts w:eastAsiaTheme="minorHAnsi" w:hint="eastAsia"/>
            <w:color w:val="000000" w:themeColor="text1"/>
            <w:rPrChange w:id="1823" w:author="FURSYS" w:date="2025-12-04T15:42:00Z">
              <w:rPr>
                <w:rFonts w:ascii="Noto Sans CJK KR Regular" w:eastAsia="Noto Sans CJK KR Regular" w:hAnsi="Noto Sans CJK KR Regular" w:hint="eastAsia"/>
                <w:color w:val="000000" w:themeColor="text1"/>
              </w:rPr>
            </w:rPrChange>
          </w:rPr>
          <w:delText>고객은</w:delText>
        </w:r>
        <w:r w:rsidR="0099438D" w:rsidRPr="000C7330" w:rsidDel="005A656F">
          <w:rPr>
            <w:rFonts w:eastAsiaTheme="minorHAnsi"/>
            <w:color w:val="000000" w:themeColor="text1"/>
            <w:rPrChange w:id="1824" w:author="FURSYS" w:date="2025-12-04T15:42:00Z">
              <w:rPr>
                <w:rFonts w:ascii="Noto Sans CJK KR Regular" w:eastAsia="Noto Sans CJK KR Regular" w:hAnsi="Noto Sans CJK KR Regular"/>
                <w:color w:val="000000" w:themeColor="text1"/>
              </w:rPr>
            </w:rPrChange>
          </w:rPr>
          <w:delText xml:space="preserve"> </w:delText>
        </w:r>
        <w:r w:rsidRPr="000C7330" w:rsidDel="005A656F">
          <w:rPr>
            <w:rFonts w:eastAsiaTheme="minorHAnsi" w:hint="eastAsia"/>
            <w:color w:val="000000" w:themeColor="text1"/>
            <w:rPrChange w:id="1825" w:author="FURSYS" w:date="2025-12-04T15:42:00Z">
              <w:rPr>
                <w:rFonts w:ascii="Noto Sans CJK KR Regular" w:eastAsia="Noto Sans CJK KR Regular" w:hAnsi="Noto Sans CJK KR Regular" w:hint="eastAsia"/>
                <w:color w:val="000000" w:themeColor="text1"/>
              </w:rPr>
            </w:rPrChange>
          </w:rPr>
          <w:delText>계약물품의</w:delText>
        </w:r>
        <w:r w:rsidRPr="000C7330" w:rsidDel="005A656F">
          <w:rPr>
            <w:rFonts w:eastAsiaTheme="minorHAnsi"/>
            <w:color w:val="000000" w:themeColor="text1"/>
            <w:rPrChange w:id="1826" w:author="FURSYS" w:date="2025-12-04T15:42:00Z">
              <w:rPr>
                <w:rFonts w:ascii="Noto Sans CJK KR Regular" w:eastAsia="Noto Sans CJK KR Regular" w:hAnsi="Noto Sans CJK KR Regular"/>
                <w:color w:val="000000" w:themeColor="text1"/>
              </w:rPr>
            </w:rPrChange>
          </w:rPr>
          <w:delText xml:space="preserve"> 설치 완료 후 즉시 </w:delText>
        </w:r>
      </w:del>
      <w:del w:id="1827" w:author="FURSYS" w:date="2025-10-17T11:10:00Z">
        <w:r w:rsidRPr="000C7330" w:rsidDel="00CA7300">
          <w:rPr>
            <w:rFonts w:eastAsiaTheme="minorHAnsi"/>
            <w:color w:val="000000" w:themeColor="text1"/>
            <w:rPrChange w:id="1828" w:author="FURSYS" w:date="2025-12-04T15:42:00Z">
              <w:rPr>
                <w:rFonts w:ascii="Noto Sans CJK KR Regular" w:eastAsia="Noto Sans CJK KR Regular" w:hAnsi="Noto Sans CJK KR Regular"/>
                <w:color w:val="000000" w:themeColor="text1"/>
              </w:rPr>
            </w:rPrChange>
          </w:rPr>
          <w:delText xml:space="preserve">검수를 </w:delText>
        </w:r>
      </w:del>
      <w:del w:id="1829" w:author="FURSYS" w:date="2025-10-17T16:31:00Z">
        <w:r w:rsidRPr="000C7330" w:rsidDel="005A656F">
          <w:rPr>
            <w:rFonts w:eastAsiaTheme="minorHAnsi"/>
            <w:color w:val="000000" w:themeColor="text1"/>
            <w:rPrChange w:id="1830" w:author="FURSYS" w:date="2025-12-04T15:42:00Z">
              <w:rPr>
                <w:rFonts w:ascii="Noto Sans CJK KR Regular" w:eastAsia="Noto Sans CJK KR Regular" w:hAnsi="Noto Sans CJK KR Regular"/>
                <w:color w:val="000000" w:themeColor="text1"/>
              </w:rPr>
            </w:rPrChange>
          </w:rPr>
          <w:delText xml:space="preserve">진행하며 이상이 없는 경우 </w:delText>
        </w:r>
      </w:del>
      <w:ins w:id="1831" w:author="윤현정 (Hyunjeong Yoon)" w:date="2025-07-08T16:02:00Z">
        <w:del w:id="1832" w:author="FURSYS" w:date="2025-10-17T16:31:00Z">
          <w:r w:rsidR="00113E65" w:rsidRPr="000C7330" w:rsidDel="005A656F">
            <w:rPr>
              <w:rFonts w:eastAsiaTheme="minorHAnsi"/>
              <w:color w:val="000000" w:themeColor="text1"/>
              <w:rPrChange w:id="1833" w:author="FURSYS" w:date="2025-12-04T15:42:00Z">
                <w:rPr>
                  <w:rFonts w:ascii="Noto Sans CJK KR Regular" w:eastAsia="Noto Sans CJK KR Regular" w:hAnsi="Noto Sans CJK KR Regular"/>
                  <w:color w:val="000000" w:themeColor="text1"/>
                </w:rPr>
              </w:rPrChange>
            </w:rPr>
            <w:delText>[</w:delText>
          </w:r>
        </w:del>
      </w:ins>
      <w:ins w:id="1834" w:author="이승준 (Seungjun Lee)" w:date="2025-07-14T14:00:00Z">
        <w:del w:id="1835" w:author="FURSYS" w:date="2025-10-17T16:31:00Z">
          <w:r w:rsidR="00AF176E" w:rsidRPr="000C7330" w:rsidDel="005A656F">
            <w:rPr>
              <w:rFonts w:eastAsiaTheme="minorHAnsi"/>
              <w:color w:val="000000" w:themeColor="text1"/>
              <w:rPrChange w:id="1836" w:author="FURSYS" w:date="2025-12-04T15:42:00Z">
                <w:rPr>
                  <w:rFonts w:ascii="맑은 고딕" w:eastAsia="맑은 고딕" w:hAnsi="맑은 고딕"/>
                  <w:color w:val="FF0000"/>
                </w:rPr>
              </w:rPrChange>
            </w:rPr>
            <w:delText>7</w:delText>
          </w:r>
        </w:del>
      </w:ins>
      <w:ins w:id="1837" w:author="윤현정 (Hyunjeong Yoon)" w:date="2025-07-08T16:03:00Z">
        <w:del w:id="1838" w:author="FURSYS" w:date="2025-10-17T16:31:00Z">
          <w:r w:rsidR="00113E65" w:rsidRPr="000C7330" w:rsidDel="005A656F">
            <w:rPr>
              <w:rFonts w:eastAsiaTheme="minorHAnsi" w:hint="eastAsia"/>
              <w:color w:val="000000" w:themeColor="text1"/>
              <w:rPrChange w:id="1839" w:author="FURSYS" w:date="2025-12-04T15:42:00Z">
                <w:rPr>
                  <w:rFonts w:ascii="맑은 고딕" w:eastAsia="맑은 고딕" w:hAnsi="맑은 고딕" w:hint="eastAsia"/>
                  <w:color w:val="000000" w:themeColor="text1"/>
                </w:rPr>
              </w:rPrChange>
            </w:rPr>
            <w:delText>●</w:delText>
          </w:r>
        </w:del>
      </w:ins>
      <w:ins w:id="1840" w:author="윤현정 (Hyunjeong Yoon)" w:date="2025-07-08T16:02:00Z">
        <w:del w:id="1841" w:author="FURSYS" w:date="2025-10-17T16:31:00Z">
          <w:r w:rsidR="00113E65" w:rsidRPr="000C7330" w:rsidDel="005A656F">
            <w:rPr>
              <w:rFonts w:eastAsiaTheme="minorHAnsi"/>
              <w:color w:val="000000" w:themeColor="text1"/>
              <w:rPrChange w:id="1842" w:author="FURSYS" w:date="2025-12-04T15:42:00Z">
                <w:rPr>
                  <w:rFonts w:ascii="Noto Sans CJK KR Regular" w:eastAsia="Noto Sans CJK KR Regular" w:hAnsi="Noto Sans CJK KR Regular"/>
                  <w:color w:val="000000" w:themeColor="text1"/>
                </w:rPr>
              </w:rPrChange>
            </w:rPr>
            <w:delText>]</w:delText>
          </w:r>
        </w:del>
      </w:ins>
      <w:ins w:id="1843" w:author="윤현정 (Hyunjeong Yoon)" w:date="2025-07-08T16:03:00Z">
        <w:del w:id="1844" w:author="FURSYS" w:date="2025-10-17T16:31:00Z">
          <w:r w:rsidR="00113E65" w:rsidRPr="000C7330" w:rsidDel="005A656F">
            <w:rPr>
              <w:rFonts w:eastAsiaTheme="minorHAnsi" w:hint="eastAsia"/>
              <w:color w:val="000000" w:themeColor="text1"/>
              <w:rPrChange w:id="1845" w:author="FURSYS" w:date="2025-12-04T15:42:00Z">
                <w:rPr>
                  <w:rFonts w:ascii="Noto Sans CJK KR Regular" w:eastAsia="Noto Sans CJK KR Regular" w:hAnsi="Noto Sans CJK KR Regular" w:hint="eastAsia"/>
                  <w:color w:val="000000" w:themeColor="text1"/>
                </w:rPr>
              </w:rPrChange>
            </w:rPr>
            <w:delText>일</w:delText>
          </w:r>
          <w:r w:rsidR="00113E65" w:rsidRPr="000C7330" w:rsidDel="005A656F">
            <w:rPr>
              <w:rFonts w:eastAsiaTheme="minorHAnsi"/>
              <w:color w:val="000000" w:themeColor="text1"/>
              <w:rPrChange w:id="1846" w:author="FURSYS" w:date="2025-12-04T15:42:00Z">
                <w:rPr>
                  <w:rFonts w:ascii="Noto Sans CJK KR Regular" w:eastAsia="Noto Sans CJK KR Regular" w:hAnsi="Noto Sans CJK KR Regular"/>
                  <w:color w:val="000000" w:themeColor="text1"/>
                </w:rPr>
              </w:rPrChange>
            </w:rPr>
            <w:delText xml:space="preserve"> 이내에 </w:delText>
          </w:r>
        </w:del>
      </w:ins>
      <w:del w:id="1847" w:author="FURSYS" w:date="2025-10-17T11:10:00Z">
        <w:r w:rsidRPr="000C7330" w:rsidDel="00CA7300">
          <w:rPr>
            <w:rFonts w:eastAsiaTheme="minorHAnsi" w:hint="eastAsia"/>
            <w:color w:val="000000" w:themeColor="text1"/>
            <w:rPrChange w:id="1848" w:author="FURSYS" w:date="2025-12-04T15:42:00Z">
              <w:rPr>
                <w:rFonts w:ascii="Noto Sans CJK KR Regular" w:eastAsia="Noto Sans CJK KR Regular" w:hAnsi="Noto Sans CJK KR Regular" w:hint="eastAsia"/>
                <w:color w:val="000000" w:themeColor="text1"/>
              </w:rPr>
            </w:rPrChange>
          </w:rPr>
          <w:delText>검수확인서</w:delText>
        </w:r>
      </w:del>
      <w:del w:id="1849" w:author="FURSYS" w:date="2025-10-17T16:31:00Z">
        <w:r w:rsidRPr="000C7330" w:rsidDel="005A656F">
          <w:rPr>
            <w:rFonts w:eastAsiaTheme="minorHAnsi" w:hint="eastAsia"/>
            <w:color w:val="000000" w:themeColor="text1"/>
            <w:rPrChange w:id="1850" w:author="FURSYS" w:date="2025-12-04T15:42:00Z">
              <w:rPr>
                <w:rFonts w:ascii="Noto Sans CJK KR Regular" w:eastAsia="Noto Sans CJK KR Regular" w:hAnsi="Noto Sans CJK KR Regular" w:hint="eastAsia"/>
                <w:color w:val="000000" w:themeColor="text1"/>
              </w:rPr>
            </w:rPrChange>
          </w:rPr>
          <w:delText>를</w:delText>
        </w:r>
        <w:r w:rsidRPr="000C7330" w:rsidDel="005A656F">
          <w:rPr>
            <w:rFonts w:eastAsiaTheme="minorHAnsi"/>
            <w:color w:val="000000" w:themeColor="text1"/>
            <w:rPrChange w:id="1851" w:author="FURSYS" w:date="2025-12-04T15:42:00Z">
              <w:rPr>
                <w:rFonts w:ascii="Noto Sans CJK KR Regular" w:eastAsia="Noto Sans CJK KR Regular" w:hAnsi="Noto Sans CJK KR Regular"/>
                <w:color w:val="000000" w:themeColor="text1"/>
              </w:rPr>
            </w:rPrChange>
          </w:rPr>
          <w:delText xml:space="preserve"> </w:delText>
        </w:r>
        <w:r w:rsidRPr="000C7330" w:rsidDel="005A656F">
          <w:rPr>
            <w:rFonts w:eastAsiaTheme="minorHAnsi" w:hint="eastAsia"/>
            <w:color w:val="000000" w:themeColor="text1"/>
            <w:rPrChange w:id="1852" w:author="FURSYS" w:date="2025-12-04T15:42:00Z">
              <w:rPr>
                <w:rFonts w:ascii="Noto Sans CJK KR Regular" w:eastAsia="Noto Sans CJK KR Regular" w:hAnsi="Noto Sans CJK KR Regular" w:hint="eastAsia"/>
                <w:color w:val="000000" w:themeColor="text1"/>
              </w:rPr>
            </w:rPrChange>
          </w:rPr>
          <w:delText>승인하여야</w:delText>
        </w:r>
      </w:del>
      <w:del w:id="1853" w:author="FURSYS" w:date="2025-10-17T15:09:00Z">
        <w:r w:rsidRPr="000C7330" w:rsidDel="00383C19">
          <w:rPr>
            <w:rFonts w:eastAsiaTheme="minorHAnsi"/>
            <w:color w:val="000000" w:themeColor="text1"/>
            <w:rPrChange w:id="1854" w:author="FURSYS" w:date="2025-12-04T15:42:00Z">
              <w:rPr>
                <w:rFonts w:ascii="Noto Sans CJK KR Regular" w:eastAsia="Noto Sans CJK KR Regular" w:hAnsi="Noto Sans CJK KR Regular"/>
                <w:color w:val="000000" w:themeColor="text1"/>
              </w:rPr>
            </w:rPrChange>
          </w:rPr>
          <w:delText xml:space="preserve"> </w:delText>
        </w:r>
        <w:r w:rsidRPr="000C7330" w:rsidDel="00383C19">
          <w:rPr>
            <w:rFonts w:eastAsiaTheme="minorHAnsi" w:hint="eastAsia"/>
            <w:color w:val="000000" w:themeColor="text1"/>
            <w:rPrChange w:id="1855" w:author="FURSYS" w:date="2025-12-04T15:42:00Z">
              <w:rPr>
                <w:rFonts w:ascii="Noto Sans CJK KR Regular" w:eastAsia="Noto Sans CJK KR Regular" w:hAnsi="Noto Sans CJK KR Regular" w:hint="eastAsia"/>
                <w:color w:val="000000" w:themeColor="text1"/>
              </w:rPr>
            </w:rPrChange>
          </w:rPr>
          <w:delText>한다</w:delText>
        </w:r>
        <w:r w:rsidRPr="000C7330" w:rsidDel="00383C19">
          <w:rPr>
            <w:rFonts w:eastAsiaTheme="minorHAnsi"/>
            <w:color w:val="000000" w:themeColor="text1"/>
            <w:rPrChange w:id="1856" w:author="FURSYS" w:date="2025-12-04T15:42:00Z">
              <w:rPr>
                <w:rFonts w:ascii="Noto Sans CJK KR Regular" w:eastAsia="Noto Sans CJK KR Regular" w:hAnsi="Noto Sans CJK KR Regular"/>
                <w:color w:val="000000" w:themeColor="text1"/>
              </w:rPr>
            </w:rPrChange>
          </w:rPr>
          <w:delText>.</w:delText>
        </w:r>
      </w:del>
      <w:del w:id="1857" w:author="FURSYS" w:date="2025-10-17T16:31:00Z">
        <w:r w:rsidRPr="000C7330" w:rsidDel="005A656F">
          <w:rPr>
            <w:rFonts w:eastAsiaTheme="minorHAnsi"/>
            <w:color w:val="000000" w:themeColor="text1"/>
            <w:rPrChange w:id="1858" w:author="FURSYS" w:date="2025-12-04T15:42:00Z">
              <w:rPr>
                <w:rFonts w:ascii="Noto Sans CJK KR Regular" w:eastAsia="Noto Sans CJK KR Regular" w:hAnsi="Noto Sans CJK KR Regular"/>
                <w:color w:val="000000" w:themeColor="text1"/>
              </w:rPr>
            </w:rPrChange>
          </w:rPr>
          <w:delText xml:space="preserve"> </w:delText>
        </w:r>
      </w:del>
      <w:del w:id="1859" w:author="FURSYS" w:date="2025-10-17T13:44:00Z">
        <w:r w:rsidRPr="000C7330" w:rsidDel="00B21FBF">
          <w:rPr>
            <w:rFonts w:eastAsiaTheme="minorHAnsi" w:hint="eastAsia"/>
            <w:color w:val="000000" w:themeColor="text1"/>
            <w:rPrChange w:id="1860" w:author="FURSYS" w:date="2025-12-04T15:42:00Z">
              <w:rPr>
                <w:rFonts w:ascii="Noto Sans CJK KR Regular" w:eastAsia="Noto Sans CJK KR Regular" w:hAnsi="Noto Sans CJK KR Regular" w:hint="eastAsia"/>
                <w:color w:val="000000" w:themeColor="text1"/>
              </w:rPr>
            </w:rPrChange>
          </w:rPr>
          <w:delText>검수</w:delText>
        </w:r>
      </w:del>
      <w:del w:id="1861" w:author="FURSYS" w:date="2025-10-17T16:31:00Z">
        <w:r w:rsidRPr="000C7330" w:rsidDel="005A656F">
          <w:rPr>
            <w:rFonts w:eastAsiaTheme="minorHAnsi" w:hint="eastAsia"/>
            <w:color w:val="000000" w:themeColor="text1"/>
            <w:rPrChange w:id="1862" w:author="FURSYS" w:date="2025-12-04T15:42:00Z">
              <w:rPr>
                <w:rFonts w:ascii="Noto Sans CJK KR Regular" w:eastAsia="Noto Sans CJK KR Regular" w:hAnsi="Noto Sans CJK KR Regular" w:hint="eastAsia"/>
                <w:color w:val="000000" w:themeColor="text1"/>
              </w:rPr>
            </w:rPrChange>
          </w:rPr>
          <w:delText>확인서를</w:delText>
        </w:r>
        <w:r w:rsidRPr="000C7330" w:rsidDel="005A656F">
          <w:rPr>
            <w:rFonts w:eastAsiaTheme="minorHAnsi"/>
            <w:color w:val="000000" w:themeColor="text1"/>
            <w:rPrChange w:id="1863" w:author="FURSYS" w:date="2025-12-04T15:42:00Z">
              <w:rPr>
                <w:rFonts w:ascii="Noto Sans CJK KR Regular" w:eastAsia="Noto Sans CJK KR Regular" w:hAnsi="Noto Sans CJK KR Regular"/>
                <w:color w:val="000000" w:themeColor="text1"/>
              </w:rPr>
            </w:rPrChange>
          </w:rPr>
          <w:delText xml:space="preserve"> </w:delText>
        </w:r>
        <w:r w:rsidRPr="000C7330" w:rsidDel="005A656F">
          <w:rPr>
            <w:rFonts w:eastAsiaTheme="minorHAnsi" w:hint="eastAsia"/>
            <w:color w:val="000000" w:themeColor="text1"/>
            <w:rPrChange w:id="1864" w:author="FURSYS" w:date="2025-12-04T15:42:00Z">
              <w:rPr>
                <w:rFonts w:ascii="Noto Sans CJK KR Regular" w:eastAsia="Noto Sans CJK KR Regular" w:hAnsi="Noto Sans CJK KR Regular" w:hint="eastAsia"/>
                <w:color w:val="000000" w:themeColor="text1"/>
              </w:rPr>
            </w:rPrChange>
          </w:rPr>
          <w:delText>승인한</w:delText>
        </w:r>
        <w:r w:rsidRPr="000C7330" w:rsidDel="005A656F">
          <w:rPr>
            <w:rFonts w:eastAsiaTheme="minorHAnsi"/>
            <w:color w:val="000000" w:themeColor="text1"/>
            <w:rPrChange w:id="1865" w:author="FURSYS" w:date="2025-12-04T15:42:00Z">
              <w:rPr>
                <w:rFonts w:ascii="Noto Sans CJK KR Regular" w:eastAsia="Noto Sans CJK KR Regular" w:hAnsi="Noto Sans CJK KR Regular"/>
                <w:color w:val="000000" w:themeColor="text1"/>
              </w:rPr>
            </w:rPrChange>
          </w:rPr>
          <w:delText xml:space="preserve"> </w:delText>
        </w:r>
        <w:r w:rsidRPr="000C7330" w:rsidDel="005A656F">
          <w:rPr>
            <w:rFonts w:eastAsiaTheme="minorHAnsi" w:hint="eastAsia"/>
            <w:color w:val="000000" w:themeColor="text1"/>
            <w:rPrChange w:id="1866" w:author="FURSYS" w:date="2025-12-04T15:42:00Z">
              <w:rPr>
                <w:rFonts w:ascii="Noto Sans CJK KR Regular" w:eastAsia="Noto Sans CJK KR Regular" w:hAnsi="Noto Sans CJK KR Regular" w:hint="eastAsia"/>
                <w:color w:val="000000" w:themeColor="text1"/>
              </w:rPr>
            </w:rPrChange>
          </w:rPr>
          <w:delText>경우</w:delText>
        </w:r>
        <w:r w:rsidRPr="000C7330" w:rsidDel="005A656F">
          <w:rPr>
            <w:rFonts w:eastAsiaTheme="minorHAnsi"/>
            <w:color w:val="000000" w:themeColor="text1"/>
            <w:rPrChange w:id="1867" w:author="FURSYS" w:date="2025-12-04T15:42:00Z">
              <w:rPr>
                <w:rFonts w:ascii="Noto Sans CJK KR Regular" w:eastAsia="Noto Sans CJK KR Regular" w:hAnsi="Noto Sans CJK KR Regular"/>
                <w:color w:val="000000" w:themeColor="text1"/>
              </w:rPr>
            </w:rPrChange>
          </w:rPr>
          <w:delText xml:space="preserve"> </w:delText>
        </w:r>
      </w:del>
      <w:del w:id="1868" w:author="FURSYS" w:date="2025-10-17T13:45:00Z">
        <w:r w:rsidRPr="000C7330" w:rsidDel="00B21FBF">
          <w:rPr>
            <w:rFonts w:eastAsiaTheme="minorHAnsi" w:hint="eastAsia"/>
            <w:color w:val="000000" w:themeColor="text1"/>
            <w:rPrChange w:id="1869" w:author="FURSYS" w:date="2025-12-04T15:42:00Z">
              <w:rPr>
                <w:rFonts w:ascii="Noto Sans CJK KR Regular" w:eastAsia="Noto Sans CJK KR Regular" w:hAnsi="Noto Sans CJK KR Regular" w:hint="eastAsia"/>
                <w:color w:val="000000" w:themeColor="text1"/>
              </w:rPr>
            </w:rPrChange>
          </w:rPr>
          <w:delText>상품</w:delText>
        </w:r>
      </w:del>
      <w:del w:id="1870" w:author="FURSYS" w:date="2025-10-17T16:31:00Z">
        <w:r w:rsidRPr="000C7330" w:rsidDel="005A656F">
          <w:rPr>
            <w:rFonts w:eastAsiaTheme="minorHAnsi" w:hint="eastAsia"/>
            <w:color w:val="000000" w:themeColor="text1"/>
            <w:rPrChange w:id="1871" w:author="FURSYS" w:date="2025-12-04T15:42:00Z">
              <w:rPr>
                <w:rFonts w:ascii="Noto Sans CJK KR Regular" w:eastAsia="Noto Sans CJK KR Regular" w:hAnsi="Noto Sans CJK KR Regular" w:hint="eastAsia"/>
                <w:color w:val="000000" w:themeColor="text1"/>
              </w:rPr>
            </w:rPrChange>
          </w:rPr>
          <w:delText>을</w:delText>
        </w:r>
        <w:r w:rsidRPr="000C7330" w:rsidDel="005A656F">
          <w:rPr>
            <w:rFonts w:eastAsiaTheme="minorHAnsi"/>
            <w:color w:val="000000" w:themeColor="text1"/>
            <w:rPrChange w:id="1872" w:author="FURSYS" w:date="2025-12-04T15:42:00Z">
              <w:rPr>
                <w:rFonts w:ascii="Noto Sans CJK KR Regular" w:eastAsia="Noto Sans CJK KR Regular" w:hAnsi="Noto Sans CJK KR Regular"/>
                <w:color w:val="000000" w:themeColor="text1"/>
              </w:rPr>
            </w:rPrChange>
          </w:rPr>
          <w:delText xml:space="preserve"> </w:delText>
        </w:r>
        <w:r w:rsidRPr="000C7330" w:rsidDel="005A656F">
          <w:rPr>
            <w:rFonts w:eastAsiaTheme="minorHAnsi" w:hint="eastAsia"/>
            <w:color w:val="000000" w:themeColor="text1"/>
            <w:rPrChange w:id="1873" w:author="FURSYS" w:date="2025-12-04T15:42:00Z">
              <w:rPr>
                <w:rFonts w:ascii="Noto Sans CJK KR Regular" w:eastAsia="Noto Sans CJK KR Regular" w:hAnsi="Noto Sans CJK KR Regular" w:hint="eastAsia"/>
                <w:color w:val="000000" w:themeColor="text1"/>
              </w:rPr>
            </w:rPrChange>
          </w:rPr>
          <w:delText>이상없이</w:delText>
        </w:r>
        <w:r w:rsidRPr="000C7330" w:rsidDel="005A656F">
          <w:rPr>
            <w:rFonts w:eastAsiaTheme="minorHAnsi"/>
            <w:color w:val="000000" w:themeColor="text1"/>
            <w:rPrChange w:id="1874" w:author="FURSYS" w:date="2025-12-04T15:42:00Z">
              <w:rPr>
                <w:rFonts w:ascii="Noto Sans CJK KR Regular" w:eastAsia="Noto Sans CJK KR Regular" w:hAnsi="Noto Sans CJK KR Regular"/>
                <w:color w:val="000000" w:themeColor="text1"/>
              </w:rPr>
            </w:rPrChange>
          </w:rPr>
          <w:delText xml:space="preserve"> </w:delText>
        </w:r>
        <w:r w:rsidRPr="000C7330" w:rsidDel="005A656F">
          <w:rPr>
            <w:rFonts w:eastAsiaTheme="minorHAnsi" w:hint="eastAsia"/>
            <w:color w:val="000000" w:themeColor="text1"/>
            <w:rPrChange w:id="1875" w:author="FURSYS" w:date="2025-12-04T15:42:00Z">
              <w:rPr>
                <w:rFonts w:ascii="Noto Sans CJK KR Regular" w:eastAsia="Noto Sans CJK KR Regular" w:hAnsi="Noto Sans CJK KR Regular" w:hint="eastAsia"/>
                <w:color w:val="000000" w:themeColor="text1"/>
              </w:rPr>
            </w:rPrChange>
          </w:rPr>
          <w:delText>인수하였음을</w:delText>
        </w:r>
        <w:r w:rsidRPr="000C7330" w:rsidDel="005A656F">
          <w:rPr>
            <w:rFonts w:eastAsiaTheme="minorHAnsi"/>
            <w:color w:val="000000" w:themeColor="text1"/>
            <w:rPrChange w:id="1876" w:author="FURSYS" w:date="2025-12-04T15:42:00Z">
              <w:rPr>
                <w:rFonts w:ascii="Noto Sans CJK KR Regular" w:eastAsia="Noto Sans CJK KR Regular" w:hAnsi="Noto Sans CJK KR Regular"/>
                <w:color w:val="000000" w:themeColor="text1"/>
              </w:rPr>
            </w:rPrChange>
          </w:rPr>
          <w:delText xml:space="preserve"> </w:delText>
        </w:r>
        <w:r w:rsidRPr="000C7330" w:rsidDel="005A656F">
          <w:rPr>
            <w:rFonts w:eastAsiaTheme="minorHAnsi" w:hint="eastAsia"/>
            <w:color w:val="000000" w:themeColor="text1"/>
            <w:rPrChange w:id="1877" w:author="FURSYS" w:date="2025-12-04T15:42:00Z">
              <w:rPr>
                <w:rFonts w:ascii="Noto Sans CJK KR Regular" w:eastAsia="Noto Sans CJK KR Regular" w:hAnsi="Noto Sans CJK KR Regular" w:hint="eastAsia"/>
                <w:color w:val="000000" w:themeColor="text1"/>
              </w:rPr>
            </w:rPrChange>
          </w:rPr>
          <w:delText>확인한</w:delText>
        </w:r>
        <w:r w:rsidRPr="000C7330" w:rsidDel="005A656F">
          <w:rPr>
            <w:rFonts w:eastAsiaTheme="minorHAnsi"/>
            <w:color w:val="000000" w:themeColor="text1"/>
            <w:rPrChange w:id="1878" w:author="FURSYS" w:date="2025-12-04T15:42:00Z">
              <w:rPr>
                <w:rFonts w:ascii="Noto Sans CJK KR Regular" w:eastAsia="Noto Sans CJK KR Regular" w:hAnsi="Noto Sans CJK KR Regular"/>
                <w:color w:val="000000" w:themeColor="text1"/>
              </w:rPr>
            </w:rPrChange>
          </w:rPr>
          <w:delText xml:space="preserve"> </w:delText>
        </w:r>
        <w:r w:rsidRPr="000C7330" w:rsidDel="005A656F">
          <w:rPr>
            <w:rFonts w:eastAsiaTheme="minorHAnsi" w:hint="eastAsia"/>
            <w:color w:val="000000" w:themeColor="text1"/>
            <w:rPrChange w:id="1879" w:author="FURSYS" w:date="2025-12-04T15:42:00Z">
              <w:rPr>
                <w:rFonts w:ascii="Noto Sans CJK KR Regular" w:eastAsia="Noto Sans CJK KR Regular" w:hAnsi="Noto Sans CJK KR Regular" w:hint="eastAsia"/>
                <w:color w:val="000000" w:themeColor="text1"/>
              </w:rPr>
            </w:rPrChange>
          </w:rPr>
          <w:delText>것으로</w:delText>
        </w:r>
        <w:r w:rsidRPr="000C7330" w:rsidDel="005A656F">
          <w:rPr>
            <w:rFonts w:eastAsiaTheme="minorHAnsi"/>
            <w:color w:val="000000" w:themeColor="text1"/>
            <w:rPrChange w:id="1880" w:author="FURSYS" w:date="2025-12-04T15:42:00Z">
              <w:rPr>
                <w:rFonts w:ascii="Noto Sans CJK KR Regular" w:eastAsia="Noto Sans CJK KR Regular" w:hAnsi="Noto Sans CJK KR Regular"/>
                <w:color w:val="000000" w:themeColor="text1"/>
              </w:rPr>
            </w:rPrChange>
          </w:rPr>
          <w:delText xml:space="preserve"> </w:delText>
        </w:r>
        <w:r w:rsidRPr="000C7330" w:rsidDel="005A656F">
          <w:rPr>
            <w:rFonts w:eastAsiaTheme="minorHAnsi" w:hint="eastAsia"/>
            <w:color w:val="000000" w:themeColor="text1"/>
            <w:rPrChange w:id="1881" w:author="FURSYS" w:date="2025-12-04T15:42:00Z">
              <w:rPr>
                <w:rFonts w:ascii="Noto Sans CJK KR Regular" w:eastAsia="Noto Sans CJK KR Regular" w:hAnsi="Noto Sans CJK KR Regular" w:hint="eastAsia"/>
                <w:color w:val="000000" w:themeColor="text1"/>
              </w:rPr>
            </w:rPrChange>
          </w:rPr>
          <w:delText>간주</w:delText>
        </w:r>
      </w:del>
      <w:del w:id="1882" w:author="FURSYS" w:date="2025-10-17T16:23:00Z">
        <w:r w:rsidRPr="000C7330" w:rsidDel="007D37B4">
          <w:rPr>
            <w:rFonts w:eastAsiaTheme="minorHAnsi" w:hint="eastAsia"/>
            <w:color w:val="000000" w:themeColor="text1"/>
            <w:rPrChange w:id="1883" w:author="FURSYS" w:date="2025-12-04T15:42:00Z">
              <w:rPr>
                <w:rFonts w:ascii="Noto Sans CJK KR Regular" w:eastAsia="Noto Sans CJK KR Regular" w:hAnsi="Noto Sans CJK KR Regular" w:hint="eastAsia"/>
                <w:color w:val="000000" w:themeColor="text1"/>
              </w:rPr>
            </w:rPrChange>
          </w:rPr>
          <w:delText>된다</w:delText>
        </w:r>
        <w:r w:rsidRPr="000C7330" w:rsidDel="007D37B4">
          <w:rPr>
            <w:rFonts w:eastAsiaTheme="minorHAnsi"/>
            <w:color w:val="000000" w:themeColor="text1"/>
            <w:rPrChange w:id="1884" w:author="FURSYS" w:date="2025-12-04T15:42:00Z">
              <w:rPr>
                <w:rFonts w:ascii="Noto Sans CJK KR Regular" w:eastAsia="Noto Sans CJK KR Regular" w:hAnsi="Noto Sans CJK KR Regular"/>
                <w:color w:val="000000" w:themeColor="text1"/>
              </w:rPr>
            </w:rPrChange>
          </w:rPr>
          <w:delText>.</w:delText>
        </w:r>
      </w:del>
    </w:p>
    <w:p w14:paraId="0F6CB83E" w14:textId="3490BFCF" w:rsidR="005A656F" w:rsidRPr="000C7330" w:rsidRDefault="005A656F" w:rsidP="0020546D">
      <w:pPr>
        <w:pStyle w:val="a3"/>
        <w:numPr>
          <w:ilvl w:val="0"/>
          <w:numId w:val="30"/>
        </w:numPr>
        <w:wordWrap/>
        <w:spacing w:before="39" w:line="206" w:lineRule="auto"/>
        <w:ind w:leftChars="0" w:right="278"/>
        <w:rPr>
          <w:ins w:id="1885" w:author="FURSYS" w:date="2025-10-17T16:32:00Z"/>
          <w:rFonts w:eastAsiaTheme="minorHAnsi"/>
          <w:color w:val="000000" w:themeColor="text1"/>
          <w:rPrChange w:id="1886" w:author="FURSYS" w:date="2025-12-04T15:42:00Z">
            <w:rPr>
              <w:ins w:id="1887" w:author="FURSYS" w:date="2025-10-17T16:32:00Z"/>
            </w:rPr>
          </w:rPrChange>
        </w:rPr>
      </w:pPr>
      <w:ins w:id="1888" w:author="FURSYS" w:date="2025-10-17T16:32:00Z">
        <w:r w:rsidRPr="000C7330">
          <w:rPr>
            <w:rFonts w:eastAsiaTheme="minorHAnsi"/>
            <w:color w:val="000000" w:themeColor="text1"/>
            <w:rPrChange w:id="1889" w:author="FURSYS" w:date="2025-12-04T15:42:00Z">
              <w:rPr/>
            </w:rPrChange>
          </w:rPr>
          <w:t>고객은 설치된 계약물품에 하자가 있는 경우, 제3항에서 정한 기간 내에 제품의 교환 또는 재설치를 요청할 수 있다.</w:t>
        </w:r>
        <w:r w:rsidRPr="000C7330">
          <w:rPr>
            <w:rFonts w:eastAsiaTheme="minorHAnsi"/>
            <w:color w:val="000000" w:themeColor="text1"/>
            <w:rPrChange w:id="1890" w:author="FURSYS" w:date="2025-12-04T15:42:00Z">
              <w:rPr>
                <w:rFonts w:ascii="Noto Sans CJK KR Regular" w:eastAsia="Noto Sans CJK KR Regular" w:hAnsi="Noto Sans CJK KR Regular"/>
                <w:color w:val="000000" w:themeColor="text1"/>
                <w:highlight w:val="yellow"/>
              </w:rPr>
            </w:rPrChange>
          </w:rPr>
          <w:t xml:space="preserve"> </w:t>
        </w:r>
        <w:r w:rsidRPr="000C7330">
          <w:rPr>
            <w:rFonts w:eastAsiaTheme="minorHAnsi"/>
            <w:color w:val="000000" w:themeColor="text1"/>
            <w:rPrChange w:id="1891" w:author="FURSYS" w:date="2025-12-04T15:42:00Z">
              <w:rPr/>
            </w:rPrChange>
          </w:rPr>
          <w:t>퍼시스는 고객의 요청사항에 대해 교체 또는 보완 조치를 이행하여야 하며, 조치 완료 후 이상이 없을 경우 고객은 최종 조치일로부터 [7]일 이내에 인수확인서를 승인하여야 한다.</w:t>
        </w:r>
        <w:r w:rsidRPr="000C7330">
          <w:rPr>
            <w:rFonts w:eastAsiaTheme="minorHAnsi"/>
            <w:color w:val="000000" w:themeColor="text1"/>
            <w:rPrChange w:id="1892" w:author="FURSYS" w:date="2025-12-04T15:42:00Z">
              <w:rPr>
                <w:rFonts w:ascii="Noto Sans CJK KR Regular" w:eastAsia="Noto Sans CJK KR Regular" w:hAnsi="Noto Sans CJK KR Regular"/>
                <w:color w:val="000000" w:themeColor="text1"/>
                <w:highlight w:val="yellow"/>
              </w:rPr>
            </w:rPrChange>
          </w:rPr>
          <w:t xml:space="preserve"> </w:t>
        </w:r>
        <w:r w:rsidRPr="000C7330">
          <w:rPr>
            <w:rFonts w:eastAsiaTheme="minorHAnsi"/>
            <w:color w:val="000000" w:themeColor="text1"/>
            <w:rPrChange w:id="1893" w:author="FURSYS" w:date="2025-12-04T15:42:00Z">
              <w:rPr/>
            </w:rPrChange>
          </w:rPr>
          <w:t>고객이 해당 기간 내 인수확인서를 승인하지 않을 경우, 인수확인서는 자동으로 승인된 것으로 간주한다.</w:t>
        </w:r>
      </w:ins>
    </w:p>
    <w:p w14:paraId="2267EF16" w14:textId="305D8965" w:rsidR="00113E65" w:rsidRPr="000C7330" w:rsidDel="005A656F" w:rsidRDefault="00113E65" w:rsidP="00113E65">
      <w:pPr>
        <w:pStyle w:val="a3"/>
        <w:numPr>
          <w:ilvl w:val="0"/>
          <w:numId w:val="30"/>
        </w:numPr>
        <w:wordWrap/>
        <w:spacing w:before="39" w:line="206" w:lineRule="auto"/>
        <w:ind w:leftChars="0" w:right="278"/>
        <w:rPr>
          <w:del w:id="1894" w:author="FURSYS" w:date="2025-10-17T16:32:00Z"/>
          <w:rFonts w:eastAsiaTheme="minorHAnsi"/>
          <w:color w:val="000000" w:themeColor="text1"/>
          <w:rPrChange w:id="1895" w:author="FURSYS" w:date="2025-12-04T15:42:00Z">
            <w:rPr>
              <w:del w:id="1896" w:author="FURSYS" w:date="2025-10-17T16:32:00Z"/>
            </w:rPr>
          </w:rPrChange>
        </w:rPr>
      </w:pPr>
      <w:ins w:id="1897" w:author="윤현정 (Hyunjeong Yoon)" w:date="2025-07-08T16:04:00Z">
        <w:del w:id="1898" w:author="FURSYS" w:date="2025-10-17T16:32:00Z">
          <w:r w:rsidRPr="000C7330" w:rsidDel="005A656F">
            <w:rPr>
              <w:rFonts w:eastAsiaTheme="minorHAnsi" w:hint="eastAsia"/>
              <w:color w:val="000000" w:themeColor="text1"/>
              <w:rPrChange w:id="1899" w:author="FURSYS" w:date="2025-12-04T15:42:00Z">
                <w:rPr>
                  <w:rFonts w:hint="eastAsia"/>
                </w:rPr>
              </w:rPrChange>
            </w:rPr>
            <w:delText>고객은</w:delText>
          </w:r>
          <w:r w:rsidRPr="000C7330" w:rsidDel="005A656F">
            <w:rPr>
              <w:rFonts w:eastAsiaTheme="minorHAnsi"/>
              <w:color w:val="000000" w:themeColor="text1"/>
              <w:rPrChange w:id="1900" w:author="FURSYS" w:date="2025-12-04T15:42:00Z">
                <w:rPr/>
              </w:rPrChange>
            </w:rPr>
            <w:delText xml:space="preserve"> 설치된 계약물품의 하자가 있는 경우 </w:delText>
          </w:r>
          <w:r w:rsidRPr="000C7330" w:rsidDel="005A656F">
            <w:rPr>
              <w:rFonts w:eastAsiaTheme="minorHAnsi" w:hint="eastAsia"/>
              <w:color w:val="000000" w:themeColor="text1"/>
              <w:rPrChange w:id="1901" w:author="FURSYS" w:date="2025-12-04T15:42:00Z">
                <w:rPr>
                  <w:rFonts w:hint="eastAsia"/>
                </w:rPr>
              </w:rPrChange>
            </w:rPr>
            <w:delText>본</w:delText>
          </w:r>
        </w:del>
      </w:ins>
      <w:ins w:id="1902" w:author="이승준 (Seungjun Lee)" w:date="2025-07-18T09:17:00Z">
        <w:del w:id="1903" w:author="FURSYS" w:date="2025-10-17T16:32:00Z">
          <w:r w:rsidR="00B82789" w:rsidRPr="000C7330" w:rsidDel="005A656F">
            <w:rPr>
              <w:rFonts w:eastAsiaTheme="minorHAnsi"/>
              <w:color w:val="000000" w:themeColor="text1"/>
              <w:rPrChange w:id="1904" w:author="FURSYS" w:date="2025-12-04T15:42:00Z">
                <w:rPr>
                  <w:rFonts w:ascii="Noto Sans CJK KR Regular" w:eastAsia="Noto Sans CJK KR Regular" w:hAnsi="Noto Sans CJK KR Regular"/>
                  <w:color w:val="000000" w:themeColor="text1"/>
                </w:rPr>
              </w:rPrChange>
            </w:rPr>
            <w:delText xml:space="preserve"> </w:delText>
          </w:r>
        </w:del>
      </w:ins>
      <w:ins w:id="1905" w:author="윤현정 (Hyunjeong Yoon)" w:date="2025-07-08T16:04:00Z">
        <w:del w:id="1906" w:author="FURSYS" w:date="2025-10-17T16:32:00Z">
          <w:r w:rsidRPr="000C7330" w:rsidDel="005A656F">
            <w:rPr>
              <w:rFonts w:eastAsiaTheme="minorHAnsi" w:hint="eastAsia"/>
              <w:color w:val="000000" w:themeColor="text1"/>
              <w:rPrChange w:id="1907" w:author="FURSYS" w:date="2025-12-04T15:42:00Z">
                <w:rPr>
                  <w:rFonts w:hint="eastAsia"/>
                </w:rPr>
              </w:rPrChange>
            </w:rPr>
            <w:delText>조</w:delText>
          </w:r>
          <w:r w:rsidRPr="000C7330" w:rsidDel="005A656F">
            <w:rPr>
              <w:rFonts w:eastAsiaTheme="minorHAnsi"/>
              <w:color w:val="000000" w:themeColor="text1"/>
              <w:rPrChange w:id="1908" w:author="FURSYS" w:date="2025-12-04T15:42:00Z">
                <w:rPr/>
              </w:rPrChange>
            </w:rPr>
            <w:delText xml:space="preserve"> 3</w:delText>
          </w:r>
          <w:r w:rsidRPr="000C7330" w:rsidDel="005A656F">
            <w:rPr>
              <w:rFonts w:eastAsiaTheme="minorHAnsi" w:hint="eastAsia"/>
              <w:color w:val="000000" w:themeColor="text1"/>
              <w:rPrChange w:id="1909" w:author="FURSYS" w:date="2025-12-04T15:42:00Z">
                <w:rPr>
                  <w:rFonts w:hint="eastAsia"/>
                </w:rPr>
              </w:rPrChange>
            </w:rPr>
            <w:delText>항의</w:delText>
          </w:r>
          <w:r w:rsidRPr="000C7330" w:rsidDel="005A656F">
            <w:rPr>
              <w:rFonts w:eastAsiaTheme="minorHAnsi"/>
              <w:color w:val="000000" w:themeColor="text1"/>
              <w:rPrChange w:id="1910" w:author="FURSYS" w:date="2025-12-04T15:42:00Z">
                <w:rPr/>
              </w:rPrChange>
            </w:rPr>
            <w:delText xml:space="preserve"> 기간 내에 </w:delText>
          </w:r>
        </w:del>
      </w:ins>
      <w:ins w:id="1911" w:author="윤현정 (Hyunjeong Yoon)" w:date="2025-07-08T16:05:00Z">
        <w:del w:id="1912" w:author="FURSYS" w:date="2025-10-17T16:32:00Z">
          <w:r w:rsidRPr="000C7330" w:rsidDel="005A656F">
            <w:rPr>
              <w:rFonts w:eastAsiaTheme="minorHAnsi" w:hint="eastAsia"/>
              <w:color w:val="000000" w:themeColor="text1"/>
              <w:rPrChange w:id="1913" w:author="FURSYS" w:date="2025-12-04T15:42:00Z">
                <w:rPr>
                  <w:rFonts w:hint="eastAsia"/>
                </w:rPr>
              </w:rPrChange>
            </w:rPr>
            <w:delText>제품의</w:delText>
          </w:r>
          <w:r w:rsidRPr="000C7330" w:rsidDel="005A656F">
            <w:rPr>
              <w:rFonts w:eastAsiaTheme="minorHAnsi"/>
              <w:color w:val="000000" w:themeColor="text1"/>
              <w:rPrChange w:id="1914" w:author="FURSYS" w:date="2025-12-04T15:42:00Z">
                <w:rPr/>
              </w:rPrChange>
            </w:rPr>
            <w:delText xml:space="preserve"> 교환 또는 재설치를 요청할 수 있으며 </w:delText>
          </w:r>
        </w:del>
        <w:del w:id="1915" w:author="FURSYS" w:date="2025-10-17T15:07:00Z">
          <w:r w:rsidRPr="000C7330" w:rsidDel="00921C33">
            <w:rPr>
              <w:rFonts w:eastAsiaTheme="minorHAnsi" w:hint="eastAsia"/>
              <w:color w:val="000000" w:themeColor="text1"/>
              <w:rPrChange w:id="1916" w:author="FURSYS" w:date="2025-12-04T15:42:00Z">
                <w:rPr>
                  <w:rFonts w:hint="eastAsia"/>
                </w:rPr>
              </w:rPrChange>
            </w:rPr>
            <w:delText>본</w:delText>
          </w:r>
        </w:del>
      </w:ins>
      <w:ins w:id="1917" w:author="이승준 (Seungjun Lee)" w:date="2025-07-18T09:17:00Z">
        <w:del w:id="1918" w:author="FURSYS" w:date="2025-10-17T15:07:00Z">
          <w:r w:rsidR="00B82789" w:rsidRPr="000C7330" w:rsidDel="00921C33">
            <w:rPr>
              <w:rFonts w:eastAsiaTheme="minorHAnsi"/>
              <w:color w:val="000000" w:themeColor="text1"/>
              <w:rPrChange w:id="1919" w:author="FURSYS" w:date="2025-12-04T15:42:00Z">
                <w:rPr>
                  <w:rFonts w:ascii="Noto Sans CJK KR Regular" w:eastAsia="Noto Sans CJK KR Regular" w:hAnsi="Noto Sans CJK KR Regular"/>
                  <w:color w:val="000000" w:themeColor="text1"/>
                </w:rPr>
              </w:rPrChange>
            </w:rPr>
            <w:delText xml:space="preserve"> </w:delText>
          </w:r>
        </w:del>
      </w:ins>
      <w:ins w:id="1920" w:author="윤현정 (Hyunjeong Yoon)" w:date="2025-07-08T16:05:00Z">
        <w:del w:id="1921" w:author="FURSYS" w:date="2025-10-17T15:07:00Z">
          <w:r w:rsidRPr="000C7330" w:rsidDel="00921C33">
            <w:rPr>
              <w:rFonts w:eastAsiaTheme="minorHAnsi" w:hint="eastAsia"/>
              <w:color w:val="000000" w:themeColor="text1"/>
              <w:rPrChange w:id="1922" w:author="FURSYS" w:date="2025-12-04T15:42:00Z">
                <w:rPr>
                  <w:rFonts w:hint="eastAsia"/>
                </w:rPr>
              </w:rPrChange>
            </w:rPr>
            <w:delText>조</w:delText>
          </w:r>
          <w:r w:rsidRPr="000C7330" w:rsidDel="00921C33">
            <w:rPr>
              <w:rFonts w:eastAsiaTheme="minorHAnsi"/>
              <w:color w:val="000000" w:themeColor="text1"/>
              <w:rPrChange w:id="1923" w:author="FURSYS" w:date="2025-12-04T15:42:00Z">
                <w:rPr/>
              </w:rPrChange>
            </w:rPr>
            <w:delText xml:space="preserve"> 3</w:delText>
          </w:r>
          <w:r w:rsidRPr="000C7330" w:rsidDel="00921C33">
            <w:rPr>
              <w:rFonts w:eastAsiaTheme="minorHAnsi" w:hint="eastAsia"/>
              <w:color w:val="000000" w:themeColor="text1"/>
              <w:rPrChange w:id="1924" w:author="FURSYS" w:date="2025-12-04T15:42:00Z">
                <w:rPr>
                  <w:rFonts w:hint="eastAsia"/>
                </w:rPr>
              </w:rPrChange>
            </w:rPr>
            <w:delText>항의</w:delText>
          </w:r>
          <w:r w:rsidRPr="000C7330" w:rsidDel="00921C33">
            <w:rPr>
              <w:rFonts w:eastAsiaTheme="minorHAnsi"/>
              <w:color w:val="000000" w:themeColor="text1"/>
              <w:rPrChange w:id="1925" w:author="FURSYS" w:date="2025-12-04T15:42:00Z">
                <w:rPr/>
              </w:rPrChange>
            </w:rPr>
            <w:delText xml:space="preserve"> </w:delText>
          </w:r>
        </w:del>
        <w:del w:id="1926" w:author="FURSYS" w:date="2025-10-17T16:32:00Z">
          <w:r w:rsidRPr="000C7330" w:rsidDel="005A656F">
            <w:rPr>
              <w:rFonts w:eastAsiaTheme="minorHAnsi" w:hint="eastAsia"/>
              <w:color w:val="000000" w:themeColor="text1"/>
              <w:rPrChange w:id="1927" w:author="FURSYS" w:date="2025-12-04T15:42:00Z">
                <w:rPr>
                  <w:rFonts w:hint="eastAsia"/>
                </w:rPr>
              </w:rPrChange>
            </w:rPr>
            <w:delText>기간</w:delText>
          </w:r>
          <w:r w:rsidRPr="000C7330" w:rsidDel="005A656F">
            <w:rPr>
              <w:rFonts w:eastAsiaTheme="minorHAnsi"/>
              <w:color w:val="000000" w:themeColor="text1"/>
              <w:rPrChange w:id="1928" w:author="FURSYS" w:date="2025-12-04T15:42:00Z">
                <w:rPr/>
              </w:rPrChange>
            </w:rPr>
            <w:delText xml:space="preserve"> </w:delText>
          </w:r>
          <w:r w:rsidRPr="000C7330" w:rsidDel="005A656F">
            <w:rPr>
              <w:rFonts w:eastAsiaTheme="minorHAnsi" w:hint="eastAsia"/>
              <w:color w:val="000000" w:themeColor="text1"/>
              <w:rPrChange w:id="1929" w:author="FURSYS" w:date="2025-12-04T15:42:00Z">
                <w:rPr>
                  <w:rFonts w:hint="eastAsia"/>
                </w:rPr>
              </w:rPrChange>
            </w:rPr>
            <w:delText>내에</w:delText>
          </w:r>
          <w:r w:rsidRPr="000C7330" w:rsidDel="005A656F">
            <w:rPr>
              <w:rFonts w:eastAsiaTheme="minorHAnsi"/>
              <w:color w:val="000000" w:themeColor="text1"/>
              <w:rPrChange w:id="1930" w:author="FURSYS" w:date="2025-12-04T15:42:00Z">
                <w:rPr/>
              </w:rPrChange>
            </w:rPr>
            <w:delText xml:space="preserve"> </w:delText>
          </w:r>
        </w:del>
        <w:del w:id="1931" w:author="FURSYS" w:date="2025-10-17T15:07:00Z">
          <w:r w:rsidRPr="000C7330" w:rsidDel="00921C33">
            <w:rPr>
              <w:rFonts w:eastAsiaTheme="minorHAnsi" w:hint="eastAsia"/>
              <w:color w:val="000000" w:themeColor="text1"/>
              <w:rPrChange w:id="1932" w:author="FURSYS" w:date="2025-12-04T15:42:00Z">
                <w:rPr>
                  <w:rFonts w:hint="eastAsia"/>
                </w:rPr>
              </w:rPrChange>
            </w:rPr>
            <w:delText>이의제기를</w:delText>
          </w:r>
          <w:r w:rsidRPr="000C7330" w:rsidDel="00921C33">
            <w:rPr>
              <w:rFonts w:eastAsiaTheme="minorHAnsi"/>
              <w:color w:val="000000" w:themeColor="text1"/>
              <w:rPrChange w:id="1933" w:author="FURSYS" w:date="2025-12-04T15:42:00Z">
                <w:rPr/>
              </w:rPrChange>
            </w:rPr>
            <w:delText xml:space="preserve"> </w:delText>
          </w:r>
          <w:r w:rsidRPr="000C7330" w:rsidDel="00921C33">
            <w:rPr>
              <w:rFonts w:eastAsiaTheme="minorHAnsi" w:hint="eastAsia"/>
              <w:color w:val="000000" w:themeColor="text1"/>
              <w:rPrChange w:id="1934" w:author="FURSYS" w:date="2025-12-04T15:42:00Z">
                <w:rPr>
                  <w:rFonts w:hint="eastAsia"/>
                </w:rPr>
              </w:rPrChange>
            </w:rPr>
            <w:delText>하지</w:delText>
          </w:r>
          <w:r w:rsidRPr="000C7330" w:rsidDel="00921C33">
            <w:rPr>
              <w:rFonts w:eastAsiaTheme="minorHAnsi"/>
              <w:color w:val="000000" w:themeColor="text1"/>
              <w:rPrChange w:id="1935" w:author="FURSYS" w:date="2025-12-04T15:42:00Z">
                <w:rPr/>
              </w:rPrChange>
            </w:rPr>
            <w:delText xml:space="preserve"> </w:delText>
          </w:r>
          <w:r w:rsidRPr="000C7330" w:rsidDel="00921C33">
            <w:rPr>
              <w:rFonts w:eastAsiaTheme="minorHAnsi" w:hint="eastAsia"/>
              <w:color w:val="000000" w:themeColor="text1"/>
              <w:rPrChange w:id="1936" w:author="FURSYS" w:date="2025-12-04T15:42:00Z">
                <w:rPr>
                  <w:rFonts w:hint="eastAsia"/>
                </w:rPr>
              </w:rPrChange>
            </w:rPr>
            <w:delText>않</w:delText>
          </w:r>
        </w:del>
        <w:del w:id="1937" w:author="FURSYS" w:date="2025-10-17T15:08:00Z">
          <w:r w:rsidRPr="000C7330" w:rsidDel="00921C33">
            <w:rPr>
              <w:rFonts w:eastAsiaTheme="minorHAnsi" w:hint="eastAsia"/>
              <w:color w:val="000000" w:themeColor="text1"/>
              <w:rPrChange w:id="1938" w:author="FURSYS" w:date="2025-12-04T15:42:00Z">
                <w:rPr>
                  <w:rFonts w:hint="eastAsia"/>
                </w:rPr>
              </w:rPrChange>
            </w:rPr>
            <w:delText>은</w:delText>
          </w:r>
          <w:r w:rsidRPr="000C7330" w:rsidDel="00921C33">
            <w:rPr>
              <w:rFonts w:eastAsiaTheme="minorHAnsi"/>
              <w:color w:val="000000" w:themeColor="text1"/>
              <w:rPrChange w:id="1939" w:author="FURSYS" w:date="2025-12-04T15:42:00Z">
                <w:rPr/>
              </w:rPrChange>
            </w:rPr>
            <w:delText xml:space="preserve"> </w:delText>
          </w:r>
          <w:r w:rsidRPr="000C7330" w:rsidDel="00921C33">
            <w:rPr>
              <w:rFonts w:eastAsiaTheme="minorHAnsi" w:hint="eastAsia"/>
              <w:color w:val="000000" w:themeColor="text1"/>
              <w:rPrChange w:id="1940" w:author="FURSYS" w:date="2025-12-04T15:42:00Z">
                <w:rPr>
                  <w:rFonts w:hint="eastAsia"/>
                </w:rPr>
              </w:rPrChange>
            </w:rPr>
            <w:delText>경우</w:delText>
          </w:r>
          <w:r w:rsidRPr="000C7330" w:rsidDel="00921C33">
            <w:rPr>
              <w:rFonts w:eastAsiaTheme="minorHAnsi"/>
              <w:color w:val="000000" w:themeColor="text1"/>
              <w:rPrChange w:id="1941" w:author="FURSYS" w:date="2025-12-04T15:42:00Z">
                <w:rPr/>
              </w:rPrChange>
            </w:rPr>
            <w:delText xml:space="preserve"> </w:delText>
          </w:r>
        </w:del>
        <w:del w:id="1942" w:author="FURSYS" w:date="2025-10-17T13:44:00Z">
          <w:r w:rsidRPr="000C7330" w:rsidDel="00762241">
            <w:rPr>
              <w:rFonts w:eastAsiaTheme="minorHAnsi" w:hint="eastAsia"/>
              <w:color w:val="000000" w:themeColor="text1"/>
              <w:rPrChange w:id="1943" w:author="FURSYS" w:date="2025-12-04T15:42:00Z">
                <w:rPr>
                  <w:rFonts w:hint="eastAsia"/>
                </w:rPr>
              </w:rPrChange>
            </w:rPr>
            <w:delText>검수</w:delText>
          </w:r>
        </w:del>
        <w:del w:id="1944" w:author="FURSYS" w:date="2025-10-17T16:32:00Z">
          <w:r w:rsidRPr="000C7330" w:rsidDel="005A656F">
            <w:rPr>
              <w:rFonts w:eastAsiaTheme="minorHAnsi" w:hint="eastAsia"/>
              <w:color w:val="000000" w:themeColor="text1"/>
              <w:rPrChange w:id="1945" w:author="FURSYS" w:date="2025-12-04T15:42:00Z">
                <w:rPr>
                  <w:rFonts w:hint="eastAsia"/>
                </w:rPr>
              </w:rPrChange>
            </w:rPr>
            <w:delText>확인서</w:delText>
          </w:r>
        </w:del>
        <w:del w:id="1946" w:author="FURSYS" w:date="2025-10-17T16:26:00Z">
          <w:r w:rsidRPr="000C7330" w:rsidDel="004F42D8">
            <w:rPr>
              <w:rFonts w:eastAsiaTheme="minorHAnsi" w:hint="eastAsia"/>
              <w:color w:val="000000" w:themeColor="text1"/>
              <w:rPrChange w:id="1947" w:author="FURSYS" w:date="2025-12-04T15:42:00Z">
                <w:rPr>
                  <w:rFonts w:hint="eastAsia"/>
                </w:rPr>
              </w:rPrChange>
            </w:rPr>
            <w:delText>는</w:delText>
          </w:r>
        </w:del>
        <w:del w:id="1948" w:author="FURSYS" w:date="2025-10-17T16:32:00Z">
          <w:r w:rsidRPr="000C7330" w:rsidDel="005A656F">
            <w:rPr>
              <w:rFonts w:eastAsiaTheme="minorHAnsi"/>
              <w:color w:val="000000" w:themeColor="text1"/>
              <w:rPrChange w:id="1949" w:author="FURSYS" w:date="2025-12-04T15:42:00Z">
                <w:rPr/>
              </w:rPrChange>
            </w:rPr>
            <w:delText xml:space="preserve"> </w:delText>
          </w:r>
          <w:r w:rsidRPr="000C7330" w:rsidDel="005A656F">
            <w:rPr>
              <w:rFonts w:eastAsiaTheme="minorHAnsi" w:hint="eastAsia"/>
              <w:color w:val="000000" w:themeColor="text1"/>
              <w:rPrChange w:id="1950" w:author="FURSYS" w:date="2025-12-04T15:42:00Z">
                <w:rPr>
                  <w:rFonts w:hint="eastAsia"/>
                </w:rPr>
              </w:rPrChange>
            </w:rPr>
            <w:delText>승인된</w:delText>
          </w:r>
          <w:r w:rsidRPr="000C7330" w:rsidDel="005A656F">
            <w:rPr>
              <w:rFonts w:eastAsiaTheme="minorHAnsi"/>
              <w:color w:val="000000" w:themeColor="text1"/>
              <w:rPrChange w:id="1951" w:author="FURSYS" w:date="2025-12-04T15:42:00Z">
                <w:rPr/>
              </w:rPrChange>
            </w:rPr>
            <w:delText xml:space="preserve"> </w:delText>
          </w:r>
          <w:r w:rsidRPr="000C7330" w:rsidDel="005A656F">
            <w:rPr>
              <w:rFonts w:eastAsiaTheme="minorHAnsi" w:hint="eastAsia"/>
              <w:color w:val="000000" w:themeColor="text1"/>
              <w:rPrChange w:id="1952" w:author="FURSYS" w:date="2025-12-04T15:42:00Z">
                <w:rPr>
                  <w:rFonts w:hint="eastAsia"/>
                </w:rPr>
              </w:rPrChange>
            </w:rPr>
            <w:delText>것으로</w:delText>
          </w:r>
          <w:r w:rsidRPr="000C7330" w:rsidDel="005A656F">
            <w:rPr>
              <w:rFonts w:eastAsiaTheme="minorHAnsi"/>
              <w:color w:val="000000" w:themeColor="text1"/>
              <w:rPrChange w:id="1953" w:author="FURSYS" w:date="2025-12-04T15:42:00Z">
                <w:rPr/>
              </w:rPrChange>
            </w:rPr>
            <w:delText xml:space="preserve"> </w:delText>
          </w:r>
          <w:r w:rsidRPr="000C7330" w:rsidDel="005A656F">
            <w:rPr>
              <w:rFonts w:eastAsiaTheme="minorHAnsi" w:hint="eastAsia"/>
              <w:color w:val="000000" w:themeColor="text1"/>
              <w:rPrChange w:id="1954" w:author="FURSYS" w:date="2025-12-04T15:42:00Z">
                <w:rPr>
                  <w:rFonts w:hint="eastAsia"/>
                </w:rPr>
              </w:rPrChange>
            </w:rPr>
            <w:delText>본다</w:delText>
          </w:r>
          <w:r w:rsidRPr="000C7330" w:rsidDel="005A656F">
            <w:rPr>
              <w:rFonts w:eastAsiaTheme="minorHAnsi"/>
              <w:color w:val="000000" w:themeColor="text1"/>
              <w:rPrChange w:id="1955" w:author="FURSYS" w:date="2025-12-04T15:42:00Z">
                <w:rPr/>
              </w:rPrChange>
            </w:rPr>
            <w:delText xml:space="preserve">. </w:delText>
          </w:r>
        </w:del>
      </w:ins>
    </w:p>
    <w:p w14:paraId="34B68E1C" w14:textId="0E0EB47E" w:rsidR="0020546D" w:rsidRPr="000C7330" w:rsidRDefault="0020546D" w:rsidP="0020546D">
      <w:pPr>
        <w:pStyle w:val="a3"/>
        <w:numPr>
          <w:ilvl w:val="0"/>
          <w:numId w:val="30"/>
        </w:numPr>
        <w:wordWrap/>
        <w:spacing w:before="39" w:line="206" w:lineRule="auto"/>
        <w:ind w:leftChars="0" w:right="278"/>
        <w:rPr>
          <w:rFonts w:eastAsiaTheme="minorHAnsi"/>
          <w:color w:val="000000" w:themeColor="text1"/>
          <w:rPrChange w:id="1956" w:author="FURSYS" w:date="2025-12-04T15:42:00Z">
            <w:rPr>
              <w:rFonts w:ascii="Noto Sans CJK KR Regular" w:eastAsia="Noto Sans CJK KR Regular" w:hAnsi="Noto Sans CJK KR Regular"/>
              <w:color w:val="000000" w:themeColor="text1"/>
            </w:rPr>
          </w:rPrChange>
        </w:rPr>
      </w:pPr>
      <w:r w:rsidRPr="000C7330">
        <w:rPr>
          <w:rFonts w:eastAsiaTheme="minorHAnsi"/>
          <w:color w:val="000000" w:themeColor="text1"/>
          <w:rPrChange w:id="1957" w:author="FURSYS" w:date="2025-12-04T15:42:00Z">
            <w:rPr>
              <w:rFonts w:ascii="Noto Sans CJK KR Regular" w:eastAsia="Noto Sans CJK KR Regular" w:hAnsi="Noto Sans CJK KR Regular"/>
              <w:color w:val="000000" w:themeColor="text1"/>
            </w:rPr>
          </w:rPrChange>
        </w:rPr>
        <w:t xml:space="preserve">고객이 계약물품의 이전을 원할 경우, 사전에 퍼시스에 요청해야 하며, 퍼시스는 </w:t>
      </w:r>
      <w:r w:rsidR="0099438D" w:rsidRPr="000C7330">
        <w:rPr>
          <w:rFonts w:eastAsiaTheme="minorHAnsi" w:hint="eastAsia"/>
          <w:color w:val="000000" w:themeColor="text1"/>
          <w:rPrChange w:id="1958" w:author="FURSYS" w:date="2025-12-04T15:42:00Z">
            <w:rPr>
              <w:rFonts w:ascii="Noto Sans CJK KR Regular" w:eastAsia="Noto Sans CJK KR Regular" w:hAnsi="Noto Sans CJK KR Regular" w:hint="eastAsia"/>
              <w:color w:val="000000" w:themeColor="text1"/>
            </w:rPr>
          </w:rPrChange>
        </w:rPr>
        <w:t>이전</w:t>
      </w:r>
      <w:r w:rsidR="0099438D" w:rsidRPr="000C7330">
        <w:rPr>
          <w:rFonts w:eastAsiaTheme="minorHAnsi"/>
          <w:color w:val="000000" w:themeColor="text1"/>
          <w:rPrChange w:id="1959" w:author="FURSYS" w:date="2025-12-04T15:42:00Z">
            <w:rPr>
              <w:rFonts w:ascii="Noto Sans CJK KR Regular" w:eastAsia="Noto Sans CJK KR Regular" w:hAnsi="Noto Sans CJK KR Regular"/>
              <w:color w:val="000000" w:themeColor="text1"/>
            </w:rPr>
          </w:rPrChange>
        </w:rPr>
        <w:t xml:space="preserve"> 장소가 설치가 가능한 경우에 한하여 이전을 진행한다</w:t>
      </w:r>
      <w:r w:rsidRPr="000C7330">
        <w:rPr>
          <w:rFonts w:eastAsiaTheme="minorHAnsi"/>
          <w:color w:val="000000" w:themeColor="text1"/>
          <w:rPrChange w:id="1960" w:author="FURSYS" w:date="2025-12-04T15:42:00Z">
            <w:rPr>
              <w:rFonts w:ascii="Noto Sans CJK KR Regular" w:eastAsia="Noto Sans CJK KR Regular" w:hAnsi="Noto Sans CJK KR Regular"/>
              <w:color w:val="000000" w:themeColor="text1"/>
            </w:rPr>
          </w:rPrChange>
        </w:rPr>
        <w:t xml:space="preserve">. 단, </w:t>
      </w:r>
      <w:commentRangeStart w:id="1961"/>
      <w:r w:rsidRPr="000C7330">
        <w:rPr>
          <w:rFonts w:eastAsiaTheme="minorHAnsi"/>
          <w:color w:val="000000" w:themeColor="text1"/>
          <w:rPrChange w:id="1962" w:author="FURSYS" w:date="2025-12-04T15:42:00Z">
            <w:rPr>
              <w:rFonts w:ascii="Noto Sans CJK KR Regular" w:eastAsia="Noto Sans CJK KR Regular" w:hAnsi="Noto Sans CJK KR Regular"/>
              <w:color w:val="000000" w:themeColor="text1"/>
            </w:rPr>
          </w:rPrChange>
        </w:rPr>
        <w:t xml:space="preserve">이전에 따른 비용은 </w:t>
      </w:r>
      <w:commentRangeEnd w:id="1961"/>
      <w:r w:rsidR="00113E65" w:rsidRPr="000C7330">
        <w:rPr>
          <w:rStyle w:val="a6"/>
          <w:rFonts w:eastAsiaTheme="minorHAnsi"/>
          <w:rPrChange w:id="1963" w:author="FURSYS" w:date="2025-12-04T15:42:00Z">
            <w:rPr>
              <w:rStyle w:val="a6"/>
            </w:rPr>
          </w:rPrChange>
        </w:rPr>
        <w:commentReference w:id="1961"/>
      </w:r>
      <w:r w:rsidRPr="000C7330">
        <w:rPr>
          <w:rFonts w:eastAsiaTheme="minorHAnsi"/>
          <w:color w:val="000000" w:themeColor="text1"/>
          <w:rPrChange w:id="1964" w:author="FURSYS" w:date="2025-12-04T15:42:00Z">
            <w:rPr>
              <w:rFonts w:ascii="Noto Sans CJK KR Regular" w:eastAsia="Noto Sans CJK KR Regular" w:hAnsi="Noto Sans CJK KR Regular"/>
              <w:color w:val="000000" w:themeColor="text1"/>
            </w:rPr>
          </w:rPrChange>
        </w:rPr>
        <w:t>고객이 부담</w:t>
      </w:r>
      <w:r w:rsidR="00D77C4E" w:rsidRPr="000C7330">
        <w:rPr>
          <w:rFonts w:eastAsiaTheme="minorHAnsi" w:hint="eastAsia"/>
          <w:color w:val="000000" w:themeColor="text1"/>
          <w:rPrChange w:id="1965" w:author="FURSYS" w:date="2025-12-04T15:42:00Z">
            <w:rPr>
              <w:rFonts w:ascii="Noto Sans CJK KR Regular" w:eastAsia="Noto Sans CJK KR Regular" w:hAnsi="Noto Sans CJK KR Regular" w:hint="eastAsia"/>
              <w:color w:val="000000" w:themeColor="text1"/>
            </w:rPr>
          </w:rPrChange>
        </w:rPr>
        <w:t>한다</w:t>
      </w:r>
      <w:r w:rsidRPr="000C7330">
        <w:rPr>
          <w:rFonts w:eastAsiaTheme="minorHAnsi"/>
          <w:color w:val="000000" w:themeColor="text1"/>
          <w:rPrChange w:id="1966" w:author="FURSYS" w:date="2025-12-04T15:42:00Z">
            <w:rPr>
              <w:rFonts w:ascii="Noto Sans CJK KR Regular" w:eastAsia="Noto Sans CJK KR Regular" w:hAnsi="Noto Sans CJK KR Regular"/>
              <w:color w:val="000000" w:themeColor="text1"/>
            </w:rPr>
          </w:rPrChange>
        </w:rPr>
        <w:t>.</w:t>
      </w:r>
    </w:p>
    <w:p w14:paraId="13D2C261" w14:textId="291EA2F2" w:rsidR="00B03028" w:rsidRPr="000C7330" w:rsidRDefault="00B03028" w:rsidP="00462D1D">
      <w:pPr>
        <w:rPr>
          <w:rFonts w:eastAsiaTheme="minorHAnsi"/>
          <w:color w:val="000000" w:themeColor="text1"/>
          <w:rPrChange w:id="1967" w:author="FURSYS" w:date="2025-12-04T15:42:00Z">
            <w:rPr>
              <w:rFonts w:ascii="Noto Sans CJK KR Regular" w:eastAsia="Noto Sans CJK KR Regular" w:hAnsi="Noto Sans CJK KR Regular"/>
              <w:color w:val="000000" w:themeColor="text1"/>
            </w:rPr>
          </w:rPrChange>
        </w:rPr>
      </w:pPr>
    </w:p>
    <w:p w14:paraId="0472AC62" w14:textId="4F60689F" w:rsidR="00D44207" w:rsidRPr="000C7330" w:rsidRDefault="008917F7" w:rsidP="00D44207">
      <w:pPr>
        <w:rPr>
          <w:rFonts w:eastAsiaTheme="minorHAnsi"/>
          <w:color w:val="000000" w:themeColor="text1"/>
          <w:rPrChange w:id="1968"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b/>
          <w:bCs/>
          <w:color w:val="000000" w:themeColor="text1"/>
          <w:rPrChange w:id="1969" w:author="FURSYS" w:date="2025-12-04T15:42:00Z">
            <w:rPr>
              <w:rFonts w:ascii="Noto Sans CJK KR Regular" w:eastAsia="Noto Sans CJK KR Regular" w:hAnsi="Noto Sans CJK KR Regular" w:hint="eastAsia"/>
              <w:b/>
              <w:bCs/>
              <w:color w:val="000000" w:themeColor="text1"/>
            </w:rPr>
          </w:rPrChange>
        </w:rPr>
        <w:t>제</w:t>
      </w:r>
      <w:r w:rsidR="00D44207" w:rsidRPr="000C7330">
        <w:rPr>
          <w:rFonts w:eastAsiaTheme="minorHAnsi"/>
          <w:b/>
          <w:bCs/>
          <w:color w:val="000000" w:themeColor="text1"/>
          <w:rPrChange w:id="1970" w:author="FURSYS" w:date="2025-12-04T15:42:00Z">
            <w:rPr>
              <w:rFonts w:ascii="Noto Sans CJK KR Regular" w:eastAsia="Noto Sans CJK KR Regular" w:hAnsi="Noto Sans CJK KR Regular"/>
              <w:b/>
              <w:bCs/>
              <w:color w:val="000000" w:themeColor="text1"/>
            </w:rPr>
          </w:rPrChange>
        </w:rPr>
        <w:t xml:space="preserve"> </w:t>
      </w:r>
      <w:r w:rsidRPr="000C7330">
        <w:rPr>
          <w:rFonts w:eastAsiaTheme="minorHAnsi"/>
          <w:b/>
          <w:bCs/>
          <w:color w:val="000000" w:themeColor="text1"/>
          <w:rPrChange w:id="1971" w:author="FURSYS" w:date="2025-12-04T15:42:00Z">
            <w:rPr>
              <w:rFonts w:ascii="Noto Sans CJK KR Regular" w:eastAsia="Noto Sans CJK KR Regular" w:hAnsi="Noto Sans CJK KR Regular"/>
              <w:b/>
              <w:bCs/>
              <w:color w:val="000000" w:themeColor="text1"/>
            </w:rPr>
          </w:rPrChange>
        </w:rPr>
        <w:t>7</w:t>
      </w:r>
      <w:r w:rsidR="00D44207" w:rsidRPr="000C7330">
        <w:rPr>
          <w:rFonts w:eastAsiaTheme="minorHAnsi"/>
          <w:b/>
          <w:bCs/>
          <w:color w:val="000000" w:themeColor="text1"/>
          <w:rPrChange w:id="1972" w:author="FURSYS" w:date="2025-12-04T15:42:00Z">
            <w:rPr>
              <w:rFonts w:ascii="Noto Sans CJK KR Regular" w:eastAsia="Noto Sans CJK KR Regular" w:hAnsi="Noto Sans CJK KR Regular"/>
              <w:b/>
              <w:bCs/>
              <w:color w:val="000000" w:themeColor="text1"/>
            </w:rPr>
          </w:rPrChange>
        </w:rPr>
        <w:t xml:space="preserve"> </w:t>
      </w:r>
      <w:r w:rsidRPr="000C7330">
        <w:rPr>
          <w:rFonts w:eastAsiaTheme="minorHAnsi" w:hint="eastAsia"/>
          <w:b/>
          <w:bCs/>
          <w:color w:val="000000" w:themeColor="text1"/>
          <w:rPrChange w:id="1973" w:author="FURSYS" w:date="2025-12-04T15:42:00Z">
            <w:rPr>
              <w:rFonts w:ascii="Noto Sans CJK KR Regular" w:eastAsia="Noto Sans CJK KR Regular" w:hAnsi="Noto Sans CJK KR Regular" w:hint="eastAsia"/>
              <w:b/>
              <w:bCs/>
              <w:color w:val="000000" w:themeColor="text1"/>
            </w:rPr>
          </w:rPrChange>
        </w:rPr>
        <w:t>조</w:t>
      </w:r>
      <w:r w:rsidRPr="000C7330">
        <w:rPr>
          <w:rFonts w:eastAsiaTheme="minorHAnsi"/>
          <w:b/>
          <w:bCs/>
          <w:color w:val="000000" w:themeColor="text1"/>
          <w:rPrChange w:id="1974" w:author="FURSYS" w:date="2025-12-04T15:42:00Z">
            <w:rPr>
              <w:rFonts w:ascii="Noto Sans CJK KR Regular" w:eastAsia="Noto Sans CJK KR Regular" w:hAnsi="Noto Sans CJK KR Regular"/>
              <w:b/>
              <w:bCs/>
              <w:color w:val="000000" w:themeColor="text1"/>
            </w:rPr>
          </w:rPrChange>
        </w:rPr>
        <w:t xml:space="preserve"> (</w:t>
      </w:r>
      <w:r w:rsidRPr="000C7330">
        <w:rPr>
          <w:rFonts w:eastAsiaTheme="minorHAnsi" w:hint="eastAsia"/>
          <w:b/>
          <w:bCs/>
          <w:color w:val="000000" w:themeColor="text1"/>
          <w:rPrChange w:id="1975" w:author="FURSYS" w:date="2025-12-04T15:42:00Z">
            <w:rPr>
              <w:rFonts w:ascii="Noto Sans CJK KR Regular" w:eastAsia="Noto Sans CJK KR Regular" w:hAnsi="Noto Sans CJK KR Regular" w:hint="eastAsia"/>
              <w:b/>
              <w:bCs/>
              <w:color w:val="000000" w:themeColor="text1"/>
            </w:rPr>
          </w:rPrChange>
        </w:rPr>
        <w:t>계약물품의</w:t>
      </w:r>
      <w:r w:rsidRPr="000C7330">
        <w:rPr>
          <w:rFonts w:eastAsiaTheme="minorHAnsi"/>
          <w:b/>
          <w:bCs/>
          <w:color w:val="000000" w:themeColor="text1"/>
          <w:rPrChange w:id="1976" w:author="FURSYS" w:date="2025-12-04T15:42:00Z">
            <w:rPr>
              <w:rFonts w:ascii="Noto Sans CJK KR Regular" w:eastAsia="Noto Sans CJK KR Regular" w:hAnsi="Noto Sans CJK KR Regular"/>
              <w:b/>
              <w:bCs/>
              <w:color w:val="000000" w:themeColor="text1"/>
            </w:rPr>
          </w:rPrChange>
        </w:rPr>
        <w:t xml:space="preserve"> </w:t>
      </w:r>
      <w:r w:rsidRPr="000C7330">
        <w:rPr>
          <w:rFonts w:eastAsiaTheme="minorHAnsi" w:hint="eastAsia"/>
          <w:b/>
          <w:bCs/>
          <w:color w:val="000000" w:themeColor="text1"/>
          <w:rPrChange w:id="1977" w:author="FURSYS" w:date="2025-12-04T15:42:00Z">
            <w:rPr>
              <w:rFonts w:ascii="Noto Sans CJK KR Regular" w:eastAsia="Noto Sans CJK KR Regular" w:hAnsi="Noto Sans CJK KR Regular" w:hint="eastAsia"/>
              <w:b/>
              <w:bCs/>
              <w:color w:val="000000" w:themeColor="text1"/>
            </w:rPr>
          </w:rPrChange>
        </w:rPr>
        <w:t>변경</w:t>
      </w:r>
      <w:r w:rsidRPr="000C7330">
        <w:rPr>
          <w:rFonts w:eastAsiaTheme="minorHAnsi"/>
          <w:b/>
          <w:bCs/>
          <w:color w:val="000000" w:themeColor="text1"/>
          <w:rPrChange w:id="1978" w:author="FURSYS" w:date="2025-12-04T15:42:00Z">
            <w:rPr>
              <w:rFonts w:ascii="Noto Sans CJK KR Regular" w:eastAsia="Noto Sans CJK KR Regular" w:hAnsi="Noto Sans CJK KR Regular"/>
              <w:b/>
              <w:bCs/>
              <w:color w:val="000000" w:themeColor="text1"/>
            </w:rPr>
          </w:rPrChange>
        </w:rPr>
        <w:t xml:space="preserve"> </w:t>
      </w:r>
      <w:r w:rsidRPr="000C7330">
        <w:rPr>
          <w:rFonts w:eastAsiaTheme="minorHAnsi" w:hint="eastAsia"/>
          <w:b/>
          <w:bCs/>
          <w:color w:val="000000" w:themeColor="text1"/>
          <w:rPrChange w:id="1979" w:author="FURSYS" w:date="2025-12-04T15:42:00Z">
            <w:rPr>
              <w:rFonts w:ascii="Noto Sans CJK KR Regular" w:eastAsia="Noto Sans CJK KR Regular" w:hAnsi="Noto Sans CJK KR Regular" w:hint="eastAsia"/>
              <w:b/>
              <w:bCs/>
              <w:color w:val="000000" w:themeColor="text1"/>
            </w:rPr>
          </w:rPrChange>
        </w:rPr>
        <w:t>등</w:t>
      </w:r>
      <w:r w:rsidRPr="000C7330">
        <w:rPr>
          <w:rFonts w:eastAsiaTheme="minorHAnsi"/>
          <w:b/>
          <w:bCs/>
          <w:color w:val="000000" w:themeColor="text1"/>
          <w:rPrChange w:id="1980" w:author="FURSYS" w:date="2025-12-04T15:42:00Z">
            <w:rPr>
              <w:rFonts w:ascii="Noto Sans CJK KR Regular" w:eastAsia="Noto Sans CJK KR Regular" w:hAnsi="Noto Sans CJK KR Regular"/>
              <w:b/>
              <w:bCs/>
              <w:color w:val="000000" w:themeColor="text1"/>
            </w:rPr>
          </w:rPrChange>
        </w:rPr>
        <w:t>)</w:t>
      </w:r>
    </w:p>
    <w:p w14:paraId="5F8905C2" w14:textId="77777777" w:rsidR="00D44207" w:rsidRPr="000C7330" w:rsidRDefault="008917F7" w:rsidP="00D44207">
      <w:pPr>
        <w:pStyle w:val="a3"/>
        <w:numPr>
          <w:ilvl w:val="0"/>
          <w:numId w:val="31"/>
        </w:numPr>
        <w:ind w:leftChars="0"/>
        <w:rPr>
          <w:rFonts w:eastAsiaTheme="minorHAnsi"/>
          <w:color w:val="000000" w:themeColor="text1"/>
          <w:rPrChange w:id="1981"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bCs/>
          <w:color w:val="000000" w:themeColor="text1"/>
          <w:rPrChange w:id="1982" w:author="FURSYS" w:date="2025-12-04T15:42:00Z">
            <w:rPr>
              <w:rFonts w:ascii="Noto Sans CJK KR Regular" w:eastAsia="Noto Sans CJK KR Regular" w:hAnsi="Noto Sans CJK KR Regular" w:hint="eastAsia"/>
              <w:bCs/>
              <w:color w:val="000000" w:themeColor="text1"/>
            </w:rPr>
          </w:rPrChange>
        </w:rPr>
        <w:t>고객이</w:t>
      </w:r>
      <w:r w:rsidRPr="000C7330">
        <w:rPr>
          <w:rFonts w:eastAsiaTheme="minorHAnsi"/>
          <w:bCs/>
          <w:color w:val="000000" w:themeColor="text1"/>
          <w:rPrChange w:id="1983" w:author="FURSYS" w:date="2025-12-04T15:42:00Z">
            <w:rPr>
              <w:rFonts w:ascii="Noto Sans CJK KR Regular" w:eastAsia="Noto Sans CJK KR Regular" w:hAnsi="Noto Sans CJK KR Regular"/>
              <w:bCs/>
              <w:color w:val="000000" w:themeColor="text1"/>
            </w:rPr>
          </w:rPrChange>
        </w:rPr>
        <w:t xml:space="preserve"> 계약기간 </w:t>
      </w:r>
      <w:r w:rsidR="00954B44" w:rsidRPr="000C7330">
        <w:rPr>
          <w:rFonts w:eastAsiaTheme="minorHAnsi" w:hint="eastAsia"/>
          <w:bCs/>
          <w:color w:val="000000" w:themeColor="text1"/>
          <w:rPrChange w:id="1984" w:author="FURSYS" w:date="2025-12-04T15:42:00Z">
            <w:rPr>
              <w:rFonts w:ascii="Noto Sans CJK KR Regular" w:eastAsia="Noto Sans CJK KR Regular" w:hAnsi="Noto Sans CJK KR Regular" w:hint="eastAsia"/>
              <w:bCs/>
              <w:color w:val="000000" w:themeColor="text1"/>
            </w:rPr>
          </w:rPrChange>
        </w:rPr>
        <w:t>중</w:t>
      </w:r>
      <w:r w:rsidR="00954B44" w:rsidRPr="000C7330">
        <w:rPr>
          <w:rFonts w:eastAsiaTheme="minorHAnsi"/>
          <w:bCs/>
          <w:color w:val="000000" w:themeColor="text1"/>
          <w:rPrChange w:id="1985"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986" w:author="FURSYS" w:date="2025-12-04T15:42:00Z">
            <w:rPr>
              <w:rFonts w:ascii="Noto Sans CJK KR Regular" w:eastAsia="Noto Sans CJK KR Regular" w:hAnsi="Noto Sans CJK KR Regular" w:hint="eastAsia"/>
              <w:bCs/>
              <w:color w:val="000000" w:themeColor="text1"/>
            </w:rPr>
          </w:rPrChange>
        </w:rPr>
        <w:t>계약물품의</w:t>
      </w:r>
      <w:r w:rsidRPr="000C7330">
        <w:rPr>
          <w:rFonts w:eastAsiaTheme="minorHAnsi"/>
          <w:bCs/>
          <w:color w:val="000000" w:themeColor="text1"/>
          <w:rPrChange w:id="1987" w:author="FURSYS" w:date="2025-12-04T15:42:00Z">
            <w:rPr>
              <w:rFonts w:ascii="Noto Sans CJK KR Regular" w:eastAsia="Noto Sans CJK KR Regular" w:hAnsi="Noto Sans CJK KR Regular"/>
              <w:bCs/>
              <w:color w:val="000000" w:themeColor="text1"/>
            </w:rPr>
          </w:rPrChange>
        </w:rPr>
        <w:t xml:space="preserve"> 변경을 </w:t>
      </w:r>
      <w:r w:rsidR="00954B44" w:rsidRPr="000C7330">
        <w:rPr>
          <w:rFonts w:eastAsiaTheme="minorHAnsi" w:hint="eastAsia"/>
          <w:bCs/>
          <w:color w:val="000000" w:themeColor="text1"/>
          <w:rPrChange w:id="1988" w:author="FURSYS" w:date="2025-12-04T15:42:00Z">
            <w:rPr>
              <w:rFonts w:ascii="Noto Sans CJK KR Regular" w:eastAsia="Noto Sans CJK KR Regular" w:hAnsi="Noto Sans CJK KR Regular" w:hint="eastAsia"/>
              <w:bCs/>
              <w:color w:val="000000" w:themeColor="text1"/>
            </w:rPr>
          </w:rPrChange>
        </w:rPr>
        <w:t>원</w:t>
      </w:r>
      <w:r w:rsidRPr="000C7330">
        <w:rPr>
          <w:rFonts w:eastAsiaTheme="minorHAnsi" w:hint="eastAsia"/>
          <w:bCs/>
          <w:color w:val="000000" w:themeColor="text1"/>
          <w:rPrChange w:id="1989" w:author="FURSYS" w:date="2025-12-04T15:42:00Z">
            <w:rPr>
              <w:rFonts w:ascii="Noto Sans CJK KR Regular" w:eastAsia="Noto Sans CJK KR Regular" w:hAnsi="Noto Sans CJK KR Regular" w:hint="eastAsia"/>
              <w:bCs/>
              <w:color w:val="000000" w:themeColor="text1"/>
            </w:rPr>
          </w:rPrChange>
        </w:rPr>
        <w:t>하는</w:t>
      </w:r>
      <w:r w:rsidRPr="000C7330">
        <w:rPr>
          <w:rFonts w:eastAsiaTheme="minorHAnsi"/>
          <w:bCs/>
          <w:color w:val="000000" w:themeColor="text1"/>
          <w:rPrChange w:id="1990"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1991" w:author="FURSYS" w:date="2025-12-04T15:42:00Z">
            <w:rPr>
              <w:rFonts w:ascii="Noto Sans CJK KR Regular" w:eastAsia="Noto Sans CJK KR Regular" w:hAnsi="Noto Sans CJK KR Regular" w:hint="eastAsia"/>
              <w:bCs/>
              <w:color w:val="000000" w:themeColor="text1"/>
            </w:rPr>
          </w:rPrChange>
        </w:rPr>
        <w:t>경우</w:t>
      </w:r>
      <w:r w:rsidR="00954B44" w:rsidRPr="000C7330">
        <w:rPr>
          <w:rFonts w:eastAsiaTheme="minorHAnsi"/>
          <w:bCs/>
          <w:color w:val="000000" w:themeColor="text1"/>
          <w:rPrChange w:id="1992" w:author="FURSYS" w:date="2025-12-04T15:42:00Z">
            <w:rPr>
              <w:rFonts w:ascii="Noto Sans CJK KR Regular" w:eastAsia="Noto Sans CJK KR Regular" w:hAnsi="Noto Sans CJK KR Regular"/>
              <w:bCs/>
              <w:color w:val="000000" w:themeColor="text1"/>
            </w:rPr>
          </w:rPrChange>
        </w:rPr>
        <w:t xml:space="preserve">, </w:t>
      </w:r>
      <w:r w:rsidR="00954B44" w:rsidRPr="000C7330">
        <w:rPr>
          <w:rFonts w:eastAsiaTheme="minorHAnsi" w:hint="eastAsia"/>
          <w:bCs/>
          <w:color w:val="000000" w:themeColor="text1"/>
          <w:rPrChange w:id="1993" w:author="FURSYS" w:date="2025-12-04T15:42:00Z">
            <w:rPr>
              <w:rFonts w:ascii="Noto Sans CJK KR Regular" w:eastAsia="Noto Sans CJK KR Regular" w:hAnsi="Noto Sans CJK KR Regular" w:hint="eastAsia"/>
              <w:bCs/>
              <w:color w:val="000000" w:themeColor="text1"/>
            </w:rPr>
          </w:rPrChange>
        </w:rPr>
        <w:t>아래</w:t>
      </w:r>
      <w:r w:rsidR="00954B44" w:rsidRPr="000C7330">
        <w:rPr>
          <w:rFonts w:eastAsiaTheme="minorHAnsi"/>
          <w:bCs/>
          <w:color w:val="000000" w:themeColor="text1"/>
          <w:rPrChange w:id="1994" w:author="FURSYS" w:date="2025-12-04T15:42:00Z">
            <w:rPr>
              <w:rFonts w:ascii="Noto Sans CJK KR Regular" w:eastAsia="Noto Sans CJK KR Regular" w:hAnsi="Noto Sans CJK KR Regular"/>
              <w:bCs/>
              <w:color w:val="000000" w:themeColor="text1"/>
            </w:rPr>
          </w:rPrChange>
        </w:rPr>
        <w:t xml:space="preserve"> </w:t>
      </w:r>
      <w:r w:rsidR="00954B44" w:rsidRPr="000C7330">
        <w:rPr>
          <w:rFonts w:eastAsiaTheme="minorHAnsi" w:hint="eastAsia"/>
          <w:bCs/>
          <w:color w:val="000000" w:themeColor="text1"/>
          <w:rPrChange w:id="1995" w:author="FURSYS" w:date="2025-12-04T15:42:00Z">
            <w:rPr>
              <w:rFonts w:ascii="Noto Sans CJK KR Regular" w:eastAsia="Noto Sans CJK KR Regular" w:hAnsi="Noto Sans CJK KR Regular" w:hint="eastAsia"/>
              <w:bCs/>
              <w:color w:val="000000" w:themeColor="text1"/>
            </w:rPr>
          </w:rPrChange>
        </w:rPr>
        <w:t>각</w:t>
      </w:r>
      <w:r w:rsidR="00954B44" w:rsidRPr="000C7330">
        <w:rPr>
          <w:rFonts w:eastAsiaTheme="minorHAnsi"/>
          <w:bCs/>
          <w:color w:val="000000" w:themeColor="text1"/>
          <w:rPrChange w:id="1996" w:author="FURSYS" w:date="2025-12-04T15:42:00Z">
            <w:rPr>
              <w:rFonts w:ascii="Noto Sans CJK KR Regular" w:eastAsia="Noto Sans CJK KR Regular" w:hAnsi="Noto Sans CJK KR Regular"/>
              <w:bCs/>
              <w:color w:val="000000" w:themeColor="text1"/>
            </w:rPr>
          </w:rPrChange>
        </w:rPr>
        <w:t xml:space="preserve"> </w:t>
      </w:r>
      <w:r w:rsidR="00954B44" w:rsidRPr="000C7330">
        <w:rPr>
          <w:rFonts w:eastAsiaTheme="minorHAnsi" w:hint="eastAsia"/>
          <w:bCs/>
          <w:color w:val="000000" w:themeColor="text1"/>
          <w:rPrChange w:id="1997" w:author="FURSYS" w:date="2025-12-04T15:42:00Z">
            <w:rPr>
              <w:rFonts w:ascii="Noto Sans CJK KR Regular" w:eastAsia="Noto Sans CJK KR Regular" w:hAnsi="Noto Sans CJK KR Regular" w:hint="eastAsia"/>
              <w:bCs/>
              <w:color w:val="000000" w:themeColor="text1"/>
            </w:rPr>
          </w:rPrChange>
        </w:rPr>
        <w:t>호의</w:t>
      </w:r>
      <w:r w:rsidR="00954B44" w:rsidRPr="000C7330">
        <w:rPr>
          <w:rFonts w:eastAsiaTheme="minorHAnsi"/>
          <w:bCs/>
          <w:color w:val="000000" w:themeColor="text1"/>
          <w:rPrChange w:id="1998" w:author="FURSYS" w:date="2025-12-04T15:42:00Z">
            <w:rPr>
              <w:rFonts w:ascii="Noto Sans CJK KR Regular" w:eastAsia="Noto Sans CJK KR Regular" w:hAnsi="Noto Sans CJK KR Regular"/>
              <w:bCs/>
              <w:color w:val="000000" w:themeColor="text1"/>
            </w:rPr>
          </w:rPrChange>
        </w:rPr>
        <w:t xml:space="preserve"> </w:t>
      </w:r>
      <w:r w:rsidR="00954B44" w:rsidRPr="000C7330">
        <w:rPr>
          <w:rFonts w:eastAsiaTheme="minorHAnsi" w:hint="eastAsia"/>
          <w:bCs/>
          <w:color w:val="000000" w:themeColor="text1"/>
          <w:rPrChange w:id="1999" w:author="FURSYS" w:date="2025-12-04T15:42:00Z">
            <w:rPr>
              <w:rFonts w:ascii="Noto Sans CJK KR Regular" w:eastAsia="Noto Sans CJK KR Regular" w:hAnsi="Noto Sans CJK KR Regular" w:hint="eastAsia"/>
              <w:bCs/>
              <w:color w:val="000000" w:themeColor="text1"/>
            </w:rPr>
          </w:rPrChange>
        </w:rPr>
        <w:t>기준에</w:t>
      </w:r>
      <w:r w:rsidR="00954B44" w:rsidRPr="000C7330">
        <w:rPr>
          <w:rFonts w:eastAsiaTheme="minorHAnsi"/>
          <w:bCs/>
          <w:color w:val="000000" w:themeColor="text1"/>
          <w:rPrChange w:id="2000" w:author="FURSYS" w:date="2025-12-04T15:42:00Z">
            <w:rPr>
              <w:rFonts w:ascii="Noto Sans CJK KR Regular" w:eastAsia="Noto Sans CJK KR Regular" w:hAnsi="Noto Sans CJK KR Regular"/>
              <w:bCs/>
              <w:color w:val="000000" w:themeColor="text1"/>
            </w:rPr>
          </w:rPrChange>
        </w:rPr>
        <w:t xml:space="preserve"> </w:t>
      </w:r>
      <w:r w:rsidR="00954B44" w:rsidRPr="000C7330">
        <w:rPr>
          <w:rFonts w:eastAsiaTheme="minorHAnsi" w:hint="eastAsia"/>
          <w:bCs/>
          <w:color w:val="000000" w:themeColor="text1"/>
          <w:rPrChange w:id="2001" w:author="FURSYS" w:date="2025-12-04T15:42:00Z">
            <w:rPr>
              <w:rFonts w:ascii="Noto Sans CJK KR Regular" w:eastAsia="Noto Sans CJK KR Regular" w:hAnsi="Noto Sans CJK KR Regular" w:hint="eastAsia"/>
              <w:bCs/>
              <w:color w:val="000000" w:themeColor="text1"/>
            </w:rPr>
          </w:rPrChange>
        </w:rPr>
        <w:t>따라</w:t>
      </w:r>
      <w:r w:rsidR="00954B44" w:rsidRPr="000C7330">
        <w:rPr>
          <w:rFonts w:eastAsiaTheme="minorHAnsi"/>
          <w:bCs/>
          <w:color w:val="000000" w:themeColor="text1"/>
          <w:rPrChange w:id="2002" w:author="FURSYS" w:date="2025-12-04T15:42:00Z">
            <w:rPr>
              <w:rFonts w:ascii="Noto Sans CJK KR Regular" w:eastAsia="Noto Sans CJK KR Regular" w:hAnsi="Noto Sans CJK KR Regular"/>
              <w:bCs/>
              <w:color w:val="000000" w:themeColor="text1"/>
            </w:rPr>
          </w:rPrChange>
        </w:rPr>
        <w:t xml:space="preserve"> </w:t>
      </w:r>
      <w:r w:rsidR="00954B44" w:rsidRPr="000C7330">
        <w:rPr>
          <w:rFonts w:eastAsiaTheme="minorHAnsi" w:hint="eastAsia"/>
          <w:bCs/>
          <w:color w:val="000000" w:themeColor="text1"/>
          <w:rPrChange w:id="2003" w:author="FURSYS" w:date="2025-12-04T15:42:00Z">
            <w:rPr>
              <w:rFonts w:ascii="Noto Sans CJK KR Regular" w:eastAsia="Noto Sans CJK KR Regular" w:hAnsi="Noto Sans CJK KR Regular" w:hint="eastAsia"/>
              <w:bCs/>
              <w:color w:val="000000" w:themeColor="text1"/>
            </w:rPr>
          </w:rPrChange>
        </w:rPr>
        <w:t>변경할</w:t>
      </w:r>
      <w:r w:rsidR="00954B44" w:rsidRPr="000C7330">
        <w:rPr>
          <w:rFonts w:eastAsiaTheme="minorHAnsi"/>
          <w:bCs/>
          <w:color w:val="000000" w:themeColor="text1"/>
          <w:rPrChange w:id="2004" w:author="FURSYS" w:date="2025-12-04T15:42:00Z">
            <w:rPr>
              <w:rFonts w:ascii="Noto Sans CJK KR Regular" w:eastAsia="Noto Sans CJK KR Regular" w:hAnsi="Noto Sans CJK KR Regular"/>
              <w:bCs/>
              <w:color w:val="000000" w:themeColor="text1"/>
            </w:rPr>
          </w:rPrChange>
        </w:rPr>
        <w:t xml:space="preserve"> </w:t>
      </w:r>
      <w:r w:rsidR="00954B44" w:rsidRPr="000C7330">
        <w:rPr>
          <w:rFonts w:eastAsiaTheme="minorHAnsi" w:hint="eastAsia"/>
          <w:bCs/>
          <w:color w:val="000000" w:themeColor="text1"/>
          <w:rPrChange w:id="2005" w:author="FURSYS" w:date="2025-12-04T15:42:00Z">
            <w:rPr>
              <w:rFonts w:ascii="Noto Sans CJK KR Regular" w:eastAsia="Noto Sans CJK KR Regular" w:hAnsi="Noto Sans CJK KR Regular" w:hint="eastAsia"/>
              <w:bCs/>
              <w:color w:val="000000" w:themeColor="text1"/>
            </w:rPr>
          </w:rPrChange>
        </w:rPr>
        <w:t>수</w:t>
      </w:r>
      <w:r w:rsidR="00954B44" w:rsidRPr="000C7330">
        <w:rPr>
          <w:rFonts w:eastAsiaTheme="minorHAnsi"/>
          <w:bCs/>
          <w:color w:val="000000" w:themeColor="text1"/>
          <w:rPrChange w:id="2006" w:author="FURSYS" w:date="2025-12-04T15:42:00Z">
            <w:rPr>
              <w:rFonts w:ascii="Noto Sans CJK KR Regular" w:eastAsia="Noto Sans CJK KR Regular" w:hAnsi="Noto Sans CJK KR Regular"/>
              <w:bCs/>
              <w:color w:val="000000" w:themeColor="text1"/>
            </w:rPr>
          </w:rPrChange>
        </w:rPr>
        <w:t xml:space="preserve"> </w:t>
      </w:r>
      <w:r w:rsidR="00954B44" w:rsidRPr="000C7330">
        <w:rPr>
          <w:rFonts w:eastAsiaTheme="minorHAnsi" w:hint="eastAsia"/>
          <w:bCs/>
          <w:color w:val="000000" w:themeColor="text1"/>
          <w:rPrChange w:id="2007" w:author="FURSYS" w:date="2025-12-04T15:42:00Z">
            <w:rPr>
              <w:rFonts w:ascii="Noto Sans CJK KR Regular" w:eastAsia="Noto Sans CJK KR Regular" w:hAnsi="Noto Sans CJK KR Regular" w:hint="eastAsia"/>
              <w:bCs/>
              <w:color w:val="000000" w:themeColor="text1"/>
            </w:rPr>
          </w:rPrChange>
        </w:rPr>
        <w:t>있다</w:t>
      </w:r>
      <w:r w:rsidR="00C70AE6" w:rsidRPr="000C7330">
        <w:rPr>
          <w:rFonts w:eastAsiaTheme="minorHAnsi"/>
          <w:bCs/>
          <w:color w:val="000000" w:themeColor="text1"/>
          <w:rPrChange w:id="2008" w:author="FURSYS" w:date="2025-12-04T15:42:00Z">
            <w:rPr>
              <w:rFonts w:ascii="Noto Sans CJK KR Regular" w:eastAsia="Noto Sans CJK KR Regular" w:hAnsi="Noto Sans CJK KR Regular"/>
              <w:bCs/>
              <w:color w:val="000000" w:themeColor="text1"/>
            </w:rPr>
          </w:rPrChange>
        </w:rPr>
        <w:t>.</w:t>
      </w:r>
    </w:p>
    <w:p w14:paraId="5E2D5EAA" w14:textId="409A8D0E" w:rsidR="00D44207" w:rsidRPr="000C7330" w:rsidRDefault="00954B44" w:rsidP="00D44207">
      <w:pPr>
        <w:pStyle w:val="a3"/>
        <w:numPr>
          <w:ilvl w:val="1"/>
          <w:numId w:val="31"/>
        </w:numPr>
        <w:ind w:leftChars="0"/>
        <w:rPr>
          <w:rFonts w:eastAsiaTheme="minorHAnsi"/>
          <w:color w:val="000000" w:themeColor="text1"/>
          <w:rPrChange w:id="2009"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bCs/>
          <w:color w:val="000000" w:themeColor="text1"/>
          <w:rPrChange w:id="2010" w:author="FURSYS" w:date="2025-12-04T15:42:00Z">
            <w:rPr>
              <w:rFonts w:ascii="Noto Sans CJK KR Regular" w:eastAsia="Noto Sans CJK KR Regular" w:hAnsi="Noto Sans CJK KR Regular" w:hint="eastAsia"/>
              <w:bCs/>
              <w:color w:val="000000" w:themeColor="text1"/>
            </w:rPr>
          </w:rPrChange>
        </w:rPr>
        <w:t>퍼시스의</w:t>
      </w:r>
      <w:r w:rsidRPr="000C7330">
        <w:rPr>
          <w:rFonts w:eastAsiaTheme="minorHAnsi"/>
          <w:bCs/>
          <w:color w:val="000000" w:themeColor="text1"/>
          <w:rPrChange w:id="2011" w:author="FURSYS" w:date="2025-12-04T15:42:00Z">
            <w:rPr>
              <w:rFonts w:ascii="Noto Sans CJK KR Regular" w:eastAsia="Noto Sans CJK KR Regular" w:hAnsi="Noto Sans CJK KR Regular"/>
              <w:bCs/>
              <w:color w:val="000000" w:themeColor="text1"/>
            </w:rPr>
          </w:rPrChange>
        </w:rPr>
        <w:t xml:space="preserve"> 귀책사유 또는 계약물품의 하자가 없는 경우, </w:t>
      </w:r>
      <w:r w:rsidR="008917F7" w:rsidRPr="000C7330">
        <w:rPr>
          <w:rFonts w:eastAsiaTheme="minorHAnsi" w:hint="eastAsia"/>
          <w:bCs/>
          <w:color w:val="000000" w:themeColor="text1"/>
          <w:rPrChange w:id="2012" w:author="FURSYS" w:date="2025-12-04T15:42:00Z">
            <w:rPr>
              <w:rFonts w:ascii="Noto Sans CJK KR Regular" w:eastAsia="Noto Sans CJK KR Regular" w:hAnsi="Noto Sans CJK KR Regular" w:hint="eastAsia"/>
              <w:bCs/>
              <w:color w:val="000000" w:themeColor="text1"/>
            </w:rPr>
          </w:rPrChange>
        </w:rPr>
        <w:t>계약물품</w:t>
      </w:r>
      <w:r w:rsidR="005C5333" w:rsidRPr="000C7330">
        <w:rPr>
          <w:rFonts w:eastAsiaTheme="minorHAnsi"/>
          <w:bCs/>
          <w:color w:val="000000" w:themeColor="text1"/>
          <w:rPrChange w:id="2013" w:author="FURSYS" w:date="2025-12-04T15:42:00Z">
            <w:rPr>
              <w:rFonts w:ascii="Noto Sans CJK KR Regular" w:eastAsia="Noto Sans CJK KR Regular" w:hAnsi="Noto Sans CJK KR Regular"/>
              <w:bCs/>
              <w:color w:val="000000" w:themeColor="text1"/>
            </w:rPr>
          </w:rPrChange>
        </w:rPr>
        <w:t xml:space="preserve"> 변경 전까지의 기존 </w:t>
      </w:r>
      <w:r w:rsidR="008917F7" w:rsidRPr="000C7330">
        <w:rPr>
          <w:rFonts w:eastAsiaTheme="minorHAnsi" w:hint="eastAsia"/>
          <w:bCs/>
          <w:color w:val="000000" w:themeColor="text1"/>
          <w:rPrChange w:id="2014" w:author="FURSYS" w:date="2025-12-04T15:42:00Z">
            <w:rPr>
              <w:rFonts w:ascii="Noto Sans CJK KR Regular" w:eastAsia="Noto Sans CJK KR Regular" w:hAnsi="Noto Sans CJK KR Regular" w:hint="eastAsia"/>
              <w:bCs/>
              <w:color w:val="000000" w:themeColor="text1"/>
            </w:rPr>
          </w:rPrChange>
        </w:rPr>
        <w:t>계약물품</w:t>
      </w:r>
      <w:r w:rsidR="005C5333" w:rsidRPr="000C7330">
        <w:rPr>
          <w:rFonts w:eastAsiaTheme="minorHAnsi" w:hint="eastAsia"/>
          <w:bCs/>
          <w:color w:val="000000" w:themeColor="text1"/>
          <w:rPrChange w:id="2015" w:author="FURSYS" w:date="2025-12-04T15:42:00Z">
            <w:rPr>
              <w:rFonts w:ascii="Noto Sans CJK KR Regular" w:eastAsia="Noto Sans CJK KR Regular" w:hAnsi="Noto Sans CJK KR Regular" w:hint="eastAsia"/>
              <w:bCs/>
              <w:color w:val="000000" w:themeColor="text1"/>
            </w:rPr>
          </w:rPrChange>
        </w:rPr>
        <w:t>의</w:t>
      </w:r>
      <w:r w:rsidR="005C5333" w:rsidRPr="000C7330">
        <w:rPr>
          <w:rFonts w:eastAsiaTheme="minorHAnsi"/>
          <w:bCs/>
          <w:color w:val="000000" w:themeColor="text1"/>
          <w:rPrChange w:id="2016" w:author="FURSYS" w:date="2025-12-04T15:42:00Z">
            <w:rPr>
              <w:rFonts w:ascii="Noto Sans CJK KR Regular" w:eastAsia="Noto Sans CJK KR Regular" w:hAnsi="Noto Sans CJK KR Regular"/>
              <w:bCs/>
              <w:color w:val="000000" w:themeColor="text1"/>
            </w:rPr>
          </w:rPrChange>
        </w:rPr>
        <w:t xml:space="preserve"> </w:t>
      </w:r>
      <w:r w:rsidR="005C5333" w:rsidRPr="000C7330">
        <w:rPr>
          <w:rFonts w:eastAsiaTheme="minorHAnsi" w:hint="eastAsia"/>
          <w:bCs/>
          <w:color w:val="000000" w:themeColor="text1"/>
          <w:rPrChange w:id="2017" w:author="FURSYS" w:date="2025-12-04T15:42:00Z">
            <w:rPr>
              <w:rFonts w:ascii="Noto Sans CJK KR Regular" w:eastAsia="Noto Sans CJK KR Regular" w:hAnsi="Noto Sans CJK KR Regular" w:hint="eastAsia"/>
              <w:bCs/>
              <w:color w:val="000000" w:themeColor="text1"/>
            </w:rPr>
          </w:rPrChange>
        </w:rPr>
        <w:t>렌탈료</w:t>
      </w:r>
      <w:r w:rsidR="005C5333" w:rsidRPr="000C7330">
        <w:rPr>
          <w:rFonts w:eastAsiaTheme="minorHAnsi"/>
          <w:bCs/>
          <w:color w:val="000000" w:themeColor="text1"/>
          <w:rPrChange w:id="2018" w:author="FURSYS" w:date="2025-12-04T15:42:00Z">
            <w:rPr>
              <w:rFonts w:ascii="Noto Sans CJK KR Regular" w:eastAsia="Noto Sans CJK KR Regular" w:hAnsi="Noto Sans CJK KR Regular"/>
              <w:bCs/>
              <w:color w:val="000000" w:themeColor="text1"/>
            </w:rPr>
          </w:rPrChange>
        </w:rPr>
        <w:t xml:space="preserve">(미납된 </w:t>
      </w:r>
      <w:r w:rsidR="005C5333" w:rsidRPr="000C7330">
        <w:rPr>
          <w:rFonts w:eastAsiaTheme="minorHAnsi" w:hint="eastAsia"/>
          <w:bCs/>
          <w:color w:val="000000" w:themeColor="text1"/>
          <w:rPrChange w:id="2019" w:author="FURSYS" w:date="2025-12-04T15:42:00Z">
            <w:rPr>
              <w:rFonts w:ascii="Noto Sans CJK KR Regular" w:eastAsia="Noto Sans CJK KR Regular" w:hAnsi="Noto Sans CJK KR Regular" w:hint="eastAsia"/>
              <w:bCs/>
              <w:color w:val="000000" w:themeColor="text1"/>
            </w:rPr>
          </w:rPrChange>
        </w:rPr>
        <w:t>렌탈료가</w:t>
      </w:r>
      <w:r w:rsidR="005C5333" w:rsidRPr="000C7330">
        <w:rPr>
          <w:rFonts w:eastAsiaTheme="minorHAnsi"/>
          <w:bCs/>
          <w:color w:val="000000" w:themeColor="text1"/>
          <w:rPrChange w:id="2020" w:author="FURSYS" w:date="2025-12-04T15:42:00Z">
            <w:rPr>
              <w:rFonts w:ascii="Noto Sans CJK KR Regular" w:eastAsia="Noto Sans CJK KR Regular" w:hAnsi="Noto Sans CJK KR Regular"/>
              <w:bCs/>
              <w:color w:val="000000" w:themeColor="text1"/>
            </w:rPr>
          </w:rPrChange>
        </w:rPr>
        <w:t xml:space="preserve"> </w:t>
      </w:r>
      <w:r w:rsidR="005C5333" w:rsidRPr="000C7330">
        <w:rPr>
          <w:rFonts w:eastAsiaTheme="minorHAnsi" w:hint="eastAsia"/>
          <w:bCs/>
          <w:color w:val="000000" w:themeColor="text1"/>
          <w:rPrChange w:id="2021" w:author="FURSYS" w:date="2025-12-04T15:42:00Z">
            <w:rPr>
              <w:rFonts w:ascii="Noto Sans CJK KR Regular" w:eastAsia="Noto Sans CJK KR Regular" w:hAnsi="Noto Sans CJK KR Regular" w:hint="eastAsia"/>
              <w:bCs/>
              <w:color w:val="000000" w:themeColor="text1"/>
            </w:rPr>
          </w:rPrChange>
        </w:rPr>
        <w:t>있는</w:t>
      </w:r>
      <w:r w:rsidR="005C5333" w:rsidRPr="000C7330">
        <w:rPr>
          <w:rFonts w:eastAsiaTheme="minorHAnsi"/>
          <w:bCs/>
          <w:color w:val="000000" w:themeColor="text1"/>
          <w:rPrChange w:id="2022" w:author="FURSYS" w:date="2025-12-04T15:42:00Z">
            <w:rPr>
              <w:rFonts w:ascii="Noto Sans CJK KR Regular" w:eastAsia="Noto Sans CJK KR Regular" w:hAnsi="Noto Sans CJK KR Regular"/>
              <w:bCs/>
              <w:color w:val="000000" w:themeColor="text1"/>
            </w:rPr>
          </w:rPrChange>
        </w:rPr>
        <w:t xml:space="preserve"> </w:t>
      </w:r>
      <w:r w:rsidR="005C5333" w:rsidRPr="000C7330">
        <w:rPr>
          <w:rFonts w:eastAsiaTheme="minorHAnsi" w:hint="eastAsia"/>
          <w:bCs/>
          <w:color w:val="000000" w:themeColor="text1"/>
          <w:rPrChange w:id="2023" w:author="FURSYS" w:date="2025-12-04T15:42:00Z">
            <w:rPr>
              <w:rFonts w:ascii="Noto Sans CJK KR Regular" w:eastAsia="Noto Sans CJK KR Regular" w:hAnsi="Noto Sans CJK KR Regular" w:hint="eastAsia"/>
              <w:bCs/>
              <w:color w:val="000000" w:themeColor="text1"/>
            </w:rPr>
          </w:rPrChange>
        </w:rPr>
        <w:t>경우</w:t>
      </w:r>
      <w:r w:rsidR="005C5333" w:rsidRPr="000C7330">
        <w:rPr>
          <w:rFonts w:eastAsiaTheme="minorHAnsi"/>
          <w:bCs/>
          <w:color w:val="000000" w:themeColor="text1"/>
          <w:rPrChange w:id="2024" w:author="FURSYS" w:date="2025-12-04T15:42:00Z">
            <w:rPr>
              <w:rFonts w:ascii="Noto Sans CJK KR Regular" w:eastAsia="Noto Sans CJK KR Regular" w:hAnsi="Noto Sans CJK KR Regular"/>
              <w:bCs/>
              <w:color w:val="000000" w:themeColor="text1"/>
            </w:rPr>
          </w:rPrChange>
        </w:rPr>
        <w:t xml:space="preserve"> </w:t>
      </w:r>
      <w:r w:rsidR="005C5333" w:rsidRPr="000C7330">
        <w:rPr>
          <w:rFonts w:eastAsiaTheme="minorHAnsi" w:hint="eastAsia"/>
          <w:bCs/>
          <w:color w:val="000000" w:themeColor="text1"/>
          <w:rPrChange w:id="2025" w:author="FURSYS" w:date="2025-12-04T15:42:00Z">
            <w:rPr>
              <w:rFonts w:ascii="Noto Sans CJK KR Regular" w:eastAsia="Noto Sans CJK KR Regular" w:hAnsi="Noto Sans CJK KR Regular" w:hint="eastAsia"/>
              <w:bCs/>
              <w:color w:val="000000" w:themeColor="text1"/>
            </w:rPr>
          </w:rPrChange>
        </w:rPr>
        <w:t>이를</w:t>
      </w:r>
      <w:r w:rsidR="005C5333" w:rsidRPr="000C7330">
        <w:rPr>
          <w:rFonts w:eastAsiaTheme="minorHAnsi"/>
          <w:bCs/>
          <w:color w:val="000000" w:themeColor="text1"/>
          <w:rPrChange w:id="2026" w:author="FURSYS" w:date="2025-12-04T15:42:00Z">
            <w:rPr>
              <w:rFonts w:ascii="Noto Sans CJK KR Regular" w:eastAsia="Noto Sans CJK KR Regular" w:hAnsi="Noto Sans CJK KR Regular"/>
              <w:bCs/>
              <w:color w:val="000000" w:themeColor="text1"/>
            </w:rPr>
          </w:rPrChange>
        </w:rPr>
        <w:t xml:space="preserve"> </w:t>
      </w:r>
      <w:r w:rsidR="005C5333" w:rsidRPr="000C7330">
        <w:rPr>
          <w:rFonts w:eastAsiaTheme="minorHAnsi" w:hint="eastAsia"/>
          <w:bCs/>
          <w:color w:val="000000" w:themeColor="text1"/>
          <w:rPrChange w:id="2027" w:author="FURSYS" w:date="2025-12-04T15:42:00Z">
            <w:rPr>
              <w:rFonts w:ascii="Noto Sans CJK KR Regular" w:eastAsia="Noto Sans CJK KR Regular" w:hAnsi="Noto Sans CJK KR Regular" w:hint="eastAsia"/>
              <w:bCs/>
              <w:color w:val="000000" w:themeColor="text1"/>
            </w:rPr>
          </w:rPrChange>
        </w:rPr>
        <w:t>포함</w:t>
      </w:r>
      <w:r w:rsidR="005C5333" w:rsidRPr="000C7330">
        <w:rPr>
          <w:rFonts w:eastAsiaTheme="minorHAnsi"/>
          <w:bCs/>
          <w:color w:val="000000" w:themeColor="text1"/>
          <w:rPrChange w:id="2028" w:author="FURSYS" w:date="2025-12-04T15:42:00Z">
            <w:rPr>
              <w:rFonts w:ascii="Noto Sans CJK KR Regular" w:eastAsia="Noto Sans CJK KR Regular" w:hAnsi="Noto Sans CJK KR Regular"/>
              <w:bCs/>
              <w:color w:val="000000" w:themeColor="text1"/>
            </w:rPr>
          </w:rPrChange>
        </w:rPr>
        <w:t xml:space="preserve">)와 </w:t>
      </w:r>
      <w:r w:rsidR="005C5333" w:rsidRPr="000C7330">
        <w:rPr>
          <w:rFonts w:eastAsiaTheme="minorHAnsi" w:hint="eastAsia"/>
          <w:bCs/>
          <w:color w:val="000000" w:themeColor="text1"/>
          <w:rPrChange w:id="2029" w:author="FURSYS" w:date="2025-12-04T15:42:00Z">
            <w:rPr>
              <w:rFonts w:ascii="Noto Sans CJK KR Regular" w:eastAsia="Noto Sans CJK KR Regular" w:hAnsi="Noto Sans CJK KR Regular" w:hint="eastAsia"/>
              <w:bCs/>
              <w:color w:val="000000" w:themeColor="text1"/>
            </w:rPr>
          </w:rPrChange>
        </w:rPr>
        <w:t>제</w:t>
      </w:r>
      <w:r w:rsidR="00C16DD4" w:rsidRPr="000C7330">
        <w:rPr>
          <w:rFonts w:eastAsiaTheme="minorHAnsi"/>
          <w:bCs/>
          <w:color w:val="000000" w:themeColor="text1"/>
          <w:rPrChange w:id="2030" w:author="FURSYS" w:date="2025-12-04T15:42:00Z">
            <w:rPr>
              <w:rFonts w:ascii="Noto Sans CJK KR Regular" w:eastAsia="Noto Sans CJK KR Regular" w:hAnsi="Noto Sans CJK KR Regular"/>
              <w:bCs/>
              <w:color w:val="000000" w:themeColor="text1"/>
            </w:rPr>
          </w:rPrChange>
        </w:rPr>
        <w:t>12</w:t>
      </w:r>
      <w:r w:rsidR="008917F7" w:rsidRPr="000C7330">
        <w:rPr>
          <w:rFonts w:eastAsiaTheme="minorHAnsi" w:hint="eastAsia"/>
          <w:bCs/>
          <w:color w:val="000000" w:themeColor="text1"/>
          <w:rPrChange w:id="2031" w:author="FURSYS" w:date="2025-12-04T15:42:00Z">
            <w:rPr>
              <w:rFonts w:ascii="Noto Sans CJK KR Regular" w:eastAsia="Noto Sans CJK KR Regular" w:hAnsi="Noto Sans CJK KR Regular" w:hint="eastAsia"/>
              <w:bCs/>
              <w:color w:val="000000" w:themeColor="text1"/>
            </w:rPr>
          </w:rPrChange>
        </w:rPr>
        <w:t>조에</w:t>
      </w:r>
      <w:r w:rsidR="005C5333" w:rsidRPr="000C7330">
        <w:rPr>
          <w:rFonts w:eastAsiaTheme="minorHAnsi"/>
          <w:bCs/>
          <w:color w:val="000000" w:themeColor="text1"/>
          <w:rPrChange w:id="2032" w:author="FURSYS" w:date="2025-12-04T15:42:00Z">
            <w:rPr>
              <w:rFonts w:ascii="Noto Sans CJK KR Regular" w:eastAsia="Noto Sans CJK KR Regular" w:hAnsi="Noto Sans CJK KR Regular"/>
              <w:bCs/>
              <w:color w:val="000000" w:themeColor="text1"/>
            </w:rPr>
          </w:rPrChange>
        </w:rPr>
        <w:t xml:space="preserve"> 따른 위약</w:t>
      </w:r>
      <w:r w:rsidRPr="000C7330">
        <w:rPr>
          <w:rFonts w:eastAsiaTheme="minorHAnsi" w:hint="eastAsia"/>
          <w:bCs/>
          <w:color w:val="000000" w:themeColor="text1"/>
          <w:rPrChange w:id="2033" w:author="FURSYS" w:date="2025-12-04T15:42:00Z">
            <w:rPr>
              <w:rFonts w:ascii="Noto Sans CJK KR Regular" w:eastAsia="Noto Sans CJK KR Regular" w:hAnsi="Noto Sans CJK KR Regular" w:hint="eastAsia"/>
              <w:bCs/>
              <w:color w:val="000000" w:themeColor="text1"/>
            </w:rPr>
          </w:rPrChange>
        </w:rPr>
        <w:t>금</w:t>
      </w:r>
      <w:r w:rsidR="005C5333" w:rsidRPr="000C7330">
        <w:rPr>
          <w:rFonts w:eastAsiaTheme="minorHAnsi" w:hint="eastAsia"/>
          <w:bCs/>
          <w:color w:val="000000" w:themeColor="text1"/>
          <w:rPrChange w:id="2034" w:author="FURSYS" w:date="2025-12-04T15:42:00Z">
            <w:rPr>
              <w:rFonts w:ascii="Noto Sans CJK KR Regular" w:eastAsia="Noto Sans CJK KR Regular" w:hAnsi="Noto Sans CJK KR Regular" w:hint="eastAsia"/>
              <w:bCs/>
              <w:color w:val="000000" w:themeColor="text1"/>
            </w:rPr>
          </w:rPrChange>
        </w:rPr>
        <w:t>을</w:t>
      </w:r>
      <w:r w:rsidR="005C5333" w:rsidRPr="000C7330">
        <w:rPr>
          <w:rFonts w:eastAsiaTheme="minorHAnsi"/>
          <w:bCs/>
          <w:color w:val="000000" w:themeColor="text1"/>
          <w:rPrChange w:id="2035" w:author="FURSYS" w:date="2025-12-04T15:42:00Z">
            <w:rPr>
              <w:rFonts w:ascii="Noto Sans CJK KR Regular" w:eastAsia="Noto Sans CJK KR Regular" w:hAnsi="Noto Sans CJK KR Regular"/>
              <w:bCs/>
              <w:color w:val="000000" w:themeColor="text1"/>
            </w:rPr>
          </w:rPrChange>
        </w:rPr>
        <w:t xml:space="preserve"> </w:t>
      </w:r>
      <w:r w:rsidR="008917F7" w:rsidRPr="000C7330">
        <w:rPr>
          <w:rFonts w:eastAsiaTheme="minorHAnsi" w:hint="eastAsia"/>
          <w:bCs/>
          <w:color w:val="000000" w:themeColor="text1"/>
          <w:rPrChange w:id="2036" w:author="FURSYS" w:date="2025-12-04T15:42:00Z">
            <w:rPr>
              <w:rFonts w:ascii="Noto Sans CJK KR Regular" w:eastAsia="Noto Sans CJK KR Regular" w:hAnsi="Noto Sans CJK KR Regular" w:hint="eastAsia"/>
              <w:bCs/>
              <w:color w:val="000000" w:themeColor="text1"/>
            </w:rPr>
          </w:rPrChange>
        </w:rPr>
        <w:t>퍼시스</w:t>
      </w:r>
      <w:r w:rsidR="005C5333" w:rsidRPr="000C7330">
        <w:rPr>
          <w:rFonts w:eastAsiaTheme="minorHAnsi" w:hint="eastAsia"/>
          <w:bCs/>
          <w:color w:val="000000" w:themeColor="text1"/>
          <w:rPrChange w:id="2037" w:author="FURSYS" w:date="2025-12-04T15:42:00Z">
            <w:rPr>
              <w:rFonts w:ascii="Noto Sans CJK KR Regular" w:eastAsia="Noto Sans CJK KR Regular" w:hAnsi="Noto Sans CJK KR Regular" w:hint="eastAsia"/>
              <w:bCs/>
              <w:color w:val="000000" w:themeColor="text1"/>
            </w:rPr>
          </w:rPrChange>
        </w:rPr>
        <w:t>에게</w:t>
      </w:r>
      <w:r w:rsidR="005C5333" w:rsidRPr="000C7330">
        <w:rPr>
          <w:rFonts w:eastAsiaTheme="minorHAnsi"/>
          <w:bCs/>
          <w:color w:val="000000" w:themeColor="text1"/>
          <w:rPrChange w:id="2038" w:author="FURSYS" w:date="2025-12-04T15:42:00Z">
            <w:rPr>
              <w:rFonts w:ascii="Noto Sans CJK KR Regular" w:eastAsia="Noto Sans CJK KR Regular" w:hAnsi="Noto Sans CJK KR Regular"/>
              <w:bCs/>
              <w:color w:val="000000" w:themeColor="text1"/>
            </w:rPr>
          </w:rPrChange>
        </w:rPr>
        <w:t xml:space="preserve"> </w:t>
      </w:r>
      <w:r w:rsidR="005C5333" w:rsidRPr="000C7330">
        <w:rPr>
          <w:rFonts w:eastAsiaTheme="minorHAnsi" w:hint="eastAsia"/>
          <w:bCs/>
          <w:color w:val="000000" w:themeColor="text1"/>
          <w:rPrChange w:id="2039" w:author="FURSYS" w:date="2025-12-04T15:42:00Z">
            <w:rPr>
              <w:rFonts w:ascii="Noto Sans CJK KR Regular" w:eastAsia="Noto Sans CJK KR Regular" w:hAnsi="Noto Sans CJK KR Regular" w:hint="eastAsia"/>
              <w:bCs/>
              <w:color w:val="000000" w:themeColor="text1"/>
            </w:rPr>
          </w:rPrChange>
        </w:rPr>
        <w:t>지급</w:t>
      </w:r>
      <w:r w:rsidRPr="000C7330">
        <w:rPr>
          <w:rFonts w:eastAsiaTheme="minorHAnsi"/>
          <w:bCs/>
          <w:color w:val="000000" w:themeColor="text1"/>
          <w:rPrChange w:id="2040" w:author="FURSYS" w:date="2025-12-04T15:42:00Z">
            <w:rPr>
              <w:rFonts w:ascii="Noto Sans CJK KR Regular" w:eastAsia="Noto Sans CJK KR Regular" w:hAnsi="Noto Sans CJK KR Regular"/>
              <w:bCs/>
              <w:color w:val="000000" w:themeColor="text1"/>
            </w:rPr>
          </w:rPrChange>
        </w:rPr>
        <w:t xml:space="preserve"> 후 </w:t>
      </w:r>
      <w:r w:rsidRPr="000C7330">
        <w:rPr>
          <w:rFonts w:eastAsiaTheme="minorHAnsi" w:hint="eastAsia"/>
          <w:bCs/>
          <w:color w:val="000000" w:themeColor="text1"/>
          <w:rPrChange w:id="2041" w:author="FURSYS" w:date="2025-12-04T15:42:00Z">
            <w:rPr>
              <w:rFonts w:ascii="Noto Sans CJK KR Regular" w:eastAsia="Noto Sans CJK KR Regular" w:hAnsi="Noto Sans CJK KR Regular" w:hint="eastAsia"/>
              <w:bCs/>
              <w:color w:val="000000" w:themeColor="text1"/>
            </w:rPr>
          </w:rPrChange>
        </w:rPr>
        <w:t>변경할</w:t>
      </w:r>
      <w:r w:rsidRPr="000C7330">
        <w:rPr>
          <w:rFonts w:eastAsiaTheme="minorHAnsi"/>
          <w:bCs/>
          <w:color w:val="000000" w:themeColor="text1"/>
          <w:rPrChange w:id="2042"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43" w:author="FURSYS" w:date="2025-12-04T15:42:00Z">
            <w:rPr>
              <w:rFonts w:ascii="Noto Sans CJK KR Regular" w:eastAsia="Noto Sans CJK KR Regular" w:hAnsi="Noto Sans CJK KR Regular" w:hint="eastAsia"/>
              <w:bCs/>
              <w:color w:val="000000" w:themeColor="text1"/>
            </w:rPr>
          </w:rPrChange>
        </w:rPr>
        <w:t>수</w:t>
      </w:r>
      <w:r w:rsidRPr="000C7330">
        <w:rPr>
          <w:rFonts w:eastAsiaTheme="minorHAnsi"/>
          <w:bCs/>
          <w:color w:val="000000" w:themeColor="text1"/>
          <w:rPrChange w:id="2044"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45" w:author="FURSYS" w:date="2025-12-04T15:42:00Z">
            <w:rPr>
              <w:rFonts w:ascii="Noto Sans CJK KR Regular" w:eastAsia="Noto Sans CJK KR Regular" w:hAnsi="Noto Sans CJK KR Regular" w:hint="eastAsia"/>
              <w:bCs/>
              <w:color w:val="000000" w:themeColor="text1"/>
            </w:rPr>
          </w:rPrChange>
        </w:rPr>
        <w:t>있다</w:t>
      </w:r>
      <w:r w:rsidRPr="000C7330">
        <w:rPr>
          <w:rFonts w:eastAsiaTheme="minorHAnsi"/>
          <w:bCs/>
          <w:color w:val="000000" w:themeColor="text1"/>
          <w:rPrChange w:id="2046" w:author="FURSYS" w:date="2025-12-04T15:42:00Z">
            <w:rPr>
              <w:rFonts w:ascii="Noto Sans CJK KR Regular" w:eastAsia="Noto Sans CJK KR Regular" w:hAnsi="Noto Sans CJK KR Regular"/>
              <w:bCs/>
              <w:color w:val="000000" w:themeColor="text1"/>
            </w:rPr>
          </w:rPrChange>
        </w:rPr>
        <w:t>.</w:t>
      </w:r>
    </w:p>
    <w:p w14:paraId="371F75D7" w14:textId="62864808" w:rsidR="00954B44" w:rsidRPr="000C7330" w:rsidRDefault="00954B44" w:rsidP="008917F7">
      <w:pPr>
        <w:pStyle w:val="a3"/>
        <w:numPr>
          <w:ilvl w:val="1"/>
          <w:numId w:val="31"/>
        </w:numPr>
        <w:ind w:leftChars="0"/>
        <w:rPr>
          <w:rFonts w:eastAsiaTheme="minorHAnsi"/>
          <w:color w:val="000000" w:themeColor="text1"/>
          <w:rPrChange w:id="2047"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bCs/>
          <w:color w:val="000000" w:themeColor="text1"/>
          <w:rPrChange w:id="2048" w:author="FURSYS" w:date="2025-12-04T15:42:00Z">
            <w:rPr>
              <w:rFonts w:ascii="Noto Sans CJK KR Regular" w:eastAsia="Noto Sans CJK KR Regular" w:hAnsi="Noto Sans CJK KR Regular" w:hint="eastAsia"/>
              <w:bCs/>
              <w:color w:val="000000" w:themeColor="text1"/>
            </w:rPr>
          </w:rPrChange>
        </w:rPr>
        <w:t>퍼시스의</w:t>
      </w:r>
      <w:r w:rsidRPr="000C7330">
        <w:rPr>
          <w:rFonts w:eastAsiaTheme="minorHAnsi"/>
          <w:bCs/>
          <w:color w:val="000000" w:themeColor="text1"/>
          <w:rPrChange w:id="2049" w:author="FURSYS" w:date="2025-12-04T15:42:00Z">
            <w:rPr>
              <w:rFonts w:ascii="Noto Sans CJK KR Regular" w:eastAsia="Noto Sans CJK KR Regular" w:hAnsi="Noto Sans CJK KR Regular"/>
              <w:bCs/>
              <w:color w:val="000000" w:themeColor="text1"/>
            </w:rPr>
          </w:rPrChange>
        </w:rPr>
        <w:t xml:space="preserve"> </w:t>
      </w:r>
      <w:r w:rsidR="0058510D" w:rsidRPr="000C7330">
        <w:rPr>
          <w:rFonts w:eastAsiaTheme="minorHAnsi" w:hint="eastAsia"/>
          <w:bCs/>
          <w:color w:val="000000" w:themeColor="text1"/>
          <w:rPrChange w:id="2050" w:author="FURSYS" w:date="2025-12-04T15:42:00Z">
            <w:rPr>
              <w:rFonts w:ascii="Noto Sans CJK KR Regular" w:eastAsia="Noto Sans CJK KR Regular" w:hAnsi="Noto Sans CJK KR Regular" w:hint="eastAsia"/>
              <w:bCs/>
              <w:color w:val="000000" w:themeColor="text1"/>
            </w:rPr>
          </w:rPrChange>
        </w:rPr>
        <w:t>귀책</w:t>
      </w:r>
      <w:r w:rsidRPr="000C7330">
        <w:rPr>
          <w:rFonts w:eastAsiaTheme="minorHAnsi" w:hint="eastAsia"/>
          <w:bCs/>
          <w:color w:val="000000" w:themeColor="text1"/>
          <w:rPrChange w:id="2051" w:author="FURSYS" w:date="2025-12-04T15:42:00Z">
            <w:rPr>
              <w:rFonts w:ascii="Noto Sans CJK KR Regular" w:eastAsia="Noto Sans CJK KR Regular" w:hAnsi="Noto Sans CJK KR Regular" w:hint="eastAsia"/>
              <w:bCs/>
              <w:color w:val="000000" w:themeColor="text1"/>
            </w:rPr>
          </w:rPrChange>
        </w:rPr>
        <w:t>사유로</w:t>
      </w:r>
      <w:r w:rsidRPr="000C7330">
        <w:rPr>
          <w:rFonts w:eastAsiaTheme="minorHAnsi"/>
          <w:bCs/>
          <w:color w:val="000000" w:themeColor="text1"/>
          <w:rPrChange w:id="2052"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53" w:author="FURSYS" w:date="2025-12-04T15:42:00Z">
            <w:rPr>
              <w:rFonts w:ascii="Noto Sans CJK KR Regular" w:eastAsia="Noto Sans CJK KR Regular" w:hAnsi="Noto Sans CJK KR Regular" w:hint="eastAsia"/>
              <w:bCs/>
              <w:color w:val="000000" w:themeColor="text1"/>
            </w:rPr>
          </w:rPrChange>
        </w:rPr>
        <w:t>인한</w:t>
      </w:r>
      <w:r w:rsidRPr="000C7330">
        <w:rPr>
          <w:rFonts w:eastAsiaTheme="minorHAnsi"/>
          <w:bCs/>
          <w:color w:val="000000" w:themeColor="text1"/>
          <w:rPrChange w:id="2054"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55" w:author="FURSYS" w:date="2025-12-04T15:42:00Z">
            <w:rPr>
              <w:rFonts w:ascii="Noto Sans CJK KR Regular" w:eastAsia="Noto Sans CJK KR Regular" w:hAnsi="Noto Sans CJK KR Regular" w:hint="eastAsia"/>
              <w:bCs/>
              <w:color w:val="000000" w:themeColor="text1"/>
            </w:rPr>
          </w:rPrChange>
        </w:rPr>
        <w:t>경우</w:t>
      </w:r>
      <w:r w:rsidRPr="000C7330">
        <w:rPr>
          <w:rFonts w:eastAsiaTheme="minorHAnsi"/>
          <w:bCs/>
          <w:color w:val="000000" w:themeColor="text1"/>
          <w:rPrChange w:id="2056"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57" w:author="FURSYS" w:date="2025-12-04T15:42:00Z">
            <w:rPr>
              <w:rFonts w:ascii="Noto Sans CJK KR Regular" w:eastAsia="Noto Sans CJK KR Regular" w:hAnsi="Noto Sans CJK KR Regular" w:hint="eastAsia"/>
              <w:bCs/>
              <w:color w:val="000000" w:themeColor="text1"/>
            </w:rPr>
          </w:rPrChange>
        </w:rPr>
        <w:t>추가</w:t>
      </w:r>
      <w:r w:rsidRPr="000C7330">
        <w:rPr>
          <w:rFonts w:eastAsiaTheme="minorHAnsi"/>
          <w:bCs/>
          <w:color w:val="000000" w:themeColor="text1"/>
          <w:rPrChange w:id="2058"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59" w:author="FURSYS" w:date="2025-12-04T15:42:00Z">
            <w:rPr>
              <w:rFonts w:ascii="Noto Sans CJK KR Regular" w:eastAsia="Noto Sans CJK KR Regular" w:hAnsi="Noto Sans CJK KR Regular" w:hint="eastAsia"/>
              <w:bCs/>
              <w:color w:val="000000" w:themeColor="text1"/>
            </w:rPr>
          </w:rPrChange>
        </w:rPr>
        <w:t>비용</w:t>
      </w:r>
      <w:r w:rsidRPr="000C7330">
        <w:rPr>
          <w:rFonts w:eastAsiaTheme="minorHAnsi"/>
          <w:bCs/>
          <w:color w:val="000000" w:themeColor="text1"/>
          <w:rPrChange w:id="2060"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61" w:author="FURSYS" w:date="2025-12-04T15:42:00Z">
            <w:rPr>
              <w:rFonts w:ascii="Noto Sans CJK KR Regular" w:eastAsia="Noto Sans CJK KR Regular" w:hAnsi="Noto Sans CJK KR Regular" w:hint="eastAsia"/>
              <w:bCs/>
              <w:color w:val="000000" w:themeColor="text1"/>
            </w:rPr>
          </w:rPrChange>
        </w:rPr>
        <w:t>없이</w:t>
      </w:r>
      <w:r w:rsidRPr="000C7330">
        <w:rPr>
          <w:rFonts w:eastAsiaTheme="minorHAnsi"/>
          <w:bCs/>
          <w:color w:val="000000" w:themeColor="text1"/>
          <w:rPrChange w:id="2062"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63" w:author="FURSYS" w:date="2025-12-04T15:42:00Z">
            <w:rPr>
              <w:rFonts w:ascii="Noto Sans CJK KR Regular" w:eastAsia="Noto Sans CJK KR Regular" w:hAnsi="Noto Sans CJK KR Regular" w:hint="eastAsia"/>
              <w:bCs/>
              <w:color w:val="000000" w:themeColor="text1"/>
            </w:rPr>
          </w:rPrChange>
        </w:rPr>
        <w:t>변경할</w:t>
      </w:r>
      <w:r w:rsidRPr="000C7330">
        <w:rPr>
          <w:rFonts w:eastAsiaTheme="minorHAnsi"/>
          <w:bCs/>
          <w:color w:val="000000" w:themeColor="text1"/>
          <w:rPrChange w:id="2064"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65" w:author="FURSYS" w:date="2025-12-04T15:42:00Z">
            <w:rPr>
              <w:rFonts w:ascii="Noto Sans CJK KR Regular" w:eastAsia="Noto Sans CJK KR Regular" w:hAnsi="Noto Sans CJK KR Regular" w:hint="eastAsia"/>
              <w:bCs/>
              <w:color w:val="000000" w:themeColor="text1"/>
            </w:rPr>
          </w:rPrChange>
        </w:rPr>
        <w:t>수</w:t>
      </w:r>
      <w:r w:rsidRPr="000C7330">
        <w:rPr>
          <w:rFonts w:eastAsiaTheme="minorHAnsi"/>
          <w:bCs/>
          <w:color w:val="000000" w:themeColor="text1"/>
          <w:rPrChange w:id="2066"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67" w:author="FURSYS" w:date="2025-12-04T15:42:00Z">
            <w:rPr>
              <w:rFonts w:ascii="Noto Sans CJK KR Regular" w:eastAsia="Noto Sans CJK KR Regular" w:hAnsi="Noto Sans CJK KR Regular" w:hint="eastAsia"/>
              <w:bCs/>
              <w:color w:val="000000" w:themeColor="text1"/>
            </w:rPr>
          </w:rPrChange>
        </w:rPr>
        <w:t>있다</w:t>
      </w:r>
      <w:r w:rsidRPr="000C7330">
        <w:rPr>
          <w:rFonts w:eastAsiaTheme="minorHAnsi"/>
          <w:bCs/>
          <w:color w:val="000000" w:themeColor="text1"/>
          <w:rPrChange w:id="2068" w:author="FURSYS" w:date="2025-12-04T15:42:00Z">
            <w:rPr>
              <w:rFonts w:ascii="Noto Sans CJK KR Regular" w:eastAsia="Noto Sans CJK KR Regular" w:hAnsi="Noto Sans CJK KR Regular"/>
              <w:bCs/>
              <w:color w:val="000000" w:themeColor="text1"/>
            </w:rPr>
          </w:rPrChange>
        </w:rPr>
        <w:t>.</w:t>
      </w:r>
    </w:p>
    <w:p w14:paraId="0B62C054" w14:textId="0C43F571" w:rsidR="00C70AE6" w:rsidRPr="000C7330" w:rsidRDefault="00C70AE6" w:rsidP="00D44207">
      <w:pPr>
        <w:pStyle w:val="a3"/>
        <w:numPr>
          <w:ilvl w:val="0"/>
          <w:numId w:val="31"/>
        </w:numPr>
        <w:ind w:leftChars="0"/>
        <w:rPr>
          <w:rFonts w:eastAsiaTheme="minorHAnsi"/>
          <w:bCs/>
          <w:color w:val="000000" w:themeColor="text1"/>
          <w:rPrChange w:id="2069" w:author="FURSYS" w:date="2025-12-04T15:42:00Z">
            <w:rPr>
              <w:rFonts w:ascii="Noto Sans CJK KR Regular" w:eastAsia="Noto Sans CJK KR Regular" w:hAnsi="Noto Sans CJK KR Regular"/>
              <w:bCs/>
              <w:color w:val="000000" w:themeColor="text1"/>
            </w:rPr>
          </w:rPrChange>
        </w:rPr>
      </w:pPr>
      <w:r w:rsidRPr="000C7330">
        <w:rPr>
          <w:rFonts w:eastAsiaTheme="minorHAnsi" w:hint="eastAsia"/>
          <w:bCs/>
          <w:color w:val="000000" w:themeColor="text1"/>
          <w:rPrChange w:id="2070" w:author="FURSYS" w:date="2025-12-04T15:42:00Z">
            <w:rPr>
              <w:rFonts w:ascii="Noto Sans CJK KR Regular" w:eastAsia="Noto Sans CJK KR Regular" w:hAnsi="Noto Sans CJK KR Regular" w:hint="eastAsia"/>
              <w:bCs/>
              <w:color w:val="000000" w:themeColor="text1"/>
            </w:rPr>
          </w:rPrChange>
        </w:rPr>
        <w:t>계약기간</w:t>
      </w:r>
      <w:r w:rsidRPr="000C7330">
        <w:rPr>
          <w:rFonts w:eastAsiaTheme="minorHAnsi"/>
          <w:bCs/>
          <w:color w:val="000000" w:themeColor="text1"/>
          <w:rPrChange w:id="2071"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72" w:author="FURSYS" w:date="2025-12-04T15:42:00Z">
            <w:rPr>
              <w:rFonts w:ascii="Noto Sans CJK KR Regular" w:eastAsia="Noto Sans CJK KR Regular" w:hAnsi="Noto Sans CJK KR Regular" w:hint="eastAsia"/>
              <w:bCs/>
              <w:color w:val="000000" w:themeColor="text1"/>
            </w:rPr>
          </w:rPrChange>
        </w:rPr>
        <w:t>중</w:t>
      </w:r>
      <w:r w:rsidRPr="000C7330">
        <w:rPr>
          <w:rFonts w:eastAsiaTheme="minorHAnsi"/>
          <w:bCs/>
          <w:color w:val="000000" w:themeColor="text1"/>
          <w:rPrChange w:id="2073"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74" w:author="FURSYS" w:date="2025-12-04T15:42:00Z">
            <w:rPr>
              <w:rFonts w:ascii="Noto Sans CJK KR Regular" w:eastAsia="Noto Sans CJK KR Regular" w:hAnsi="Noto Sans CJK KR Regular" w:hint="eastAsia"/>
              <w:bCs/>
              <w:color w:val="000000" w:themeColor="text1"/>
            </w:rPr>
          </w:rPrChange>
        </w:rPr>
        <w:t>고객의</w:t>
      </w:r>
      <w:r w:rsidRPr="000C7330">
        <w:rPr>
          <w:rFonts w:eastAsiaTheme="minorHAnsi"/>
          <w:bCs/>
          <w:color w:val="000000" w:themeColor="text1"/>
          <w:rPrChange w:id="2075"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76" w:author="FURSYS" w:date="2025-12-04T15:42:00Z">
            <w:rPr>
              <w:rFonts w:ascii="Noto Sans CJK KR Regular" w:eastAsia="Noto Sans CJK KR Regular" w:hAnsi="Noto Sans CJK KR Regular" w:hint="eastAsia"/>
              <w:bCs/>
              <w:color w:val="000000" w:themeColor="text1"/>
            </w:rPr>
          </w:rPrChange>
        </w:rPr>
        <w:t>사정으로</w:t>
      </w:r>
      <w:r w:rsidRPr="000C7330">
        <w:rPr>
          <w:rFonts w:eastAsiaTheme="minorHAnsi"/>
          <w:bCs/>
          <w:color w:val="000000" w:themeColor="text1"/>
          <w:rPrChange w:id="2077"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78" w:author="FURSYS" w:date="2025-12-04T15:42:00Z">
            <w:rPr>
              <w:rFonts w:ascii="Noto Sans CJK KR Regular" w:eastAsia="Noto Sans CJK KR Regular" w:hAnsi="Noto Sans CJK KR Regular" w:hint="eastAsia"/>
              <w:bCs/>
              <w:color w:val="000000" w:themeColor="text1"/>
            </w:rPr>
          </w:rPrChange>
        </w:rPr>
        <w:t>계약물품을</w:t>
      </w:r>
      <w:r w:rsidRPr="000C7330">
        <w:rPr>
          <w:rFonts w:eastAsiaTheme="minorHAnsi"/>
          <w:bCs/>
          <w:color w:val="000000" w:themeColor="text1"/>
          <w:rPrChange w:id="2079"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80" w:author="FURSYS" w:date="2025-12-04T15:42:00Z">
            <w:rPr>
              <w:rFonts w:ascii="Noto Sans CJK KR Regular" w:eastAsia="Noto Sans CJK KR Regular" w:hAnsi="Noto Sans CJK KR Regular" w:hint="eastAsia"/>
              <w:bCs/>
              <w:color w:val="000000" w:themeColor="text1"/>
            </w:rPr>
          </w:rPrChange>
        </w:rPr>
        <w:t>변경하는</w:t>
      </w:r>
      <w:r w:rsidRPr="000C7330">
        <w:rPr>
          <w:rFonts w:eastAsiaTheme="minorHAnsi"/>
          <w:bCs/>
          <w:color w:val="000000" w:themeColor="text1"/>
          <w:rPrChange w:id="2081"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82" w:author="FURSYS" w:date="2025-12-04T15:42:00Z">
            <w:rPr>
              <w:rFonts w:ascii="Noto Sans CJK KR Regular" w:eastAsia="Noto Sans CJK KR Regular" w:hAnsi="Noto Sans CJK KR Regular" w:hint="eastAsia"/>
              <w:bCs/>
              <w:color w:val="000000" w:themeColor="text1"/>
            </w:rPr>
          </w:rPrChange>
        </w:rPr>
        <w:t>경우</w:t>
      </w:r>
      <w:r w:rsidRPr="000C7330">
        <w:rPr>
          <w:rFonts w:eastAsiaTheme="minorHAnsi"/>
          <w:bCs/>
          <w:color w:val="000000" w:themeColor="text1"/>
          <w:rPrChange w:id="2083"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84" w:author="FURSYS" w:date="2025-12-04T15:42:00Z">
            <w:rPr>
              <w:rFonts w:ascii="Noto Sans CJK KR Regular" w:eastAsia="Noto Sans CJK KR Regular" w:hAnsi="Noto Sans CJK KR Regular" w:hint="eastAsia"/>
              <w:bCs/>
              <w:color w:val="000000" w:themeColor="text1"/>
            </w:rPr>
          </w:rPrChange>
        </w:rPr>
        <w:t>계약기간은</w:t>
      </w:r>
      <w:r w:rsidRPr="000C7330">
        <w:rPr>
          <w:rFonts w:eastAsiaTheme="minorHAnsi"/>
          <w:bCs/>
          <w:color w:val="000000" w:themeColor="text1"/>
          <w:rPrChange w:id="2085"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86" w:author="FURSYS" w:date="2025-12-04T15:42:00Z">
            <w:rPr>
              <w:rFonts w:ascii="Noto Sans CJK KR Regular" w:eastAsia="Noto Sans CJK KR Regular" w:hAnsi="Noto Sans CJK KR Regular" w:hint="eastAsia"/>
              <w:bCs/>
              <w:color w:val="000000" w:themeColor="text1"/>
            </w:rPr>
          </w:rPrChange>
        </w:rPr>
        <w:t>변경</w:t>
      </w:r>
      <w:r w:rsidRPr="000C7330">
        <w:rPr>
          <w:rFonts w:eastAsiaTheme="minorHAnsi"/>
          <w:bCs/>
          <w:color w:val="000000" w:themeColor="text1"/>
          <w:rPrChange w:id="2087"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88" w:author="FURSYS" w:date="2025-12-04T15:42:00Z">
            <w:rPr>
              <w:rFonts w:ascii="Noto Sans CJK KR Regular" w:eastAsia="Noto Sans CJK KR Regular" w:hAnsi="Noto Sans CJK KR Regular" w:hint="eastAsia"/>
              <w:bCs/>
              <w:color w:val="000000" w:themeColor="text1"/>
            </w:rPr>
          </w:rPrChange>
        </w:rPr>
        <w:t>계약물품의</w:t>
      </w:r>
      <w:r w:rsidRPr="000C7330">
        <w:rPr>
          <w:rFonts w:eastAsiaTheme="minorHAnsi"/>
          <w:bCs/>
          <w:color w:val="000000" w:themeColor="text1"/>
          <w:rPrChange w:id="2089"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90" w:author="FURSYS" w:date="2025-12-04T15:42:00Z">
            <w:rPr>
              <w:rFonts w:ascii="Noto Sans CJK KR Regular" w:eastAsia="Noto Sans CJK KR Regular" w:hAnsi="Noto Sans CJK KR Regular" w:hint="eastAsia"/>
              <w:bCs/>
              <w:color w:val="000000" w:themeColor="text1"/>
            </w:rPr>
          </w:rPrChange>
        </w:rPr>
        <w:t>설치완료일로부터</w:t>
      </w:r>
      <w:r w:rsidRPr="000C7330">
        <w:rPr>
          <w:rFonts w:eastAsiaTheme="minorHAnsi"/>
          <w:bCs/>
          <w:color w:val="000000" w:themeColor="text1"/>
          <w:rPrChange w:id="2091"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92" w:author="FURSYS" w:date="2025-12-04T15:42:00Z">
            <w:rPr>
              <w:rFonts w:ascii="Noto Sans CJK KR Regular" w:eastAsia="Noto Sans CJK KR Regular" w:hAnsi="Noto Sans CJK KR Regular" w:hint="eastAsia"/>
              <w:bCs/>
              <w:color w:val="000000" w:themeColor="text1"/>
            </w:rPr>
          </w:rPrChange>
        </w:rPr>
        <w:t>새로이</w:t>
      </w:r>
      <w:r w:rsidRPr="000C7330">
        <w:rPr>
          <w:rFonts w:eastAsiaTheme="minorHAnsi"/>
          <w:bCs/>
          <w:color w:val="000000" w:themeColor="text1"/>
          <w:rPrChange w:id="2093"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094" w:author="FURSYS" w:date="2025-12-04T15:42:00Z">
            <w:rPr>
              <w:rFonts w:ascii="Noto Sans CJK KR Regular" w:eastAsia="Noto Sans CJK KR Regular" w:hAnsi="Noto Sans CJK KR Regular" w:hint="eastAsia"/>
              <w:bCs/>
              <w:color w:val="000000" w:themeColor="text1"/>
            </w:rPr>
          </w:rPrChange>
        </w:rPr>
        <w:t>기산</w:t>
      </w:r>
      <w:r w:rsidR="000D04CC" w:rsidRPr="000C7330">
        <w:rPr>
          <w:rFonts w:eastAsiaTheme="minorHAnsi" w:hint="eastAsia"/>
          <w:bCs/>
          <w:color w:val="000000" w:themeColor="text1"/>
          <w:rPrChange w:id="2095" w:author="FURSYS" w:date="2025-12-04T15:42:00Z">
            <w:rPr>
              <w:rFonts w:ascii="Noto Sans CJK KR Regular" w:eastAsia="Noto Sans CJK KR Regular" w:hAnsi="Noto Sans CJK KR Regular" w:hint="eastAsia"/>
              <w:bCs/>
              <w:color w:val="000000" w:themeColor="text1"/>
            </w:rPr>
          </w:rPrChange>
        </w:rPr>
        <w:t>한</w:t>
      </w:r>
      <w:r w:rsidRPr="000C7330">
        <w:rPr>
          <w:rFonts w:eastAsiaTheme="minorHAnsi" w:hint="eastAsia"/>
          <w:bCs/>
          <w:color w:val="000000" w:themeColor="text1"/>
          <w:rPrChange w:id="2096" w:author="FURSYS" w:date="2025-12-04T15:42:00Z">
            <w:rPr>
              <w:rFonts w:ascii="Noto Sans CJK KR Regular" w:eastAsia="Noto Sans CJK KR Regular" w:hAnsi="Noto Sans CJK KR Regular" w:hint="eastAsia"/>
              <w:bCs/>
              <w:color w:val="000000" w:themeColor="text1"/>
            </w:rPr>
          </w:rPrChange>
        </w:rPr>
        <w:t>다</w:t>
      </w:r>
      <w:r w:rsidRPr="000C7330">
        <w:rPr>
          <w:rFonts w:eastAsiaTheme="minorHAnsi"/>
          <w:bCs/>
          <w:color w:val="000000" w:themeColor="text1"/>
          <w:rPrChange w:id="2097" w:author="FURSYS" w:date="2025-12-04T15:42:00Z">
            <w:rPr>
              <w:rFonts w:ascii="Noto Sans CJK KR Regular" w:eastAsia="Noto Sans CJK KR Regular" w:hAnsi="Noto Sans CJK KR Regular"/>
              <w:bCs/>
              <w:color w:val="000000" w:themeColor="text1"/>
            </w:rPr>
          </w:rPrChange>
        </w:rPr>
        <w:t xml:space="preserve">. 다만, </w:t>
      </w:r>
      <w:r w:rsidR="0058510D" w:rsidRPr="000C7330">
        <w:rPr>
          <w:rFonts w:eastAsiaTheme="minorHAnsi" w:hint="eastAsia"/>
          <w:bCs/>
          <w:color w:val="000000" w:themeColor="text1"/>
          <w:rPrChange w:id="2098" w:author="FURSYS" w:date="2025-12-04T15:42:00Z">
            <w:rPr>
              <w:rFonts w:ascii="Noto Sans CJK KR Regular" w:eastAsia="Noto Sans CJK KR Regular" w:hAnsi="Noto Sans CJK KR Regular" w:hint="eastAsia"/>
              <w:bCs/>
              <w:color w:val="000000" w:themeColor="text1"/>
            </w:rPr>
          </w:rPrChange>
        </w:rPr>
        <w:t>퍼시스</w:t>
      </w:r>
      <w:r w:rsidRPr="000C7330">
        <w:rPr>
          <w:rFonts w:eastAsiaTheme="minorHAnsi" w:hint="eastAsia"/>
          <w:bCs/>
          <w:color w:val="000000" w:themeColor="text1"/>
          <w:rPrChange w:id="2099" w:author="FURSYS" w:date="2025-12-04T15:42:00Z">
            <w:rPr>
              <w:rFonts w:ascii="Noto Sans CJK KR Regular" w:eastAsia="Noto Sans CJK KR Regular" w:hAnsi="Noto Sans CJK KR Regular" w:hint="eastAsia"/>
              <w:bCs/>
              <w:color w:val="000000" w:themeColor="text1"/>
            </w:rPr>
          </w:rPrChange>
        </w:rPr>
        <w:t>의</w:t>
      </w:r>
      <w:r w:rsidRPr="000C7330">
        <w:rPr>
          <w:rFonts w:eastAsiaTheme="minorHAnsi"/>
          <w:bCs/>
          <w:color w:val="000000" w:themeColor="text1"/>
          <w:rPrChange w:id="2100" w:author="FURSYS" w:date="2025-12-04T15:42:00Z">
            <w:rPr>
              <w:rFonts w:ascii="Noto Sans CJK KR Regular" w:eastAsia="Noto Sans CJK KR Regular" w:hAnsi="Noto Sans CJK KR Regular"/>
              <w:bCs/>
              <w:color w:val="000000" w:themeColor="text1"/>
            </w:rPr>
          </w:rPrChange>
        </w:rPr>
        <w:t xml:space="preserve"> </w:t>
      </w:r>
      <w:r w:rsidR="0058510D" w:rsidRPr="000C7330">
        <w:rPr>
          <w:rFonts w:eastAsiaTheme="minorHAnsi" w:hint="eastAsia"/>
          <w:bCs/>
          <w:color w:val="000000" w:themeColor="text1"/>
          <w:rPrChange w:id="2101" w:author="FURSYS" w:date="2025-12-04T15:42:00Z">
            <w:rPr>
              <w:rFonts w:ascii="Noto Sans CJK KR Regular" w:eastAsia="Noto Sans CJK KR Regular" w:hAnsi="Noto Sans CJK KR Regular" w:hint="eastAsia"/>
              <w:bCs/>
              <w:color w:val="000000" w:themeColor="text1"/>
            </w:rPr>
          </w:rPrChange>
        </w:rPr>
        <w:t>귀책사유</w:t>
      </w:r>
      <w:r w:rsidRPr="000C7330">
        <w:rPr>
          <w:rFonts w:eastAsiaTheme="minorHAnsi" w:hint="eastAsia"/>
          <w:bCs/>
          <w:color w:val="000000" w:themeColor="text1"/>
          <w:rPrChange w:id="2102" w:author="FURSYS" w:date="2025-12-04T15:42:00Z">
            <w:rPr>
              <w:rFonts w:ascii="Noto Sans CJK KR Regular" w:eastAsia="Noto Sans CJK KR Regular" w:hAnsi="Noto Sans CJK KR Regular" w:hint="eastAsia"/>
              <w:bCs/>
              <w:color w:val="000000" w:themeColor="text1"/>
            </w:rPr>
          </w:rPrChange>
        </w:rPr>
        <w:t>로</w:t>
      </w:r>
      <w:r w:rsidRPr="000C7330">
        <w:rPr>
          <w:rFonts w:eastAsiaTheme="minorHAnsi"/>
          <w:bCs/>
          <w:color w:val="000000" w:themeColor="text1"/>
          <w:rPrChange w:id="2103"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2104" w:author="FURSYS" w:date="2025-12-04T15:42:00Z">
            <w:rPr>
              <w:rFonts w:ascii="Noto Sans CJK KR Regular" w:eastAsia="Noto Sans CJK KR Regular" w:hAnsi="Noto Sans CJK KR Regular" w:hint="eastAsia"/>
              <w:bCs/>
              <w:color w:val="000000" w:themeColor="text1"/>
            </w:rPr>
          </w:rPrChange>
        </w:rPr>
        <w:t>인한</w:t>
      </w:r>
      <w:r w:rsidR="0058510D" w:rsidRPr="000C7330">
        <w:rPr>
          <w:rFonts w:eastAsiaTheme="minorHAnsi"/>
          <w:bCs/>
          <w:color w:val="000000" w:themeColor="text1"/>
          <w:rPrChange w:id="2105" w:author="FURSYS" w:date="2025-12-04T15:42:00Z">
            <w:rPr>
              <w:rFonts w:ascii="Noto Sans CJK KR Regular" w:eastAsia="Noto Sans CJK KR Regular" w:hAnsi="Noto Sans CJK KR Regular"/>
              <w:bCs/>
              <w:color w:val="000000" w:themeColor="text1"/>
            </w:rPr>
          </w:rPrChange>
        </w:rPr>
        <w:t xml:space="preserve"> 경우에는</w:t>
      </w:r>
      <w:r w:rsidRPr="000C7330">
        <w:rPr>
          <w:rFonts w:eastAsiaTheme="minorHAnsi"/>
          <w:bCs/>
          <w:color w:val="000000" w:themeColor="text1"/>
          <w:rPrChange w:id="2106" w:author="FURSYS" w:date="2025-12-04T15:42:00Z">
            <w:rPr>
              <w:rFonts w:ascii="Noto Sans CJK KR Regular" w:eastAsia="Noto Sans CJK KR Regular" w:hAnsi="Noto Sans CJK KR Regular"/>
              <w:bCs/>
              <w:color w:val="000000" w:themeColor="text1"/>
            </w:rPr>
          </w:rPrChange>
        </w:rPr>
        <w:t xml:space="preserve"> </w:t>
      </w:r>
      <w:r w:rsidR="0058510D" w:rsidRPr="000C7330">
        <w:rPr>
          <w:rFonts w:eastAsiaTheme="minorHAnsi" w:hint="eastAsia"/>
          <w:bCs/>
          <w:color w:val="000000" w:themeColor="text1"/>
          <w:rPrChange w:id="2107" w:author="FURSYS" w:date="2025-12-04T15:42:00Z">
            <w:rPr>
              <w:rFonts w:ascii="Noto Sans CJK KR Regular" w:eastAsia="Noto Sans CJK KR Regular" w:hAnsi="Noto Sans CJK KR Regular" w:hint="eastAsia"/>
              <w:bCs/>
              <w:color w:val="000000" w:themeColor="text1"/>
            </w:rPr>
          </w:rPrChange>
        </w:rPr>
        <w:t>기존의</w:t>
      </w:r>
      <w:r w:rsidR="0058510D" w:rsidRPr="000C7330">
        <w:rPr>
          <w:rFonts w:eastAsiaTheme="minorHAnsi"/>
          <w:bCs/>
          <w:color w:val="000000" w:themeColor="text1"/>
          <w:rPrChange w:id="2108" w:author="FURSYS" w:date="2025-12-04T15:42:00Z">
            <w:rPr>
              <w:rFonts w:ascii="Noto Sans CJK KR Regular" w:eastAsia="Noto Sans CJK KR Regular" w:hAnsi="Noto Sans CJK KR Regular"/>
              <w:bCs/>
              <w:color w:val="000000" w:themeColor="text1"/>
            </w:rPr>
          </w:rPrChange>
        </w:rPr>
        <w:t xml:space="preserve"> </w:t>
      </w:r>
      <w:r w:rsidR="0058510D" w:rsidRPr="000C7330">
        <w:rPr>
          <w:rFonts w:eastAsiaTheme="minorHAnsi" w:hint="eastAsia"/>
          <w:bCs/>
          <w:color w:val="000000" w:themeColor="text1"/>
          <w:rPrChange w:id="2109" w:author="FURSYS" w:date="2025-12-04T15:42:00Z">
            <w:rPr>
              <w:rFonts w:ascii="Noto Sans CJK KR Regular" w:eastAsia="Noto Sans CJK KR Regular" w:hAnsi="Noto Sans CJK KR Regular" w:hint="eastAsia"/>
              <w:bCs/>
              <w:color w:val="000000" w:themeColor="text1"/>
            </w:rPr>
          </w:rPrChange>
        </w:rPr>
        <w:t>사용기간을</w:t>
      </w:r>
      <w:r w:rsidR="0058510D" w:rsidRPr="000C7330">
        <w:rPr>
          <w:rFonts w:eastAsiaTheme="minorHAnsi"/>
          <w:bCs/>
          <w:color w:val="000000" w:themeColor="text1"/>
          <w:rPrChange w:id="2110" w:author="FURSYS" w:date="2025-12-04T15:42:00Z">
            <w:rPr>
              <w:rFonts w:ascii="Noto Sans CJK KR Regular" w:eastAsia="Noto Sans CJK KR Regular" w:hAnsi="Noto Sans CJK KR Regular"/>
              <w:bCs/>
              <w:color w:val="000000" w:themeColor="text1"/>
            </w:rPr>
          </w:rPrChange>
        </w:rPr>
        <w:t xml:space="preserve"> </w:t>
      </w:r>
      <w:r w:rsidR="0058510D" w:rsidRPr="000C7330">
        <w:rPr>
          <w:rFonts w:eastAsiaTheme="minorHAnsi" w:hint="eastAsia"/>
          <w:bCs/>
          <w:color w:val="000000" w:themeColor="text1"/>
          <w:rPrChange w:id="2111" w:author="FURSYS" w:date="2025-12-04T15:42:00Z">
            <w:rPr>
              <w:rFonts w:ascii="Noto Sans CJK KR Regular" w:eastAsia="Noto Sans CJK KR Regular" w:hAnsi="Noto Sans CJK KR Regular" w:hint="eastAsia"/>
              <w:bCs/>
              <w:color w:val="000000" w:themeColor="text1"/>
            </w:rPr>
          </w:rPrChange>
        </w:rPr>
        <w:t>합산</w:t>
      </w:r>
      <w:r w:rsidR="000D04CC" w:rsidRPr="000C7330">
        <w:rPr>
          <w:rFonts w:eastAsiaTheme="minorHAnsi" w:hint="eastAsia"/>
          <w:bCs/>
          <w:color w:val="000000" w:themeColor="text1"/>
          <w:rPrChange w:id="2112" w:author="FURSYS" w:date="2025-12-04T15:42:00Z">
            <w:rPr>
              <w:rFonts w:ascii="Noto Sans CJK KR Regular" w:eastAsia="Noto Sans CJK KR Regular" w:hAnsi="Noto Sans CJK KR Regular" w:hint="eastAsia"/>
              <w:bCs/>
              <w:color w:val="000000" w:themeColor="text1"/>
            </w:rPr>
          </w:rPrChange>
        </w:rPr>
        <w:t>한</w:t>
      </w:r>
      <w:r w:rsidR="0058510D" w:rsidRPr="000C7330">
        <w:rPr>
          <w:rFonts w:eastAsiaTheme="minorHAnsi" w:hint="eastAsia"/>
          <w:bCs/>
          <w:color w:val="000000" w:themeColor="text1"/>
          <w:rPrChange w:id="2113" w:author="FURSYS" w:date="2025-12-04T15:42:00Z">
            <w:rPr>
              <w:rFonts w:ascii="Noto Sans CJK KR Regular" w:eastAsia="Noto Sans CJK KR Regular" w:hAnsi="Noto Sans CJK KR Regular" w:hint="eastAsia"/>
              <w:bCs/>
              <w:color w:val="000000" w:themeColor="text1"/>
            </w:rPr>
          </w:rPrChange>
        </w:rPr>
        <w:t>다</w:t>
      </w:r>
      <w:r w:rsidR="0058510D" w:rsidRPr="000C7330">
        <w:rPr>
          <w:rFonts w:eastAsiaTheme="minorHAnsi"/>
          <w:bCs/>
          <w:color w:val="000000" w:themeColor="text1"/>
          <w:rPrChange w:id="2114" w:author="FURSYS" w:date="2025-12-04T15:42:00Z">
            <w:rPr>
              <w:rFonts w:ascii="Noto Sans CJK KR Regular" w:eastAsia="Noto Sans CJK KR Regular" w:hAnsi="Noto Sans CJK KR Regular"/>
              <w:bCs/>
              <w:color w:val="000000" w:themeColor="text1"/>
            </w:rPr>
          </w:rPrChange>
        </w:rPr>
        <w:t>.</w:t>
      </w:r>
    </w:p>
    <w:p w14:paraId="0A0D4FB2" w14:textId="77777777" w:rsidR="00D44207" w:rsidRPr="000C7330" w:rsidRDefault="00D44207" w:rsidP="00D44207">
      <w:pPr>
        <w:rPr>
          <w:rFonts w:eastAsiaTheme="minorHAnsi"/>
          <w:b/>
          <w:bCs/>
          <w:color w:val="000000" w:themeColor="text1"/>
          <w:rPrChange w:id="2115" w:author="FURSYS" w:date="2025-12-04T15:42:00Z">
            <w:rPr>
              <w:rFonts w:ascii="Noto Sans CJK KR Regular" w:eastAsia="Noto Sans CJK KR Regular" w:hAnsi="Noto Sans CJK KR Regular"/>
              <w:b/>
              <w:bCs/>
              <w:color w:val="000000" w:themeColor="text1"/>
            </w:rPr>
          </w:rPrChange>
        </w:rPr>
      </w:pPr>
    </w:p>
    <w:p w14:paraId="13059B54" w14:textId="3B972659" w:rsidR="005C5333" w:rsidRPr="000C7330" w:rsidRDefault="005C5333" w:rsidP="005C5333">
      <w:pPr>
        <w:rPr>
          <w:rFonts w:eastAsiaTheme="minorHAnsi"/>
          <w:color w:val="000000" w:themeColor="text1"/>
          <w:rPrChange w:id="2116"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b/>
          <w:bCs/>
          <w:color w:val="000000" w:themeColor="text1"/>
          <w:rPrChange w:id="2117" w:author="FURSYS" w:date="2025-12-04T15:42:00Z">
            <w:rPr>
              <w:rFonts w:ascii="Noto Sans CJK KR Regular" w:eastAsia="Noto Sans CJK KR Regular" w:hAnsi="Noto Sans CJK KR Regular" w:hint="eastAsia"/>
              <w:b/>
              <w:bCs/>
              <w:color w:val="000000" w:themeColor="text1"/>
            </w:rPr>
          </w:rPrChange>
        </w:rPr>
        <w:t>제</w:t>
      </w:r>
      <w:r w:rsidR="00D44207" w:rsidRPr="000C7330">
        <w:rPr>
          <w:rFonts w:eastAsiaTheme="minorHAnsi"/>
          <w:b/>
          <w:bCs/>
          <w:color w:val="000000" w:themeColor="text1"/>
          <w:rPrChange w:id="2118" w:author="FURSYS" w:date="2025-12-04T15:42:00Z">
            <w:rPr>
              <w:rFonts w:ascii="Noto Sans CJK KR Regular" w:eastAsia="Noto Sans CJK KR Regular" w:hAnsi="Noto Sans CJK KR Regular"/>
              <w:b/>
              <w:bCs/>
              <w:color w:val="000000" w:themeColor="text1"/>
            </w:rPr>
          </w:rPrChange>
        </w:rPr>
        <w:t xml:space="preserve"> 8 </w:t>
      </w:r>
      <w:r w:rsidRPr="000C7330">
        <w:rPr>
          <w:rFonts w:eastAsiaTheme="minorHAnsi" w:hint="eastAsia"/>
          <w:b/>
          <w:bCs/>
          <w:color w:val="000000" w:themeColor="text1"/>
          <w:rPrChange w:id="2119" w:author="FURSYS" w:date="2025-12-04T15:42:00Z">
            <w:rPr>
              <w:rFonts w:ascii="Noto Sans CJK KR Regular" w:eastAsia="Noto Sans CJK KR Regular" w:hAnsi="Noto Sans CJK KR Regular" w:hint="eastAsia"/>
              <w:b/>
              <w:bCs/>
              <w:color w:val="000000" w:themeColor="text1"/>
            </w:rPr>
          </w:rPrChange>
        </w:rPr>
        <w:t>조</w:t>
      </w:r>
      <w:r w:rsidRPr="000C7330">
        <w:rPr>
          <w:rFonts w:eastAsiaTheme="minorHAnsi"/>
          <w:b/>
          <w:bCs/>
          <w:color w:val="000000" w:themeColor="text1"/>
          <w:rPrChange w:id="2120" w:author="FURSYS" w:date="2025-12-04T15:42:00Z">
            <w:rPr>
              <w:rFonts w:ascii="Noto Sans CJK KR Regular" w:eastAsia="Noto Sans CJK KR Regular" w:hAnsi="Noto Sans CJK KR Regular"/>
              <w:b/>
              <w:bCs/>
              <w:color w:val="000000" w:themeColor="text1"/>
            </w:rPr>
          </w:rPrChange>
        </w:rPr>
        <w:t xml:space="preserve"> (계약물품의 </w:t>
      </w:r>
      <w:r w:rsidRPr="000C7330">
        <w:rPr>
          <w:rFonts w:eastAsiaTheme="minorHAnsi" w:hint="eastAsia"/>
          <w:b/>
          <w:bCs/>
          <w:color w:val="000000" w:themeColor="text1"/>
          <w:rPrChange w:id="2121" w:author="FURSYS" w:date="2025-12-04T15:42:00Z">
            <w:rPr>
              <w:rFonts w:ascii="Noto Sans CJK KR Regular" w:eastAsia="Noto Sans CJK KR Regular" w:hAnsi="Noto Sans CJK KR Regular" w:hint="eastAsia"/>
              <w:b/>
              <w:bCs/>
              <w:color w:val="000000" w:themeColor="text1"/>
            </w:rPr>
          </w:rPrChange>
        </w:rPr>
        <w:t>관리</w:t>
      </w:r>
      <w:r w:rsidRPr="000C7330">
        <w:rPr>
          <w:rFonts w:eastAsiaTheme="minorHAnsi"/>
          <w:b/>
          <w:bCs/>
          <w:color w:val="000000" w:themeColor="text1"/>
          <w:rPrChange w:id="2122" w:author="FURSYS" w:date="2025-12-04T15:42:00Z">
            <w:rPr>
              <w:rFonts w:ascii="Noto Sans CJK KR Regular" w:eastAsia="Noto Sans CJK KR Regular" w:hAnsi="Noto Sans CJK KR Regular"/>
              <w:b/>
              <w:bCs/>
              <w:color w:val="000000" w:themeColor="text1"/>
            </w:rPr>
          </w:rPrChange>
        </w:rPr>
        <w:t xml:space="preserve"> </w:t>
      </w:r>
      <w:r w:rsidRPr="000C7330">
        <w:rPr>
          <w:rFonts w:eastAsiaTheme="minorHAnsi" w:hint="eastAsia"/>
          <w:b/>
          <w:bCs/>
          <w:color w:val="000000" w:themeColor="text1"/>
          <w:rPrChange w:id="2123" w:author="FURSYS" w:date="2025-12-04T15:42:00Z">
            <w:rPr>
              <w:rFonts w:ascii="Noto Sans CJK KR Regular" w:eastAsia="Noto Sans CJK KR Regular" w:hAnsi="Noto Sans CJK KR Regular" w:hint="eastAsia"/>
              <w:b/>
              <w:bCs/>
              <w:color w:val="000000" w:themeColor="text1"/>
            </w:rPr>
          </w:rPrChange>
        </w:rPr>
        <w:t>의무</w:t>
      </w:r>
      <w:r w:rsidRPr="000C7330">
        <w:rPr>
          <w:rFonts w:eastAsiaTheme="minorHAnsi"/>
          <w:b/>
          <w:bCs/>
          <w:color w:val="000000" w:themeColor="text1"/>
          <w:rPrChange w:id="2124" w:author="FURSYS" w:date="2025-12-04T15:42:00Z">
            <w:rPr>
              <w:rFonts w:ascii="Noto Sans CJK KR Regular" w:eastAsia="Noto Sans CJK KR Regular" w:hAnsi="Noto Sans CJK KR Regular"/>
              <w:b/>
              <w:bCs/>
              <w:color w:val="000000" w:themeColor="text1"/>
            </w:rPr>
          </w:rPrChange>
        </w:rPr>
        <w:t>)</w:t>
      </w:r>
    </w:p>
    <w:p w14:paraId="07879BAB" w14:textId="77777777" w:rsidR="0065392D" w:rsidRPr="000C7330" w:rsidRDefault="0065392D">
      <w:pPr>
        <w:pStyle w:val="a3"/>
        <w:numPr>
          <w:ilvl w:val="0"/>
          <w:numId w:val="50"/>
        </w:numPr>
        <w:ind w:leftChars="0"/>
        <w:rPr>
          <w:ins w:id="2125" w:author="FURSYS" w:date="2025-09-03T10:05:00Z"/>
          <w:rFonts w:eastAsiaTheme="minorHAnsi"/>
          <w:color w:val="000000" w:themeColor="text1"/>
          <w:rPrChange w:id="2126" w:author="FURSYS" w:date="2025-12-04T15:42:00Z">
            <w:rPr>
              <w:ins w:id="2127" w:author="FURSYS" w:date="2025-09-03T10:05:00Z"/>
              <w:rFonts w:ascii="Noto Sans CJK KR Regular" w:eastAsia="Noto Sans CJK KR Regular" w:hAnsi="Noto Sans CJK KR Regular"/>
              <w:color w:val="000000" w:themeColor="text1"/>
            </w:rPr>
          </w:rPrChange>
        </w:rPr>
        <w:pPrChange w:id="2128" w:author="이승준 (Seungjun Lee)" w:date="2025-07-18T09:19:00Z">
          <w:pPr/>
        </w:pPrChange>
      </w:pPr>
      <w:ins w:id="2129" w:author="FURSYS" w:date="2025-09-03T10:05:00Z">
        <w:r w:rsidRPr="000C7330">
          <w:rPr>
            <w:rFonts w:eastAsiaTheme="minorHAnsi" w:hint="eastAsia"/>
            <w:color w:val="000000" w:themeColor="text1"/>
            <w:rPrChange w:id="2130" w:author="FURSYS" w:date="2025-12-04T15:42:00Z">
              <w:rPr>
                <w:rFonts w:ascii="Noto Sans CJK KR Regular" w:eastAsia="Noto Sans CJK KR Regular" w:hAnsi="Noto Sans CJK KR Regular" w:hint="eastAsia"/>
                <w:color w:val="000000" w:themeColor="text1"/>
              </w:rPr>
            </w:rPrChange>
          </w:rPr>
          <w:t>퍼시스는</w:t>
        </w:r>
        <w:r w:rsidRPr="000C7330">
          <w:rPr>
            <w:rFonts w:eastAsiaTheme="minorHAnsi"/>
            <w:color w:val="000000" w:themeColor="text1"/>
            <w:rPrChange w:id="2131" w:author="FURSYS" w:date="2025-12-04T15:42:00Z">
              <w:rPr>
                <w:rFonts w:ascii="Noto Sans CJK KR Regular" w:eastAsia="Noto Sans CJK KR Regular" w:hAnsi="Noto Sans CJK KR Regular"/>
                <w:color w:val="000000" w:themeColor="text1"/>
              </w:rPr>
            </w:rPrChange>
          </w:rPr>
          <w:t xml:space="preserve"> 고객이 계약물품을 안정적으로 사용할 수 있도록 관리한다.</w:t>
        </w:r>
      </w:ins>
    </w:p>
    <w:p w14:paraId="347171EF" w14:textId="209B7942" w:rsidR="00E0217C" w:rsidRPr="000C7330" w:rsidDel="0065392D" w:rsidRDefault="005C5333" w:rsidP="00E0217C">
      <w:pPr>
        <w:pStyle w:val="a3"/>
        <w:numPr>
          <w:ilvl w:val="0"/>
          <w:numId w:val="50"/>
        </w:numPr>
        <w:ind w:leftChars="0"/>
        <w:rPr>
          <w:ins w:id="2132" w:author="이승준 (Seungjun Lee)" w:date="2025-07-18T09:19:00Z"/>
          <w:del w:id="2133" w:author="FURSYS" w:date="2025-09-03T10:05:00Z"/>
          <w:rFonts w:eastAsiaTheme="minorHAnsi"/>
          <w:color w:val="5B9BD5" w:themeColor="accent1"/>
          <w:rPrChange w:id="2134" w:author="FURSYS" w:date="2025-12-04T15:42:00Z">
            <w:rPr>
              <w:ins w:id="2135" w:author="이승준 (Seungjun Lee)" w:date="2025-07-18T09:19:00Z"/>
              <w:del w:id="2136" w:author="FURSYS" w:date="2025-09-03T10:05:00Z"/>
              <w:rFonts w:ascii="Noto Sans CJK KR Regular" w:eastAsia="Noto Sans CJK KR Regular" w:hAnsi="Noto Sans CJK KR Regular"/>
              <w:color w:val="000000" w:themeColor="text1"/>
            </w:rPr>
          </w:rPrChange>
        </w:rPr>
      </w:pPr>
      <w:del w:id="2137" w:author="FURSYS" w:date="2025-09-03T10:05:00Z">
        <w:r w:rsidRPr="000C7330" w:rsidDel="0065392D">
          <w:rPr>
            <w:rFonts w:eastAsiaTheme="minorHAnsi" w:hint="eastAsia"/>
            <w:color w:val="5B9BD5" w:themeColor="accent1"/>
            <w:rPrChange w:id="2138" w:author="FURSYS" w:date="2025-12-04T15:42:00Z">
              <w:rPr>
                <w:rFonts w:hint="eastAsia"/>
              </w:rPr>
            </w:rPrChange>
          </w:rPr>
          <w:delText>①</w:delText>
        </w:r>
        <w:r w:rsidRPr="000C7330" w:rsidDel="0065392D">
          <w:rPr>
            <w:rFonts w:eastAsiaTheme="minorHAnsi"/>
            <w:color w:val="5B9BD5" w:themeColor="accent1"/>
            <w:rPrChange w:id="2139" w:author="FURSYS" w:date="2025-12-04T15:42:00Z">
              <w:rPr/>
            </w:rPrChange>
          </w:rPr>
          <w:delText xml:space="preserve"> </w:delText>
        </w:r>
      </w:del>
      <w:del w:id="2140" w:author="FURSYS" w:date="2025-08-11T11:37:00Z">
        <w:r w:rsidR="000966D4" w:rsidRPr="000C7330" w:rsidDel="002E13F4">
          <w:rPr>
            <w:rFonts w:eastAsiaTheme="minorHAnsi" w:hint="eastAsia"/>
            <w:color w:val="5B9BD5" w:themeColor="accent1"/>
            <w:rPrChange w:id="2141" w:author="FURSYS" w:date="2025-12-04T15:42:00Z">
              <w:rPr>
                <w:rFonts w:hint="eastAsia"/>
              </w:rPr>
            </w:rPrChange>
          </w:rPr>
          <w:delText>퍼시스는</w:delText>
        </w:r>
        <w:r w:rsidR="000966D4" w:rsidRPr="000C7330" w:rsidDel="002E13F4">
          <w:rPr>
            <w:rFonts w:eastAsiaTheme="minorHAnsi"/>
            <w:color w:val="5B9BD5" w:themeColor="accent1"/>
            <w:rPrChange w:id="2142" w:author="FURSYS" w:date="2025-12-04T15:42:00Z">
              <w:rPr/>
            </w:rPrChange>
          </w:rPr>
          <w:delText xml:space="preserve"> 고객이 </w:delText>
        </w:r>
      </w:del>
      <w:del w:id="2143" w:author="FURSYS" w:date="2025-08-11T11:11:00Z">
        <w:r w:rsidR="000966D4" w:rsidRPr="000C7330" w:rsidDel="0075194D">
          <w:rPr>
            <w:rFonts w:eastAsiaTheme="minorHAnsi"/>
            <w:color w:val="5B9BD5" w:themeColor="accent1"/>
            <w:rPrChange w:id="2144" w:author="FURSYS" w:date="2025-12-04T15:42:00Z">
              <w:rPr/>
            </w:rPrChange>
          </w:rPr>
          <w:delText>계약물품을 안정적으로 사용할 수 있도록 관리한다</w:delText>
        </w:r>
        <w:r w:rsidRPr="000C7330" w:rsidDel="0075194D">
          <w:rPr>
            <w:rFonts w:eastAsiaTheme="minorHAnsi"/>
            <w:color w:val="5B9BD5" w:themeColor="accent1"/>
            <w:rPrChange w:id="2145" w:author="FURSYS" w:date="2025-12-04T15:42:00Z">
              <w:rPr/>
            </w:rPrChange>
          </w:rPr>
          <w:delText>.</w:delText>
        </w:r>
      </w:del>
    </w:p>
    <w:p w14:paraId="5F9F3F83" w14:textId="556AB5E3" w:rsidR="00D77C4E" w:rsidRPr="000C7330" w:rsidDel="00E0217C" w:rsidRDefault="005C5333" w:rsidP="00E0217C">
      <w:pPr>
        <w:pStyle w:val="a3"/>
        <w:numPr>
          <w:ilvl w:val="0"/>
          <w:numId w:val="50"/>
        </w:numPr>
        <w:ind w:leftChars="0"/>
        <w:rPr>
          <w:del w:id="2146" w:author="이승준 (Seungjun Lee)" w:date="2025-07-18T09:19:00Z"/>
          <w:rFonts w:eastAsiaTheme="minorHAnsi"/>
          <w:color w:val="000000" w:themeColor="text1"/>
          <w:rPrChange w:id="2147" w:author="FURSYS" w:date="2025-12-04T15:42:00Z">
            <w:rPr>
              <w:del w:id="2148" w:author="이승준 (Seungjun Lee)" w:date="2025-07-18T09:19:00Z"/>
              <w:rFonts w:ascii="Noto Sans CJK KR Regular" w:eastAsia="Noto Sans CJK KR Regular" w:hAnsi="Noto Sans CJK KR Regular"/>
              <w:color w:val="000000" w:themeColor="text1"/>
            </w:rPr>
          </w:rPrChange>
        </w:rPr>
      </w:pPr>
      <w:del w:id="2149" w:author="이승준 (Seungjun Lee)" w:date="2025-07-18T09:19:00Z">
        <w:r w:rsidRPr="000C7330" w:rsidDel="00E0217C">
          <w:rPr>
            <w:rFonts w:eastAsiaTheme="minorHAnsi"/>
            <w:color w:val="000000" w:themeColor="text1"/>
            <w:rPrChange w:id="2150" w:author="FURSYS" w:date="2025-12-04T15:42:00Z">
              <w:rPr/>
            </w:rPrChange>
          </w:rPr>
          <w:br/>
        </w:r>
        <w:r w:rsidRPr="000C7330" w:rsidDel="00E0217C">
          <w:rPr>
            <w:rFonts w:eastAsiaTheme="minorHAnsi" w:hint="eastAsia"/>
            <w:color w:val="000000" w:themeColor="text1"/>
            <w:rPrChange w:id="2151" w:author="FURSYS" w:date="2025-12-04T15:42:00Z">
              <w:rPr>
                <w:rFonts w:hint="eastAsia"/>
              </w:rPr>
            </w:rPrChange>
          </w:rPr>
          <w:delText>②</w:delText>
        </w:r>
        <w:r w:rsidRPr="000C7330" w:rsidDel="00E0217C">
          <w:rPr>
            <w:rFonts w:eastAsiaTheme="minorHAnsi"/>
            <w:color w:val="000000" w:themeColor="text1"/>
            <w:rPrChange w:id="2152" w:author="FURSYS" w:date="2025-12-04T15:42:00Z">
              <w:rPr/>
            </w:rPrChange>
          </w:rPr>
          <w:delText xml:space="preserve"> </w:delText>
        </w:r>
      </w:del>
      <w:r w:rsidRPr="000C7330">
        <w:rPr>
          <w:rFonts w:eastAsiaTheme="minorHAnsi" w:hint="eastAsia"/>
          <w:color w:val="000000" w:themeColor="text1"/>
          <w:rPrChange w:id="2153" w:author="FURSYS" w:date="2025-12-04T15:42:00Z">
            <w:rPr>
              <w:rFonts w:hint="eastAsia"/>
            </w:rPr>
          </w:rPrChange>
        </w:rPr>
        <w:t>계약물품이</w:t>
      </w:r>
      <w:r w:rsidRPr="000C7330">
        <w:rPr>
          <w:rFonts w:eastAsiaTheme="minorHAnsi"/>
          <w:color w:val="000000" w:themeColor="text1"/>
          <w:rPrChange w:id="2154" w:author="FURSYS" w:date="2025-12-04T15:42:00Z">
            <w:rPr/>
          </w:rPrChange>
        </w:rPr>
        <w:t xml:space="preserve"> </w:t>
      </w:r>
      <w:r w:rsidRPr="000C7330">
        <w:rPr>
          <w:rFonts w:eastAsiaTheme="minorHAnsi" w:hint="eastAsia"/>
          <w:color w:val="000000" w:themeColor="text1"/>
          <w:rPrChange w:id="2155" w:author="FURSYS" w:date="2025-12-04T15:42:00Z">
            <w:rPr>
              <w:rFonts w:hint="eastAsia"/>
            </w:rPr>
          </w:rPrChange>
        </w:rPr>
        <w:t>파손된</w:t>
      </w:r>
      <w:r w:rsidRPr="000C7330">
        <w:rPr>
          <w:rFonts w:eastAsiaTheme="minorHAnsi"/>
          <w:color w:val="000000" w:themeColor="text1"/>
          <w:rPrChange w:id="2156" w:author="FURSYS" w:date="2025-12-04T15:42:00Z">
            <w:rPr/>
          </w:rPrChange>
        </w:rPr>
        <w:t xml:space="preserve"> </w:t>
      </w:r>
      <w:r w:rsidRPr="000C7330">
        <w:rPr>
          <w:rFonts w:eastAsiaTheme="minorHAnsi" w:hint="eastAsia"/>
          <w:color w:val="000000" w:themeColor="text1"/>
          <w:rPrChange w:id="2157" w:author="FURSYS" w:date="2025-12-04T15:42:00Z">
            <w:rPr>
              <w:rFonts w:hint="eastAsia"/>
            </w:rPr>
          </w:rPrChange>
        </w:rPr>
        <w:t>경우</w:t>
      </w:r>
      <w:r w:rsidRPr="000C7330">
        <w:rPr>
          <w:rFonts w:eastAsiaTheme="minorHAnsi"/>
          <w:color w:val="000000" w:themeColor="text1"/>
          <w:rPrChange w:id="2158" w:author="FURSYS" w:date="2025-12-04T15:42:00Z">
            <w:rPr/>
          </w:rPrChange>
        </w:rPr>
        <w:t xml:space="preserve"> </w:t>
      </w:r>
      <w:r w:rsidRPr="000C7330">
        <w:rPr>
          <w:rFonts w:eastAsiaTheme="minorHAnsi" w:hint="eastAsia"/>
          <w:color w:val="000000" w:themeColor="text1"/>
          <w:rPrChange w:id="2159" w:author="FURSYS" w:date="2025-12-04T15:42:00Z">
            <w:rPr>
              <w:rFonts w:hint="eastAsia"/>
            </w:rPr>
          </w:rPrChange>
        </w:rPr>
        <w:t>다음</w:t>
      </w:r>
      <w:r w:rsidRPr="000C7330">
        <w:rPr>
          <w:rFonts w:eastAsiaTheme="minorHAnsi"/>
          <w:color w:val="000000" w:themeColor="text1"/>
          <w:rPrChange w:id="2160" w:author="FURSYS" w:date="2025-12-04T15:42:00Z">
            <w:rPr/>
          </w:rPrChange>
        </w:rPr>
        <w:t xml:space="preserve"> </w:t>
      </w:r>
      <w:r w:rsidRPr="000C7330">
        <w:rPr>
          <w:rFonts w:eastAsiaTheme="minorHAnsi" w:hint="eastAsia"/>
          <w:color w:val="000000" w:themeColor="text1"/>
          <w:rPrChange w:id="2161" w:author="FURSYS" w:date="2025-12-04T15:42:00Z">
            <w:rPr>
              <w:rFonts w:hint="eastAsia"/>
            </w:rPr>
          </w:rPrChange>
        </w:rPr>
        <w:t>각</w:t>
      </w:r>
      <w:r w:rsidRPr="000C7330">
        <w:rPr>
          <w:rFonts w:eastAsiaTheme="minorHAnsi"/>
          <w:color w:val="000000" w:themeColor="text1"/>
          <w:rPrChange w:id="2162" w:author="FURSYS" w:date="2025-12-04T15:42:00Z">
            <w:rPr/>
          </w:rPrChange>
        </w:rPr>
        <w:t xml:space="preserve"> </w:t>
      </w:r>
      <w:r w:rsidRPr="000C7330">
        <w:rPr>
          <w:rFonts w:eastAsiaTheme="minorHAnsi" w:hint="eastAsia"/>
          <w:color w:val="000000" w:themeColor="text1"/>
          <w:rPrChange w:id="2163" w:author="FURSYS" w:date="2025-12-04T15:42:00Z">
            <w:rPr>
              <w:rFonts w:hint="eastAsia"/>
            </w:rPr>
          </w:rPrChange>
        </w:rPr>
        <w:t>호와</w:t>
      </w:r>
      <w:r w:rsidRPr="000C7330">
        <w:rPr>
          <w:rFonts w:eastAsiaTheme="minorHAnsi"/>
          <w:color w:val="000000" w:themeColor="text1"/>
          <w:rPrChange w:id="2164" w:author="FURSYS" w:date="2025-12-04T15:42:00Z">
            <w:rPr/>
          </w:rPrChange>
        </w:rPr>
        <w:t xml:space="preserve"> </w:t>
      </w:r>
      <w:r w:rsidRPr="000C7330">
        <w:rPr>
          <w:rFonts w:eastAsiaTheme="minorHAnsi" w:hint="eastAsia"/>
          <w:color w:val="000000" w:themeColor="text1"/>
          <w:rPrChange w:id="2165" w:author="FURSYS" w:date="2025-12-04T15:42:00Z">
            <w:rPr>
              <w:rFonts w:hint="eastAsia"/>
            </w:rPr>
          </w:rPrChange>
        </w:rPr>
        <w:t>같이</w:t>
      </w:r>
      <w:r w:rsidRPr="000C7330">
        <w:rPr>
          <w:rFonts w:eastAsiaTheme="minorHAnsi"/>
          <w:color w:val="000000" w:themeColor="text1"/>
          <w:rPrChange w:id="2166" w:author="FURSYS" w:date="2025-12-04T15:42:00Z">
            <w:rPr/>
          </w:rPrChange>
        </w:rPr>
        <w:t xml:space="preserve"> </w:t>
      </w:r>
      <w:r w:rsidRPr="000C7330">
        <w:rPr>
          <w:rFonts w:eastAsiaTheme="minorHAnsi" w:hint="eastAsia"/>
          <w:color w:val="000000" w:themeColor="text1"/>
          <w:rPrChange w:id="2167" w:author="FURSYS" w:date="2025-12-04T15:42:00Z">
            <w:rPr>
              <w:rFonts w:hint="eastAsia"/>
            </w:rPr>
          </w:rPrChange>
        </w:rPr>
        <w:t>처리한다</w:t>
      </w:r>
      <w:r w:rsidRPr="000C7330">
        <w:rPr>
          <w:rFonts w:eastAsiaTheme="minorHAnsi"/>
          <w:color w:val="000000" w:themeColor="text1"/>
          <w:rPrChange w:id="2168" w:author="FURSYS" w:date="2025-12-04T15:42:00Z">
            <w:rPr/>
          </w:rPrChange>
        </w:rPr>
        <w:t>.</w:t>
      </w:r>
    </w:p>
    <w:p w14:paraId="79D0A8E4" w14:textId="77777777" w:rsidR="00E0217C" w:rsidRPr="000C7330" w:rsidRDefault="00E0217C">
      <w:pPr>
        <w:pStyle w:val="a3"/>
        <w:numPr>
          <w:ilvl w:val="0"/>
          <w:numId w:val="50"/>
        </w:numPr>
        <w:ind w:leftChars="0"/>
        <w:rPr>
          <w:ins w:id="2169" w:author="이승준 (Seungjun Lee)" w:date="2025-07-18T09:19:00Z"/>
          <w:rFonts w:eastAsiaTheme="minorHAnsi"/>
          <w:color w:val="000000" w:themeColor="text1"/>
          <w:rPrChange w:id="2170" w:author="FURSYS" w:date="2025-12-04T15:42:00Z">
            <w:rPr>
              <w:ins w:id="2171" w:author="이승준 (Seungjun Lee)" w:date="2025-07-18T09:19:00Z"/>
            </w:rPr>
          </w:rPrChange>
        </w:rPr>
        <w:pPrChange w:id="2172" w:author="이승준 (Seungjun Lee)" w:date="2025-07-18T09:19:00Z">
          <w:pPr/>
        </w:pPrChange>
      </w:pPr>
    </w:p>
    <w:p w14:paraId="6C75954A" w14:textId="71867606" w:rsidR="005C5333" w:rsidRPr="000C7330" w:rsidRDefault="002F5552">
      <w:pPr>
        <w:pStyle w:val="a3"/>
        <w:numPr>
          <w:ilvl w:val="0"/>
          <w:numId w:val="52"/>
        </w:numPr>
        <w:ind w:leftChars="0"/>
        <w:rPr>
          <w:ins w:id="2173" w:author="이승준 (Seungjun Lee)" w:date="2025-07-18T09:19:00Z"/>
          <w:rFonts w:eastAsiaTheme="minorHAnsi"/>
          <w:color w:val="000000" w:themeColor="text1"/>
          <w:rPrChange w:id="2174" w:author="FURSYS" w:date="2025-12-04T15:42:00Z">
            <w:rPr>
              <w:ins w:id="2175" w:author="이승준 (Seungjun Lee)" w:date="2025-07-18T09:19:00Z"/>
              <w:rFonts w:ascii="Noto Sans CJK KR Regular" w:eastAsia="Noto Sans CJK KR Regular" w:hAnsi="Noto Sans CJK KR Regular"/>
              <w:color w:val="000000" w:themeColor="text1"/>
            </w:rPr>
          </w:rPrChange>
        </w:rPr>
        <w:pPrChange w:id="2176" w:author="이승준 (Seungjun Lee)" w:date="2025-07-18T09:20:00Z">
          <w:pPr>
            <w:pStyle w:val="a3"/>
            <w:ind w:leftChars="0" w:left="400"/>
          </w:pPr>
        </w:pPrChange>
      </w:pPr>
      <w:r w:rsidRPr="000C7330">
        <w:rPr>
          <w:rFonts w:eastAsiaTheme="minorHAnsi" w:hint="eastAsia"/>
          <w:color w:val="000000" w:themeColor="text1"/>
          <w:rPrChange w:id="2177" w:author="FURSYS" w:date="2025-12-04T15:42:00Z">
            <w:rPr>
              <w:rFonts w:ascii="Noto Sans CJK KR Regular" w:eastAsia="Noto Sans CJK KR Regular" w:hAnsi="Noto Sans CJK KR Regular" w:hint="eastAsia"/>
              <w:color w:val="000000" w:themeColor="text1"/>
            </w:rPr>
          </w:rPrChange>
        </w:rPr>
        <w:t>퍼시스</w:t>
      </w:r>
      <w:r w:rsidR="005C5333" w:rsidRPr="000C7330">
        <w:rPr>
          <w:rFonts w:eastAsiaTheme="minorHAnsi" w:hint="eastAsia"/>
          <w:color w:val="000000" w:themeColor="text1"/>
          <w:rPrChange w:id="2178" w:author="FURSYS" w:date="2025-12-04T15:42:00Z">
            <w:rPr>
              <w:rFonts w:ascii="Noto Sans CJK KR Regular" w:eastAsia="Noto Sans CJK KR Regular" w:hAnsi="Noto Sans CJK KR Regular" w:hint="eastAsia"/>
              <w:color w:val="000000" w:themeColor="text1"/>
            </w:rPr>
          </w:rPrChange>
        </w:rPr>
        <w:t>의</w:t>
      </w:r>
      <w:r w:rsidR="005C5333" w:rsidRPr="000C7330">
        <w:rPr>
          <w:rFonts w:eastAsiaTheme="minorHAnsi"/>
          <w:color w:val="000000" w:themeColor="text1"/>
          <w:rPrChange w:id="2179" w:author="FURSYS" w:date="2025-12-04T15:42:00Z">
            <w:rPr>
              <w:rFonts w:ascii="Noto Sans CJK KR Regular" w:eastAsia="Noto Sans CJK KR Regular" w:hAnsi="Noto Sans CJK KR Regular"/>
              <w:color w:val="000000" w:themeColor="text1"/>
            </w:rPr>
          </w:rPrChange>
        </w:rPr>
        <w:t xml:space="preserve"> </w:t>
      </w:r>
      <w:r w:rsidR="005C5333" w:rsidRPr="000C7330">
        <w:rPr>
          <w:rFonts w:eastAsiaTheme="minorHAnsi" w:hint="eastAsia"/>
          <w:color w:val="000000" w:themeColor="text1"/>
          <w:rPrChange w:id="2180" w:author="FURSYS" w:date="2025-12-04T15:42:00Z">
            <w:rPr>
              <w:rFonts w:ascii="Noto Sans CJK KR Regular" w:eastAsia="Noto Sans CJK KR Regular" w:hAnsi="Noto Sans CJK KR Regular" w:hint="eastAsia"/>
              <w:color w:val="000000" w:themeColor="text1"/>
            </w:rPr>
          </w:rPrChange>
        </w:rPr>
        <w:t>귀책사유로</w:t>
      </w:r>
      <w:r w:rsidR="005C5333" w:rsidRPr="000C7330">
        <w:rPr>
          <w:rFonts w:eastAsiaTheme="minorHAnsi"/>
          <w:color w:val="000000" w:themeColor="text1"/>
          <w:rPrChange w:id="2181" w:author="FURSYS" w:date="2025-12-04T15:42:00Z">
            <w:rPr>
              <w:rFonts w:ascii="Noto Sans CJK KR Regular" w:eastAsia="Noto Sans CJK KR Regular" w:hAnsi="Noto Sans CJK KR Regular"/>
              <w:color w:val="000000" w:themeColor="text1"/>
            </w:rPr>
          </w:rPrChange>
        </w:rPr>
        <w:t xml:space="preserve"> </w:t>
      </w:r>
      <w:r w:rsidR="005C5333" w:rsidRPr="000C7330">
        <w:rPr>
          <w:rFonts w:eastAsiaTheme="minorHAnsi" w:hint="eastAsia"/>
          <w:color w:val="000000" w:themeColor="text1"/>
          <w:rPrChange w:id="2182" w:author="FURSYS" w:date="2025-12-04T15:42:00Z">
            <w:rPr>
              <w:rFonts w:ascii="Noto Sans CJK KR Regular" w:eastAsia="Noto Sans CJK KR Regular" w:hAnsi="Noto Sans CJK KR Regular" w:hint="eastAsia"/>
              <w:color w:val="000000" w:themeColor="text1"/>
            </w:rPr>
          </w:rPrChange>
        </w:rPr>
        <w:t>파손된</w:t>
      </w:r>
      <w:r w:rsidR="005C5333" w:rsidRPr="000C7330">
        <w:rPr>
          <w:rFonts w:eastAsiaTheme="minorHAnsi"/>
          <w:color w:val="000000" w:themeColor="text1"/>
          <w:rPrChange w:id="2183" w:author="FURSYS" w:date="2025-12-04T15:42:00Z">
            <w:rPr>
              <w:rFonts w:ascii="Noto Sans CJK KR Regular" w:eastAsia="Noto Sans CJK KR Regular" w:hAnsi="Noto Sans CJK KR Regular"/>
              <w:color w:val="000000" w:themeColor="text1"/>
            </w:rPr>
          </w:rPrChange>
        </w:rPr>
        <w:t xml:space="preserve"> </w:t>
      </w:r>
      <w:r w:rsidR="005C5333" w:rsidRPr="000C7330">
        <w:rPr>
          <w:rFonts w:eastAsiaTheme="minorHAnsi" w:hint="eastAsia"/>
          <w:color w:val="000000" w:themeColor="text1"/>
          <w:rPrChange w:id="2184" w:author="FURSYS" w:date="2025-12-04T15:42:00Z">
            <w:rPr>
              <w:rFonts w:ascii="Noto Sans CJK KR Regular" w:eastAsia="Noto Sans CJK KR Regular" w:hAnsi="Noto Sans CJK KR Regular" w:hint="eastAsia"/>
              <w:color w:val="000000" w:themeColor="text1"/>
            </w:rPr>
          </w:rPrChange>
        </w:rPr>
        <w:t>경우</w:t>
      </w:r>
      <w:r w:rsidR="000966D4" w:rsidRPr="000C7330">
        <w:rPr>
          <w:rFonts w:eastAsiaTheme="minorHAnsi"/>
          <w:color w:val="000000" w:themeColor="text1"/>
          <w:rPrChange w:id="2185" w:author="FURSYS" w:date="2025-12-04T15:42:00Z">
            <w:rPr>
              <w:rFonts w:ascii="Noto Sans CJK KR Regular" w:eastAsia="Noto Sans CJK KR Regular" w:hAnsi="Noto Sans CJK KR Regular"/>
              <w:color w:val="000000" w:themeColor="text1"/>
            </w:rPr>
          </w:rPrChange>
        </w:rPr>
        <w:t>,</w:t>
      </w:r>
      <w:r w:rsidR="005C5333" w:rsidRPr="000C7330">
        <w:rPr>
          <w:rFonts w:eastAsiaTheme="minorHAnsi"/>
          <w:color w:val="000000" w:themeColor="text1"/>
          <w:rPrChange w:id="2186" w:author="FURSYS" w:date="2025-12-04T15:42:00Z">
            <w:rPr>
              <w:rFonts w:ascii="Noto Sans CJK KR Regular" w:eastAsia="Noto Sans CJK KR Regular" w:hAnsi="Noto Sans CJK KR Regular"/>
              <w:color w:val="000000" w:themeColor="text1"/>
            </w:rPr>
          </w:rPrChange>
        </w:rPr>
        <w:t xml:space="preserve"> 퍼시스가 무상으로 수리한다.</w:t>
      </w:r>
    </w:p>
    <w:p w14:paraId="273ACCA6" w14:textId="2DB5BCCC" w:rsidR="00E0217C" w:rsidRPr="000C7330" w:rsidDel="00E0217C" w:rsidRDefault="00E0217C">
      <w:pPr>
        <w:pStyle w:val="a3"/>
        <w:ind w:leftChars="0" w:left="400"/>
        <w:rPr>
          <w:del w:id="2187" w:author="이승준 (Seungjun Lee)" w:date="2025-07-18T09:19:00Z"/>
          <w:rFonts w:eastAsiaTheme="minorHAnsi"/>
          <w:color w:val="000000" w:themeColor="text1"/>
          <w:rPrChange w:id="2188" w:author="FURSYS" w:date="2025-12-04T15:42:00Z">
            <w:rPr>
              <w:del w:id="2189" w:author="이승준 (Seungjun Lee)" w:date="2025-07-18T09:19:00Z"/>
              <w:rFonts w:ascii="Noto Sans CJK KR Regular" w:eastAsia="Noto Sans CJK KR Regular" w:hAnsi="Noto Sans CJK KR Regular"/>
              <w:color w:val="000000" w:themeColor="text1"/>
            </w:rPr>
          </w:rPrChange>
        </w:rPr>
        <w:pPrChange w:id="2190" w:author="이승준 (Seungjun Lee)" w:date="2025-07-18T09:19:00Z">
          <w:pPr>
            <w:pStyle w:val="a3"/>
            <w:numPr>
              <w:numId w:val="40"/>
            </w:numPr>
            <w:ind w:leftChars="0" w:hanging="400"/>
          </w:pPr>
        </w:pPrChange>
      </w:pPr>
    </w:p>
    <w:p w14:paraId="783352FC" w14:textId="7C27530E" w:rsidR="00D77C4E" w:rsidRPr="000C7330" w:rsidRDefault="00D77C4E">
      <w:pPr>
        <w:pStyle w:val="a3"/>
        <w:numPr>
          <w:ilvl w:val="0"/>
          <w:numId w:val="52"/>
        </w:numPr>
        <w:ind w:leftChars="0"/>
        <w:rPr>
          <w:rFonts w:eastAsiaTheme="minorHAnsi"/>
          <w:color w:val="000000" w:themeColor="text1"/>
          <w:rPrChange w:id="2191" w:author="FURSYS" w:date="2025-12-04T15:42:00Z">
            <w:rPr>
              <w:rFonts w:ascii="Noto Sans CJK KR Regular" w:eastAsia="Noto Sans CJK KR Regular" w:hAnsi="Noto Sans CJK KR Regular"/>
              <w:color w:val="000000" w:themeColor="text1"/>
            </w:rPr>
          </w:rPrChange>
        </w:rPr>
        <w:pPrChange w:id="2192" w:author="이승준 (Seungjun Lee)" w:date="2025-07-18T09:20:00Z">
          <w:pPr>
            <w:pStyle w:val="a3"/>
            <w:numPr>
              <w:numId w:val="40"/>
            </w:numPr>
            <w:ind w:leftChars="0" w:hanging="400"/>
          </w:pPr>
        </w:pPrChange>
      </w:pPr>
      <w:r w:rsidRPr="000C7330">
        <w:rPr>
          <w:rFonts w:eastAsiaTheme="minorHAnsi" w:hint="eastAsia"/>
          <w:color w:val="000000" w:themeColor="text1"/>
          <w:rPrChange w:id="2193" w:author="FURSYS" w:date="2025-12-04T15:42:00Z">
            <w:rPr>
              <w:rFonts w:ascii="Noto Sans CJK KR Regular" w:eastAsia="Noto Sans CJK KR Regular" w:hAnsi="Noto Sans CJK KR Regular" w:hint="eastAsia"/>
              <w:color w:val="000000" w:themeColor="text1"/>
            </w:rPr>
          </w:rPrChange>
        </w:rPr>
        <w:t>고객의</w:t>
      </w:r>
      <w:r w:rsidRPr="000C7330">
        <w:rPr>
          <w:rFonts w:eastAsiaTheme="minorHAnsi"/>
          <w:color w:val="000000" w:themeColor="text1"/>
          <w:rPrChange w:id="2194"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195" w:author="FURSYS" w:date="2025-12-04T15:42:00Z">
            <w:rPr>
              <w:rFonts w:ascii="Noto Sans CJK KR Regular" w:eastAsia="Noto Sans CJK KR Regular" w:hAnsi="Noto Sans CJK KR Regular" w:hint="eastAsia"/>
              <w:color w:val="000000" w:themeColor="text1"/>
            </w:rPr>
          </w:rPrChange>
        </w:rPr>
        <w:t>귀책사유로</w:t>
      </w:r>
      <w:r w:rsidRPr="000C7330">
        <w:rPr>
          <w:rFonts w:eastAsiaTheme="minorHAnsi"/>
          <w:color w:val="000000" w:themeColor="text1"/>
          <w:rPrChange w:id="2196"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197" w:author="FURSYS" w:date="2025-12-04T15:42:00Z">
            <w:rPr>
              <w:rFonts w:ascii="Noto Sans CJK KR Regular" w:eastAsia="Noto Sans CJK KR Regular" w:hAnsi="Noto Sans CJK KR Regular" w:hint="eastAsia"/>
              <w:color w:val="000000" w:themeColor="text1"/>
            </w:rPr>
          </w:rPrChange>
        </w:rPr>
        <w:t>파손된</w:t>
      </w:r>
      <w:r w:rsidRPr="000C7330">
        <w:rPr>
          <w:rFonts w:eastAsiaTheme="minorHAnsi"/>
          <w:color w:val="000000" w:themeColor="text1"/>
          <w:rPrChange w:id="2198"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199" w:author="FURSYS" w:date="2025-12-04T15:42:00Z">
            <w:rPr>
              <w:rFonts w:ascii="Noto Sans CJK KR Regular" w:eastAsia="Noto Sans CJK KR Regular" w:hAnsi="Noto Sans CJK KR Regular" w:hint="eastAsia"/>
              <w:color w:val="000000" w:themeColor="text1"/>
            </w:rPr>
          </w:rPrChange>
        </w:rPr>
        <w:t>경우</w:t>
      </w:r>
      <w:r w:rsidR="000966D4" w:rsidRPr="000C7330">
        <w:rPr>
          <w:rFonts w:eastAsiaTheme="minorHAnsi"/>
          <w:color w:val="000000" w:themeColor="text1"/>
          <w:rPrChange w:id="2200"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color w:val="000000" w:themeColor="text1"/>
          <w:rPrChange w:id="2201" w:author="FURSYS" w:date="2025-12-04T15:42:00Z">
            <w:rPr>
              <w:rFonts w:ascii="Noto Sans CJK KR Regular" w:eastAsia="Noto Sans CJK KR Regular" w:hAnsi="Noto Sans CJK KR Regular"/>
              <w:color w:val="000000" w:themeColor="text1"/>
            </w:rPr>
          </w:rPrChange>
        </w:rPr>
        <w:t>A/S</w:t>
      </w:r>
      <w:r w:rsidRPr="000C7330">
        <w:rPr>
          <w:rFonts w:eastAsiaTheme="minorHAnsi" w:hint="eastAsia"/>
          <w:color w:val="000000" w:themeColor="text1"/>
          <w:rPrChange w:id="2202" w:author="FURSYS" w:date="2025-12-04T15:42:00Z">
            <w:rPr>
              <w:rFonts w:ascii="Noto Sans CJK KR Regular" w:eastAsia="Noto Sans CJK KR Regular" w:hAnsi="Noto Sans CJK KR Regular" w:hint="eastAsia"/>
              <w:color w:val="000000" w:themeColor="text1"/>
            </w:rPr>
          </w:rPrChange>
        </w:rPr>
        <w:t>에</w:t>
      </w:r>
      <w:r w:rsidRPr="000C7330">
        <w:rPr>
          <w:rFonts w:eastAsiaTheme="minorHAnsi"/>
          <w:color w:val="000000" w:themeColor="text1"/>
          <w:rPrChange w:id="2203"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204" w:author="FURSYS" w:date="2025-12-04T15:42:00Z">
            <w:rPr>
              <w:rFonts w:ascii="Noto Sans CJK KR Regular" w:eastAsia="Noto Sans CJK KR Regular" w:hAnsi="Noto Sans CJK KR Regular" w:hint="eastAsia"/>
              <w:color w:val="000000" w:themeColor="text1"/>
            </w:rPr>
          </w:rPrChange>
        </w:rPr>
        <w:t>따른</w:t>
      </w:r>
      <w:r w:rsidRPr="000C7330">
        <w:rPr>
          <w:rFonts w:eastAsiaTheme="minorHAnsi"/>
          <w:color w:val="000000" w:themeColor="text1"/>
          <w:rPrChange w:id="2205"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206" w:author="FURSYS" w:date="2025-12-04T15:42:00Z">
            <w:rPr>
              <w:rFonts w:ascii="Noto Sans CJK KR Regular" w:eastAsia="Noto Sans CJK KR Regular" w:hAnsi="Noto Sans CJK KR Regular" w:hint="eastAsia"/>
              <w:color w:val="000000" w:themeColor="text1"/>
            </w:rPr>
          </w:rPrChange>
        </w:rPr>
        <w:t>비용을</w:t>
      </w:r>
      <w:r w:rsidRPr="000C7330">
        <w:rPr>
          <w:rFonts w:eastAsiaTheme="minorHAnsi"/>
          <w:color w:val="000000" w:themeColor="text1"/>
          <w:rPrChange w:id="2207"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208" w:author="FURSYS" w:date="2025-12-04T15:42:00Z">
            <w:rPr>
              <w:rFonts w:ascii="Noto Sans CJK KR Regular" w:eastAsia="Noto Sans CJK KR Regular" w:hAnsi="Noto Sans CJK KR Regular" w:hint="eastAsia"/>
              <w:color w:val="000000" w:themeColor="text1"/>
            </w:rPr>
          </w:rPrChange>
        </w:rPr>
        <w:t>고객에게</w:t>
      </w:r>
      <w:r w:rsidRPr="000C7330">
        <w:rPr>
          <w:rFonts w:eastAsiaTheme="minorHAnsi"/>
          <w:color w:val="000000" w:themeColor="text1"/>
          <w:rPrChange w:id="2209"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210" w:author="FURSYS" w:date="2025-12-04T15:42:00Z">
            <w:rPr>
              <w:rFonts w:ascii="Noto Sans CJK KR Regular" w:eastAsia="Noto Sans CJK KR Regular" w:hAnsi="Noto Sans CJK KR Regular" w:hint="eastAsia"/>
              <w:color w:val="000000" w:themeColor="text1"/>
            </w:rPr>
          </w:rPrChange>
        </w:rPr>
        <w:t>청구한다</w:t>
      </w:r>
    </w:p>
    <w:p w14:paraId="7D24D814" w14:textId="77777777" w:rsidR="00E0217C" w:rsidRPr="000C7330" w:rsidRDefault="005C5333" w:rsidP="00E0217C">
      <w:pPr>
        <w:pStyle w:val="a3"/>
        <w:numPr>
          <w:ilvl w:val="0"/>
          <w:numId w:val="50"/>
        </w:numPr>
        <w:ind w:leftChars="0"/>
        <w:rPr>
          <w:ins w:id="2211" w:author="이승준 (Seungjun Lee)" w:date="2025-07-18T09:19:00Z"/>
          <w:rFonts w:eastAsiaTheme="minorHAnsi"/>
          <w:color w:val="000000" w:themeColor="text1"/>
          <w:rPrChange w:id="2212" w:author="FURSYS" w:date="2025-12-04T15:42:00Z">
            <w:rPr>
              <w:ins w:id="2213" w:author="이승준 (Seungjun Lee)" w:date="2025-07-18T09:19:00Z"/>
              <w:rFonts w:ascii="맑은 고딕" w:eastAsia="맑은 고딕" w:hAnsi="맑은 고딕" w:cs="맑은 고딕"/>
              <w:color w:val="474747"/>
              <w:sz w:val="21"/>
              <w:szCs w:val="21"/>
              <w:shd w:val="clear" w:color="auto" w:fill="FFFFFF"/>
            </w:rPr>
          </w:rPrChange>
        </w:rPr>
      </w:pPr>
      <w:del w:id="2214" w:author="이승준 (Seungjun Lee)" w:date="2025-07-18T09:19:00Z">
        <w:r w:rsidRPr="000C7330" w:rsidDel="00E0217C">
          <w:rPr>
            <w:rFonts w:eastAsiaTheme="minorHAnsi" w:hint="eastAsia"/>
            <w:color w:val="000000" w:themeColor="text1"/>
            <w:rPrChange w:id="2215" w:author="FURSYS" w:date="2025-12-04T15:42:00Z">
              <w:rPr>
                <w:rFonts w:hint="eastAsia"/>
              </w:rPr>
            </w:rPrChange>
          </w:rPr>
          <w:delText>③</w:delText>
        </w:r>
        <w:r w:rsidRPr="000C7330" w:rsidDel="00E0217C">
          <w:rPr>
            <w:rFonts w:eastAsiaTheme="minorHAnsi"/>
            <w:color w:val="000000" w:themeColor="text1"/>
            <w:rPrChange w:id="2216" w:author="FURSYS" w:date="2025-12-04T15:42:00Z">
              <w:rPr/>
            </w:rPrChange>
          </w:rPr>
          <w:delText xml:space="preserve"> </w:delText>
        </w:r>
      </w:del>
      <w:r w:rsidR="00C16DD4" w:rsidRPr="000C7330">
        <w:rPr>
          <w:rFonts w:eastAsiaTheme="minorHAnsi" w:hint="eastAsia"/>
          <w:color w:val="000000" w:themeColor="text1"/>
          <w:rPrChange w:id="2217" w:author="FURSYS" w:date="2025-12-04T15:42:00Z">
            <w:rPr>
              <w:rFonts w:hint="eastAsia"/>
            </w:rPr>
          </w:rPrChange>
        </w:rPr>
        <w:t>본</w:t>
      </w:r>
      <w:r w:rsidR="00C16DD4" w:rsidRPr="000C7330">
        <w:rPr>
          <w:rFonts w:eastAsiaTheme="minorHAnsi"/>
          <w:color w:val="000000" w:themeColor="text1"/>
          <w:rPrChange w:id="2218" w:author="FURSYS" w:date="2025-12-04T15:42:00Z">
            <w:rPr/>
          </w:rPrChange>
        </w:rPr>
        <w:t xml:space="preserve"> 조 </w:t>
      </w:r>
      <w:r w:rsidRPr="000C7330">
        <w:rPr>
          <w:rFonts w:eastAsiaTheme="minorHAnsi" w:hint="eastAsia"/>
          <w:color w:val="000000" w:themeColor="text1"/>
          <w:rPrChange w:id="2219" w:author="FURSYS" w:date="2025-12-04T15:42:00Z">
            <w:rPr>
              <w:rFonts w:hint="eastAsia"/>
            </w:rPr>
          </w:rPrChange>
        </w:rPr>
        <w:t>제</w:t>
      </w:r>
      <w:r w:rsidRPr="000C7330">
        <w:rPr>
          <w:rFonts w:eastAsiaTheme="minorHAnsi"/>
          <w:color w:val="000000" w:themeColor="text1"/>
          <w:rPrChange w:id="2220" w:author="FURSYS" w:date="2025-12-04T15:42:00Z">
            <w:rPr/>
          </w:rPrChange>
        </w:rPr>
        <w:t xml:space="preserve">1항에 따른 관리 업무는 고객이 </w:t>
      </w:r>
      <w:r w:rsidRPr="000C7330">
        <w:rPr>
          <w:rFonts w:eastAsiaTheme="minorHAnsi" w:hint="eastAsia"/>
          <w:color w:val="000000" w:themeColor="text1"/>
          <w:rPrChange w:id="2221" w:author="FURSYS" w:date="2025-12-04T15:42:00Z">
            <w:rPr>
              <w:rFonts w:hint="eastAsia"/>
            </w:rPr>
          </w:rPrChange>
        </w:rPr>
        <w:t>렌탈료를</w:t>
      </w:r>
      <w:r w:rsidRPr="000C7330">
        <w:rPr>
          <w:rFonts w:eastAsiaTheme="minorHAnsi"/>
          <w:color w:val="000000" w:themeColor="text1"/>
          <w:rPrChange w:id="2222" w:author="FURSYS" w:date="2025-12-04T15:42:00Z">
            <w:rPr/>
          </w:rPrChange>
        </w:rPr>
        <w:t xml:space="preserve"> 지급하지 아니하거나 제5</w:t>
      </w:r>
      <w:r w:rsidRPr="000C7330">
        <w:rPr>
          <w:rFonts w:eastAsiaTheme="minorHAnsi" w:hint="eastAsia"/>
          <w:color w:val="000000" w:themeColor="text1"/>
          <w:rPrChange w:id="2223" w:author="FURSYS" w:date="2025-12-04T15:42:00Z">
            <w:rPr>
              <w:rFonts w:hint="eastAsia"/>
            </w:rPr>
          </w:rPrChange>
        </w:rPr>
        <w:t>조를</w:t>
      </w:r>
      <w:r w:rsidRPr="000C7330">
        <w:rPr>
          <w:rFonts w:eastAsiaTheme="minorHAnsi"/>
          <w:color w:val="000000" w:themeColor="text1"/>
          <w:rPrChange w:id="2224" w:author="FURSYS" w:date="2025-12-04T15:42:00Z">
            <w:rPr/>
          </w:rPrChange>
        </w:rPr>
        <w:t xml:space="preserve"> </w:t>
      </w:r>
      <w:r w:rsidRPr="000C7330">
        <w:rPr>
          <w:rFonts w:eastAsiaTheme="minorHAnsi" w:hint="eastAsia"/>
          <w:color w:val="000000" w:themeColor="text1"/>
          <w:rPrChange w:id="2225" w:author="FURSYS" w:date="2025-12-04T15:42:00Z">
            <w:rPr>
              <w:rFonts w:hint="eastAsia"/>
            </w:rPr>
          </w:rPrChange>
        </w:rPr>
        <w:t>위반한</w:t>
      </w:r>
      <w:r w:rsidRPr="000C7330">
        <w:rPr>
          <w:rFonts w:eastAsiaTheme="minorHAnsi"/>
          <w:color w:val="000000" w:themeColor="text1"/>
          <w:rPrChange w:id="2226" w:author="FURSYS" w:date="2025-12-04T15:42:00Z">
            <w:rPr/>
          </w:rPrChange>
        </w:rPr>
        <w:t xml:space="preserve"> </w:t>
      </w:r>
      <w:r w:rsidRPr="000C7330">
        <w:rPr>
          <w:rFonts w:eastAsiaTheme="minorHAnsi" w:hint="eastAsia"/>
          <w:color w:val="000000" w:themeColor="text1"/>
          <w:rPrChange w:id="2227" w:author="FURSYS" w:date="2025-12-04T15:42:00Z">
            <w:rPr>
              <w:rFonts w:hint="eastAsia"/>
            </w:rPr>
          </w:rPrChange>
        </w:rPr>
        <w:t>경우</w:t>
      </w:r>
      <w:r w:rsidRPr="000C7330">
        <w:rPr>
          <w:rFonts w:eastAsiaTheme="minorHAnsi"/>
          <w:color w:val="000000" w:themeColor="text1"/>
          <w:rPrChange w:id="2228" w:author="FURSYS" w:date="2025-12-04T15:42:00Z">
            <w:rPr/>
          </w:rPrChange>
        </w:rPr>
        <w:t xml:space="preserve"> </w:t>
      </w:r>
      <w:r w:rsidRPr="000C7330">
        <w:rPr>
          <w:rFonts w:eastAsiaTheme="minorHAnsi" w:hint="eastAsia"/>
          <w:color w:val="000000" w:themeColor="text1"/>
          <w:rPrChange w:id="2229" w:author="FURSYS" w:date="2025-12-04T15:42:00Z">
            <w:rPr>
              <w:rFonts w:hint="eastAsia"/>
            </w:rPr>
          </w:rPrChange>
        </w:rPr>
        <w:t>수행하지</w:t>
      </w:r>
      <w:r w:rsidRPr="000C7330">
        <w:rPr>
          <w:rFonts w:eastAsiaTheme="minorHAnsi"/>
          <w:color w:val="000000" w:themeColor="text1"/>
          <w:rPrChange w:id="2230" w:author="FURSYS" w:date="2025-12-04T15:42:00Z">
            <w:rPr/>
          </w:rPrChange>
        </w:rPr>
        <w:t xml:space="preserve"> </w:t>
      </w:r>
      <w:r w:rsidRPr="000C7330">
        <w:rPr>
          <w:rFonts w:eastAsiaTheme="minorHAnsi" w:hint="eastAsia"/>
          <w:color w:val="000000" w:themeColor="text1"/>
          <w:rPrChange w:id="2231" w:author="FURSYS" w:date="2025-12-04T15:42:00Z">
            <w:rPr>
              <w:rFonts w:hint="eastAsia"/>
            </w:rPr>
          </w:rPrChange>
        </w:rPr>
        <w:t>아니할</w:t>
      </w:r>
      <w:r w:rsidRPr="000C7330">
        <w:rPr>
          <w:rFonts w:eastAsiaTheme="minorHAnsi"/>
          <w:color w:val="000000" w:themeColor="text1"/>
          <w:rPrChange w:id="2232" w:author="FURSYS" w:date="2025-12-04T15:42:00Z">
            <w:rPr/>
          </w:rPrChange>
        </w:rPr>
        <w:t xml:space="preserve"> </w:t>
      </w:r>
      <w:r w:rsidRPr="000C7330">
        <w:rPr>
          <w:rFonts w:eastAsiaTheme="minorHAnsi" w:hint="eastAsia"/>
          <w:color w:val="000000" w:themeColor="text1"/>
          <w:rPrChange w:id="2233" w:author="FURSYS" w:date="2025-12-04T15:42:00Z">
            <w:rPr>
              <w:rFonts w:hint="eastAsia"/>
            </w:rPr>
          </w:rPrChange>
        </w:rPr>
        <w:t>수</w:t>
      </w:r>
      <w:r w:rsidRPr="000C7330">
        <w:rPr>
          <w:rFonts w:eastAsiaTheme="minorHAnsi"/>
          <w:color w:val="000000" w:themeColor="text1"/>
          <w:rPrChange w:id="2234" w:author="FURSYS" w:date="2025-12-04T15:42:00Z">
            <w:rPr/>
          </w:rPrChange>
        </w:rPr>
        <w:t xml:space="preserve"> </w:t>
      </w:r>
      <w:r w:rsidRPr="000C7330">
        <w:rPr>
          <w:rFonts w:eastAsiaTheme="minorHAnsi" w:hint="eastAsia"/>
          <w:color w:val="000000" w:themeColor="text1"/>
          <w:rPrChange w:id="2235" w:author="FURSYS" w:date="2025-12-04T15:42:00Z">
            <w:rPr>
              <w:rFonts w:hint="eastAsia"/>
            </w:rPr>
          </w:rPrChange>
        </w:rPr>
        <w:t>있다</w:t>
      </w:r>
      <w:r w:rsidRPr="000C7330">
        <w:rPr>
          <w:rFonts w:eastAsiaTheme="minorHAnsi"/>
          <w:color w:val="000000" w:themeColor="text1"/>
          <w:rPrChange w:id="2236" w:author="FURSYS" w:date="2025-12-04T15:42:00Z">
            <w:rPr/>
          </w:rPrChange>
        </w:rPr>
        <w:t>.</w:t>
      </w:r>
      <w:del w:id="2237" w:author="이승준 (Seungjun Lee)" w:date="2025-07-17T17:11:00Z">
        <w:r w:rsidRPr="000C7330" w:rsidDel="00574DD5">
          <w:rPr>
            <w:rFonts w:eastAsiaTheme="minorHAnsi"/>
            <w:color w:val="000000" w:themeColor="text1"/>
            <w:rPrChange w:id="2238" w:author="FURSYS" w:date="2025-12-04T15:42:00Z">
              <w:rPr/>
            </w:rPrChange>
          </w:rPr>
          <w:br/>
        </w:r>
        <w:r w:rsidRPr="000C7330" w:rsidDel="00574DD5">
          <w:rPr>
            <w:rFonts w:eastAsiaTheme="minorHAnsi" w:hint="eastAsia"/>
            <w:strike/>
            <w:color w:val="000000" w:themeColor="text1"/>
            <w:rPrChange w:id="2239" w:author="FURSYS" w:date="2025-12-04T15:42:00Z">
              <w:rPr>
                <w:rFonts w:ascii="Noto Sans CJK KR Regular" w:eastAsia="Noto Sans CJK KR Regular" w:hAnsi="Noto Sans CJK KR Regular" w:hint="eastAsia"/>
                <w:strike/>
                <w:color w:val="000000" w:themeColor="text1"/>
              </w:rPr>
            </w:rPrChange>
          </w:rPr>
          <w:delText>④</w:delText>
        </w:r>
        <w:r w:rsidRPr="000C7330" w:rsidDel="00574DD5">
          <w:rPr>
            <w:rFonts w:eastAsiaTheme="minorHAnsi"/>
            <w:strike/>
            <w:color w:val="000000" w:themeColor="text1"/>
            <w:rPrChange w:id="2240" w:author="FURSYS" w:date="2025-12-04T15:42:00Z">
              <w:rPr>
                <w:rFonts w:ascii="Noto Sans CJK KR Regular" w:eastAsia="Noto Sans CJK KR Regular" w:hAnsi="Noto Sans CJK KR Regular"/>
                <w:strike/>
                <w:color w:val="000000" w:themeColor="text1"/>
              </w:rPr>
            </w:rPrChange>
          </w:rPr>
          <w:delText xml:space="preserve"> </w:delText>
        </w:r>
        <w:r w:rsidR="00C16DD4" w:rsidRPr="000C7330" w:rsidDel="00574DD5">
          <w:rPr>
            <w:rFonts w:eastAsiaTheme="minorHAnsi" w:hint="eastAsia"/>
            <w:strike/>
            <w:color w:val="000000" w:themeColor="text1"/>
            <w:rPrChange w:id="2241" w:author="FURSYS" w:date="2025-12-04T15:42:00Z">
              <w:rPr>
                <w:rFonts w:ascii="Noto Sans CJK KR Regular" w:eastAsia="Noto Sans CJK KR Regular" w:hAnsi="Noto Sans CJK KR Regular" w:hint="eastAsia"/>
                <w:strike/>
                <w:color w:val="000000" w:themeColor="text1"/>
              </w:rPr>
            </w:rPrChange>
          </w:rPr>
          <w:delText>본</w:delText>
        </w:r>
        <w:r w:rsidR="00C16DD4" w:rsidRPr="000C7330" w:rsidDel="00574DD5">
          <w:rPr>
            <w:rFonts w:eastAsiaTheme="minorHAnsi"/>
            <w:strike/>
            <w:color w:val="000000" w:themeColor="text1"/>
            <w:rPrChange w:id="2242" w:author="FURSYS" w:date="2025-12-04T15:42:00Z">
              <w:rPr>
                <w:rFonts w:ascii="Noto Sans CJK KR Regular" w:eastAsia="Noto Sans CJK KR Regular" w:hAnsi="Noto Sans CJK KR Regular"/>
                <w:strike/>
                <w:color w:val="000000" w:themeColor="text1"/>
              </w:rPr>
            </w:rPrChange>
          </w:rPr>
          <w:delText xml:space="preserve"> 조 </w:delText>
        </w:r>
        <w:r w:rsidRPr="000C7330" w:rsidDel="00574DD5">
          <w:rPr>
            <w:rFonts w:eastAsiaTheme="minorHAnsi" w:hint="eastAsia"/>
            <w:strike/>
            <w:color w:val="000000" w:themeColor="text1"/>
            <w:rPrChange w:id="2243" w:author="FURSYS" w:date="2025-12-04T15:42:00Z">
              <w:rPr>
                <w:rFonts w:ascii="Noto Sans CJK KR Regular" w:eastAsia="Noto Sans CJK KR Regular" w:hAnsi="Noto Sans CJK KR Regular" w:hint="eastAsia"/>
                <w:strike/>
                <w:color w:val="000000" w:themeColor="text1"/>
              </w:rPr>
            </w:rPrChange>
          </w:rPr>
          <w:delText>제</w:delText>
        </w:r>
        <w:r w:rsidRPr="000C7330" w:rsidDel="00574DD5">
          <w:rPr>
            <w:rFonts w:eastAsiaTheme="minorHAnsi"/>
            <w:strike/>
            <w:color w:val="000000" w:themeColor="text1"/>
            <w:rPrChange w:id="2244" w:author="FURSYS" w:date="2025-12-04T15:42:00Z">
              <w:rPr>
                <w:rFonts w:ascii="Noto Sans CJK KR Regular" w:eastAsia="Noto Sans CJK KR Regular" w:hAnsi="Noto Sans CJK KR Regular"/>
                <w:strike/>
                <w:color w:val="000000" w:themeColor="text1"/>
              </w:rPr>
            </w:rPrChange>
          </w:rPr>
          <w:delText xml:space="preserve">1항에 </w:delText>
        </w:r>
        <w:r w:rsidRPr="000C7330" w:rsidDel="00574DD5">
          <w:rPr>
            <w:rFonts w:eastAsiaTheme="minorHAnsi" w:hint="eastAsia"/>
            <w:strike/>
            <w:color w:val="000000" w:themeColor="text1"/>
            <w:rPrChange w:id="2245" w:author="FURSYS" w:date="2025-12-04T15:42:00Z">
              <w:rPr>
                <w:rFonts w:ascii="Noto Sans CJK KR Regular" w:eastAsia="Noto Sans CJK KR Regular" w:hAnsi="Noto Sans CJK KR Regular" w:hint="eastAsia"/>
                <w:strike/>
                <w:color w:val="000000" w:themeColor="text1"/>
              </w:rPr>
            </w:rPrChange>
          </w:rPr>
          <w:delText>따른</w:delText>
        </w:r>
        <w:r w:rsidRPr="000C7330" w:rsidDel="00574DD5">
          <w:rPr>
            <w:rFonts w:eastAsiaTheme="minorHAnsi"/>
            <w:strike/>
            <w:color w:val="000000" w:themeColor="text1"/>
            <w:rPrChange w:id="2246"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47" w:author="FURSYS" w:date="2025-12-04T15:42:00Z">
              <w:rPr>
                <w:rFonts w:ascii="Noto Sans CJK KR Regular" w:eastAsia="Noto Sans CJK KR Regular" w:hAnsi="Noto Sans CJK KR Regular" w:hint="eastAsia"/>
                <w:strike/>
                <w:color w:val="000000" w:themeColor="text1"/>
              </w:rPr>
            </w:rPrChange>
          </w:rPr>
          <w:delText>관리</w:delText>
        </w:r>
        <w:r w:rsidRPr="000C7330" w:rsidDel="00574DD5">
          <w:rPr>
            <w:rFonts w:eastAsiaTheme="minorHAnsi"/>
            <w:strike/>
            <w:color w:val="000000" w:themeColor="text1"/>
            <w:rPrChange w:id="2248"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49" w:author="FURSYS" w:date="2025-12-04T15:42:00Z">
              <w:rPr>
                <w:rFonts w:ascii="Noto Sans CJK KR Regular" w:eastAsia="Noto Sans CJK KR Regular" w:hAnsi="Noto Sans CJK KR Regular" w:hint="eastAsia"/>
                <w:strike/>
                <w:color w:val="000000" w:themeColor="text1"/>
              </w:rPr>
            </w:rPrChange>
          </w:rPr>
          <w:delText>업무는</w:delText>
        </w:r>
        <w:r w:rsidRPr="000C7330" w:rsidDel="00574DD5">
          <w:rPr>
            <w:rFonts w:eastAsiaTheme="minorHAnsi"/>
            <w:strike/>
            <w:color w:val="000000" w:themeColor="text1"/>
            <w:rPrChange w:id="2250"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51" w:author="FURSYS" w:date="2025-12-04T15:42:00Z">
              <w:rPr>
                <w:rFonts w:ascii="Noto Sans CJK KR Regular" w:eastAsia="Noto Sans CJK KR Regular" w:hAnsi="Noto Sans CJK KR Regular" w:hint="eastAsia"/>
                <w:strike/>
                <w:color w:val="000000" w:themeColor="text1"/>
              </w:rPr>
            </w:rPrChange>
          </w:rPr>
          <w:delText>고객의</w:delText>
        </w:r>
        <w:r w:rsidRPr="000C7330" w:rsidDel="00574DD5">
          <w:rPr>
            <w:rFonts w:eastAsiaTheme="minorHAnsi"/>
            <w:strike/>
            <w:color w:val="000000" w:themeColor="text1"/>
            <w:rPrChange w:id="2252"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53" w:author="FURSYS" w:date="2025-12-04T15:42:00Z">
              <w:rPr>
                <w:rFonts w:ascii="Noto Sans CJK KR Regular" w:eastAsia="Noto Sans CJK KR Regular" w:hAnsi="Noto Sans CJK KR Regular" w:hint="eastAsia"/>
                <w:strike/>
                <w:color w:val="000000" w:themeColor="text1"/>
              </w:rPr>
            </w:rPrChange>
          </w:rPr>
          <w:delText>사정에</w:delText>
        </w:r>
        <w:r w:rsidRPr="000C7330" w:rsidDel="00574DD5">
          <w:rPr>
            <w:rFonts w:eastAsiaTheme="minorHAnsi"/>
            <w:strike/>
            <w:color w:val="000000" w:themeColor="text1"/>
            <w:rPrChange w:id="2254"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55" w:author="FURSYS" w:date="2025-12-04T15:42:00Z">
              <w:rPr>
                <w:rFonts w:ascii="Noto Sans CJK KR Regular" w:eastAsia="Noto Sans CJK KR Regular" w:hAnsi="Noto Sans CJK KR Regular" w:hint="eastAsia"/>
                <w:strike/>
                <w:color w:val="000000" w:themeColor="text1"/>
              </w:rPr>
            </w:rPrChange>
          </w:rPr>
          <w:delText>의하여</w:delText>
        </w:r>
        <w:r w:rsidRPr="000C7330" w:rsidDel="00574DD5">
          <w:rPr>
            <w:rFonts w:eastAsiaTheme="minorHAnsi"/>
            <w:strike/>
            <w:color w:val="000000" w:themeColor="text1"/>
            <w:rPrChange w:id="2256"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57" w:author="FURSYS" w:date="2025-12-04T15:42:00Z">
              <w:rPr>
                <w:rFonts w:ascii="Noto Sans CJK KR Regular" w:eastAsia="Noto Sans CJK KR Regular" w:hAnsi="Noto Sans CJK KR Regular" w:hint="eastAsia"/>
                <w:strike/>
                <w:color w:val="000000" w:themeColor="text1"/>
              </w:rPr>
            </w:rPrChange>
          </w:rPr>
          <w:delText>수행되지</w:delText>
        </w:r>
        <w:r w:rsidRPr="000C7330" w:rsidDel="00574DD5">
          <w:rPr>
            <w:rFonts w:eastAsiaTheme="minorHAnsi"/>
            <w:strike/>
            <w:color w:val="000000" w:themeColor="text1"/>
            <w:rPrChange w:id="2258"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59" w:author="FURSYS" w:date="2025-12-04T15:42:00Z">
              <w:rPr>
                <w:rFonts w:ascii="Noto Sans CJK KR Regular" w:eastAsia="Noto Sans CJK KR Regular" w:hAnsi="Noto Sans CJK KR Regular" w:hint="eastAsia"/>
                <w:strike/>
                <w:color w:val="000000" w:themeColor="text1"/>
              </w:rPr>
            </w:rPrChange>
          </w:rPr>
          <w:delText>아니한</w:delText>
        </w:r>
        <w:r w:rsidRPr="000C7330" w:rsidDel="00574DD5">
          <w:rPr>
            <w:rFonts w:eastAsiaTheme="minorHAnsi"/>
            <w:strike/>
            <w:color w:val="000000" w:themeColor="text1"/>
            <w:rPrChange w:id="2260"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61" w:author="FURSYS" w:date="2025-12-04T15:42:00Z">
              <w:rPr>
                <w:rFonts w:ascii="Noto Sans CJK KR Regular" w:eastAsia="Noto Sans CJK KR Regular" w:hAnsi="Noto Sans CJK KR Regular" w:hint="eastAsia"/>
                <w:strike/>
                <w:color w:val="000000" w:themeColor="text1"/>
              </w:rPr>
            </w:rPrChange>
          </w:rPr>
          <w:delText>경우</w:delText>
        </w:r>
        <w:r w:rsidRPr="000C7330" w:rsidDel="00574DD5">
          <w:rPr>
            <w:rFonts w:eastAsiaTheme="minorHAnsi"/>
            <w:strike/>
            <w:color w:val="000000" w:themeColor="text1"/>
            <w:rPrChange w:id="2262"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63" w:author="FURSYS" w:date="2025-12-04T15:42:00Z">
              <w:rPr>
                <w:rFonts w:ascii="Noto Sans CJK KR Regular" w:eastAsia="Noto Sans CJK KR Regular" w:hAnsi="Noto Sans CJK KR Regular" w:hint="eastAsia"/>
                <w:strike/>
                <w:color w:val="000000" w:themeColor="text1"/>
              </w:rPr>
            </w:rPrChange>
          </w:rPr>
          <w:delText>연기가</w:delText>
        </w:r>
        <w:r w:rsidRPr="000C7330" w:rsidDel="00574DD5">
          <w:rPr>
            <w:rFonts w:eastAsiaTheme="minorHAnsi"/>
            <w:strike/>
            <w:color w:val="000000" w:themeColor="text1"/>
            <w:rPrChange w:id="2264"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65" w:author="FURSYS" w:date="2025-12-04T15:42:00Z">
              <w:rPr>
                <w:rFonts w:ascii="Noto Sans CJK KR Regular" w:eastAsia="Noto Sans CJK KR Regular" w:hAnsi="Noto Sans CJK KR Regular" w:hint="eastAsia"/>
                <w:strike/>
                <w:color w:val="000000" w:themeColor="text1"/>
              </w:rPr>
            </w:rPrChange>
          </w:rPr>
          <w:delText>가능하나</w:delText>
        </w:r>
        <w:r w:rsidRPr="000C7330" w:rsidDel="00574DD5">
          <w:rPr>
            <w:rFonts w:eastAsiaTheme="minorHAnsi"/>
            <w:strike/>
            <w:color w:val="000000" w:themeColor="text1"/>
            <w:rPrChange w:id="2266" w:author="FURSYS" w:date="2025-12-04T15:42:00Z">
              <w:rPr>
                <w:rFonts w:ascii="Noto Sans CJK KR Regular" w:eastAsia="Noto Sans CJK KR Regular" w:hAnsi="Noto Sans CJK KR Regular"/>
                <w:strike/>
                <w:color w:val="000000" w:themeColor="text1"/>
              </w:rPr>
            </w:rPrChange>
          </w:rPr>
          <w:delText xml:space="preserve">, 2회 </w:delText>
        </w:r>
        <w:r w:rsidRPr="000C7330" w:rsidDel="00574DD5">
          <w:rPr>
            <w:rFonts w:eastAsiaTheme="minorHAnsi" w:hint="eastAsia"/>
            <w:strike/>
            <w:color w:val="000000" w:themeColor="text1"/>
            <w:rPrChange w:id="2267" w:author="FURSYS" w:date="2025-12-04T15:42:00Z">
              <w:rPr>
                <w:rFonts w:ascii="Noto Sans CJK KR Regular" w:eastAsia="Noto Sans CJK KR Regular" w:hAnsi="Noto Sans CJK KR Regular" w:hint="eastAsia"/>
                <w:strike/>
                <w:color w:val="000000" w:themeColor="text1"/>
              </w:rPr>
            </w:rPrChange>
          </w:rPr>
          <w:delText>이상</w:delText>
        </w:r>
        <w:r w:rsidRPr="000C7330" w:rsidDel="00574DD5">
          <w:rPr>
            <w:rFonts w:eastAsiaTheme="minorHAnsi"/>
            <w:strike/>
            <w:color w:val="000000" w:themeColor="text1"/>
            <w:rPrChange w:id="2268"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69" w:author="FURSYS" w:date="2025-12-04T15:42:00Z">
              <w:rPr>
                <w:rFonts w:ascii="Noto Sans CJK KR Regular" w:eastAsia="Noto Sans CJK KR Regular" w:hAnsi="Noto Sans CJK KR Regular" w:hint="eastAsia"/>
                <w:strike/>
                <w:color w:val="000000" w:themeColor="text1"/>
              </w:rPr>
            </w:rPrChange>
          </w:rPr>
          <w:delText>관리</w:delText>
        </w:r>
        <w:r w:rsidRPr="000C7330" w:rsidDel="00574DD5">
          <w:rPr>
            <w:rFonts w:eastAsiaTheme="minorHAnsi"/>
            <w:strike/>
            <w:color w:val="000000" w:themeColor="text1"/>
            <w:rPrChange w:id="2270"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71" w:author="FURSYS" w:date="2025-12-04T15:42:00Z">
              <w:rPr>
                <w:rFonts w:ascii="Noto Sans CJK KR Regular" w:eastAsia="Noto Sans CJK KR Regular" w:hAnsi="Noto Sans CJK KR Regular" w:hint="eastAsia"/>
                <w:strike/>
                <w:color w:val="000000" w:themeColor="text1"/>
              </w:rPr>
            </w:rPrChange>
          </w:rPr>
          <w:delText>업무가</w:delText>
        </w:r>
        <w:r w:rsidRPr="000C7330" w:rsidDel="00574DD5">
          <w:rPr>
            <w:rFonts w:eastAsiaTheme="minorHAnsi"/>
            <w:strike/>
            <w:color w:val="000000" w:themeColor="text1"/>
            <w:rPrChange w:id="2272"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73" w:author="FURSYS" w:date="2025-12-04T15:42:00Z">
              <w:rPr>
                <w:rFonts w:ascii="Noto Sans CJK KR Regular" w:eastAsia="Noto Sans CJK KR Regular" w:hAnsi="Noto Sans CJK KR Regular" w:hint="eastAsia"/>
                <w:strike/>
                <w:color w:val="000000" w:themeColor="text1"/>
              </w:rPr>
            </w:rPrChange>
          </w:rPr>
          <w:delText>수행되지</w:delText>
        </w:r>
        <w:r w:rsidR="00B42E9F" w:rsidRPr="000C7330" w:rsidDel="00574DD5">
          <w:rPr>
            <w:rFonts w:eastAsiaTheme="minorHAnsi"/>
            <w:strike/>
            <w:color w:val="000000" w:themeColor="text1"/>
            <w:rPrChange w:id="2274"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75" w:author="FURSYS" w:date="2025-12-04T15:42:00Z">
              <w:rPr>
                <w:rFonts w:ascii="Noto Sans CJK KR Regular" w:eastAsia="Noto Sans CJK KR Regular" w:hAnsi="Noto Sans CJK KR Regular" w:hint="eastAsia"/>
                <w:strike/>
                <w:color w:val="000000" w:themeColor="text1"/>
              </w:rPr>
            </w:rPrChange>
          </w:rPr>
          <w:delText>아니한</w:delText>
        </w:r>
        <w:r w:rsidRPr="000C7330" w:rsidDel="00574DD5">
          <w:rPr>
            <w:rFonts w:eastAsiaTheme="minorHAnsi"/>
            <w:strike/>
            <w:color w:val="000000" w:themeColor="text1"/>
            <w:rPrChange w:id="2276"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77" w:author="FURSYS" w:date="2025-12-04T15:42:00Z">
              <w:rPr>
                <w:rFonts w:ascii="Noto Sans CJK KR Regular" w:eastAsia="Noto Sans CJK KR Regular" w:hAnsi="Noto Sans CJK KR Regular" w:hint="eastAsia"/>
                <w:strike/>
                <w:color w:val="000000" w:themeColor="text1"/>
              </w:rPr>
            </w:rPrChange>
          </w:rPr>
          <w:delText>경우</w:delText>
        </w:r>
        <w:r w:rsidRPr="000C7330" w:rsidDel="00574DD5">
          <w:rPr>
            <w:rFonts w:eastAsiaTheme="minorHAnsi"/>
            <w:strike/>
            <w:color w:val="000000" w:themeColor="text1"/>
            <w:rPrChange w:id="2278"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79" w:author="FURSYS" w:date="2025-12-04T15:42:00Z">
              <w:rPr>
                <w:rFonts w:ascii="Noto Sans CJK KR Regular" w:eastAsia="Noto Sans CJK KR Regular" w:hAnsi="Noto Sans CJK KR Regular" w:hint="eastAsia"/>
                <w:strike/>
                <w:color w:val="000000" w:themeColor="text1"/>
              </w:rPr>
            </w:rPrChange>
          </w:rPr>
          <w:delText>반복</w:delText>
        </w:r>
        <w:r w:rsidRPr="000C7330" w:rsidDel="00574DD5">
          <w:rPr>
            <w:rFonts w:eastAsiaTheme="minorHAnsi"/>
            <w:strike/>
            <w:color w:val="000000" w:themeColor="text1"/>
            <w:rPrChange w:id="2280"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81" w:author="FURSYS" w:date="2025-12-04T15:42:00Z">
              <w:rPr>
                <w:rFonts w:ascii="Noto Sans CJK KR Regular" w:eastAsia="Noto Sans CJK KR Regular" w:hAnsi="Noto Sans CJK KR Regular" w:hint="eastAsia"/>
                <w:strike/>
                <w:color w:val="000000" w:themeColor="text1"/>
              </w:rPr>
            </w:rPrChange>
          </w:rPr>
          <w:delText>발생한</w:delText>
        </w:r>
        <w:r w:rsidRPr="000C7330" w:rsidDel="00574DD5">
          <w:rPr>
            <w:rFonts w:eastAsiaTheme="minorHAnsi"/>
            <w:strike/>
            <w:color w:val="000000" w:themeColor="text1"/>
            <w:rPrChange w:id="2282"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83" w:author="FURSYS" w:date="2025-12-04T15:42:00Z">
              <w:rPr>
                <w:rFonts w:ascii="Noto Sans CJK KR Regular" w:eastAsia="Noto Sans CJK KR Regular" w:hAnsi="Noto Sans CJK KR Regular" w:hint="eastAsia"/>
                <w:strike/>
                <w:color w:val="000000" w:themeColor="text1"/>
              </w:rPr>
            </w:rPrChange>
          </w:rPr>
          <w:delText>상품의</w:delText>
        </w:r>
        <w:r w:rsidRPr="000C7330" w:rsidDel="00574DD5">
          <w:rPr>
            <w:rFonts w:eastAsiaTheme="minorHAnsi"/>
            <w:strike/>
            <w:color w:val="000000" w:themeColor="text1"/>
            <w:rPrChange w:id="2284"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85" w:author="FURSYS" w:date="2025-12-04T15:42:00Z">
              <w:rPr>
                <w:rFonts w:ascii="Noto Sans CJK KR Regular" w:eastAsia="Noto Sans CJK KR Regular" w:hAnsi="Noto Sans CJK KR Regular" w:hint="eastAsia"/>
                <w:strike/>
                <w:color w:val="000000" w:themeColor="text1"/>
              </w:rPr>
            </w:rPrChange>
          </w:rPr>
          <w:delText>고장</w:delText>
        </w:r>
        <w:r w:rsidRPr="000C7330" w:rsidDel="00574DD5">
          <w:rPr>
            <w:rFonts w:eastAsiaTheme="minorHAnsi"/>
            <w:strike/>
            <w:color w:val="000000" w:themeColor="text1"/>
            <w:rPrChange w:id="2286"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87" w:author="FURSYS" w:date="2025-12-04T15:42:00Z">
              <w:rPr>
                <w:rFonts w:ascii="Noto Sans CJK KR Regular" w:eastAsia="Noto Sans CJK KR Regular" w:hAnsi="Noto Sans CJK KR Regular" w:hint="eastAsia"/>
                <w:strike/>
                <w:color w:val="000000" w:themeColor="text1"/>
              </w:rPr>
            </w:rPrChange>
          </w:rPr>
          <w:delText>또는</w:delText>
        </w:r>
        <w:r w:rsidRPr="000C7330" w:rsidDel="00574DD5">
          <w:rPr>
            <w:rFonts w:eastAsiaTheme="minorHAnsi"/>
            <w:strike/>
            <w:color w:val="000000" w:themeColor="text1"/>
            <w:rPrChange w:id="2288"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89" w:author="FURSYS" w:date="2025-12-04T15:42:00Z">
              <w:rPr>
                <w:rFonts w:ascii="Noto Sans CJK KR Regular" w:eastAsia="Noto Sans CJK KR Regular" w:hAnsi="Noto Sans CJK KR Regular" w:hint="eastAsia"/>
                <w:strike/>
                <w:color w:val="000000" w:themeColor="text1"/>
              </w:rPr>
            </w:rPrChange>
          </w:rPr>
          <w:delText>훼손에</w:delText>
        </w:r>
        <w:r w:rsidRPr="000C7330" w:rsidDel="00574DD5">
          <w:rPr>
            <w:rFonts w:eastAsiaTheme="minorHAnsi"/>
            <w:strike/>
            <w:color w:val="000000" w:themeColor="text1"/>
            <w:rPrChange w:id="2290"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91" w:author="FURSYS" w:date="2025-12-04T15:42:00Z">
              <w:rPr>
                <w:rFonts w:ascii="Noto Sans CJK KR Regular" w:eastAsia="Noto Sans CJK KR Regular" w:hAnsi="Noto Sans CJK KR Regular" w:hint="eastAsia"/>
                <w:strike/>
                <w:color w:val="000000" w:themeColor="text1"/>
              </w:rPr>
            </w:rPrChange>
          </w:rPr>
          <w:delText>대하여는</w:delText>
        </w:r>
        <w:r w:rsidRPr="000C7330" w:rsidDel="00574DD5">
          <w:rPr>
            <w:rFonts w:eastAsiaTheme="minorHAnsi"/>
            <w:strike/>
            <w:color w:val="000000" w:themeColor="text1"/>
            <w:rPrChange w:id="2292"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93" w:author="FURSYS" w:date="2025-12-04T15:42:00Z">
              <w:rPr>
                <w:rFonts w:ascii="Noto Sans CJK KR Regular" w:eastAsia="Noto Sans CJK KR Regular" w:hAnsi="Noto Sans CJK KR Regular" w:hint="eastAsia"/>
                <w:strike/>
                <w:color w:val="000000" w:themeColor="text1"/>
              </w:rPr>
            </w:rPrChange>
          </w:rPr>
          <w:delText>고객이</w:delText>
        </w:r>
        <w:r w:rsidRPr="000C7330" w:rsidDel="00574DD5">
          <w:rPr>
            <w:rFonts w:eastAsiaTheme="minorHAnsi"/>
            <w:strike/>
            <w:color w:val="000000" w:themeColor="text1"/>
            <w:rPrChange w:id="2294"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95" w:author="FURSYS" w:date="2025-12-04T15:42:00Z">
              <w:rPr>
                <w:rFonts w:ascii="Noto Sans CJK KR Regular" w:eastAsia="Noto Sans CJK KR Regular" w:hAnsi="Noto Sans CJK KR Regular" w:hint="eastAsia"/>
                <w:strike/>
                <w:color w:val="000000" w:themeColor="text1"/>
              </w:rPr>
            </w:rPrChange>
          </w:rPr>
          <w:delText>책임을</w:delText>
        </w:r>
        <w:r w:rsidRPr="000C7330" w:rsidDel="00574DD5">
          <w:rPr>
            <w:rFonts w:eastAsiaTheme="minorHAnsi"/>
            <w:strike/>
            <w:color w:val="000000" w:themeColor="text1"/>
            <w:rPrChange w:id="2296"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297" w:author="FURSYS" w:date="2025-12-04T15:42:00Z">
              <w:rPr>
                <w:rFonts w:ascii="Noto Sans CJK KR Regular" w:eastAsia="Noto Sans CJK KR Regular" w:hAnsi="Noto Sans CJK KR Regular" w:hint="eastAsia"/>
                <w:strike/>
                <w:color w:val="000000" w:themeColor="text1"/>
              </w:rPr>
            </w:rPrChange>
          </w:rPr>
          <w:delText>집니다</w:delText>
        </w:r>
        <w:r w:rsidRPr="000C7330" w:rsidDel="00574DD5">
          <w:rPr>
            <w:rFonts w:eastAsiaTheme="minorHAnsi"/>
            <w:strike/>
            <w:color w:val="000000" w:themeColor="text1"/>
            <w:rPrChange w:id="2298" w:author="FURSYS" w:date="2025-12-04T15:42:00Z">
              <w:rPr>
                <w:rFonts w:ascii="Noto Sans CJK KR Regular" w:eastAsia="Noto Sans CJK KR Regular" w:hAnsi="Noto Sans CJK KR Regular"/>
                <w:strike/>
                <w:color w:val="000000" w:themeColor="text1"/>
              </w:rPr>
            </w:rPrChange>
          </w:rPr>
          <w:delText>.</w:delText>
        </w:r>
        <w:r w:rsidRPr="000C7330" w:rsidDel="00574DD5">
          <w:rPr>
            <w:rFonts w:eastAsiaTheme="minorHAnsi"/>
            <w:color w:val="000000" w:themeColor="text1"/>
            <w:rPrChange w:id="2299" w:author="FURSYS" w:date="2025-12-04T15:42:00Z">
              <w:rPr>
                <w:rFonts w:ascii="Noto Sans CJK KR Regular" w:eastAsia="Noto Sans CJK KR Regular" w:hAnsi="Noto Sans CJK KR Regular"/>
                <w:color w:val="000000" w:themeColor="text1"/>
              </w:rPr>
            </w:rPrChange>
          </w:rPr>
          <w:br/>
        </w:r>
        <w:r w:rsidRPr="000C7330" w:rsidDel="00574DD5">
          <w:rPr>
            <w:rFonts w:eastAsiaTheme="minorHAnsi" w:hint="eastAsia"/>
            <w:strike/>
            <w:color w:val="000000" w:themeColor="text1"/>
            <w:rPrChange w:id="2300" w:author="FURSYS" w:date="2025-12-04T15:42:00Z">
              <w:rPr>
                <w:rFonts w:ascii="Noto Sans CJK KR Regular" w:eastAsia="Noto Sans CJK KR Regular" w:hAnsi="Noto Sans CJK KR Regular" w:hint="eastAsia"/>
                <w:strike/>
                <w:color w:val="000000" w:themeColor="text1"/>
              </w:rPr>
            </w:rPrChange>
          </w:rPr>
          <w:lastRenderedPageBreak/>
          <w:delText>⑤</w:delText>
        </w:r>
        <w:r w:rsidRPr="000C7330" w:rsidDel="00574DD5">
          <w:rPr>
            <w:rFonts w:eastAsiaTheme="minorHAnsi"/>
            <w:strike/>
            <w:color w:val="000000" w:themeColor="text1"/>
            <w:rPrChange w:id="2301" w:author="FURSYS" w:date="2025-12-04T15:42:00Z">
              <w:rPr>
                <w:rFonts w:ascii="Noto Sans CJK KR Regular" w:eastAsia="Noto Sans CJK KR Regular" w:hAnsi="Noto Sans CJK KR Regular"/>
                <w:strike/>
                <w:color w:val="000000" w:themeColor="text1"/>
              </w:rPr>
            </w:rPrChange>
          </w:rPr>
          <w:delText xml:space="preserve"> 고객은 </w:delText>
        </w:r>
        <w:r w:rsidR="00C16DD4" w:rsidRPr="000C7330" w:rsidDel="00574DD5">
          <w:rPr>
            <w:rFonts w:eastAsiaTheme="minorHAnsi" w:hint="eastAsia"/>
            <w:strike/>
            <w:color w:val="000000" w:themeColor="text1"/>
            <w:rPrChange w:id="2302" w:author="FURSYS" w:date="2025-12-04T15:42:00Z">
              <w:rPr>
                <w:rFonts w:ascii="Noto Sans CJK KR Regular" w:eastAsia="Noto Sans CJK KR Regular" w:hAnsi="Noto Sans CJK KR Regular" w:hint="eastAsia"/>
                <w:strike/>
                <w:color w:val="000000" w:themeColor="text1"/>
              </w:rPr>
            </w:rPrChange>
          </w:rPr>
          <w:delText>본</w:delText>
        </w:r>
        <w:r w:rsidR="00C16DD4" w:rsidRPr="000C7330" w:rsidDel="00574DD5">
          <w:rPr>
            <w:rFonts w:eastAsiaTheme="minorHAnsi"/>
            <w:strike/>
            <w:color w:val="000000" w:themeColor="text1"/>
            <w:rPrChange w:id="2303" w:author="FURSYS" w:date="2025-12-04T15:42:00Z">
              <w:rPr>
                <w:rFonts w:ascii="Noto Sans CJK KR Regular" w:eastAsia="Noto Sans CJK KR Regular" w:hAnsi="Noto Sans CJK KR Regular"/>
                <w:strike/>
                <w:color w:val="000000" w:themeColor="text1"/>
              </w:rPr>
            </w:rPrChange>
          </w:rPr>
          <w:delText xml:space="preserve"> 조 </w:delText>
        </w:r>
        <w:r w:rsidRPr="000C7330" w:rsidDel="00574DD5">
          <w:rPr>
            <w:rFonts w:eastAsiaTheme="minorHAnsi" w:hint="eastAsia"/>
            <w:strike/>
            <w:color w:val="000000" w:themeColor="text1"/>
            <w:rPrChange w:id="2304" w:author="FURSYS" w:date="2025-12-04T15:42:00Z">
              <w:rPr>
                <w:rFonts w:ascii="Noto Sans CJK KR Regular" w:eastAsia="Noto Sans CJK KR Regular" w:hAnsi="Noto Sans CJK KR Regular" w:hint="eastAsia"/>
                <w:strike/>
                <w:color w:val="000000" w:themeColor="text1"/>
              </w:rPr>
            </w:rPrChange>
          </w:rPr>
          <w:delText>제</w:delText>
        </w:r>
        <w:r w:rsidRPr="000C7330" w:rsidDel="00574DD5">
          <w:rPr>
            <w:rFonts w:eastAsiaTheme="minorHAnsi"/>
            <w:strike/>
            <w:color w:val="000000" w:themeColor="text1"/>
            <w:rPrChange w:id="2305" w:author="FURSYS" w:date="2025-12-04T15:42:00Z">
              <w:rPr>
                <w:rFonts w:ascii="Noto Sans CJK KR Regular" w:eastAsia="Noto Sans CJK KR Regular" w:hAnsi="Noto Sans CJK KR Regular"/>
                <w:strike/>
                <w:color w:val="000000" w:themeColor="text1"/>
              </w:rPr>
            </w:rPrChange>
          </w:rPr>
          <w:delText xml:space="preserve">3항 </w:delText>
        </w:r>
        <w:r w:rsidRPr="000C7330" w:rsidDel="00574DD5">
          <w:rPr>
            <w:rFonts w:eastAsiaTheme="minorHAnsi" w:hint="eastAsia"/>
            <w:strike/>
            <w:color w:val="000000" w:themeColor="text1"/>
            <w:rPrChange w:id="2306" w:author="FURSYS" w:date="2025-12-04T15:42:00Z">
              <w:rPr>
                <w:rFonts w:ascii="Noto Sans CJK KR Regular" w:eastAsia="Noto Sans CJK KR Regular" w:hAnsi="Noto Sans CJK KR Regular" w:hint="eastAsia"/>
                <w:strike/>
                <w:color w:val="000000" w:themeColor="text1"/>
              </w:rPr>
            </w:rPrChange>
          </w:rPr>
          <w:delText>내지</w:delText>
        </w:r>
        <w:r w:rsidRPr="000C7330" w:rsidDel="00574DD5">
          <w:rPr>
            <w:rFonts w:eastAsiaTheme="minorHAnsi"/>
            <w:strike/>
            <w:color w:val="000000" w:themeColor="text1"/>
            <w:rPrChange w:id="2307"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308" w:author="FURSYS" w:date="2025-12-04T15:42:00Z">
              <w:rPr>
                <w:rFonts w:ascii="Noto Sans CJK KR Regular" w:eastAsia="Noto Sans CJK KR Regular" w:hAnsi="Noto Sans CJK KR Regular" w:hint="eastAsia"/>
                <w:strike/>
                <w:color w:val="000000" w:themeColor="text1"/>
              </w:rPr>
            </w:rPrChange>
          </w:rPr>
          <w:delText>제</w:delText>
        </w:r>
        <w:r w:rsidRPr="000C7330" w:rsidDel="00574DD5">
          <w:rPr>
            <w:rFonts w:eastAsiaTheme="minorHAnsi"/>
            <w:strike/>
            <w:color w:val="000000" w:themeColor="text1"/>
            <w:rPrChange w:id="2309" w:author="FURSYS" w:date="2025-12-04T15:42:00Z">
              <w:rPr>
                <w:rFonts w:ascii="Noto Sans CJK KR Regular" w:eastAsia="Noto Sans CJK KR Regular" w:hAnsi="Noto Sans CJK KR Regular"/>
                <w:strike/>
                <w:color w:val="000000" w:themeColor="text1"/>
              </w:rPr>
            </w:rPrChange>
          </w:rPr>
          <w:delText xml:space="preserve">4항에 </w:delText>
        </w:r>
        <w:r w:rsidRPr="000C7330" w:rsidDel="00574DD5">
          <w:rPr>
            <w:rFonts w:eastAsiaTheme="minorHAnsi" w:hint="eastAsia"/>
            <w:strike/>
            <w:color w:val="000000" w:themeColor="text1"/>
            <w:rPrChange w:id="2310" w:author="FURSYS" w:date="2025-12-04T15:42:00Z">
              <w:rPr>
                <w:rFonts w:ascii="Noto Sans CJK KR Regular" w:eastAsia="Noto Sans CJK KR Regular" w:hAnsi="Noto Sans CJK KR Regular" w:hint="eastAsia"/>
                <w:strike/>
                <w:color w:val="000000" w:themeColor="text1"/>
              </w:rPr>
            </w:rPrChange>
          </w:rPr>
          <w:delText>따라</w:delText>
        </w:r>
        <w:r w:rsidRPr="000C7330" w:rsidDel="00574DD5">
          <w:rPr>
            <w:rFonts w:eastAsiaTheme="minorHAnsi"/>
            <w:strike/>
            <w:color w:val="000000" w:themeColor="text1"/>
            <w:rPrChange w:id="2311"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312" w:author="FURSYS" w:date="2025-12-04T15:42:00Z">
              <w:rPr>
                <w:rFonts w:ascii="Noto Sans CJK KR Regular" w:eastAsia="Noto Sans CJK KR Regular" w:hAnsi="Noto Sans CJK KR Regular" w:hint="eastAsia"/>
                <w:strike/>
                <w:color w:val="000000" w:themeColor="text1"/>
              </w:rPr>
            </w:rPrChange>
          </w:rPr>
          <w:delText>관리</w:delText>
        </w:r>
        <w:r w:rsidRPr="000C7330" w:rsidDel="00574DD5">
          <w:rPr>
            <w:rFonts w:eastAsiaTheme="minorHAnsi"/>
            <w:strike/>
            <w:color w:val="000000" w:themeColor="text1"/>
            <w:rPrChange w:id="2313"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314" w:author="FURSYS" w:date="2025-12-04T15:42:00Z">
              <w:rPr>
                <w:rFonts w:ascii="Noto Sans CJK KR Regular" w:eastAsia="Noto Sans CJK KR Regular" w:hAnsi="Noto Sans CJK KR Regular" w:hint="eastAsia"/>
                <w:strike/>
                <w:color w:val="000000" w:themeColor="text1"/>
              </w:rPr>
            </w:rPrChange>
          </w:rPr>
          <w:delText>업무가</w:delText>
        </w:r>
        <w:r w:rsidRPr="000C7330" w:rsidDel="00574DD5">
          <w:rPr>
            <w:rFonts w:eastAsiaTheme="minorHAnsi"/>
            <w:strike/>
            <w:color w:val="000000" w:themeColor="text1"/>
            <w:rPrChange w:id="2315"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316" w:author="FURSYS" w:date="2025-12-04T15:42:00Z">
              <w:rPr>
                <w:rFonts w:ascii="Noto Sans CJK KR Regular" w:eastAsia="Noto Sans CJK KR Regular" w:hAnsi="Noto Sans CJK KR Regular" w:hint="eastAsia"/>
                <w:strike/>
                <w:color w:val="000000" w:themeColor="text1"/>
              </w:rPr>
            </w:rPrChange>
          </w:rPr>
          <w:delText>수행되지</w:delText>
        </w:r>
        <w:r w:rsidRPr="000C7330" w:rsidDel="00574DD5">
          <w:rPr>
            <w:rFonts w:eastAsiaTheme="minorHAnsi"/>
            <w:strike/>
            <w:color w:val="000000" w:themeColor="text1"/>
            <w:rPrChange w:id="2317"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318" w:author="FURSYS" w:date="2025-12-04T15:42:00Z">
              <w:rPr>
                <w:rFonts w:ascii="Noto Sans CJK KR Regular" w:eastAsia="Noto Sans CJK KR Regular" w:hAnsi="Noto Sans CJK KR Regular" w:hint="eastAsia"/>
                <w:strike/>
                <w:color w:val="000000" w:themeColor="text1"/>
              </w:rPr>
            </w:rPrChange>
          </w:rPr>
          <w:delText>아니하였거나</w:delText>
        </w:r>
        <w:r w:rsidRPr="000C7330" w:rsidDel="00574DD5">
          <w:rPr>
            <w:rFonts w:eastAsiaTheme="minorHAnsi"/>
            <w:strike/>
            <w:color w:val="000000" w:themeColor="text1"/>
            <w:rPrChange w:id="2319"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320" w:author="FURSYS" w:date="2025-12-04T15:42:00Z">
              <w:rPr>
                <w:rFonts w:ascii="Noto Sans CJK KR Regular" w:eastAsia="Noto Sans CJK KR Regular" w:hAnsi="Noto Sans CJK KR Regular" w:hint="eastAsia"/>
                <w:strike/>
                <w:color w:val="000000" w:themeColor="text1"/>
              </w:rPr>
            </w:rPrChange>
          </w:rPr>
          <w:delText>상품의</w:delText>
        </w:r>
        <w:r w:rsidRPr="000C7330" w:rsidDel="00574DD5">
          <w:rPr>
            <w:rFonts w:eastAsiaTheme="minorHAnsi"/>
            <w:strike/>
            <w:color w:val="000000" w:themeColor="text1"/>
            <w:rPrChange w:id="2321"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322" w:author="FURSYS" w:date="2025-12-04T15:42:00Z">
              <w:rPr>
                <w:rFonts w:ascii="Noto Sans CJK KR Regular" w:eastAsia="Noto Sans CJK KR Regular" w:hAnsi="Noto Sans CJK KR Regular" w:hint="eastAsia"/>
                <w:strike/>
                <w:color w:val="000000" w:themeColor="text1"/>
              </w:rPr>
            </w:rPrChange>
          </w:rPr>
          <w:delText>고장</w:delText>
        </w:r>
        <w:r w:rsidRPr="000C7330" w:rsidDel="00574DD5">
          <w:rPr>
            <w:rFonts w:eastAsiaTheme="minorHAnsi"/>
            <w:strike/>
            <w:color w:val="000000" w:themeColor="text1"/>
            <w:rPrChange w:id="2323"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324" w:author="FURSYS" w:date="2025-12-04T15:42:00Z">
              <w:rPr>
                <w:rFonts w:ascii="Noto Sans CJK KR Regular" w:eastAsia="Noto Sans CJK KR Regular" w:hAnsi="Noto Sans CJK KR Regular" w:hint="eastAsia"/>
                <w:strike/>
                <w:color w:val="000000" w:themeColor="text1"/>
              </w:rPr>
            </w:rPrChange>
          </w:rPr>
          <w:delText>또는</w:delText>
        </w:r>
        <w:r w:rsidRPr="000C7330" w:rsidDel="00574DD5">
          <w:rPr>
            <w:rFonts w:eastAsiaTheme="minorHAnsi"/>
            <w:strike/>
            <w:color w:val="000000" w:themeColor="text1"/>
            <w:rPrChange w:id="2325"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326" w:author="FURSYS" w:date="2025-12-04T15:42:00Z">
              <w:rPr>
                <w:rFonts w:ascii="Noto Sans CJK KR Regular" w:eastAsia="Noto Sans CJK KR Regular" w:hAnsi="Noto Sans CJK KR Regular" w:hint="eastAsia"/>
                <w:strike/>
                <w:color w:val="000000" w:themeColor="text1"/>
              </w:rPr>
            </w:rPrChange>
          </w:rPr>
          <w:delText>훼손</w:delText>
        </w:r>
        <w:r w:rsidRPr="000C7330" w:rsidDel="00574DD5">
          <w:rPr>
            <w:rFonts w:eastAsiaTheme="minorHAnsi"/>
            <w:strike/>
            <w:color w:val="000000" w:themeColor="text1"/>
            <w:rPrChange w:id="2327" w:author="FURSYS" w:date="2025-12-04T15:42:00Z">
              <w:rPr>
                <w:rFonts w:ascii="Noto Sans CJK KR Regular" w:eastAsia="Noto Sans CJK KR Regular" w:hAnsi="Noto Sans CJK KR Regular"/>
                <w:strike/>
                <w:color w:val="000000" w:themeColor="text1"/>
              </w:rPr>
            </w:rPrChange>
          </w:rPr>
          <w:delText>,</w:delText>
        </w:r>
        <w:r w:rsidR="00B42E9F" w:rsidRPr="000C7330" w:rsidDel="00574DD5">
          <w:rPr>
            <w:rFonts w:eastAsiaTheme="minorHAnsi"/>
            <w:strike/>
            <w:color w:val="000000" w:themeColor="text1"/>
            <w:rPrChange w:id="2328" w:author="FURSYS" w:date="2025-12-04T15:42:00Z">
              <w:rPr>
                <w:rFonts w:ascii="Noto Sans CJK KR Regular" w:eastAsia="Noto Sans CJK KR Regular" w:hAnsi="Noto Sans CJK KR Regular"/>
                <w:strike/>
                <w:color w:val="000000" w:themeColor="text1"/>
              </w:rPr>
            </w:rPrChange>
          </w:rPr>
          <w:delText xml:space="preserve"> </w:delText>
        </w:r>
        <w:r w:rsidRPr="000C7330" w:rsidDel="00574DD5">
          <w:rPr>
            <w:rFonts w:eastAsiaTheme="minorHAnsi" w:hint="eastAsia"/>
            <w:strike/>
            <w:color w:val="000000" w:themeColor="text1"/>
            <w:rPrChange w:id="2329" w:author="FURSYS" w:date="2025-12-04T15:42:00Z">
              <w:rPr>
                <w:rFonts w:ascii="Noto Sans CJK KR Regular" w:eastAsia="Noto Sans CJK KR Regular" w:hAnsi="Noto Sans CJK KR Regular" w:hint="eastAsia"/>
                <w:strike/>
                <w:color w:val="000000" w:themeColor="text1"/>
              </w:rPr>
            </w:rPrChange>
          </w:rPr>
          <w:delText>인하여</w:delText>
        </w:r>
        <w:r w:rsidRPr="000C7330" w:rsidDel="00574DD5">
          <w:rPr>
            <w:rFonts w:eastAsiaTheme="minorHAnsi"/>
            <w:strike/>
            <w:color w:val="000000" w:themeColor="text1"/>
            <w:rPrChange w:id="2330" w:author="FURSYS" w:date="2025-12-04T15:42:00Z">
              <w:rPr>
                <w:rFonts w:ascii="Noto Sans CJK KR Regular" w:eastAsia="Noto Sans CJK KR Regular" w:hAnsi="Noto Sans CJK KR Regular"/>
                <w:strike/>
                <w:color w:val="000000" w:themeColor="text1"/>
              </w:rPr>
            </w:rPrChange>
          </w:rPr>
          <w:delText xml:space="preserve"> 상품을 사용하지 못 하였음을 이유로 </w:delText>
        </w:r>
        <w:r w:rsidRPr="000C7330" w:rsidDel="00574DD5">
          <w:rPr>
            <w:rFonts w:eastAsiaTheme="minorHAnsi" w:hint="eastAsia"/>
            <w:strike/>
            <w:color w:val="000000" w:themeColor="text1"/>
            <w:rPrChange w:id="2331" w:author="FURSYS" w:date="2025-12-04T15:42:00Z">
              <w:rPr>
                <w:rFonts w:ascii="Noto Sans CJK KR Regular" w:eastAsia="Noto Sans CJK KR Regular" w:hAnsi="Noto Sans CJK KR Regular" w:hint="eastAsia"/>
                <w:strike/>
                <w:color w:val="000000" w:themeColor="text1"/>
              </w:rPr>
            </w:rPrChange>
          </w:rPr>
          <w:delText>렌탈료에</w:delText>
        </w:r>
        <w:r w:rsidRPr="000C7330" w:rsidDel="00574DD5">
          <w:rPr>
            <w:rFonts w:eastAsiaTheme="minorHAnsi"/>
            <w:strike/>
            <w:color w:val="000000" w:themeColor="text1"/>
            <w:rPrChange w:id="2332" w:author="FURSYS" w:date="2025-12-04T15:42:00Z">
              <w:rPr>
                <w:rFonts w:ascii="Noto Sans CJK KR Regular" w:eastAsia="Noto Sans CJK KR Regular" w:hAnsi="Noto Sans CJK KR Regular"/>
                <w:strike/>
                <w:color w:val="000000" w:themeColor="text1"/>
              </w:rPr>
            </w:rPrChange>
          </w:rPr>
          <w:delText xml:space="preserve"> 대한 지급 거절이나 유예를 주장할 수 없습니다.</w:delText>
        </w:r>
      </w:del>
    </w:p>
    <w:p w14:paraId="0CABACD0" w14:textId="09826F14" w:rsidR="00954494" w:rsidRPr="000C7330" w:rsidRDefault="005C5333">
      <w:pPr>
        <w:pStyle w:val="a3"/>
        <w:numPr>
          <w:ilvl w:val="0"/>
          <w:numId w:val="50"/>
        </w:numPr>
        <w:ind w:leftChars="0"/>
        <w:rPr>
          <w:rFonts w:eastAsiaTheme="minorHAnsi"/>
          <w:color w:val="000000" w:themeColor="text1"/>
          <w:rPrChange w:id="2333" w:author="FURSYS" w:date="2025-12-04T15:42:00Z">
            <w:rPr/>
          </w:rPrChange>
        </w:rPr>
        <w:pPrChange w:id="2334" w:author="이승준 (Seungjun Lee)" w:date="2025-07-18T09:19:00Z">
          <w:pPr/>
        </w:pPrChange>
      </w:pPr>
      <w:del w:id="2335" w:author="이승준 (Seungjun Lee)" w:date="2025-07-18T09:19:00Z">
        <w:r w:rsidRPr="000C7330" w:rsidDel="00E0217C">
          <w:rPr>
            <w:rFonts w:eastAsiaTheme="minorHAnsi"/>
            <w:strike/>
            <w:color w:val="000000" w:themeColor="text1"/>
            <w:rPrChange w:id="2336" w:author="FURSYS" w:date="2025-12-04T15:42:00Z">
              <w:rPr/>
            </w:rPrChange>
          </w:rPr>
          <w:br/>
        </w:r>
      </w:del>
      <w:del w:id="2337" w:author="이승준 (Seungjun Lee)" w:date="2025-07-17T17:11:00Z">
        <w:r w:rsidRPr="000C7330" w:rsidDel="00574DD5">
          <w:rPr>
            <w:rFonts w:eastAsiaTheme="minorHAnsi" w:hint="eastAsia"/>
            <w:color w:val="000000" w:themeColor="text1"/>
            <w:rPrChange w:id="2338" w:author="FURSYS" w:date="2025-12-04T15:42:00Z">
              <w:rPr>
                <w:rFonts w:hint="eastAsia"/>
              </w:rPr>
            </w:rPrChange>
          </w:rPr>
          <w:delText>⑥</w:delText>
        </w:r>
      </w:del>
      <w:del w:id="2339" w:author="이승준 (Seungjun Lee)" w:date="2025-07-18T09:19:00Z">
        <w:r w:rsidRPr="000C7330" w:rsidDel="00E0217C">
          <w:rPr>
            <w:rFonts w:eastAsiaTheme="minorHAnsi"/>
            <w:color w:val="000000" w:themeColor="text1"/>
            <w:rPrChange w:id="2340" w:author="FURSYS" w:date="2025-12-04T15:42:00Z">
              <w:rPr/>
            </w:rPrChange>
          </w:rPr>
          <w:delText xml:space="preserve"> </w:delText>
        </w:r>
      </w:del>
      <w:r w:rsidR="00C16DD4" w:rsidRPr="000C7330">
        <w:rPr>
          <w:rFonts w:eastAsiaTheme="minorHAnsi" w:hint="eastAsia"/>
          <w:color w:val="000000" w:themeColor="text1"/>
          <w:rPrChange w:id="2341" w:author="FURSYS" w:date="2025-12-04T15:42:00Z">
            <w:rPr>
              <w:rFonts w:hint="eastAsia"/>
            </w:rPr>
          </w:rPrChange>
        </w:rPr>
        <w:t>본</w:t>
      </w:r>
      <w:r w:rsidR="00C16DD4" w:rsidRPr="000C7330">
        <w:rPr>
          <w:rFonts w:eastAsiaTheme="minorHAnsi"/>
          <w:color w:val="000000" w:themeColor="text1"/>
          <w:rPrChange w:id="2342" w:author="FURSYS" w:date="2025-12-04T15:42:00Z">
            <w:rPr/>
          </w:rPrChange>
        </w:rPr>
        <w:t xml:space="preserve"> 조 </w:t>
      </w:r>
      <w:r w:rsidRPr="000C7330">
        <w:rPr>
          <w:rFonts w:eastAsiaTheme="minorHAnsi" w:hint="eastAsia"/>
          <w:color w:val="000000" w:themeColor="text1"/>
          <w:rPrChange w:id="2343" w:author="FURSYS" w:date="2025-12-04T15:42:00Z">
            <w:rPr>
              <w:rFonts w:hint="eastAsia"/>
            </w:rPr>
          </w:rPrChange>
        </w:rPr>
        <w:t>제</w:t>
      </w:r>
      <w:r w:rsidRPr="000C7330">
        <w:rPr>
          <w:rFonts w:eastAsiaTheme="minorHAnsi"/>
          <w:color w:val="000000" w:themeColor="text1"/>
          <w:rPrChange w:id="2344" w:author="FURSYS" w:date="2025-12-04T15:42:00Z">
            <w:rPr/>
          </w:rPrChange>
        </w:rPr>
        <w:t xml:space="preserve">2항에서 정하는 </w:t>
      </w:r>
      <w:r w:rsidR="00B42E9F" w:rsidRPr="000C7330">
        <w:rPr>
          <w:rFonts w:eastAsiaTheme="minorHAnsi" w:hint="eastAsia"/>
          <w:color w:val="000000" w:themeColor="text1"/>
          <w:rPrChange w:id="2345" w:author="FURSYS" w:date="2025-12-04T15:42:00Z">
            <w:rPr>
              <w:rFonts w:hint="eastAsia"/>
            </w:rPr>
          </w:rPrChange>
        </w:rPr>
        <w:t>파</w:t>
      </w:r>
      <w:r w:rsidRPr="000C7330">
        <w:rPr>
          <w:rFonts w:eastAsiaTheme="minorHAnsi" w:hint="eastAsia"/>
          <w:color w:val="000000" w:themeColor="text1"/>
          <w:rPrChange w:id="2346" w:author="FURSYS" w:date="2025-12-04T15:42:00Z">
            <w:rPr>
              <w:rFonts w:hint="eastAsia"/>
            </w:rPr>
          </w:rPrChange>
        </w:rPr>
        <w:t>손의</w:t>
      </w:r>
      <w:r w:rsidRPr="000C7330">
        <w:rPr>
          <w:rFonts w:eastAsiaTheme="minorHAnsi"/>
          <w:color w:val="000000" w:themeColor="text1"/>
          <w:rPrChange w:id="2347" w:author="FURSYS" w:date="2025-12-04T15:42:00Z">
            <w:rPr/>
          </w:rPrChange>
        </w:rPr>
        <w:t xml:space="preserve"> 범위에는 단순 오염 등 </w:t>
      </w:r>
      <w:r w:rsidR="00B42E9F" w:rsidRPr="000C7330">
        <w:rPr>
          <w:rFonts w:eastAsiaTheme="minorHAnsi" w:hint="eastAsia"/>
          <w:color w:val="000000" w:themeColor="text1"/>
          <w:rPrChange w:id="2348" w:author="FURSYS" w:date="2025-12-04T15:42:00Z">
            <w:rPr>
              <w:rFonts w:hint="eastAsia"/>
            </w:rPr>
          </w:rPrChange>
        </w:rPr>
        <w:t>계약물</w:t>
      </w:r>
      <w:r w:rsidRPr="000C7330">
        <w:rPr>
          <w:rFonts w:eastAsiaTheme="minorHAnsi" w:hint="eastAsia"/>
          <w:color w:val="000000" w:themeColor="text1"/>
          <w:rPrChange w:id="2349" w:author="FURSYS" w:date="2025-12-04T15:42:00Z">
            <w:rPr>
              <w:rFonts w:hint="eastAsia"/>
            </w:rPr>
          </w:rPrChange>
        </w:rPr>
        <w:t>품의</w:t>
      </w:r>
      <w:r w:rsidRPr="000C7330">
        <w:rPr>
          <w:rFonts w:eastAsiaTheme="minorHAnsi"/>
          <w:color w:val="000000" w:themeColor="text1"/>
          <w:rPrChange w:id="2350" w:author="FURSYS" w:date="2025-12-04T15:42:00Z">
            <w:rPr/>
          </w:rPrChange>
        </w:rPr>
        <w:t xml:space="preserve"> </w:t>
      </w:r>
      <w:r w:rsidRPr="000C7330">
        <w:rPr>
          <w:rFonts w:eastAsiaTheme="minorHAnsi" w:hint="eastAsia"/>
          <w:color w:val="000000" w:themeColor="text1"/>
          <w:rPrChange w:id="2351" w:author="FURSYS" w:date="2025-12-04T15:42:00Z">
            <w:rPr>
              <w:rFonts w:hint="eastAsia"/>
            </w:rPr>
          </w:rPrChange>
        </w:rPr>
        <w:t>성능과</w:t>
      </w:r>
      <w:r w:rsidRPr="000C7330">
        <w:rPr>
          <w:rFonts w:eastAsiaTheme="minorHAnsi"/>
          <w:color w:val="000000" w:themeColor="text1"/>
          <w:rPrChange w:id="2352" w:author="FURSYS" w:date="2025-12-04T15:42:00Z">
            <w:rPr/>
          </w:rPrChange>
        </w:rPr>
        <w:t xml:space="preserve"> </w:t>
      </w:r>
      <w:r w:rsidRPr="000C7330">
        <w:rPr>
          <w:rFonts w:eastAsiaTheme="minorHAnsi" w:hint="eastAsia"/>
          <w:color w:val="000000" w:themeColor="text1"/>
          <w:rPrChange w:id="2353" w:author="FURSYS" w:date="2025-12-04T15:42:00Z">
            <w:rPr>
              <w:rFonts w:hint="eastAsia"/>
            </w:rPr>
          </w:rPrChange>
        </w:rPr>
        <w:t>직접적인</w:t>
      </w:r>
      <w:r w:rsidRPr="000C7330">
        <w:rPr>
          <w:rFonts w:eastAsiaTheme="minorHAnsi"/>
          <w:color w:val="000000" w:themeColor="text1"/>
          <w:rPrChange w:id="2354" w:author="FURSYS" w:date="2025-12-04T15:42:00Z">
            <w:rPr/>
          </w:rPrChange>
        </w:rPr>
        <w:t xml:space="preserve"> </w:t>
      </w:r>
      <w:r w:rsidRPr="000C7330">
        <w:rPr>
          <w:rFonts w:eastAsiaTheme="minorHAnsi" w:hint="eastAsia"/>
          <w:color w:val="000000" w:themeColor="text1"/>
          <w:rPrChange w:id="2355" w:author="FURSYS" w:date="2025-12-04T15:42:00Z">
            <w:rPr>
              <w:rFonts w:hint="eastAsia"/>
            </w:rPr>
          </w:rPrChange>
        </w:rPr>
        <w:t>연관이</w:t>
      </w:r>
      <w:r w:rsidRPr="000C7330">
        <w:rPr>
          <w:rFonts w:eastAsiaTheme="minorHAnsi"/>
          <w:color w:val="000000" w:themeColor="text1"/>
          <w:rPrChange w:id="2356" w:author="FURSYS" w:date="2025-12-04T15:42:00Z">
            <w:rPr/>
          </w:rPrChange>
        </w:rPr>
        <w:t xml:space="preserve"> </w:t>
      </w:r>
      <w:r w:rsidRPr="000C7330">
        <w:rPr>
          <w:rFonts w:eastAsiaTheme="minorHAnsi" w:hint="eastAsia"/>
          <w:color w:val="000000" w:themeColor="text1"/>
          <w:rPrChange w:id="2357" w:author="FURSYS" w:date="2025-12-04T15:42:00Z">
            <w:rPr>
              <w:rFonts w:hint="eastAsia"/>
            </w:rPr>
          </w:rPrChange>
        </w:rPr>
        <w:t>없는</w:t>
      </w:r>
      <w:r w:rsidRPr="000C7330">
        <w:rPr>
          <w:rFonts w:eastAsiaTheme="minorHAnsi"/>
          <w:color w:val="000000" w:themeColor="text1"/>
          <w:rPrChange w:id="2358" w:author="FURSYS" w:date="2025-12-04T15:42:00Z">
            <w:rPr/>
          </w:rPrChange>
        </w:rPr>
        <w:t xml:space="preserve"> </w:t>
      </w:r>
      <w:r w:rsidRPr="000C7330">
        <w:rPr>
          <w:rFonts w:eastAsiaTheme="minorHAnsi" w:hint="eastAsia"/>
          <w:color w:val="000000" w:themeColor="text1"/>
          <w:rPrChange w:id="2359" w:author="FURSYS" w:date="2025-12-04T15:42:00Z">
            <w:rPr>
              <w:rFonts w:hint="eastAsia"/>
            </w:rPr>
          </w:rPrChange>
        </w:rPr>
        <w:t>것은</w:t>
      </w:r>
      <w:r w:rsidR="00C16DD4" w:rsidRPr="000C7330">
        <w:rPr>
          <w:rFonts w:eastAsiaTheme="minorHAnsi"/>
          <w:color w:val="000000" w:themeColor="text1"/>
          <w:rPrChange w:id="2360" w:author="FURSYS" w:date="2025-12-04T15:42:00Z">
            <w:rPr/>
          </w:rPrChange>
        </w:rPr>
        <w:t xml:space="preserve"> </w:t>
      </w:r>
      <w:r w:rsidRPr="000C7330">
        <w:rPr>
          <w:rFonts w:eastAsiaTheme="minorHAnsi" w:hint="eastAsia"/>
          <w:color w:val="000000" w:themeColor="text1"/>
          <w:rPrChange w:id="2361" w:author="FURSYS" w:date="2025-12-04T15:42:00Z">
            <w:rPr>
              <w:rFonts w:hint="eastAsia"/>
            </w:rPr>
          </w:rPrChange>
        </w:rPr>
        <w:t>해당하지</w:t>
      </w:r>
      <w:r w:rsidRPr="000C7330">
        <w:rPr>
          <w:rFonts w:eastAsiaTheme="minorHAnsi"/>
          <w:color w:val="000000" w:themeColor="text1"/>
          <w:rPrChange w:id="2362" w:author="FURSYS" w:date="2025-12-04T15:42:00Z">
            <w:rPr/>
          </w:rPrChange>
        </w:rPr>
        <w:t xml:space="preserve"> </w:t>
      </w:r>
      <w:r w:rsidRPr="000C7330">
        <w:rPr>
          <w:rFonts w:eastAsiaTheme="minorHAnsi" w:hint="eastAsia"/>
          <w:color w:val="000000" w:themeColor="text1"/>
          <w:rPrChange w:id="2363" w:author="FURSYS" w:date="2025-12-04T15:42:00Z">
            <w:rPr>
              <w:rFonts w:hint="eastAsia"/>
            </w:rPr>
          </w:rPrChange>
        </w:rPr>
        <w:t>아니</w:t>
      </w:r>
      <w:r w:rsidR="00B42E9F" w:rsidRPr="000C7330">
        <w:rPr>
          <w:rFonts w:eastAsiaTheme="minorHAnsi" w:hint="eastAsia"/>
          <w:color w:val="000000" w:themeColor="text1"/>
          <w:rPrChange w:id="2364" w:author="FURSYS" w:date="2025-12-04T15:42:00Z">
            <w:rPr>
              <w:rFonts w:hint="eastAsia"/>
            </w:rPr>
          </w:rPrChange>
        </w:rPr>
        <w:t>한</w:t>
      </w:r>
      <w:r w:rsidRPr="000C7330">
        <w:rPr>
          <w:rFonts w:eastAsiaTheme="minorHAnsi" w:hint="eastAsia"/>
          <w:color w:val="000000" w:themeColor="text1"/>
          <w:rPrChange w:id="2365" w:author="FURSYS" w:date="2025-12-04T15:42:00Z">
            <w:rPr>
              <w:rFonts w:hint="eastAsia"/>
            </w:rPr>
          </w:rPrChange>
        </w:rPr>
        <w:t>다</w:t>
      </w:r>
      <w:r w:rsidRPr="000C7330">
        <w:rPr>
          <w:rFonts w:eastAsiaTheme="minorHAnsi"/>
          <w:color w:val="000000" w:themeColor="text1"/>
          <w:rPrChange w:id="2366" w:author="FURSYS" w:date="2025-12-04T15:42:00Z">
            <w:rPr/>
          </w:rPrChange>
        </w:rPr>
        <w:t>.</w:t>
      </w:r>
    </w:p>
    <w:p w14:paraId="6E4392EE" w14:textId="005B3D9C" w:rsidR="008917F7" w:rsidRPr="000C7330" w:rsidRDefault="008917F7" w:rsidP="00462D1D">
      <w:pPr>
        <w:rPr>
          <w:rFonts w:eastAsiaTheme="minorHAnsi"/>
          <w:color w:val="000000" w:themeColor="text1"/>
          <w:rPrChange w:id="2367" w:author="FURSYS" w:date="2025-12-04T15:42:00Z">
            <w:rPr>
              <w:rFonts w:ascii="Noto Sans CJK KR Regular" w:eastAsia="Noto Sans CJK KR Regular" w:hAnsi="Noto Sans CJK KR Regular"/>
              <w:color w:val="000000" w:themeColor="text1"/>
            </w:rPr>
          </w:rPrChange>
        </w:rPr>
      </w:pPr>
    </w:p>
    <w:p w14:paraId="47573415" w14:textId="40CE8628" w:rsidR="00B42E9F" w:rsidRPr="000C7330" w:rsidRDefault="00B42E9F" w:rsidP="00462D1D">
      <w:pPr>
        <w:rPr>
          <w:rFonts w:eastAsiaTheme="minorHAnsi"/>
          <w:b/>
          <w:color w:val="000000" w:themeColor="text1"/>
          <w:rPrChange w:id="2368" w:author="FURSYS" w:date="2025-12-04T15:42:00Z">
            <w:rPr>
              <w:rFonts w:ascii="Noto Sans CJK KR Regular" w:eastAsia="Noto Sans CJK KR Regular" w:hAnsi="Noto Sans CJK KR Regular"/>
              <w:b/>
              <w:color w:val="000000" w:themeColor="text1"/>
            </w:rPr>
          </w:rPrChange>
        </w:rPr>
      </w:pPr>
      <w:r w:rsidRPr="000C7330">
        <w:rPr>
          <w:rFonts w:eastAsiaTheme="minorHAnsi" w:hint="eastAsia"/>
          <w:b/>
          <w:color w:val="000000" w:themeColor="text1"/>
          <w:rPrChange w:id="2369" w:author="FURSYS" w:date="2025-12-04T15:42:00Z">
            <w:rPr>
              <w:rFonts w:ascii="Noto Sans CJK KR Regular" w:eastAsia="Noto Sans CJK KR Regular" w:hAnsi="Noto Sans CJK KR Regular" w:hint="eastAsia"/>
              <w:b/>
              <w:color w:val="000000" w:themeColor="text1"/>
            </w:rPr>
          </w:rPrChange>
        </w:rPr>
        <w:t>제</w:t>
      </w:r>
      <w:r w:rsidR="00D44207" w:rsidRPr="000C7330">
        <w:rPr>
          <w:rFonts w:eastAsiaTheme="minorHAnsi"/>
          <w:b/>
          <w:color w:val="000000" w:themeColor="text1"/>
          <w:rPrChange w:id="2370" w:author="FURSYS" w:date="2025-12-04T15:42:00Z">
            <w:rPr>
              <w:rFonts w:ascii="Noto Sans CJK KR Regular" w:eastAsia="Noto Sans CJK KR Regular" w:hAnsi="Noto Sans CJK KR Regular"/>
              <w:b/>
              <w:color w:val="000000" w:themeColor="text1"/>
            </w:rPr>
          </w:rPrChange>
        </w:rPr>
        <w:t xml:space="preserve"> 9 </w:t>
      </w:r>
      <w:r w:rsidRPr="000C7330">
        <w:rPr>
          <w:rFonts w:eastAsiaTheme="minorHAnsi" w:hint="eastAsia"/>
          <w:b/>
          <w:color w:val="000000" w:themeColor="text1"/>
          <w:rPrChange w:id="2371" w:author="FURSYS" w:date="2025-12-04T15:42:00Z">
            <w:rPr>
              <w:rFonts w:ascii="Noto Sans CJK KR Regular" w:eastAsia="Noto Sans CJK KR Regular" w:hAnsi="Noto Sans CJK KR Regular" w:hint="eastAsia"/>
              <w:b/>
              <w:color w:val="000000" w:themeColor="text1"/>
            </w:rPr>
          </w:rPrChange>
        </w:rPr>
        <w:t>조</w:t>
      </w:r>
      <w:r w:rsidRPr="000C7330">
        <w:rPr>
          <w:rFonts w:eastAsiaTheme="minorHAnsi"/>
          <w:b/>
          <w:color w:val="000000" w:themeColor="text1"/>
          <w:rPrChange w:id="2372" w:author="FURSYS" w:date="2025-12-04T15:42:00Z">
            <w:rPr>
              <w:rFonts w:ascii="Noto Sans CJK KR Regular" w:eastAsia="Noto Sans CJK KR Regular" w:hAnsi="Noto Sans CJK KR Regular"/>
              <w:b/>
              <w:color w:val="000000" w:themeColor="text1"/>
            </w:rPr>
          </w:rPrChange>
        </w:rPr>
        <w:t xml:space="preserve"> (</w:t>
      </w:r>
      <w:r w:rsidRPr="000C7330">
        <w:rPr>
          <w:rFonts w:eastAsiaTheme="minorHAnsi" w:hint="eastAsia"/>
          <w:b/>
          <w:color w:val="000000" w:themeColor="text1"/>
          <w:rPrChange w:id="2373" w:author="FURSYS" w:date="2025-12-04T15:42:00Z">
            <w:rPr>
              <w:rFonts w:ascii="Noto Sans CJK KR Regular" w:eastAsia="Noto Sans CJK KR Regular" w:hAnsi="Noto Sans CJK KR Regular" w:hint="eastAsia"/>
              <w:b/>
              <w:color w:val="000000" w:themeColor="text1"/>
            </w:rPr>
          </w:rPrChange>
        </w:rPr>
        <w:t>렌</w:t>
      </w:r>
      <w:r w:rsidR="00805C77" w:rsidRPr="000C7330">
        <w:rPr>
          <w:rFonts w:eastAsiaTheme="minorHAnsi" w:hint="eastAsia"/>
          <w:b/>
          <w:color w:val="000000" w:themeColor="text1"/>
          <w:rPrChange w:id="2374" w:author="FURSYS" w:date="2025-12-04T15:42:00Z">
            <w:rPr>
              <w:rFonts w:ascii="Noto Sans CJK KR Regular" w:eastAsia="Noto Sans CJK KR Regular" w:hAnsi="Noto Sans CJK KR Regular" w:hint="eastAsia"/>
              <w:b/>
              <w:color w:val="000000" w:themeColor="text1"/>
            </w:rPr>
          </w:rPrChange>
        </w:rPr>
        <w:t>탈료</w:t>
      </w:r>
      <w:r w:rsidR="00805C77" w:rsidRPr="000C7330">
        <w:rPr>
          <w:rFonts w:eastAsiaTheme="minorHAnsi"/>
          <w:b/>
          <w:color w:val="000000" w:themeColor="text1"/>
          <w:rPrChange w:id="2375" w:author="FURSYS" w:date="2025-12-04T15:42:00Z">
            <w:rPr>
              <w:rFonts w:ascii="Noto Sans CJK KR Regular" w:eastAsia="Noto Sans CJK KR Regular" w:hAnsi="Noto Sans CJK KR Regular"/>
              <w:b/>
              <w:color w:val="000000" w:themeColor="text1"/>
            </w:rPr>
          </w:rPrChange>
        </w:rPr>
        <w:t xml:space="preserve"> 지급)</w:t>
      </w:r>
    </w:p>
    <w:p w14:paraId="27FB74A7" w14:textId="1A356214" w:rsidR="00BB6D3F" w:rsidRPr="000C7330" w:rsidRDefault="00805C77" w:rsidP="00BB6D3F">
      <w:pPr>
        <w:pStyle w:val="a3"/>
        <w:numPr>
          <w:ilvl w:val="0"/>
          <w:numId w:val="32"/>
        </w:numPr>
        <w:ind w:leftChars="0"/>
        <w:rPr>
          <w:ins w:id="2376" w:author="이승준 (Seungjun Lee)" w:date="2025-07-15T08:19:00Z"/>
          <w:rFonts w:eastAsiaTheme="minorHAnsi"/>
          <w:color w:val="000000" w:themeColor="text1"/>
          <w:rPrChange w:id="2377" w:author="FURSYS" w:date="2025-12-04T15:42:00Z">
            <w:rPr>
              <w:ins w:id="2378" w:author="이승준 (Seungjun Lee)" w:date="2025-07-15T08:19:00Z"/>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2379" w:author="FURSYS" w:date="2025-12-04T15:42:00Z">
            <w:rPr>
              <w:rFonts w:ascii="Noto Sans CJK KR Regular" w:eastAsia="Noto Sans CJK KR Regular" w:hAnsi="Noto Sans CJK KR Regular" w:hint="eastAsia"/>
              <w:color w:val="000000" w:themeColor="text1"/>
            </w:rPr>
          </w:rPrChange>
        </w:rPr>
        <w:t>고객은</w:t>
      </w:r>
      <w:r w:rsidRPr="000C7330">
        <w:rPr>
          <w:rFonts w:eastAsiaTheme="minorHAnsi"/>
          <w:color w:val="000000" w:themeColor="text1"/>
          <w:rPrChange w:id="2380"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381" w:author="FURSYS" w:date="2025-12-04T15:42:00Z">
            <w:rPr>
              <w:rFonts w:ascii="Noto Sans CJK KR Regular" w:eastAsia="Noto Sans CJK KR Regular" w:hAnsi="Noto Sans CJK KR Regular" w:hint="eastAsia"/>
              <w:color w:val="000000" w:themeColor="text1"/>
            </w:rPr>
          </w:rPrChange>
        </w:rPr>
        <w:t>매월</w:t>
      </w:r>
      <w:r w:rsidRPr="000C7330">
        <w:rPr>
          <w:rFonts w:eastAsiaTheme="minorHAnsi"/>
          <w:color w:val="000000" w:themeColor="text1"/>
          <w:rPrChange w:id="2382"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383" w:author="FURSYS" w:date="2025-12-04T15:42:00Z">
            <w:rPr>
              <w:rFonts w:ascii="Noto Sans CJK KR Regular" w:eastAsia="Noto Sans CJK KR Regular" w:hAnsi="Noto Sans CJK KR Regular" w:hint="eastAsia"/>
              <w:color w:val="000000" w:themeColor="text1"/>
            </w:rPr>
          </w:rPrChange>
        </w:rPr>
        <w:t>약정</w:t>
      </w:r>
      <w:r w:rsidR="00FA35C4" w:rsidRPr="000C7330">
        <w:rPr>
          <w:rFonts w:eastAsiaTheme="minorHAnsi" w:hint="eastAsia"/>
          <w:color w:val="000000" w:themeColor="text1"/>
          <w:rPrChange w:id="2384" w:author="FURSYS" w:date="2025-12-04T15:42:00Z">
            <w:rPr>
              <w:rFonts w:ascii="Noto Sans CJK KR Regular" w:eastAsia="Noto Sans CJK KR Regular" w:hAnsi="Noto Sans CJK KR Regular" w:hint="eastAsia"/>
              <w:color w:val="000000" w:themeColor="text1"/>
            </w:rPr>
          </w:rPrChange>
        </w:rPr>
        <w:t>된</w:t>
      </w:r>
      <w:r w:rsidRPr="000C7330">
        <w:rPr>
          <w:rFonts w:eastAsiaTheme="minorHAnsi"/>
          <w:color w:val="000000" w:themeColor="text1"/>
          <w:rPrChange w:id="2385" w:author="FURSYS" w:date="2025-12-04T15:42:00Z">
            <w:rPr>
              <w:rFonts w:ascii="Noto Sans CJK KR Regular" w:eastAsia="Noto Sans CJK KR Regular" w:hAnsi="Noto Sans CJK KR Regular"/>
              <w:color w:val="000000" w:themeColor="text1"/>
            </w:rPr>
          </w:rPrChange>
        </w:rPr>
        <w:t xml:space="preserve"> </w:t>
      </w:r>
      <w:r w:rsidR="00455799" w:rsidRPr="000C7330">
        <w:rPr>
          <w:rFonts w:eastAsiaTheme="minorHAnsi" w:hint="eastAsia"/>
          <w:color w:val="000000" w:themeColor="text1"/>
          <w:rPrChange w:id="2386" w:author="FURSYS" w:date="2025-12-04T15:42:00Z">
            <w:rPr>
              <w:rFonts w:ascii="Noto Sans CJK KR Regular" w:eastAsia="Noto Sans CJK KR Regular" w:hAnsi="Noto Sans CJK KR Regular" w:hint="eastAsia"/>
              <w:color w:val="000000" w:themeColor="text1"/>
            </w:rPr>
          </w:rPrChange>
        </w:rPr>
        <w:t>날짜</w:t>
      </w:r>
      <w:r w:rsidRPr="000C7330">
        <w:rPr>
          <w:rFonts w:eastAsiaTheme="minorHAnsi" w:hint="eastAsia"/>
          <w:color w:val="000000" w:themeColor="text1"/>
          <w:rPrChange w:id="2387" w:author="FURSYS" w:date="2025-12-04T15:42:00Z">
            <w:rPr>
              <w:rFonts w:ascii="Noto Sans CJK KR Regular" w:eastAsia="Noto Sans CJK KR Regular" w:hAnsi="Noto Sans CJK KR Regular" w:hint="eastAsia"/>
              <w:color w:val="000000" w:themeColor="text1"/>
            </w:rPr>
          </w:rPrChange>
        </w:rPr>
        <w:t>에</w:t>
      </w:r>
      <w:r w:rsidRPr="000C7330">
        <w:rPr>
          <w:rFonts w:eastAsiaTheme="minorHAnsi"/>
          <w:color w:val="000000" w:themeColor="text1"/>
          <w:rPrChange w:id="2388" w:author="FURSYS" w:date="2025-12-04T15:42:00Z">
            <w:rPr>
              <w:rFonts w:ascii="Noto Sans CJK KR Regular" w:eastAsia="Noto Sans CJK KR Regular" w:hAnsi="Noto Sans CJK KR Regular"/>
              <w:color w:val="000000" w:themeColor="text1"/>
            </w:rPr>
          </w:rPrChange>
        </w:rPr>
        <w:t xml:space="preserve"> </w:t>
      </w:r>
      <w:r w:rsidR="002E5EE1" w:rsidRPr="000C7330">
        <w:rPr>
          <w:rFonts w:eastAsiaTheme="minorHAnsi" w:hint="eastAsia"/>
          <w:color w:val="000000" w:themeColor="text1"/>
          <w:rPrChange w:id="2389" w:author="FURSYS" w:date="2025-12-04T15:42:00Z">
            <w:rPr>
              <w:rFonts w:ascii="Noto Sans CJK KR Regular" w:eastAsia="Noto Sans CJK KR Regular" w:hAnsi="Noto Sans CJK KR Regular" w:hint="eastAsia"/>
              <w:color w:val="000000" w:themeColor="text1"/>
            </w:rPr>
          </w:rPrChange>
        </w:rPr>
        <w:t>월</w:t>
      </w:r>
      <w:r w:rsidR="002E5EE1" w:rsidRPr="000C7330">
        <w:rPr>
          <w:rFonts w:eastAsiaTheme="minorHAnsi"/>
          <w:color w:val="000000" w:themeColor="text1"/>
          <w:rPrChange w:id="2390"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391" w:author="FURSYS" w:date="2025-12-04T15:42:00Z">
            <w:rPr>
              <w:rFonts w:ascii="Noto Sans CJK KR Regular" w:eastAsia="Noto Sans CJK KR Regular" w:hAnsi="Noto Sans CJK KR Regular" w:hint="eastAsia"/>
              <w:color w:val="000000" w:themeColor="text1"/>
            </w:rPr>
          </w:rPrChange>
        </w:rPr>
        <w:t>렌탈료를</w:t>
      </w:r>
      <w:r w:rsidRPr="000C7330">
        <w:rPr>
          <w:rFonts w:eastAsiaTheme="minorHAnsi"/>
          <w:color w:val="000000" w:themeColor="text1"/>
          <w:rPrChange w:id="2392"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393" w:author="FURSYS" w:date="2025-12-04T15:42:00Z">
            <w:rPr>
              <w:rFonts w:ascii="Noto Sans CJK KR Regular" w:eastAsia="Noto Sans CJK KR Regular" w:hAnsi="Noto Sans CJK KR Regular" w:hint="eastAsia"/>
              <w:color w:val="000000" w:themeColor="text1"/>
            </w:rPr>
          </w:rPrChange>
        </w:rPr>
        <w:t>퍼시스</w:t>
      </w:r>
      <w:r w:rsidR="00FA35C4" w:rsidRPr="000C7330">
        <w:rPr>
          <w:rFonts w:eastAsiaTheme="minorHAnsi" w:hint="eastAsia"/>
          <w:color w:val="000000" w:themeColor="text1"/>
          <w:rPrChange w:id="2394" w:author="FURSYS" w:date="2025-12-04T15:42:00Z">
            <w:rPr>
              <w:rFonts w:ascii="Noto Sans CJK KR Regular" w:eastAsia="Noto Sans CJK KR Regular" w:hAnsi="Noto Sans CJK KR Regular" w:hint="eastAsia"/>
              <w:color w:val="000000" w:themeColor="text1"/>
            </w:rPr>
          </w:rPrChange>
        </w:rPr>
        <w:t>가</w:t>
      </w:r>
      <w:r w:rsidR="00FA35C4" w:rsidRPr="000C7330">
        <w:rPr>
          <w:rFonts w:eastAsiaTheme="minorHAnsi"/>
          <w:color w:val="000000" w:themeColor="text1"/>
          <w:rPrChange w:id="2395" w:author="FURSYS" w:date="2025-12-04T15:42:00Z">
            <w:rPr>
              <w:rFonts w:ascii="Noto Sans CJK KR Regular" w:eastAsia="Noto Sans CJK KR Regular" w:hAnsi="Noto Sans CJK KR Regular"/>
              <w:color w:val="000000" w:themeColor="text1"/>
            </w:rPr>
          </w:rPrChange>
        </w:rPr>
        <w:t xml:space="preserve"> 지정한 </w:t>
      </w:r>
      <w:r w:rsidRPr="000C7330">
        <w:rPr>
          <w:rFonts w:eastAsiaTheme="minorHAnsi" w:hint="eastAsia"/>
          <w:color w:val="000000" w:themeColor="text1"/>
          <w:rPrChange w:id="2396" w:author="FURSYS" w:date="2025-12-04T15:42:00Z">
            <w:rPr>
              <w:rFonts w:ascii="Noto Sans CJK KR Regular" w:eastAsia="Noto Sans CJK KR Regular" w:hAnsi="Noto Sans CJK KR Regular" w:hint="eastAsia"/>
              <w:color w:val="000000" w:themeColor="text1"/>
            </w:rPr>
          </w:rPrChange>
        </w:rPr>
        <w:t>계좌</w:t>
      </w:r>
      <w:r w:rsidR="00FA35C4" w:rsidRPr="000C7330">
        <w:rPr>
          <w:rFonts w:eastAsiaTheme="minorHAnsi" w:hint="eastAsia"/>
          <w:color w:val="000000" w:themeColor="text1"/>
          <w:rPrChange w:id="2397" w:author="FURSYS" w:date="2025-12-04T15:42:00Z">
            <w:rPr>
              <w:rFonts w:ascii="Noto Sans CJK KR Regular" w:eastAsia="Noto Sans CJK KR Regular" w:hAnsi="Noto Sans CJK KR Regular" w:hint="eastAsia"/>
              <w:color w:val="000000" w:themeColor="text1"/>
            </w:rPr>
          </w:rPrChange>
        </w:rPr>
        <w:t>로</w:t>
      </w:r>
      <w:r w:rsidRPr="000C7330">
        <w:rPr>
          <w:rFonts w:eastAsiaTheme="minorHAnsi"/>
          <w:color w:val="000000" w:themeColor="text1"/>
          <w:rPrChange w:id="2398" w:author="FURSYS" w:date="2025-12-04T15:42:00Z">
            <w:rPr>
              <w:rFonts w:ascii="Noto Sans CJK KR Regular" w:eastAsia="Noto Sans CJK KR Regular" w:hAnsi="Noto Sans CJK KR Regular"/>
              <w:color w:val="000000" w:themeColor="text1"/>
            </w:rPr>
          </w:rPrChange>
        </w:rPr>
        <w:t xml:space="preserve"> 납</w:t>
      </w:r>
      <w:r w:rsidR="00FA35C4" w:rsidRPr="000C7330">
        <w:rPr>
          <w:rFonts w:eastAsiaTheme="minorHAnsi" w:hint="eastAsia"/>
          <w:color w:val="000000" w:themeColor="text1"/>
          <w:rPrChange w:id="2399" w:author="FURSYS" w:date="2025-12-04T15:42:00Z">
            <w:rPr>
              <w:rFonts w:ascii="Noto Sans CJK KR Regular" w:eastAsia="Noto Sans CJK KR Regular" w:hAnsi="Noto Sans CJK KR Regular" w:hint="eastAsia"/>
              <w:color w:val="000000" w:themeColor="text1"/>
            </w:rPr>
          </w:rPrChange>
        </w:rPr>
        <w:t>부</w:t>
      </w:r>
      <w:r w:rsidRPr="000C7330">
        <w:rPr>
          <w:rFonts w:eastAsiaTheme="minorHAnsi" w:hint="eastAsia"/>
          <w:color w:val="000000" w:themeColor="text1"/>
          <w:rPrChange w:id="2400" w:author="FURSYS" w:date="2025-12-04T15:42:00Z">
            <w:rPr>
              <w:rFonts w:ascii="Noto Sans CJK KR Regular" w:eastAsia="Noto Sans CJK KR Regular" w:hAnsi="Noto Sans CJK KR Regular" w:hint="eastAsia"/>
              <w:color w:val="000000" w:themeColor="text1"/>
            </w:rPr>
          </w:rPrChange>
        </w:rPr>
        <w:t>해야</w:t>
      </w:r>
      <w:r w:rsidRPr="000C7330">
        <w:rPr>
          <w:rFonts w:eastAsiaTheme="minorHAnsi"/>
          <w:color w:val="000000" w:themeColor="text1"/>
          <w:rPrChange w:id="2401"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402" w:author="FURSYS" w:date="2025-12-04T15:42:00Z">
            <w:rPr>
              <w:rFonts w:ascii="Noto Sans CJK KR Regular" w:eastAsia="Noto Sans CJK KR Regular" w:hAnsi="Noto Sans CJK KR Regular" w:hint="eastAsia"/>
              <w:color w:val="000000" w:themeColor="text1"/>
            </w:rPr>
          </w:rPrChange>
        </w:rPr>
        <w:t>한다</w:t>
      </w:r>
      <w:r w:rsidRPr="000C7330">
        <w:rPr>
          <w:rFonts w:eastAsiaTheme="minorHAnsi"/>
          <w:color w:val="000000" w:themeColor="text1"/>
          <w:rPrChange w:id="2403" w:author="FURSYS" w:date="2025-12-04T15:42:00Z">
            <w:rPr>
              <w:rFonts w:ascii="Noto Sans CJK KR Regular" w:eastAsia="Noto Sans CJK KR Regular" w:hAnsi="Noto Sans CJK KR Regular"/>
              <w:color w:val="000000" w:themeColor="text1"/>
            </w:rPr>
          </w:rPrChange>
        </w:rPr>
        <w:t>.</w:t>
      </w:r>
    </w:p>
    <w:p w14:paraId="5B2208DD" w14:textId="54970F24" w:rsidR="00BB6D3F" w:rsidRPr="000C7330" w:rsidDel="00BB6D3F" w:rsidRDefault="00BB6D3F">
      <w:pPr>
        <w:pStyle w:val="a3"/>
        <w:numPr>
          <w:ilvl w:val="0"/>
          <w:numId w:val="32"/>
        </w:numPr>
        <w:ind w:leftChars="0"/>
        <w:rPr>
          <w:del w:id="2404" w:author="이승준 (Seungjun Lee)" w:date="2025-07-15T08:20:00Z"/>
          <w:moveTo w:id="2405" w:author="이승준 (Seungjun Lee)" w:date="2025-07-15T08:20:00Z"/>
          <w:rFonts w:eastAsiaTheme="minorHAnsi"/>
          <w:color w:val="000000" w:themeColor="text1"/>
          <w:rPrChange w:id="2406" w:author="FURSYS" w:date="2025-12-04T15:42:00Z">
            <w:rPr>
              <w:del w:id="2407" w:author="이승준 (Seungjun Lee)" w:date="2025-07-15T08:20:00Z"/>
              <w:moveTo w:id="2408" w:author="이승준 (Seungjun Lee)" w:date="2025-07-15T08:20:00Z"/>
              <w:rFonts w:ascii="Noto Sans CJK KR Regular" w:eastAsia="Noto Sans CJK KR Regular" w:hAnsi="Noto Sans CJK KR Regular"/>
              <w:color w:val="000000" w:themeColor="text1"/>
            </w:rPr>
          </w:rPrChange>
        </w:rPr>
      </w:pPr>
      <w:moveToRangeStart w:id="2409" w:author="이승준 (Seungjun Lee)" w:date="2025-07-15T08:20:00Z" w:name="move203460069"/>
      <w:moveTo w:id="2410" w:author="이승준 (Seungjun Lee)" w:date="2025-07-15T08:20:00Z">
        <w:del w:id="2411" w:author="이승준 (Seungjun Lee)" w:date="2025-07-18T09:29:00Z">
          <w:r w:rsidRPr="000C7330" w:rsidDel="00D24AB7">
            <w:rPr>
              <w:rFonts w:eastAsiaTheme="minorHAnsi" w:hint="eastAsia"/>
              <w:color w:val="000000" w:themeColor="text1"/>
              <w:rPrChange w:id="2412" w:author="FURSYS" w:date="2025-12-04T15:42:00Z">
                <w:rPr>
                  <w:rFonts w:ascii="Noto Sans CJK KR Regular" w:eastAsia="Noto Sans CJK KR Regular" w:hAnsi="Noto Sans CJK KR Regular" w:hint="eastAsia"/>
                  <w:color w:val="000000" w:themeColor="text1"/>
                </w:rPr>
              </w:rPrChange>
            </w:rPr>
            <w:delText>렌탈기간이</w:delText>
          </w:r>
          <w:r w:rsidRPr="000C7330" w:rsidDel="00D24AB7">
            <w:rPr>
              <w:rFonts w:eastAsiaTheme="minorHAnsi"/>
              <w:color w:val="000000" w:themeColor="text1"/>
              <w:rPrChange w:id="2413" w:author="FURSYS" w:date="2025-12-04T15:42:00Z">
                <w:rPr>
                  <w:rFonts w:ascii="Noto Sans CJK KR Regular" w:eastAsia="Noto Sans CJK KR Regular" w:hAnsi="Noto Sans CJK KR Regular"/>
                  <w:color w:val="000000" w:themeColor="text1"/>
                </w:rPr>
              </w:rPrChange>
            </w:rPr>
            <w:delText xml:space="preserve"> 1</w:delText>
          </w:r>
          <w:r w:rsidRPr="000C7330" w:rsidDel="00D24AB7">
            <w:rPr>
              <w:rFonts w:eastAsiaTheme="minorHAnsi" w:hint="eastAsia"/>
              <w:color w:val="000000" w:themeColor="text1"/>
              <w:rPrChange w:id="2414" w:author="FURSYS" w:date="2025-12-04T15:42:00Z">
                <w:rPr>
                  <w:rFonts w:ascii="Noto Sans CJK KR Regular" w:eastAsia="Noto Sans CJK KR Regular" w:hAnsi="Noto Sans CJK KR Regular" w:hint="eastAsia"/>
                  <w:color w:val="000000" w:themeColor="text1"/>
                </w:rPr>
              </w:rPrChange>
            </w:rPr>
            <w:delText>개월</w:delText>
          </w:r>
          <w:r w:rsidRPr="000C7330" w:rsidDel="00D24AB7">
            <w:rPr>
              <w:rFonts w:eastAsiaTheme="minorHAnsi"/>
              <w:color w:val="000000" w:themeColor="text1"/>
              <w:rPrChange w:id="2415" w:author="FURSYS" w:date="2025-12-04T15:42:00Z">
                <w:rPr>
                  <w:rFonts w:ascii="Noto Sans CJK KR Regular" w:eastAsia="Noto Sans CJK KR Regular" w:hAnsi="Noto Sans CJK KR Regular"/>
                  <w:color w:val="000000" w:themeColor="text1"/>
                </w:rPr>
              </w:rPrChange>
            </w:rPr>
            <w:delText xml:space="preserve"> </w:delText>
          </w:r>
          <w:r w:rsidRPr="000C7330" w:rsidDel="00D24AB7">
            <w:rPr>
              <w:rFonts w:eastAsiaTheme="minorHAnsi" w:hint="eastAsia"/>
              <w:color w:val="000000" w:themeColor="text1"/>
              <w:rPrChange w:id="2416" w:author="FURSYS" w:date="2025-12-04T15:42:00Z">
                <w:rPr>
                  <w:rFonts w:ascii="Noto Sans CJK KR Regular" w:eastAsia="Noto Sans CJK KR Regular" w:hAnsi="Noto Sans CJK KR Regular" w:hint="eastAsia"/>
                  <w:color w:val="000000" w:themeColor="text1"/>
                </w:rPr>
              </w:rPrChange>
            </w:rPr>
            <w:delText>이하인</w:delText>
          </w:r>
          <w:r w:rsidRPr="000C7330" w:rsidDel="00D24AB7">
            <w:rPr>
              <w:rFonts w:eastAsiaTheme="minorHAnsi"/>
              <w:color w:val="000000" w:themeColor="text1"/>
              <w:rPrChange w:id="2417" w:author="FURSYS" w:date="2025-12-04T15:42:00Z">
                <w:rPr>
                  <w:rFonts w:ascii="Noto Sans CJK KR Regular" w:eastAsia="Noto Sans CJK KR Regular" w:hAnsi="Noto Sans CJK KR Regular"/>
                  <w:color w:val="000000" w:themeColor="text1"/>
                </w:rPr>
              </w:rPrChange>
            </w:rPr>
            <w:delText xml:space="preserve"> </w:delText>
          </w:r>
          <w:r w:rsidRPr="000C7330" w:rsidDel="00D24AB7">
            <w:rPr>
              <w:rFonts w:eastAsiaTheme="minorHAnsi" w:hint="eastAsia"/>
              <w:color w:val="000000" w:themeColor="text1"/>
              <w:rPrChange w:id="2418" w:author="FURSYS" w:date="2025-12-04T15:42:00Z">
                <w:rPr>
                  <w:rFonts w:ascii="Noto Sans CJK KR Regular" w:eastAsia="Noto Sans CJK KR Regular" w:hAnsi="Noto Sans CJK KR Regular" w:hint="eastAsia"/>
                  <w:color w:val="000000" w:themeColor="text1"/>
                </w:rPr>
              </w:rPrChange>
            </w:rPr>
            <w:delText>경우</w:delText>
          </w:r>
          <w:r w:rsidRPr="000C7330" w:rsidDel="00D24AB7">
            <w:rPr>
              <w:rFonts w:eastAsiaTheme="minorHAnsi"/>
              <w:color w:val="000000" w:themeColor="text1"/>
              <w:rPrChange w:id="2419" w:author="FURSYS" w:date="2025-12-04T15:42:00Z">
                <w:rPr>
                  <w:rFonts w:ascii="Noto Sans CJK KR Regular" w:eastAsia="Noto Sans CJK KR Regular" w:hAnsi="Noto Sans CJK KR Regular"/>
                  <w:color w:val="000000" w:themeColor="text1"/>
                </w:rPr>
              </w:rPrChange>
            </w:rPr>
            <w:delText xml:space="preserve">, </w:delText>
          </w:r>
          <w:r w:rsidRPr="000C7330" w:rsidDel="00D24AB7">
            <w:rPr>
              <w:rFonts w:eastAsiaTheme="minorHAnsi" w:hint="eastAsia"/>
              <w:color w:val="000000" w:themeColor="text1"/>
              <w:rPrChange w:id="2420" w:author="FURSYS" w:date="2025-12-04T15:42:00Z">
                <w:rPr>
                  <w:rFonts w:ascii="Noto Sans CJK KR Regular" w:eastAsia="Noto Sans CJK KR Regular" w:hAnsi="Noto Sans CJK KR Regular" w:hint="eastAsia"/>
                  <w:color w:val="000000" w:themeColor="text1"/>
                </w:rPr>
              </w:rPrChange>
            </w:rPr>
            <w:delText>월</w:delText>
          </w:r>
          <w:r w:rsidRPr="000C7330" w:rsidDel="00D24AB7">
            <w:rPr>
              <w:rFonts w:eastAsiaTheme="minorHAnsi"/>
              <w:color w:val="000000" w:themeColor="text1"/>
              <w:rPrChange w:id="2421" w:author="FURSYS" w:date="2025-12-04T15:42:00Z">
                <w:rPr>
                  <w:rFonts w:ascii="Noto Sans CJK KR Regular" w:eastAsia="Noto Sans CJK KR Regular" w:hAnsi="Noto Sans CJK KR Regular"/>
                  <w:color w:val="000000" w:themeColor="text1"/>
                </w:rPr>
              </w:rPrChange>
            </w:rPr>
            <w:delText xml:space="preserve"> </w:delText>
          </w:r>
          <w:r w:rsidRPr="000C7330" w:rsidDel="00D24AB7">
            <w:rPr>
              <w:rFonts w:eastAsiaTheme="minorHAnsi" w:hint="eastAsia"/>
              <w:color w:val="000000" w:themeColor="text1"/>
              <w:rPrChange w:id="2422" w:author="FURSYS" w:date="2025-12-04T15:42:00Z">
                <w:rPr>
                  <w:rFonts w:ascii="Noto Sans CJK KR Regular" w:eastAsia="Noto Sans CJK KR Regular" w:hAnsi="Noto Sans CJK KR Regular" w:hint="eastAsia"/>
                  <w:color w:val="000000" w:themeColor="text1"/>
                </w:rPr>
              </w:rPrChange>
            </w:rPr>
            <w:delText>렌탈료는</w:delText>
          </w:r>
          <w:r w:rsidRPr="000C7330" w:rsidDel="00D24AB7">
            <w:rPr>
              <w:rFonts w:eastAsiaTheme="minorHAnsi"/>
              <w:color w:val="000000" w:themeColor="text1"/>
              <w:rPrChange w:id="2423" w:author="FURSYS" w:date="2025-12-04T15:42:00Z">
                <w:rPr>
                  <w:rFonts w:ascii="Noto Sans CJK KR Regular" w:eastAsia="Noto Sans CJK KR Regular" w:hAnsi="Noto Sans CJK KR Regular"/>
                  <w:color w:val="000000" w:themeColor="text1"/>
                </w:rPr>
              </w:rPrChange>
            </w:rPr>
            <w:delText xml:space="preserve"> </w:delText>
          </w:r>
          <w:r w:rsidRPr="000C7330" w:rsidDel="00D24AB7">
            <w:rPr>
              <w:rFonts w:eastAsiaTheme="minorHAnsi" w:hint="eastAsia"/>
              <w:color w:val="000000" w:themeColor="text1"/>
              <w:rPrChange w:id="2424" w:author="FURSYS" w:date="2025-12-04T15:42:00Z">
                <w:rPr>
                  <w:rFonts w:ascii="Noto Sans CJK KR Regular" w:eastAsia="Noto Sans CJK KR Regular" w:hAnsi="Noto Sans CJK KR Regular" w:hint="eastAsia"/>
                  <w:color w:val="000000" w:themeColor="text1"/>
                </w:rPr>
              </w:rPrChange>
            </w:rPr>
            <w:delText>서비스의</w:delText>
          </w:r>
          <w:r w:rsidRPr="000C7330" w:rsidDel="00D24AB7">
            <w:rPr>
              <w:rFonts w:eastAsiaTheme="minorHAnsi"/>
              <w:color w:val="000000" w:themeColor="text1"/>
              <w:rPrChange w:id="2425" w:author="FURSYS" w:date="2025-12-04T15:42:00Z">
                <w:rPr>
                  <w:rFonts w:ascii="Noto Sans CJK KR Regular" w:eastAsia="Noto Sans CJK KR Regular" w:hAnsi="Noto Sans CJK KR Regular"/>
                  <w:color w:val="000000" w:themeColor="text1"/>
                </w:rPr>
              </w:rPrChange>
            </w:rPr>
            <w:delText xml:space="preserve"> </w:delText>
          </w:r>
          <w:r w:rsidRPr="000C7330" w:rsidDel="00D24AB7">
            <w:rPr>
              <w:rFonts w:eastAsiaTheme="minorHAnsi" w:hint="eastAsia"/>
              <w:color w:val="000000" w:themeColor="text1"/>
              <w:rPrChange w:id="2426" w:author="FURSYS" w:date="2025-12-04T15:42:00Z">
                <w:rPr>
                  <w:rFonts w:ascii="Noto Sans CJK KR Regular" w:eastAsia="Noto Sans CJK KR Regular" w:hAnsi="Noto Sans CJK KR Regular" w:hint="eastAsia"/>
                  <w:color w:val="000000" w:themeColor="text1"/>
                </w:rPr>
              </w:rPrChange>
            </w:rPr>
            <w:delText>제공</w:delText>
          </w:r>
          <w:r w:rsidRPr="000C7330" w:rsidDel="00D24AB7">
            <w:rPr>
              <w:rFonts w:eastAsiaTheme="minorHAnsi"/>
              <w:color w:val="000000" w:themeColor="text1"/>
              <w:rPrChange w:id="2427" w:author="FURSYS" w:date="2025-12-04T15:42:00Z">
                <w:rPr>
                  <w:rFonts w:ascii="Noto Sans CJK KR Regular" w:eastAsia="Noto Sans CJK KR Regular" w:hAnsi="Noto Sans CJK KR Regular"/>
                  <w:color w:val="000000" w:themeColor="text1"/>
                </w:rPr>
              </w:rPrChange>
            </w:rPr>
            <w:delText xml:space="preserve"> </w:delText>
          </w:r>
          <w:r w:rsidRPr="000C7330" w:rsidDel="00D24AB7">
            <w:rPr>
              <w:rFonts w:eastAsiaTheme="minorHAnsi" w:hint="eastAsia"/>
              <w:color w:val="000000" w:themeColor="text1"/>
              <w:rPrChange w:id="2428" w:author="FURSYS" w:date="2025-12-04T15:42:00Z">
                <w:rPr>
                  <w:rFonts w:ascii="Noto Sans CJK KR Regular" w:eastAsia="Noto Sans CJK KR Regular" w:hAnsi="Noto Sans CJK KR Regular" w:hint="eastAsia"/>
                  <w:color w:val="000000" w:themeColor="text1"/>
                </w:rPr>
              </w:rPrChange>
            </w:rPr>
            <w:delText>일수에</w:delText>
          </w:r>
          <w:r w:rsidRPr="000C7330" w:rsidDel="00D24AB7">
            <w:rPr>
              <w:rFonts w:eastAsiaTheme="minorHAnsi"/>
              <w:color w:val="000000" w:themeColor="text1"/>
              <w:rPrChange w:id="2429" w:author="FURSYS" w:date="2025-12-04T15:42:00Z">
                <w:rPr>
                  <w:rFonts w:ascii="Noto Sans CJK KR Regular" w:eastAsia="Noto Sans CJK KR Regular" w:hAnsi="Noto Sans CJK KR Regular"/>
                  <w:color w:val="000000" w:themeColor="text1"/>
                </w:rPr>
              </w:rPrChange>
            </w:rPr>
            <w:delText xml:space="preserve"> </w:delText>
          </w:r>
          <w:r w:rsidRPr="000C7330" w:rsidDel="00D24AB7">
            <w:rPr>
              <w:rFonts w:eastAsiaTheme="minorHAnsi" w:hint="eastAsia"/>
              <w:color w:val="000000" w:themeColor="text1"/>
              <w:rPrChange w:id="2430" w:author="FURSYS" w:date="2025-12-04T15:42:00Z">
                <w:rPr>
                  <w:rFonts w:ascii="Noto Sans CJK KR Regular" w:eastAsia="Noto Sans CJK KR Regular" w:hAnsi="Noto Sans CJK KR Regular" w:hint="eastAsia"/>
                  <w:color w:val="000000" w:themeColor="text1"/>
                </w:rPr>
              </w:rPrChange>
            </w:rPr>
            <w:delText>따라</w:delText>
          </w:r>
          <w:r w:rsidRPr="000C7330" w:rsidDel="00D24AB7">
            <w:rPr>
              <w:rFonts w:eastAsiaTheme="minorHAnsi"/>
              <w:color w:val="000000" w:themeColor="text1"/>
              <w:rPrChange w:id="2431" w:author="FURSYS" w:date="2025-12-04T15:42:00Z">
                <w:rPr>
                  <w:rFonts w:ascii="Noto Sans CJK KR Regular" w:eastAsia="Noto Sans CJK KR Regular" w:hAnsi="Noto Sans CJK KR Regular"/>
                  <w:color w:val="000000" w:themeColor="text1"/>
                </w:rPr>
              </w:rPrChange>
            </w:rPr>
            <w:delText xml:space="preserve"> </w:delText>
          </w:r>
          <w:r w:rsidRPr="000C7330" w:rsidDel="00D24AB7">
            <w:rPr>
              <w:rFonts w:eastAsiaTheme="minorHAnsi" w:hint="eastAsia"/>
              <w:color w:val="000000" w:themeColor="text1"/>
              <w:rPrChange w:id="2432" w:author="FURSYS" w:date="2025-12-04T15:42:00Z">
                <w:rPr>
                  <w:rFonts w:ascii="Noto Sans CJK KR Regular" w:eastAsia="Noto Sans CJK KR Regular" w:hAnsi="Noto Sans CJK KR Regular" w:hint="eastAsia"/>
                  <w:color w:val="000000" w:themeColor="text1"/>
                </w:rPr>
              </w:rPrChange>
            </w:rPr>
            <w:delText>일할</w:delText>
          </w:r>
          <w:r w:rsidRPr="000C7330" w:rsidDel="00D24AB7">
            <w:rPr>
              <w:rFonts w:eastAsiaTheme="minorHAnsi"/>
              <w:color w:val="000000" w:themeColor="text1"/>
              <w:rPrChange w:id="2433" w:author="FURSYS" w:date="2025-12-04T15:42:00Z">
                <w:rPr>
                  <w:rFonts w:ascii="Noto Sans CJK KR Regular" w:eastAsia="Noto Sans CJK KR Regular" w:hAnsi="Noto Sans CJK KR Regular"/>
                  <w:color w:val="000000" w:themeColor="text1"/>
                </w:rPr>
              </w:rPrChange>
            </w:rPr>
            <w:delText xml:space="preserve"> </w:delText>
          </w:r>
          <w:r w:rsidRPr="000C7330" w:rsidDel="00D24AB7">
            <w:rPr>
              <w:rFonts w:eastAsiaTheme="minorHAnsi" w:hint="eastAsia"/>
              <w:color w:val="000000" w:themeColor="text1"/>
              <w:rPrChange w:id="2434" w:author="FURSYS" w:date="2025-12-04T15:42:00Z">
                <w:rPr>
                  <w:rFonts w:ascii="Noto Sans CJK KR Regular" w:eastAsia="Noto Sans CJK KR Regular" w:hAnsi="Noto Sans CJK KR Regular" w:hint="eastAsia"/>
                  <w:color w:val="000000" w:themeColor="text1"/>
                </w:rPr>
              </w:rPrChange>
            </w:rPr>
            <w:delText>계산한다</w:delText>
          </w:r>
          <w:r w:rsidRPr="000C7330" w:rsidDel="00D24AB7">
            <w:rPr>
              <w:rFonts w:eastAsiaTheme="minorHAnsi"/>
              <w:color w:val="000000" w:themeColor="text1"/>
              <w:rPrChange w:id="2435" w:author="FURSYS" w:date="2025-12-04T15:42:00Z">
                <w:rPr>
                  <w:rFonts w:ascii="Noto Sans CJK KR Regular" w:eastAsia="Noto Sans CJK KR Regular" w:hAnsi="Noto Sans CJK KR Regular"/>
                  <w:color w:val="000000" w:themeColor="text1"/>
                </w:rPr>
              </w:rPrChange>
            </w:rPr>
            <w:delText>.</w:delText>
          </w:r>
        </w:del>
      </w:moveTo>
    </w:p>
    <w:p w14:paraId="58361139" w14:textId="53300BCD" w:rsidR="00BB6D3F" w:rsidRPr="000C7330" w:rsidDel="00D24AB7" w:rsidRDefault="00BB6D3F">
      <w:pPr>
        <w:pStyle w:val="a3"/>
        <w:numPr>
          <w:ilvl w:val="0"/>
          <w:numId w:val="32"/>
        </w:numPr>
        <w:ind w:leftChars="0"/>
        <w:rPr>
          <w:del w:id="2436" w:author="이승준 (Seungjun Lee)" w:date="2025-07-18T09:29:00Z"/>
          <w:moveFrom w:id="2437" w:author="이승준 (Seungjun Lee)" w:date="2025-07-15T08:20:00Z"/>
          <w:rFonts w:eastAsiaTheme="minorHAnsi"/>
          <w:color w:val="000000" w:themeColor="text1"/>
          <w:rPrChange w:id="2438" w:author="FURSYS" w:date="2025-12-04T15:42:00Z">
            <w:rPr>
              <w:del w:id="2439" w:author="이승준 (Seungjun Lee)" w:date="2025-07-18T09:29:00Z"/>
              <w:moveFrom w:id="2440" w:author="이승준 (Seungjun Lee)" w:date="2025-07-15T08:20:00Z"/>
              <w:rFonts w:ascii="Noto Sans CJK KR Regular" w:eastAsia="Noto Sans CJK KR Regular" w:hAnsi="Noto Sans CJK KR Regular"/>
              <w:color w:val="000000" w:themeColor="text1"/>
            </w:rPr>
          </w:rPrChange>
        </w:rPr>
      </w:pPr>
      <w:moveFromRangeStart w:id="2441" w:author="이승준 (Seungjun Lee)" w:date="2025-07-15T08:20:00Z" w:name="move203460069"/>
      <w:moveToRangeEnd w:id="2409"/>
    </w:p>
    <w:p w14:paraId="4C0E8A55" w14:textId="5AE54BD8" w:rsidR="00C16DD4" w:rsidRPr="000C7330" w:rsidDel="00D24AB7" w:rsidRDefault="00FA35C4">
      <w:pPr>
        <w:pStyle w:val="a3"/>
        <w:numPr>
          <w:ilvl w:val="0"/>
          <w:numId w:val="32"/>
        </w:numPr>
        <w:ind w:leftChars="0"/>
        <w:rPr>
          <w:del w:id="2442" w:author="이승준 (Seungjun Lee)" w:date="2025-07-18T09:29:00Z"/>
          <w:moveFrom w:id="2443" w:author="이승준 (Seungjun Lee)" w:date="2025-07-15T08:20:00Z"/>
          <w:rFonts w:eastAsiaTheme="minorHAnsi"/>
          <w:color w:val="000000" w:themeColor="text1"/>
          <w:rPrChange w:id="2444" w:author="FURSYS" w:date="2025-12-04T15:42:00Z">
            <w:rPr>
              <w:del w:id="2445" w:author="이승준 (Seungjun Lee)" w:date="2025-07-18T09:29:00Z"/>
              <w:moveFrom w:id="2446" w:author="이승준 (Seungjun Lee)" w:date="2025-07-15T08:20:00Z"/>
              <w:rFonts w:ascii="Noto Sans CJK KR Regular" w:eastAsia="Noto Sans CJK KR Regular" w:hAnsi="Noto Sans CJK KR Regular"/>
              <w:color w:val="000000" w:themeColor="text1"/>
            </w:rPr>
          </w:rPrChange>
        </w:rPr>
      </w:pPr>
      <w:moveFrom w:id="2447" w:author="이승준 (Seungjun Lee)" w:date="2025-07-15T08:20:00Z">
        <w:del w:id="2448" w:author="이승준 (Seungjun Lee)" w:date="2025-07-18T09:29:00Z">
          <w:r w:rsidRPr="000C7330" w:rsidDel="00D24AB7">
            <w:rPr>
              <w:rFonts w:eastAsiaTheme="minorHAnsi" w:hint="eastAsia"/>
              <w:color w:val="000000" w:themeColor="text1"/>
              <w:rPrChange w:id="2449" w:author="FURSYS" w:date="2025-12-04T15:42:00Z">
                <w:rPr>
                  <w:rFonts w:ascii="Noto Sans CJK KR Regular" w:eastAsia="Noto Sans CJK KR Regular" w:hAnsi="Noto Sans CJK KR Regular" w:hint="eastAsia"/>
                </w:rPr>
              </w:rPrChange>
            </w:rPr>
            <w:delText>렌탈기간이</w:delText>
          </w:r>
          <w:r w:rsidRPr="000C7330" w:rsidDel="00D24AB7">
            <w:rPr>
              <w:rFonts w:eastAsiaTheme="minorHAnsi"/>
              <w:color w:val="000000" w:themeColor="text1"/>
              <w:rPrChange w:id="2450" w:author="FURSYS" w:date="2025-12-04T15:42:00Z">
                <w:rPr>
                  <w:rFonts w:ascii="Noto Sans CJK KR Regular" w:eastAsia="Noto Sans CJK KR Regular" w:hAnsi="Noto Sans CJK KR Regular"/>
                </w:rPr>
              </w:rPrChange>
            </w:rPr>
            <w:delText xml:space="preserve"> 1</w:delText>
          </w:r>
          <w:r w:rsidRPr="000C7330" w:rsidDel="00D24AB7">
            <w:rPr>
              <w:rFonts w:eastAsiaTheme="minorHAnsi" w:hint="eastAsia"/>
              <w:color w:val="000000" w:themeColor="text1"/>
              <w:rPrChange w:id="2451" w:author="FURSYS" w:date="2025-12-04T15:42:00Z">
                <w:rPr>
                  <w:rFonts w:ascii="Noto Sans CJK KR Regular" w:eastAsia="Noto Sans CJK KR Regular" w:hAnsi="Noto Sans CJK KR Regular" w:hint="eastAsia"/>
                </w:rPr>
              </w:rPrChange>
            </w:rPr>
            <w:delText>개월</w:delText>
          </w:r>
          <w:r w:rsidRPr="000C7330" w:rsidDel="00D24AB7">
            <w:rPr>
              <w:rFonts w:eastAsiaTheme="minorHAnsi"/>
              <w:color w:val="000000" w:themeColor="text1"/>
              <w:rPrChange w:id="2452" w:author="FURSYS" w:date="2025-12-04T15:42:00Z">
                <w:rPr>
                  <w:rFonts w:ascii="Noto Sans CJK KR Regular" w:eastAsia="Noto Sans CJK KR Regular" w:hAnsi="Noto Sans CJK KR Regular"/>
                </w:rPr>
              </w:rPrChange>
            </w:rPr>
            <w:delText xml:space="preserve"> </w:delText>
          </w:r>
          <w:r w:rsidRPr="000C7330" w:rsidDel="00D24AB7">
            <w:rPr>
              <w:rFonts w:eastAsiaTheme="minorHAnsi" w:hint="eastAsia"/>
              <w:color w:val="000000" w:themeColor="text1"/>
              <w:rPrChange w:id="2453" w:author="FURSYS" w:date="2025-12-04T15:42:00Z">
                <w:rPr>
                  <w:rFonts w:ascii="Noto Sans CJK KR Regular" w:eastAsia="Noto Sans CJK KR Regular" w:hAnsi="Noto Sans CJK KR Regular" w:hint="eastAsia"/>
                </w:rPr>
              </w:rPrChange>
            </w:rPr>
            <w:delText>이하인</w:delText>
          </w:r>
          <w:r w:rsidRPr="000C7330" w:rsidDel="00D24AB7">
            <w:rPr>
              <w:rFonts w:eastAsiaTheme="minorHAnsi"/>
              <w:color w:val="000000" w:themeColor="text1"/>
              <w:rPrChange w:id="2454" w:author="FURSYS" w:date="2025-12-04T15:42:00Z">
                <w:rPr>
                  <w:rFonts w:ascii="Noto Sans CJK KR Regular" w:eastAsia="Noto Sans CJK KR Regular" w:hAnsi="Noto Sans CJK KR Regular"/>
                </w:rPr>
              </w:rPrChange>
            </w:rPr>
            <w:delText xml:space="preserve"> </w:delText>
          </w:r>
          <w:r w:rsidRPr="000C7330" w:rsidDel="00D24AB7">
            <w:rPr>
              <w:rFonts w:eastAsiaTheme="minorHAnsi" w:hint="eastAsia"/>
              <w:color w:val="000000" w:themeColor="text1"/>
              <w:rPrChange w:id="2455" w:author="FURSYS" w:date="2025-12-04T15:42:00Z">
                <w:rPr>
                  <w:rFonts w:ascii="Noto Sans CJK KR Regular" w:eastAsia="Noto Sans CJK KR Regular" w:hAnsi="Noto Sans CJK KR Regular" w:hint="eastAsia"/>
                </w:rPr>
              </w:rPrChange>
            </w:rPr>
            <w:delText>경우</w:delText>
          </w:r>
          <w:r w:rsidRPr="000C7330" w:rsidDel="00D24AB7">
            <w:rPr>
              <w:rFonts w:eastAsiaTheme="minorHAnsi"/>
              <w:color w:val="000000" w:themeColor="text1"/>
              <w:rPrChange w:id="2456" w:author="FURSYS" w:date="2025-12-04T15:42:00Z">
                <w:rPr>
                  <w:rFonts w:ascii="Noto Sans CJK KR Regular" w:eastAsia="Noto Sans CJK KR Regular" w:hAnsi="Noto Sans CJK KR Regular"/>
                </w:rPr>
              </w:rPrChange>
            </w:rPr>
            <w:delText xml:space="preserve">, </w:delText>
          </w:r>
          <w:r w:rsidR="002E5EE1" w:rsidRPr="000C7330" w:rsidDel="00D24AB7">
            <w:rPr>
              <w:rFonts w:eastAsiaTheme="minorHAnsi" w:hint="eastAsia"/>
              <w:color w:val="000000" w:themeColor="text1"/>
              <w:rPrChange w:id="2457" w:author="FURSYS" w:date="2025-12-04T15:42:00Z">
                <w:rPr>
                  <w:rFonts w:ascii="Noto Sans CJK KR Regular" w:eastAsia="Noto Sans CJK KR Regular" w:hAnsi="Noto Sans CJK KR Regular" w:hint="eastAsia"/>
                </w:rPr>
              </w:rPrChange>
            </w:rPr>
            <w:delText>월</w:delText>
          </w:r>
          <w:r w:rsidR="002E5EE1" w:rsidRPr="000C7330" w:rsidDel="00D24AB7">
            <w:rPr>
              <w:rFonts w:eastAsiaTheme="minorHAnsi"/>
              <w:color w:val="000000" w:themeColor="text1"/>
              <w:rPrChange w:id="2458" w:author="FURSYS" w:date="2025-12-04T15:42:00Z">
                <w:rPr>
                  <w:rFonts w:ascii="Noto Sans CJK KR Regular" w:eastAsia="Noto Sans CJK KR Regular" w:hAnsi="Noto Sans CJK KR Regular"/>
                </w:rPr>
              </w:rPrChange>
            </w:rPr>
            <w:delText xml:space="preserve"> </w:delText>
          </w:r>
          <w:r w:rsidR="00805C77" w:rsidRPr="000C7330" w:rsidDel="00D24AB7">
            <w:rPr>
              <w:rFonts w:eastAsiaTheme="minorHAnsi" w:hint="eastAsia"/>
              <w:color w:val="000000" w:themeColor="text1"/>
              <w:rPrChange w:id="2459" w:author="FURSYS" w:date="2025-12-04T15:42:00Z">
                <w:rPr>
                  <w:rFonts w:ascii="Noto Sans CJK KR Regular" w:eastAsia="Noto Sans CJK KR Regular" w:hAnsi="Noto Sans CJK KR Regular" w:hint="eastAsia"/>
                </w:rPr>
              </w:rPrChange>
            </w:rPr>
            <w:delText>렌탈료는</w:delText>
          </w:r>
          <w:r w:rsidR="00805C77" w:rsidRPr="000C7330" w:rsidDel="00D24AB7">
            <w:rPr>
              <w:rFonts w:eastAsiaTheme="minorHAnsi"/>
              <w:color w:val="000000" w:themeColor="text1"/>
              <w:rPrChange w:id="2460" w:author="FURSYS" w:date="2025-12-04T15:42:00Z">
                <w:rPr>
                  <w:rFonts w:ascii="Noto Sans CJK KR Regular" w:eastAsia="Noto Sans CJK KR Regular" w:hAnsi="Noto Sans CJK KR Regular"/>
                </w:rPr>
              </w:rPrChange>
            </w:rPr>
            <w:delText xml:space="preserve"> </w:delText>
          </w:r>
          <w:r w:rsidR="00805C77" w:rsidRPr="000C7330" w:rsidDel="00D24AB7">
            <w:rPr>
              <w:rFonts w:eastAsiaTheme="minorHAnsi" w:hint="eastAsia"/>
              <w:color w:val="000000" w:themeColor="text1"/>
              <w:rPrChange w:id="2461" w:author="FURSYS" w:date="2025-12-04T15:42:00Z">
                <w:rPr>
                  <w:rFonts w:ascii="Noto Sans CJK KR Regular" w:eastAsia="Noto Sans CJK KR Regular" w:hAnsi="Noto Sans CJK KR Regular" w:hint="eastAsia"/>
                </w:rPr>
              </w:rPrChange>
            </w:rPr>
            <w:delText>서비스의</w:delText>
          </w:r>
          <w:r w:rsidR="00805C77" w:rsidRPr="000C7330" w:rsidDel="00D24AB7">
            <w:rPr>
              <w:rFonts w:eastAsiaTheme="minorHAnsi"/>
              <w:color w:val="000000" w:themeColor="text1"/>
              <w:rPrChange w:id="2462" w:author="FURSYS" w:date="2025-12-04T15:42:00Z">
                <w:rPr>
                  <w:rFonts w:ascii="Noto Sans CJK KR Regular" w:eastAsia="Noto Sans CJK KR Regular" w:hAnsi="Noto Sans CJK KR Regular"/>
                </w:rPr>
              </w:rPrChange>
            </w:rPr>
            <w:delText xml:space="preserve"> </w:delText>
          </w:r>
          <w:r w:rsidR="00805C77" w:rsidRPr="000C7330" w:rsidDel="00D24AB7">
            <w:rPr>
              <w:rFonts w:eastAsiaTheme="minorHAnsi" w:hint="eastAsia"/>
              <w:color w:val="000000" w:themeColor="text1"/>
              <w:rPrChange w:id="2463" w:author="FURSYS" w:date="2025-12-04T15:42:00Z">
                <w:rPr>
                  <w:rFonts w:ascii="Noto Sans CJK KR Regular" w:eastAsia="Noto Sans CJK KR Regular" w:hAnsi="Noto Sans CJK KR Regular" w:hint="eastAsia"/>
                </w:rPr>
              </w:rPrChange>
            </w:rPr>
            <w:delText>제공</w:delText>
          </w:r>
          <w:r w:rsidR="00805C77" w:rsidRPr="000C7330" w:rsidDel="00D24AB7">
            <w:rPr>
              <w:rFonts w:eastAsiaTheme="minorHAnsi"/>
              <w:color w:val="000000" w:themeColor="text1"/>
              <w:rPrChange w:id="2464" w:author="FURSYS" w:date="2025-12-04T15:42:00Z">
                <w:rPr>
                  <w:rFonts w:ascii="Noto Sans CJK KR Regular" w:eastAsia="Noto Sans CJK KR Regular" w:hAnsi="Noto Sans CJK KR Regular"/>
                </w:rPr>
              </w:rPrChange>
            </w:rPr>
            <w:delText xml:space="preserve"> </w:delText>
          </w:r>
          <w:r w:rsidR="00805C77" w:rsidRPr="000C7330" w:rsidDel="00D24AB7">
            <w:rPr>
              <w:rFonts w:eastAsiaTheme="minorHAnsi" w:hint="eastAsia"/>
              <w:color w:val="000000" w:themeColor="text1"/>
              <w:rPrChange w:id="2465" w:author="FURSYS" w:date="2025-12-04T15:42:00Z">
                <w:rPr>
                  <w:rFonts w:ascii="Noto Sans CJK KR Regular" w:eastAsia="Noto Sans CJK KR Regular" w:hAnsi="Noto Sans CJK KR Regular" w:hint="eastAsia"/>
                </w:rPr>
              </w:rPrChange>
            </w:rPr>
            <w:delText>일수에</w:delText>
          </w:r>
          <w:r w:rsidR="00805C77" w:rsidRPr="000C7330" w:rsidDel="00D24AB7">
            <w:rPr>
              <w:rFonts w:eastAsiaTheme="minorHAnsi"/>
              <w:color w:val="000000" w:themeColor="text1"/>
              <w:rPrChange w:id="2466" w:author="FURSYS" w:date="2025-12-04T15:42:00Z">
                <w:rPr>
                  <w:rFonts w:ascii="Noto Sans CJK KR Regular" w:eastAsia="Noto Sans CJK KR Regular" w:hAnsi="Noto Sans CJK KR Regular"/>
                </w:rPr>
              </w:rPrChange>
            </w:rPr>
            <w:delText xml:space="preserve"> </w:delText>
          </w:r>
          <w:r w:rsidR="00805C77" w:rsidRPr="000C7330" w:rsidDel="00D24AB7">
            <w:rPr>
              <w:rFonts w:eastAsiaTheme="minorHAnsi" w:hint="eastAsia"/>
              <w:color w:val="000000" w:themeColor="text1"/>
              <w:rPrChange w:id="2467" w:author="FURSYS" w:date="2025-12-04T15:42:00Z">
                <w:rPr>
                  <w:rFonts w:ascii="Noto Sans CJK KR Regular" w:eastAsia="Noto Sans CJK KR Regular" w:hAnsi="Noto Sans CJK KR Regular" w:hint="eastAsia"/>
                </w:rPr>
              </w:rPrChange>
            </w:rPr>
            <w:delText>따라</w:delText>
          </w:r>
          <w:r w:rsidR="00805C77" w:rsidRPr="000C7330" w:rsidDel="00D24AB7">
            <w:rPr>
              <w:rFonts w:eastAsiaTheme="minorHAnsi"/>
              <w:color w:val="000000" w:themeColor="text1"/>
              <w:rPrChange w:id="2468" w:author="FURSYS" w:date="2025-12-04T15:42:00Z">
                <w:rPr>
                  <w:rFonts w:ascii="Noto Sans CJK KR Regular" w:eastAsia="Noto Sans CJK KR Regular" w:hAnsi="Noto Sans CJK KR Regular"/>
                </w:rPr>
              </w:rPrChange>
            </w:rPr>
            <w:delText xml:space="preserve"> </w:delText>
          </w:r>
          <w:r w:rsidR="00805C77" w:rsidRPr="000C7330" w:rsidDel="00D24AB7">
            <w:rPr>
              <w:rFonts w:eastAsiaTheme="minorHAnsi" w:hint="eastAsia"/>
              <w:color w:val="000000" w:themeColor="text1"/>
              <w:rPrChange w:id="2469" w:author="FURSYS" w:date="2025-12-04T15:42:00Z">
                <w:rPr>
                  <w:rFonts w:ascii="Noto Sans CJK KR Regular" w:eastAsia="Noto Sans CJK KR Regular" w:hAnsi="Noto Sans CJK KR Regular" w:hint="eastAsia"/>
                </w:rPr>
              </w:rPrChange>
            </w:rPr>
            <w:delText>일할</w:delText>
          </w:r>
          <w:r w:rsidR="00805C77" w:rsidRPr="000C7330" w:rsidDel="00D24AB7">
            <w:rPr>
              <w:rFonts w:eastAsiaTheme="minorHAnsi"/>
              <w:color w:val="000000" w:themeColor="text1"/>
              <w:rPrChange w:id="2470" w:author="FURSYS" w:date="2025-12-04T15:42:00Z">
                <w:rPr>
                  <w:rFonts w:ascii="Noto Sans CJK KR Regular" w:eastAsia="Noto Sans CJK KR Regular" w:hAnsi="Noto Sans CJK KR Regular"/>
                </w:rPr>
              </w:rPrChange>
            </w:rPr>
            <w:delText xml:space="preserve"> </w:delText>
          </w:r>
          <w:r w:rsidR="00805C77" w:rsidRPr="000C7330" w:rsidDel="00D24AB7">
            <w:rPr>
              <w:rFonts w:eastAsiaTheme="minorHAnsi" w:hint="eastAsia"/>
              <w:color w:val="000000" w:themeColor="text1"/>
              <w:rPrChange w:id="2471" w:author="FURSYS" w:date="2025-12-04T15:42:00Z">
                <w:rPr>
                  <w:rFonts w:ascii="Noto Sans CJK KR Regular" w:eastAsia="Noto Sans CJK KR Regular" w:hAnsi="Noto Sans CJK KR Regular" w:hint="eastAsia"/>
                </w:rPr>
              </w:rPrChange>
            </w:rPr>
            <w:delText>계산</w:delText>
          </w:r>
          <w:r w:rsidR="000D74BF" w:rsidRPr="000C7330" w:rsidDel="00D24AB7">
            <w:rPr>
              <w:rFonts w:eastAsiaTheme="minorHAnsi" w:hint="eastAsia"/>
              <w:color w:val="000000" w:themeColor="text1"/>
              <w:rPrChange w:id="2472" w:author="FURSYS" w:date="2025-12-04T15:42:00Z">
                <w:rPr>
                  <w:rFonts w:ascii="Noto Sans CJK KR Regular" w:eastAsia="Noto Sans CJK KR Regular" w:hAnsi="Noto Sans CJK KR Regular" w:hint="eastAsia"/>
                </w:rPr>
              </w:rPrChange>
            </w:rPr>
            <w:delText>한</w:delText>
          </w:r>
          <w:r w:rsidR="00805C77" w:rsidRPr="000C7330" w:rsidDel="00D24AB7">
            <w:rPr>
              <w:rFonts w:eastAsiaTheme="minorHAnsi" w:hint="eastAsia"/>
              <w:color w:val="000000" w:themeColor="text1"/>
              <w:rPrChange w:id="2473" w:author="FURSYS" w:date="2025-12-04T15:42:00Z">
                <w:rPr>
                  <w:rFonts w:ascii="Noto Sans CJK KR Regular" w:eastAsia="Noto Sans CJK KR Regular" w:hAnsi="Noto Sans CJK KR Regular" w:hint="eastAsia"/>
                </w:rPr>
              </w:rPrChange>
            </w:rPr>
            <w:delText>다</w:delText>
          </w:r>
          <w:r w:rsidR="00805C77" w:rsidRPr="000C7330" w:rsidDel="00D24AB7">
            <w:rPr>
              <w:rFonts w:eastAsiaTheme="minorHAnsi"/>
              <w:color w:val="000000" w:themeColor="text1"/>
              <w:rPrChange w:id="2474" w:author="FURSYS" w:date="2025-12-04T15:42:00Z">
                <w:rPr>
                  <w:rFonts w:ascii="Noto Sans CJK KR Regular" w:eastAsia="Noto Sans CJK KR Regular" w:hAnsi="Noto Sans CJK KR Regular"/>
                </w:rPr>
              </w:rPrChange>
            </w:rPr>
            <w:delText>.</w:delText>
          </w:r>
        </w:del>
      </w:moveFrom>
    </w:p>
    <w:moveFromRangeEnd w:id="2441"/>
    <w:p w14:paraId="49668D67" w14:textId="70235748" w:rsidR="00971B98" w:rsidRPr="000C7330" w:rsidRDefault="00567C7D" w:rsidP="00971B98">
      <w:pPr>
        <w:pStyle w:val="a3"/>
        <w:numPr>
          <w:ilvl w:val="0"/>
          <w:numId w:val="32"/>
        </w:numPr>
        <w:ind w:leftChars="0"/>
        <w:rPr>
          <w:rFonts w:eastAsiaTheme="minorHAnsi"/>
          <w:color w:val="000000" w:themeColor="text1"/>
          <w:rPrChange w:id="2475" w:author="FURSYS" w:date="2025-12-04T15:42:00Z">
            <w:rPr>
              <w:rFonts w:ascii="Noto Sans CJK KR Regular" w:eastAsia="Noto Sans CJK KR Regular" w:hAnsi="Noto Sans CJK KR Regular"/>
              <w:color w:val="000000" w:themeColor="text1"/>
            </w:rPr>
          </w:rPrChange>
        </w:rPr>
      </w:pPr>
      <w:del w:id="2476" w:author="이승준 (Seungjun Lee)" w:date="2025-07-18T09:29:00Z">
        <w:r w:rsidRPr="000C7330" w:rsidDel="00D24AB7">
          <w:rPr>
            <w:rFonts w:eastAsiaTheme="minorHAnsi" w:hint="eastAsia"/>
            <w:color w:val="000000" w:themeColor="text1"/>
            <w:rPrChange w:id="2477" w:author="FURSYS" w:date="2025-12-04T15:42:00Z">
              <w:rPr>
                <w:rFonts w:ascii="Noto Sans CJK KR Regular" w:eastAsia="Noto Sans CJK KR Regular" w:hAnsi="Noto Sans CJK KR Regular" w:hint="eastAsia"/>
              </w:rPr>
            </w:rPrChange>
          </w:rPr>
          <w:delText>계약</w:delText>
        </w:r>
        <w:r w:rsidR="00FA35C4" w:rsidRPr="000C7330" w:rsidDel="00D24AB7">
          <w:rPr>
            <w:rFonts w:eastAsiaTheme="minorHAnsi"/>
            <w:color w:val="000000" w:themeColor="text1"/>
            <w:rPrChange w:id="2478" w:author="FURSYS" w:date="2025-12-04T15:42:00Z">
              <w:rPr>
                <w:rFonts w:ascii="Noto Sans CJK KR Regular" w:eastAsia="Noto Sans CJK KR Regular" w:hAnsi="Noto Sans CJK KR Regular"/>
              </w:rPr>
            </w:rPrChange>
          </w:rPr>
          <w:delText xml:space="preserve"> </w:delText>
        </w:r>
        <w:r w:rsidRPr="000C7330" w:rsidDel="00D24AB7">
          <w:rPr>
            <w:rFonts w:eastAsiaTheme="minorHAnsi" w:hint="eastAsia"/>
            <w:color w:val="000000" w:themeColor="text1"/>
            <w:rPrChange w:id="2479" w:author="FURSYS" w:date="2025-12-04T15:42:00Z">
              <w:rPr>
                <w:rFonts w:ascii="Noto Sans CJK KR Regular" w:eastAsia="Noto Sans CJK KR Regular" w:hAnsi="Noto Sans CJK KR Regular" w:hint="eastAsia"/>
              </w:rPr>
            </w:rPrChange>
          </w:rPr>
          <w:delText>개시일이</w:delText>
        </w:r>
        <w:r w:rsidRPr="000C7330" w:rsidDel="00D24AB7">
          <w:rPr>
            <w:rFonts w:eastAsiaTheme="minorHAnsi"/>
            <w:color w:val="000000" w:themeColor="text1"/>
            <w:rPrChange w:id="2480" w:author="FURSYS" w:date="2025-12-04T15:42:00Z">
              <w:rPr>
                <w:rFonts w:ascii="Noto Sans CJK KR Regular" w:eastAsia="Noto Sans CJK KR Regular" w:hAnsi="Noto Sans CJK KR Regular"/>
              </w:rPr>
            </w:rPrChange>
          </w:rPr>
          <w:delText xml:space="preserve"> </w:delText>
        </w:r>
        <w:r w:rsidR="00FA35C4" w:rsidRPr="000C7330" w:rsidDel="00D24AB7">
          <w:rPr>
            <w:rFonts w:eastAsiaTheme="minorHAnsi" w:hint="eastAsia"/>
            <w:color w:val="000000" w:themeColor="text1"/>
            <w:rPrChange w:id="2481" w:author="FURSYS" w:date="2025-12-04T15:42:00Z">
              <w:rPr>
                <w:rFonts w:ascii="Noto Sans CJK KR Regular" w:eastAsia="Noto Sans CJK KR Regular" w:hAnsi="Noto Sans CJK KR Regular" w:hint="eastAsia"/>
              </w:rPr>
            </w:rPrChange>
          </w:rPr>
          <w:delText>해당</w:delText>
        </w:r>
        <w:r w:rsidR="00FA35C4" w:rsidRPr="000C7330" w:rsidDel="00D24AB7">
          <w:rPr>
            <w:rFonts w:eastAsiaTheme="minorHAnsi"/>
            <w:color w:val="000000" w:themeColor="text1"/>
            <w:rPrChange w:id="2482" w:author="FURSYS" w:date="2025-12-04T15:42:00Z">
              <w:rPr>
                <w:rFonts w:ascii="Noto Sans CJK KR Regular" w:eastAsia="Noto Sans CJK KR Regular" w:hAnsi="Noto Sans CJK KR Regular"/>
              </w:rPr>
            </w:rPrChange>
          </w:rPr>
          <w:delText xml:space="preserve"> 월의 1</w:delText>
        </w:r>
        <w:r w:rsidR="00FA35C4" w:rsidRPr="000C7330" w:rsidDel="00D24AB7">
          <w:rPr>
            <w:rFonts w:eastAsiaTheme="minorHAnsi" w:hint="eastAsia"/>
            <w:color w:val="000000" w:themeColor="text1"/>
            <w:rPrChange w:id="2483" w:author="FURSYS" w:date="2025-12-04T15:42:00Z">
              <w:rPr>
                <w:rFonts w:ascii="Noto Sans CJK KR Regular" w:eastAsia="Noto Sans CJK KR Regular" w:hAnsi="Noto Sans CJK KR Regular" w:hint="eastAsia"/>
              </w:rPr>
            </w:rPrChange>
          </w:rPr>
          <w:delText>일</w:delText>
        </w:r>
        <w:r w:rsidR="00FA35C4" w:rsidRPr="000C7330" w:rsidDel="00D24AB7">
          <w:rPr>
            <w:rFonts w:eastAsiaTheme="minorHAnsi"/>
            <w:color w:val="000000" w:themeColor="text1"/>
            <w:rPrChange w:id="2484" w:author="FURSYS" w:date="2025-12-04T15:42:00Z">
              <w:rPr>
                <w:rFonts w:ascii="Noto Sans CJK KR Regular" w:eastAsia="Noto Sans CJK KR Regular" w:hAnsi="Noto Sans CJK KR Regular"/>
              </w:rPr>
            </w:rPrChange>
          </w:rPr>
          <w:delText xml:space="preserve"> </w:delText>
        </w:r>
        <w:r w:rsidR="00FA35C4" w:rsidRPr="000C7330" w:rsidDel="00D24AB7">
          <w:rPr>
            <w:rFonts w:eastAsiaTheme="minorHAnsi" w:hint="eastAsia"/>
            <w:color w:val="000000" w:themeColor="text1"/>
            <w:rPrChange w:id="2485" w:author="FURSYS" w:date="2025-12-04T15:42:00Z">
              <w:rPr>
                <w:rFonts w:ascii="Noto Sans CJK KR Regular" w:eastAsia="Noto Sans CJK KR Regular" w:hAnsi="Noto Sans CJK KR Regular" w:hint="eastAsia"/>
              </w:rPr>
            </w:rPrChange>
          </w:rPr>
          <w:delText>이후인</w:delText>
        </w:r>
        <w:r w:rsidRPr="000C7330" w:rsidDel="00D24AB7">
          <w:rPr>
            <w:rFonts w:eastAsiaTheme="minorHAnsi"/>
            <w:color w:val="000000" w:themeColor="text1"/>
            <w:rPrChange w:id="2486" w:author="FURSYS" w:date="2025-12-04T15:42:00Z">
              <w:rPr>
                <w:rFonts w:ascii="Noto Sans CJK KR Regular" w:eastAsia="Noto Sans CJK KR Regular" w:hAnsi="Noto Sans CJK KR Regular"/>
              </w:rPr>
            </w:rPrChange>
          </w:rPr>
          <w:delText xml:space="preserve"> 경우,</w:delText>
        </w:r>
        <w:r w:rsidR="00455799" w:rsidRPr="000C7330" w:rsidDel="00D24AB7">
          <w:rPr>
            <w:rFonts w:eastAsiaTheme="minorHAnsi"/>
            <w:color w:val="000000" w:themeColor="text1"/>
            <w:rPrChange w:id="2487" w:author="FURSYS" w:date="2025-12-04T15:42:00Z">
              <w:rPr>
                <w:rFonts w:ascii="Noto Sans CJK KR Regular" w:eastAsia="Noto Sans CJK KR Regular" w:hAnsi="Noto Sans CJK KR Regular"/>
              </w:rPr>
            </w:rPrChange>
          </w:rPr>
          <w:delText xml:space="preserve"> </w:delText>
        </w:r>
      </w:del>
      <w:r w:rsidR="00455799" w:rsidRPr="000C7330">
        <w:rPr>
          <w:rFonts w:eastAsiaTheme="minorHAnsi" w:hint="eastAsia"/>
          <w:color w:val="000000" w:themeColor="text1"/>
          <w:rPrChange w:id="2488" w:author="FURSYS" w:date="2025-12-04T15:42:00Z">
            <w:rPr>
              <w:rFonts w:ascii="Noto Sans CJK KR Regular" w:eastAsia="Noto Sans CJK KR Regular" w:hAnsi="Noto Sans CJK KR Regular" w:hint="eastAsia"/>
            </w:rPr>
          </w:rPrChange>
        </w:rPr>
        <w:t>월</w:t>
      </w:r>
      <w:r w:rsidR="000A0A75" w:rsidRPr="000C7330">
        <w:rPr>
          <w:rFonts w:eastAsiaTheme="minorHAnsi"/>
          <w:color w:val="000000" w:themeColor="text1"/>
          <w:rPrChange w:id="2489" w:author="FURSYS" w:date="2025-12-04T15:42:00Z">
            <w:rPr>
              <w:rFonts w:ascii="Noto Sans CJK KR Regular" w:eastAsia="Noto Sans CJK KR Regular" w:hAnsi="Noto Sans CJK KR Regular"/>
            </w:rPr>
          </w:rPrChange>
        </w:rPr>
        <w:t xml:space="preserve"> </w:t>
      </w:r>
      <w:r w:rsidR="00455799" w:rsidRPr="000C7330">
        <w:rPr>
          <w:rFonts w:eastAsiaTheme="minorHAnsi" w:hint="eastAsia"/>
          <w:color w:val="000000" w:themeColor="text1"/>
          <w:rPrChange w:id="2490" w:author="FURSYS" w:date="2025-12-04T15:42:00Z">
            <w:rPr>
              <w:rFonts w:ascii="Noto Sans CJK KR Regular" w:eastAsia="Noto Sans CJK KR Regular" w:hAnsi="Noto Sans CJK KR Regular" w:hint="eastAsia"/>
            </w:rPr>
          </w:rPrChange>
        </w:rPr>
        <w:t>렌탈료는</w:t>
      </w:r>
      <w:r w:rsidR="00455799" w:rsidRPr="000C7330">
        <w:rPr>
          <w:rFonts w:eastAsiaTheme="minorHAnsi"/>
          <w:color w:val="000000" w:themeColor="text1"/>
          <w:rPrChange w:id="2491" w:author="FURSYS" w:date="2025-12-04T15:42:00Z">
            <w:rPr>
              <w:rFonts w:ascii="Noto Sans CJK KR Regular" w:eastAsia="Noto Sans CJK KR Regular" w:hAnsi="Noto Sans CJK KR Regular"/>
            </w:rPr>
          </w:rPrChange>
        </w:rPr>
        <w:t xml:space="preserve"> </w:t>
      </w:r>
      <w:r w:rsidR="00FA35C4" w:rsidRPr="000C7330">
        <w:rPr>
          <w:rFonts w:eastAsiaTheme="minorHAnsi" w:hint="eastAsia"/>
          <w:color w:val="000000" w:themeColor="text1"/>
          <w:rPrChange w:id="2492" w:author="FURSYS" w:date="2025-12-04T15:42:00Z">
            <w:rPr>
              <w:rFonts w:ascii="Noto Sans CJK KR Regular" w:eastAsia="Noto Sans CJK KR Regular" w:hAnsi="Noto Sans CJK KR Regular" w:hint="eastAsia"/>
            </w:rPr>
          </w:rPrChange>
        </w:rPr>
        <w:t>다음과</w:t>
      </w:r>
      <w:r w:rsidR="00FA35C4" w:rsidRPr="000C7330">
        <w:rPr>
          <w:rFonts w:eastAsiaTheme="minorHAnsi"/>
          <w:color w:val="000000" w:themeColor="text1"/>
          <w:rPrChange w:id="2493" w:author="FURSYS" w:date="2025-12-04T15:42:00Z">
            <w:rPr>
              <w:rFonts w:ascii="Noto Sans CJK KR Regular" w:eastAsia="Noto Sans CJK KR Regular" w:hAnsi="Noto Sans CJK KR Regular"/>
            </w:rPr>
          </w:rPrChange>
        </w:rPr>
        <w:t xml:space="preserve"> </w:t>
      </w:r>
      <w:r w:rsidR="00455799" w:rsidRPr="000C7330">
        <w:rPr>
          <w:rFonts w:eastAsiaTheme="minorHAnsi" w:hint="eastAsia"/>
          <w:color w:val="000000" w:themeColor="text1"/>
          <w:rPrChange w:id="2494" w:author="FURSYS" w:date="2025-12-04T15:42:00Z">
            <w:rPr>
              <w:rFonts w:ascii="Noto Sans CJK KR Regular" w:eastAsia="Noto Sans CJK KR Regular" w:hAnsi="Noto Sans CJK KR Regular" w:hint="eastAsia"/>
            </w:rPr>
          </w:rPrChange>
        </w:rPr>
        <w:t>같이</w:t>
      </w:r>
      <w:r w:rsidR="00455799" w:rsidRPr="000C7330">
        <w:rPr>
          <w:rFonts w:eastAsiaTheme="minorHAnsi"/>
          <w:color w:val="000000" w:themeColor="text1"/>
          <w:rPrChange w:id="2495" w:author="FURSYS" w:date="2025-12-04T15:42:00Z">
            <w:rPr>
              <w:rFonts w:ascii="Noto Sans CJK KR Regular" w:eastAsia="Noto Sans CJK KR Regular" w:hAnsi="Noto Sans CJK KR Regular"/>
            </w:rPr>
          </w:rPrChange>
        </w:rPr>
        <w:t xml:space="preserve"> </w:t>
      </w:r>
      <w:r w:rsidR="00FA35C4" w:rsidRPr="000C7330">
        <w:rPr>
          <w:rFonts w:eastAsiaTheme="minorHAnsi" w:hint="eastAsia"/>
          <w:color w:val="000000" w:themeColor="text1"/>
          <w:rPrChange w:id="2496" w:author="FURSYS" w:date="2025-12-04T15:42:00Z">
            <w:rPr>
              <w:rFonts w:ascii="Noto Sans CJK KR Regular" w:eastAsia="Noto Sans CJK KR Regular" w:hAnsi="Noto Sans CJK KR Regular" w:hint="eastAsia"/>
            </w:rPr>
          </w:rPrChange>
        </w:rPr>
        <w:t>산정하여</w:t>
      </w:r>
      <w:r w:rsidR="00455799" w:rsidRPr="000C7330">
        <w:rPr>
          <w:rFonts w:eastAsiaTheme="minorHAnsi"/>
          <w:color w:val="000000" w:themeColor="text1"/>
          <w:rPrChange w:id="2497" w:author="FURSYS" w:date="2025-12-04T15:42:00Z">
            <w:rPr>
              <w:rFonts w:ascii="Noto Sans CJK KR Regular" w:eastAsia="Noto Sans CJK KR Regular" w:hAnsi="Noto Sans CJK KR Regular"/>
            </w:rPr>
          </w:rPrChange>
        </w:rPr>
        <w:t xml:space="preserve"> 익월에 청구</w:t>
      </w:r>
      <w:r w:rsidR="00FA35C4" w:rsidRPr="000C7330">
        <w:rPr>
          <w:rFonts w:eastAsiaTheme="minorHAnsi" w:hint="eastAsia"/>
          <w:color w:val="000000" w:themeColor="text1"/>
          <w:rPrChange w:id="2498" w:author="FURSYS" w:date="2025-12-04T15:42:00Z">
            <w:rPr>
              <w:rFonts w:ascii="Noto Sans CJK KR Regular" w:eastAsia="Noto Sans CJK KR Regular" w:hAnsi="Noto Sans CJK KR Regular" w:hint="eastAsia"/>
            </w:rPr>
          </w:rPrChange>
        </w:rPr>
        <w:t>한</w:t>
      </w:r>
      <w:r w:rsidR="00455799" w:rsidRPr="000C7330">
        <w:rPr>
          <w:rFonts w:eastAsiaTheme="minorHAnsi" w:hint="eastAsia"/>
          <w:color w:val="000000" w:themeColor="text1"/>
          <w:rPrChange w:id="2499" w:author="FURSYS" w:date="2025-12-04T15:42:00Z">
            <w:rPr>
              <w:rFonts w:ascii="Noto Sans CJK KR Regular" w:eastAsia="Noto Sans CJK KR Regular" w:hAnsi="Noto Sans CJK KR Regular" w:hint="eastAsia"/>
            </w:rPr>
          </w:rPrChange>
        </w:rPr>
        <w:t>다</w:t>
      </w:r>
      <w:r w:rsidR="00455799" w:rsidRPr="000C7330">
        <w:rPr>
          <w:rFonts w:eastAsiaTheme="minorHAnsi"/>
          <w:color w:val="000000" w:themeColor="text1"/>
          <w:rPrChange w:id="2500" w:author="FURSYS" w:date="2025-12-04T15:42:00Z">
            <w:rPr>
              <w:rFonts w:ascii="Noto Sans CJK KR Regular" w:eastAsia="Noto Sans CJK KR Regular" w:hAnsi="Noto Sans CJK KR Regular"/>
            </w:rPr>
          </w:rPrChange>
        </w:rPr>
        <w:t>.</w:t>
      </w:r>
    </w:p>
    <w:p w14:paraId="398E3A99" w14:textId="3920802E" w:rsidR="00971B98" w:rsidRPr="000C7330" w:rsidRDefault="008C3F18" w:rsidP="00971B98">
      <w:pPr>
        <w:pStyle w:val="a3"/>
        <w:numPr>
          <w:ilvl w:val="1"/>
          <w:numId w:val="32"/>
        </w:numPr>
        <w:ind w:leftChars="0"/>
        <w:rPr>
          <w:rFonts w:eastAsiaTheme="minorHAnsi"/>
          <w:color w:val="000000" w:themeColor="text1"/>
          <w:rPrChange w:id="2501" w:author="FURSYS" w:date="2025-12-04T15:42:00Z">
            <w:rPr>
              <w:rFonts w:ascii="Noto Sans CJK KR Regular" w:eastAsia="Noto Sans CJK KR Regular" w:hAnsi="Noto Sans CJK KR Regular"/>
              <w:color w:val="000000" w:themeColor="text1"/>
            </w:rPr>
          </w:rPrChange>
        </w:rPr>
      </w:pPr>
      <w:ins w:id="2502" w:author="윤현정 (Hyunjeong Yoon)" w:date="2025-07-09T15:58:00Z">
        <w:r w:rsidRPr="000C7330">
          <w:rPr>
            <w:rFonts w:eastAsiaTheme="minorHAnsi" w:hint="eastAsia"/>
            <w:color w:val="000000" w:themeColor="text1"/>
            <w:rPrChange w:id="2503" w:author="FURSYS" w:date="2025-12-04T15:42:00Z">
              <w:rPr>
                <w:rFonts w:ascii="Noto Sans CJK KR Regular" w:eastAsia="Noto Sans CJK KR Regular" w:hAnsi="Noto Sans CJK KR Regular" w:hint="eastAsia"/>
              </w:rPr>
            </w:rPrChange>
          </w:rPr>
          <w:t>렌탈기간이</w:t>
        </w:r>
        <w:r w:rsidRPr="000C7330">
          <w:rPr>
            <w:rFonts w:eastAsiaTheme="minorHAnsi"/>
            <w:color w:val="000000" w:themeColor="text1"/>
            <w:rPrChange w:id="2504" w:author="FURSYS" w:date="2025-12-04T15:42:00Z">
              <w:rPr>
                <w:rFonts w:ascii="Noto Sans CJK KR Regular" w:eastAsia="Noto Sans CJK KR Regular" w:hAnsi="Noto Sans CJK KR Regular"/>
              </w:rPr>
            </w:rPrChange>
          </w:rPr>
          <w:t xml:space="preserve"> 해당 월의 중간에 개시되거나 종료되는 경우</w:t>
        </w:r>
      </w:ins>
      <w:ins w:id="2505" w:author="이승준 (Seungjun Lee)" w:date="2025-07-15T08:21:00Z">
        <w:r w:rsidR="00BB6D3F" w:rsidRPr="000C7330">
          <w:rPr>
            <w:rFonts w:eastAsiaTheme="minorHAnsi"/>
            <w:color w:val="000000" w:themeColor="text1"/>
            <w:rPrChange w:id="2506" w:author="FURSYS" w:date="2025-12-04T15:42:00Z">
              <w:rPr>
                <w:rFonts w:ascii="Noto Sans CJK KR Regular" w:eastAsia="Noto Sans CJK KR Regular" w:hAnsi="Noto Sans CJK KR Regular"/>
                <w:color w:val="000000" w:themeColor="text1"/>
              </w:rPr>
            </w:rPrChange>
          </w:rPr>
          <w:t xml:space="preserve"> </w:t>
        </w:r>
      </w:ins>
      <w:ins w:id="2507" w:author="윤현정 (Hyunjeong Yoon)" w:date="2025-07-09T15:58:00Z">
        <w:del w:id="2508" w:author="이승준 (Seungjun Lee)" w:date="2025-07-18T09:29:00Z">
          <w:r w:rsidRPr="000C7330" w:rsidDel="00D24AB7">
            <w:rPr>
              <w:rFonts w:eastAsiaTheme="minorHAnsi"/>
              <w:color w:val="000000" w:themeColor="text1"/>
              <w:rPrChange w:id="2509" w:author="FURSYS" w:date="2025-12-04T15:42:00Z">
                <w:rPr>
                  <w:rFonts w:ascii="Noto Sans CJK KR Regular" w:eastAsia="Noto Sans CJK KR Regular" w:hAnsi="Noto Sans CJK KR Regular"/>
                  <w:color w:val="000000" w:themeColor="text1"/>
                </w:rPr>
              </w:rPrChange>
            </w:rPr>
            <w:delText xml:space="preserve"> </w:delText>
          </w:r>
        </w:del>
      </w:ins>
      <w:del w:id="2510" w:author="윤현정 (Hyunjeong Yoon)" w:date="2025-07-09T15:59:00Z">
        <w:r w:rsidR="00567C7D" w:rsidRPr="000C7330" w:rsidDel="008C3F18">
          <w:rPr>
            <w:rFonts w:eastAsiaTheme="minorHAnsi" w:hint="eastAsia"/>
            <w:color w:val="000000" w:themeColor="text1"/>
            <w:rPrChange w:id="2511" w:author="FURSYS" w:date="2025-12-04T15:42:00Z">
              <w:rPr>
                <w:rFonts w:ascii="Noto Sans CJK KR Regular" w:eastAsia="Noto Sans CJK KR Regular" w:hAnsi="Noto Sans CJK KR Regular" w:hint="eastAsia"/>
                <w:color w:val="000000" w:themeColor="text1"/>
              </w:rPr>
            </w:rPrChange>
          </w:rPr>
          <w:delText>최초</w:delText>
        </w:r>
        <w:r w:rsidR="00FA35C4" w:rsidRPr="000C7330" w:rsidDel="008C3F18">
          <w:rPr>
            <w:rFonts w:eastAsiaTheme="minorHAnsi"/>
            <w:color w:val="000000" w:themeColor="text1"/>
            <w:rPrChange w:id="2512" w:author="FURSYS" w:date="2025-12-04T15:42:00Z">
              <w:rPr>
                <w:rFonts w:ascii="Noto Sans CJK KR Regular" w:eastAsia="Noto Sans CJK KR Regular" w:hAnsi="Noto Sans CJK KR Regular"/>
                <w:color w:val="000000" w:themeColor="text1"/>
              </w:rPr>
            </w:rPrChange>
          </w:rPr>
          <w:delText xml:space="preserve"> </w:delText>
        </w:r>
        <w:r w:rsidR="00FA35C4" w:rsidRPr="000C7330" w:rsidDel="008C3F18">
          <w:rPr>
            <w:rFonts w:eastAsiaTheme="minorHAnsi" w:hint="eastAsia"/>
            <w:color w:val="000000" w:themeColor="text1"/>
            <w:rPrChange w:id="2513" w:author="FURSYS" w:date="2025-12-04T15:42:00Z">
              <w:rPr>
                <w:rFonts w:ascii="Noto Sans CJK KR Regular" w:eastAsia="Noto Sans CJK KR Regular" w:hAnsi="Noto Sans CJK KR Regular" w:hint="eastAsia"/>
                <w:color w:val="000000" w:themeColor="text1"/>
              </w:rPr>
            </w:rPrChange>
          </w:rPr>
          <w:delText>및</w:delText>
        </w:r>
        <w:r w:rsidR="00FA35C4" w:rsidRPr="000C7330" w:rsidDel="008C3F18">
          <w:rPr>
            <w:rFonts w:eastAsiaTheme="minorHAnsi"/>
            <w:color w:val="000000" w:themeColor="text1"/>
            <w:rPrChange w:id="2514" w:author="FURSYS" w:date="2025-12-04T15:42:00Z">
              <w:rPr>
                <w:rFonts w:ascii="Noto Sans CJK KR Regular" w:eastAsia="Noto Sans CJK KR Regular" w:hAnsi="Noto Sans CJK KR Regular"/>
                <w:color w:val="000000" w:themeColor="text1"/>
              </w:rPr>
            </w:rPrChange>
          </w:rPr>
          <w:delText xml:space="preserve"> </w:delText>
        </w:r>
        <w:r w:rsidR="00567C7D" w:rsidRPr="000C7330" w:rsidDel="008C3F18">
          <w:rPr>
            <w:rFonts w:eastAsiaTheme="minorHAnsi" w:hint="eastAsia"/>
            <w:color w:val="000000" w:themeColor="text1"/>
            <w:rPrChange w:id="2515" w:author="FURSYS" w:date="2025-12-04T15:42:00Z">
              <w:rPr>
                <w:rFonts w:ascii="Noto Sans CJK KR Regular" w:eastAsia="Noto Sans CJK KR Regular" w:hAnsi="Noto Sans CJK KR Regular" w:hint="eastAsia"/>
                <w:color w:val="000000" w:themeColor="text1"/>
              </w:rPr>
            </w:rPrChange>
          </w:rPr>
          <w:delText>최종</w:delText>
        </w:r>
        <w:r w:rsidR="00567C7D" w:rsidRPr="000C7330" w:rsidDel="008C3F18">
          <w:rPr>
            <w:rFonts w:eastAsiaTheme="minorHAnsi"/>
            <w:color w:val="000000" w:themeColor="text1"/>
            <w:rPrChange w:id="2516" w:author="FURSYS" w:date="2025-12-04T15:42:00Z">
              <w:rPr>
                <w:rFonts w:ascii="Noto Sans CJK KR Regular" w:eastAsia="Noto Sans CJK KR Regular" w:hAnsi="Noto Sans CJK KR Regular"/>
                <w:color w:val="000000" w:themeColor="text1"/>
              </w:rPr>
            </w:rPrChange>
          </w:rPr>
          <w:delText xml:space="preserve"> </w:delText>
        </w:r>
      </w:del>
      <w:r w:rsidR="00567C7D" w:rsidRPr="000C7330">
        <w:rPr>
          <w:rFonts w:eastAsiaTheme="minorHAnsi" w:hint="eastAsia"/>
          <w:color w:val="000000" w:themeColor="text1"/>
          <w:rPrChange w:id="2517" w:author="FURSYS" w:date="2025-12-04T15:42:00Z">
            <w:rPr>
              <w:rFonts w:ascii="Noto Sans CJK KR Regular" w:eastAsia="Noto Sans CJK KR Regular" w:hAnsi="Noto Sans CJK KR Regular" w:hint="eastAsia"/>
              <w:color w:val="000000" w:themeColor="text1"/>
            </w:rPr>
          </w:rPrChange>
        </w:rPr>
        <w:t>렌탈료</w:t>
      </w:r>
      <w:r w:rsidR="00455799" w:rsidRPr="000C7330">
        <w:rPr>
          <w:rFonts w:eastAsiaTheme="minorHAnsi" w:hint="eastAsia"/>
          <w:color w:val="000000" w:themeColor="text1"/>
          <w:rPrChange w:id="2518" w:author="FURSYS" w:date="2025-12-04T15:42:00Z">
            <w:rPr>
              <w:rFonts w:ascii="Noto Sans CJK KR Regular" w:eastAsia="Noto Sans CJK KR Regular" w:hAnsi="Noto Sans CJK KR Regular" w:hint="eastAsia"/>
              <w:color w:val="000000" w:themeColor="text1"/>
            </w:rPr>
          </w:rPrChange>
        </w:rPr>
        <w:t>는</w:t>
      </w:r>
      <w:r w:rsidR="00455799" w:rsidRPr="000C7330">
        <w:rPr>
          <w:rFonts w:eastAsiaTheme="minorHAnsi"/>
          <w:color w:val="000000" w:themeColor="text1"/>
          <w:rPrChange w:id="2519" w:author="FURSYS" w:date="2025-12-04T15:42:00Z">
            <w:rPr>
              <w:rFonts w:ascii="Noto Sans CJK KR Regular" w:eastAsia="Noto Sans CJK KR Regular" w:hAnsi="Noto Sans CJK KR Regular"/>
              <w:color w:val="000000" w:themeColor="text1"/>
            </w:rPr>
          </w:rPrChange>
        </w:rPr>
        <w:t xml:space="preserve"> </w:t>
      </w:r>
      <w:r w:rsidR="00FA35C4" w:rsidRPr="000C7330">
        <w:rPr>
          <w:rFonts w:eastAsiaTheme="minorHAnsi"/>
          <w:color w:val="000000" w:themeColor="text1"/>
          <w:rPrChange w:id="2520" w:author="FURSYS" w:date="2025-12-04T15:42:00Z">
            <w:rPr>
              <w:rFonts w:ascii="Noto Sans CJK KR Regular" w:eastAsia="Noto Sans CJK KR Regular" w:hAnsi="Noto Sans CJK KR Regular"/>
              <w:color w:val="000000" w:themeColor="text1"/>
            </w:rPr>
          </w:rPrChange>
        </w:rPr>
        <w:t>“</w:t>
      </w:r>
      <w:r w:rsidR="00567C7D" w:rsidRPr="000C7330">
        <w:rPr>
          <w:rFonts w:eastAsiaTheme="minorHAnsi" w:hint="eastAsia"/>
          <w:color w:val="000000" w:themeColor="text1"/>
          <w:rPrChange w:id="2521" w:author="FURSYS" w:date="2025-12-04T15:42:00Z">
            <w:rPr>
              <w:rFonts w:ascii="Noto Sans CJK KR Regular" w:eastAsia="Noto Sans CJK KR Regular" w:hAnsi="Noto Sans CJK KR Regular" w:hint="eastAsia"/>
              <w:color w:val="000000" w:themeColor="text1"/>
            </w:rPr>
          </w:rPrChange>
        </w:rPr>
        <w:t>월</w:t>
      </w:r>
      <w:r w:rsidR="00FA35C4" w:rsidRPr="000C7330">
        <w:rPr>
          <w:rFonts w:eastAsiaTheme="minorHAnsi"/>
          <w:color w:val="000000" w:themeColor="text1"/>
          <w:rPrChange w:id="2522" w:author="FURSYS" w:date="2025-12-04T15:42:00Z">
            <w:rPr>
              <w:rFonts w:ascii="Noto Sans CJK KR Regular" w:eastAsia="Noto Sans CJK KR Regular" w:hAnsi="Noto Sans CJK KR Regular"/>
              <w:color w:val="000000" w:themeColor="text1"/>
            </w:rPr>
          </w:rPrChange>
        </w:rPr>
        <w:t xml:space="preserve"> </w:t>
      </w:r>
      <w:r w:rsidR="00567C7D" w:rsidRPr="000C7330">
        <w:rPr>
          <w:rFonts w:eastAsiaTheme="minorHAnsi" w:hint="eastAsia"/>
          <w:color w:val="000000" w:themeColor="text1"/>
          <w:rPrChange w:id="2523" w:author="FURSYS" w:date="2025-12-04T15:42:00Z">
            <w:rPr>
              <w:rFonts w:ascii="Noto Sans CJK KR Regular" w:eastAsia="Noto Sans CJK KR Regular" w:hAnsi="Noto Sans CJK KR Regular" w:hint="eastAsia"/>
              <w:color w:val="000000" w:themeColor="text1"/>
            </w:rPr>
          </w:rPrChange>
        </w:rPr>
        <w:t>렌탈료</w:t>
      </w:r>
      <w:r w:rsidR="000A0A75" w:rsidRPr="000C7330">
        <w:rPr>
          <w:rFonts w:eastAsiaTheme="minorHAnsi"/>
          <w:color w:val="000000" w:themeColor="text1"/>
          <w:rPrChange w:id="2524" w:author="FURSYS" w:date="2025-12-04T15:42:00Z">
            <w:rPr>
              <w:rFonts w:ascii="Noto Sans CJK KR Regular" w:eastAsia="Noto Sans CJK KR Regular" w:hAnsi="Noto Sans CJK KR Regular"/>
              <w:color w:val="000000" w:themeColor="text1"/>
            </w:rPr>
          </w:rPrChange>
        </w:rPr>
        <w:t xml:space="preserve"> </w:t>
      </w:r>
      <w:r w:rsidR="00567C7D" w:rsidRPr="000C7330">
        <w:rPr>
          <w:rFonts w:eastAsiaTheme="minorHAnsi" w:hint="eastAsia"/>
          <w:color w:val="000000" w:themeColor="text1"/>
          <w:rPrChange w:id="2525" w:author="FURSYS" w:date="2025-12-04T15:42:00Z">
            <w:rPr>
              <w:rFonts w:ascii="Noto Sans CJK KR Regular" w:eastAsia="Noto Sans CJK KR Regular" w:hAnsi="Noto Sans CJK KR Regular" w:hint="eastAsia"/>
              <w:color w:val="000000" w:themeColor="text1"/>
            </w:rPr>
          </w:rPrChange>
        </w:rPr>
        <w:t>÷</w:t>
      </w:r>
      <w:r w:rsidR="000A0A75" w:rsidRPr="000C7330">
        <w:rPr>
          <w:rFonts w:eastAsiaTheme="minorHAnsi"/>
          <w:color w:val="000000" w:themeColor="text1"/>
          <w:rPrChange w:id="2526" w:author="FURSYS" w:date="2025-12-04T15:42:00Z">
            <w:rPr>
              <w:rFonts w:ascii="Noto Sans CJK KR Regular" w:eastAsia="Noto Sans CJK KR Regular" w:hAnsi="Noto Sans CJK KR Regular"/>
              <w:color w:val="000000" w:themeColor="text1"/>
            </w:rPr>
          </w:rPrChange>
        </w:rPr>
        <w:t xml:space="preserve"> </w:t>
      </w:r>
      <w:r w:rsidR="00567C7D" w:rsidRPr="000C7330">
        <w:rPr>
          <w:rFonts w:eastAsiaTheme="minorHAnsi" w:hint="eastAsia"/>
          <w:color w:val="000000" w:themeColor="text1"/>
          <w:rPrChange w:id="2527" w:author="FURSYS" w:date="2025-12-04T15:42:00Z">
            <w:rPr>
              <w:rFonts w:ascii="Noto Sans CJK KR Regular" w:eastAsia="Noto Sans CJK KR Regular" w:hAnsi="Noto Sans CJK KR Regular" w:hint="eastAsia"/>
              <w:color w:val="000000" w:themeColor="text1"/>
            </w:rPr>
          </w:rPrChange>
        </w:rPr>
        <w:t>해당</w:t>
      </w:r>
      <w:r w:rsidR="000D74BF" w:rsidRPr="000C7330">
        <w:rPr>
          <w:rFonts w:eastAsiaTheme="minorHAnsi"/>
          <w:color w:val="000000" w:themeColor="text1"/>
          <w:rPrChange w:id="2528" w:author="FURSYS" w:date="2025-12-04T15:42:00Z">
            <w:rPr>
              <w:rFonts w:ascii="Noto Sans CJK KR Regular" w:eastAsia="Noto Sans CJK KR Regular" w:hAnsi="Noto Sans CJK KR Regular"/>
              <w:color w:val="000000" w:themeColor="text1"/>
            </w:rPr>
          </w:rPrChange>
        </w:rPr>
        <w:t xml:space="preserve"> </w:t>
      </w:r>
      <w:r w:rsidR="00567C7D" w:rsidRPr="000C7330">
        <w:rPr>
          <w:rFonts w:eastAsiaTheme="minorHAnsi" w:hint="eastAsia"/>
          <w:color w:val="000000" w:themeColor="text1"/>
          <w:rPrChange w:id="2529" w:author="FURSYS" w:date="2025-12-04T15:42:00Z">
            <w:rPr>
              <w:rFonts w:ascii="Noto Sans CJK KR Regular" w:eastAsia="Noto Sans CJK KR Regular" w:hAnsi="Noto Sans CJK KR Regular" w:hint="eastAsia"/>
              <w:color w:val="000000" w:themeColor="text1"/>
            </w:rPr>
          </w:rPrChange>
        </w:rPr>
        <w:t>월</w:t>
      </w:r>
      <w:r w:rsidR="00567C7D" w:rsidRPr="000C7330">
        <w:rPr>
          <w:rFonts w:eastAsiaTheme="minorHAnsi"/>
          <w:color w:val="000000" w:themeColor="text1"/>
          <w:rPrChange w:id="2530" w:author="FURSYS" w:date="2025-12-04T15:42:00Z">
            <w:rPr>
              <w:rFonts w:ascii="Noto Sans CJK KR Regular" w:eastAsia="Noto Sans CJK KR Regular" w:hAnsi="Noto Sans CJK KR Regular"/>
              <w:color w:val="000000" w:themeColor="text1"/>
            </w:rPr>
          </w:rPrChange>
        </w:rPr>
        <w:t xml:space="preserve"> </w:t>
      </w:r>
      <w:r w:rsidR="00567C7D" w:rsidRPr="000C7330">
        <w:rPr>
          <w:rFonts w:eastAsiaTheme="minorHAnsi" w:hint="eastAsia"/>
          <w:color w:val="000000" w:themeColor="text1"/>
          <w:rPrChange w:id="2531" w:author="FURSYS" w:date="2025-12-04T15:42:00Z">
            <w:rPr>
              <w:rFonts w:ascii="Noto Sans CJK KR Regular" w:eastAsia="Noto Sans CJK KR Regular" w:hAnsi="Noto Sans CJK KR Regular" w:hint="eastAsia"/>
              <w:color w:val="000000" w:themeColor="text1"/>
            </w:rPr>
          </w:rPrChange>
        </w:rPr>
        <w:t>총</w:t>
      </w:r>
      <w:r w:rsidR="00567C7D" w:rsidRPr="000C7330">
        <w:rPr>
          <w:rFonts w:eastAsiaTheme="minorHAnsi"/>
          <w:color w:val="000000" w:themeColor="text1"/>
          <w:rPrChange w:id="2532" w:author="FURSYS" w:date="2025-12-04T15:42:00Z">
            <w:rPr>
              <w:rFonts w:ascii="Noto Sans CJK KR Regular" w:eastAsia="Noto Sans CJK KR Regular" w:hAnsi="Noto Sans CJK KR Regular"/>
              <w:color w:val="000000" w:themeColor="text1"/>
            </w:rPr>
          </w:rPrChange>
        </w:rPr>
        <w:t xml:space="preserve"> </w:t>
      </w:r>
      <w:r w:rsidR="00567C7D" w:rsidRPr="000C7330">
        <w:rPr>
          <w:rFonts w:eastAsiaTheme="minorHAnsi" w:hint="eastAsia"/>
          <w:color w:val="000000" w:themeColor="text1"/>
          <w:rPrChange w:id="2533" w:author="FURSYS" w:date="2025-12-04T15:42:00Z">
            <w:rPr>
              <w:rFonts w:ascii="Noto Sans CJK KR Regular" w:eastAsia="Noto Sans CJK KR Regular" w:hAnsi="Noto Sans CJK KR Regular" w:hint="eastAsia"/>
              <w:color w:val="000000" w:themeColor="text1"/>
            </w:rPr>
          </w:rPrChange>
        </w:rPr>
        <w:t>일수</w:t>
      </w:r>
      <w:r w:rsidR="000A0A75" w:rsidRPr="000C7330">
        <w:rPr>
          <w:rFonts w:eastAsiaTheme="minorHAnsi"/>
          <w:color w:val="000000" w:themeColor="text1"/>
          <w:rPrChange w:id="2534" w:author="FURSYS" w:date="2025-12-04T15:42:00Z">
            <w:rPr>
              <w:rFonts w:ascii="Noto Sans CJK KR Regular" w:eastAsia="Noto Sans CJK KR Regular" w:hAnsi="Noto Sans CJK KR Regular"/>
              <w:color w:val="000000" w:themeColor="text1"/>
            </w:rPr>
          </w:rPrChange>
        </w:rPr>
        <w:t xml:space="preserve"> </w:t>
      </w:r>
      <w:r w:rsidR="00FA35C4" w:rsidRPr="000C7330">
        <w:rPr>
          <w:rFonts w:eastAsiaTheme="minorHAnsi"/>
          <w:color w:val="000000" w:themeColor="text1"/>
          <w:rPrChange w:id="2535" w:author="FURSYS" w:date="2025-12-04T15:42:00Z">
            <w:rPr>
              <w:rFonts w:ascii="Noto Sans CJK KR Regular" w:eastAsia="Noto Sans CJK KR Regular" w:hAnsi="Noto Sans CJK KR Regular"/>
              <w:color w:val="000000" w:themeColor="text1"/>
            </w:rPr>
          </w:rPrChange>
        </w:rPr>
        <w:t xml:space="preserve">X </w:t>
      </w:r>
      <w:r w:rsidR="00FA35C4" w:rsidRPr="000C7330">
        <w:rPr>
          <w:rFonts w:eastAsiaTheme="minorHAnsi" w:hint="eastAsia"/>
          <w:color w:val="000000" w:themeColor="text1"/>
          <w:rPrChange w:id="2536" w:author="FURSYS" w:date="2025-12-04T15:42:00Z">
            <w:rPr>
              <w:rFonts w:ascii="Noto Sans CJK KR Regular" w:eastAsia="Noto Sans CJK KR Regular" w:hAnsi="Noto Sans CJK KR Regular" w:hint="eastAsia"/>
              <w:color w:val="000000" w:themeColor="text1"/>
            </w:rPr>
          </w:rPrChange>
        </w:rPr>
        <w:t>실제</w:t>
      </w:r>
      <w:r w:rsidR="00FA35C4" w:rsidRPr="000C7330">
        <w:rPr>
          <w:rFonts w:eastAsiaTheme="minorHAnsi"/>
          <w:color w:val="000000" w:themeColor="text1"/>
          <w:rPrChange w:id="2537" w:author="FURSYS" w:date="2025-12-04T15:42:00Z">
            <w:rPr>
              <w:rFonts w:ascii="Noto Sans CJK KR Regular" w:eastAsia="Noto Sans CJK KR Regular" w:hAnsi="Noto Sans CJK KR Regular"/>
              <w:color w:val="000000" w:themeColor="text1"/>
            </w:rPr>
          </w:rPrChange>
        </w:rPr>
        <w:t xml:space="preserve"> </w:t>
      </w:r>
      <w:r w:rsidR="00FA35C4" w:rsidRPr="000C7330">
        <w:rPr>
          <w:rFonts w:eastAsiaTheme="minorHAnsi" w:hint="eastAsia"/>
          <w:color w:val="000000" w:themeColor="text1"/>
          <w:rPrChange w:id="2538" w:author="FURSYS" w:date="2025-12-04T15:42:00Z">
            <w:rPr>
              <w:rFonts w:ascii="Noto Sans CJK KR Regular" w:eastAsia="Noto Sans CJK KR Regular" w:hAnsi="Noto Sans CJK KR Regular" w:hint="eastAsia"/>
              <w:color w:val="000000" w:themeColor="text1"/>
            </w:rPr>
          </w:rPrChange>
        </w:rPr>
        <w:t>사용일수</w:t>
      </w:r>
      <w:r w:rsidR="00FA35C4" w:rsidRPr="000C7330">
        <w:rPr>
          <w:rFonts w:eastAsiaTheme="minorHAnsi"/>
          <w:color w:val="000000" w:themeColor="text1"/>
          <w:rPrChange w:id="2539" w:author="FURSYS" w:date="2025-12-04T15:42:00Z">
            <w:rPr>
              <w:rFonts w:ascii="Noto Sans CJK KR Regular" w:eastAsia="Noto Sans CJK KR Regular" w:hAnsi="Noto Sans CJK KR Regular"/>
              <w:color w:val="000000" w:themeColor="text1"/>
            </w:rPr>
          </w:rPrChange>
        </w:rPr>
        <w:t>”</w:t>
      </w:r>
      <w:r w:rsidR="00FA35C4" w:rsidRPr="000C7330">
        <w:rPr>
          <w:rFonts w:eastAsiaTheme="minorHAnsi" w:hint="eastAsia"/>
          <w:color w:val="000000" w:themeColor="text1"/>
          <w:rPrChange w:id="2540" w:author="FURSYS" w:date="2025-12-04T15:42:00Z">
            <w:rPr>
              <w:rFonts w:ascii="Noto Sans CJK KR Regular" w:eastAsia="Noto Sans CJK KR Regular" w:hAnsi="Noto Sans CJK KR Regular" w:hint="eastAsia"/>
              <w:color w:val="000000" w:themeColor="text1"/>
            </w:rPr>
          </w:rPrChange>
        </w:rPr>
        <w:t>로</w:t>
      </w:r>
      <w:r w:rsidR="00FA35C4" w:rsidRPr="000C7330">
        <w:rPr>
          <w:rFonts w:eastAsiaTheme="minorHAnsi"/>
          <w:color w:val="000000" w:themeColor="text1"/>
          <w:rPrChange w:id="2541" w:author="FURSYS" w:date="2025-12-04T15:42:00Z">
            <w:rPr>
              <w:rFonts w:ascii="Noto Sans CJK KR Regular" w:eastAsia="Noto Sans CJK KR Regular" w:hAnsi="Noto Sans CJK KR Regular"/>
              <w:color w:val="000000" w:themeColor="text1"/>
            </w:rPr>
          </w:rPrChange>
        </w:rPr>
        <w:t xml:space="preserve"> </w:t>
      </w:r>
      <w:r w:rsidR="00455799" w:rsidRPr="000C7330">
        <w:rPr>
          <w:rFonts w:eastAsiaTheme="minorHAnsi" w:hint="eastAsia"/>
          <w:color w:val="000000" w:themeColor="text1"/>
          <w:rPrChange w:id="2542" w:author="FURSYS" w:date="2025-12-04T15:42:00Z">
            <w:rPr>
              <w:rFonts w:ascii="Noto Sans CJK KR Regular" w:eastAsia="Noto Sans CJK KR Regular" w:hAnsi="Noto Sans CJK KR Regular" w:hint="eastAsia"/>
              <w:color w:val="000000" w:themeColor="text1"/>
            </w:rPr>
          </w:rPrChange>
        </w:rPr>
        <w:t>계산한다</w:t>
      </w:r>
      <w:r w:rsidR="00455799" w:rsidRPr="000C7330">
        <w:rPr>
          <w:rFonts w:eastAsiaTheme="minorHAnsi"/>
          <w:color w:val="000000" w:themeColor="text1"/>
          <w:rPrChange w:id="2543" w:author="FURSYS" w:date="2025-12-04T15:42:00Z">
            <w:rPr>
              <w:rFonts w:ascii="Noto Sans CJK KR Regular" w:eastAsia="Noto Sans CJK KR Regular" w:hAnsi="Noto Sans CJK KR Regular"/>
              <w:color w:val="000000" w:themeColor="text1"/>
            </w:rPr>
          </w:rPrChange>
        </w:rPr>
        <w:t xml:space="preserve">.  </w:t>
      </w:r>
    </w:p>
    <w:p w14:paraId="6E6AE2CC" w14:textId="77777777" w:rsidR="00971B98" w:rsidRPr="000C7330" w:rsidRDefault="000D74BF" w:rsidP="00971B98">
      <w:pPr>
        <w:pStyle w:val="a3"/>
        <w:numPr>
          <w:ilvl w:val="1"/>
          <w:numId w:val="32"/>
        </w:numPr>
        <w:ind w:leftChars="0"/>
        <w:rPr>
          <w:rFonts w:eastAsiaTheme="minorHAnsi"/>
          <w:color w:val="000000" w:themeColor="text1"/>
          <w:rPrChange w:id="2544"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2545" w:author="FURSYS" w:date="2025-12-04T15:42:00Z">
            <w:rPr>
              <w:rFonts w:ascii="Noto Sans CJK KR Regular" w:eastAsia="Noto Sans CJK KR Regular" w:hAnsi="Noto Sans CJK KR Regular" w:hint="eastAsia"/>
              <w:color w:val="000000" w:themeColor="text1"/>
            </w:rPr>
          </w:rPrChange>
        </w:rPr>
        <w:t>그</w:t>
      </w:r>
      <w:r w:rsidRPr="000C7330">
        <w:rPr>
          <w:rFonts w:eastAsiaTheme="minorHAnsi"/>
          <w:color w:val="000000" w:themeColor="text1"/>
          <w:rPrChange w:id="2546"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547" w:author="FURSYS" w:date="2025-12-04T15:42:00Z">
            <w:rPr>
              <w:rFonts w:ascii="Noto Sans CJK KR Regular" w:eastAsia="Noto Sans CJK KR Regular" w:hAnsi="Noto Sans CJK KR Regular" w:hint="eastAsia"/>
              <w:color w:val="000000" w:themeColor="text1"/>
            </w:rPr>
          </w:rPrChange>
        </w:rPr>
        <w:t>외</w:t>
      </w:r>
      <w:r w:rsidR="00FA35C4" w:rsidRPr="000C7330">
        <w:rPr>
          <w:rFonts w:eastAsiaTheme="minorHAnsi" w:hint="eastAsia"/>
          <w:color w:val="000000" w:themeColor="text1"/>
          <w:rPrChange w:id="2548" w:author="FURSYS" w:date="2025-12-04T15:42:00Z">
            <w:rPr>
              <w:rFonts w:ascii="Noto Sans CJK KR Regular" w:eastAsia="Noto Sans CJK KR Regular" w:hAnsi="Noto Sans CJK KR Regular" w:hint="eastAsia"/>
              <w:color w:val="000000" w:themeColor="text1"/>
            </w:rPr>
          </w:rPrChange>
        </w:rPr>
        <w:t>의</w:t>
      </w:r>
      <w:r w:rsidRPr="000C7330">
        <w:rPr>
          <w:rFonts w:eastAsiaTheme="minorHAnsi"/>
          <w:color w:val="000000" w:themeColor="text1"/>
          <w:rPrChange w:id="2549" w:author="FURSYS" w:date="2025-12-04T15:42:00Z">
            <w:rPr>
              <w:rFonts w:ascii="Noto Sans CJK KR Regular" w:eastAsia="Noto Sans CJK KR Regular" w:hAnsi="Noto Sans CJK KR Regular"/>
              <w:color w:val="000000" w:themeColor="text1"/>
            </w:rPr>
          </w:rPrChange>
        </w:rPr>
        <w:t xml:space="preserve"> </w:t>
      </w:r>
      <w:r w:rsidR="002E5EE1" w:rsidRPr="000C7330">
        <w:rPr>
          <w:rFonts w:eastAsiaTheme="minorHAnsi" w:hint="eastAsia"/>
          <w:color w:val="000000" w:themeColor="text1"/>
          <w:rPrChange w:id="2550" w:author="FURSYS" w:date="2025-12-04T15:42:00Z">
            <w:rPr>
              <w:rFonts w:ascii="Noto Sans CJK KR Regular" w:eastAsia="Noto Sans CJK KR Regular" w:hAnsi="Noto Sans CJK KR Regular" w:hint="eastAsia"/>
              <w:color w:val="000000" w:themeColor="text1"/>
            </w:rPr>
          </w:rPrChange>
        </w:rPr>
        <w:t>월</w:t>
      </w:r>
      <w:r w:rsidR="002E5EE1" w:rsidRPr="000C7330">
        <w:rPr>
          <w:rFonts w:eastAsiaTheme="minorHAnsi"/>
          <w:color w:val="000000" w:themeColor="text1"/>
          <w:rPrChange w:id="2551"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552" w:author="FURSYS" w:date="2025-12-04T15:42:00Z">
            <w:rPr>
              <w:rFonts w:ascii="Noto Sans CJK KR Regular" w:eastAsia="Noto Sans CJK KR Regular" w:hAnsi="Noto Sans CJK KR Regular" w:hint="eastAsia"/>
              <w:color w:val="000000" w:themeColor="text1"/>
            </w:rPr>
          </w:rPrChange>
        </w:rPr>
        <w:t>렌탈료는</w:t>
      </w:r>
      <w:r w:rsidR="00567C7D" w:rsidRPr="000C7330">
        <w:rPr>
          <w:rFonts w:eastAsiaTheme="minorHAnsi"/>
          <w:color w:val="000000" w:themeColor="text1"/>
          <w:rPrChange w:id="2553" w:author="FURSYS" w:date="2025-12-04T15:42:00Z">
            <w:rPr>
              <w:rFonts w:ascii="Noto Sans CJK KR Regular" w:eastAsia="Noto Sans CJK KR Regular" w:hAnsi="Noto Sans CJK KR Regular"/>
              <w:color w:val="000000" w:themeColor="text1"/>
            </w:rPr>
          </w:rPrChange>
        </w:rPr>
        <w:t xml:space="preserve"> 월정액</w:t>
      </w:r>
      <w:r w:rsidR="00455799" w:rsidRPr="000C7330">
        <w:rPr>
          <w:rFonts w:eastAsiaTheme="minorHAnsi" w:hint="eastAsia"/>
          <w:color w:val="000000" w:themeColor="text1"/>
          <w:rPrChange w:id="2554" w:author="FURSYS" w:date="2025-12-04T15:42:00Z">
            <w:rPr>
              <w:rFonts w:ascii="Noto Sans CJK KR Regular" w:eastAsia="Noto Sans CJK KR Regular" w:hAnsi="Noto Sans CJK KR Regular" w:hint="eastAsia"/>
              <w:color w:val="000000" w:themeColor="text1"/>
            </w:rPr>
          </w:rPrChange>
        </w:rPr>
        <w:t>으로</w:t>
      </w:r>
      <w:r w:rsidR="00455799" w:rsidRPr="000C7330">
        <w:rPr>
          <w:rFonts w:eastAsiaTheme="minorHAnsi"/>
          <w:color w:val="000000" w:themeColor="text1"/>
          <w:rPrChange w:id="2555" w:author="FURSYS" w:date="2025-12-04T15:42:00Z">
            <w:rPr>
              <w:rFonts w:ascii="Noto Sans CJK KR Regular" w:eastAsia="Noto Sans CJK KR Regular" w:hAnsi="Noto Sans CJK KR Regular"/>
              <w:color w:val="000000" w:themeColor="text1"/>
            </w:rPr>
          </w:rPrChange>
        </w:rPr>
        <w:t xml:space="preserve"> </w:t>
      </w:r>
      <w:r w:rsidR="00FA35C4" w:rsidRPr="000C7330">
        <w:rPr>
          <w:rFonts w:eastAsiaTheme="minorHAnsi" w:hint="eastAsia"/>
          <w:color w:val="000000" w:themeColor="text1"/>
          <w:rPrChange w:id="2556" w:author="FURSYS" w:date="2025-12-04T15:42:00Z">
            <w:rPr>
              <w:rFonts w:ascii="Noto Sans CJK KR Regular" w:eastAsia="Noto Sans CJK KR Regular" w:hAnsi="Noto Sans CJK KR Regular" w:hint="eastAsia"/>
              <w:color w:val="000000" w:themeColor="text1"/>
            </w:rPr>
          </w:rPrChange>
        </w:rPr>
        <w:t>청구</w:t>
      </w:r>
      <w:r w:rsidR="00455799" w:rsidRPr="000C7330">
        <w:rPr>
          <w:rFonts w:eastAsiaTheme="minorHAnsi" w:hint="eastAsia"/>
          <w:color w:val="000000" w:themeColor="text1"/>
          <w:rPrChange w:id="2557" w:author="FURSYS" w:date="2025-12-04T15:42:00Z">
            <w:rPr>
              <w:rFonts w:ascii="Noto Sans CJK KR Regular" w:eastAsia="Noto Sans CJK KR Regular" w:hAnsi="Noto Sans CJK KR Regular" w:hint="eastAsia"/>
              <w:color w:val="000000" w:themeColor="text1"/>
            </w:rPr>
          </w:rPrChange>
        </w:rPr>
        <w:t>한다</w:t>
      </w:r>
      <w:r w:rsidR="00455799" w:rsidRPr="000C7330">
        <w:rPr>
          <w:rFonts w:eastAsiaTheme="minorHAnsi"/>
          <w:color w:val="000000" w:themeColor="text1"/>
          <w:rPrChange w:id="2558" w:author="FURSYS" w:date="2025-12-04T15:42:00Z">
            <w:rPr>
              <w:rFonts w:ascii="Noto Sans CJK KR Regular" w:eastAsia="Noto Sans CJK KR Regular" w:hAnsi="Noto Sans CJK KR Regular"/>
              <w:color w:val="000000" w:themeColor="text1"/>
            </w:rPr>
          </w:rPrChange>
        </w:rPr>
        <w:t>.</w:t>
      </w:r>
    </w:p>
    <w:p w14:paraId="43DBAA97" w14:textId="03D4964B" w:rsidR="00971B98" w:rsidRPr="000C7330" w:rsidRDefault="002E5EE1" w:rsidP="00971B98">
      <w:pPr>
        <w:pStyle w:val="a3"/>
        <w:numPr>
          <w:ilvl w:val="0"/>
          <w:numId w:val="32"/>
        </w:numPr>
        <w:ind w:leftChars="0"/>
        <w:rPr>
          <w:rFonts w:eastAsiaTheme="minorHAnsi"/>
          <w:color w:val="000000" w:themeColor="text1"/>
          <w:rPrChange w:id="2559" w:author="FURSYS" w:date="2025-12-04T15:42:00Z">
            <w:rPr>
              <w:rFonts w:ascii="Noto Sans CJK KR Regular" w:eastAsia="Noto Sans CJK KR Regular" w:hAnsi="Noto Sans CJK KR Regular"/>
              <w:color w:val="000000" w:themeColor="text1"/>
            </w:rPr>
          </w:rPrChange>
        </w:rPr>
      </w:pPr>
      <w:commentRangeStart w:id="2560"/>
      <w:commentRangeStart w:id="2561"/>
      <w:r w:rsidRPr="000C7330">
        <w:rPr>
          <w:rFonts w:eastAsiaTheme="minorHAnsi" w:hint="eastAsia"/>
          <w:color w:val="000000" w:themeColor="text1"/>
          <w:rPrChange w:id="2562" w:author="FURSYS" w:date="2025-12-04T15:42:00Z">
            <w:rPr>
              <w:rFonts w:ascii="Noto Sans CJK KR Regular" w:eastAsia="Noto Sans CJK KR Regular" w:hAnsi="Noto Sans CJK KR Regular" w:hint="eastAsia"/>
              <w:color w:val="000000" w:themeColor="text1"/>
            </w:rPr>
          </w:rPrChange>
        </w:rPr>
        <w:t>고객이</w:t>
      </w:r>
      <w:r w:rsidRPr="000C7330">
        <w:rPr>
          <w:rFonts w:eastAsiaTheme="minorHAnsi"/>
          <w:color w:val="000000" w:themeColor="text1"/>
          <w:rPrChange w:id="2563" w:author="FURSYS" w:date="2025-12-04T15:42:00Z">
            <w:rPr>
              <w:rFonts w:ascii="Noto Sans CJK KR Regular" w:eastAsia="Noto Sans CJK KR Regular" w:hAnsi="Noto Sans CJK KR Regular"/>
              <w:color w:val="000000" w:themeColor="text1"/>
            </w:rPr>
          </w:rPrChange>
        </w:rPr>
        <w:t xml:space="preserve"> 월 렌탈료를 약정된 </w:t>
      </w:r>
      <w:r w:rsidR="00D62F94" w:rsidRPr="000C7330">
        <w:rPr>
          <w:rFonts w:eastAsiaTheme="minorHAnsi" w:hint="eastAsia"/>
          <w:color w:val="000000" w:themeColor="text1"/>
          <w:rPrChange w:id="2564" w:author="FURSYS" w:date="2025-12-04T15:42:00Z">
            <w:rPr>
              <w:rFonts w:ascii="Noto Sans CJK KR Regular" w:eastAsia="Noto Sans CJK KR Regular" w:hAnsi="Noto Sans CJK KR Regular" w:hint="eastAsia"/>
              <w:color w:val="000000" w:themeColor="text1"/>
            </w:rPr>
          </w:rPrChange>
        </w:rPr>
        <w:t>날짜</w:t>
      </w:r>
      <w:r w:rsidR="00D62F94" w:rsidRPr="000C7330">
        <w:rPr>
          <w:rFonts w:eastAsiaTheme="minorHAnsi"/>
          <w:color w:val="000000" w:themeColor="text1"/>
          <w:rPrChange w:id="2565" w:author="FURSYS" w:date="2025-12-04T15:42:00Z">
            <w:rPr>
              <w:rFonts w:ascii="Noto Sans CJK KR Regular" w:eastAsia="Noto Sans CJK KR Regular" w:hAnsi="Noto Sans CJK KR Regular"/>
              <w:color w:val="000000" w:themeColor="text1"/>
            </w:rPr>
          </w:rPrChange>
        </w:rPr>
        <w:t xml:space="preserve"> 기준 10</w:t>
      </w:r>
      <w:r w:rsidR="00D62F94" w:rsidRPr="000C7330">
        <w:rPr>
          <w:rFonts w:eastAsiaTheme="minorHAnsi" w:hint="eastAsia"/>
          <w:color w:val="000000" w:themeColor="text1"/>
          <w:rPrChange w:id="2566" w:author="FURSYS" w:date="2025-12-04T15:42:00Z">
            <w:rPr>
              <w:rFonts w:ascii="Noto Sans CJK KR Regular" w:eastAsia="Noto Sans CJK KR Regular" w:hAnsi="Noto Sans CJK KR Regular" w:hint="eastAsia"/>
              <w:color w:val="000000" w:themeColor="text1"/>
            </w:rPr>
          </w:rPrChange>
        </w:rPr>
        <w:t>일</w:t>
      </w:r>
      <w:r w:rsidR="00D62F94" w:rsidRPr="000C7330">
        <w:rPr>
          <w:rFonts w:eastAsiaTheme="minorHAnsi"/>
          <w:color w:val="000000" w:themeColor="text1"/>
          <w:rPrChange w:id="2567" w:author="FURSYS" w:date="2025-12-04T15:42:00Z">
            <w:rPr>
              <w:rFonts w:ascii="Noto Sans CJK KR Regular" w:eastAsia="Noto Sans CJK KR Regular" w:hAnsi="Noto Sans CJK KR Regular"/>
              <w:color w:val="000000" w:themeColor="text1"/>
            </w:rPr>
          </w:rPrChange>
        </w:rPr>
        <w:t xml:space="preserve"> 이후까지 </w:t>
      </w:r>
      <w:r w:rsidRPr="000C7330">
        <w:rPr>
          <w:rFonts w:eastAsiaTheme="minorHAnsi" w:hint="eastAsia"/>
          <w:color w:val="000000" w:themeColor="text1"/>
          <w:rPrChange w:id="2568" w:author="FURSYS" w:date="2025-12-04T15:42:00Z">
            <w:rPr>
              <w:rFonts w:ascii="Noto Sans CJK KR Regular" w:eastAsia="Noto Sans CJK KR Regular" w:hAnsi="Noto Sans CJK KR Regular" w:hint="eastAsia"/>
              <w:color w:val="000000" w:themeColor="text1"/>
            </w:rPr>
          </w:rPrChange>
        </w:rPr>
        <w:t>납부하지</w:t>
      </w:r>
      <w:r w:rsidRPr="000C7330">
        <w:rPr>
          <w:rFonts w:eastAsiaTheme="minorHAnsi"/>
          <w:color w:val="000000" w:themeColor="text1"/>
          <w:rPrChange w:id="2569" w:author="FURSYS" w:date="2025-12-04T15:42:00Z">
            <w:rPr>
              <w:rFonts w:ascii="Noto Sans CJK KR Regular" w:eastAsia="Noto Sans CJK KR Regular" w:hAnsi="Noto Sans CJK KR Regular"/>
              <w:color w:val="000000" w:themeColor="text1"/>
            </w:rPr>
          </w:rPrChange>
        </w:rPr>
        <w:t xml:space="preserve"> 아니하면, 퍼시스는 </w:t>
      </w:r>
      <w:r w:rsidR="0060095A" w:rsidRPr="000C7330">
        <w:rPr>
          <w:rFonts w:eastAsiaTheme="minorHAnsi" w:hint="eastAsia"/>
          <w:color w:val="000000" w:themeColor="text1"/>
          <w:rPrChange w:id="2570" w:author="FURSYS" w:date="2025-12-04T15:42:00Z">
            <w:rPr>
              <w:rFonts w:ascii="Noto Sans CJK KR Regular" w:eastAsia="Noto Sans CJK KR Regular" w:hAnsi="Noto Sans CJK KR Regular" w:hint="eastAsia"/>
              <w:color w:val="000000" w:themeColor="text1"/>
            </w:rPr>
          </w:rPrChange>
        </w:rPr>
        <w:t>미납한</w:t>
      </w:r>
      <w:r w:rsidR="0060095A" w:rsidRPr="000C7330">
        <w:rPr>
          <w:rFonts w:eastAsiaTheme="minorHAnsi"/>
          <w:color w:val="000000" w:themeColor="text1"/>
          <w:rPrChange w:id="2571" w:author="FURSYS" w:date="2025-12-04T15:42:00Z">
            <w:rPr>
              <w:rFonts w:ascii="Noto Sans CJK KR Regular" w:eastAsia="Noto Sans CJK KR Regular" w:hAnsi="Noto Sans CJK KR Regular"/>
              <w:color w:val="000000" w:themeColor="text1"/>
            </w:rPr>
          </w:rPrChange>
        </w:rPr>
        <w:t xml:space="preserve"> </w:t>
      </w:r>
      <w:r w:rsidR="0060095A" w:rsidRPr="000C7330">
        <w:rPr>
          <w:rFonts w:eastAsiaTheme="minorHAnsi" w:hint="eastAsia"/>
          <w:color w:val="000000" w:themeColor="text1"/>
          <w:rPrChange w:id="2572" w:author="FURSYS" w:date="2025-12-04T15:42:00Z">
            <w:rPr>
              <w:rFonts w:ascii="Noto Sans CJK KR Regular" w:eastAsia="Noto Sans CJK KR Regular" w:hAnsi="Noto Sans CJK KR Regular" w:hint="eastAsia"/>
              <w:color w:val="000000" w:themeColor="text1"/>
            </w:rPr>
          </w:rPrChange>
        </w:rPr>
        <w:t>렌탈료에</w:t>
      </w:r>
      <w:r w:rsidR="0060095A" w:rsidRPr="000C7330">
        <w:rPr>
          <w:rFonts w:eastAsiaTheme="minorHAnsi"/>
          <w:color w:val="000000" w:themeColor="text1"/>
          <w:rPrChange w:id="2573" w:author="FURSYS" w:date="2025-12-04T15:42:00Z">
            <w:rPr>
              <w:rFonts w:ascii="Noto Sans CJK KR Regular" w:eastAsia="Noto Sans CJK KR Regular" w:hAnsi="Noto Sans CJK KR Regular"/>
              <w:color w:val="000000" w:themeColor="text1"/>
            </w:rPr>
          </w:rPrChange>
        </w:rPr>
        <w:t xml:space="preserve"> </w:t>
      </w:r>
      <w:r w:rsidR="0060095A" w:rsidRPr="000C7330">
        <w:rPr>
          <w:rFonts w:eastAsiaTheme="minorHAnsi" w:hint="eastAsia"/>
          <w:color w:val="000000" w:themeColor="text1"/>
          <w:rPrChange w:id="2574" w:author="FURSYS" w:date="2025-12-04T15:42:00Z">
            <w:rPr>
              <w:rFonts w:ascii="Noto Sans CJK KR Regular" w:eastAsia="Noto Sans CJK KR Regular" w:hAnsi="Noto Sans CJK KR Regular" w:hint="eastAsia"/>
              <w:color w:val="000000" w:themeColor="text1"/>
            </w:rPr>
          </w:rPrChange>
        </w:rPr>
        <w:t>대하여</w:t>
      </w:r>
      <w:r w:rsidR="0060095A" w:rsidRPr="000C7330">
        <w:rPr>
          <w:rFonts w:eastAsiaTheme="minorHAnsi"/>
          <w:color w:val="000000" w:themeColor="text1"/>
          <w:rPrChange w:id="2575" w:author="FURSYS" w:date="2025-12-04T15:42:00Z">
            <w:rPr>
              <w:rFonts w:ascii="Noto Sans CJK KR Regular" w:eastAsia="Noto Sans CJK KR Regular" w:hAnsi="Noto Sans CJK KR Regular"/>
              <w:color w:val="000000" w:themeColor="text1"/>
            </w:rPr>
          </w:rPrChange>
        </w:rPr>
        <w:t xml:space="preserve"> </w:t>
      </w:r>
      <w:r w:rsidR="0060095A" w:rsidRPr="000C7330">
        <w:rPr>
          <w:rFonts w:eastAsiaTheme="minorHAnsi" w:hint="eastAsia"/>
          <w:color w:val="000000" w:themeColor="text1"/>
          <w:rPrChange w:id="2576" w:author="FURSYS" w:date="2025-12-04T15:42:00Z">
            <w:rPr>
              <w:rFonts w:ascii="Noto Sans CJK KR Regular" w:eastAsia="Noto Sans CJK KR Regular" w:hAnsi="Noto Sans CJK KR Regular" w:hint="eastAsia"/>
              <w:color w:val="000000" w:themeColor="text1"/>
            </w:rPr>
          </w:rPrChange>
        </w:rPr>
        <w:t>미납일로부터</w:t>
      </w:r>
      <w:r w:rsidR="0060095A" w:rsidRPr="000C7330">
        <w:rPr>
          <w:rFonts w:eastAsiaTheme="minorHAnsi"/>
          <w:color w:val="000000" w:themeColor="text1"/>
          <w:rPrChange w:id="2577" w:author="FURSYS" w:date="2025-12-04T15:42:00Z">
            <w:rPr>
              <w:rFonts w:ascii="Noto Sans CJK KR Regular" w:eastAsia="Noto Sans CJK KR Regular" w:hAnsi="Noto Sans CJK KR Regular"/>
              <w:color w:val="000000" w:themeColor="text1"/>
            </w:rPr>
          </w:rPrChange>
        </w:rPr>
        <w:t xml:space="preserve"> </w:t>
      </w:r>
      <w:r w:rsidR="0060095A" w:rsidRPr="000C7330">
        <w:rPr>
          <w:rFonts w:eastAsiaTheme="minorHAnsi" w:hint="eastAsia"/>
          <w:color w:val="000000" w:themeColor="text1"/>
          <w:rPrChange w:id="2578" w:author="FURSYS" w:date="2025-12-04T15:42:00Z">
            <w:rPr>
              <w:rFonts w:ascii="Noto Sans CJK KR Regular" w:eastAsia="Noto Sans CJK KR Regular" w:hAnsi="Noto Sans CJK KR Regular" w:hint="eastAsia"/>
              <w:color w:val="000000" w:themeColor="text1"/>
            </w:rPr>
          </w:rPrChange>
        </w:rPr>
        <w:t>납입일까지</w:t>
      </w:r>
      <w:r w:rsidRPr="000C7330">
        <w:rPr>
          <w:rFonts w:eastAsiaTheme="minorHAnsi"/>
          <w:color w:val="000000" w:themeColor="text1"/>
          <w:rPrChange w:id="2579"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580" w:author="FURSYS" w:date="2025-12-04T15:42:00Z">
            <w:rPr>
              <w:rFonts w:ascii="Noto Sans CJK KR Regular" w:eastAsia="Noto Sans CJK KR Regular" w:hAnsi="Noto Sans CJK KR Regular" w:hint="eastAsia"/>
              <w:color w:val="000000" w:themeColor="text1"/>
              <w:highlight w:val="yellow"/>
            </w:rPr>
          </w:rPrChange>
        </w:rPr>
        <w:t>연</w:t>
      </w:r>
      <w:r w:rsidRPr="000C7330">
        <w:rPr>
          <w:rFonts w:eastAsiaTheme="minorHAnsi"/>
          <w:color w:val="000000" w:themeColor="text1"/>
          <w:rPrChange w:id="2581" w:author="FURSYS" w:date="2025-12-04T15:42:00Z">
            <w:rPr>
              <w:rFonts w:ascii="Noto Sans CJK KR Regular" w:eastAsia="Noto Sans CJK KR Regular" w:hAnsi="Noto Sans CJK KR Regular"/>
              <w:color w:val="000000" w:themeColor="text1"/>
              <w:highlight w:val="yellow"/>
            </w:rPr>
          </w:rPrChange>
        </w:rPr>
        <w:t xml:space="preserve"> </w:t>
      </w:r>
      <w:commentRangeStart w:id="2582"/>
      <w:r w:rsidRPr="000C7330">
        <w:rPr>
          <w:rFonts w:eastAsiaTheme="minorHAnsi"/>
          <w:color w:val="000000" w:themeColor="text1"/>
          <w:rPrChange w:id="2583" w:author="FURSYS" w:date="2025-12-04T15:42:00Z">
            <w:rPr>
              <w:rFonts w:ascii="Noto Sans CJK KR Regular" w:eastAsia="Noto Sans CJK KR Regular" w:hAnsi="Noto Sans CJK KR Regular"/>
              <w:color w:val="000000" w:themeColor="text1"/>
              <w:highlight w:val="yellow"/>
            </w:rPr>
          </w:rPrChange>
        </w:rPr>
        <w:t>1</w:t>
      </w:r>
      <w:ins w:id="2584" w:author="김현주 (Hyunjoo Kim)" w:date="2025-12-16T14:43:00Z">
        <w:r w:rsidR="007D0C60">
          <w:rPr>
            <w:rFonts w:eastAsiaTheme="minorHAnsi"/>
            <w:color w:val="000000" w:themeColor="text1"/>
          </w:rPr>
          <w:t>0</w:t>
        </w:r>
      </w:ins>
      <w:del w:id="2585" w:author="김현주 (Hyunjoo Kim)" w:date="2025-12-16T14:42:00Z">
        <w:r w:rsidRPr="000C7330" w:rsidDel="007D0C60">
          <w:rPr>
            <w:rFonts w:eastAsiaTheme="minorHAnsi"/>
            <w:color w:val="000000" w:themeColor="text1"/>
            <w:rPrChange w:id="2586" w:author="FURSYS" w:date="2025-12-04T15:42:00Z">
              <w:rPr>
                <w:rFonts w:ascii="Noto Sans CJK KR Regular" w:eastAsia="Noto Sans CJK KR Regular" w:hAnsi="Noto Sans CJK KR Regular"/>
                <w:color w:val="000000" w:themeColor="text1"/>
                <w:highlight w:val="yellow"/>
              </w:rPr>
            </w:rPrChange>
          </w:rPr>
          <w:delText>8</w:delText>
        </w:r>
      </w:del>
      <w:r w:rsidRPr="000C7330">
        <w:rPr>
          <w:rFonts w:eastAsiaTheme="minorHAnsi"/>
          <w:color w:val="000000" w:themeColor="text1"/>
          <w:rPrChange w:id="2587" w:author="FURSYS" w:date="2025-12-04T15:42:00Z">
            <w:rPr>
              <w:rFonts w:ascii="Noto Sans CJK KR Regular" w:eastAsia="Noto Sans CJK KR Regular" w:hAnsi="Noto Sans CJK KR Regular"/>
              <w:color w:val="000000" w:themeColor="text1"/>
              <w:highlight w:val="yellow"/>
            </w:rPr>
          </w:rPrChange>
        </w:rPr>
        <w:t>%이내</w:t>
      </w:r>
      <w:r w:rsidRPr="000C7330">
        <w:rPr>
          <w:rFonts w:eastAsiaTheme="minorHAnsi" w:hint="eastAsia"/>
          <w:color w:val="000000" w:themeColor="text1"/>
          <w:rPrChange w:id="2588" w:author="FURSYS" w:date="2025-12-04T15:42:00Z">
            <w:rPr>
              <w:rFonts w:ascii="Noto Sans CJK KR Regular" w:eastAsia="Noto Sans CJK KR Regular" w:hAnsi="Noto Sans CJK KR Regular" w:hint="eastAsia"/>
              <w:color w:val="000000" w:themeColor="text1"/>
              <w:highlight w:val="yellow"/>
            </w:rPr>
          </w:rPrChange>
        </w:rPr>
        <w:t>의</w:t>
      </w:r>
      <w:r w:rsidRPr="000C7330">
        <w:rPr>
          <w:rFonts w:eastAsiaTheme="minorHAnsi"/>
          <w:color w:val="000000" w:themeColor="text1"/>
          <w:rPrChange w:id="2589" w:author="FURSYS" w:date="2025-12-04T15:42:00Z">
            <w:rPr>
              <w:rFonts w:ascii="Noto Sans CJK KR Regular" w:eastAsia="Noto Sans CJK KR Regular" w:hAnsi="Noto Sans CJK KR Regular"/>
              <w:color w:val="000000" w:themeColor="text1"/>
            </w:rPr>
          </w:rPrChange>
        </w:rPr>
        <w:t xml:space="preserve"> </w:t>
      </w:r>
      <w:commentRangeEnd w:id="2582"/>
      <w:r w:rsidR="007D0C60">
        <w:rPr>
          <w:rStyle w:val="a6"/>
        </w:rPr>
        <w:commentReference w:id="2582"/>
      </w:r>
      <w:r w:rsidRPr="000C7330">
        <w:rPr>
          <w:rFonts w:eastAsiaTheme="minorHAnsi"/>
          <w:color w:val="000000" w:themeColor="text1"/>
          <w:rPrChange w:id="2590" w:author="FURSYS" w:date="2025-12-04T15:42:00Z">
            <w:rPr>
              <w:rFonts w:ascii="Noto Sans CJK KR Regular" w:eastAsia="Noto Sans CJK KR Regular" w:hAnsi="Noto Sans CJK KR Regular"/>
              <w:color w:val="000000" w:themeColor="text1"/>
            </w:rPr>
          </w:rPrChange>
        </w:rPr>
        <w:t>연체료를 일할 계산하여 부과할 수 있다.</w:t>
      </w:r>
      <w:commentRangeEnd w:id="2560"/>
      <w:r w:rsidR="009A7E7D" w:rsidRPr="000C7330">
        <w:rPr>
          <w:rStyle w:val="a6"/>
          <w:rFonts w:eastAsiaTheme="minorHAnsi"/>
          <w:rPrChange w:id="2591" w:author="FURSYS" w:date="2025-12-04T15:42:00Z">
            <w:rPr>
              <w:rStyle w:val="a6"/>
            </w:rPr>
          </w:rPrChange>
        </w:rPr>
        <w:commentReference w:id="2560"/>
      </w:r>
      <w:commentRangeEnd w:id="2561"/>
      <w:r w:rsidR="00815A0B" w:rsidRPr="000C7330">
        <w:rPr>
          <w:rStyle w:val="a6"/>
          <w:rFonts w:eastAsiaTheme="minorHAnsi"/>
          <w:rPrChange w:id="2592" w:author="FURSYS" w:date="2025-12-04T15:42:00Z">
            <w:rPr>
              <w:rStyle w:val="a6"/>
            </w:rPr>
          </w:rPrChange>
        </w:rPr>
        <w:commentReference w:id="2561"/>
      </w:r>
    </w:p>
    <w:p w14:paraId="2E0EB922" w14:textId="18410EED" w:rsidR="0045539F" w:rsidRPr="000C7330" w:rsidDel="00574DD5" w:rsidRDefault="002E5EE1" w:rsidP="00971B98">
      <w:pPr>
        <w:pStyle w:val="a3"/>
        <w:numPr>
          <w:ilvl w:val="0"/>
          <w:numId w:val="32"/>
        </w:numPr>
        <w:ind w:leftChars="0"/>
        <w:rPr>
          <w:ins w:id="2593" w:author="윤현정 (Hyunjeong Yoon)" w:date="2025-07-09T16:38:00Z"/>
          <w:del w:id="2594" w:author="이승준 (Seungjun Lee)" w:date="2025-07-17T17:12:00Z"/>
          <w:rFonts w:eastAsiaTheme="minorHAnsi"/>
          <w:color w:val="000000" w:themeColor="text1"/>
          <w:rPrChange w:id="2595" w:author="FURSYS" w:date="2025-12-04T15:42:00Z">
            <w:rPr>
              <w:ins w:id="2596" w:author="윤현정 (Hyunjeong Yoon)" w:date="2025-07-09T16:38:00Z"/>
              <w:del w:id="2597" w:author="이승준 (Seungjun Lee)" w:date="2025-07-17T17:12:00Z"/>
              <w:rFonts w:ascii="Noto Sans CJK KR Regular" w:eastAsia="Noto Sans CJK KR Regular" w:hAnsi="Noto Sans CJK KR Regular"/>
              <w:color w:val="000000" w:themeColor="text1"/>
              <w:highlight w:val="yellow"/>
            </w:rPr>
          </w:rPrChange>
        </w:rPr>
      </w:pPr>
      <w:commentRangeStart w:id="2598"/>
      <w:del w:id="2599" w:author="이승준 (Seungjun Lee)" w:date="2025-07-17T17:12:00Z">
        <w:r w:rsidRPr="000C7330" w:rsidDel="00574DD5">
          <w:rPr>
            <w:rFonts w:eastAsiaTheme="minorHAnsi" w:hint="eastAsia"/>
            <w:color w:val="000000" w:themeColor="text1"/>
            <w:rPrChange w:id="2600" w:author="FURSYS" w:date="2025-12-04T15:42:00Z">
              <w:rPr>
                <w:rFonts w:ascii="Noto Sans CJK KR Regular" w:eastAsia="Noto Sans CJK KR Regular" w:hAnsi="Noto Sans CJK KR Regular" w:hint="eastAsia"/>
                <w:color w:val="000000" w:themeColor="text1"/>
                <w:highlight w:val="yellow"/>
              </w:rPr>
            </w:rPrChange>
          </w:rPr>
          <w:delText>퍼시스는</w:delText>
        </w:r>
        <w:r w:rsidRPr="000C7330" w:rsidDel="00574DD5">
          <w:rPr>
            <w:rFonts w:eastAsiaTheme="minorHAnsi"/>
            <w:color w:val="000000" w:themeColor="text1"/>
            <w:rPrChange w:id="2601" w:author="FURSYS" w:date="2025-12-04T15:42:00Z">
              <w:rPr>
                <w:rFonts w:ascii="Noto Sans CJK KR Regular" w:eastAsia="Noto Sans CJK KR Regular" w:hAnsi="Noto Sans CJK KR Regular"/>
                <w:color w:val="000000" w:themeColor="text1"/>
                <w:highlight w:val="yellow"/>
              </w:rPr>
            </w:rPrChange>
          </w:rPr>
          <w:delText xml:space="preserve"> </w:delText>
        </w:r>
      </w:del>
      <w:ins w:id="2602" w:author="윤현정 (Hyunjeong Yoon)" w:date="2025-07-09T16:36:00Z">
        <w:del w:id="2603" w:author="이승준 (Seungjun Lee)" w:date="2025-07-17T17:12:00Z">
          <w:r w:rsidR="0045539F" w:rsidRPr="000C7330" w:rsidDel="00574DD5">
            <w:rPr>
              <w:rFonts w:eastAsiaTheme="minorHAnsi" w:hint="eastAsia"/>
              <w:color w:val="000000" w:themeColor="text1"/>
              <w:rPrChange w:id="2604" w:author="FURSYS" w:date="2025-12-04T15:42:00Z">
                <w:rPr>
                  <w:rFonts w:ascii="Noto Sans CJK KR Regular" w:eastAsia="Noto Sans CJK KR Regular" w:hAnsi="Noto Sans CJK KR Regular" w:hint="eastAsia"/>
                  <w:color w:val="000000" w:themeColor="text1"/>
                  <w:highlight w:val="yellow"/>
                </w:rPr>
              </w:rPrChange>
            </w:rPr>
            <w:delText>렌탈료</w:delText>
          </w:r>
          <w:r w:rsidR="0045539F" w:rsidRPr="000C7330" w:rsidDel="00574DD5">
            <w:rPr>
              <w:rFonts w:eastAsiaTheme="minorHAnsi"/>
              <w:color w:val="000000" w:themeColor="text1"/>
              <w:rPrChange w:id="2605" w:author="FURSYS" w:date="2025-12-04T15:42:00Z">
                <w:rPr>
                  <w:rFonts w:ascii="Noto Sans CJK KR Regular" w:eastAsia="Noto Sans CJK KR Regular" w:hAnsi="Noto Sans CJK KR Regular"/>
                  <w:color w:val="000000" w:themeColor="text1"/>
                  <w:highlight w:val="yellow"/>
                </w:rPr>
              </w:rPrChange>
            </w:rPr>
            <w:delText xml:space="preserve"> 채권을 아래 기관에 양도할 수 있</w:delText>
          </w:r>
        </w:del>
      </w:ins>
      <w:ins w:id="2606" w:author="윤현정 (Hyunjeong Yoon)" w:date="2025-07-09T16:38:00Z">
        <w:del w:id="2607" w:author="이승준 (Seungjun Lee)" w:date="2025-07-17T17:12:00Z">
          <w:r w:rsidR="0045539F" w:rsidRPr="000C7330" w:rsidDel="00574DD5">
            <w:rPr>
              <w:rFonts w:eastAsiaTheme="minorHAnsi" w:hint="eastAsia"/>
              <w:color w:val="000000" w:themeColor="text1"/>
              <w:rPrChange w:id="2608" w:author="FURSYS" w:date="2025-12-04T15:42:00Z">
                <w:rPr>
                  <w:rFonts w:ascii="Noto Sans CJK KR Regular" w:eastAsia="Noto Sans CJK KR Regular" w:hAnsi="Noto Sans CJK KR Regular" w:hint="eastAsia"/>
                  <w:color w:val="000000" w:themeColor="text1"/>
                  <w:highlight w:val="yellow"/>
                </w:rPr>
              </w:rPrChange>
            </w:rPr>
            <w:delText>으며</w:delText>
          </w:r>
          <w:r w:rsidR="0045539F" w:rsidRPr="000C7330" w:rsidDel="00574DD5">
            <w:rPr>
              <w:rFonts w:eastAsiaTheme="minorHAnsi"/>
              <w:color w:val="000000" w:themeColor="text1"/>
              <w:rPrChange w:id="2609" w:author="FURSYS" w:date="2025-12-04T15:42:00Z">
                <w:rPr>
                  <w:rFonts w:ascii="Noto Sans CJK KR Regular" w:eastAsia="Noto Sans CJK KR Regular" w:hAnsi="Noto Sans CJK KR Regular"/>
                  <w:color w:val="000000" w:themeColor="text1"/>
                  <w:highlight w:val="yellow"/>
                </w:rPr>
              </w:rPrChange>
            </w:rPr>
            <w:delText xml:space="preserve"> </w:delText>
          </w:r>
          <w:r w:rsidR="0045539F" w:rsidRPr="000C7330" w:rsidDel="00574DD5">
            <w:rPr>
              <w:rFonts w:eastAsiaTheme="minorHAnsi" w:hint="eastAsia"/>
              <w:color w:val="000000" w:themeColor="text1"/>
              <w:rPrChange w:id="2610" w:author="FURSYS" w:date="2025-12-04T15:42:00Z">
                <w:rPr>
                  <w:rFonts w:ascii="Noto Sans CJK KR Regular" w:eastAsia="Noto Sans CJK KR Regular" w:hAnsi="Noto Sans CJK KR Regular" w:hint="eastAsia"/>
                  <w:color w:val="000000" w:themeColor="text1"/>
                  <w:highlight w:val="yellow"/>
                </w:rPr>
              </w:rPrChange>
            </w:rPr>
            <w:delText>고객은</w:delText>
          </w:r>
          <w:r w:rsidR="0045539F" w:rsidRPr="000C7330" w:rsidDel="00574DD5">
            <w:rPr>
              <w:rFonts w:eastAsiaTheme="minorHAnsi"/>
              <w:color w:val="000000" w:themeColor="text1"/>
              <w:rPrChange w:id="2611" w:author="FURSYS" w:date="2025-12-04T15:42:00Z">
                <w:rPr>
                  <w:rFonts w:ascii="Noto Sans CJK KR Regular" w:eastAsia="Noto Sans CJK KR Regular" w:hAnsi="Noto Sans CJK KR Regular"/>
                  <w:color w:val="000000" w:themeColor="text1"/>
                  <w:highlight w:val="yellow"/>
                </w:rPr>
              </w:rPrChange>
            </w:rPr>
            <w:delText xml:space="preserve"> </w:delText>
          </w:r>
          <w:r w:rsidR="0045539F" w:rsidRPr="000C7330" w:rsidDel="00574DD5">
            <w:rPr>
              <w:rFonts w:eastAsiaTheme="minorHAnsi" w:hint="eastAsia"/>
              <w:color w:val="000000" w:themeColor="text1"/>
              <w:rPrChange w:id="2612" w:author="FURSYS" w:date="2025-12-04T15:42:00Z">
                <w:rPr>
                  <w:rFonts w:ascii="Noto Sans CJK KR Regular" w:eastAsia="Noto Sans CJK KR Regular" w:hAnsi="Noto Sans CJK KR Regular" w:hint="eastAsia"/>
                  <w:color w:val="000000" w:themeColor="text1"/>
                  <w:highlight w:val="yellow"/>
                </w:rPr>
              </w:rPrChange>
            </w:rPr>
            <w:delText>이에</w:delText>
          </w:r>
          <w:r w:rsidR="0045539F" w:rsidRPr="000C7330" w:rsidDel="00574DD5">
            <w:rPr>
              <w:rFonts w:eastAsiaTheme="minorHAnsi"/>
              <w:color w:val="000000" w:themeColor="text1"/>
              <w:rPrChange w:id="2613" w:author="FURSYS" w:date="2025-12-04T15:42:00Z">
                <w:rPr>
                  <w:rFonts w:ascii="Noto Sans CJK KR Regular" w:eastAsia="Noto Sans CJK KR Regular" w:hAnsi="Noto Sans CJK KR Regular"/>
                  <w:color w:val="000000" w:themeColor="text1"/>
                  <w:highlight w:val="yellow"/>
                </w:rPr>
              </w:rPrChange>
            </w:rPr>
            <w:delText xml:space="preserve"> </w:delText>
          </w:r>
          <w:r w:rsidR="0045539F" w:rsidRPr="000C7330" w:rsidDel="00574DD5">
            <w:rPr>
              <w:rFonts w:eastAsiaTheme="minorHAnsi" w:hint="eastAsia"/>
              <w:color w:val="000000" w:themeColor="text1"/>
              <w:rPrChange w:id="2614" w:author="FURSYS" w:date="2025-12-04T15:42:00Z">
                <w:rPr>
                  <w:rFonts w:ascii="Noto Sans CJK KR Regular" w:eastAsia="Noto Sans CJK KR Regular" w:hAnsi="Noto Sans CJK KR Regular" w:hint="eastAsia"/>
                  <w:color w:val="000000" w:themeColor="text1"/>
                  <w:highlight w:val="yellow"/>
                </w:rPr>
              </w:rPrChange>
            </w:rPr>
            <w:delText>동의한다</w:delText>
          </w:r>
          <w:r w:rsidR="0045539F" w:rsidRPr="000C7330" w:rsidDel="00574DD5">
            <w:rPr>
              <w:rFonts w:eastAsiaTheme="minorHAnsi"/>
              <w:color w:val="000000" w:themeColor="text1"/>
              <w:rPrChange w:id="2615" w:author="FURSYS" w:date="2025-12-04T15:42:00Z">
                <w:rPr>
                  <w:rFonts w:ascii="Noto Sans CJK KR Regular" w:eastAsia="Noto Sans CJK KR Regular" w:hAnsi="Noto Sans CJK KR Regular"/>
                  <w:color w:val="000000" w:themeColor="text1"/>
                  <w:highlight w:val="yellow"/>
                </w:rPr>
              </w:rPrChange>
            </w:rPr>
            <w:delText>.</w:delText>
          </w:r>
          <w:r w:rsidR="0045539F" w:rsidRPr="000C7330" w:rsidDel="00574DD5">
            <w:rPr>
              <w:rFonts w:eastAsiaTheme="minorHAnsi"/>
              <w:color w:val="000000" w:themeColor="text1"/>
              <w:rPrChange w:id="2616" w:author="FURSYS" w:date="2025-12-04T15:42:00Z">
                <w:rPr>
                  <w:rFonts w:ascii="Noto Sans CJK KR Regular" w:eastAsia="Noto Sans CJK KR Regular" w:hAnsi="Noto Sans CJK KR Regular"/>
                  <w:color w:val="000000" w:themeColor="text1"/>
                  <w:highlight w:val="yellow"/>
                </w:rPr>
              </w:rPrChange>
            </w:rPr>
            <w:br/>
          </w:r>
        </w:del>
      </w:ins>
    </w:p>
    <w:tbl>
      <w:tblPr>
        <w:tblStyle w:val="ad"/>
        <w:tblW w:w="0" w:type="auto"/>
        <w:tblInd w:w="400" w:type="dxa"/>
        <w:tblLook w:val="04A0" w:firstRow="1" w:lastRow="0" w:firstColumn="1" w:lastColumn="0" w:noHBand="0" w:noVBand="1"/>
      </w:tblPr>
      <w:tblGrid>
        <w:gridCol w:w="2871"/>
        <w:gridCol w:w="2872"/>
        <w:gridCol w:w="2873"/>
      </w:tblGrid>
      <w:tr w:rsidR="002572CA" w:rsidRPr="000C7330" w:rsidDel="00574DD5" w14:paraId="24943B74" w14:textId="5A20FD76" w:rsidTr="0045539F">
        <w:trPr>
          <w:ins w:id="2617" w:author="윤현정 (Hyunjeong Yoon)" w:date="2025-07-09T16:38:00Z"/>
          <w:del w:id="2618" w:author="이승준 (Seungjun Lee)" w:date="2025-07-17T17:12:00Z"/>
        </w:trPr>
        <w:tc>
          <w:tcPr>
            <w:tcW w:w="3005" w:type="dxa"/>
          </w:tcPr>
          <w:p w14:paraId="64AD97AF" w14:textId="29884313" w:rsidR="0045539F" w:rsidRPr="000C7330" w:rsidDel="00574DD5" w:rsidRDefault="0045539F">
            <w:pPr>
              <w:pStyle w:val="a3"/>
              <w:ind w:leftChars="0" w:left="0"/>
              <w:rPr>
                <w:ins w:id="2619" w:author="윤현정 (Hyunjeong Yoon)" w:date="2025-07-09T16:38:00Z"/>
                <w:del w:id="2620" w:author="이승준 (Seungjun Lee)" w:date="2025-07-17T17:12:00Z"/>
                <w:rFonts w:eastAsiaTheme="minorHAnsi"/>
                <w:color w:val="000000" w:themeColor="text1"/>
                <w:rPrChange w:id="2621" w:author="FURSYS" w:date="2025-12-04T15:42:00Z">
                  <w:rPr>
                    <w:ins w:id="2622" w:author="윤현정 (Hyunjeong Yoon)" w:date="2025-07-09T16:38:00Z"/>
                    <w:del w:id="2623" w:author="이승준 (Seungjun Lee)" w:date="2025-07-17T17:12:00Z"/>
                    <w:rFonts w:ascii="Noto Sans CJK KR Regular" w:eastAsia="Noto Sans CJK KR Regular" w:hAnsi="Noto Sans CJK KR Regular"/>
                    <w:color w:val="000000" w:themeColor="text1"/>
                    <w:highlight w:val="yellow"/>
                  </w:rPr>
                </w:rPrChange>
              </w:rPr>
              <w:pPrChange w:id="2624" w:author="윤현정 (Hyunjeong Yoon)" w:date="2025-07-09T16:38:00Z">
                <w:pPr>
                  <w:pStyle w:val="a3"/>
                  <w:numPr>
                    <w:numId w:val="32"/>
                  </w:numPr>
                  <w:ind w:leftChars="0" w:left="0" w:hanging="400"/>
                </w:pPr>
              </w:pPrChange>
            </w:pPr>
            <w:ins w:id="2625" w:author="윤현정 (Hyunjeong Yoon)" w:date="2025-07-09T16:39:00Z">
              <w:del w:id="2626" w:author="이승준 (Seungjun Lee)" w:date="2025-07-17T17:12:00Z">
                <w:r w:rsidRPr="000C7330" w:rsidDel="00574DD5">
                  <w:rPr>
                    <w:rFonts w:eastAsiaTheme="minorHAnsi" w:hint="eastAsia"/>
                    <w:color w:val="000000" w:themeColor="text1"/>
                    <w:rPrChange w:id="2627" w:author="FURSYS" w:date="2025-12-04T15:42:00Z">
                      <w:rPr>
                        <w:rFonts w:ascii="Noto Sans CJK KR Regular" w:eastAsia="Noto Sans CJK KR Regular" w:hAnsi="Noto Sans CJK KR Regular" w:hint="eastAsia"/>
                        <w:color w:val="000000" w:themeColor="text1"/>
                        <w:highlight w:val="yellow"/>
                      </w:rPr>
                    </w:rPrChange>
                  </w:rPr>
                  <w:delText>양도인</w:delText>
                </w:r>
              </w:del>
            </w:ins>
          </w:p>
        </w:tc>
        <w:tc>
          <w:tcPr>
            <w:tcW w:w="3005" w:type="dxa"/>
          </w:tcPr>
          <w:p w14:paraId="72A10377" w14:textId="7404EEFD" w:rsidR="0045539F" w:rsidRPr="000C7330" w:rsidDel="00574DD5" w:rsidRDefault="0045539F">
            <w:pPr>
              <w:pStyle w:val="a3"/>
              <w:ind w:leftChars="0" w:left="0"/>
              <w:rPr>
                <w:ins w:id="2628" w:author="윤현정 (Hyunjeong Yoon)" w:date="2025-07-09T16:38:00Z"/>
                <w:del w:id="2629" w:author="이승준 (Seungjun Lee)" w:date="2025-07-17T17:12:00Z"/>
                <w:rFonts w:eastAsiaTheme="minorHAnsi"/>
                <w:color w:val="000000" w:themeColor="text1"/>
                <w:rPrChange w:id="2630" w:author="FURSYS" w:date="2025-12-04T15:42:00Z">
                  <w:rPr>
                    <w:ins w:id="2631" w:author="윤현정 (Hyunjeong Yoon)" w:date="2025-07-09T16:38:00Z"/>
                    <w:del w:id="2632" w:author="이승준 (Seungjun Lee)" w:date="2025-07-17T17:12:00Z"/>
                    <w:rFonts w:ascii="Noto Sans CJK KR Regular" w:eastAsia="Noto Sans CJK KR Regular" w:hAnsi="Noto Sans CJK KR Regular"/>
                    <w:color w:val="000000" w:themeColor="text1"/>
                    <w:highlight w:val="yellow"/>
                  </w:rPr>
                </w:rPrChange>
              </w:rPr>
              <w:pPrChange w:id="2633" w:author="윤현정 (Hyunjeong Yoon)" w:date="2025-07-09T16:38:00Z">
                <w:pPr>
                  <w:pStyle w:val="a3"/>
                  <w:numPr>
                    <w:numId w:val="32"/>
                  </w:numPr>
                  <w:ind w:leftChars="0" w:left="0" w:hanging="400"/>
                </w:pPr>
              </w:pPrChange>
            </w:pPr>
            <w:ins w:id="2634" w:author="윤현정 (Hyunjeong Yoon)" w:date="2025-07-09T16:39:00Z">
              <w:del w:id="2635" w:author="이승준 (Seungjun Lee)" w:date="2025-07-17T17:12:00Z">
                <w:r w:rsidRPr="000C7330" w:rsidDel="00574DD5">
                  <w:rPr>
                    <w:rFonts w:eastAsiaTheme="minorHAnsi" w:hint="eastAsia"/>
                    <w:color w:val="000000" w:themeColor="text1"/>
                    <w:rPrChange w:id="2636" w:author="FURSYS" w:date="2025-12-04T15:42:00Z">
                      <w:rPr>
                        <w:rFonts w:ascii="Noto Sans CJK KR Regular" w:eastAsia="Noto Sans CJK KR Regular" w:hAnsi="Noto Sans CJK KR Regular" w:hint="eastAsia"/>
                        <w:color w:val="000000" w:themeColor="text1"/>
                        <w:highlight w:val="yellow"/>
                      </w:rPr>
                    </w:rPrChange>
                  </w:rPr>
                  <w:delText>양수인</w:delText>
                </w:r>
              </w:del>
            </w:ins>
          </w:p>
        </w:tc>
        <w:tc>
          <w:tcPr>
            <w:tcW w:w="3006" w:type="dxa"/>
          </w:tcPr>
          <w:p w14:paraId="260EE5D7" w14:textId="58CA0B51" w:rsidR="0045539F" w:rsidRPr="000C7330" w:rsidDel="00574DD5" w:rsidRDefault="0045539F">
            <w:pPr>
              <w:pStyle w:val="a3"/>
              <w:ind w:leftChars="0" w:left="0"/>
              <w:rPr>
                <w:ins w:id="2637" w:author="윤현정 (Hyunjeong Yoon)" w:date="2025-07-09T16:38:00Z"/>
                <w:del w:id="2638" w:author="이승준 (Seungjun Lee)" w:date="2025-07-17T17:12:00Z"/>
                <w:rFonts w:eastAsiaTheme="minorHAnsi"/>
                <w:color w:val="000000" w:themeColor="text1"/>
                <w:rPrChange w:id="2639" w:author="FURSYS" w:date="2025-12-04T15:42:00Z">
                  <w:rPr>
                    <w:ins w:id="2640" w:author="윤현정 (Hyunjeong Yoon)" w:date="2025-07-09T16:38:00Z"/>
                    <w:del w:id="2641" w:author="이승준 (Seungjun Lee)" w:date="2025-07-17T17:12:00Z"/>
                    <w:rFonts w:ascii="Noto Sans CJK KR Regular" w:eastAsia="Noto Sans CJK KR Regular" w:hAnsi="Noto Sans CJK KR Regular"/>
                    <w:color w:val="000000" w:themeColor="text1"/>
                    <w:highlight w:val="yellow"/>
                  </w:rPr>
                </w:rPrChange>
              </w:rPr>
              <w:pPrChange w:id="2642" w:author="윤현정 (Hyunjeong Yoon)" w:date="2025-07-09T16:38:00Z">
                <w:pPr>
                  <w:pStyle w:val="a3"/>
                  <w:numPr>
                    <w:numId w:val="32"/>
                  </w:numPr>
                  <w:ind w:leftChars="0" w:left="0" w:hanging="400"/>
                </w:pPr>
              </w:pPrChange>
            </w:pPr>
            <w:ins w:id="2643" w:author="윤현정 (Hyunjeong Yoon)" w:date="2025-07-09T16:39:00Z">
              <w:del w:id="2644" w:author="이승준 (Seungjun Lee)" w:date="2025-07-17T17:12:00Z">
                <w:r w:rsidRPr="000C7330" w:rsidDel="00574DD5">
                  <w:rPr>
                    <w:rFonts w:eastAsiaTheme="minorHAnsi" w:hint="eastAsia"/>
                    <w:color w:val="000000" w:themeColor="text1"/>
                    <w:rPrChange w:id="2645" w:author="FURSYS" w:date="2025-12-04T15:42:00Z">
                      <w:rPr>
                        <w:rFonts w:ascii="Noto Sans CJK KR Regular" w:eastAsia="Noto Sans CJK KR Regular" w:hAnsi="Noto Sans CJK KR Regular" w:hint="eastAsia"/>
                        <w:color w:val="000000" w:themeColor="text1"/>
                        <w:highlight w:val="yellow"/>
                      </w:rPr>
                    </w:rPrChange>
                  </w:rPr>
                  <w:delText>양도채권</w:delText>
                </w:r>
              </w:del>
            </w:ins>
          </w:p>
        </w:tc>
      </w:tr>
      <w:tr w:rsidR="002572CA" w:rsidRPr="000C7330" w:rsidDel="00574DD5" w14:paraId="14BA335F" w14:textId="194F71FB" w:rsidTr="0045539F">
        <w:trPr>
          <w:ins w:id="2646" w:author="윤현정 (Hyunjeong Yoon)" w:date="2025-07-09T16:38:00Z"/>
          <w:del w:id="2647" w:author="이승준 (Seungjun Lee)" w:date="2025-07-17T17:12:00Z"/>
        </w:trPr>
        <w:tc>
          <w:tcPr>
            <w:tcW w:w="3005" w:type="dxa"/>
          </w:tcPr>
          <w:p w14:paraId="65B99C84" w14:textId="2EB84C2D" w:rsidR="0045539F" w:rsidRPr="000C7330" w:rsidDel="00574DD5" w:rsidRDefault="0045539F">
            <w:pPr>
              <w:pStyle w:val="a3"/>
              <w:ind w:leftChars="0" w:left="0"/>
              <w:rPr>
                <w:ins w:id="2648" w:author="윤현정 (Hyunjeong Yoon)" w:date="2025-07-09T16:38:00Z"/>
                <w:del w:id="2649" w:author="이승준 (Seungjun Lee)" w:date="2025-07-17T17:12:00Z"/>
                <w:rFonts w:eastAsiaTheme="minorHAnsi"/>
                <w:color w:val="000000" w:themeColor="text1"/>
                <w:rPrChange w:id="2650" w:author="FURSYS" w:date="2025-12-04T15:42:00Z">
                  <w:rPr>
                    <w:ins w:id="2651" w:author="윤현정 (Hyunjeong Yoon)" w:date="2025-07-09T16:38:00Z"/>
                    <w:del w:id="2652" w:author="이승준 (Seungjun Lee)" w:date="2025-07-17T17:12:00Z"/>
                    <w:rFonts w:ascii="Noto Sans CJK KR Regular" w:eastAsia="Noto Sans CJK KR Regular" w:hAnsi="Noto Sans CJK KR Regular"/>
                    <w:color w:val="000000" w:themeColor="text1"/>
                    <w:highlight w:val="yellow"/>
                  </w:rPr>
                </w:rPrChange>
              </w:rPr>
              <w:pPrChange w:id="2653" w:author="윤현정 (Hyunjeong Yoon)" w:date="2025-07-09T16:38:00Z">
                <w:pPr>
                  <w:pStyle w:val="a3"/>
                  <w:numPr>
                    <w:numId w:val="32"/>
                  </w:numPr>
                  <w:ind w:leftChars="0" w:left="0" w:hanging="400"/>
                </w:pPr>
              </w:pPrChange>
            </w:pPr>
            <w:ins w:id="2654" w:author="윤현정 (Hyunjeong Yoon)" w:date="2025-07-09T16:39:00Z">
              <w:del w:id="2655" w:author="이승준 (Seungjun Lee)" w:date="2025-07-17T17:12:00Z">
                <w:r w:rsidRPr="000C7330" w:rsidDel="00574DD5">
                  <w:rPr>
                    <w:rFonts w:eastAsiaTheme="minorHAnsi"/>
                    <w:color w:val="000000" w:themeColor="text1"/>
                    <w:rPrChange w:id="2656" w:author="FURSYS" w:date="2025-12-04T15:42:00Z">
                      <w:rPr>
                        <w:rFonts w:ascii="Noto Sans CJK KR Regular" w:eastAsia="Noto Sans CJK KR Regular" w:hAnsi="Noto Sans CJK KR Regular"/>
                        <w:color w:val="000000" w:themeColor="text1"/>
                        <w:highlight w:val="yellow"/>
                      </w:rPr>
                    </w:rPrChange>
                  </w:rPr>
                  <w:delText>㈜</w:delText>
                </w:r>
                <w:r w:rsidRPr="000C7330" w:rsidDel="00574DD5">
                  <w:rPr>
                    <w:rFonts w:eastAsiaTheme="minorHAnsi" w:hint="eastAsia"/>
                    <w:color w:val="000000" w:themeColor="text1"/>
                    <w:rPrChange w:id="2657" w:author="FURSYS" w:date="2025-12-04T15:42:00Z">
                      <w:rPr>
                        <w:rFonts w:ascii="Noto Sans CJK KR Regular" w:eastAsia="Noto Sans CJK KR Regular" w:hAnsi="Noto Sans CJK KR Regular" w:hint="eastAsia"/>
                        <w:color w:val="000000" w:themeColor="text1"/>
                        <w:highlight w:val="yellow"/>
                      </w:rPr>
                    </w:rPrChange>
                  </w:rPr>
                  <w:delText>퍼시스</w:delText>
                </w:r>
              </w:del>
            </w:ins>
          </w:p>
        </w:tc>
        <w:tc>
          <w:tcPr>
            <w:tcW w:w="3005" w:type="dxa"/>
          </w:tcPr>
          <w:p w14:paraId="1CB669D1" w14:textId="47C39E76" w:rsidR="0045539F" w:rsidRPr="000C7330" w:rsidDel="00574DD5" w:rsidRDefault="0045539F">
            <w:pPr>
              <w:pStyle w:val="a3"/>
              <w:ind w:leftChars="0" w:left="0"/>
              <w:rPr>
                <w:ins w:id="2658" w:author="윤현정 (Hyunjeong Yoon)" w:date="2025-07-09T16:38:00Z"/>
                <w:del w:id="2659" w:author="이승준 (Seungjun Lee)" w:date="2025-07-17T17:12:00Z"/>
                <w:rFonts w:eastAsiaTheme="minorHAnsi"/>
                <w:color w:val="000000" w:themeColor="text1"/>
                <w:rPrChange w:id="2660" w:author="FURSYS" w:date="2025-12-04T15:42:00Z">
                  <w:rPr>
                    <w:ins w:id="2661" w:author="윤현정 (Hyunjeong Yoon)" w:date="2025-07-09T16:38:00Z"/>
                    <w:del w:id="2662" w:author="이승준 (Seungjun Lee)" w:date="2025-07-17T17:12:00Z"/>
                    <w:rFonts w:ascii="Noto Sans CJK KR Regular" w:eastAsia="Noto Sans CJK KR Regular" w:hAnsi="Noto Sans CJK KR Regular"/>
                    <w:color w:val="000000" w:themeColor="text1"/>
                    <w:highlight w:val="yellow"/>
                  </w:rPr>
                </w:rPrChange>
              </w:rPr>
              <w:pPrChange w:id="2663" w:author="윤현정 (Hyunjeong Yoon)" w:date="2025-07-09T16:38:00Z">
                <w:pPr>
                  <w:pStyle w:val="a3"/>
                  <w:numPr>
                    <w:numId w:val="32"/>
                  </w:numPr>
                  <w:ind w:leftChars="0" w:left="0" w:hanging="400"/>
                </w:pPr>
              </w:pPrChange>
            </w:pPr>
            <w:ins w:id="2664" w:author="윤현정 (Hyunjeong Yoon)" w:date="2025-07-09T16:39:00Z">
              <w:del w:id="2665" w:author="이승준 (Seungjun Lee)" w:date="2025-07-17T17:12:00Z">
                <w:r w:rsidRPr="000C7330" w:rsidDel="00574DD5">
                  <w:rPr>
                    <w:rFonts w:eastAsiaTheme="minorHAnsi" w:hint="eastAsia"/>
                    <w:color w:val="000000" w:themeColor="text1"/>
                    <w:rPrChange w:id="2666" w:author="FURSYS" w:date="2025-12-04T15:42:00Z">
                      <w:rPr>
                        <w:rFonts w:ascii="Noto Sans CJK KR Regular" w:eastAsia="Noto Sans CJK KR Regular" w:hAnsi="Noto Sans CJK KR Regular" w:hint="eastAsia"/>
                        <w:color w:val="000000" w:themeColor="text1"/>
                        <w:highlight w:val="yellow"/>
                      </w:rPr>
                    </w:rPrChange>
                  </w:rPr>
                  <w:delText>하나캐피탈</w:delText>
                </w:r>
              </w:del>
            </w:ins>
          </w:p>
        </w:tc>
        <w:tc>
          <w:tcPr>
            <w:tcW w:w="3006" w:type="dxa"/>
          </w:tcPr>
          <w:p w14:paraId="1D06460D" w14:textId="72329372" w:rsidR="0045539F" w:rsidRPr="000C7330" w:rsidDel="00574DD5" w:rsidRDefault="0045539F">
            <w:pPr>
              <w:pStyle w:val="a3"/>
              <w:ind w:leftChars="0" w:left="0"/>
              <w:rPr>
                <w:ins w:id="2667" w:author="윤현정 (Hyunjeong Yoon)" w:date="2025-07-09T16:38:00Z"/>
                <w:del w:id="2668" w:author="이승준 (Seungjun Lee)" w:date="2025-07-17T17:12:00Z"/>
                <w:rFonts w:eastAsiaTheme="minorHAnsi"/>
                <w:color w:val="000000" w:themeColor="text1"/>
                <w:rPrChange w:id="2669" w:author="FURSYS" w:date="2025-12-04T15:42:00Z">
                  <w:rPr>
                    <w:ins w:id="2670" w:author="윤현정 (Hyunjeong Yoon)" w:date="2025-07-09T16:38:00Z"/>
                    <w:del w:id="2671" w:author="이승준 (Seungjun Lee)" w:date="2025-07-17T17:12:00Z"/>
                    <w:rFonts w:ascii="Noto Sans CJK KR Regular" w:eastAsia="Noto Sans CJK KR Regular" w:hAnsi="Noto Sans CJK KR Regular"/>
                    <w:color w:val="000000" w:themeColor="text1"/>
                    <w:highlight w:val="yellow"/>
                  </w:rPr>
                </w:rPrChange>
              </w:rPr>
              <w:pPrChange w:id="2672" w:author="윤현정 (Hyunjeong Yoon)" w:date="2025-07-09T16:38:00Z">
                <w:pPr>
                  <w:pStyle w:val="a3"/>
                  <w:numPr>
                    <w:numId w:val="32"/>
                  </w:numPr>
                  <w:ind w:leftChars="0" w:left="0" w:hanging="400"/>
                </w:pPr>
              </w:pPrChange>
            </w:pPr>
            <w:ins w:id="2673" w:author="윤현정 (Hyunjeong Yoon)" w:date="2025-07-09T16:39:00Z">
              <w:del w:id="2674" w:author="이승준 (Seungjun Lee)" w:date="2025-07-17T17:12:00Z">
                <w:r w:rsidRPr="000C7330" w:rsidDel="00574DD5">
                  <w:rPr>
                    <w:rFonts w:eastAsiaTheme="minorHAnsi" w:hint="eastAsia"/>
                    <w:color w:val="000000" w:themeColor="text1"/>
                    <w:rPrChange w:id="2675" w:author="FURSYS" w:date="2025-12-04T15:42:00Z">
                      <w:rPr>
                        <w:rFonts w:ascii="Noto Sans CJK KR Regular" w:eastAsia="Noto Sans CJK KR Regular" w:hAnsi="Noto Sans CJK KR Regular" w:hint="eastAsia"/>
                        <w:color w:val="000000" w:themeColor="text1"/>
                        <w:highlight w:val="yellow"/>
                      </w:rPr>
                    </w:rPrChange>
                  </w:rPr>
                  <w:delText>본</w:delText>
                </w:r>
                <w:r w:rsidRPr="000C7330" w:rsidDel="00574DD5">
                  <w:rPr>
                    <w:rFonts w:eastAsiaTheme="minorHAnsi"/>
                    <w:color w:val="000000" w:themeColor="text1"/>
                    <w:rPrChange w:id="2676" w:author="FURSYS" w:date="2025-12-04T15:42:00Z">
                      <w:rPr>
                        <w:rFonts w:ascii="Noto Sans CJK KR Regular" w:eastAsia="Noto Sans CJK KR Regular" w:hAnsi="Noto Sans CJK KR Regular"/>
                        <w:color w:val="000000" w:themeColor="text1"/>
                        <w:highlight w:val="yellow"/>
                      </w:rPr>
                    </w:rPrChange>
                  </w:rPr>
                  <w:delText xml:space="preserve"> 계약에 따른 </w:delText>
                </w:r>
                <w:r w:rsidRPr="000C7330" w:rsidDel="00574DD5">
                  <w:rPr>
                    <w:rFonts w:eastAsiaTheme="minorHAnsi" w:hint="eastAsia"/>
                    <w:color w:val="000000" w:themeColor="text1"/>
                    <w:rPrChange w:id="2677" w:author="FURSYS" w:date="2025-12-04T15:42:00Z">
                      <w:rPr>
                        <w:rFonts w:ascii="Noto Sans CJK KR Regular" w:eastAsia="Noto Sans CJK KR Regular" w:hAnsi="Noto Sans CJK KR Regular" w:hint="eastAsia"/>
                        <w:color w:val="000000" w:themeColor="text1"/>
                        <w:highlight w:val="yellow"/>
                      </w:rPr>
                    </w:rPrChange>
                  </w:rPr>
                  <w:delText>렌탈료</w:delText>
                </w:r>
                <w:r w:rsidRPr="000C7330" w:rsidDel="00574DD5">
                  <w:rPr>
                    <w:rFonts w:eastAsiaTheme="minorHAnsi"/>
                    <w:color w:val="000000" w:themeColor="text1"/>
                    <w:rPrChange w:id="2678" w:author="FURSYS" w:date="2025-12-04T15:42:00Z">
                      <w:rPr>
                        <w:rFonts w:ascii="Noto Sans CJK KR Regular" w:eastAsia="Noto Sans CJK KR Regular" w:hAnsi="Noto Sans CJK KR Regular"/>
                        <w:color w:val="000000" w:themeColor="text1"/>
                        <w:highlight w:val="yellow"/>
                      </w:rPr>
                    </w:rPrChange>
                  </w:rPr>
                  <w:delText xml:space="preserve"> 채권</w:delText>
                </w:r>
              </w:del>
            </w:ins>
          </w:p>
        </w:tc>
      </w:tr>
    </w:tbl>
    <w:p w14:paraId="6AC2EEE8" w14:textId="52D15A8C" w:rsidR="002E5EE1" w:rsidRPr="000C7330" w:rsidRDefault="002572CA" w:rsidP="00971B98">
      <w:pPr>
        <w:pStyle w:val="a3"/>
        <w:numPr>
          <w:ilvl w:val="0"/>
          <w:numId w:val="32"/>
        </w:numPr>
        <w:ind w:leftChars="0"/>
        <w:rPr>
          <w:rFonts w:eastAsiaTheme="minorHAnsi"/>
          <w:color w:val="000000" w:themeColor="text1"/>
          <w:rPrChange w:id="2679" w:author="FURSYS" w:date="2025-12-04T15:42:00Z">
            <w:rPr>
              <w:rFonts w:ascii="Noto Sans CJK KR Regular" w:eastAsia="Noto Sans CJK KR Regular" w:hAnsi="Noto Sans CJK KR Regular"/>
              <w:color w:val="000000" w:themeColor="text1"/>
            </w:rPr>
          </w:rPrChange>
        </w:rPr>
      </w:pPr>
      <w:ins w:id="2680" w:author="이승준 (Seungjun Lee)" w:date="2025-07-14T17:39:00Z">
        <w:r w:rsidRPr="000C7330">
          <w:rPr>
            <w:rFonts w:eastAsiaTheme="minorHAnsi" w:hint="eastAsia"/>
            <w:color w:val="000000" w:themeColor="text1"/>
            <w:rPrChange w:id="2681" w:author="FURSYS" w:date="2025-12-04T15:42:00Z">
              <w:rPr>
                <w:rFonts w:ascii="Noto Sans CJK KR Regular" w:eastAsia="Noto Sans CJK KR Regular" w:hAnsi="Noto Sans CJK KR Regular" w:hint="eastAsia"/>
                <w:color w:val="000000" w:themeColor="text1"/>
                <w:highlight w:val="yellow"/>
              </w:rPr>
            </w:rPrChange>
          </w:rPr>
          <w:t>월</w:t>
        </w:r>
        <w:r w:rsidRPr="000C7330">
          <w:rPr>
            <w:rFonts w:eastAsiaTheme="minorHAnsi"/>
            <w:color w:val="000000" w:themeColor="text1"/>
            <w:rPrChange w:id="2682" w:author="FURSYS" w:date="2025-12-04T15:42:00Z">
              <w:rPr>
                <w:rFonts w:ascii="Noto Sans CJK KR Regular" w:eastAsia="Noto Sans CJK KR Regular" w:hAnsi="Noto Sans CJK KR Regular"/>
                <w:color w:val="000000" w:themeColor="text1"/>
                <w:highlight w:val="yellow"/>
              </w:rPr>
            </w:rPrChange>
          </w:rPr>
          <w:t xml:space="preserve"> </w:t>
        </w:r>
        <w:r w:rsidRPr="000C7330">
          <w:rPr>
            <w:rFonts w:eastAsiaTheme="minorHAnsi" w:hint="eastAsia"/>
            <w:color w:val="000000" w:themeColor="text1"/>
            <w:rPrChange w:id="2683" w:author="FURSYS" w:date="2025-12-04T15:42:00Z">
              <w:rPr>
                <w:rFonts w:ascii="Noto Sans CJK KR Regular" w:eastAsia="Noto Sans CJK KR Regular" w:hAnsi="Noto Sans CJK KR Regular" w:hint="eastAsia"/>
                <w:color w:val="000000" w:themeColor="text1"/>
                <w:highlight w:val="yellow"/>
              </w:rPr>
            </w:rPrChange>
          </w:rPr>
          <w:t>렌탈료가</w:t>
        </w:r>
        <w:r w:rsidRPr="000C7330">
          <w:rPr>
            <w:rFonts w:eastAsiaTheme="minorHAnsi"/>
            <w:color w:val="000000" w:themeColor="text1"/>
            <w:rPrChange w:id="2684" w:author="FURSYS" w:date="2025-12-04T15:42:00Z">
              <w:rPr>
                <w:rFonts w:ascii="Noto Sans CJK KR Regular" w:eastAsia="Noto Sans CJK KR Regular" w:hAnsi="Noto Sans CJK KR Regular"/>
                <w:color w:val="000000" w:themeColor="text1"/>
                <w:highlight w:val="yellow"/>
              </w:rPr>
            </w:rPrChange>
          </w:rPr>
          <w:t xml:space="preserve"> 30</w:t>
        </w:r>
        <w:r w:rsidRPr="000C7330">
          <w:rPr>
            <w:rFonts w:eastAsiaTheme="minorHAnsi" w:hint="eastAsia"/>
            <w:color w:val="000000" w:themeColor="text1"/>
            <w:rPrChange w:id="2685" w:author="FURSYS" w:date="2025-12-04T15:42:00Z">
              <w:rPr>
                <w:rFonts w:ascii="Noto Sans CJK KR Regular" w:eastAsia="Noto Sans CJK KR Regular" w:hAnsi="Noto Sans CJK KR Regular" w:hint="eastAsia"/>
                <w:color w:val="000000" w:themeColor="text1"/>
                <w:highlight w:val="yellow"/>
              </w:rPr>
            </w:rPrChange>
          </w:rPr>
          <w:t>일</w:t>
        </w:r>
        <w:r w:rsidRPr="000C7330">
          <w:rPr>
            <w:rFonts w:eastAsiaTheme="minorHAnsi"/>
            <w:color w:val="000000" w:themeColor="text1"/>
            <w:rPrChange w:id="2686" w:author="FURSYS" w:date="2025-12-04T15:42:00Z">
              <w:rPr>
                <w:rFonts w:ascii="Noto Sans CJK KR Regular" w:eastAsia="Noto Sans CJK KR Regular" w:hAnsi="Noto Sans CJK KR Regular"/>
                <w:color w:val="000000" w:themeColor="text1"/>
                <w:highlight w:val="yellow"/>
              </w:rPr>
            </w:rPrChange>
          </w:rPr>
          <w:t xml:space="preserve"> 이상 연체될 경우에 해당 </w:t>
        </w:r>
      </w:ins>
      <w:ins w:id="2687" w:author="이승준 (Seungjun Lee)" w:date="2025-07-14T17:40:00Z">
        <w:r w:rsidRPr="000C7330">
          <w:rPr>
            <w:rFonts w:eastAsiaTheme="minorHAnsi" w:hint="eastAsia"/>
            <w:color w:val="000000" w:themeColor="text1"/>
            <w:rPrChange w:id="2688" w:author="FURSYS" w:date="2025-12-04T15:42:00Z">
              <w:rPr>
                <w:rFonts w:ascii="Noto Sans CJK KR Regular" w:eastAsia="Noto Sans CJK KR Regular" w:hAnsi="Noto Sans CJK KR Regular" w:hint="eastAsia"/>
                <w:color w:val="000000" w:themeColor="text1"/>
                <w:highlight w:val="yellow"/>
              </w:rPr>
            </w:rPrChange>
          </w:rPr>
          <w:t>렌탈료</w:t>
        </w:r>
        <w:r w:rsidRPr="000C7330">
          <w:rPr>
            <w:rFonts w:eastAsiaTheme="minorHAnsi"/>
            <w:color w:val="000000" w:themeColor="text1"/>
            <w:rPrChange w:id="2689" w:author="FURSYS" w:date="2025-12-04T15:42:00Z">
              <w:rPr>
                <w:rFonts w:ascii="Noto Sans CJK KR Regular" w:eastAsia="Noto Sans CJK KR Regular" w:hAnsi="Noto Sans CJK KR Regular"/>
                <w:color w:val="000000" w:themeColor="text1"/>
                <w:highlight w:val="yellow"/>
              </w:rPr>
            </w:rPrChange>
          </w:rPr>
          <w:t xml:space="preserve"> 연체를 사유로 고객의 연체정보를 신용정보집중기관 등에 등록할 수 있다.</w:t>
        </w:r>
      </w:ins>
      <w:ins w:id="2690" w:author="윤현정 (Hyunjeong Yoon)" w:date="2025-07-09T16:38:00Z">
        <w:del w:id="2691" w:author="이승준 (Seungjun Lee)" w:date="2025-07-17T17:12:00Z">
          <w:r w:rsidR="0045539F" w:rsidRPr="000C7330" w:rsidDel="00574DD5">
            <w:rPr>
              <w:rFonts w:eastAsiaTheme="minorHAnsi"/>
              <w:color w:val="000000" w:themeColor="text1"/>
              <w:rPrChange w:id="2692" w:author="FURSYS" w:date="2025-12-04T15:42:00Z">
                <w:rPr>
                  <w:rFonts w:ascii="Noto Sans CJK KR Regular" w:eastAsia="Noto Sans CJK KR Regular" w:hAnsi="Noto Sans CJK KR Regular"/>
                  <w:color w:val="000000" w:themeColor="text1"/>
                  <w:highlight w:val="yellow"/>
                </w:rPr>
              </w:rPrChange>
            </w:rPr>
            <w:br/>
          </w:r>
          <w:r w:rsidR="0045539F" w:rsidRPr="000C7330" w:rsidDel="00574DD5">
            <w:rPr>
              <w:rFonts w:eastAsiaTheme="minorHAnsi"/>
              <w:color w:val="000000" w:themeColor="text1"/>
              <w:rPrChange w:id="2693" w:author="FURSYS" w:date="2025-12-04T15:42:00Z">
                <w:rPr>
                  <w:rFonts w:ascii="Noto Sans CJK KR Regular" w:eastAsia="Noto Sans CJK KR Regular" w:hAnsi="Noto Sans CJK KR Regular"/>
                  <w:color w:val="000000" w:themeColor="text1"/>
                  <w:highlight w:val="yellow"/>
                </w:rPr>
              </w:rPrChange>
            </w:rPr>
            <w:br/>
          </w:r>
        </w:del>
      </w:ins>
      <w:commentRangeStart w:id="2694"/>
      <w:del w:id="2695" w:author="윤현정 (Hyunjeong Yoon)" w:date="2025-07-09T16:36:00Z">
        <w:r w:rsidR="002E5EE1" w:rsidRPr="000C7330" w:rsidDel="0045539F">
          <w:rPr>
            <w:rFonts w:eastAsiaTheme="minorHAnsi" w:hint="eastAsia"/>
            <w:color w:val="FF0000"/>
            <w:rPrChange w:id="2696" w:author="FURSYS" w:date="2025-12-04T15:42:00Z">
              <w:rPr>
                <w:rFonts w:ascii="Noto Sans CJK KR Regular" w:eastAsia="Noto Sans CJK KR Regular" w:hAnsi="Noto Sans CJK KR Regular" w:hint="eastAsia"/>
                <w:color w:val="000000" w:themeColor="text1"/>
                <w:highlight w:val="yellow"/>
              </w:rPr>
            </w:rPrChange>
          </w:rPr>
          <w:delText>월</w:delText>
        </w:r>
        <w:r w:rsidR="002E5EE1" w:rsidRPr="000C7330" w:rsidDel="0045539F">
          <w:rPr>
            <w:rFonts w:eastAsiaTheme="minorHAnsi"/>
            <w:color w:val="FF0000"/>
            <w:rPrChange w:id="2697" w:author="FURSYS" w:date="2025-12-04T15:42:00Z">
              <w:rPr>
                <w:rFonts w:ascii="Noto Sans CJK KR Regular" w:eastAsia="Noto Sans CJK KR Regular" w:hAnsi="Noto Sans CJK KR Regular"/>
                <w:color w:val="000000" w:themeColor="text1"/>
                <w:highlight w:val="yellow"/>
              </w:rPr>
            </w:rPrChange>
          </w:rPr>
          <w:delText xml:space="preserve"> 렌탈료가 </w:delText>
        </w:r>
        <w:r w:rsidR="00D62F94" w:rsidRPr="000C7330" w:rsidDel="0045539F">
          <w:rPr>
            <w:rFonts w:eastAsiaTheme="minorHAnsi"/>
            <w:color w:val="FF0000"/>
            <w:rPrChange w:id="2698" w:author="FURSYS" w:date="2025-12-04T15:42:00Z">
              <w:rPr>
                <w:rFonts w:ascii="Noto Sans CJK KR Regular" w:eastAsia="Noto Sans CJK KR Regular" w:hAnsi="Noto Sans CJK KR Regular"/>
                <w:color w:val="000000" w:themeColor="text1"/>
                <w:highlight w:val="yellow"/>
              </w:rPr>
            </w:rPrChange>
          </w:rPr>
          <w:delText xml:space="preserve">30일 이상 </w:delText>
        </w:r>
        <w:r w:rsidR="002E5EE1" w:rsidRPr="000C7330" w:rsidDel="0045539F">
          <w:rPr>
            <w:rFonts w:eastAsiaTheme="minorHAnsi" w:hint="eastAsia"/>
            <w:color w:val="FF0000"/>
            <w:rPrChange w:id="2699" w:author="FURSYS" w:date="2025-12-04T15:42:00Z">
              <w:rPr>
                <w:rFonts w:ascii="Noto Sans CJK KR Regular" w:eastAsia="Noto Sans CJK KR Regular" w:hAnsi="Noto Sans CJK KR Regular" w:hint="eastAsia"/>
                <w:color w:val="000000" w:themeColor="text1"/>
                <w:highlight w:val="yellow"/>
              </w:rPr>
            </w:rPrChange>
          </w:rPr>
          <w:delText>연체될</w:delText>
        </w:r>
        <w:r w:rsidR="002E5EE1" w:rsidRPr="000C7330" w:rsidDel="0045539F">
          <w:rPr>
            <w:rFonts w:eastAsiaTheme="minorHAnsi"/>
            <w:color w:val="FF0000"/>
            <w:rPrChange w:id="2700" w:author="FURSYS" w:date="2025-12-04T15:42:00Z">
              <w:rPr>
                <w:rFonts w:ascii="Noto Sans CJK KR Regular" w:eastAsia="Noto Sans CJK KR Regular" w:hAnsi="Noto Sans CJK KR Regular"/>
                <w:color w:val="000000" w:themeColor="text1"/>
                <w:highlight w:val="yellow"/>
              </w:rPr>
            </w:rPrChange>
          </w:rPr>
          <w:delText xml:space="preserve"> </w:delText>
        </w:r>
        <w:r w:rsidR="002E5EE1" w:rsidRPr="000C7330" w:rsidDel="0045539F">
          <w:rPr>
            <w:rFonts w:eastAsiaTheme="minorHAnsi" w:hint="eastAsia"/>
            <w:color w:val="FF0000"/>
            <w:rPrChange w:id="2701" w:author="FURSYS" w:date="2025-12-04T15:42:00Z">
              <w:rPr>
                <w:rFonts w:ascii="Noto Sans CJK KR Regular" w:eastAsia="Noto Sans CJK KR Regular" w:hAnsi="Noto Sans CJK KR Regular" w:hint="eastAsia"/>
                <w:color w:val="000000" w:themeColor="text1"/>
                <w:highlight w:val="yellow"/>
              </w:rPr>
            </w:rPrChange>
          </w:rPr>
          <w:delText>경우에</w:delText>
        </w:r>
        <w:r w:rsidR="002E5EE1" w:rsidRPr="000C7330" w:rsidDel="0045539F">
          <w:rPr>
            <w:rFonts w:eastAsiaTheme="minorHAnsi"/>
            <w:color w:val="FF0000"/>
            <w:rPrChange w:id="2702" w:author="FURSYS" w:date="2025-12-04T15:42:00Z">
              <w:rPr>
                <w:rFonts w:ascii="Noto Sans CJK KR Regular" w:eastAsia="Noto Sans CJK KR Regular" w:hAnsi="Noto Sans CJK KR Regular"/>
                <w:color w:val="000000" w:themeColor="text1"/>
                <w:highlight w:val="yellow"/>
              </w:rPr>
            </w:rPrChange>
          </w:rPr>
          <w:delText xml:space="preserve"> </w:delText>
        </w:r>
        <w:r w:rsidR="002E5EE1" w:rsidRPr="000C7330" w:rsidDel="0045539F">
          <w:rPr>
            <w:rFonts w:eastAsiaTheme="minorHAnsi" w:hint="eastAsia"/>
            <w:color w:val="FF0000"/>
            <w:rPrChange w:id="2703" w:author="FURSYS" w:date="2025-12-04T15:42:00Z">
              <w:rPr>
                <w:rFonts w:ascii="Noto Sans CJK KR Regular" w:eastAsia="Noto Sans CJK KR Regular" w:hAnsi="Noto Sans CJK KR Regular" w:hint="eastAsia"/>
                <w:color w:val="000000" w:themeColor="text1"/>
                <w:highlight w:val="yellow"/>
              </w:rPr>
            </w:rPrChange>
          </w:rPr>
          <w:delText>해당</w:delText>
        </w:r>
        <w:r w:rsidR="002E5EE1" w:rsidRPr="000C7330" w:rsidDel="0045539F">
          <w:rPr>
            <w:rFonts w:eastAsiaTheme="minorHAnsi"/>
            <w:color w:val="FF0000"/>
            <w:rPrChange w:id="2704" w:author="FURSYS" w:date="2025-12-04T15:42:00Z">
              <w:rPr>
                <w:rFonts w:ascii="Noto Sans CJK KR Regular" w:eastAsia="Noto Sans CJK KR Regular" w:hAnsi="Noto Sans CJK KR Regular"/>
                <w:color w:val="000000" w:themeColor="text1"/>
                <w:highlight w:val="yellow"/>
              </w:rPr>
            </w:rPrChange>
          </w:rPr>
          <w:delText xml:space="preserve"> </w:delText>
        </w:r>
        <w:r w:rsidR="002E5EE1" w:rsidRPr="000C7330" w:rsidDel="0045539F">
          <w:rPr>
            <w:rFonts w:eastAsiaTheme="minorHAnsi" w:hint="eastAsia"/>
            <w:color w:val="FF0000"/>
            <w:rPrChange w:id="2705" w:author="FURSYS" w:date="2025-12-04T15:42:00Z">
              <w:rPr>
                <w:rFonts w:ascii="Noto Sans CJK KR Regular" w:eastAsia="Noto Sans CJK KR Regular" w:hAnsi="Noto Sans CJK KR Regular" w:hint="eastAsia"/>
                <w:color w:val="000000" w:themeColor="text1"/>
                <w:highlight w:val="yellow"/>
              </w:rPr>
            </w:rPrChange>
          </w:rPr>
          <w:delText>렌탈료</w:delText>
        </w:r>
        <w:r w:rsidR="002E5EE1" w:rsidRPr="000C7330" w:rsidDel="0045539F">
          <w:rPr>
            <w:rFonts w:eastAsiaTheme="minorHAnsi"/>
            <w:color w:val="FF0000"/>
            <w:rPrChange w:id="2706" w:author="FURSYS" w:date="2025-12-04T15:42:00Z">
              <w:rPr>
                <w:rFonts w:ascii="Noto Sans CJK KR Regular" w:eastAsia="Noto Sans CJK KR Regular" w:hAnsi="Noto Sans CJK KR Regular"/>
                <w:color w:val="000000" w:themeColor="text1"/>
                <w:highlight w:val="yellow"/>
              </w:rPr>
            </w:rPrChange>
          </w:rPr>
          <w:delText xml:space="preserve"> </w:delText>
        </w:r>
        <w:r w:rsidR="002E5EE1" w:rsidRPr="000C7330" w:rsidDel="0045539F">
          <w:rPr>
            <w:rFonts w:eastAsiaTheme="minorHAnsi" w:hint="eastAsia"/>
            <w:color w:val="FF0000"/>
            <w:rPrChange w:id="2707" w:author="FURSYS" w:date="2025-12-04T15:42:00Z">
              <w:rPr>
                <w:rFonts w:ascii="Noto Sans CJK KR Regular" w:eastAsia="Noto Sans CJK KR Regular" w:hAnsi="Noto Sans CJK KR Regular" w:hint="eastAsia"/>
                <w:color w:val="000000" w:themeColor="text1"/>
                <w:highlight w:val="yellow"/>
              </w:rPr>
            </w:rPrChange>
          </w:rPr>
          <w:delText>연체를</w:delText>
        </w:r>
        <w:r w:rsidR="002E5EE1" w:rsidRPr="000C7330" w:rsidDel="0045539F">
          <w:rPr>
            <w:rFonts w:eastAsiaTheme="minorHAnsi"/>
            <w:color w:val="FF0000"/>
            <w:rPrChange w:id="2708" w:author="FURSYS" w:date="2025-12-04T15:42:00Z">
              <w:rPr>
                <w:rFonts w:ascii="Noto Sans CJK KR Regular" w:eastAsia="Noto Sans CJK KR Regular" w:hAnsi="Noto Sans CJK KR Regular"/>
                <w:color w:val="000000" w:themeColor="text1"/>
                <w:highlight w:val="yellow"/>
              </w:rPr>
            </w:rPrChange>
          </w:rPr>
          <w:delText xml:space="preserve"> </w:delText>
        </w:r>
        <w:r w:rsidR="002E5EE1" w:rsidRPr="000C7330" w:rsidDel="0045539F">
          <w:rPr>
            <w:rFonts w:eastAsiaTheme="minorHAnsi" w:hint="eastAsia"/>
            <w:color w:val="FF0000"/>
            <w:rPrChange w:id="2709" w:author="FURSYS" w:date="2025-12-04T15:42:00Z">
              <w:rPr>
                <w:rFonts w:ascii="Noto Sans CJK KR Regular" w:eastAsia="Noto Sans CJK KR Regular" w:hAnsi="Noto Sans CJK KR Regular" w:hint="eastAsia"/>
                <w:color w:val="000000" w:themeColor="text1"/>
                <w:highlight w:val="yellow"/>
              </w:rPr>
            </w:rPrChange>
          </w:rPr>
          <w:delText>사유로</w:delText>
        </w:r>
        <w:r w:rsidR="002E5EE1" w:rsidRPr="000C7330" w:rsidDel="0045539F">
          <w:rPr>
            <w:rFonts w:eastAsiaTheme="minorHAnsi"/>
            <w:color w:val="FF0000"/>
            <w:rPrChange w:id="2710" w:author="FURSYS" w:date="2025-12-04T15:42:00Z">
              <w:rPr>
                <w:rFonts w:ascii="Noto Sans CJK KR Regular" w:eastAsia="Noto Sans CJK KR Regular" w:hAnsi="Noto Sans CJK KR Regular"/>
                <w:color w:val="000000" w:themeColor="text1"/>
                <w:highlight w:val="yellow"/>
              </w:rPr>
            </w:rPrChange>
          </w:rPr>
          <w:delText xml:space="preserve"> </w:delText>
        </w:r>
        <w:r w:rsidR="002E5EE1" w:rsidRPr="000C7330" w:rsidDel="0045539F">
          <w:rPr>
            <w:rFonts w:eastAsiaTheme="minorHAnsi" w:hint="eastAsia"/>
            <w:color w:val="FF0000"/>
            <w:rPrChange w:id="2711" w:author="FURSYS" w:date="2025-12-04T15:42:00Z">
              <w:rPr>
                <w:rFonts w:ascii="Noto Sans CJK KR Regular" w:eastAsia="Noto Sans CJK KR Regular" w:hAnsi="Noto Sans CJK KR Regular" w:hint="eastAsia"/>
                <w:color w:val="000000" w:themeColor="text1"/>
                <w:highlight w:val="yellow"/>
              </w:rPr>
            </w:rPrChange>
          </w:rPr>
          <w:delText>고객의</w:delText>
        </w:r>
        <w:r w:rsidR="002E5EE1" w:rsidRPr="000C7330" w:rsidDel="0045539F">
          <w:rPr>
            <w:rFonts w:eastAsiaTheme="minorHAnsi"/>
            <w:color w:val="FF0000"/>
            <w:rPrChange w:id="2712" w:author="FURSYS" w:date="2025-12-04T15:42:00Z">
              <w:rPr>
                <w:rFonts w:ascii="Noto Sans CJK KR Regular" w:eastAsia="Noto Sans CJK KR Regular" w:hAnsi="Noto Sans CJK KR Regular"/>
                <w:color w:val="000000" w:themeColor="text1"/>
                <w:highlight w:val="yellow"/>
              </w:rPr>
            </w:rPrChange>
          </w:rPr>
          <w:delText xml:space="preserve"> </w:delText>
        </w:r>
        <w:r w:rsidR="002E5EE1" w:rsidRPr="000C7330" w:rsidDel="0045539F">
          <w:rPr>
            <w:rFonts w:eastAsiaTheme="minorHAnsi" w:hint="eastAsia"/>
            <w:color w:val="FF0000"/>
            <w:rPrChange w:id="2713" w:author="FURSYS" w:date="2025-12-04T15:42:00Z">
              <w:rPr>
                <w:rFonts w:ascii="Noto Sans CJK KR Regular" w:eastAsia="Noto Sans CJK KR Regular" w:hAnsi="Noto Sans CJK KR Regular" w:hint="eastAsia"/>
                <w:color w:val="000000" w:themeColor="text1"/>
                <w:highlight w:val="yellow"/>
              </w:rPr>
            </w:rPrChange>
          </w:rPr>
          <w:delText>연체정보를</w:delText>
        </w:r>
        <w:r w:rsidR="002E5EE1" w:rsidRPr="000C7330" w:rsidDel="0045539F">
          <w:rPr>
            <w:rFonts w:eastAsiaTheme="minorHAnsi"/>
            <w:color w:val="FF0000"/>
            <w:rPrChange w:id="2714" w:author="FURSYS" w:date="2025-12-04T15:42:00Z">
              <w:rPr>
                <w:rFonts w:ascii="Noto Sans CJK KR Regular" w:eastAsia="Noto Sans CJK KR Regular" w:hAnsi="Noto Sans CJK KR Regular"/>
                <w:color w:val="000000" w:themeColor="text1"/>
                <w:highlight w:val="yellow"/>
              </w:rPr>
            </w:rPrChange>
          </w:rPr>
          <w:delText xml:space="preserve"> </w:delText>
        </w:r>
        <w:r w:rsidR="002E5EE1" w:rsidRPr="000C7330" w:rsidDel="0045539F">
          <w:rPr>
            <w:rFonts w:eastAsiaTheme="minorHAnsi" w:hint="eastAsia"/>
            <w:color w:val="FF0000"/>
            <w:rPrChange w:id="2715" w:author="FURSYS" w:date="2025-12-04T15:42:00Z">
              <w:rPr>
                <w:rFonts w:ascii="Noto Sans CJK KR Regular" w:eastAsia="Noto Sans CJK KR Regular" w:hAnsi="Noto Sans CJK KR Regular" w:hint="eastAsia"/>
                <w:color w:val="000000" w:themeColor="text1"/>
                <w:highlight w:val="yellow"/>
              </w:rPr>
            </w:rPrChange>
          </w:rPr>
          <w:delText>신용정보집중기관</w:delText>
        </w:r>
        <w:r w:rsidR="002E5EE1" w:rsidRPr="000C7330" w:rsidDel="0045539F">
          <w:rPr>
            <w:rFonts w:eastAsiaTheme="minorHAnsi"/>
            <w:color w:val="FF0000"/>
            <w:rPrChange w:id="2716" w:author="FURSYS" w:date="2025-12-04T15:42:00Z">
              <w:rPr>
                <w:rFonts w:ascii="Noto Sans CJK KR Regular" w:eastAsia="Noto Sans CJK KR Regular" w:hAnsi="Noto Sans CJK KR Regular"/>
                <w:color w:val="000000" w:themeColor="text1"/>
                <w:highlight w:val="yellow"/>
              </w:rPr>
            </w:rPrChange>
          </w:rPr>
          <w:delText xml:space="preserve"> </w:delText>
        </w:r>
        <w:r w:rsidR="002E5EE1" w:rsidRPr="000C7330" w:rsidDel="0045539F">
          <w:rPr>
            <w:rFonts w:eastAsiaTheme="minorHAnsi" w:hint="eastAsia"/>
            <w:color w:val="FF0000"/>
            <w:rPrChange w:id="2717" w:author="FURSYS" w:date="2025-12-04T15:42:00Z">
              <w:rPr>
                <w:rFonts w:ascii="Noto Sans CJK KR Regular" w:eastAsia="Noto Sans CJK KR Regular" w:hAnsi="Noto Sans CJK KR Regular" w:hint="eastAsia"/>
                <w:color w:val="000000" w:themeColor="text1"/>
                <w:highlight w:val="yellow"/>
              </w:rPr>
            </w:rPrChange>
          </w:rPr>
          <w:delText>등에</w:delText>
        </w:r>
        <w:r w:rsidR="002E5EE1" w:rsidRPr="000C7330" w:rsidDel="0045539F">
          <w:rPr>
            <w:rFonts w:eastAsiaTheme="minorHAnsi"/>
            <w:color w:val="FF0000"/>
            <w:rPrChange w:id="2718" w:author="FURSYS" w:date="2025-12-04T15:42:00Z">
              <w:rPr>
                <w:rFonts w:ascii="Noto Sans CJK KR Regular" w:eastAsia="Noto Sans CJK KR Regular" w:hAnsi="Noto Sans CJK KR Regular"/>
                <w:color w:val="000000" w:themeColor="text1"/>
                <w:highlight w:val="yellow"/>
              </w:rPr>
            </w:rPrChange>
          </w:rPr>
          <w:delText xml:space="preserve"> </w:delText>
        </w:r>
        <w:r w:rsidR="002E5EE1" w:rsidRPr="000C7330" w:rsidDel="0045539F">
          <w:rPr>
            <w:rFonts w:eastAsiaTheme="minorHAnsi" w:hint="eastAsia"/>
            <w:color w:val="FF0000"/>
            <w:rPrChange w:id="2719" w:author="FURSYS" w:date="2025-12-04T15:42:00Z">
              <w:rPr>
                <w:rFonts w:ascii="Noto Sans CJK KR Regular" w:eastAsia="Noto Sans CJK KR Regular" w:hAnsi="Noto Sans CJK KR Regular" w:hint="eastAsia"/>
                <w:color w:val="000000" w:themeColor="text1"/>
                <w:highlight w:val="yellow"/>
              </w:rPr>
            </w:rPrChange>
          </w:rPr>
          <w:delText>등록할</w:delText>
        </w:r>
        <w:r w:rsidR="002E5EE1" w:rsidRPr="000C7330" w:rsidDel="0045539F">
          <w:rPr>
            <w:rFonts w:eastAsiaTheme="minorHAnsi"/>
            <w:color w:val="FF0000"/>
            <w:rPrChange w:id="2720" w:author="FURSYS" w:date="2025-12-04T15:42:00Z">
              <w:rPr>
                <w:rFonts w:ascii="Noto Sans CJK KR Regular" w:eastAsia="Noto Sans CJK KR Regular" w:hAnsi="Noto Sans CJK KR Regular"/>
                <w:color w:val="000000" w:themeColor="text1"/>
                <w:highlight w:val="yellow"/>
              </w:rPr>
            </w:rPrChange>
          </w:rPr>
          <w:delText xml:space="preserve"> </w:delText>
        </w:r>
        <w:r w:rsidR="002E5EE1" w:rsidRPr="000C7330" w:rsidDel="0045539F">
          <w:rPr>
            <w:rFonts w:eastAsiaTheme="minorHAnsi" w:hint="eastAsia"/>
            <w:color w:val="FF0000"/>
            <w:rPrChange w:id="2721" w:author="FURSYS" w:date="2025-12-04T15:42:00Z">
              <w:rPr>
                <w:rFonts w:ascii="Noto Sans CJK KR Regular" w:eastAsia="Noto Sans CJK KR Regular" w:hAnsi="Noto Sans CJK KR Regular" w:hint="eastAsia"/>
                <w:color w:val="000000" w:themeColor="text1"/>
                <w:highlight w:val="yellow"/>
              </w:rPr>
            </w:rPrChange>
          </w:rPr>
          <w:delText>수</w:delText>
        </w:r>
        <w:r w:rsidR="002E5EE1" w:rsidRPr="000C7330" w:rsidDel="0045539F">
          <w:rPr>
            <w:rFonts w:eastAsiaTheme="minorHAnsi"/>
            <w:color w:val="FF0000"/>
            <w:rPrChange w:id="2722" w:author="FURSYS" w:date="2025-12-04T15:42:00Z">
              <w:rPr>
                <w:rFonts w:ascii="Noto Sans CJK KR Regular" w:eastAsia="Noto Sans CJK KR Regular" w:hAnsi="Noto Sans CJK KR Regular"/>
                <w:color w:val="000000" w:themeColor="text1"/>
                <w:highlight w:val="yellow"/>
              </w:rPr>
            </w:rPrChange>
          </w:rPr>
          <w:delText xml:space="preserve"> </w:delText>
        </w:r>
        <w:r w:rsidR="002E5EE1" w:rsidRPr="000C7330" w:rsidDel="0045539F">
          <w:rPr>
            <w:rFonts w:eastAsiaTheme="minorHAnsi" w:hint="eastAsia"/>
            <w:color w:val="FF0000"/>
            <w:rPrChange w:id="2723" w:author="FURSYS" w:date="2025-12-04T15:42:00Z">
              <w:rPr>
                <w:rFonts w:ascii="Noto Sans CJK KR Regular" w:eastAsia="Noto Sans CJK KR Regular" w:hAnsi="Noto Sans CJK KR Regular" w:hint="eastAsia"/>
                <w:color w:val="000000" w:themeColor="text1"/>
                <w:highlight w:val="yellow"/>
              </w:rPr>
            </w:rPrChange>
          </w:rPr>
          <w:delText>있다</w:delText>
        </w:r>
        <w:r w:rsidR="002E5EE1" w:rsidRPr="000C7330" w:rsidDel="0045539F">
          <w:rPr>
            <w:rFonts w:eastAsiaTheme="minorHAnsi"/>
            <w:color w:val="FF0000"/>
            <w:rPrChange w:id="2724" w:author="FURSYS" w:date="2025-12-04T15:42:00Z">
              <w:rPr>
                <w:rFonts w:ascii="Noto Sans CJK KR Regular" w:eastAsia="Noto Sans CJK KR Regular" w:hAnsi="Noto Sans CJK KR Regular"/>
                <w:color w:val="000000" w:themeColor="text1"/>
                <w:highlight w:val="yellow"/>
              </w:rPr>
            </w:rPrChange>
          </w:rPr>
          <w:delText>.</w:delText>
        </w:r>
        <w:commentRangeEnd w:id="2598"/>
        <w:r w:rsidR="009A7E7D" w:rsidRPr="000C7330" w:rsidDel="0045539F">
          <w:rPr>
            <w:rStyle w:val="a6"/>
            <w:rFonts w:eastAsiaTheme="minorHAnsi"/>
            <w:color w:val="FF0000"/>
            <w:rPrChange w:id="2725" w:author="FURSYS" w:date="2025-12-04T15:42:00Z">
              <w:rPr>
                <w:rStyle w:val="a6"/>
              </w:rPr>
            </w:rPrChange>
          </w:rPr>
          <w:commentReference w:id="2598"/>
        </w:r>
      </w:del>
      <w:commentRangeEnd w:id="2694"/>
      <w:r w:rsidR="001A46F6" w:rsidRPr="000C7330">
        <w:rPr>
          <w:rStyle w:val="a6"/>
          <w:rFonts w:eastAsiaTheme="minorHAnsi"/>
          <w:rPrChange w:id="2726" w:author="FURSYS" w:date="2025-12-04T15:42:00Z">
            <w:rPr>
              <w:rStyle w:val="a6"/>
            </w:rPr>
          </w:rPrChange>
        </w:rPr>
        <w:commentReference w:id="2694"/>
      </w:r>
    </w:p>
    <w:p w14:paraId="1794B20C" w14:textId="0FA70C5B" w:rsidR="002E5EE1" w:rsidRPr="000C7330" w:rsidRDefault="002E5EE1" w:rsidP="002E5EE1">
      <w:pPr>
        <w:wordWrap/>
        <w:spacing w:before="39" w:line="206" w:lineRule="auto"/>
        <w:ind w:right="278"/>
        <w:rPr>
          <w:rFonts w:eastAsiaTheme="minorHAnsi"/>
          <w:color w:val="000000" w:themeColor="text1"/>
          <w:rPrChange w:id="2727" w:author="FURSYS" w:date="2025-12-04T15:42:00Z">
            <w:rPr>
              <w:rFonts w:ascii="Noto Sans CJK KR Regular" w:eastAsia="Noto Sans CJK KR Regular" w:hAnsi="Noto Sans CJK KR Regular"/>
              <w:color w:val="000000" w:themeColor="text1"/>
            </w:rPr>
          </w:rPrChange>
        </w:rPr>
      </w:pPr>
    </w:p>
    <w:p w14:paraId="5F26E901" w14:textId="4F56D442" w:rsidR="0060095A" w:rsidRPr="000C7330" w:rsidRDefault="0060095A" w:rsidP="0060095A">
      <w:pPr>
        <w:wordWrap/>
        <w:spacing w:before="39" w:line="206" w:lineRule="auto"/>
        <w:ind w:right="278"/>
        <w:rPr>
          <w:rFonts w:eastAsiaTheme="minorHAnsi"/>
          <w:color w:val="000000" w:themeColor="text1"/>
          <w:rPrChange w:id="2728"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b/>
          <w:bCs/>
          <w:color w:val="000000" w:themeColor="text1"/>
          <w:rPrChange w:id="2729" w:author="FURSYS" w:date="2025-12-04T15:42:00Z">
            <w:rPr>
              <w:rFonts w:ascii="Noto Sans CJK KR Regular" w:eastAsia="Noto Sans CJK KR Regular" w:hAnsi="Noto Sans CJK KR Regular" w:hint="eastAsia"/>
              <w:b/>
              <w:bCs/>
              <w:color w:val="000000" w:themeColor="text1"/>
            </w:rPr>
          </w:rPrChange>
        </w:rPr>
        <w:t>제</w:t>
      </w:r>
      <w:r w:rsidRPr="000C7330">
        <w:rPr>
          <w:rFonts w:eastAsiaTheme="minorHAnsi"/>
          <w:b/>
          <w:bCs/>
          <w:color w:val="000000" w:themeColor="text1"/>
          <w:rPrChange w:id="2730" w:author="FURSYS" w:date="2025-12-04T15:42:00Z">
            <w:rPr>
              <w:rFonts w:ascii="Noto Sans CJK KR Regular" w:eastAsia="Noto Sans CJK KR Regular" w:hAnsi="Noto Sans CJK KR Regular"/>
              <w:b/>
              <w:bCs/>
              <w:color w:val="000000" w:themeColor="text1"/>
            </w:rPr>
          </w:rPrChange>
        </w:rPr>
        <w:t xml:space="preserve"> </w:t>
      </w:r>
      <w:r w:rsidR="00D44207" w:rsidRPr="000C7330">
        <w:rPr>
          <w:rFonts w:eastAsiaTheme="minorHAnsi"/>
          <w:b/>
          <w:bCs/>
          <w:color w:val="000000" w:themeColor="text1"/>
          <w:rPrChange w:id="2731" w:author="FURSYS" w:date="2025-12-04T15:42:00Z">
            <w:rPr>
              <w:rFonts w:ascii="Noto Sans CJK KR Regular" w:eastAsia="Noto Sans CJK KR Regular" w:hAnsi="Noto Sans CJK KR Regular"/>
              <w:b/>
              <w:bCs/>
              <w:color w:val="000000" w:themeColor="text1"/>
            </w:rPr>
          </w:rPrChange>
        </w:rPr>
        <w:t>10</w:t>
      </w:r>
      <w:r w:rsidRPr="000C7330">
        <w:rPr>
          <w:rFonts w:eastAsiaTheme="minorHAnsi"/>
          <w:b/>
          <w:bCs/>
          <w:color w:val="000000" w:themeColor="text1"/>
          <w:rPrChange w:id="2732" w:author="FURSYS" w:date="2025-12-04T15:42:00Z">
            <w:rPr>
              <w:rFonts w:ascii="Noto Sans CJK KR Regular" w:eastAsia="Noto Sans CJK KR Regular" w:hAnsi="Noto Sans CJK KR Regular"/>
              <w:b/>
              <w:bCs/>
              <w:color w:val="000000" w:themeColor="text1"/>
            </w:rPr>
          </w:rPrChange>
        </w:rPr>
        <w:t xml:space="preserve"> </w:t>
      </w:r>
      <w:r w:rsidRPr="000C7330">
        <w:rPr>
          <w:rFonts w:eastAsiaTheme="minorHAnsi" w:hint="eastAsia"/>
          <w:b/>
          <w:bCs/>
          <w:color w:val="000000" w:themeColor="text1"/>
          <w:rPrChange w:id="2733" w:author="FURSYS" w:date="2025-12-04T15:42:00Z">
            <w:rPr>
              <w:rFonts w:ascii="Noto Sans CJK KR Regular" w:eastAsia="Noto Sans CJK KR Regular" w:hAnsi="Noto Sans CJK KR Regular" w:hint="eastAsia"/>
              <w:b/>
              <w:bCs/>
              <w:color w:val="000000" w:themeColor="text1"/>
            </w:rPr>
          </w:rPrChange>
        </w:rPr>
        <w:t>조</w:t>
      </w:r>
      <w:r w:rsidRPr="000C7330">
        <w:rPr>
          <w:rFonts w:eastAsiaTheme="minorHAnsi"/>
          <w:b/>
          <w:bCs/>
          <w:color w:val="000000" w:themeColor="text1"/>
          <w:rPrChange w:id="2734" w:author="FURSYS" w:date="2025-12-04T15:42:00Z">
            <w:rPr>
              <w:rFonts w:ascii="Noto Sans CJK KR Regular" w:eastAsia="Noto Sans CJK KR Regular" w:hAnsi="Noto Sans CJK KR Regular"/>
              <w:b/>
              <w:bCs/>
              <w:color w:val="000000" w:themeColor="text1"/>
            </w:rPr>
          </w:rPrChange>
        </w:rPr>
        <w:t xml:space="preserve"> (소유권의 </w:t>
      </w:r>
      <w:r w:rsidRPr="000C7330">
        <w:rPr>
          <w:rFonts w:eastAsiaTheme="minorHAnsi" w:hint="eastAsia"/>
          <w:b/>
          <w:bCs/>
          <w:color w:val="000000" w:themeColor="text1"/>
          <w:rPrChange w:id="2735" w:author="FURSYS" w:date="2025-12-04T15:42:00Z">
            <w:rPr>
              <w:rFonts w:ascii="Noto Sans CJK KR Regular" w:eastAsia="Noto Sans CJK KR Regular" w:hAnsi="Noto Sans CJK KR Regular" w:hint="eastAsia"/>
              <w:b/>
              <w:bCs/>
              <w:color w:val="000000" w:themeColor="text1"/>
            </w:rPr>
          </w:rPrChange>
        </w:rPr>
        <w:t>유보</w:t>
      </w:r>
      <w:r w:rsidRPr="000C7330">
        <w:rPr>
          <w:rFonts w:eastAsiaTheme="minorHAnsi"/>
          <w:b/>
          <w:bCs/>
          <w:color w:val="000000" w:themeColor="text1"/>
          <w:rPrChange w:id="2736" w:author="FURSYS" w:date="2025-12-04T15:42:00Z">
            <w:rPr>
              <w:rFonts w:ascii="Noto Sans CJK KR Regular" w:eastAsia="Noto Sans CJK KR Regular" w:hAnsi="Noto Sans CJK KR Regular"/>
              <w:b/>
              <w:bCs/>
              <w:color w:val="000000" w:themeColor="text1"/>
            </w:rPr>
          </w:rPrChange>
        </w:rPr>
        <w:t xml:space="preserve"> </w:t>
      </w:r>
      <w:r w:rsidRPr="000C7330">
        <w:rPr>
          <w:rFonts w:eastAsiaTheme="minorHAnsi" w:hint="eastAsia"/>
          <w:b/>
          <w:bCs/>
          <w:color w:val="000000" w:themeColor="text1"/>
          <w:rPrChange w:id="2737" w:author="FURSYS" w:date="2025-12-04T15:42:00Z">
            <w:rPr>
              <w:rFonts w:ascii="Noto Sans CJK KR Regular" w:eastAsia="Noto Sans CJK KR Regular" w:hAnsi="Noto Sans CJK KR Regular" w:hint="eastAsia"/>
              <w:b/>
              <w:bCs/>
              <w:color w:val="000000" w:themeColor="text1"/>
            </w:rPr>
          </w:rPrChange>
        </w:rPr>
        <w:t>및</w:t>
      </w:r>
      <w:r w:rsidRPr="000C7330">
        <w:rPr>
          <w:rFonts w:eastAsiaTheme="minorHAnsi"/>
          <w:b/>
          <w:bCs/>
          <w:color w:val="000000" w:themeColor="text1"/>
          <w:rPrChange w:id="2738" w:author="FURSYS" w:date="2025-12-04T15:42:00Z">
            <w:rPr>
              <w:rFonts w:ascii="Noto Sans CJK KR Regular" w:eastAsia="Noto Sans CJK KR Regular" w:hAnsi="Noto Sans CJK KR Regular"/>
              <w:b/>
              <w:bCs/>
              <w:color w:val="000000" w:themeColor="text1"/>
            </w:rPr>
          </w:rPrChange>
        </w:rPr>
        <w:t xml:space="preserve"> </w:t>
      </w:r>
      <w:r w:rsidRPr="000C7330">
        <w:rPr>
          <w:rFonts w:eastAsiaTheme="minorHAnsi" w:hint="eastAsia"/>
          <w:b/>
          <w:bCs/>
          <w:color w:val="000000" w:themeColor="text1"/>
          <w:rPrChange w:id="2739" w:author="FURSYS" w:date="2025-12-04T15:42:00Z">
            <w:rPr>
              <w:rFonts w:ascii="Noto Sans CJK KR Regular" w:eastAsia="Noto Sans CJK KR Regular" w:hAnsi="Noto Sans CJK KR Regular" w:hint="eastAsia"/>
              <w:b/>
              <w:bCs/>
              <w:color w:val="000000" w:themeColor="text1"/>
            </w:rPr>
          </w:rPrChange>
        </w:rPr>
        <w:t>이전</w:t>
      </w:r>
      <w:r w:rsidRPr="000C7330">
        <w:rPr>
          <w:rFonts w:eastAsiaTheme="minorHAnsi"/>
          <w:b/>
          <w:bCs/>
          <w:color w:val="000000" w:themeColor="text1"/>
          <w:rPrChange w:id="2740" w:author="FURSYS" w:date="2025-12-04T15:42:00Z">
            <w:rPr>
              <w:rFonts w:ascii="Noto Sans CJK KR Regular" w:eastAsia="Noto Sans CJK KR Regular" w:hAnsi="Noto Sans CJK KR Regular"/>
              <w:b/>
              <w:bCs/>
              <w:color w:val="000000" w:themeColor="text1"/>
            </w:rPr>
          </w:rPrChange>
        </w:rPr>
        <w:t>)</w:t>
      </w:r>
    </w:p>
    <w:p w14:paraId="2201869A" w14:textId="1710BC04" w:rsidR="00971B98" w:rsidRPr="000C7330" w:rsidRDefault="0060095A" w:rsidP="00971B98">
      <w:pPr>
        <w:pStyle w:val="a3"/>
        <w:numPr>
          <w:ilvl w:val="0"/>
          <w:numId w:val="33"/>
        </w:numPr>
        <w:wordWrap/>
        <w:spacing w:before="39" w:line="206" w:lineRule="auto"/>
        <w:ind w:leftChars="0" w:right="278"/>
        <w:rPr>
          <w:rFonts w:eastAsiaTheme="minorHAnsi"/>
          <w:color w:val="000000" w:themeColor="text1"/>
          <w:rPrChange w:id="2741"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2742" w:author="FURSYS" w:date="2025-12-04T15:42:00Z">
            <w:rPr>
              <w:rFonts w:ascii="Noto Sans CJK KR Regular" w:eastAsia="Noto Sans CJK KR Regular" w:hAnsi="Noto Sans CJK KR Regular" w:hint="eastAsia"/>
              <w:color w:val="000000" w:themeColor="text1"/>
            </w:rPr>
          </w:rPrChange>
        </w:rPr>
        <w:t>계약기간</w:t>
      </w:r>
      <w:r w:rsidRPr="000C7330">
        <w:rPr>
          <w:rFonts w:eastAsiaTheme="minorHAnsi"/>
          <w:color w:val="000000" w:themeColor="text1"/>
          <w:rPrChange w:id="2743" w:author="FURSYS" w:date="2025-12-04T15:42:00Z">
            <w:rPr>
              <w:rFonts w:ascii="Noto Sans CJK KR Regular" w:eastAsia="Noto Sans CJK KR Regular" w:hAnsi="Noto Sans CJK KR Regular"/>
              <w:color w:val="000000" w:themeColor="text1"/>
            </w:rPr>
          </w:rPrChange>
        </w:rPr>
        <w:t xml:space="preserve"> 중 </w:t>
      </w:r>
      <w:r w:rsidR="00545144" w:rsidRPr="000C7330">
        <w:rPr>
          <w:rFonts w:eastAsiaTheme="minorHAnsi" w:hint="eastAsia"/>
          <w:color w:val="000000" w:themeColor="text1"/>
          <w:rPrChange w:id="2744" w:author="FURSYS" w:date="2025-12-04T15:42:00Z">
            <w:rPr>
              <w:rFonts w:ascii="Noto Sans CJK KR Regular" w:eastAsia="Noto Sans CJK KR Regular" w:hAnsi="Noto Sans CJK KR Regular" w:hint="eastAsia"/>
              <w:color w:val="000000" w:themeColor="text1"/>
            </w:rPr>
          </w:rPrChange>
        </w:rPr>
        <w:t>계약물품</w:t>
      </w:r>
      <w:r w:rsidRPr="000C7330">
        <w:rPr>
          <w:rFonts w:eastAsiaTheme="minorHAnsi" w:hint="eastAsia"/>
          <w:color w:val="000000" w:themeColor="text1"/>
          <w:rPrChange w:id="2745" w:author="FURSYS" w:date="2025-12-04T15:42:00Z">
            <w:rPr>
              <w:rFonts w:ascii="Noto Sans CJK KR Regular" w:eastAsia="Noto Sans CJK KR Regular" w:hAnsi="Noto Sans CJK KR Regular" w:hint="eastAsia"/>
              <w:color w:val="000000" w:themeColor="text1"/>
            </w:rPr>
          </w:rPrChange>
        </w:rPr>
        <w:t>의</w:t>
      </w:r>
      <w:r w:rsidRPr="000C7330">
        <w:rPr>
          <w:rFonts w:eastAsiaTheme="minorHAnsi"/>
          <w:color w:val="000000" w:themeColor="text1"/>
          <w:rPrChange w:id="2746" w:author="FURSYS" w:date="2025-12-04T15:42:00Z">
            <w:rPr>
              <w:rFonts w:ascii="Noto Sans CJK KR Regular" w:eastAsia="Noto Sans CJK KR Regular" w:hAnsi="Noto Sans CJK KR Regular"/>
              <w:color w:val="000000" w:themeColor="text1"/>
            </w:rPr>
          </w:rPrChange>
        </w:rPr>
        <w:t xml:space="preserve"> 소유권은 </w:t>
      </w:r>
      <w:r w:rsidR="00545144" w:rsidRPr="000C7330">
        <w:rPr>
          <w:rFonts w:eastAsiaTheme="minorHAnsi" w:hint="eastAsia"/>
          <w:color w:val="000000" w:themeColor="text1"/>
          <w:rPrChange w:id="2747" w:author="FURSYS" w:date="2025-12-04T15:42:00Z">
            <w:rPr>
              <w:rFonts w:ascii="Noto Sans CJK KR Regular" w:eastAsia="Noto Sans CJK KR Regular" w:hAnsi="Noto Sans CJK KR Regular" w:hint="eastAsia"/>
              <w:color w:val="000000" w:themeColor="text1"/>
            </w:rPr>
          </w:rPrChange>
        </w:rPr>
        <w:t>퍼시스</w:t>
      </w:r>
      <w:r w:rsidRPr="000C7330">
        <w:rPr>
          <w:rFonts w:eastAsiaTheme="minorHAnsi" w:hint="eastAsia"/>
          <w:color w:val="000000" w:themeColor="text1"/>
          <w:rPrChange w:id="2748" w:author="FURSYS" w:date="2025-12-04T15:42:00Z">
            <w:rPr>
              <w:rFonts w:ascii="Noto Sans CJK KR Regular" w:eastAsia="Noto Sans CJK KR Regular" w:hAnsi="Noto Sans CJK KR Regular" w:hint="eastAsia"/>
              <w:color w:val="000000" w:themeColor="text1"/>
            </w:rPr>
          </w:rPrChange>
        </w:rPr>
        <w:t>에</w:t>
      </w:r>
      <w:r w:rsidRPr="000C7330">
        <w:rPr>
          <w:rFonts w:eastAsiaTheme="minorHAnsi"/>
          <w:color w:val="000000" w:themeColor="text1"/>
          <w:rPrChange w:id="2749"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750" w:author="FURSYS" w:date="2025-12-04T15:42:00Z">
            <w:rPr>
              <w:rFonts w:ascii="Noto Sans CJK KR Regular" w:eastAsia="Noto Sans CJK KR Regular" w:hAnsi="Noto Sans CJK KR Regular" w:hint="eastAsia"/>
              <w:color w:val="000000" w:themeColor="text1"/>
            </w:rPr>
          </w:rPrChange>
        </w:rPr>
        <w:t>있다</w:t>
      </w:r>
      <w:r w:rsidR="00971B98" w:rsidRPr="000C7330">
        <w:rPr>
          <w:rFonts w:eastAsiaTheme="minorHAnsi"/>
          <w:color w:val="000000" w:themeColor="text1"/>
          <w:rPrChange w:id="2751" w:author="FURSYS" w:date="2025-12-04T15:42:00Z">
            <w:rPr>
              <w:rFonts w:ascii="Noto Sans CJK KR Regular" w:eastAsia="Noto Sans CJK KR Regular" w:hAnsi="Noto Sans CJK KR Regular"/>
              <w:color w:val="000000" w:themeColor="text1"/>
            </w:rPr>
          </w:rPrChange>
        </w:rPr>
        <w:t>.</w:t>
      </w:r>
    </w:p>
    <w:p w14:paraId="5376C755" w14:textId="2C8C545A" w:rsidR="00971B98" w:rsidRPr="000C7330" w:rsidRDefault="00545144" w:rsidP="00971B98">
      <w:pPr>
        <w:pStyle w:val="a3"/>
        <w:numPr>
          <w:ilvl w:val="0"/>
          <w:numId w:val="33"/>
        </w:numPr>
        <w:wordWrap/>
        <w:spacing w:before="39" w:line="206" w:lineRule="auto"/>
        <w:ind w:leftChars="0" w:right="278"/>
        <w:rPr>
          <w:rFonts w:eastAsiaTheme="minorHAnsi"/>
          <w:color w:val="000000" w:themeColor="text1"/>
          <w:rPrChange w:id="2752"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2753" w:author="FURSYS" w:date="2025-12-04T15:42:00Z">
            <w:rPr>
              <w:rFonts w:ascii="Noto Sans CJK KR Regular" w:eastAsia="Noto Sans CJK KR Regular" w:hAnsi="Noto Sans CJK KR Regular" w:hint="eastAsia"/>
              <w:color w:val="000000" w:themeColor="text1"/>
            </w:rPr>
          </w:rPrChange>
        </w:rPr>
        <w:t>계약물품</w:t>
      </w:r>
      <w:r w:rsidR="0060095A" w:rsidRPr="000C7330">
        <w:rPr>
          <w:rFonts w:eastAsiaTheme="minorHAnsi" w:hint="eastAsia"/>
          <w:color w:val="000000" w:themeColor="text1"/>
          <w:rPrChange w:id="2754" w:author="FURSYS" w:date="2025-12-04T15:42:00Z">
            <w:rPr>
              <w:rFonts w:ascii="Noto Sans CJK KR Regular" w:eastAsia="Noto Sans CJK KR Regular" w:hAnsi="Noto Sans CJK KR Regular" w:hint="eastAsia"/>
              <w:color w:val="000000" w:themeColor="text1"/>
            </w:rPr>
          </w:rPrChange>
        </w:rPr>
        <w:t>의</w:t>
      </w:r>
      <w:r w:rsidR="0060095A" w:rsidRPr="000C7330">
        <w:rPr>
          <w:rFonts w:eastAsiaTheme="minorHAnsi"/>
          <w:color w:val="000000" w:themeColor="text1"/>
          <w:rPrChange w:id="2755" w:author="FURSYS" w:date="2025-12-04T15:42:00Z">
            <w:rPr>
              <w:rFonts w:ascii="Noto Sans CJK KR Regular" w:eastAsia="Noto Sans CJK KR Regular" w:hAnsi="Noto Sans CJK KR Regular"/>
              <w:color w:val="000000" w:themeColor="text1"/>
            </w:rPr>
          </w:rPrChange>
        </w:rPr>
        <w:t xml:space="preserve"> 계약기간이</w:t>
      </w:r>
      <w:r w:rsidR="0060095A" w:rsidRPr="0087638D">
        <w:rPr>
          <w:rFonts w:eastAsiaTheme="minorHAnsi"/>
          <w:rPrChange w:id="2756" w:author="FURSYS" w:date="2025-12-15T16:50:00Z">
            <w:rPr>
              <w:rFonts w:ascii="Noto Sans CJK KR Regular" w:eastAsia="Noto Sans CJK KR Regular" w:hAnsi="Noto Sans CJK KR Regular"/>
              <w:color w:val="000000" w:themeColor="text1"/>
            </w:rPr>
          </w:rPrChange>
        </w:rPr>
        <w:t xml:space="preserve"> </w:t>
      </w:r>
      <w:r w:rsidRPr="0087638D">
        <w:rPr>
          <w:rFonts w:eastAsiaTheme="minorHAnsi" w:hint="eastAsia"/>
          <w:rPrChange w:id="2757" w:author="FURSYS" w:date="2025-12-15T16:50:00Z">
            <w:rPr>
              <w:rFonts w:ascii="Noto Sans CJK KR Regular" w:eastAsia="Noto Sans CJK KR Regular" w:hAnsi="Noto Sans CJK KR Regular" w:hint="eastAsia"/>
              <w:color w:val="000000" w:themeColor="text1"/>
            </w:rPr>
          </w:rPrChange>
        </w:rPr>
        <w:t>만료되</w:t>
      </w:r>
      <w:ins w:id="2758" w:author="FURSYS" w:date="2025-12-15T16:50:00Z">
        <w:r w:rsidR="0087638D">
          <w:rPr>
            <w:rFonts w:eastAsiaTheme="minorHAnsi" w:hint="eastAsia"/>
          </w:rPr>
          <w:t>고</w:t>
        </w:r>
      </w:ins>
      <w:del w:id="2759" w:author="FURSYS" w:date="2025-12-15T16:44:00Z">
        <w:r w:rsidR="0060095A" w:rsidRPr="00726F0D" w:rsidDel="00726F0D">
          <w:rPr>
            <w:rFonts w:eastAsiaTheme="minorHAnsi" w:hint="eastAsia"/>
            <w:color w:val="000000" w:themeColor="text1"/>
            <w:highlight w:val="yellow"/>
            <w:rPrChange w:id="2760" w:author="FURSYS" w:date="2025-12-15T16:43:00Z">
              <w:rPr>
                <w:rFonts w:ascii="Noto Sans CJK KR Regular" w:eastAsia="Noto Sans CJK KR Regular" w:hAnsi="Noto Sans CJK KR Regular" w:hint="eastAsia"/>
                <w:color w:val="000000" w:themeColor="text1"/>
              </w:rPr>
            </w:rPrChange>
          </w:rPr>
          <w:delText>고</w:delText>
        </w:r>
      </w:del>
      <w:r w:rsidR="0060095A" w:rsidRPr="000C7330">
        <w:rPr>
          <w:rFonts w:eastAsiaTheme="minorHAnsi"/>
          <w:color w:val="000000" w:themeColor="text1"/>
          <w:rPrChange w:id="2761" w:author="FURSYS" w:date="2025-12-04T15:42:00Z">
            <w:rPr>
              <w:rFonts w:ascii="Noto Sans CJK KR Regular" w:eastAsia="Noto Sans CJK KR Regular" w:hAnsi="Noto Sans CJK KR Regular"/>
              <w:color w:val="000000" w:themeColor="text1"/>
            </w:rPr>
          </w:rPrChange>
        </w:rPr>
        <w:t xml:space="preserve">, </w:t>
      </w:r>
      <w:r w:rsidR="0060095A" w:rsidRPr="000C7330">
        <w:rPr>
          <w:rFonts w:eastAsiaTheme="minorHAnsi" w:hint="eastAsia"/>
          <w:color w:val="000000" w:themeColor="text1"/>
          <w:rPrChange w:id="2762" w:author="FURSYS" w:date="2025-12-04T15:42:00Z">
            <w:rPr>
              <w:rFonts w:ascii="Noto Sans CJK KR Regular" w:eastAsia="Noto Sans CJK KR Regular" w:hAnsi="Noto Sans CJK KR Regular" w:hint="eastAsia"/>
              <w:color w:val="000000" w:themeColor="text1"/>
            </w:rPr>
          </w:rPrChange>
        </w:rPr>
        <w:t>렌탈료의</w:t>
      </w:r>
      <w:r w:rsidR="0060095A" w:rsidRPr="000C7330">
        <w:rPr>
          <w:rFonts w:eastAsiaTheme="minorHAnsi"/>
          <w:color w:val="000000" w:themeColor="text1"/>
          <w:rPrChange w:id="2763" w:author="FURSYS" w:date="2025-12-04T15:42:00Z">
            <w:rPr>
              <w:rFonts w:ascii="Noto Sans CJK KR Regular" w:eastAsia="Noto Sans CJK KR Regular" w:hAnsi="Noto Sans CJK KR Regular"/>
              <w:color w:val="000000" w:themeColor="text1"/>
            </w:rPr>
          </w:rPrChange>
        </w:rPr>
        <w:t xml:space="preserve"> </w:t>
      </w:r>
      <w:r w:rsidR="0060095A" w:rsidRPr="000C7330">
        <w:rPr>
          <w:rFonts w:eastAsiaTheme="minorHAnsi" w:hint="eastAsia"/>
          <w:color w:val="000000" w:themeColor="text1"/>
          <w:rPrChange w:id="2764" w:author="FURSYS" w:date="2025-12-04T15:42:00Z">
            <w:rPr>
              <w:rFonts w:ascii="Noto Sans CJK KR Regular" w:eastAsia="Noto Sans CJK KR Regular" w:hAnsi="Noto Sans CJK KR Regular" w:hint="eastAsia"/>
              <w:color w:val="000000" w:themeColor="text1"/>
            </w:rPr>
          </w:rPrChange>
        </w:rPr>
        <w:t>미납이</w:t>
      </w:r>
      <w:r w:rsidR="0060095A" w:rsidRPr="000C7330">
        <w:rPr>
          <w:rFonts w:eastAsiaTheme="minorHAnsi"/>
          <w:color w:val="000000" w:themeColor="text1"/>
          <w:rPrChange w:id="2765" w:author="FURSYS" w:date="2025-12-04T15:42:00Z">
            <w:rPr>
              <w:rFonts w:ascii="Noto Sans CJK KR Regular" w:eastAsia="Noto Sans CJK KR Regular" w:hAnsi="Noto Sans CJK KR Regular"/>
              <w:color w:val="000000" w:themeColor="text1"/>
            </w:rPr>
          </w:rPrChange>
        </w:rPr>
        <w:t xml:space="preserve"> </w:t>
      </w:r>
      <w:r w:rsidR="0060095A" w:rsidRPr="000C7330">
        <w:rPr>
          <w:rFonts w:eastAsiaTheme="minorHAnsi" w:hint="eastAsia"/>
          <w:color w:val="000000" w:themeColor="text1"/>
          <w:rPrChange w:id="2766" w:author="FURSYS" w:date="2025-12-04T15:42:00Z">
            <w:rPr>
              <w:rFonts w:ascii="Noto Sans CJK KR Regular" w:eastAsia="Noto Sans CJK KR Regular" w:hAnsi="Noto Sans CJK KR Regular" w:hint="eastAsia"/>
              <w:color w:val="000000" w:themeColor="text1"/>
            </w:rPr>
          </w:rPrChange>
        </w:rPr>
        <w:t>없는</w:t>
      </w:r>
      <w:r w:rsidR="0060095A" w:rsidRPr="000C7330">
        <w:rPr>
          <w:rFonts w:eastAsiaTheme="minorHAnsi"/>
          <w:color w:val="000000" w:themeColor="text1"/>
          <w:rPrChange w:id="2767" w:author="FURSYS" w:date="2025-12-04T15:42:00Z">
            <w:rPr>
              <w:rFonts w:ascii="Noto Sans CJK KR Regular" w:eastAsia="Noto Sans CJK KR Regular" w:hAnsi="Noto Sans CJK KR Regular"/>
              <w:color w:val="000000" w:themeColor="text1"/>
            </w:rPr>
          </w:rPrChange>
        </w:rPr>
        <w:t xml:space="preserve"> </w:t>
      </w:r>
      <w:r w:rsidR="0060095A" w:rsidRPr="000C7330">
        <w:rPr>
          <w:rFonts w:eastAsiaTheme="minorHAnsi" w:hint="eastAsia"/>
          <w:color w:val="000000" w:themeColor="text1"/>
          <w:rPrChange w:id="2768" w:author="FURSYS" w:date="2025-12-04T15:42:00Z">
            <w:rPr>
              <w:rFonts w:ascii="Noto Sans CJK KR Regular" w:eastAsia="Noto Sans CJK KR Regular" w:hAnsi="Noto Sans CJK KR Regular" w:hint="eastAsia"/>
              <w:color w:val="000000" w:themeColor="text1"/>
            </w:rPr>
          </w:rPrChange>
        </w:rPr>
        <w:t>경우</w:t>
      </w:r>
      <w:r w:rsidR="0060095A" w:rsidRPr="000C7330">
        <w:rPr>
          <w:rFonts w:eastAsiaTheme="minorHAnsi"/>
          <w:color w:val="000000" w:themeColor="text1"/>
          <w:rPrChange w:id="2769" w:author="FURSYS" w:date="2025-12-04T15:42:00Z">
            <w:rPr>
              <w:rFonts w:ascii="Noto Sans CJK KR Regular" w:eastAsia="Noto Sans CJK KR Regular" w:hAnsi="Noto Sans CJK KR Regular"/>
              <w:color w:val="000000" w:themeColor="text1"/>
            </w:rPr>
          </w:rPrChange>
        </w:rPr>
        <w:t xml:space="preserve"> </w:t>
      </w:r>
      <w:r w:rsidR="0060095A" w:rsidRPr="000C7330">
        <w:rPr>
          <w:rFonts w:eastAsiaTheme="minorHAnsi" w:hint="eastAsia"/>
          <w:color w:val="000000" w:themeColor="text1"/>
          <w:rPrChange w:id="2770" w:author="FURSYS" w:date="2025-12-04T15:42:00Z">
            <w:rPr>
              <w:rFonts w:ascii="Noto Sans CJK KR Regular" w:eastAsia="Noto Sans CJK KR Regular" w:hAnsi="Noto Sans CJK KR Regular" w:hint="eastAsia"/>
              <w:color w:val="000000" w:themeColor="text1"/>
            </w:rPr>
          </w:rPrChange>
        </w:rPr>
        <w:t>고객은</w:t>
      </w:r>
      <w:r w:rsidR="0060095A" w:rsidRPr="000C7330">
        <w:rPr>
          <w:rFonts w:eastAsiaTheme="minorHAnsi"/>
          <w:color w:val="000000" w:themeColor="text1"/>
          <w:rPrChange w:id="2771" w:author="FURSYS" w:date="2025-12-04T15:42:00Z">
            <w:rPr>
              <w:rFonts w:ascii="Noto Sans CJK KR Regular" w:eastAsia="Noto Sans CJK KR Regular" w:hAnsi="Noto Sans CJK KR Regular"/>
              <w:color w:val="000000" w:themeColor="text1"/>
            </w:rPr>
          </w:rPrChange>
        </w:rPr>
        <w:t xml:space="preserve"> </w:t>
      </w:r>
      <w:ins w:id="2772" w:author="FURSYS" w:date="2025-12-15T16:39:00Z">
        <w:r w:rsidR="00726F0D">
          <w:rPr>
            <w:rFonts w:eastAsiaTheme="minorHAnsi" w:hint="eastAsia"/>
            <w:color w:val="000000" w:themeColor="text1"/>
            <w:highlight w:val="yellow"/>
          </w:rPr>
          <w:t>다음 각호에 따라 유</w:t>
        </w:r>
      </w:ins>
      <w:ins w:id="2773" w:author="FURSYS" w:date="2025-12-15T16:38:00Z">
        <w:r w:rsidR="00726F0D" w:rsidRPr="00726F0D">
          <w:rPr>
            <w:rFonts w:eastAsiaTheme="minorHAnsi" w:hint="eastAsia"/>
            <w:color w:val="000000" w:themeColor="text1"/>
            <w:highlight w:val="yellow"/>
            <w:rPrChange w:id="2774" w:author="FURSYS" w:date="2025-12-15T16:38:00Z">
              <w:rPr>
                <w:rFonts w:eastAsiaTheme="minorHAnsi" w:hint="eastAsia"/>
                <w:color w:val="000000" w:themeColor="text1"/>
              </w:rPr>
            </w:rPrChange>
          </w:rPr>
          <w:t>상</w:t>
        </w:r>
        <w:r w:rsidR="00726F0D" w:rsidRPr="00726F0D">
          <w:rPr>
            <w:rFonts w:eastAsiaTheme="minorHAnsi"/>
            <w:color w:val="000000" w:themeColor="text1"/>
            <w:highlight w:val="yellow"/>
            <w:rPrChange w:id="2775" w:author="FURSYS" w:date="2025-12-15T16:38:00Z">
              <w:rPr>
                <w:rFonts w:eastAsiaTheme="minorHAnsi"/>
                <w:color w:val="000000" w:themeColor="text1"/>
              </w:rPr>
            </w:rPrChange>
          </w:rPr>
          <w:t xml:space="preserve"> </w:t>
        </w:r>
        <w:r w:rsidR="00726F0D" w:rsidRPr="00726F0D">
          <w:rPr>
            <w:rFonts w:eastAsiaTheme="minorHAnsi" w:hint="eastAsia"/>
            <w:color w:val="000000" w:themeColor="text1"/>
            <w:highlight w:val="yellow"/>
            <w:rPrChange w:id="2776" w:author="FURSYS" w:date="2025-12-15T16:38:00Z">
              <w:rPr>
                <w:rFonts w:eastAsiaTheme="minorHAnsi" w:hint="eastAsia"/>
                <w:color w:val="000000" w:themeColor="text1"/>
              </w:rPr>
            </w:rPrChange>
          </w:rPr>
          <w:t>인수금을</w:t>
        </w:r>
        <w:r w:rsidR="00726F0D" w:rsidRPr="00726F0D">
          <w:rPr>
            <w:rFonts w:eastAsiaTheme="minorHAnsi"/>
            <w:color w:val="000000" w:themeColor="text1"/>
            <w:highlight w:val="yellow"/>
            <w:rPrChange w:id="2777" w:author="FURSYS" w:date="2025-12-15T16:38:00Z">
              <w:rPr>
                <w:rFonts w:eastAsiaTheme="minorHAnsi"/>
                <w:color w:val="000000" w:themeColor="text1"/>
              </w:rPr>
            </w:rPrChange>
          </w:rPr>
          <w:t xml:space="preserve"> </w:t>
        </w:r>
        <w:r w:rsidR="00726F0D" w:rsidRPr="00726F0D">
          <w:rPr>
            <w:rFonts w:eastAsiaTheme="minorHAnsi" w:hint="eastAsia"/>
            <w:color w:val="000000" w:themeColor="text1"/>
            <w:highlight w:val="yellow"/>
            <w:rPrChange w:id="2778" w:author="FURSYS" w:date="2025-12-15T16:38:00Z">
              <w:rPr>
                <w:rFonts w:eastAsiaTheme="minorHAnsi" w:hint="eastAsia"/>
                <w:color w:val="000000" w:themeColor="text1"/>
              </w:rPr>
            </w:rPrChange>
          </w:rPr>
          <w:t>지급하고</w:t>
        </w:r>
        <w:r w:rsidR="00726F0D" w:rsidRPr="00726F0D">
          <w:rPr>
            <w:rFonts w:eastAsiaTheme="minorHAnsi"/>
            <w:color w:val="000000" w:themeColor="text1"/>
            <w:highlight w:val="yellow"/>
            <w:rPrChange w:id="2779" w:author="FURSYS" w:date="2025-12-15T16:38:00Z">
              <w:rPr>
                <w:rFonts w:eastAsiaTheme="minorHAnsi"/>
                <w:color w:val="000000" w:themeColor="text1"/>
              </w:rPr>
            </w:rPrChange>
          </w:rPr>
          <w:t xml:space="preserve"> </w:t>
        </w:r>
        <w:r w:rsidR="00726F0D" w:rsidRPr="00726F0D">
          <w:rPr>
            <w:rFonts w:eastAsiaTheme="minorHAnsi" w:hint="eastAsia"/>
            <w:color w:val="000000" w:themeColor="text1"/>
            <w:highlight w:val="yellow"/>
            <w:rPrChange w:id="2780" w:author="FURSYS" w:date="2025-12-15T16:38:00Z">
              <w:rPr>
                <w:rFonts w:eastAsiaTheme="minorHAnsi" w:hint="eastAsia"/>
                <w:color w:val="000000" w:themeColor="text1"/>
              </w:rPr>
            </w:rPrChange>
          </w:rPr>
          <w:t>소유권을</w:t>
        </w:r>
        <w:r w:rsidR="00726F0D" w:rsidRPr="00726F0D">
          <w:rPr>
            <w:rFonts w:eastAsiaTheme="minorHAnsi"/>
            <w:color w:val="000000" w:themeColor="text1"/>
            <w:highlight w:val="yellow"/>
            <w:rPrChange w:id="2781" w:author="FURSYS" w:date="2025-12-15T16:38:00Z">
              <w:rPr>
                <w:rFonts w:eastAsiaTheme="minorHAnsi"/>
                <w:color w:val="000000" w:themeColor="text1"/>
              </w:rPr>
            </w:rPrChange>
          </w:rPr>
          <w:t xml:space="preserve"> </w:t>
        </w:r>
        <w:r w:rsidR="00726F0D" w:rsidRPr="00726F0D">
          <w:rPr>
            <w:rFonts w:eastAsiaTheme="minorHAnsi" w:hint="eastAsia"/>
            <w:color w:val="000000" w:themeColor="text1"/>
            <w:highlight w:val="yellow"/>
            <w:rPrChange w:id="2782" w:author="FURSYS" w:date="2025-12-15T16:38:00Z">
              <w:rPr>
                <w:rFonts w:eastAsiaTheme="minorHAnsi" w:hint="eastAsia"/>
                <w:color w:val="000000" w:themeColor="text1"/>
              </w:rPr>
            </w:rPrChange>
          </w:rPr>
          <w:t>취득하거나</w:t>
        </w:r>
        <w:r w:rsidR="00726F0D">
          <w:rPr>
            <w:rFonts w:eastAsiaTheme="minorHAnsi" w:hint="eastAsia"/>
            <w:color w:val="000000" w:themeColor="text1"/>
            <w:highlight w:val="yellow"/>
          </w:rPr>
          <w:t xml:space="preserve"> 퍼시스에게 제품회수를 </w:t>
        </w:r>
      </w:ins>
      <w:ins w:id="2783" w:author="FURSYS" w:date="2025-12-15T16:39:00Z">
        <w:r w:rsidR="00726F0D">
          <w:rPr>
            <w:rFonts w:eastAsiaTheme="minorHAnsi" w:hint="eastAsia"/>
            <w:color w:val="000000" w:themeColor="text1"/>
            <w:highlight w:val="yellow"/>
          </w:rPr>
          <w:t>요청할 수 있다.</w:t>
        </w:r>
      </w:ins>
      <w:del w:id="2784" w:author="FURSYS" w:date="2025-12-15T16:39:00Z">
        <w:r w:rsidR="0060095A" w:rsidRPr="000C7330" w:rsidDel="00726F0D">
          <w:rPr>
            <w:rFonts w:eastAsiaTheme="minorHAnsi" w:hint="eastAsia"/>
            <w:color w:val="000000" w:themeColor="text1"/>
            <w:rPrChange w:id="2785" w:author="FURSYS" w:date="2025-12-04T15:42:00Z">
              <w:rPr>
                <w:rFonts w:ascii="Noto Sans CJK KR Regular" w:eastAsia="Noto Sans CJK KR Regular" w:hAnsi="Noto Sans CJK KR Regular" w:hint="eastAsia"/>
                <w:color w:val="000000" w:themeColor="text1"/>
              </w:rPr>
            </w:rPrChange>
          </w:rPr>
          <w:delText>다음</w:delText>
        </w:r>
        <w:r w:rsidR="0060095A" w:rsidRPr="000C7330" w:rsidDel="00726F0D">
          <w:rPr>
            <w:rFonts w:eastAsiaTheme="minorHAnsi"/>
            <w:color w:val="000000" w:themeColor="text1"/>
            <w:rPrChange w:id="2786" w:author="FURSYS" w:date="2025-12-04T15:42:00Z">
              <w:rPr>
                <w:rFonts w:ascii="Noto Sans CJK KR Regular" w:eastAsia="Noto Sans CJK KR Regular" w:hAnsi="Noto Sans CJK KR Regular"/>
                <w:color w:val="000000" w:themeColor="text1"/>
              </w:rPr>
            </w:rPrChange>
          </w:rPr>
          <w:delText xml:space="preserve"> </w:delText>
        </w:r>
        <w:r w:rsidR="0060095A" w:rsidRPr="000C7330" w:rsidDel="00726F0D">
          <w:rPr>
            <w:rFonts w:eastAsiaTheme="minorHAnsi" w:hint="eastAsia"/>
            <w:color w:val="000000" w:themeColor="text1"/>
            <w:rPrChange w:id="2787" w:author="FURSYS" w:date="2025-12-04T15:42:00Z">
              <w:rPr>
                <w:rFonts w:ascii="Noto Sans CJK KR Regular" w:eastAsia="Noto Sans CJK KR Regular" w:hAnsi="Noto Sans CJK KR Regular" w:hint="eastAsia"/>
                <w:color w:val="000000" w:themeColor="text1"/>
              </w:rPr>
            </w:rPrChange>
          </w:rPr>
          <w:delText>각</w:delText>
        </w:r>
        <w:r w:rsidR="0060095A" w:rsidRPr="000C7330" w:rsidDel="00726F0D">
          <w:rPr>
            <w:rFonts w:eastAsiaTheme="minorHAnsi"/>
            <w:color w:val="000000" w:themeColor="text1"/>
            <w:rPrChange w:id="2788" w:author="FURSYS" w:date="2025-12-04T15:42:00Z">
              <w:rPr>
                <w:rFonts w:ascii="Noto Sans CJK KR Regular" w:eastAsia="Noto Sans CJK KR Regular" w:hAnsi="Noto Sans CJK KR Regular"/>
                <w:color w:val="000000" w:themeColor="text1"/>
              </w:rPr>
            </w:rPrChange>
          </w:rPr>
          <w:delText xml:space="preserve"> </w:delText>
        </w:r>
        <w:r w:rsidR="0060095A" w:rsidRPr="000C7330" w:rsidDel="00726F0D">
          <w:rPr>
            <w:rFonts w:eastAsiaTheme="minorHAnsi" w:hint="eastAsia"/>
            <w:color w:val="000000" w:themeColor="text1"/>
            <w:rPrChange w:id="2789" w:author="FURSYS" w:date="2025-12-04T15:42:00Z">
              <w:rPr>
                <w:rFonts w:ascii="Noto Sans CJK KR Regular" w:eastAsia="Noto Sans CJK KR Regular" w:hAnsi="Noto Sans CJK KR Regular" w:hint="eastAsia"/>
                <w:color w:val="000000" w:themeColor="text1"/>
              </w:rPr>
            </w:rPrChange>
          </w:rPr>
          <w:delText>호</w:delText>
        </w:r>
      </w:del>
      <w:ins w:id="2790" w:author="윤현정 (Hyunjeong Yoon)" w:date="2025-07-08T16:54:00Z">
        <w:del w:id="2791" w:author="FURSYS" w:date="2025-12-15T16:39:00Z">
          <w:r w:rsidR="00815A0B" w:rsidRPr="000C7330" w:rsidDel="00726F0D">
            <w:rPr>
              <w:rFonts w:eastAsiaTheme="minorHAnsi"/>
              <w:color w:val="000000" w:themeColor="text1"/>
              <w:rPrChange w:id="2792" w:author="FURSYS" w:date="2025-12-04T15:42:00Z">
                <w:rPr>
                  <w:rFonts w:ascii="Noto Sans CJK KR Regular" w:eastAsia="Noto Sans CJK KR Regular" w:hAnsi="Noto Sans CJK KR Regular"/>
                  <w:color w:val="000000" w:themeColor="text1"/>
                </w:rPr>
              </w:rPrChange>
            </w:rPr>
            <w:delText xml:space="preserve"> </w:delText>
          </w:r>
          <w:r w:rsidR="00815A0B" w:rsidRPr="000C7330" w:rsidDel="00726F0D">
            <w:rPr>
              <w:rFonts w:eastAsiaTheme="minorHAnsi" w:hint="eastAsia"/>
              <w:color w:val="000000" w:themeColor="text1"/>
              <w:rPrChange w:id="2793" w:author="FURSYS" w:date="2025-12-04T15:42:00Z">
                <w:rPr>
                  <w:rFonts w:ascii="Noto Sans CJK KR Regular" w:eastAsia="Noto Sans CJK KR Regular" w:hAnsi="Noto Sans CJK KR Regular" w:hint="eastAsia"/>
                  <w:color w:val="000000" w:themeColor="text1"/>
                </w:rPr>
              </w:rPrChange>
            </w:rPr>
            <w:delText>중</w:delText>
          </w:r>
          <w:r w:rsidR="00815A0B" w:rsidRPr="000C7330" w:rsidDel="00726F0D">
            <w:rPr>
              <w:rFonts w:eastAsiaTheme="minorHAnsi"/>
              <w:color w:val="000000" w:themeColor="text1"/>
              <w:rPrChange w:id="2794" w:author="FURSYS" w:date="2025-12-04T15:42:00Z">
                <w:rPr>
                  <w:rFonts w:ascii="Noto Sans CJK KR Regular" w:eastAsia="Noto Sans CJK KR Regular" w:hAnsi="Noto Sans CJK KR Regular"/>
                  <w:color w:val="000000" w:themeColor="text1"/>
                </w:rPr>
              </w:rPrChange>
            </w:rPr>
            <w:delText xml:space="preserve"> </w:delText>
          </w:r>
          <w:r w:rsidR="00815A0B" w:rsidRPr="000C7330" w:rsidDel="00726F0D">
            <w:rPr>
              <w:rFonts w:eastAsiaTheme="minorHAnsi" w:hint="eastAsia"/>
              <w:color w:val="000000" w:themeColor="text1"/>
              <w:rPrChange w:id="2795" w:author="FURSYS" w:date="2025-12-04T15:42:00Z">
                <w:rPr>
                  <w:rFonts w:ascii="Noto Sans CJK KR Regular" w:eastAsia="Noto Sans CJK KR Regular" w:hAnsi="Noto Sans CJK KR Regular" w:hint="eastAsia"/>
                  <w:color w:val="000000" w:themeColor="text1"/>
                </w:rPr>
              </w:rPrChange>
            </w:rPr>
            <w:delText>하나를</w:delText>
          </w:r>
          <w:r w:rsidR="00815A0B" w:rsidRPr="000C7330" w:rsidDel="00726F0D">
            <w:rPr>
              <w:rFonts w:eastAsiaTheme="minorHAnsi"/>
              <w:color w:val="000000" w:themeColor="text1"/>
              <w:rPrChange w:id="2796" w:author="FURSYS" w:date="2025-12-04T15:42:00Z">
                <w:rPr>
                  <w:rFonts w:ascii="Noto Sans CJK KR Regular" w:eastAsia="Noto Sans CJK KR Regular" w:hAnsi="Noto Sans CJK KR Regular"/>
                  <w:color w:val="000000" w:themeColor="text1"/>
                </w:rPr>
              </w:rPrChange>
            </w:rPr>
            <w:delText xml:space="preserve"> </w:delText>
          </w:r>
          <w:r w:rsidR="00815A0B" w:rsidRPr="000C7330" w:rsidDel="00726F0D">
            <w:rPr>
              <w:rFonts w:eastAsiaTheme="minorHAnsi" w:hint="eastAsia"/>
              <w:color w:val="000000" w:themeColor="text1"/>
              <w:rPrChange w:id="2797" w:author="FURSYS" w:date="2025-12-04T15:42:00Z">
                <w:rPr>
                  <w:rFonts w:ascii="Noto Sans CJK KR Regular" w:eastAsia="Noto Sans CJK KR Regular" w:hAnsi="Noto Sans CJK KR Regular" w:hint="eastAsia"/>
                  <w:color w:val="000000" w:themeColor="text1"/>
                </w:rPr>
              </w:rPrChange>
            </w:rPr>
            <w:delText>선택</w:delText>
          </w:r>
        </w:del>
      </w:ins>
      <w:ins w:id="2798" w:author="윤현정 (Hyunjeong Yoon)" w:date="2025-07-08T16:55:00Z">
        <w:del w:id="2799" w:author="FURSYS" w:date="2025-12-15T16:39:00Z">
          <w:r w:rsidR="00815A0B" w:rsidRPr="000C7330" w:rsidDel="00726F0D">
            <w:rPr>
              <w:rFonts w:eastAsiaTheme="minorHAnsi" w:hint="eastAsia"/>
              <w:color w:val="000000" w:themeColor="text1"/>
              <w:rPrChange w:id="2800" w:author="FURSYS" w:date="2025-12-04T15:42:00Z">
                <w:rPr>
                  <w:rFonts w:ascii="Noto Sans CJK KR Regular" w:eastAsia="Noto Sans CJK KR Regular" w:hAnsi="Noto Sans CJK KR Regular" w:hint="eastAsia"/>
                  <w:color w:val="000000" w:themeColor="text1"/>
                </w:rPr>
              </w:rPrChange>
            </w:rPr>
            <w:delText>할</w:delText>
          </w:r>
          <w:r w:rsidR="00815A0B" w:rsidRPr="000C7330" w:rsidDel="00726F0D">
            <w:rPr>
              <w:rFonts w:eastAsiaTheme="minorHAnsi"/>
              <w:color w:val="000000" w:themeColor="text1"/>
              <w:rPrChange w:id="2801" w:author="FURSYS" w:date="2025-12-04T15:42:00Z">
                <w:rPr>
                  <w:rFonts w:ascii="Noto Sans CJK KR Regular" w:eastAsia="Noto Sans CJK KR Regular" w:hAnsi="Noto Sans CJK KR Regular"/>
                  <w:color w:val="000000" w:themeColor="text1"/>
                </w:rPr>
              </w:rPrChange>
            </w:rPr>
            <w:delText xml:space="preserve"> </w:delText>
          </w:r>
          <w:r w:rsidR="00815A0B" w:rsidRPr="000C7330" w:rsidDel="00726F0D">
            <w:rPr>
              <w:rFonts w:eastAsiaTheme="minorHAnsi" w:hint="eastAsia"/>
              <w:color w:val="000000" w:themeColor="text1"/>
              <w:rPrChange w:id="2802" w:author="FURSYS" w:date="2025-12-04T15:42:00Z">
                <w:rPr>
                  <w:rFonts w:ascii="Noto Sans CJK KR Regular" w:eastAsia="Noto Sans CJK KR Regular" w:hAnsi="Noto Sans CJK KR Regular" w:hint="eastAsia"/>
                  <w:color w:val="000000" w:themeColor="text1"/>
                </w:rPr>
              </w:rPrChange>
            </w:rPr>
            <w:delText>수</w:delText>
          </w:r>
          <w:r w:rsidR="00815A0B" w:rsidRPr="000C7330" w:rsidDel="00726F0D">
            <w:rPr>
              <w:rFonts w:eastAsiaTheme="minorHAnsi"/>
              <w:color w:val="000000" w:themeColor="text1"/>
              <w:rPrChange w:id="2803" w:author="FURSYS" w:date="2025-12-04T15:42:00Z">
                <w:rPr>
                  <w:rFonts w:ascii="Noto Sans CJK KR Regular" w:eastAsia="Noto Sans CJK KR Regular" w:hAnsi="Noto Sans CJK KR Regular"/>
                  <w:color w:val="000000" w:themeColor="text1"/>
                </w:rPr>
              </w:rPrChange>
            </w:rPr>
            <w:delText xml:space="preserve"> </w:delText>
          </w:r>
          <w:r w:rsidR="00815A0B" w:rsidRPr="000C7330" w:rsidDel="00726F0D">
            <w:rPr>
              <w:rFonts w:eastAsiaTheme="minorHAnsi" w:hint="eastAsia"/>
              <w:color w:val="000000" w:themeColor="text1"/>
              <w:rPrChange w:id="2804" w:author="FURSYS" w:date="2025-12-04T15:42:00Z">
                <w:rPr>
                  <w:rFonts w:ascii="Noto Sans CJK KR Regular" w:eastAsia="Noto Sans CJK KR Regular" w:hAnsi="Noto Sans CJK KR Regular" w:hint="eastAsia"/>
                  <w:color w:val="000000" w:themeColor="text1"/>
                </w:rPr>
              </w:rPrChange>
            </w:rPr>
            <w:delText>있다</w:delText>
          </w:r>
          <w:r w:rsidR="00815A0B" w:rsidRPr="000C7330" w:rsidDel="00726F0D">
            <w:rPr>
              <w:rFonts w:eastAsiaTheme="minorHAnsi"/>
              <w:color w:val="000000" w:themeColor="text1"/>
              <w:rPrChange w:id="2805" w:author="FURSYS" w:date="2025-12-04T15:42:00Z">
                <w:rPr>
                  <w:rFonts w:ascii="Noto Sans CJK KR Regular" w:eastAsia="Noto Sans CJK KR Regular" w:hAnsi="Noto Sans CJK KR Regular"/>
                  <w:color w:val="000000" w:themeColor="text1"/>
                </w:rPr>
              </w:rPrChange>
            </w:rPr>
            <w:delText xml:space="preserve">. </w:delText>
          </w:r>
        </w:del>
      </w:ins>
      <w:del w:id="2806" w:author="윤현정 (Hyunjeong Yoon)" w:date="2025-07-08T16:54:00Z">
        <w:r w:rsidR="0060095A" w:rsidRPr="000C7330" w:rsidDel="00815A0B">
          <w:rPr>
            <w:rFonts w:eastAsiaTheme="minorHAnsi" w:hint="eastAsia"/>
            <w:color w:val="000000" w:themeColor="text1"/>
            <w:rPrChange w:id="2807" w:author="FURSYS" w:date="2025-12-04T15:42:00Z">
              <w:rPr>
                <w:rFonts w:ascii="Noto Sans CJK KR Regular" w:eastAsia="Noto Sans CJK KR Regular" w:hAnsi="Noto Sans CJK KR Regular" w:hint="eastAsia"/>
                <w:color w:val="000000" w:themeColor="text1"/>
              </w:rPr>
            </w:rPrChange>
          </w:rPr>
          <w:delText>와</w:delText>
        </w:r>
        <w:r w:rsidR="0060095A" w:rsidRPr="000C7330" w:rsidDel="00815A0B">
          <w:rPr>
            <w:rFonts w:eastAsiaTheme="minorHAnsi"/>
            <w:color w:val="000000" w:themeColor="text1"/>
            <w:rPrChange w:id="2808" w:author="FURSYS" w:date="2025-12-04T15:42:00Z">
              <w:rPr>
                <w:rFonts w:ascii="Noto Sans CJK KR Regular" w:eastAsia="Noto Sans CJK KR Regular" w:hAnsi="Noto Sans CJK KR Regular"/>
                <w:color w:val="000000" w:themeColor="text1"/>
              </w:rPr>
            </w:rPrChange>
          </w:rPr>
          <w:delText xml:space="preserve"> </w:delText>
        </w:r>
        <w:r w:rsidR="0060095A" w:rsidRPr="000C7330" w:rsidDel="00815A0B">
          <w:rPr>
            <w:rFonts w:eastAsiaTheme="minorHAnsi" w:hint="eastAsia"/>
            <w:color w:val="000000" w:themeColor="text1"/>
            <w:rPrChange w:id="2809" w:author="FURSYS" w:date="2025-12-04T15:42:00Z">
              <w:rPr>
                <w:rFonts w:ascii="Noto Sans CJK KR Regular" w:eastAsia="Noto Sans CJK KR Regular" w:hAnsi="Noto Sans CJK KR Regular" w:hint="eastAsia"/>
                <w:color w:val="000000" w:themeColor="text1"/>
              </w:rPr>
            </w:rPrChange>
          </w:rPr>
          <w:delText>같이</w:delText>
        </w:r>
        <w:r w:rsidR="0060095A" w:rsidRPr="000C7330" w:rsidDel="00815A0B">
          <w:rPr>
            <w:rFonts w:eastAsiaTheme="minorHAnsi"/>
            <w:color w:val="000000" w:themeColor="text1"/>
            <w:rPrChange w:id="2810" w:author="FURSYS" w:date="2025-12-04T15:42:00Z">
              <w:rPr>
                <w:rFonts w:ascii="Noto Sans CJK KR Regular" w:eastAsia="Noto Sans CJK KR Regular" w:hAnsi="Noto Sans CJK KR Regular"/>
                <w:color w:val="000000" w:themeColor="text1"/>
              </w:rPr>
            </w:rPrChange>
          </w:rPr>
          <w:delText xml:space="preserve"> </w:delText>
        </w:r>
        <w:r w:rsidR="0060095A" w:rsidRPr="000C7330" w:rsidDel="00815A0B">
          <w:rPr>
            <w:rFonts w:eastAsiaTheme="minorHAnsi" w:hint="eastAsia"/>
            <w:color w:val="000000" w:themeColor="text1"/>
            <w:rPrChange w:id="2811" w:author="FURSYS" w:date="2025-12-04T15:42:00Z">
              <w:rPr>
                <w:rFonts w:ascii="Noto Sans CJK KR Regular" w:eastAsia="Noto Sans CJK KR Regular" w:hAnsi="Noto Sans CJK KR Regular" w:hint="eastAsia"/>
                <w:color w:val="000000" w:themeColor="text1"/>
              </w:rPr>
            </w:rPrChange>
          </w:rPr>
          <w:delText>선택할</w:delText>
        </w:r>
        <w:r w:rsidR="0060095A" w:rsidRPr="000C7330" w:rsidDel="00815A0B">
          <w:rPr>
            <w:rFonts w:eastAsiaTheme="minorHAnsi"/>
            <w:color w:val="000000" w:themeColor="text1"/>
            <w:rPrChange w:id="2812" w:author="FURSYS" w:date="2025-12-04T15:42:00Z">
              <w:rPr>
                <w:rFonts w:ascii="Noto Sans CJK KR Regular" w:eastAsia="Noto Sans CJK KR Regular" w:hAnsi="Noto Sans CJK KR Regular"/>
                <w:color w:val="000000" w:themeColor="text1"/>
              </w:rPr>
            </w:rPrChange>
          </w:rPr>
          <w:delText xml:space="preserve"> </w:delText>
        </w:r>
        <w:r w:rsidR="0060095A" w:rsidRPr="000C7330" w:rsidDel="00815A0B">
          <w:rPr>
            <w:rFonts w:eastAsiaTheme="minorHAnsi" w:hint="eastAsia"/>
            <w:color w:val="000000" w:themeColor="text1"/>
            <w:rPrChange w:id="2813" w:author="FURSYS" w:date="2025-12-04T15:42:00Z">
              <w:rPr>
                <w:rFonts w:ascii="Noto Sans CJK KR Regular" w:eastAsia="Noto Sans CJK KR Regular" w:hAnsi="Noto Sans CJK KR Regular" w:hint="eastAsia"/>
                <w:color w:val="000000" w:themeColor="text1"/>
              </w:rPr>
            </w:rPrChange>
          </w:rPr>
          <w:delText>수</w:delText>
        </w:r>
        <w:r w:rsidR="0060095A" w:rsidRPr="000C7330" w:rsidDel="00815A0B">
          <w:rPr>
            <w:rFonts w:eastAsiaTheme="minorHAnsi"/>
            <w:color w:val="000000" w:themeColor="text1"/>
            <w:rPrChange w:id="2814" w:author="FURSYS" w:date="2025-12-04T15:42:00Z">
              <w:rPr>
                <w:rFonts w:ascii="Noto Sans CJK KR Regular" w:eastAsia="Noto Sans CJK KR Regular" w:hAnsi="Noto Sans CJK KR Regular"/>
                <w:color w:val="000000" w:themeColor="text1"/>
              </w:rPr>
            </w:rPrChange>
          </w:rPr>
          <w:delText xml:space="preserve"> </w:delText>
        </w:r>
        <w:r w:rsidR="0060095A" w:rsidRPr="000C7330" w:rsidDel="00815A0B">
          <w:rPr>
            <w:rFonts w:eastAsiaTheme="minorHAnsi" w:hint="eastAsia"/>
            <w:color w:val="000000" w:themeColor="text1"/>
            <w:rPrChange w:id="2815" w:author="FURSYS" w:date="2025-12-04T15:42:00Z">
              <w:rPr>
                <w:rFonts w:ascii="Noto Sans CJK KR Regular" w:eastAsia="Noto Sans CJK KR Regular" w:hAnsi="Noto Sans CJK KR Regular" w:hint="eastAsia"/>
                <w:color w:val="000000" w:themeColor="text1"/>
              </w:rPr>
            </w:rPrChange>
          </w:rPr>
          <w:delText>있</w:delText>
        </w:r>
        <w:r w:rsidRPr="000C7330" w:rsidDel="00815A0B">
          <w:rPr>
            <w:rFonts w:eastAsiaTheme="minorHAnsi" w:hint="eastAsia"/>
            <w:color w:val="000000" w:themeColor="text1"/>
            <w:rPrChange w:id="2816" w:author="FURSYS" w:date="2025-12-04T15:42:00Z">
              <w:rPr>
                <w:rFonts w:ascii="Noto Sans CJK KR Regular" w:eastAsia="Noto Sans CJK KR Regular" w:hAnsi="Noto Sans CJK KR Regular" w:hint="eastAsia"/>
                <w:color w:val="000000" w:themeColor="text1"/>
              </w:rPr>
            </w:rPrChange>
          </w:rPr>
          <w:delText>다</w:delText>
        </w:r>
        <w:r w:rsidRPr="000C7330" w:rsidDel="00815A0B">
          <w:rPr>
            <w:rFonts w:eastAsiaTheme="minorHAnsi"/>
            <w:color w:val="000000" w:themeColor="text1"/>
            <w:rPrChange w:id="2817" w:author="FURSYS" w:date="2025-12-04T15:42:00Z">
              <w:rPr>
                <w:rFonts w:ascii="Noto Sans CJK KR Regular" w:eastAsia="Noto Sans CJK KR Regular" w:hAnsi="Noto Sans CJK KR Regular"/>
                <w:color w:val="000000" w:themeColor="text1"/>
              </w:rPr>
            </w:rPrChange>
          </w:rPr>
          <w:delText>.</w:delText>
        </w:r>
      </w:del>
    </w:p>
    <w:p w14:paraId="493A69D5" w14:textId="6F523064" w:rsidR="00443C56" w:rsidRPr="000C7330" w:rsidRDefault="00726F0D" w:rsidP="00443C56">
      <w:pPr>
        <w:pStyle w:val="a3"/>
        <w:numPr>
          <w:ilvl w:val="1"/>
          <w:numId w:val="33"/>
        </w:numPr>
        <w:wordWrap/>
        <w:spacing w:before="39" w:line="206" w:lineRule="auto"/>
        <w:ind w:leftChars="0" w:right="278"/>
        <w:rPr>
          <w:ins w:id="2818" w:author="FURSYS" w:date="2025-09-03T10:57:00Z"/>
          <w:rFonts w:eastAsiaTheme="minorHAnsi"/>
          <w:color w:val="000000" w:themeColor="text1"/>
          <w:rPrChange w:id="2819" w:author="FURSYS" w:date="2025-12-04T15:42:00Z">
            <w:rPr>
              <w:ins w:id="2820" w:author="FURSYS" w:date="2025-09-03T10:57:00Z"/>
              <w:rFonts w:ascii="Noto Sans CJK KR Regular" w:eastAsia="Noto Sans CJK KR Regular" w:hAnsi="Noto Sans CJK KR Regular"/>
              <w:color w:val="000000" w:themeColor="text1"/>
            </w:rPr>
          </w:rPrChange>
        </w:rPr>
      </w:pPr>
      <w:ins w:id="2821" w:author="FURSYS" w:date="2025-12-15T16:39:00Z">
        <w:r w:rsidRPr="00726F0D">
          <w:rPr>
            <w:rFonts w:eastAsiaTheme="minorHAnsi" w:hint="eastAsia"/>
            <w:color w:val="000000" w:themeColor="text1"/>
            <w:highlight w:val="yellow"/>
            <w:rPrChange w:id="2822" w:author="FURSYS" w:date="2025-12-15T16:39:00Z">
              <w:rPr>
                <w:rFonts w:eastAsiaTheme="minorHAnsi" w:hint="eastAsia"/>
                <w:color w:val="000000" w:themeColor="text1"/>
              </w:rPr>
            </w:rPrChange>
          </w:rPr>
          <w:t>유상인수금</w:t>
        </w:r>
        <w:r w:rsidRPr="00726F0D">
          <w:rPr>
            <w:rFonts w:eastAsiaTheme="minorHAnsi"/>
            <w:color w:val="000000" w:themeColor="text1"/>
            <w:highlight w:val="yellow"/>
            <w:rPrChange w:id="2823" w:author="FURSYS" w:date="2025-12-15T16:39:00Z">
              <w:rPr>
                <w:rFonts w:eastAsiaTheme="minorHAnsi"/>
                <w:color w:val="000000" w:themeColor="text1"/>
              </w:rPr>
            </w:rPrChange>
          </w:rPr>
          <w:t xml:space="preserve"> </w:t>
        </w:r>
        <w:r w:rsidRPr="00726F0D">
          <w:rPr>
            <w:rFonts w:eastAsiaTheme="minorHAnsi" w:hint="eastAsia"/>
            <w:color w:val="000000" w:themeColor="text1"/>
            <w:highlight w:val="yellow"/>
            <w:rPrChange w:id="2824" w:author="FURSYS" w:date="2025-12-15T16:39:00Z">
              <w:rPr>
                <w:rFonts w:eastAsiaTheme="minorHAnsi" w:hint="eastAsia"/>
                <w:color w:val="000000" w:themeColor="text1"/>
              </w:rPr>
            </w:rPrChange>
          </w:rPr>
          <w:t>지급을</w:t>
        </w:r>
        <w:r w:rsidRPr="00726F0D">
          <w:rPr>
            <w:rFonts w:eastAsiaTheme="minorHAnsi"/>
            <w:color w:val="000000" w:themeColor="text1"/>
            <w:highlight w:val="yellow"/>
            <w:rPrChange w:id="2825" w:author="FURSYS" w:date="2025-12-15T16:39:00Z">
              <w:rPr>
                <w:rFonts w:eastAsiaTheme="minorHAnsi"/>
                <w:color w:val="000000" w:themeColor="text1"/>
              </w:rPr>
            </w:rPrChange>
          </w:rPr>
          <w:t xml:space="preserve"> </w:t>
        </w:r>
        <w:r w:rsidRPr="00726F0D">
          <w:rPr>
            <w:rFonts w:eastAsiaTheme="minorHAnsi" w:hint="eastAsia"/>
            <w:color w:val="000000" w:themeColor="text1"/>
            <w:highlight w:val="yellow"/>
            <w:rPrChange w:id="2826" w:author="FURSYS" w:date="2025-12-15T16:39:00Z">
              <w:rPr>
                <w:rFonts w:eastAsiaTheme="minorHAnsi" w:hint="eastAsia"/>
                <w:color w:val="000000" w:themeColor="text1"/>
              </w:rPr>
            </w:rPrChange>
          </w:rPr>
          <w:t>선택하는</w:t>
        </w:r>
        <w:r w:rsidRPr="00726F0D">
          <w:rPr>
            <w:rFonts w:eastAsiaTheme="minorHAnsi"/>
            <w:color w:val="000000" w:themeColor="text1"/>
            <w:highlight w:val="yellow"/>
            <w:rPrChange w:id="2827" w:author="FURSYS" w:date="2025-12-15T16:39:00Z">
              <w:rPr>
                <w:rFonts w:eastAsiaTheme="minorHAnsi"/>
                <w:color w:val="000000" w:themeColor="text1"/>
              </w:rPr>
            </w:rPrChange>
          </w:rPr>
          <w:t xml:space="preserve"> </w:t>
        </w:r>
        <w:r w:rsidRPr="00726F0D">
          <w:rPr>
            <w:rFonts w:eastAsiaTheme="minorHAnsi" w:hint="eastAsia"/>
            <w:color w:val="000000" w:themeColor="text1"/>
            <w:highlight w:val="yellow"/>
            <w:rPrChange w:id="2828" w:author="FURSYS" w:date="2025-12-15T16:39:00Z">
              <w:rPr>
                <w:rFonts w:eastAsiaTheme="minorHAnsi" w:hint="eastAsia"/>
                <w:color w:val="000000" w:themeColor="text1"/>
              </w:rPr>
            </w:rPrChange>
          </w:rPr>
          <w:t>경우</w:t>
        </w:r>
        <w:r>
          <w:rPr>
            <w:rFonts w:eastAsiaTheme="minorHAnsi" w:hint="eastAsia"/>
            <w:color w:val="000000" w:themeColor="text1"/>
          </w:rPr>
          <w:t xml:space="preserve"> </w:t>
        </w:r>
        <w:r>
          <w:rPr>
            <w:rFonts w:eastAsiaTheme="minorHAnsi"/>
            <w:color w:val="000000" w:themeColor="text1"/>
          </w:rPr>
          <w:br/>
        </w:r>
      </w:ins>
      <w:ins w:id="2829" w:author="FURSYS" w:date="2025-09-03T10:56:00Z">
        <w:r w:rsidR="00443C56" w:rsidRPr="000C7330">
          <w:rPr>
            <w:rFonts w:eastAsiaTheme="minorHAnsi" w:hint="eastAsia"/>
            <w:color w:val="000000" w:themeColor="text1"/>
            <w:rPrChange w:id="2830" w:author="FURSYS" w:date="2025-12-04T15:42:00Z">
              <w:rPr>
                <w:rFonts w:ascii="Noto Sans CJK KR Regular" w:eastAsia="Noto Sans CJK KR Regular" w:hAnsi="Noto Sans CJK KR Regular" w:hint="eastAsia"/>
                <w:color w:val="000000" w:themeColor="text1"/>
              </w:rPr>
            </w:rPrChange>
          </w:rPr>
          <w:t>본</w:t>
        </w:r>
        <w:r w:rsidR="00443C56" w:rsidRPr="000C7330">
          <w:rPr>
            <w:rFonts w:eastAsiaTheme="minorHAnsi"/>
            <w:color w:val="000000" w:themeColor="text1"/>
            <w:rPrChange w:id="2831"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32" w:author="FURSYS" w:date="2025-12-04T15:42:00Z">
              <w:rPr>
                <w:rFonts w:ascii="Noto Sans CJK KR Regular" w:eastAsia="Noto Sans CJK KR Regular" w:hAnsi="Noto Sans CJK KR Regular" w:hint="eastAsia"/>
                <w:color w:val="000000" w:themeColor="text1"/>
              </w:rPr>
            </w:rPrChange>
          </w:rPr>
          <w:t>계약에서</w:t>
        </w:r>
        <w:r w:rsidR="00443C56" w:rsidRPr="000C7330">
          <w:rPr>
            <w:rFonts w:eastAsiaTheme="minorHAnsi"/>
            <w:color w:val="000000" w:themeColor="text1"/>
            <w:rPrChange w:id="2833"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34" w:author="FURSYS" w:date="2025-12-04T15:42:00Z">
              <w:rPr>
                <w:rFonts w:ascii="Noto Sans CJK KR Regular" w:eastAsia="Noto Sans CJK KR Regular" w:hAnsi="Noto Sans CJK KR Regular" w:hint="eastAsia"/>
                <w:color w:val="000000" w:themeColor="text1"/>
              </w:rPr>
            </w:rPrChange>
          </w:rPr>
          <w:t>정한</w:t>
        </w:r>
        <w:r w:rsidR="00443C56" w:rsidRPr="000C7330">
          <w:rPr>
            <w:rFonts w:eastAsiaTheme="minorHAnsi"/>
            <w:color w:val="000000" w:themeColor="text1"/>
            <w:rPrChange w:id="2835"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36" w:author="FURSYS" w:date="2025-12-04T15:42:00Z">
              <w:rPr>
                <w:rFonts w:ascii="Noto Sans CJK KR Regular" w:eastAsia="Noto Sans CJK KR Regular" w:hAnsi="Noto Sans CJK KR Regular" w:hint="eastAsia"/>
                <w:color w:val="000000" w:themeColor="text1"/>
              </w:rPr>
            </w:rPrChange>
          </w:rPr>
          <w:t>감가상각률에</w:t>
        </w:r>
        <w:r w:rsidR="00443C56" w:rsidRPr="000C7330">
          <w:rPr>
            <w:rFonts w:eastAsiaTheme="minorHAnsi"/>
            <w:color w:val="000000" w:themeColor="text1"/>
            <w:rPrChange w:id="2837"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38" w:author="FURSYS" w:date="2025-12-04T15:42:00Z">
              <w:rPr>
                <w:rFonts w:ascii="Noto Sans CJK KR Regular" w:eastAsia="Noto Sans CJK KR Regular" w:hAnsi="Noto Sans CJK KR Regular" w:hint="eastAsia"/>
                <w:color w:val="000000" w:themeColor="text1"/>
              </w:rPr>
            </w:rPrChange>
          </w:rPr>
          <w:t>따라</w:t>
        </w:r>
        <w:r w:rsidR="00443C56" w:rsidRPr="000C7330">
          <w:rPr>
            <w:rFonts w:eastAsiaTheme="minorHAnsi"/>
            <w:color w:val="000000" w:themeColor="text1"/>
            <w:rPrChange w:id="2839"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40" w:author="FURSYS" w:date="2025-12-04T15:42:00Z">
              <w:rPr>
                <w:rFonts w:ascii="Noto Sans CJK KR Regular" w:eastAsia="Noto Sans CJK KR Regular" w:hAnsi="Noto Sans CJK KR Regular" w:hint="eastAsia"/>
                <w:color w:val="000000" w:themeColor="text1"/>
              </w:rPr>
            </w:rPrChange>
          </w:rPr>
          <w:t>산정된</w:t>
        </w:r>
        <w:r w:rsidR="00443C56" w:rsidRPr="000C7330">
          <w:rPr>
            <w:rFonts w:eastAsiaTheme="minorHAnsi"/>
            <w:color w:val="000000" w:themeColor="text1"/>
            <w:rPrChange w:id="2841"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42" w:author="FURSYS" w:date="2025-12-04T15:42:00Z">
              <w:rPr>
                <w:rFonts w:ascii="Noto Sans CJK KR Regular" w:eastAsia="Noto Sans CJK KR Regular" w:hAnsi="Noto Sans CJK KR Regular" w:hint="eastAsia"/>
                <w:color w:val="000000" w:themeColor="text1"/>
              </w:rPr>
            </w:rPrChange>
          </w:rPr>
          <w:t>잔존가치에</w:t>
        </w:r>
        <w:r w:rsidR="00443C56" w:rsidRPr="000C7330">
          <w:rPr>
            <w:rFonts w:eastAsiaTheme="minorHAnsi"/>
            <w:color w:val="000000" w:themeColor="text1"/>
            <w:rPrChange w:id="2843"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44" w:author="FURSYS" w:date="2025-12-04T15:42:00Z">
              <w:rPr>
                <w:rFonts w:ascii="Noto Sans CJK KR Regular" w:eastAsia="Noto Sans CJK KR Regular" w:hAnsi="Noto Sans CJK KR Regular" w:hint="eastAsia"/>
                <w:color w:val="000000" w:themeColor="text1"/>
              </w:rPr>
            </w:rPrChange>
          </w:rPr>
          <w:t>상응하는</w:t>
        </w:r>
        <w:r w:rsidR="00443C56" w:rsidRPr="000C7330">
          <w:rPr>
            <w:rFonts w:eastAsiaTheme="minorHAnsi"/>
            <w:color w:val="000000" w:themeColor="text1"/>
            <w:rPrChange w:id="2845"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46" w:author="FURSYS" w:date="2025-12-04T15:42:00Z">
              <w:rPr>
                <w:rFonts w:ascii="Noto Sans CJK KR Regular" w:eastAsia="Noto Sans CJK KR Regular" w:hAnsi="Noto Sans CJK KR Regular" w:hint="eastAsia"/>
                <w:color w:val="000000" w:themeColor="text1"/>
              </w:rPr>
            </w:rPrChange>
          </w:rPr>
          <w:t>유상</w:t>
        </w:r>
        <w:r w:rsidR="00443C56" w:rsidRPr="000C7330">
          <w:rPr>
            <w:rFonts w:eastAsiaTheme="minorHAnsi"/>
            <w:color w:val="000000" w:themeColor="text1"/>
            <w:rPrChange w:id="2847"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48" w:author="FURSYS" w:date="2025-12-04T15:42:00Z">
              <w:rPr>
                <w:rFonts w:ascii="Noto Sans CJK KR Regular" w:eastAsia="Noto Sans CJK KR Regular" w:hAnsi="Noto Sans CJK KR Regular" w:hint="eastAsia"/>
                <w:color w:val="000000" w:themeColor="text1"/>
              </w:rPr>
            </w:rPrChange>
          </w:rPr>
          <w:t>인수금을</w:t>
        </w:r>
        <w:r w:rsidR="00443C56" w:rsidRPr="000C7330">
          <w:rPr>
            <w:rFonts w:eastAsiaTheme="minorHAnsi"/>
            <w:color w:val="000000" w:themeColor="text1"/>
            <w:rPrChange w:id="2849"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50" w:author="FURSYS" w:date="2025-12-04T15:42:00Z">
              <w:rPr>
                <w:rFonts w:ascii="Noto Sans CJK KR Regular" w:eastAsia="Noto Sans CJK KR Regular" w:hAnsi="Noto Sans CJK KR Regular" w:hint="eastAsia"/>
                <w:color w:val="000000" w:themeColor="text1"/>
              </w:rPr>
            </w:rPrChange>
          </w:rPr>
          <w:t>퍼시스에</w:t>
        </w:r>
        <w:r w:rsidR="00443C56" w:rsidRPr="000C7330">
          <w:rPr>
            <w:rFonts w:eastAsiaTheme="minorHAnsi"/>
            <w:color w:val="000000" w:themeColor="text1"/>
            <w:rPrChange w:id="2851"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52" w:author="FURSYS" w:date="2025-12-04T15:42:00Z">
              <w:rPr>
                <w:rFonts w:ascii="Noto Sans CJK KR Regular" w:eastAsia="Noto Sans CJK KR Regular" w:hAnsi="Noto Sans CJK KR Regular" w:hint="eastAsia"/>
                <w:color w:val="000000" w:themeColor="text1"/>
              </w:rPr>
            </w:rPrChange>
          </w:rPr>
          <w:t>지급하고</w:t>
        </w:r>
        <w:r w:rsidR="00443C56" w:rsidRPr="000C7330">
          <w:rPr>
            <w:rFonts w:eastAsiaTheme="minorHAnsi"/>
            <w:color w:val="000000" w:themeColor="text1"/>
            <w:rPrChange w:id="2853"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54" w:author="FURSYS" w:date="2025-12-04T15:42:00Z">
              <w:rPr>
                <w:rFonts w:ascii="Noto Sans CJK KR Regular" w:eastAsia="Noto Sans CJK KR Regular" w:hAnsi="Noto Sans CJK KR Regular" w:hint="eastAsia"/>
                <w:color w:val="000000" w:themeColor="text1"/>
              </w:rPr>
            </w:rPrChange>
          </w:rPr>
          <w:t>소유권을</w:t>
        </w:r>
        <w:r w:rsidR="00443C56" w:rsidRPr="000C7330">
          <w:rPr>
            <w:rFonts w:eastAsiaTheme="minorHAnsi"/>
            <w:color w:val="000000" w:themeColor="text1"/>
            <w:rPrChange w:id="2855"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56" w:author="FURSYS" w:date="2025-12-04T15:42:00Z">
              <w:rPr>
                <w:rFonts w:ascii="Noto Sans CJK KR Regular" w:eastAsia="Noto Sans CJK KR Regular" w:hAnsi="Noto Sans CJK KR Regular" w:hint="eastAsia"/>
                <w:color w:val="000000" w:themeColor="text1"/>
              </w:rPr>
            </w:rPrChange>
          </w:rPr>
          <w:t>이전</w:t>
        </w:r>
        <w:r w:rsidR="00443C56" w:rsidRPr="000C7330">
          <w:rPr>
            <w:rFonts w:eastAsiaTheme="minorHAnsi"/>
            <w:color w:val="000000" w:themeColor="text1"/>
            <w:rPrChange w:id="2857"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58" w:author="FURSYS" w:date="2025-12-04T15:42:00Z">
              <w:rPr>
                <w:rFonts w:ascii="Noto Sans CJK KR Regular" w:eastAsia="Noto Sans CJK KR Regular" w:hAnsi="Noto Sans CJK KR Regular" w:hint="eastAsia"/>
                <w:color w:val="000000" w:themeColor="text1"/>
              </w:rPr>
            </w:rPrChange>
          </w:rPr>
          <w:t>받아</w:t>
        </w:r>
        <w:r w:rsidR="00443C56" w:rsidRPr="000C7330">
          <w:rPr>
            <w:rFonts w:eastAsiaTheme="minorHAnsi"/>
            <w:color w:val="000000" w:themeColor="text1"/>
            <w:rPrChange w:id="2859"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60" w:author="FURSYS" w:date="2025-12-04T15:42:00Z">
              <w:rPr>
                <w:rFonts w:ascii="Noto Sans CJK KR Regular" w:eastAsia="Noto Sans CJK KR Regular" w:hAnsi="Noto Sans CJK KR Regular" w:hint="eastAsia"/>
                <w:color w:val="000000" w:themeColor="text1"/>
              </w:rPr>
            </w:rPrChange>
          </w:rPr>
          <w:t>자가</w:t>
        </w:r>
        <w:r w:rsidR="00443C56" w:rsidRPr="000C7330">
          <w:rPr>
            <w:rFonts w:eastAsiaTheme="minorHAnsi"/>
            <w:color w:val="000000" w:themeColor="text1"/>
            <w:rPrChange w:id="2861"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62" w:author="FURSYS" w:date="2025-12-04T15:42:00Z">
              <w:rPr>
                <w:rFonts w:ascii="Noto Sans CJK KR Regular" w:eastAsia="Noto Sans CJK KR Regular" w:hAnsi="Noto Sans CJK KR Regular" w:hint="eastAsia"/>
                <w:color w:val="000000" w:themeColor="text1"/>
              </w:rPr>
            </w:rPrChange>
          </w:rPr>
          <w:t>관리한다</w:t>
        </w:r>
        <w:r w:rsidR="00443C56" w:rsidRPr="000C7330">
          <w:rPr>
            <w:rFonts w:eastAsiaTheme="minorHAnsi"/>
            <w:color w:val="000000" w:themeColor="text1"/>
            <w:rPrChange w:id="2863"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64" w:author="FURSYS" w:date="2025-12-04T15:42:00Z">
              <w:rPr>
                <w:rFonts w:ascii="Noto Sans CJK KR Regular" w:eastAsia="Noto Sans CJK KR Regular" w:hAnsi="Noto Sans CJK KR Regular" w:hint="eastAsia"/>
                <w:color w:val="000000" w:themeColor="text1"/>
              </w:rPr>
            </w:rPrChange>
          </w:rPr>
          <w:t>이</w:t>
        </w:r>
        <w:r w:rsidR="00443C56" w:rsidRPr="000C7330">
          <w:rPr>
            <w:rFonts w:eastAsiaTheme="minorHAnsi"/>
            <w:color w:val="000000" w:themeColor="text1"/>
            <w:rPrChange w:id="2865" w:author="FURSYS" w:date="2025-12-04T15:42:00Z">
              <w:rPr>
                <w:rFonts w:ascii="Noto Sans CJK KR Regular" w:eastAsia="Noto Sans CJK KR Regular" w:hAnsi="Noto Sans CJK KR Regular"/>
                <w:color w:val="000000" w:themeColor="text1"/>
              </w:rPr>
            </w:rPrChange>
          </w:rPr>
          <w:t xml:space="preserve"> 때 잔존가치는 </w:t>
        </w:r>
      </w:ins>
      <w:ins w:id="2866" w:author="FURSYS" w:date="2025-09-03T10:57:00Z">
        <w:r w:rsidR="00443C56" w:rsidRPr="000C7330">
          <w:rPr>
            <w:rFonts w:eastAsiaTheme="minorHAnsi" w:hint="eastAsia"/>
            <w:color w:val="000000" w:themeColor="text1"/>
            <w:rPrChange w:id="2867" w:author="FURSYS" w:date="2025-12-04T15:42:00Z">
              <w:rPr>
                <w:rFonts w:ascii="Noto Sans CJK KR Regular" w:eastAsia="Noto Sans CJK KR Regular" w:hAnsi="Noto Sans CJK KR Regular" w:hint="eastAsia"/>
                <w:color w:val="000000" w:themeColor="text1"/>
              </w:rPr>
            </w:rPrChange>
          </w:rPr>
          <w:t>아래와</w:t>
        </w:r>
        <w:r w:rsidR="00443C56" w:rsidRPr="000C7330">
          <w:rPr>
            <w:rFonts w:eastAsiaTheme="minorHAnsi"/>
            <w:color w:val="000000" w:themeColor="text1"/>
            <w:rPrChange w:id="2868"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69" w:author="FURSYS" w:date="2025-12-04T15:42:00Z">
              <w:rPr>
                <w:rFonts w:ascii="Noto Sans CJK KR Regular" w:eastAsia="Noto Sans CJK KR Regular" w:hAnsi="Noto Sans CJK KR Regular" w:hint="eastAsia"/>
                <w:color w:val="000000" w:themeColor="text1"/>
              </w:rPr>
            </w:rPrChange>
          </w:rPr>
          <w:t>같이</w:t>
        </w:r>
        <w:r w:rsidR="00443C56" w:rsidRPr="000C7330">
          <w:rPr>
            <w:rFonts w:eastAsiaTheme="minorHAnsi"/>
            <w:color w:val="000000" w:themeColor="text1"/>
            <w:rPrChange w:id="2870" w:author="FURSYS" w:date="2025-12-04T15:42:00Z">
              <w:rPr>
                <w:rFonts w:ascii="Noto Sans CJK KR Regular" w:eastAsia="Noto Sans CJK KR Regular" w:hAnsi="Noto Sans CJK KR Regular"/>
                <w:color w:val="000000" w:themeColor="text1"/>
              </w:rPr>
            </w:rPrChange>
          </w:rPr>
          <w:t xml:space="preserve"> </w:t>
        </w:r>
        <w:r w:rsidR="00443C56" w:rsidRPr="000C7330">
          <w:rPr>
            <w:rFonts w:eastAsiaTheme="minorHAnsi" w:hint="eastAsia"/>
            <w:color w:val="000000" w:themeColor="text1"/>
            <w:rPrChange w:id="2871" w:author="FURSYS" w:date="2025-12-04T15:42:00Z">
              <w:rPr>
                <w:rFonts w:ascii="Noto Sans CJK KR Regular" w:eastAsia="Noto Sans CJK KR Regular" w:hAnsi="Noto Sans CJK KR Regular" w:hint="eastAsia"/>
                <w:color w:val="000000" w:themeColor="text1"/>
              </w:rPr>
            </w:rPrChange>
          </w:rPr>
          <w:t>산정한다</w:t>
        </w:r>
        <w:r w:rsidR="009B7A94">
          <w:rPr>
            <w:rFonts w:eastAsiaTheme="minorHAnsi"/>
            <w:color w:val="000000" w:themeColor="text1"/>
          </w:rPr>
          <w:t>.</w:t>
        </w:r>
      </w:ins>
    </w:p>
    <w:tbl>
      <w:tblPr>
        <w:tblStyle w:val="ad"/>
        <w:tblW w:w="0" w:type="auto"/>
        <w:tblInd w:w="800" w:type="dxa"/>
        <w:tblLook w:val="04A0" w:firstRow="1" w:lastRow="0" w:firstColumn="1" w:lastColumn="0" w:noHBand="0" w:noVBand="1"/>
      </w:tblPr>
      <w:tblGrid>
        <w:gridCol w:w="2759"/>
        <w:gridCol w:w="2521"/>
        <w:gridCol w:w="2936"/>
      </w:tblGrid>
      <w:tr w:rsidR="00E61C83" w:rsidRPr="000C7330" w14:paraId="29C06B02" w14:textId="77777777" w:rsidTr="008C0F65">
        <w:trPr>
          <w:ins w:id="2872" w:author="FURSYS" w:date="2025-09-03T10:57:00Z"/>
        </w:trPr>
        <w:tc>
          <w:tcPr>
            <w:tcW w:w="2759" w:type="dxa"/>
          </w:tcPr>
          <w:p w14:paraId="60FADD07" w14:textId="77777777" w:rsidR="00443C56" w:rsidRPr="000C7330" w:rsidRDefault="00443C56" w:rsidP="008C0F65">
            <w:pPr>
              <w:pStyle w:val="a3"/>
              <w:wordWrap/>
              <w:spacing w:before="39" w:line="206" w:lineRule="auto"/>
              <w:ind w:leftChars="0" w:left="0" w:right="278"/>
              <w:jc w:val="center"/>
              <w:rPr>
                <w:ins w:id="2873" w:author="FURSYS" w:date="2025-09-03T10:57:00Z"/>
                <w:rFonts w:eastAsiaTheme="minorHAnsi"/>
                <w:color w:val="000000" w:themeColor="text1"/>
                <w:rPrChange w:id="2874" w:author="FURSYS" w:date="2025-12-04T15:42:00Z">
                  <w:rPr>
                    <w:ins w:id="2875" w:author="FURSYS" w:date="2025-09-03T10:57:00Z"/>
                    <w:rFonts w:ascii="Noto Sans CJK KR Regular" w:eastAsia="Noto Sans CJK KR Regular" w:hAnsi="Noto Sans CJK KR Regular"/>
                    <w:color w:val="000000" w:themeColor="text1"/>
                  </w:rPr>
                </w:rPrChange>
              </w:rPr>
            </w:pPr>
            <w:ins w:id="2876" w:author="FURSYS" w:date="2025-09-03T10:57:00Z">
              <w:r w:rsidRPr="000C7330">
                <w:rPr>
                  <w:rFonts w:eastAsiaTheme="minorHAnsi" w:hint="eastAsia"/>
                  <w:color w:val="000000" w:themeColor="text1"/>
                  <w:rPrChange w:id="2877" w:author="FURSYS" w:date="2025-12-04T15:42:00Z">
                    <w:rPr>
                      <w:rFonts w:ascii="Noto Sans CJK KR Regular" w:eastAsia="Noto Sans CJK KR Regular" w:hAnsi="Noto Sans CJK KR Regular" w:hint="eastAsia"/>
                      <w:color w:val="000000" w:themeColor="text1"/>
                    </w:rPr>
                  </w:rPrChange>
                </w:rPr>
                <w:t>사용</w:t>
              </w:r>
              <w:r w:rsidRPr="000C7330">
                <w:rPr>
                  <w:rFonts w:eastAsiaTheme="minorHAnsi"/>
                  <w:color w:val="000000" w:themeColor="text1"/>
                  <w:rPrChange w:id="2878"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2879" w:author="FURSYS" w:date="2025-12-04T15:42:00Z">
                    <w:rPr>
                      <w:rFonts w:ascii="Noto Sans CJK KR Regular" w:eastAsia="Noto Sans CJK KR Regular" w:hAnsi="Noto Sans CJK KR Regular" w:hint="eastAsia"/>
                      <w:color w:val="000000" w:themeColor="text1"/>
                    </w:rPr>
                  </w:rPrChange>
                </w:rPr>
                <w:t>기간</w:t>
              </w:r>
            </w:ins>
          </w:p>
        </w:tc>
        <w:tc>
          <w:tcPr>
            <w:tcW w:w="2521" w:type="dxa"/>
          </w:tcPr>
          <w:p w14:paraId="12FE4EC8" w14:textId="07CF0E2A" w:rsidR="00443C56" w:rsidRPr="000C7330" w:rsidRDefault="00443C56" w:rsidP="008C0F65">
            <w:pPr>
              <w:pStyle w:val="a3"/>
              <w:wordWrap/>
              <w:spacing w:before="39" w:line="206" w:lineRule="auto"/>
              <w:ind w:leftChars="0" w:left="0" w:right="278"/>
              <w:jc w:val="center"/>
              <w:rPr>
                <w:ins w:id="2880" w:author="FURSYS" w:date="2025-09-03T10:57:00Z"/>
                <w:rFonts w:eastAsiaTheme="minorHAnsi"/>
                <w:color w:val="000000" w:themeColor="text1"/>
                <w:rPrChange w:id="2881" w:author="FURSYS" w:date="2025-12-04T15:42:00Z">
                  <w:rPr>
                    <w:ins w:id="2882" w:author="FURSYS" w:date="2025-09-03T10:57:00Z"/>
                    <w:rFonts w:ascii="Noto Sans CJK KR Regular" w:eastAsia="Noto Sans CJK KR Regular" w:hAnsi="Noto Sans CJK KR Regular"/>
                    <w:color w:val="000000" w:themeColor="text1"/>
                  </w:rPr>
                </w:rPrChange>
              </w:rPr>
            </w:pPr>
            <w:ins w:id="2883" w:author="FURSYS" w:date="2025-09-03T10:57:00Z">
              <w:r w:rsidRPr="000C7330">
                <w:rPr>
                  <w:rFonts w:eastAsiaTheme="minorHAnsi" w:hint="eastAsia"/>
                  <w:color w:val="000000" w:themeColor="text1"/>
                  <w:rPrChange w:id="2884" w:author="FURSYS" w:date="2025-12-04T15:42:00Z">
                    <w:rPr>
                      <w:rFonts w:ascii="Noto Sans CJK KR Regular" w:eastAsia="Noto Sans CJK KR Regular" w:hAnsi="Noto Sans CJK KR Regular" w:hint="eastAsia"/>
                      <w:color w:val="000000" w:themeColor="text1"/>
                    </w:rPr>
                  </w:rPrChange>
                </w:rPr>
                <w:t>감가</w:t>
              </w:r>
            </w:ins>
            <w:ins w:id="2885" w:author="FURSYS" w:date="2025-09-04T11:11:00Z">
              <w:r w:rsidR="00186C12" w:rsidRPr="000C7330">
                <w:rPr>
                  <w:rFonts w:eastAsiaTheme="minorHAnsi" w:hint="eastAsia"/>
                  <w:color w:val="000000" w:themeColor="text1"/>
                  <w:rPrChange w:id="2886" w:author="FURSYS" w:date="2025-12-04T15:42:00Z">
                    <w:rPr>
                      <w:rFonts w:ascii="Noto Sans CJK KR Regular" w:eastAsia="Noto Sans CJK KR Regular" w:hAnsi="Noto Sans CJK KR Regular" w:hint="eastAsia"/>
                      <w:color w:val="0070C0"/>
                    </w:rPr>
                  </w:rPrChange>
                </w:rPr>
                <w:t>상각율</w:t>
              </w:r>
            </w:ins>
          </w:p>
        </w:tc>
        <w:tc>
          <w:tcPr>
            <w:tcW w:w="2936" w:type="dxa"/>
          </w:tcPr>
          <w:p w14:paraId="4120FE16" w14:textId="77777777" w:rsidR="00443C56" w:rsidRPr="000C7330" w:rsidRDefault="00443C56" w:rsidP="008C0F65">
            <w:pPr>
              <w:pStyle w:val="a3"/>
              <w:wordWrap/>
              <w:spacing w:before="39" w:line="206" w:lineRule="auto"/>
              <w:ind w:leftChars="0" w:left="0" w:right="278"/>
              <w:jc w:val="center"/>
              <w:rPr>
                <w:ins w:id="2887" w:author="FURSYS" w:date="2025-09-03T10:57:00Z"/>
                <w:rFonts w:eastAsiaTheme="minorHAnsi"/>
                <w:color w:val="000000" w:themeColor="text1"/>
                <w:rPrChange w:id="2888" w:author="FURSYS" w:date="2025-12-04T15:42:00Z">
                  <w:rPr>
                    <w:ins w:id="2889" w:author="FURSYS" w:date="2025-09-03T10:57:00Z"/>
                    <w:rFonts w:ascii="Noto Sans CJK KR Regular" w:eastAsia="Noto Sans CJK KR Regular" w:hAnsi="Noto Sans CJK KR Regular"/>
                    <w:color w:val="000000" w:themeColor="text1"/>
                  </w:rPr>
                </w:rPrChange>
              </w:rPr>
            </w:pPr>
            <w:ins w:id="2890" w:author="FURSYS" w:date="2025-09-03T10:57:00Z">
              <w:r w:rsidRPr="000C7330">
                <w:rPr>
                  <w:rFonts w:eastAsiaTheme="minorHAnsi" w:hint="eastAsia"/>
                  <w:color w:val="000000" w:themeColor="text1"/>
                  <w:rPrChange w:id="2891" w:author="FURSYS" w:date="2025-12-04T15:42:00Z">
                    <w:rPr>
                      <w:rFonts w:ascii="Noto Sans CJK KR Regular" w:eastAsia="Noto Sans CJK KR Regular" w:hAnsi="Noto Sans CJK KR Regular" w:hint="eastAsia"/>
                      <w:color w:val="000000" w:themeColor="text1"/>
                    </w:rPr>
                  </w:rPrChange>
                </w:rPr>
                <w:t>잔존가치</w:t>
              </w:r>
            </w:ins>
          </w:p>
        </w:tc>
      </w:tr>
      <w:tr w:rsidR="00E61C83" w:rsidRPr="000C7330" w14:paraId="3605C989" w14:textId="77777777" w:rsidTr="008C0F65">
        <w:trPr>
          <w:ins w:id="2892" w:author="FURSYS" w:date="2025-09-03T10:57:00Z"/>
        </w:trPr>
        <w:tc>
          <w:tcPr>
            <w:tcW w:w="2759" w:type="dxa"/>
          </w:tcPr>
          <w:p w14:paraId="55D5FD79" w14:textId="77777777" w:rsidR="00443C56" w:rsidRPr="000C7330" w:rsidRDefault="00443C56" w:rsidP="008C0F65">
            <w:pPr>
              <w:pStyle w:val="a3"/>
              <w:wordWrap/>
              <w:spacing w:before="39" w:line="206" w:lineRule="auto"/>
              <w:ind w:leftChars="0" w:left="0" w:right="278"/>
              <w:jc w:val="center"/>
              <w:rPr>
                <w:ins w:id="2893" w:author="FURSYS" w:date="2025-09-03T10:57:00Z"/>
                <w:rFonts w:eastAsiaTheme="minorHAnsi"/>
                <w:color w:val="000000" w:themeColor="text1"/>
                <w:rPrChange w:id="2894" w:author="FURSYS" w:date="2025-12-04T15:42:00Z">
                  <w:rPr>
                    <w:ins w:id="2895" w:author="FURSYS" w:date="2025-09-03T10:57:00Z"/>
                    <w:rFonts w:ascii="Noto Sans CJK KR Regular" w:eastAsia="Noto Sans CJK KR Regular" w:hAnsi="Noto Sans CJK KR Regular"/>
                    <w:color w:val="000000" w:themeColor="text1"/>
                  </w:rPr>
                </w:rPrChange>
              </w:rPr>
            </w:pPr>
            <w:ins w:id="2896" w:author="FURSYS" w:date="2025-09-03T10:57:00Z">
              <w:r w:rsidRPr="000C7330">
                <w:rPr>
                  <w:rFonts w:eastAsiaTheme="minorHAnsi"/>
                  <w:color w:val="000000" w:themeColor="text1"/>
                  <w:rPrChange w:id="2897" w:author="FURSYS" w:date="2025-12-04T15:42:00Z">
                    <w:rPr>
                      <w:rFonts w:ascii="Noto Sans CJK KR Regular" w:eastAsia="Noto Sans CJK KR Regular" w:hAnsi="Noto Sans CJK KR Regular"/>
                      <w:color w:val="000000" w:themeColor="text1"/>
                    </w:rPr>
                  </w:rPrChange>
                </w:rPr>
                <w:lastRenderedPageBreak/>
                <w:t>1년</w:t>
              </w:r>
            </w:ins>
          </w:p>
        </w:tc>
        <w:tc>
          <w:tcPr>
            <w:tcW w:w="2521" w:type="dxa"/>
          </w:tcPr>
          <w:p w14:paraId="0D69EB51" w14:textId="2EDD4385" w:rsidR="00443C56" w:rsidRPr="000C7330" w:rsidRDefault="00443C56" w:rsidP="008C0F65">
            <w:pPr>
              <w:pStyle w:val="a3"/>
              <w:wordWrap/>
              <w:spacing w:before="39" w:line="206" w:lineRule="auto"/>
              <w:ind w:leftChars="0" w:left="0" w:right="278"/>
              <w:jc w:val="center"/>
              <w:rPr>
                <w:ins w:id="2898" w:author="FURSYS" w:date="2025-09-03T10:57:00Z"/>
                <w:rFonts w:eastAsiaTheme="minorHAnsi"/>
                <w:color w:val="000000" w:themeColor="text1"/>
                <w:rPrChange w:id="2899" w:author="FURSYS" w:date="2025-12-04T15:42:00Z">
                  <w:rPr>
                    <w:ins w:id="2900" w:author="FURSYS" w:date="2025-09-03T10:57:00Z"/>
                    <w:rFonts w:ascii="Noto Sans CJK KR Regular" w:eastAsia="Noto Sans CJK KR Regular" w:hAnsi="Noto Sans CJK KR Regular"/>
                    <w:color w:val="000000" w:themeColor="text1"/>
                  </w:rPr>
                </w:rPrChange>
              </w:rPr>
            </w:pPr>
            <w:ins w:id="2901" w:author="FURSYS" w:date="2025-09-03T10:57:00Z">
              <w:r w:rsidRPr="000C7330">
                <w:rPr>
                  <w:rFonts w:eastAsiaTheme="minorHAnsi"/>
                  <w:color w:val="000000" w:themeColor="text1"/>
                  <w:rPrChange w:id="2902" w:author="FURSYS" w:date="2025-12-04T15:42:00Z">
                    <w:rPr>
                      <w:rFonts w:ascii="Noto Sans CJK KR Regular" w:eastAsia="Noto Sans CJK KR Regular" w:hAnsi="Noto Sans CJK KR Regular"/>
                      <w:color w:val="000000" w:themeColor="text1"/>
                    </w:rPr>
                  </w:rPrChange>
                </w:rPr>
                <w:t>30%</w:t>
              </w:r>
            </w:ins>
          </w:p>
        </w:tc>
        <w:tc>
          <w:tcPr>
            <w:tcW w:w="2936" w:type="dxa"/>
          </w:tcPr>
          <w:p w14:paraId="33754C88" w14:textId="210D662F" w:rsidR="00443C56" w:rsidRPr="000C7330" w:rsidRDefault="00443C56" w:rsidP="008C0F65">
            <w:pPr>
              <w:pStyle w:val="a3"/>
              <w:wordWrap/>
              <w:spacing w:before="39" w:line="206" w:lineRule="auto"/>
              <w:ind w:leftChars="0" w:left="0" w:right="278"/>
              <w:jc w:val="center"/>
              <w:rPr>
                <w:ins w:id="2903" w:author="FURSYS" w:date="2025-09-03T10:57:00Z"/>
                <w:rFonts w:eastAsiaTheme="minorHAnsi"/>
                <w:color w:val="000000" w:themeColor="text1"/>
                <w:rPrChange w:id="2904" w:author="FURSYS" w:date="2025-12-04T15:42:00Z">
                  <w:rPr>
                    <w:ins w:id="2905" w:author="FURSYS" w:date="2025-09-03T10:57:00Z"/>
                    <w:rFonts w:ascii="Noto Sans CJK KR Regular" w:eastAsia="Noto Sans CJK KR Regular" w:hAnsi="Noto Sans CJK KR Regular"/>
                    <w:color w:val="000000" w:themeColor="text1"/>
                  </w:rPr>
                </w:rPrChange>
              </w:rPr>
            </w:pPr>
            <w:ins w:id="2906" w:author="FURSYS" w:date="2025-09-03T10:57:00Z">
              <w:r w:rsidRPr="000C7330">
                <w:rPr>
                  <w:rFonts w:eastAsiaTheme="minorHAnsi"/>
                  <w:color w:val="000000" w:themeColor="text1"/>
                  <w:rPrChange w:id="2907" w:author="FURSYS" w:date="2025-12-04T15:42:00Z">
                    <w:rPr>
                      <w:rFonts w:ascii="Noto Sans CJK KR Regular" w:eastAsia="Noto Sans CJK KR Regular" w:hAnsi="Noto Sans CJK KR Regular"/>
                      <w:color w:val="000000" w:themeColor="text1"/>
                    </w:rPr>
                  </w:rPrChange>
                </w:rPr>
                <w:t>70%</w:t>
              </w:r>
            </w:ins>
          </w:p>
        </w:tc>
      </w:tr>
      <w:tr w:rsidR="00E61C83" w:rsidRPr="000C7330" w14:paraId="47196D9B" w14:textId="77777777" w:rsidTr="008C0F65">
        <w:trPr>
          <w:ins w:id="2908" w:author="FURSYS" w:date="2025-09-03T10:57:00Z"/>
        </w:trPr>
        <w:tc>
          <w:tcPr>
            <w:tcW w:w="2759" w:type="dxa"/>
          </w:tcPr>
          <w:p w14:paraId="1711553A" w14:textId="77777777" w:rsidR="00443C56" w:rsidRPr="000C7330" w:rsidRDefault="00443C56" w:rsidP="008C0F65">
            <w:pPr>
              <w:pStyle w:val="a3"/>
              <w:wordWrap/>
              <w:spacing w:before="39" w:line="206" w:lineRule="auto"/>
              <w:ind w:leftChars="0" w:left="0" w:right="278"/>
              <w:jc w:val="center"/>
              <w:rPr>
                <w:ins w:id="2909" w:author="FURSYS" w:date="2025-09-03T10:57:00Z"/>
                <w:rFonts w:eastAsiaTheme="minorHAnsi"/>
                <w:color w:val="000000" w:themeColor="text1"/>
                <w:rPrChange w:id="2910" w:author="FURSYS" w:date="2025-12-04T15:42:00Z">
                  <w:rPr>
                    <w:ins w:id="2911" w:author="FURSYS" w:date="2025-09-03T10:57:00Z"/>
                    <w:rFonts w:ascii="Noto Sans CJK KR Regular" w:eastAsia="Noto Sans CJK KR Regular" w:hAnsi="Noto Sans CJK KR Regular"/>
                    <w:color w:val="000000" w:themeColor="text1"/>
                  </w:rPr>
                </w:rPrChange>
              </w:rPr>
            </w:pPr>
            <w:ins w:id="2912" w:author="FURSYS" w:date="2025-09-03T10:57:00Z">
              <w:r w:rsidRPr="000C7330">
                <w:rPr>
                  <w:rFonts w:eastAsiaTheme="minorHAnsi"/>
                  <w:color w:val="000000" w:themeColor="text1"/>
                  <w:rPrChange w:id="2913" w:author="FURSYS" w:date="2025-12-04T15:42:00Z">
                    <w:rPr>
                      <w:rFonts w:ascii="Noto Sans CJK KR Regular" w:eastAsia="Noto Sans CJK KR Regular" w:hAnsi="Noto Sans CJK KR Regular"/>
                      <w:color w:val="000000" w:themeColor="text1"/>
                    </w:rPr>
                  </w:rPrChange>
                </w:rPr>
                <w:t>2년</w:t>
              </w:r>
            </w:ins>
          </w:p>
        </w:tc>
        <w:tc>
          <w:tcPr>
            <w:tcW w:w="2521" w:type="dxa"/>
          </w:tcPr>
          <w:p w14:paraId="0EFF5E5A" w14:textId="4529A80D" w:rsidR="00443C56" w:rsidRPr="000C7330" w:rsidRDefault="00443C56" w:rsidP="008C0F65">
            <w:pPr>
              <w:pStyle w:val="a3"/>
              <w:wordWrap/>
              <w:spacing w:before="39" w:line="206" w:lineRule="auto"/>
              <w:ind w:leftChars="0" w:left="0" w:right="278"/>
              <w:jc w:val="center"/>
              <w:rPr>
                <w:ins w:id="2914" w:author="FURSYS" w:date="2025-09-03T10:57:00Z"/>
                <w:rFonts w:eastAsiaTheme="minorHAnsi"/>
                <w:color w:val="000000" w:themeColor="text1"/>
                <w:rPrChange w:id="2915" w:author="FURSYS" w:date="2025-12-04T15:42:00Z">
                  <w:rPr>
                    <w:ins w:id="2916" w:author="FURSYS" w:date="2025-09-03T10:57:00Z"/>
                    <w:rFonts w:ascii="Noto Sans CJK KR Regular" w:eastAsia="Noto Sans CJK KR Regular" w:hAnsi="Noto Sans CJK KR Regular"/>
                    <w:color w:val="000000" w:themeColor="text1"/>
                  </w:rPr>
                </w:rPrChange>
              </w:rPr>
            </w:pPr>
            <w:ins w:id="2917" w:author="FURSYS" w:date="2025-09-03T10:57:00Z">
              <w:r w:rsidRPr="000C7330">
                <w:rPr>
                  <w:rFonts w:eastAsiaTheme="minorHAnsi"/>
                  <w:color w:val="000000" w:themeColor="text1"/>
                  <w:rPrChange w:id="2918" w:author="FURSYS" w:date="2025-12-04T15:42:00Z">
                    <w:rPr>
                      <w:rFonts w:ascii="Noto Sans CJK KR Regular" w:eastAsia="Noto Sans CJK KR Regular" w:hAnsi="Noto Sans CJK KR Regular"/>
                      <w:color w:val="000000" w:themeColor="text1"/>
                    </w:rPr>
                  </w:rPrChange>
                </w:rPr>
                <w:t>2</w:t>
              </w:r>
            </w:ins>
            <w:ins w:id="2919" w:author="FURSYS" w:date="2025-09-03T11:11:00Z">
              <w:r w:rsidR="00F766A8" w:rsidRPr="000C7330">
                <w:rPr>
                  <w:rFonts w:eastAsiaTheme="minorHAnsi"/>
                  <w:color w:val="000000" w:themeColor="text1"/>
                  <w:rPrChange w:id="2920" w:author="FURSYS" w:date="2025-12-04T15:42:00Z">
                    <w:rPr>
                      <w:rFonts w:ascii="Noto Sans CJK KR Regular" w:eastAsia="Noto Sans CJK KR Regular" w:hAnsi="Noto Sans CJK KR Regular"/>
                      <w:color w:val="0070C0"/>
                    </w:rPr>
                  </w:rPrChange>
                </w:rPr>
                <w:t>5</w:t>
              </w:r>
            </w:ins>
            <w:ins w:id="2921" w:author="FURSYS" w:date="2025-09-03T10:57:00Z">
              <w:r w:rsidRPr="000C7330">
                <w:rPr>
                  <w:rFonts w:eastAsiaTheme="minorHAnsi"/>
                  <w:color w:val="000000" w:themeColor="text1"/>
                  <w:rPrChange w:id="2922" w:author="FURSYS" w:date="2025-12-04T15:42:00Z">
                    <w:rPr>
                      <w:rFonts w:ascii="Noto Sans CJK KR Regular" w:eastAsia="Noto Sans CJK KR Regular" w:hAnsi="Noto Sans CJK KR Regular"/>
                      <w:color w:val="000000" w:themeColor="text1"/>
                    </w:rPr>
                  </w:rPrChange>
                </w:rPr>
                <w:t>%</w:t>
              </w:r>
            </w:ins>
          </w:p>
        </w:tc>
        <w:tc>
          <w:tcPr>
            <w:tcW w:w="2936" w:type="dxa"/>
          </w:tcPr>
          <w:p w14:paraId="75D352B9" w14:textId="4AB1F32F" w:rsidR="00443C56" w:rsidRPr="000C7330" w:rsidRDefault="004C325F" w:rsidP="008C0F65">
            <w:pPr>
              <w:pStyle w:val="a3"/>
              <w:wordWrap/>
              <w:spacing w:before="39" w:line="206" w:lineRule="auto"/>
              <w:ind w:leftChars="0" w:left="0" w:right="278"/>
              <w:jc w:val="center"/>
              <w:rPr>
                <w:ins w:id="2923" w:author="FURSYS" w:date="2025-09-03T10:57:00Z"/>
                <w:rFonts w:eastAsiaTheme="minorHAnsi"/>
                <w:color w:val="000000" w:themeColor="text1"/>
                <w:rPrChange w:id="2924" w:author="FURSYS" w:date="2025-12-04T15:42:00Z">
                  <w:rPr>
                    <w:ins w:id="2925" w:author="FURSYS" w:date="2025-09-03T10:57:00Z"/>
                    <w:rFonts w:ascii="Noto Sans CJK KR Regular" w:eastAsia="Noto Sans CJK KR Regular" w:hAnsi="Noto Sans CJK KR Regular"/>
                    <w:color w:val="000000" w:themeColor="text1"/>
                  </w:rPr>
                </w:rPrChange>
              </w:rPr>
            </w:pPr>
            <w:ins w:id="2926" w:author="FURSYS" w:date="2025-09-03T10:57:00Z">
              <w:r w:rsidRPr="000C7330">
                <w:rPr>
                  <w:rFonts w:eastAsiaTheme="minorHAnsi"/>
                  <w:color w:val="000000" w:themeColor="text1"/>
                  <w:rPrChange w:id="2927" w:author="FURSYS" w:date="2025-12-04T15:42:00Z">
                    <w:rPr>
                      <w:rFonts w:ascii="Noto Sans CJK KR Regular" w:eastAsia="Noto Sans CJK KR Regular" w:hAnsi="Noto Sans CJK KR Regular"/>
                      <w:color w:val="0070C0"/>
                    </w:rPr>
                  </w:rPrChange>
                </w:rPr>
                <w:t>45</w:t>
              </w:r>
              <w:r w:rsidR="00443C56" w:rsidRPr="000C7330">
                <w:rPr>
                  <w:rFonts w:eastAsiaTheme="minorHAnsi"/>
                  <w:color w:val="000000" w:themeColor="text1"/>
                  <w:rPrChange w:id="2928" w:author="FURSYS" w:date="2025-12-04T15:42:00Z">
                    <w:rPr>
                      <w:rFonts w:ascii="Noto Sans CJK KR Regular" w:eastAsia="Noto Sans CJK KR Regular" w:hAnsi="Noto Sans CJK KR Regular"/>
                      <w:color w:val="000000" w:themeColor="text1"/>
                    </w:rPr>
                  </w:rPrChange>
                </w:rPr>
                <w:t>%</w:t>
              </w:r>
            </w:ins>
          </w:p>
        </w:tc>
      </w:tr>
      <w:tr w:rsidR="00E61C83" w:rsidRPr="000C7330" w14:paraId="60D3060B" w14:textId="77777777" w:rsidTr="008C0F65">
        <w:trPr>
          <w:ins w:id="2929" w:author="FURSYS" w:date="2025-09-03T10:57:00Z"/>
        </w:trPr>
        <w:tc>
          <w:tcPr>
            <w:tcW w:w="2759" w:type="dxa"/>
          </w:tcPr>
          <w:p w14:paraId="358EAA73" w14:textId="77777777" w:rsidR="00443C56" w:rsidRPr="000C7330" w:rsidRDefault="00443C56" w:rsidP="008C0F65">
            <w:pPr>
              <w:pStyle w:val="a3"/>
              <w:wordWrap/>
              <w:spacing w:before="39" w:line="206" w:lineRule="auto"/>
              <w:ind w:leftChars="0" w:left="0" w:right="278"/>
              <w:jc w:val="center"/>
              <w:rPr>
                <w:ins w:id="2930" w:author="FURSYS" w:date="2025-09-03T10:57:00Z"/>
                <w:rFonts w:eastAsiaTheme="minorHAnsi"/>
                <w:color w:val="000000" w:themeColor="text1"/>
                <w:rPrChange w:id="2931" w:author="FURSYS" w:date="2025-12-04T15:42:00Z">
                  <w:rPr>
                    <w:ins w:id="2932" w:author="FURSYS" w:date="2025-09-03T10:57:00Z"/>
                    <w:rFonts w:ascii="Noto Sans CJK KR Regular" w:eastAsia="Noto Sans CJK KR Regular" w:hAnsi="Noto Sans CJK KR Regular"/>
                    <w:color w:val="000000" w:themeColor="text1"/>
                  </w:rPr>
                </w:rPrChange>
              </w:rPr>
            </w:pPr>
            <w:ins w:id="2933" w:author="FURSYS" w:date="2025-09-03T10:57:00Z">
              <w:r w:rsidRPr="000C7330">
                <w:rPr>
                  <w:rFonts w:eastAsiaTheme="minorHAnsi"/>
                  <w:color w:val="000000" w:themeColor="text1"/>
                  <w:rPrChange w:id="2934" w:author="FURSYS" w:date="2025-12-04T15:42:00Z">
                    <w:rPr>
                      <w:rFonts w:ascii="Noto Sans CJK KR Regular" w:eastAsia="Noto Sans CJK KR Regular" w:hAnsi="Noto Sans CJK KR Regular"/>
                      <w:color w:val="000000" w:themeColor="text1"/>
                    </w:rPr>
                  </w:rPrChange>
                </w:rPr>
                <w:t>3년</w:t>
              </w:r>
            </w:ins>
          </w:p>
        </w:tc>
        <w:tc>
          <w:tcPr>
            <w:tcW w:w="2521" w:type="dxa"/>
          </w:tcPr>
          <w:p w14:paraId="3D2DE122" w14:textId="0E8F2ED7" w:rsidR="00443C56" w:rsidRPr="000C7330" w:rsidRDefault="00443C56" w:rsidP="008C0F65">
            <w:pPr>
              <w:pStyle w:val="a3"/>
              <w:wordWrap/>
              <w:spacing w:before="39" w:line="206" w:lineRule="auto"/>
              <w:ind w:leftChars="0" w:left="0" w:right="278"/>
              <w:jc w:val="center"/>
              <w:rPr>
                <w:ins w:id="2935" w:author="FURSYS" w:date="2025-09-03T10:57:00Z"/>
                <w:rFonts w:eastAsiaTheme="minorHAnsi"/>
                <w:color w:val="000000" w:themeColor="text1"/>
                <w:rPrChange w:id="2936" w:author="FURSYS" w:date="2025-12-04T15:42:00Z">
                  <w:rPr>
                    <w:ins w:id="2937" w:author="FURSYS" w:date="2025-09-03T10:57:00Z"/>
                    <w:rFonts w:ascii="Noto Sans CJK KR Regular" w:eastAsia="Noto Sans CJK KR Regular" w:hAnsi="Noto Sans CJK KR Regular"/>
                    <w:color w:val="000000" w:themeColor="text1"/>
                  </w:rPr>
                </w:rPrChange>
              </w:rPr>
            </w:pPr>
            <w:ins w:id="2938" w:author="FURSYS" w:date="2025-09-03T10:57:00Z">
              <w:r w:rsidRPr="000C7330">
                <w:rPr>
                  <w:rFonts w:eastAsiaTheme="minorHAnsi"/>
                  <w:color w:val="000000" w:themeColor="text1"/>
                  <w:rPrChange w:id="2939" w:author="FURSYS" w:date="2025-12-04T15:42:00Z">
                    <w:rPr>
                      <w:rFonts w:ascii="Noto Sans CJK KR Regular" w:eastAsia="Noto Sans CJK KR Regular" w:hAnsi="Noto Sans CJK KR Regular"/>
                      <w:color w:val="000000" w:themeColor="text1"/>
                    </w:rPr>
                  </w:rPrChange>
                </w:rPr>
                <w:t>15%</w:t>
              </w:r>
            </w:ins>
          </w:p>
        </w:tc>
        <w:tc>
          <w:tcPr>
            <w:tcW w:w="2936" w:type="dxa"/>
          </w:tcPr>
          <w:p w14:paraId="2422A9A6" w14:textId="74A4C699" w:rsidR="00443C56" w:rsidRPr="000C7330" w:rsidRDefault="004C325F" w:rsidP="008C0F65">
            <w:pPr>
              <w:pStyle w:val="a3"/>
              <w:wordWrap/>
              <w:spacing w:before="39" w:line="206" w:lineRule="auto"/>
              <w:ind w:leftChars="0" w:left="0" w:right="278"/>
              <w:jc w:val="center"/>
              <w:rPr>
                <w:ins w:id="2940" w:author="FURSYS" w:date="2025-09-03T10:57:00Z"/>
                <w:rFonts w:eastAsiaTheme="minorHAnsi"/>
                <w:color w:val="000000" w:themeColor="text1"/>
                <w:rPrChange w:id="2941" w:author="FURSYS" w:date="2025-12-04T15:42:00Z">
                  <w:rPr>
                    <w:ins w:id="2942" w:author="FURSYS" w:date="2025-09-03T10:57:00Z"/>
                    <w:rFonts w:ascii="Noto Sans CJK KR Regular" w:eastAsia="Noto Sans CJK KR Regular" w:hAnsi="Noto Sans CJK KR Regular"/>
                    <w:color w:val="000000" w:themeColor="text1"/>
                  </w:rPr>
                </w:rPrChange>
              </w:rPr>
            </w:pPr>
            <w:ins w:id="2943" w:author="FURSYS" w:date="2025-09-03T10:57:00Z">
              <w:r w:rsidRPr="000C7330">
                <w:rPr>
                  <w:rFonts w:eastAsiaTheme="minorHAnsi"/>
                  <w:color w:val="000000" w:themeColor="text1"/>
                  <w:rPrChange w:id="2944" w:author="FURSYS" w:date="2025-12-04T15:42:00Z">
                    <w:rPr>
                      <w:rFonts w:ascii="Noto Sans CJK KR Regular" w:eastAsia="Noto Sans CJK KR Regular" w:hAnsi="Noto Sans CJK KR Regular"/>
                      <w:color w:val="0070C0"/>
                    </w:rPr>
                  </w:rPrChange>
                </w:rPr>
                <w:t>30</w:t>
              </w:r>
              <w:r w:rsidR="00443C56" w:rsidRPr="000C7330">
                <w:rPr>
                  <w:rFonts w:eastAsiaTheme="minorHAnsi"/>
                  <w:color w:val="000000" w:themeColor="text1"/>
                  <w:rPrChange w:id="2945" w:author="FURSYS" w:date="2025-12-04T15:42:00Z">
                    <w:rPr>
                      <w:rFonts w:ascii="Noto Sans CJK KR Regular" w:eastAsia="Noto Sans CJK KR Regular" w:hAnsi="Noto Sans CJK KR Regular"/>
                      <w:color w:val="000000" w:themeColor="text1"/>
                    </w:rPr>
                  </w:rPrChange>
                </w:rPr>
                <w:t>%</w:t>
              </w:r>
            </w:ins>
          </w:p>
        </w:tc>
      </w:tr>
      <w:tr w:rsidR="00E61C83" w:rsidRPr="000C7330" w14:paraId="60DECA4A" w14:textId="77777777" w:rsidTr="008C0F65">
        <w:trPr>
          <w:ins w:id="2946" w:author="FURSYS" w:date="2025-09-03T10:57:00Z"/>
        </w:trPr>
        <w:tc>
          <w:tcPr>
            <w:tcW w:w="2759" w:type="dxa"/>
          </w:tcPr>
          <w:p w14:paraId="1A9BAB71" w14:textId="77777777" w:rsidR="00443C56" w:rsidRPr="000C7330" w:rsidRDefault="00443C56" w:rsidP="008C0F65">
            <w:pPr>
              <w:pStyle w:val="a3"/>
              <w:wordWrap/>
              <w:spacing w:before="39" w:line="206" w:lineRule="auto"/>
              <w:ind w:leftChars="0" w:left="0" w:right="278"/>
              <w:jc w:val="center"/>
              <w:rPr>
                <w:ins w:id="2947" w:author="FURSYS" w:date="2025-09-03T10:57:00Z"/>
                <w:rFonts w:eastAsiaTheme="minorHAnsi"/>
                <w:color w:val="000000" w:themeColor="text1"/>
                <w:rPrChange w:id="2948" w:author="FURSYS" w:date="2025-12-04T15:42:00Z">
                  <w:rPr>
                    <w:ins w:id="2949" w:author="FURSYS" w:date="2025-09-03T10:57:00Z"/>
                    <w:rFonts w:ascii="Noto Sans CJK KR Regular" w:eastAsia="Noto Sans CJK KR Regular" w:hAnsi="Noto Sans CJK KR Regular"/>
                    <w:color w:val="000000" w:themeColor="text1"/>
                  </w:rPr>
                </w:rPrChange>
              </w:rPr>
            </w:pPr>
            <w:ins w:id="2950" w:author="FURSYS" w:date="2025-09-03T10:57:00Z">
              <w:r w:rsidRPr="000C7330">
                <w:rPr>
                  <w:rFonts w:eastAsiaTheme="minorHAnsi"/>
                  <w:color w:val="000000" w:themeColor="text1"/>
                  <w:rPrChange w:id="2951" w:author="FURSYS" w:date="2025-12-04T15:42:00Z">
                    <w:rPr>
                      <w:rFonts w:ascii="Noto Sans CJK KR Regular" w:eastAsia="Noto Sans CJK KR Regular" w:hAnsi="Noto Sans CJK KR Regular"/>
                      <w:color w:val="000000" w:themeColor="text1"/>
                    </w:rPr>
                  </w:rPrChange>
                </w:rPr>
                <w:t>4년</w:t>
              </w:r>
            </w:ins>
          </w:p>
        </w:tc>
        <w:tc>
          <w:tcPr>
            <w:tcW w:w="2521" w:type="dxa"/>
          </w:tcPr>
          <w:p w14:paraId="610CC08D" w14:textId="2FABEBE4" w:rsidR="00443C56" w:rsidRPr="000C7330" w:rsidRDefault="00443C56" w:rsidP="008C0F65">
            <w:pPr>
              <w:pStyle w:val="a3"/>
              <w:wordWrap/>
              <w:spacing w:before="39" w:line="206" w:lineRule="auto"/>
              <w:ind w:leftChars="0" w:left="0" w:right="278"/>
              <w:jc w:val="center"/>
              <w:rPr>
                <w:ins w:id="2952" w:author="FURSYS" w:date="2025-09-03T10:57:00Z"/>
                <w:rFonts w:eastAsiaTheme="minorHAnsi"/>
                <w:color w:val="000000" w:themeColor="text1"/>
                <w:rPrChange w:id="2953" w:author="FURSYS" w:date="2025-12-04T15:42:00Z">
                  <w:rPr>
                    <w:ins w:id="2954" w:author="FURSYS" w:date="2025-09-03T10:57:00Z"/>
                    <w:rFonts w:ascii="Noto Sans CJK KR Regular" w:eastAsia="Noto Sans CJK KR Regular" w:hAnsi="Noto Sans CJK KR Regular"/>
                    <w:color w:val="000000" w:themeColor="text1"/>
                  </w:rPr>
                </w:rPrChange>
              </w:rPr>
            </w:pPr>
            <w:ins w:id="2955" w:author="FURSYS" w:date="2025-09-03T10:57:00Z">
              <w:r w:rsidRPr="000C7330">
                <w:rPr>
                  <w:rFonts w:eastAsiaTheme="minorHAnsi"/>
                  <w:color w:val="000000" w:themeColor="text1"/>
                  <w:rPrChange w:id="2956" w:author="FURSYS" w:date="2025-12-04T15:42:00Z">
                    <w:rPr>
                      <w:rFonts w:ascii="Noto Sans CJK KR Regular" w:eastAsia="Noto Sans CJK KR Regular" w:hAnsi="Noto Sans CJK KR Regular"/>
                      <w:color w:val="000000" w:themeColor="text1"/>
                    </w:rPr>
                  </w:rPrChange>
                </w:rPr>
                <w:t>10%</w:t>
              </w:r>
            </w:ins>
          </w:p>
        </w:tc>
        <w:tc>
          <w:tcPr>
            <w:tcW w:w="2936" w:type="dxa"/>
          </w:tcPr>
          <w:p w14:paraId="4143CB65" w14:textId="1F205499" w:rsidR="00443C56" w:rsidRPr="000C7330" w:rsidRDefault="004C325F" w:rsidP="008C0F65">
            <w:pPr>
              <w:pStyle w:val="a3"/>
              <w:wordWrap/>
              <w:spacing w:before="39" w:line="206" w:lineRule="auto"/>
              <w:ind w:leftChars="0" w:left="0" w:right="278"/>
              <w:jc w:val="center"/>
              <w:rPr>
                <w:ins w:id="2957" w:author="FURSYS" w:date="2025-09-03T10:57:00Z"/>
                <w:rFonts w:eastAsiaTheme="minorHAnsi"/>
                <w:color w:val="000000" w:themeColor="text1"/>
                <w:rPrChange w:id="2958" w:author="FURSYS" w:date="2025-12-04T15:42:00Z">
                  <w:rPr>
                    <w:ins w:id="2959" w:author="FURSYS" w:date="2025-09-03T10:57:00Z"/>
                    <w:rFonts w:ascii="Noto Sans CJK KR Regular" w:eastAsia="Noto Sans CJK KR Regular" w:hAnsi="Noto Sans CJK KR Regular"/>
                    <w:color w:val="000000" w:themeColor="text1"/>
                  </w:rPr>
                </w:rPrChange>
              </w:rPr>
            </w:pPr>
            <w:ins w:id="2960" w:author="FURSYS" w:date="2025-09-03T10:57:00Z">
              <w:r w:rsidRPr="000C7330">
                <w:rPr>
                  <w:rFonts w:eastAsiaTheme="minorHAnsi"/>
                  <w:color w:val="000000" w:themeColor="text1"/>
                  <w:rPrChange w:id="2961" w:author="FURSYS" w:date="2025-12-04T15:42:00Z">
                    <w:rPr>
                      <w:rFonts w:ascii="Noto Sans CJK KR Regular" w:eastAsia="Noto Sans CJK KR Regular" w:hAnsi="Noto Sans CJK KR Regular"/>
                      <w:color w:val="0070C0"/>
                    </w:rPr>
                  </w:rPrChange>
                </w:rPr>
                <w:t>20</w:t>
              </w:r>
              <w:r w:rsidR="00443C56" w:rsidRPr="000C7330">
                <w:rPr>
                  <w:rFonts w:eastAsiaTheme="minorHAnsi"/>
                  <w:color w:val="000000" w:themeColor="text1"/>
                  <w:rPrChange w:id="2962" w:author="FURSYS" w:date="2025-12-04T15:42:00Z">
                    <w:rPr>
                      <w:rFonts w:ascii="Noto Sans CJK KR Regular" w:eastAsia="Noto Sans CJK KR Regular" w:hAnsi="Noto Sans CJK KR Regular"/>
                      <w:color w:val="000000" w:themeColor="text1"/>
                    </w:rPr>
                  </w:rPrChange>
                </w:rPr>
                <w:t>%</w:t>
              </w:r>
            </w:ins>
          </w:p>
        </w:tc>
      </w:tr>
      <w:tr w:rsidR="00E61C83" w:rsidRPr="000C7330" w14:paraId="6264DC6B" w14:textId="77777777" w:rsidTr="008C0F65">
        <w:trPr>
          <w:ins w:id="2963" w:author="FURSYS" w:date="2025-09-03T10:57:00Z"/>
        </w:trPr>
        <w:tc>
          <w:tcPr>
            <w:tcW w:w="2759" w:type="dxa"/>
          </w:tcPr>
          <w:p w14:paraId="5E036899" w14:textId="77777777" w:rsidR="00443C56" w:rsidRPr="000C7330" w:rsidRDefault="00443C56" w:rsidP="008C0F65">
            <w:pPr>
              <w:pStyle w:val="a3"/>
              <w:wordWrap/>
              <w:spacing w:before="39" w:line="206" w:lineRule="auto"/>
              <w:ind w:leftChars="0" w:left="0" w:right="278"/>
              <w:jc w:val="center"/>
              <w:rPr>
                <w:ins w:id="2964" w:author="FURSYS" w:date="2025-09-03T10:57:00Z"/>
                <w:rFonts w:eastAsiaTheme="minorHAnsi"/>
                <w:color w:val="000000" w:themeColor="text1"/>
                <w:rPrChange w:id="2965" w:author="FURSYS" w:date="2025-12-04T15:42:00Z">
                  <w:rPr>
                    <w:ins w:id="2966" w:author="FURSYS" w:date="2025-09-03T10:57:00Z"/>
                    <w:rFonts w:ascii="Noto Sans CJK KR Regular" w:eastAsia="Noto Sans CJK KR Regular" w:hAnsi="Noto Sans CJK KR Regular"/>
                    <w:color w:val="000000" w:themeColor="text1"/>
                  </w:rPr>
                </w:rPrChange>
              </w:rPr>
            </w:pPr>
            <w:ins w:id="2967" w:author="FURSYS" w:date="2025-09-03T10:57:00Z">
              <w:r w:rsidRPr="000C7330">
                <w:rPr>
                  <w:rFonts w:eastAsiaTheme="minorHAnsi"/>
                  <w:color w:val="000000" w:themeColor="text1"/>
                  <w:rPrChange w:id="2968" w:author="FURSYS" w:date="2025-12-04T15:42:00Z">
                    <w:rPr>
                      <w:rFonts w:ascii="Noto Sans CJK KR Regular" w:eastAsia="Noto Sans CJK KR Regular" w:hAnsi="Noto Sans CJK KR Regular"/>
                      <w:color w:val="000000" w:themeColor="text1"/>
                    </w:rPr>
                  </w:rPrChange>
                </w:rPr>
                <w:t>5년</w:t>
              </w:r>
            </w:ins>
          </w:p>
        </w:tc>
        <w:tc>
          <w:tcPr>
            <w:tcW w:w="2521" w:type="dxa"/>
          </w:tcPr>
          <w:p w14:paraId="43D0AF1E" w14:textId="4ED878B4" w:rsidR="00443C56" w:rsidRPr="000C7330" w:rsidRDefault="00443C56" w:rsidP="008C0F65">
            <w:pPr>
              <w:pStyle w:val="a3"/>
              <w:wordWrap/>
              <w:spacing w:before="39" w:line="206" w:lineRule="auto"/>
              <w:ind w:leftChars="0" w:left="0" w:right="278"/>
              <w:jc w:val="center"/>
              <w:rPr>
                <w:ins w:id="2969" w:author="FURSYS" w:date="2025-09-03T10:57:00Z"/>
                <w:rFonts w:eastAsiaTheme="minorHAnsi"/>
                <w:color w:val="000000" w:themeColor="text1"/>
                <w:rPrChange w:id="2970" w:author="FURSYS" w:date="2025-12-04T15:42:00Z">
                  <w:rPr>
                    <w:ins w:id="2971" w:author="FURSYS" w:date="2025-09-03T10:57:00Z"/>
                    <w:rFonts w:ascii="Noto Sans CJK KR Regular" w:eastAsia="Noto Sans CJK KR Regular" w:hAnsi="Noto Sans CJK KR Regular"/>
                    <w:color w:val="000000" w:themeColor="text1"/>
                  </w:rPr>
                </w:rPrChange>
              </w:rPr>
            </w:pPr>
            <w:ins w:id="2972" w:author="FURSYS" w:date="2025-09-03T10:57:00Z">
              <w:r w:rsidRPr="000C7330">
                <w:rPr>
                  <w:rFonts w:eastAsiaTheme="minorHAnsi"/>
                  <w:color w:val="000000" w:themeColor="text1"/>
                  <w:rPrChange w:id="2973" w:author="FURSYS" w:date="2025-12-04T15:42:00Z">
                    <w:rPr>
                      <w:rFonts w:ascii="Noto Sans CJK KR Regular" w:eastAsia="Noto Sans CJK KR Regular" w:hAnsi="Noto Sans CJK KR Regular"/>
                      <w:color w:val="000000" w:themeColor="text1"/>
                    </w:rPr>
                  </w:rPrChange>
                </w:rPr>
                <w:t>10%</w:t>
              </w:r>
            </w:ins>
          </w:p>
        </w:tc>
        <w:tc>
          <w:tcPr>
            <w:tcW w:w="2936" w:type="dxa"/>
          </w:tcPr>
          <w:p w14:paraId="37DADD34" w14:textId="0D704CE8" w:rsidR="00443C56" w:rsidRPr="000C7330" w:rsidRDefault="004C325F" w:rsidP="008C0F65">
            <w:pPr>
              <w:pStyle w:val="a3"/>
              <w:wordWrap/>
              <w:spacing w:before="39" w:line="206" w:lineRule="auto"/>
              <w:ind w:leftChars="0" w:left="0" w:right="278"/>
              <w:jc w:val="center"/>
              <w:rPr>
                <w:ins w:id="2974" w:author="FURSYS" w:date="2025-09-03T10:57:00Z"/>
                <w:rFonts w:eastAsiaTheme="minorHAnsi"/>
                <w:color w:val="000000" w:themeColor="text1"/>
                <w:rPrChange w:id="2975" w:author="FURSYS" w:date="2025-12-04T15:42:00Z">
                  <w:rPr>
                    <w:ins w:id="2976" w:author="FURSYS" w:date="2025-09-03T10:57:00Z"/>
                    <w:rFonts w:ascii="Noto Sans CJK KR Regular" w:eastAsia="Noto Sans CJK KR Regular" w:hAnsi="Noto Sans CJK KR Regular"/>
                    <w:color w:val="000000" w:themeColor="text1"/>
                  </w:rPr>
                </w:rPrChange>
              </w:rPr>
            </w:pPr>
            <w:ins w:id="2977" w:author="FURSYS" w:date="2025-09-03T10:57:00Z">
              <w:r w:rsidRPr="000C7330">
                <w:rPr>
                  <w:rFonts w:eastAsiaTheme="minorHAnsi"/>
                  <w:color w:val="000000" w:themeColor="text1"/>
                  <w:rPrChange w:id="2978" w:author="FURSYS" w:date="2025-12-04T15:42:00Z">
                    <w:rPr>
                      <w:rFonts w:ascii="Noto Sans CJK KR Regular" w:eastAsia="Noto Sans CJK KR Regular" w:hAnsi="Noto Sans CJK KR Regular"/>
                      <w:color w:val="0070C0"/>
                    </w:rPr>
                  </w:rPrChange>
                </w:rPr>
                <w:t>10</w:t>
              </w:r>
              <w:r w:rsidR="00443C56" w:rsidRPr="000C7330">
                <w:rPr>
                  <w:rFonts w:eastAsiaTheme="minorHAnsi"/>
                  <w:color w:val="000000" w:themeColor="text1"/>
                  <w:rPrChange w:id="2979" w:author="FURSYS" w:date="2025-12-04T15:42:00Z">
                    <w:rPr>
                      <w:rFonts w:ascii="Noto Sans CJK KR Regular" w:eastAsia="Noto Sans CJK KR Regular" w:hAnsi="Noto Sans CJK KR Regular"/>
                      <w:color w:val="000000" w:themeColor="text1"/>
                    </w:rPr>
                  </w:rPrChange>
                </w:rPr>
                <w:t>%</w:t>
              </w:r>
            </w:ins>
          </w:p>
        </w:tc>
      </w:tr>
      <w:tr w:rsidR="00E61C83" w:rsidRPr="000C7330" w14:paraId="321E4B21" w14:textId="77777777" w:rsidTr="008C0F65">
        <w:trPr>
          <w:ins w:id="2980" w:author="FURSYS" w:date="2025-09-03T10:57:00Z"/>
        </w:trPr>
        <w:tc>
          <w:tcPr>
            <w:tcW w:w="2759" w:type="dxa"/>
          </w:tcPr>
          <w:p w14:paraId="5268EE7B" w14:textId="77777777" w:rsidR="00443C56" w:rsidRPr="000C7330" w:rsidRDefault="00443C56" w:rsidP="008C0F65">
            <w:pPr>
              <w:pStyle w:val="a3"/>
              <w:wordWrap/>
              <w:spacing w:before="39" w:line="206" w:lineRule="auto"/>
              <w:ind w:leftChars="0" w:left="0" w:right="278"/>
              <w:jc w:val="center"/>
              <w:rPr>
                <w:ins w:id="2981" w:author="FURSYS" w:date="2025-09-03T10:57:00Z"/>
                <w:rFonts w:eastAsiaTheme="minorHAnsi"/>
                <w:color w:val="000000" w:themeColor="text1"/>
                <w:rPrChange w:id="2982" w:author="FURSYS" w:date="2025-12-04T15:42:00Z">
                  <w:rPr>
                    <w:ins w:id="2983" w:author="FURSYS" w:date="2025-09-03T10:57:00Z"/>
                    <w:rFonts w:ascii="Noto Sans CJK KR Regular" w:eastAsia="Noto Sans CJK KR Regular" w:hAnsi="Noto Sans CJK KR Regular"/>
                    <w:color w:val="000000" w:themeColor="text1"/>
                  </w:rPr>
                </w:rPrChange>
              </w:rPr>
            </w:pPr>
            <w:ins w:id="2984" w:author="FURSYS" w:date="2025-09-03T10:57:00Z">
              <w:r w:rsidRPr="000C7330">
                <w:rPr>
                  <w:rFonts w:eastAsiaTheme="minorHAnsi"/>
                  <w:color w:val="000000" w:themeColor="text1"/>
                  <w:rPrChange w:id="2985" w:author="FURSYS" w:date="2025-12-04T15:42:00Z">
                    <w:rPr>
                      <w:rFonts w:ascii="Noto Sans CJK KR Regular" w:eastAsia="Noto Sans CJK KR Regular" w:hAnsi="Noto Sans CJK KR Regular"/>
                      <w:color w:val="000000" w:themeColor="text1"/>
                    </w:rPr>
                  </w:rPrChange>
                </w:rPr>
                <w:t>6년</w:t>
              </w:r>
            </w:ins>
          </w:p>
        </w:tc>
        <w:tc>
          <w:tcPr>
            <w:tcW w:w="2521" w:type="dxa"/>
          </w:tcPr>
          <w:p w14:paraId="1E91B6F5" w14:textId="0432828F" w:rsidR="00443C56" w:rsidRPr="000C7330" w:rsidRDefault="00443C56" w:rsidP="008C0F65">
            <w:pPr>
              <w:pStyle w:val="a3"/>
              <w:wordWrap/>
              <w:spacing w:before="39" w:line="206" w:lineRule="auto"/>
              <w:ind w:leftChars="0" w:left="0" w:right="278"/>
              <w:jc w:val="center"/>
              <w:rPr>
                <w:ins w:id="2986" w:author="FURSYS" w:date="2025-09-03T10:57:00Z"/>
                <w:rFonts w:eastAsiaTheme="minorHAnsi"/>
                <w:color w:val="000000" w:themeColor="text1"/>
                <w:rPrChange w:id="2987" w:author="FURSYS" w:date="2025-12-04T15:42:00Z">
                  <w:rPr>
                    <w:ins w:id="2988" w:author="FURSYS" w:date="2025-09-03T10:57:00Z"/>
                    <w:rFonts w:ascii="Noto Sans CJK KR Regular" w:eastAsia="Noto Sans CJK KR Regular" w:hAnsi="Noto Sans CJK KR Regular"/>
                    <w:color w:val="000000" w:themeColor="text1"/>
                  </w:rPr>
                </w:rPrChange>
              </w:rPr>
            </w:pPr>
            <w:ins w:id="2989" w:author="FURSYS" w:date="2025-09-03T10:57:00Z">
              <w:r w:rsidRPr="000C7330">
                <w:rPr>
                  <w:rFonts w:eastAsiaTheme="minorHAnsi"/>
                  <w:color w:val="000000" w:themeColor="text1"/>
                  <w:rPrChange w:id="2990" w:author="FURSYS" w:date="2025-12-04T15:42:00Z">
                    <w:rPr>
                      <w:rFonts w:ascii="Noto Sans CJK KR Regular" w:eastAsia="Noto Sans CJK KR Regular" w:hAnsi="Noto Sans CJK KR Regular"/>
                      <w:color w:val="000000" w:themeColor="text1"/>
                    </w:rPr>
                  </w:rPrChange>
                </w:rPr>
                <w:t>10%</w:t>
              </w:r>
            </w:ins>
          </w:p>
        </w:tc>
        <w:tc>
          <w:tcPr>
            <w:tcW w:w="2936" w:type="dxa"/>
          </w:tcPr>
          <w:p w14:paraId="5724996A" w14:textId="5B45A6DB" w:rsidR="00443C56" w:rsidRPr="000C7330" w:rsidRDefault="00F766A8" w:rsidP="008C0F65">
            <w:pPr>
              <w:pStyle w:val="a3"/>
              <w:wordWrap/>
              <w:spacing w:before="39" w:line="206" w:lineRule="auto"/>
              <w:ind w:leftChars="0" w:left="0" w:right="278"/>
              <w:jc w:val="center"/>
              <w:rPr>
                <w:ins w:id="2991" w:author="FURSYS" w:date="2025-09-03T10:57:00Z"/>
                <w:rFonts w:eastAsiaTheme="minorHAnsi"/>
                <w:color w:val="000000" w:themeColor="text1"/>
                <w:rPrChange w:id="2992" w:author="FURSYS" w:date="2025-12-04T15:42:00Z">
                  <w:rPr>
                    <w:ins w:id="2993" w:author="FURSYS" w:date="2025-09-03T10:57:00Z"/>
                    <w:rFonts w:ascii="Noto Sans CJK KR Regular" w:eastAsia="Noto Sans CJK KR Regular" w:hAnsi="Noto Sans CJK KR Regular"/>
                    <w:color w:val="000000" w:themeColor="text1"/>
                  </w:rPr>
                </w:rPrChange>
              </w:rPr>
            </w:pPr>
            <w:ins w:id="2994" w:author="FURSYS" w:date="2025-09-03T10:57:00Z">
              <w:r w:rsidRPr="000C7330">
                <w:rPr>
                  <w:rFonts w:eastAsiaTheme="minorHAnsi"/>
                  <w:color w:val="000000" w:themeColor="text1"/>
                  <w:rPrChange w:id="2995" w:author="FURSYS" w:date="2025-12-04T15:42:00Z">
                    <w:rPr>
                      <w:rFonts w:ascii="Noto Sans CJK KR Regular" w:eastAsia="Noto Sans CJK KR Regular" w:hAnsi="Noto Sans CJK KR Regular"/>
                      <w:color w:val="0070C0"/>
                    </w:rPr>
                  </w:rPrChange>
                </w:rPr>
                <w:t>0</w:t>
              </w:r>
              <w:r w:rsidR="00443C56" w:rsidRPr="000C7330">
                <w:rPr>
                  <w:rFonts w:eastAsiaTheme="minorHAnsi"/>
                  <w:color w:val="000000" w:themeColor="text1"/>
                  <w:rPrChange w:id="2996" w:author="FURSYS" w:date="2025-12-04T15:42:00Z">
                    <w:rPr>
                      <w:rFonts w:ascii="Noto Sans CJK KR Regular" w:eastAsia="Noto Sans CJK KR Regular" w:hAnsi="Noto Sans CJK KR Regular"/>
                      <w:color w:val="000000" w:themeColor="text1"/>
                    </w:rPr>
                  </w:rPrChange>
                </w:rPr>
                <w:t>%</w:t>
              </w:r>
            </w:ins>
          </w:p>
        </w:tc>
      </w:tr>
    </w:tbl>
    <w:p w14:paraId="75D66691" w14:textId="671D2234" w:rsidR="005674CE" w:rsidRDefault="00726F0D" w:rsidP="00971B98">
      <w:pPr>
        <w:pStyle w:val="a3"/>
        <w:numPr>
          <w:ilvl w:val="1"/>
          <w:numId w:val="33"/>
        </w:numPr>
        <w:wordWrap/>
        <w:spacing w:before="39" w:line="206" w:lineRule="auto"/>
        <w:ind w:leftChars="0" w:right="278"/>
        <w:rPr>
          <w:ins w:id="2997" w:author="FURSYS" w:date="2025-12-15T14:41:00Z"/>
          <w:rFonts w:eastAsiaTheme="minorHAnsi"/>
          <w:color w:val="000000" w:themeColor="text1"/>
          <w:highlight w:val="yellow"/>
        </w:rPr>
      </w:pPr>
      <w:commentRangeStart w:id="2998"/>
      <w:ins w:id="2999" w:author="FURSYS" w:date="2025-12-15T16:40:00Z">
        <w:r>
          <w:rPr>
            <w:rFonts w:eastAsiaTheme="minorHAnsi" w:hint="eastAsia"/>
            <w:color w:val="000000" w:themeColor="text1"/>
            <w:highlight w:val="yellow"/>
          </w:rPr>
          <w:t>제품회수를 요청하는 경우</w:t>
        </w:r>
        <w:r>
          <w:rPr>
            <w:rFonts w:eastAsiaTheme="minorHAnsi"/>
            <w:color w:val="000000" w:themeColor="text1"/>
            <w:highlight w:val="yellow"/>
          </w:rPr>
          <w:br/>
        </w:r>
        <w:r>
          <w:rPr>
            <w:rFonts w:eastAsiaTheme="minorHAnsi" w:hint="eastAsia"/>
            <w:color w:val="000000" w:themeColor="text1"/>
            <w:highlight w:val="yellow"/>
          </w:rPr>
          <w:t>가.</w:t>
        </w:r>
        <w:r>
          <w:rPr>
            <w:rFonts w:eastAsiaTheme="minorHAnsi"/>
            <w:color w:val="000000" w:themeColor="text1"/>
            <w:highlight w:val="yellow"/>
          </w:rPr>
          <w:t xml:space="preserve"> </w:t>
        </w:r>
      </w:ins>
      <w:ins w:id="3000" w:author="FURSYS" w:date="2025-08-11T11:16:00Z">
        <w:r w:rsidR="00A47EFA" w:rsidRPr="000C7330">
          <w:rPr>
            <w:rFonts w:eastAsiaTheme="minorHAnsi" w:hint="eastAsia"/>
            <w:color w:val="000000" w:themeColor="text1"/>
            <w:highlight w:val="yellow"/>
            <w:rPrChange w:id="3001" w:author="FURSYS" w:date="2025-12-04T15:42:00Z">
              <w:rPr>
                <w:rFonts w:ascii="Noto Sans CJK KR Regular" w:eastAsia="Noto Sans CJK KR Regular" w:hAnsi="Noto Sans CJK KR Regular" w:hint="eastAsia"/>
                <w:color w:val="000000" w:themeColor="text1"/>
              </w:rPr>
            </w:rPrChange>
          </w:rPr>
          <w:t>계약물품을</w:t>
        </w:r>
        <w:r w:rsidR="00A47EFA" w:rsidRPr="000C7330">
          <w:rPr>
            <w:rFonts w:eastAsiaTheme="minorHAnsi"/>
            <w:color w:val="000000" w:themeColor="text1"/>
            <w:highlight w:val="yellow"/>
            <w:rPrChange w:id="3002" w:author="FURSYS" w:date="2025-12-04T15:42:00Z">
              <w:rPr>
                <w:rFonts w:ascii="Noto Sans CJK KR Regular" w:eastAsia="Noto Sans CJK KR Regular" w:hAnsi="Noto Sans CJK KR Regular"/>
                <w:color w:val="000000" w:themeColor="text1"/>
              </w:rPr>
            </w:rPrChange>
          </w:rPr>
          <w:t xml:space="preserve"> </w:t>
        </w:r>
        <w:r w:rsidR="00A47EFA" w:rsidRPr="000C7330">
          <w:rPr>
            <w:rFonts w:eastAsiaTheme="minorHAnsi" w:hint="eastAsia"/>
            <w:color w:val="000000" w:themeColor="text1"/>
            <w:highlight w:val="yellow"/>
            <w:rPrChange w:id="3003" w:author="FURSYS" w:date="2025-12-04T15:42:00Z">
              <w:rPr>
                <w:rFonts w:ascii="Noto Sans CJK KR Regular" w:eastAsia="Noto Sans CJK KR Regular" w:hAnsi="Noto Sans CJK KR Regular" w:hint="eastAsia"/>
                <w:color w:val="000000" w:themeColor="text1"/>
              </w:rPr>
            </w:rPrChange>
          </w:rPr>
          <w:t>퍼시스가</w:t>
        </w:r>
        <w:r w:rsidR="00A47EFA" w:rsidRPr="000C7330">
          <w:rPr>
            <w:rFonts w:eastAsiaTheme="minorHAnsi"/>
            <w:color w:val="000000" w:themeColor="text1"/>
            <w:highlight w:val="yellow"/>
            <w:rPrChange w:id="3004" w:author="FURSYS" w:date="2025-12-04T15:42:00Z">
              <w:rPr>
                <w:rFonts w:ascii="Noto Sans CJK KR Regular" w:eastAsia="Noto Sans CJK KR Regular" w:hAnsi="Noto Sans CJK KR Regular"/>
                <w:color w:val="000000" w:themeColor="text1"/>
              </w:rPr>
            </w:rPrChange>
          </w:rPr>
          <w:t xml:space="preserve"> </w:t>
        </w:r>
        <w:r w:rsidR="00AC1A23" w:rsidRPr="000C7330">
          <w:rPr>
            <w:rFonts w:eastAsiaTheme="minorHAnsi" w:hint="eastAsia"/>
            <w:color w:val="000000" w:themeColor="text1"/>
            <w:highlight w:val="yellow"/>
            <w:rPrChange w:id="3005" w:author="FURSYS" w:date="2025-12-04T15:42:00Z">
              <w:rPr>
                <w:rFonts w:ascii="Noto Sans CJK KR Regular" w:eastAsia="Noto Sans CJK KR Regular" w:hAnsi="Noto Sans CJK KR Regular" w:hint="eastAsia"/>
                <w:color w:val="000000" w:themeColor="text1"/>
              </w:rPr>
            </w:rPrChange>
          </w:rPr>
          <w:t>회수</w:t>
        </w:r>
      </w:ins>
      <w:ins w:id="3006" w:author="FURSYS" w:date="2025-12-15T14:41:00Z">
        <w:r w:rsidR="005674CE">
          <w:rPr>
            <w:rFonts w:eastAsiaTheme="minorHAnsi" w:hint="eastAsia"/>
            <w:color w:val="000000" w:themeColor="text1"/>
            <w:highlight w:val="yellow"/>
          </w:rPr>
          <w:t>하며</w:t>
        </w:r>
      </w:ins>
      <w:ins w:id="3007" w:author="FURSYS" w:date="2025-12-04T15:11:00Z">
        <w:r w:rsidR="007B01CA" w:rsidRPr="000C7330">
          <w:rPr>
            <w:rFonts w:eastAsiaTheme="minorHAnsi"/>
            <w:color w:val="000000" w:themeColor="text1"/>
            <w:highlight w:val="yellow"/>
            <w:rPrChange w:id="3008" w:author="FURSYS" w:date="2025-12-04T15:42:00Z">
              <w:rPr>
                <w:rStyle w:val="ac"/>
              </w:rPr>
            </w:rPrChange>
          </w:rPr>
          <w:t xml:space="preserve"> </w:t>
        </w:r>
      </w:ins>
      <w:ins w:id="3009" w:author="FURSYS" w:date="2025-12-15T14:34:00Z">
        <w:r w:rsidR="00F70485">
          <w:rPr>
            <w:rFonts w:eastAsiaTheme="minorHAnsi" w:hint="eastAsia"/>
            <w:color w:val="000000" w:themeColor="text1"/>
            <w:highlight w:val="yellow"/>
          </w:rPr>
          <w:t>퍼시스는 고객</w:t>
        </w:r>
      </w:ins>
      <w:ins w:id="3010" w:author="FURSYS" w:date="2025-12-15T14:38:00Z">
        <w:r w:rsidR="005674CE">
          <w:rPr>
            <w:rFonts w:eastAsiaTheme="minorHAnsi" w:hint="eastAsia"/>
            <w:color w:val="000000" w:themeColor="text1"/>
            <w:highlight w:val="yellow"/>
          </w:rPr>
          <w:t xml:space="preserve">에게 회수에 </w:t>
        </w:r>
      </w:ins>
      <w:ins w:id="3011" w:author="FURSYS" w:date="2025-12-15T14:39:00Z">
        <w:r w:rsidR="005674CE">
          <w:rPr>
            <w:rFonts w:eastAsiaTheme="minorHAnsi" w:hint="eastAsia"/>
            <w:color w:val="000000" w:themeColor="text1"/>
            <w:highlight w:val="yellow"/>
          </w:rPr>
          <w:t>들어간 모든 비용</w:t>
        </w:r>
      </w:ins>
      <w:ins w:id="3012" w:author="FURSYS" w:date="2025-12-15T14:41:00Z">
        <w:r w:rsidR="005674CE">
          <w:rPr>
            <w:rFonts w:eastAsiaTheme="minorHAnsi" w:hint="eastAsia"/>
            <w:color w:val="000000" w:themeColor="text1"/>
            <w:highlight w:val="yellow"/>
          </w:rPr>
          <w:t xml:space="preserve"> 일체를</w:t>
        </w:r>
      </w:ins>
      <w:ins w:id="3013" w:author="FURSYS" w:date="2025-12-15T14:39:00Z">
        <w:r w:rsidR="005674CE">
          <w:rPr>
            <w:rFonts w:eastAsiaTheme="minorHAnsi" w:hint="eastAsia"/>
            <w:color w:val="000000" w:themeColor="text1"/>
            <w:highlight w:val="yellow"/>
          </w:rPr>
          <w:t xml:space="preserve"> 청구</w:t>
        </w:r>
      </w:ins>
      <w:ins w:id="3014" w:author="FURSYS" w:date="2025-12-15T14:41:00Z">
        <w:r w:rsidR="005674CE">
          <w:rPr>
            <w:rFonts w:eastAsiaTheme="minorHAnsi" w:hint="eastAsia"/>
            <w:color w:val="000000" w:themeColor="text1"/>
            <w:highlight w:val="yellow"/>
          </w:rPr>
          <w:t>할 수 있다.</w:t>
        </w:r>
      </w:ins>
    </w:p>
    <w:p w14:paraId="3FC489D1" w14:textId="0AD9A2F1" w:rsidR="005674CE" w:rsidRDefault="00726F0D">
      <w:pPr>
        <w:pStyle w:val="a3"/>
        <w:wordWrap/>
        <w:spacing w:before="39" w:line="206" w:lineRule="auto"/>
        <w:ind w:leftChars="0" w:right="278"/>
        <w:rPr>
          <w:ins w:id="3015" w:author="FURSYS" w:date="2025-12-15T14:42:00Z"/>
          <w:rFonts w:eastAsiaTheme="minorHAnsi"/>
          <w:color w:val="000000" w:themeColor="text1"/>
          <w:highlight w:val="yellow"/>
        </w:rPr>
        <w:pPrChange w:id="3016" w:author="FURSYS" w:date="2025-12-15T16:40:00Z">
          <w:pPr>
            <w:pStyle w:val="a3"/>
            <w:numPr>
              <w:ilvl w:val="1"/>
              <w:numId w:val="33"/>
            </w:numPr>
            <w:wordWrap/>
            <w:spacing w:before="39" w:line="206" w:lineRule="auto"/>
            <w:ind w:leftChars="0" w:right="278" w:hanging="400"/>
          </w:pPr>
        </w:pPrChange>
      </w:pPr>
      <w:ins w:id="3017" w:author="FURSYS" w:date="2025-12-15T16:40:00Z">
        <w:r>
          <w:rPr>
            <w:rFonts w:eastAsiaTheme="minorHAnsi" w:hint="eastAsia"/>
            <w:color w:val="000000" w:themeColor="text1"/>
            <w:highlight w:val="yellow"/>
          </w:rPr>
          <w:t>나.</w:t>
        </w:r>
        <w:r>
          <w:rPr>
            <w:rFonts w:eastAsiaTheme="minorHAnsi"/>
            <w:color w:val="000000" w:themeColor="text1"/>
            <w:highlight w:val="yellow"/>
          </w:rPr>
          <w:t xml:space="preserve"> </w:t>
        </w:r>
        <w:r>
          <w:rPr>
            <w:rFonts w:eastAsiaTheme="minorHAnsi" w:hint="eastAsia"/>
            <w:color w:val="000000" w:themeColor="text1"/>
            <w:highlight w:val="yellow"/>
          </w:rPr>
          <w:t xml:space="preserve">제품회수 </w:t>
        </w:r>
      </w:ins>
      <w:ins w:id="3018" w:author="FURSYS" w:date="2025-12-15T14:39:00Z">
        <w:r w:rsidR="005674CE">
          <w:rPr>
            <w:rFonts w:eastAsiaTheme="minorHAnsi" w:hint="eastAsia"/>
            <w:color w:val="000000" w:themeColor="text1"/>
            <w:highlight w:val="yellow"/>
          </w:rPr>
          <w:t xml:space="preserve">비용은 물류비와 인건비 </w:t>
        </w:r>
      </w:ins>
      <w:ins w:id="3019" w:author="FURSYS" w:date="2025-12-15T14:40:00Z">
        <w:r w:rsidR="005674CE">
          <w:rPr>
            <w:rFonts w:eastAsiaTheme="minorHAnsi" w:hint="eastAsia"/>
            <w:color w:val="000000" w:themeColor="text1"/>
            <w:highlight w:val="yellow"/>
          </w:rPr>
          <w:t xml:space="preserve">기준으로 책정되며 해당 비용은 회수가 필요한 계약물품의 </w:t>
        </w:r>
        <w:r w:rsidR="005674CE" w:rsidRPr="00BA3067">
          <w:rPr>
            <w:rFonts w:eastAsiaTheme="minorHAnsi" w:hint="eastAsia"/>
            <w:color w:val="000000" w:themeColor="text1"/>
            <w:highlight w:val="yellow"/>
          </w:rPr>
          <w:t>종류</w:t>
        </w:r>
        <w:r w:rsidR="005674CE" w:rsidRPr="00BA3067">
          <w:rPr>
            <w:rFonts w:eastAsiaTheme="minorHAnsi"/>
            <w:color w:val="000000" w:themeColor="text1"/>
            <w:highlight w:val="yellow"/>
          </w:rPr>
          <w:t>·</w:t>
        </w:r>
        <w:r w:rsidR="005674CE" w:rsidRPr="00BA3067">
          <w:rPr>
            <w:rFonts w:eastAsiaTheme="minorHAnsi" w:hint="eastAsia"/>
            <w:color w:val="000000" w:themeColor="text1"/>
            <w:highlight w:val="yellow"/>
          </w:rPr>
          <w:t>수량</w:t>
        </w:r>
        <w:r w:rsidR="005674CE" w:rsidRPr="00BA3067">
          <w:rPr>
            <w:rFonts w:eastAsiaTheme="minorHAnsi"/>
            <w:color w:val="000000" w:themeColor="text1"/>
            <w:highlight w:val="yellow"/>
          </w:rPr>
          <w:t xml:space="preserve"> </w:t>
        </w:r>
        <w:r w:rsidR="005674CE" w:rsidRPr="00BA3067">
          <w:rPr>
            <w:rFonts w:eastAsiaTheme="minorHAnsi" w:hint="eastAsia"/>
            <w:color w:val="000000" w:themeColor="text1"/>
            <w:highlight w:val="yellow"/>
          </w:rPr>
          <w:t>등에</w:t>
        </w:r>
        <w:r w:rsidR="005674CE" w:rsidRPr="00BA3067">
          <w:rPr>
            <w:rFonts w:eastAsiaTheme="minorHAnsi"/>
            <w:color w:val="000000" w:themeColor="text1"/>
            <w:highlight w:val="yellow"/>
          </w:rPr>
          <w:t xml:space="preserve"> </w:t>
        </w:r>
        <w:r w:rsidR="005674CE" w:rsidRPr="00BA3067">
          <w:rPr>
            <w:rFonts w:eastAsiaTheme="minorHAnsi" w:hint="eastAsia"/>
            <w:color w:val="000000" w:themeColor="text1"/>
            <w:highlight w:val="yellow"/>
          </w:rPr>
          <w:t>따라</w:t>
        </w:r>
        <w:r w:rsidR="005674CE" w:rsidRPr="00BA3067">
          <w:rPr>
            <w:rFonts w:eastAsiaTheme="minorHAnsi"/>
            <w:color w:val="000000" w:themeColor="text1"/>
            <w:highlight w:val="yellow"/>
          </w:rPr>
          <w:t xml:space="preserve"> </w:t>
        </w:r>
        <w:r w:rsidR="005674CE" w:rsidRPr="00BA3067">
          <w:rPr>
            <w:rFonts w:eastAsiaTheme="minorHAnsi" w:hint="eastAsia"/>
            <w:color w:val="000000" w:themeColor="text1"/>
            <w:highlight w:val="yellow"/>
          </w:rPr>
          <w:t>달라질</w:t>
        </w:r>
        <w:r w:rsidR="005674CE" w:rsidRPr="00BA3067">
          <w:rPr>
            <w:rFonts w:eastAsiaTheme="minorHAnsi"/>
            <w:color w:val="000000" w:themeColor="text1"/>
            <w:highlight w:val="yellow"/>
          </w:rPr>
          <w:t xml:space="preserve"> </w:t>
        </w:r>
        <w:r w:rsidR="005674CE" w:rsidRPr="00BA3067">
          <w:rPr>
            <w:rFonts w:eastAsiaTheme="minorHAnsi" w:hint="eastAsia"/>
            <w:color w:val="000000" w:themeColor="text1"/>
            <w:highlight w:val="yellow"/>
          </w:rPr>
          <w:t>수</w:t>
        </w:r>
        <w:r w:rsidR="005674CE" w:rsidRPr="00BA3067">
          <w:rPr>
            <w:rFonts w:eastAsiaTheme="minorHAnsi"/>
            <w:color w:val="000000" w:themeColor="text1"/>
            <w:highlight w:val="yellow"/>
          </w:rPr>
          <w:t xml:space="preserve"> </w:t>
        </w:r>
        <w:r w:rsidR="005674CE" w:rsidRPr="00BA3067">
          <w:rPr>
            <w:rFonts w:eastAsiaTheme="minorHAnsi" w:hint="eastAsia"/>
            <w:color w:val="000000" w:themeColor="text1"/>
            <w:highlight w:val="yellow"/>
          </w:rPr>
          <w:t>있다</w:t>
        </w:r>
      </w:ins>
      <w:ins w:id="3020" w:author="FURSYS" w:date="2025-12-15T14:42:00Z">
        <w:r w:rsidR="005674CE">
          <w:rPr>
            <w:rFonts w:eastAsiaTheme="minorHAnsi" w:hint="eastAsia"/>
            <w:color w:val="000000" w:themeColor="text1"/>
            <w:highlight w:val="yellow"/>
          </w:rPr>
          <w:t>.</w:t>
        </w:r>
      </w:ins>
    </w:p>
    <w:p w14:paraId="497ED365" w14:textId="297CB39A" w:rsidR="009B7A94" w:rsidRDefault="005674CE">
      <w:pPr>
        <w:pStyle w:val="a3"/>
        <w:numPr>
          <w:ilvl w:val="2"/>
          <w:numId w:val="33"/>
        </w:numPr>
        <w:wordWrap/>
        <w:spacing w:before="39" w:line="206" w:lineRule="auto"/>
        <w:ind w:leftChars="0" w:right="278"/>
        <w:rPr>
          <w:ins w:id="3021" w:author="FURSYS" w:date="2025-12-05T10:00:00Z"/>
          <w:rFonts w:eastAsiaTheme="minorHAnsi"/>
          <w:color w:val="000000" w:themeColor="text1"/>
          <w:highlight w:val="yellow"/>
        </w:rPr>
        <w:pPrChange w:id="3022" w:author="FURSYS" w:date="2025-12-15T16:40:00Z">
          <w:pPr>
            <w:pStyle w:val="a3"/>
            <w:numPr>
              <w:ilvl w:val="1"/>
              <w:numId w:val="33"/>
            </w:numPr>
            <w:wordWrap/>
            <w:spacing w:before="39" w:line="206" w:lineRule="auto"/>
            <w:ind w:leftChars="0" w:right="278" w:hanging="400"/>
          </w:pPr>
        </w:pPrChange>
      </w:pPr>
      <w:ins w:id="3023" w:author="FURSYS" w:date="2025-12-15T14:42:00Z">
        <w:r>
          <w:rPr>
            <w:rFonts w:eastAsiaTheme="minorHAnsi" w:hint="eastAsia"/>
            <w:color w:val="000000" w:themeColor="text1"/>
            <w:highlight w:val="yellow"/>
          </w:rPr>
          <w:t xml:space="preserve">퍼시스는 고객이 회수를 요청하는 경우 예상회수비용을 사전에 </w:t>
        </w:r>
        <w:commentRangeStart w:id="3024"/>
        <w:r>
          <w:rPr>
            <w:rFonts w:eastAsiaTheme="minorHAnsi" w:hint="eastAsia"/>
            <w:color w:val="000000" w:themeColor="text1"/>
            <w:highlight w:val="yellow"/>
          </w:rPr>
          <w:t>안내한다</w:t>
        </w:r>
      </w:ins>
      <w:commentRangeEnd w:id="3024"/>
      <w:ins w:id="3025" w:author="FURSYS" w:date="2025-12-15T14:55:00Z">
        <w:r w:rsidR="00A15C49">
          <w:rPr>
            <w:rStyle w:val="a6"/>
          </w:rPr>
          <w:commentReference w:id="3024"/>
        </w:r>
      </w:ins>
      <w:commentRangeEnd w:id="2998"/>
      <w:r w:rsidR="007D0C60">
        <w:rPr>
          <w:rStyle w:val="a6"/>
        </w:rPr>
        <w:commentReference w:id="2998"/>
      </w:r>
      <w:ins w:id="3026" w:author="FURSYS" w:date="2025-12-15T14:42:00Z">
        <w:r>
          <w:rPr>
            <w:rFonts w:eastAsiaTheme="minorHAnsi" w:hint="eastAsia"/>
            <w:color w:val="000000" w:themeColor="text1"/>
            <w:highlight w:val="yellow"/>
          </w:rPr>
          <w:t>.</w:t>
        </w:r>
      </w:ins>
    </w:p>
    <w:p w14:paraId="394BAAE1" w14:textId="56C36DD0" w:rsidR="009B7A94" w:rsidRPr="00726F0D" w:rsidRDefault="00726F0D">
      <w:pPr>
        <w:wordWrap/>
        <w:spacing w:before="39" w:line="206" w:lineRule="auto"/>
        <w:ind w:right="278"/>
        <w:rPr>
          <w:ins w:id="3027" w:author="FURSYS" w:date="2025-12-05T10:00:00Z"/>
          <w:rFonts w:eastAsiaTheme="minorHAnsi"/>
          <w:color w:val="000000" w:themeColor="text1"/>
          <w:highlight w:val="yellow"/>
          <w:rPrChange w:id="3028" w:author="FURSYS" w:date="2025-12-15T16:41:00Z">
            <w:rPr>
              <w:ins w:id="3029" w:author="FURSYS" w:date="2025-12-05T10:00:00Z"/>
              <w:highlight w:val="yellow"/>
            </w:rPr>
          </w:rPrChange>
        </w:rPr>
        <w:pPrChange w:id="3030" w:author="FURSYS" w:date="2025-12-15T16:41:00Z">
          <w:pPr>
            <w:pStyle w:val="a3"/>
            <w:numPr>
              <w:ilvl w:val="1"/>
              <w:numId w:val="33"/>
            </w:numPr>
            <w:wordWrap/>
            <w:spacing w:before="39" w:line="206" w:lineRule="auto"/>
            <w:ind w:leftChars="0" w:right="278" w:hanging="400"/>
          </w:pPr>
        </w:pPrChange>
      </w:pPr>
      <w:ins w:id="3031" w:author="FURSYS" w:date="2025-12-15T16:41:00Z">
        <w:r>
          <w:rPr>
            <w:rFonts w:eastAsiaTheme="minorHAnsi"/>
            <w:color w:val="000000" w:themeColor="text1"/>
            <w:highlight w:val="yellow"/>
          </w:rPr>
          <w:t xml:space="preserve">③ </w:t>
        </w:r>
      </w:ins>
      <w:ins w:id="3032" w:author="FURSYS" w:date="2025-12-05T10:03:00Z">
        <w:r w:rsidR="009B7A94" w:rsidRPr="00726F0D">
          <w:rPr>
            <w:rFonts w:eastAsiaTheme="minorHAnsi"/>
            <w:color w:val="000000" w:themeColor="text1"/>
            <w:highlight w:val="yellow"/>
            <w:rPrChange w:id="3033" w:author="FURSYS" w:date="2025-12-15T16:41:00Z">
              <w:rPr>
                <w:rFonts w:eastAsiaTheme="minorHAnsi"/>
                <w:color w:val="000000" w:themeColor="text1"/>
              </w:rPr>
            </w:rPrChange>
          </w:rPr>
          <w:t>‘</w:t>
        </w:r>
        <w:r w:rsidR="009B7A94" w:rsidRPr="00726F0D">
          <w:rPr>
            <w:rFonts w:eastAsiaTheme="minorHAnsi" w:hint="eastAsia"/>
            <w:color w:val="000000" w:themeColor="text1"/>
            <w:highlight w:val="yellow"/>
            <w:rPrChange w:id="3034" w:author="FURSYS" w:date="2025-12-15T16:41:00Z">
              <w:rPr>
                <w:rFonts w:eastAsiaTheme="minorHAnsi" w:hint="eastAsia"/>
                <w:color w:val="000000" w:themeColor="text1"/>
              </w:rPr>
            </w:rPrChange>
          </w:rPr>
          <w:t>첨부</w:t>
        </w:r>
        <w:r w:rsidR="009B7A94" w:rsidRPr="00726F0D">
          <w:rPr>
            <w:rFonts w:eastAsiaTheme="minorHAnsi"/>
            <w:color w:val="000000" w:themeColor="text1"/>
            <w:highlight w:val="yellow"/>
            <w:rPrChange w:id="3035" w:author="FURSYS" w:date="2025-12-15T16:41:00Z">
              <w:rPr>
                <w:rFonts w:eastAsiaTheme="minorHAnsi"/>
                <w:color w:val="000000" w:themeColor="text1"/>
              </w:rPr>
            </w:rPrChange>
          </w:rPr>
          <w:t xml:space="preserve">(2) </w:t>
        </w:r>
        <w:r w:rsidR="009B7A94" w:rsidRPr="00726F0D">
          <w:rPr>
            <w:rFonts w:eastAsiaTheme="minorHAnsi" w:hint="eastAsia"/>
            <w:color w:val="000000" w:themeColor="text1"/>
            <w:highlight w:val="yellow"/>
            <w:rPrChange w:id="3036" w:author="FURSYS" w:date="2025-12-15T16:41:00Z">
              <w:rPr>
                <w:rFonts w:eastAsiaTheme="minorHAnsi" w:hint="eastAsia"/>
                <w:color w:val="000000" w:themeColor="text1"/>
              </w:rPr>
            </w:rPrChange>
          </w:rPr>
          <w:t>계약물품</w:t>
        </w:r>
        <w:r w:rsidR="009B7A94" w:rsidRPr="00726F0D">
          <w:rPr>
            <w:rFonts w:eastAsiaTheme="minorHAnsi"/>
            <w:color w:val="000000" w:themeColor="text1"/>
            <w:highlight w:val="yellow"/>
            <w:rPrChange w:id="3037" w:author="FURSYS" w:date="2025-12-15T16:41:00Z">
              <w:rPr>
                <w:rFonts w:eastAsiaTheme="minorHAnsi"/>
                <w:color w:val="000000" w:themeColor="text1"/>
              </w:rPr>
            </w:rPrChange>
          </w:rPr>
          <w:t xml:space="preserve"> 목록 및 </w:t>
        </w:r>
        <w:r w:rsidR="009B7A94" w:rsidRPr="00726F0D">
          <w:rPr>
            <w:rFonts w:eastAsiaTheme="minorHAnsi" w:hint="eastAsia"/>
            <w:color w:val="000000" w:themeColor="text1"/>
            <w:highlight w:val="yellow"/>
            <w:rPrChange w:id="3038" w:author="FURSYS" w:date="2025-12-15T16:41:00Z">
              <w:rPr>
                <w:rFonts w:eastAsiaTheme="minorHAnsi" w:hint="eastAsia"/>
                <w:color w:val="000000" w:themeColor="text1"/>
              </w:rPr>
            </w:rPrChange>
          </w:rPr>
          <w:t>렌탈료</w:t>
        </w:r>
        <w:r w:rsidR="009B7A94" w:rsidRPr="00726F0D">
          <w:rPr>
            <w:rFonts w:eastAsiaTheme="minorHAnsi"/>
            <w:color w:val="000000" w:themeColor="text1"/>
            <w:highlight w:val="yellow"/>
            <w:rPrChange w:id="3039" w:author="FURSYS" w:date="2025-12-15T16:41:00Z">
              <w:rPr>
                <w:rFonts w:eastAsiaTheme="minorHAnsi"/>
                <w:color w:val="000000" w:themeColor="text1"/>
              </w:rPr>
            </w:rPrChange>
          </w:rPr>
          <w:t xml:space="preserve"> 산정 견적서’</w:t>
        </w:r>
        <w:r w:rsidR="009B7A94" w:rsidRPr="00726F0D">
          <w:rPr>
            <w:rFonts w:eastAsiaTheme="minorHAnsi" w:hint="eastAsia"/>
            <w:color w:val="000000" w:themeColor="text1"/>
            <w:highlight w:val="yellow"/>
            <w:rPrChange w:id="3040" w:author="FURSYS" w:date="2025-12-15T16:41:00Z">
              <w:rPr>
                <w:rFonts w:eastAsiaTheme="minorHAnsi" w:hint="eastAsia"/>
                <w:color w:val="000000" w:themeColor="text1"/>
              </w:rPr>
            </w:rPrChange>
          </w:rPr>
          <w:t>에</w:t>
        </w:r>
        <w:r w:rsidR="009B7A94" w:rsidRPr="00726F0D">
          <w:rPr>
            <w:rFonts w:eastAsiaTheme="minorHAnsi"/>
            <w:color w:val="000000" w:themeColor="text1"/>
            <w:highlight w:val="yellow"/>
            <w:rPrChange w:id="3041" w:author="FURSYS" w:date="2025-12-15T16:41:00Z">
              <w:rPr>
                <w:rFonts w:eastAsiaTheme="minorHAnsi"/>
                <w:color w:val="000000" w:themeColor="text1"/>
              </w:rPr>
            </w:rPrChange>
          </w:rPr>
          <w:t xml:space="preserve"> </w:t>
        </w:r>
        <w:r w:rsidR="009B7A94" w:rsidRPr="00726F0D">
          <w:rPr>
            <w:rFonts w:eastAsiaTheme="minorHAnsi" w:hint="eastAsia"/>
            <w:color w:val="000000" w:themeColor="text1"/>
            <w:highlight w:val="yellow"/>
            <w:rPrChange w:id="3042" w:author="FURSYS" w:date="2025-12-15T16:41:00Z">
              <w:rPr>
                <w:rFonts w:eastAsiaTheme="minorHAnsi" w:hint="eastAsia"/>
                <w:color w:val="000000" w:themeColor="text1"/>
              </w:rPr>
            </w:rPrChange>
          </w:rPr>
          <w:t>표기된</w:t>
        </w:r>
        <w:r w:rsidR="009B7A94" w:rsidRPr="00726F0D">
          <w:rPr>
            <w:rFonts w:eastAsiaTheme="minorHAnsi"/>
            <w:color w:val="000000" w:themeColor="text1"/>
            <w:highlight w:val="yellow"/>
            <w:rPrChange w:id="3043" w:author="FURSYS" w:date="2025-12-15T16:41:00Z">
              <w:rPr>
                <w:rFonts w:eastAsiaTheme="minorHAnsi"/>
                <w:color w:val="000000" w:themeColor="text1"/>
              </w:rPr>
            </w:rPrChange>
          </w:rPr>
          <w:t xml:space="preserve"> </w:t>
        </w:r>
        <w:r w:rsidR="009B7A94" w:rsidRPr="00726F0D">
          <w:rPr>
            <w:rFonts w:eastAsiaTheme="minorHAnsi" w:hint="eastAsia"/>
            <w:color w:val="000000" w:themeColor="text1"/>
            <w:highlight w:val="yellow"/>
            <w:rPrChange w:id="3044" w:author="FURSYS" w:date="2025-12-15T16:41:00Z">
              <w:rPr>
                <w:rFonts w:eastAsiaTheme="minorHAnsi" w:hint="eastAsia"/>
                <w:color w:val="000000" w:themeColor="text1"/>
              </w:rPr>
            </w:rPrChange>
          </w:rPr>
          <w:t>인수담보부</w:t>
        </w:r>
        <w:r w:rsidR="009B7A94" w:rsidRPr="00726F0D">
          <w:rPr>
            <w:rFonts w:eastAsiaTheme="minorHAnsi"/>
            <w:color w:val="000000" w:themeColor="text1"/>
            <w:highlight w:val="yellow"/>
            <w:rPrChange w:id="3045" w:author="FURSYS" w:date="2025-12-15T16:41:00Z">
              <w:rPr>
                <w:rFonts w:eastAsiaTheme="minorHAnsi"/>
                <w:color w:val="000000" w:themeColor="text1"/>
              </w:rPr>
            </w:rPrChange>
          </w:rPr>
          <w:t xml:space="preserve"> </w:t>
        </w:r>
        <w:r w:rsidR="009B7A94" w:rsidRPr="00726F0D">
          <w:rPr>
            <w:rFonts w:eastAsiaTheme="minorHAnsi" w:hint="eastAsia"/>
            <w:color w:val="000000" w:themeColor="text1"/>
            <w:highlight w:val="yellow"/>
            <w:rPrChange w:id="3046" w:author="FURSYS" w:date="2025-12-15T16:41:00Z">
              <w:rPr>
                <w:rFonts w:eastAsiaTheme="minorHAnsi" w:hint="eastAsia"/>
                <w:color w:val="000000" w:themeColor="text1"/>
              </w:rPr>
            </w:rPrChange>
          </w:rPr>
          <w:t>품목은</w:t>
        </w:r>
      </w:ins>
      <w:ins w:id="3047" w:author="FURSYS" w:date="2025-12-15T16:36:00Z">
        <w:r w:rsidRPr="00726F0D">
          <w:rPr>
            <w:rFonts w:eastAsiaTheme="minorHAnsi"/>
            <w:color w:val="000000" w:themeColor="text1"/>
            <w:highlight w:val="yellow"/>
            <w:rPrChange w:id="3048" w:author="FURSYS" w:date="2025-12-15T16:41:00Z">
              <w:rPr>
                <w:highlight w:val="yellow"/>
              </w:rPr>
            </w:rPrChange>
          </w:rPr>
          <w:t xml:space="preserve"> 회수대상에 포함되지 않으며 고객은</w:t>
        </w:r>
      </w:ins>
      <w:ins w:id="3049" w:author="FURSYS" w:date="2025-12-15T16:37:00Z">
        <w:r w:rsidRPr="00726F0D">
          <w:rPr>
            <w:rFonts w:eastAsiaTheme="minorHAnsi"/>
            <w:color w:val="000000" w:themeColor="text1"/>
            <w:highlight w:val="yellow"/>
            <w:rPrChange w:id="3050" w:author="FURSYS" w:date="2025-12-15T16:41:00Z">
              <w:rPr>
                <w:highlight w:val="yellow"/>
              </w:rPr>
            </w:rPrChange>
          </w:rPr>
          <w:t xml:space="preserve"> 본조</w:t>
        </w:r>
      </w:ins>
      <w:ins w:id="3051" w:author="FURSYS" w:date="2025-12-15T16:36:00Z">
        <w:r w:rsidRPr="00726F0D">
          <w:rPr>
            <w:rFonts w:eastAsiaTheme="minorHAnsi"/>
            <w:color w:val="000000" w:themeColor="text1"/>
            <w:highlight w:val="yellow"/>
            <w:rPrChange w:id="3052" w:author="FURSYS" w:date="2025-12-15T16:41:00Z">
              <w:rPr>
                <w:highlight w:val="yellow"/>
              </w:rPr>
            </w:rPrChange>
          </w:rPr>
          <w:t xml:space="preserve"> 2</w:t>
        </w:r>
        <w:r w:rsidRPr="00726F0D">
          <w:rPr>
            <w:rFonts w:eastAsiaTheme="minorHAnsi" w:hint="eastAsia"/>
            <w:color w:val="000000" w:themeColor="text1"/>
            <w:highlight w:val="yellow"/>
            <w:rPrChange w:id="3053" w:author="FURSYS" w:date="2025-12-15T16:41:00Z">
              <w:rPr>
                <w:rFonts w:hint="eastAsia"/>
                <w:highlight w:val="yellow"/>
              </w:rPr>
            </w:rPrChange>
          </w:rPr>
          <w:t>항</w:t>
        </w:r>
        <w:r w:rsidRPr="00726F0D">
          <w:rPr>
            <w:rFonts w:eastAsiaTheme="minorHAnsi"/>
            <w:color w:val="000000" w:themeColor="text1"/>
            <w:highlight w:val="yellow"/>
            <w:rPrChange w:id="3054" w:author="FURSYS" w:date="2025-12-15T16:41:00Z">
              <w:rPr>
                <w:highlight w:val="yellow"/>
              </w:rPr>
            </w:rPrChange>
          </w:rPr>
          <w:t xml:space="preserve"> 1</w:t>
        </w:r>
      </w:ins>
      <w:ins w:id="3055" w:author="FURSYS" w:date="2025-12-15T16:37:00Z">
        <w:r w:rsidRPr="00726F0D">
          <w:rPr>
            <w:rFonts w:eastAsiaTheme="minorHAnsi" w:hint="eastAsia"/>
            <w:color w:val="000000" w:themeColor="text1"/>
            <w:highlight w:val="yellow"/>
            <w:rPrChange w:id="3056" w:author="FURSYS" w:date="2025-12-15T16:41:00Z">
              <w:rPr>
                <w:rFonts w:hint="eastAsia"/>
                <w:highlight w:val="yellow"/>
              </w:rPr>
            </w:rPrChange>
          </w:rPr>
          <w:t>호</w:t>
        </w:r>
      </w:ins>
      <w:ins w:id="3057" w:author="FURSYS" w:date="2025-12-15T16:36:00Z">
        <w:r w:rsidRPr="00726F0D">
          <w:rPr>
            <w:rFonts w:eastAsiaTheme="minorHAnsi" w:hint="eastAsia"/>
            <w:color w:val="000000" w:themeColor="text1"/>
            <w:highlight w:val="yellow"/>
            <w:rPrChange w:id="3058" w:author="FURSYS" w:date="2025-12-15T16:41:00Z">
              <w:rPr>
                <w:rFonts w:hint="eastAsia"/>
                <w:highlight w:val="yellow"/>
              </w:rPr>
            </w:rPrChange>
          </w:rPr>
          <w:t>에</w:t>
        </w:r>
        <w:r w:rsidRPr="00726F0D">
          <w:rPr>
            <w:rFonts w:eastAsiaTheme="minorHAnsi"/>
            <w:color w:val="000000" w:themeColor="text1"/>
            <w:highlight w:val="yellow"/>
            <w:rPrChange w:id="3059" w:author="FURSYS" w:date="2025-12-15T16:41:00Z">
              <w:rPr>
                <w:highlight w:val="yellow"/>
              </w:rPr>
            </w:rPrChange>
          </w:rPr>
          <w:t xml:space="preserve"> </w:t>
        </w:r>
        <w:r w:rsidRPr="00726F0D">
          <w:rPr>
            <w:rFonts w:eastAsiaTheme="minorHAnsi" w:hint="eastAsia"/>
            <w:color w:val="000000" w:themeColor="text1"/>
            <w:highlight w:val="yellow"/>
            <w:rPrChange w:id="3060" w:author="FURSYS" w:date="2025-12-15T16:41:00Z">
              <w:rPr>
                <w:rFonts w:hint="eastAsia"/>
                <w:highlight w:val="yellow"/>
              </w:rPr>
            </w:rPrChange>
          </w:rPr>
          <w:t>따라</w:t>
        </w:r>
        <w:r w:rsidRPr="00726F0D">
          <w:rPr>
            <w:rFonts w:eastAsiaTheme="minorHAnsi"/>
            <w:color w:val="000000" w:themeColor="text1"/>
            <w:highlight w:val="yellow"/>
            <w:rPrChange w:id="3061" w:author="FURSYS" w:date="2025-12-15T16:41:00Z">
              <w:rPr>
                <w:highlight w:val="yellow"/>
              </w:rPr>
            </w:rPrChange>
          </w:rPr>
          <w:t xml:space="preserve"> </w:t>
        </w:r>
        <w:r w:rsidRPr="00726F0D">
          <w:rPr>
            <w:rFonts w:eastAsiaTheme="minorHAnsi" w:hint="eastAsia"/>
            <w:color w:val="000000" w:themeColor="text1"/>
            <w:highlight w:val="yellow"/>
            <w:rPrChange w:id="3062" w:author="FURSYS" w:date="2025-12-15T16:41:00Z">
              <w:rPr>
                <w:rFonts w:hint="eastAsia"/>
                <w:highlight w:val="yellow"/>
              </w:rPr>
            </w:rPrChange>
          </w:rPr>
          <w:t>유상인수금을</w:t>
        </w:r>
        <w:r w:rsidRPr="00726F0D">
          <w:rPr>
            <w:rFonts w:eastAsiaTheme="minorHAnsi"/>
            <w:color w:val="000000" w:themeColor="text1"/>
            <w:highlight w:val="yellow"/>
            <w:rPrChange w:id="3063" w:author="FURSYS" w:date="2025-12-15T16:41:00Z">
              <w:rPr>
                <w:highlight w:val="yellow"/>
              </w:rPr>
            </w:rPrChange>
          </w:rPr>
          <w:t xml:space="preserve"> </w:t>
        </w:r>
        <w:r w:rsidRPr="00726F0D">
          <w:rPr>
            <w:rFonts w:eastAsiaTheme="minorHAnsi" w:hint="eastAsia"/>
            <w:color w:val="000000" w:themeColor="text1"/>
            <w:highlight w:val="yellow"/>
            <w:rPrChange w:id="3064" w:author="FURSYS" w:date="2025-12-15T16:41:00Z">
              <w:rPr>
                <w:rFonts w:hint="eastAsia"/>
                <w:highlight w:val="yellow"/>
              </w:rPr>
            </w:rPrChange>
          </w:rPr>
          <w:t>퍼시</w:t>
        </w:r>
      </w:ins>
      <w:ins w:id="3065" w:author="FURSYS" w:date="2025-12-15T16:37:00Z">
        <w:r w:rsidRPr="00726F0D">
          <w:rPr>
            <w:rFonts w:eastAsiaTheme="minorHAnsi" w:hint="eastAsia"/>
            <w:color w:val="000000" w:themeColor="text1"/>
            <w:highlight w:val="yellow"/>
            <w:rPrChange w:id="3066" w:author="FURSYS" w:date="2025-12-15T16:41:00Z">
              <w:rPr>
                <w:rFonts w:hint="eastAsia"/>
                <w:highlight w:val="yellow"/>
              </w:rPr>
            </w:rPrChange>
          </w:rPr>
          <w:t>스에</w:t>
        </w:r>
        <w:r w:rsidRPr="00726F0D">
          <w:rPr>
            <w:rFonts w:eastAsiaTheme="minorHAnsi"/>
            <w:color w:val="000000" w:themeColor="text1"/>
            <w:highlight w:val="yellow"/>
            <w:rPrChange w:id="3067" w:author="FURSYS" w:date="2025-12-15T16:41:00Z">
              <w:rPr>
                <w:highlight w:val="yellow"/>
              </w:rPr>
            </w:rPrChange>
          </w:rPr>
          <w:t xml:space="preserve"> </w:t>
        </w:r>
        <w:r w:rsidRPr="00726F0D">
          <w:rPr>
            <w:rFonts w:eastAsiaTheme="minorHAnsi" w:hint="eastAsia"/>
            <w:color w:val="000000" w:themeColor="text1"/>
            <w:highlight w:val="yellow"/>
            <w:rPrChange w:id="3068" w:author="FURSYS" w:date="2025-12-15T16:41:00Z">
              <w:rPr>
                <w:rFonts w:hint="eastAsia"/>
                <w:highlight w:val="yellow"/>
              </w:rPr>
            </w:rPrChange>
          </w:rPr>
          <w:t>지급하여야</w:t>
        </w:r>
        <w:r w:rsidRPr="00726F0D">
          <w:rPr>
            <w:rFonts w:eastAsiaTheme="minorHAnsi"/>
            <w:color w:val="000000" w:themeColor="text1"/>
            <w:highlight w:val="yellow"/>
            <w:rPrChange w:id="3069" w:author="FURSYS" w:date="2025-12-15T16:41:00Z">
              <w:rPr>
                <w:highlight w:val="yellow"/>
              </w:rPr>
            </w:rPrChange>
          </w:rPr>
          <w:t xml:space="preserve"> </w:t>
        </w:r>
        <w:r w:rsidRPr="00726F0D">
          <w:rPr>
            <w:rFonts w:eastAsiaTheme="minorHAnsi" w:hint="eastAsia"/>
            <w:color w:val="000000" w:themeColor="text1"/>
            <w:highlight w:val="yellow"/>
            <w:rPrChange w:id="3070" w:author="FURSYS" w:date="2025-12-15T16:41:00Z">
              <w:rPr>
                <w:rFonts w:hint="eastAsia"/>
                <w:highlight w:val="yellow"/>
              </w:rPr>
            </w:rPrChange>
          </w:rPr>
          <w:t>한다</w:t>
        </w:r>
        <w:r w:rsidRPr="00726F0D">
          <w:rPr>
            <w:rFonts w:eastAsiaTheme="minorHAnsi"/>
            <w:color w:val="000000" w:themeColor="text1"/>
            <w:highlight w:val="yellow"/>
            <w:rPrChange w:id="3071" w:author="FURSYS" w:date="2025-12-15T16:41:00Z">
              <w:rPr>
                <w:highlight w:val="yellow"/>
              </w:rPr>
            </w:rPrChange>
          </w:rPr>
          <w:t xml:space="preserve">. </w:t>
        </w:r>
      </w:ins>
    </w:p>
    <w:p w14:paraId="6AEDDE5D" w14:textId="49FAD6E1" w:rsidR="00971B98" w:rsidRPr="00354691" w:rsidDel="00321292" w:rsidRDefault="00726F0D">
      <w:pPr>
        <w:wordWrap/>
        <w:spacing w:before="39" w:line="206" w:lineRule="auto"/>
        <w:ind w:right="278"/>
        <w:rPr>
          <w:del w:id="3072" w:author="FURSYS" w:date="2025-08-08T16:48:00Z"/>
          <w:rFonts w:eastAsiaTheme="minorHAnsi"/>
          <w:color w:val="000000" w:themeColor="text1"/>
          <w:rPrChange w:id="3073" w:author="FURSYS" w:date="2025-12-15T14:52:00Z">
            <w:rPr>
              <w:del w:id="3074" w:author="FURSYS" w:date="2025-08-08T16:48:00Z"/>
              <w:rFonts w:ascii="Noto Sans CJK KR Regular" w:eastAsia="Noto Sans CJK KR Regular" w:hAnsi="Noto Sans CJK KR Regular"/>
              <w:color w:val="000000" w:themeColor="text1"/>
            </w:rPr>
          </w:rPrChange>
        </w:rPr>
        <w:pPrChange w:id="3075" w:author="FURSYS" w:date="2025-12-05T10:00:00Z">
          <w:pPr>
            <w:pStyle w:val="a3"/>
            <w:numPr>
              <w:ilvl w:val="1"/>
              <w:numId w:val="33"/>
            </w:numPr>
            <w:wordWrap/>
            <w:spacing w:before="39" w:line="206" w:lineRule="auto"/>
            <w:ind w:leftChars="0" w:right="278" w:hanging="400"/>
          </w:pPr>
        </w:pPrChange>
      </w:pPr>
      <w:ins w:id="3076" w:author="FURSYS" w:date="2025-12-15T16:41:00Z">
        <w:r w:rsidRPr="00726F0D">
          <w:rPr>
            <w:rFonts w:eastAsiaTheme="minorHAnsi"/>
            <w:color w:val="000000" w:themeColor="text1"/>
            <w:highlight w:val="yellow"/>
            <w:rPrChange w:id="3077" w:author="FURSYS" w:date="2025-12-15T16:41:00Z">
              <w:rPr>
                <w:rFonts w:eastAsiaTheme="minorHAnsi"/>
                <w:color w:val="000000" w:themeColor="text1"/>
              </w:rPr>
            </w:rPrChange>
          </w:rPr>
          <w:t>④</w:t>
        </w:r>
        <w:r>
          <w:rPr>
            <w:rFonts w:eastAsiaTheme="minorHAnsi"/>
            <w:color w:val="000000" w:themeColor="text1"/>
          </w:rPr>
          <w:t xml:space="preserve"> </w:t>
        </w:r>
      </w:ins>
      <w:del w:id="3078" w:author="FURSYS" w:date="2025-08-08T16:48:00Z">
        <w:r w:rsidR="0060095A" w:rsidRPr="00354691" w:rsidDel="00321292">
          <w:rPr>
            <w:rFonts w:eastAsiaTheme="minorHAnsi" w:hint="eastAsia"/>
            <w:color w:val="000000" w:themeColor="text1"/>
            <w:rPrChange w:id="3079" w:author="FURSYS" w:date="2025-12-15T14:52:00Z">
              <w:rPr>
                <w:rFonts w:ascii="Noto Sans CJK KR Regular" w:eastAsia="Noto Sans CJK KR Regular" w:hAnsi="Noto Sans CJK KR Regular" w:hint="eastAsia"/>
                <w:color w:val="000000" w:themeColor="text1"/>
              </w:rPr>
            </w:rPrChange>
          </w:rPr>
          <w:delText>소유권을</w:delText>
        </w:r>
        <w:r w:rsidR="0060095A" w:rsidRPr="00354691" w:rsidDel="00321292">
          <w:rPr>
            <w:rFonts w:eastAsiaTheme="minorHAnsi"/>
            <w:color w:val="000000" w:themeColor="text1"/>
            <w:rPrChange w:id="3080" w:author="FURSYS" w:date="2025-12-15T14:52:00Z">
              <w:rPr>
                <w:rFonts w:ascii="Noto Sans CJK KR Regular" w:eastAsia="Noto Sans CJK KR Regular" w:hAnsi="Noto Sans CJK KR Regular"/>
                <w:color w:val="000000" w:themeColor="text1"/>
              </w:rPr>
            </w:rPrChange>
          </w:rPr>
          <w:delText xml:space="preserve"> </w:delText>
        </w:r>
        <w:r w:rsidR="00545144" w:rsidRPr="00354691" w:rsidDel="00321292">
          <w:rPr>
            <w:rFonts w:eastAsiaTheme="minorHAnsi" w:hint="eastAsia"/>
            <w:color w:val="000000" w:themeColor="text1"/>
            <w:rPrChange w:id="3081" w:author="FURSYS" w:date="2025-12-15T14:52:00Z">
              <w:rPr>
                <w:rFonts w:ascii="Noto Sans CJK KR Regular" w:eastAsia="Noto Sans CJK KR Regular" w:hAnsi="Noto Sans CJK KR Regular" w:hint="eastAsia"/>
                <w:color w:val="000000" w:themeColor="text1"/>
              </w:rPr>
            </w:rPrChange>
          </w:rPr>
          <w:delText>퍼시스</w:delText>
        </w:r>
        <w:r w:rsidR="0060095A" w:rsidRPr="00354691" w:rsidDel="00321292">
          <w:rPr>
            <w:rFonts w:eastAsiaTheme="minorHAnsi" w:hint="eastAsia"/>
            <w:color w:val="000000" w:themeColor="text1"/>
            <w:rPrChange w:id="3082" w:author="FURSYS" w:date="2025-12-15T14:52:00Z">
              <w:rPr>
                <w:rFonts w:ascii="Noto Sans CJK KR Regular" w:eastAsia="Noto Sans CJK KR Regular" w:hAnsi="Noto Sans CJK KR Regular" w:hint="eastAsia"/>
                <w:color w:val="000000" w:themeColor="text1"/>
              </w:rPr>
            </w:rPrChange>
          </w:rPr>
          <w:delText>로부터</w:delText>
        </w:r>
        <w:r w:rsidR="0060095A" w:rsidRPr="00354691" w:rsidDel="00321292">
          <w:rPr>
            <w:rFonts w:eastAsiaTheme="minorHAnsi"/>
            <w:color w:val="000000" w:themeColor="text1"/>
            <w:rPrChange w:id="3083" w:author="FURSYS" w:date="2025-12-15T14:52:00Z">
              <w:rPr>
                <w:rFonts w:ascii="Noto Sans CJK KR Regular" w:eastAsia="Noto Sans CJK KR Regular" w:hAnsi="Noto Sans CJK KR Regular"/>
                <w:color w:val="000000" w:themeColor="text1"/>
              </w:rPr>
            </w:rPrChange>
          </w:rPr>
          <w:delText xml:space="preserve"> </w:delText>
        </w:r>
        <w:r w:rsidR="0060095A" w:rsidRPr="00354691" w:rsidDel="00321292">
          <w:rPr>
            <w:rFonts w:eastAsiaTheme="minorHAnsi" w:hint="eastAsia"/>
            <w:color w:val="000000" w:themeColor="text1"/>
            <w:rPrChange w:id="3084" w:author="FURSYS" w:date="2025-12-15T14:52:00Z">
              <w:rPr>
                <w:rFonts w:ascii="Noto Sans CJK KR Regular" w:eastAsia="Noto Sans CJK KR Regular" w:hAnsi="Noto Sans CJK KR Regular" w:hint="eastAsia"/>
                <w:color w:val="000000" w:themeColor="text1"/>
              </w:rPr>
            </w:rPrChange>
          </w:rPr>
          <w:delText>이전</w:delText>
        </w:r>
        <w:r w:rsidR="0060095A" w:rsidRPr="00354691" w:rsidDel="00321292">
          <w:rPr>
            <w:rFonts w:eastAsiaTheme="minorHAnsi"/>
            <w:color w:val="000000" w:themeColor="text1"/>
            <w:rPrChange w:id="3085" w:author="FURSYS" w:date="2025-12-15T14:52:00Z">
              <w:rPr>
                <w:rFonts w:ascii="Noto Sans CJK KR Regular" w:eastAsia="Noto Sans CJK KR Regular" w:hAnsi="Noto Sans CJK KR Regular"/>
                <w:color w:val="000000" w:themeColor="text1"/>
              </w:rPr>
            </w:rPrChange>
          </w:rPr>
          <w:delText xml:space="preserve"> </w:delText>
        </w:r>
        <w:r w:rsidR="0060095A" w:rsidRPr="00354691" w:rsidDel="00321292">
          <w:rPr>
            <w:rFonts w:eastAsiaTheme="minorHAnsi" w:hint="eastAsia"/>
            <w:color w:val="000000" w:themeColor="text1"/>
            <w:rPrChange w:id="3086" w:author="FURSYS" w:date="2025-12-15T14:52:00Z">
              <w:rPr>
                <w:rFonts w:ascii="Noto Sans CJK KR Regular" w:eastAsia="Noto Sans CJK KR Regular" w:hAnsi="Noto Sans CJK KR Regular" w:hint="eastAsia"/>
                <w:color w:val="000000" w:themeColor="text1"/>
              </w:rPr>
            </w:rPrChange>
          </w:rPr>
          <w:delText>받</w:delText>
        </w:r>
        <w:r w:rsidR="00545144" w:rsidRPr="00354691" w:rsidDel="00321292">
          <w:rPr>
            <w:rFonts w:eastAsiaTheme="minorHAnsi" w:hint="eastAsia"/>
            <w:color w:val="000000" w:themeColor="text1"/>
            <w:rPrChange w:id="3087" w:author="FURSYS" w:date="2025-12-15T14:52:00Z">
              <w:rPr>
                <w:rFonts w:ascii="Noto Sans CJK KR Regular" w:eastAsia="Noto Sans CJK KR Regular" w:hAnsi="Noto Sans CJK KR Regular" w:hint="eastAsia"/>
                <w:color w:val="000000" w:themeColor="text1"/>
              </w:rPr>
            </w:rPrChange>
          </w:rPr>
          <w:delText>고</w:delText>
        </w:r>
        <w:r w:rsidR="0060095A" w:rsidRPr="00354691" w:rsidDel="00321292">
          <w:rPr>
            <w:rFonts w:eastAsiaTheme="minorHAnsi"/>
            <w:color w:val="000000" w:themeColor="text1"/>
            <w:rPrChange w:id="3088" w:author="FURSYS" w:date="2025-12-15T14:52:00Z">
              <w:rPr>
                <w:rFonts w:ascii="Noto Sans CJK KR Regular" w:eastAsia="Noto Sans CJK KR Regular" w:hAnsi="Noto Sans CJK KR Regular"/>
                <w:color w:val="000000" w:themeColor="text1"/>
              </w:rPr>
            </w:rPrChange>
          </w:rPr>
          <w:delText xml:space="preserve"> 자가 관리</w:delText>
        </w:r>
        <w:r w:rsidR="00545144" w:rsidRPr="00354691" w:rsidDel="00321292">
          <w:rPr>
            <w:rFonts w:eastAsiaTheme="minorHAnsi" w:hint="eastAsia"/>
            <w:color w:val="000000" w:themeColor="text1"/>
            <w:rPrChange w:id="3089" w:author="FURSYS" w:date="2025-12-15T14:52:00Z">
              <w:rPr>
                <w:rFonts w:ascii="Noto Sans CJK KR Regular" w:eastAsia="Noto Sans CJK KR Regular" w:hAnsi="Noto Sans CJK KR Regular" w:hint="eastAsia"/>
                <w:color w:val="000000" w:themeColor="text1"/>
              </w:rPr>
            </w:rPrChange>
          </w:rPr>
          <w:delText>한</w:delText>
        </w:r>
        <w:r w:rsidR="0060095A" w:rsidRPr="00354691" w:rsidDel="00321292">
          <w:rPr>
            <w:rFonts w:eastAsiaTheme="minorHAnsi" w:hint="eastAsia"/>
            <w:color w:val="000000" w:themeColor="text1"/>
            <w:rPrChange w:id="3090" w:author="FURSYS" w:date="2025-12-15T14:52:00Z">
              <w:rPr>
                <w:rFonts w:ascii="Noto Sans CJK KR Regular" w:eastAsia="Noto Sans CJK KR Regular" w:hAnsi="Noto Sans CJK KR Regular" w:hint="eastAsia"/>
                <w:color w:val="000000" w:themeColor="text1"/>
              </w:rPr>
            </w:rPrChange>
          </w:rPr>
          <w:delText>다</w:delText>
        </w:r>
        <w:r w:rsidR="00971B98" w:rsidRPr="00354691" w:rsidDel="00321292">
          <w:rPr>
            <w:rFonts w:eastAsiaTheme="minorHAnsi"/>
            <w:color w:val="000000" w:themeColor="text1"/>
            <w:rPrChange w:id="3091" w:author="FURSYS" w:date="2025-12-15T14:52:00Z">
              <w:rPr>
                <w:rFonts w:ascii="Noto Sans CJK KR Regular" w:eastAsia="Noto Sans CJK KR Regular" w:hAnsi="Noto Sans CJK KR Regular"/>
                <w:color w:val="000000" w:themeColor="text1"/>
              </w:rPr>
            </w:rPrChange>
          </w:rPr>
          <w:delText>.</w:delText>
        </w:r>
      </w:del>
    </w:p>
    <w:p w14:paraId="6C92F477" w14:textId="524868FF" w:rsidR="00971B98" w:rsidRPr="000C7330" w:rsidDel="009B7A94" w:rsidRDefault="00DE279C">
      <w:pPr>
        <w:rPr>
          <w:del w:id="3092" w:author="FURSYS" w:date="2025-12-05T10:00:00Z"/>
          <w:rPrChange w:id="3093" w:author="FURSYS" w:date="2025-12-04T15:42:00Z">
            <w:rPr>
              <w:del w:id="3094" w:author="FURSYS" w:date="2025-12-05T10:00:00Z"/>
              <w:rFonts w:ascii="Noto Sans CJK KR Regular" w:eastAsia="Noto Sans CJK KR Regular" w:hAnsi="Noto Sans CJK KR Regular"/>
              <w:color w:val="000000" w:themeColor="text1"/>
            </w:rPr>
          </w:rPrChange>
        </w:rPr>
        <w:pPrChange w:id="3095" w:author="FURSYS" w:date="2025-12-05T10:00:00Z">
          <w:pPr>
            <w:pStyle w:val="a3"/>
            <w:numPr>
              <w:ilvl w:val="1"/>
              <w:numId w:val="33"/>
            </w:numPr>
            <w:wordWrap/>
            <w:spacing w:before="39" w:line="206" w:lineRule="auto"/>
            <w:ind w:leftChars="0" w:right="278" w:hanging="400"/>
          </w:pPr>
        </w:pPrChange>
      </w:pPr>
      <w:del w:id="3096" w:author="FURSYS" w:date="2025-08-11T11:14:00Z">
        <w:r w:rsidRPr="000C7330" w:rsidDel="0009227B">
          <w:rPr>
            <w:rFonts w:hint="eastAsia"/>
            <w:rPrChange w:id="3097" w:author="FURSYS" w:date="2025-12-04T15:42:00Z">
              <w:rPr>
                <w:rFonts w:ascii="Noto Sans CJK KR Regular" w:eastAsia="Noto Sans CJK KR Regular" w:hAnsi="Noto Sans CJK KR Regular" w:hint="eastAsia"/>
                <w:color w:val="000000" w:themeColor="text1"/>
                <w:highlight w:val="yellow"/>
              </w:rPr>
            </w:rPrChange>
          </w:rPr>
          <w:delText>퍼시스에게</w:delText>
        </w:r>
        <w:r w:rsidRPr="000C7330" w:rsidDel="0009227B">
          <w:rPr>
            <w:rPrChange w:id="3098" w:author="FURSYS" w:date="2025-12-04T15:42:00Z">
              <w:rPr>
                <w:rFonts w:ascii="Noto Sans CJK KR Regular" w:eastAsia="Noto Sans CJK KR Regular" w:hAnsi="Noto Sans CJK KR Regular"/>
                <w:color w:val="000000" w:themeColor="text1"/>
                <w:highlight w:val="yellow"/>
              </w:rPr>
            </w:rPrChange>
          </w:rPr>
          <w:delText xml:space="preserve"> </w:delText>
        </w:r>
      </w:del>
      <w:del w:id="3099" w:author="FURSYS" w:date="2025-08-11T11:16:00Z">
        <w:r w:rsidR="00545144" w:rsidRPr="000C7330" w:rsidDel="00A47EFA">
          <w:rPr>
            <w:rFonts w:hint="eastAsia"/>
            <w:rPrChange w:id="3100" w:author="FURSYS" w:date="2025-12-04T15:42:00Z">
              <w:rPr>
                <w:rFonts w:ascii="Noto Sans CJK KR Regular" w:eastAsia="Noto Sans CJK KR Regular" w:hAnsi="Noto Sans CJK KR Regular" w:hint="eastAsia"/>
                <w:color w:val="000000" w:themeColor="text1"/>
                <w:highlight w:val="yellow"/>
              </w:rPr>
            </w:rPrChange>
          </w:rPr>
          <w:delText>계약물품</w:delText>
        </w:r>
      </w:del>
      <w:del w:id="3101" w:author="FURSYS" w:date="2025-08-11T11:15:00Z">
        <w:r w:rsidR="00545144" w:rsidRPr="000C7330" w:rsidDel="00A47EFA">
          <w:rPr>
            <w:rFonts w:hint="eastAsia"/>
            <w:rPrChange w:id="3102" w:author="FURSYS" w:date="2025-12-04T15:42:00Z">
              <w:rPr>
                <w:rFonts w:ascii="Noto Sans CJK KR Regular" w:eastAsia="Noto Sans CJK KR Regular" w:hAnsi="Noto Sans CJK KR Regular" w:hint="eastAsia"/>
                <w:color w:val="000000" w:themeColor="text1"/>
                <w:highlight w:val="yellow"/>
              </w:rPr>
            </w:rPrChange>
          </w:rPr>
          <w:delText>을</w:delText>
        </w:r>
        <w:r w:rsidR="0060095A" w:rsidRPr="000C7330" w:rsidDel="00A47EFA">
          <w:rPr>
            <w:rPrChange w:id="3103" w:author="FURSYS" w:date="2025-12-04T15:42:00Z">
              <w:rPr>
                <w:rFonts w:ascii="Noto Sans CJK KR Regular" w:eastAsia="Noto Sans CJK KR Regular" w:hAnsi="Noto Sans CJK KR Regular"/>
                <w:color w:val="000000" w:themeColor="text1"/>
                <w:highlight w:val="yellow"/>
              </w:rPr>
            </w:rPrChange>
          </w:rPr>
          <w:delText xml:space="preserve"> </w:delText>
        </w:r>
      </w:del>
      <w:del w:id="3104" w:author="FURSYS" w:date="2025-08-11T11:14:00Z">
        <w:r w:rsidR="0060095A" w:rsidRPr="000C7330" w:rsidDel="0009227B">
          <w:rPr>
            <w:rPrChange w:id="3105" w:author="FURSYS" w:date="2025-12-04T15:42:00Z">
              <w:rPr>
                <w:rFonts w:ascii="Noto Sans CJK KR Regular" w:eastAsia="Noto Sans CJK KR Regular" w:hAnsi="Noto Sans CJK KR Regular"/>
                <w:color w:val="000000" w:themeColor="text1"/>
                <w:highlight w:val="yellow"/>
              </w:rPr>
            </w:rPrChange>
          </w:rPr>
          <w:delText>반</w:delText>
        </w:r>
        <w:r w:rsidR="00545144" w:rsidRPr="000C7330" w:rsidDel="0009227B">
          <w:rPr>
            <w:rFonts w:hint="eastAsia"/>
            <w:rPrChange w:id="3106" w:author="FURSYS" w:date="2025-12-04T15:42:00Z">
              <w:rPr>
                <w:rFonts w:ascii="Noto Sans CJK KR Regular" w:eastAsia="Noto Sans CJK KR Regular" w:hAnsi="Noto Sans CJK KR Regular" w:hint="eastAsia"/>
                <w:color w:val="000000" w:themeColor="text1"/>
                <w:highlight w:val="yellow"/>
              </w:rPr>
            </w:rPrChange>
          </w:rPr>
          <w:delText>환</w:delText>
        </w:r>
        <w:r w:rsidR="00D62F94" w:rsidRPr="000C7330" w:rsidDel="0009227B">
          <w:rPr>
            <w:rFonts w:hint="eastAsia"/>
            <w:rPrChange w:id="3107" w:author="FURSYS" w:date="2025-12-04T15:42:00Z">
              <w:rPr>
                <w:rFonts w:ascii="Noto Sans CJK KR Regular" w:eastAsia="Noto Sans CJK KR Regular" w:hAnsi="Noto Sans CJK KR Regular" w:hint="eastAsia"/>
                <w:color w:val="000000" w:themeColor="text1"/>
                <w:highlight w:val="yellow"/>
              </w:rPr>
            </w:rPrChange>
          </w:rPr>
          <w:delText>한다</w:delText>
        </w:r>
        <w:r w:rsidR="00D62F94" w:rsidRPr="000C7330" w:rsidDel="0009227B">
          <w:rPr>
            <w:rPrChange w:id="3108" w:author="FURSYS" w:date="2025-12-04T15:42:00Z">
              <w:rPr>
                <w:rFonts w:ascii="Noto Sans CJK KR Regular" w:eastAsia="Noto Sans CJK KR Regular" w:hAnsi="Noto Sans CJK KR Regular"/>
                <w:color w:val="000000" w:themeColor="text1"/>
                <w:highlight w:val="yellow"/>
              </w:rPr>
            </w:rPrChange>
          </w:rPr>
          <w:delText>.</w:delText>
        </w:r>
        <w:r w:rsidR="0060095A" w:rsidRPr="000C7330" w:rsidDel="0009227B">
          <w:rPr>
            <w:rPrChange w:id="3109" w:author="FURSYS" w:date="2025-12-04T15:42:00Z">
              <w:rPr>
                <w:rFonts w:ascii="Noto Sans CJK KR Regular" w:eastAsia="Noto Sans CJK KR Regular" w:hAnsi="Noto Sans CJK KR Regular"/>
                <w:color w:val="000000" w:themeColor="text1"/>
                <w:highlight w:val="yellow"/>
              </w:rPr>
            </w:rPrChange>
          </w:rPr>
          <w:delText xml:space="preserve"> </w:delText>
        </w:r>
      </w:del>
    </w:p>
    <w:p w14:paraId="1C8A42AD" w14:textId="36AF70BF" w:rsidR="00971B98" w:rsidRPr="000C7330" w:rsidRDefault="006F0077">
      <w:pPr>
        <w:rPr>
          <w:rFonts w:eastAsiaTheme="minorHAnsi"/>
          <w:color w:val="000000" w:themeColor="text1"/>
          <w:rPrChange w:id="3110" w:author="FURSYS" w:date="2025-12-04T15:42:00Z">
            <w:rPr>
              <w:rFonts w:ascii="Noto Sans CJK KR Regular" w:eastAsia="Noto Sans CJK KR Regular" w:hAnsi="Noto Sans CJK KR Regular"/>
              <w:color w:val="000000" w:themeColor="text1"/>
            </w:rPr>
          </w:rPrChange>
        </w:rPr>
        <w:pPrChange w:id="3111" w:author="FURSYS" w:date="2025-12-05T10:00:00Z">
          <w:pPr>
            <w:pStyle w:val="a3"/>
            <w:numPr>
              <w:numId w:val="33"/>
            </w:numPr>
            <w:wordWrap/>
            <w:spacing w:before="39" w:line="206" w:lineRule="auto"/>
            <w:ind w:leftChars="0" w:left="360" w:right="278" w:hanging="360"/>
          </w:pPr>
        </w:pPrChange>
      </w:pPr>
      <w:r w:rsidRPr="000C7330">
        <w:rPr>
          <w:rFonts w:eastAsiaTheme="minorHAnsi" w:hint="eastAsia"/>
          <w:color w:val="000000" w:themeColor="text1"/>
          <w:rPrChange w:id="3112" w:author="FURSYS" w:date="2025-12-04T15:42:00Z">
            <w:rPr>
              <w:rFonts w:ascii="Noto Sans CJK KR Regular" w:eastAsia="Noto Sans CJK KR Regular" w:hAnsi="Noto Sans CJK KR Regular" w:hint="eastAsia"/>
              <w:color w:val="000000" w:themeColor="text1"/>
              <w:highlight w:val="yellow"/>
            </w:rPr>
          </w:rPrChange>
        </w:rPr>
        <w:t>계약물품</w:t>
      </w:r>
      <w:r w:rsidR="0060095A" w:rsidRPr="000C7330">
        <w:rPr>
          <w:rFonts w:eastAsiaTheme="minorHAnsi" w:hint="eastAsia"/>
          <w:color w:val="000000" w:themeColor="text1"/>
          <w:rPrChange w:id="3113" w:author="FURSYS" w:date="2025-12-04T15:42:00Z">
            <w:rPr>
              <w:rFonts w:ascii="Noto Sans CJK KR Regular" w:eastAsia="Noto Sans CJK KR Regular" w:hAnsi="Noto Sans CJK KR Regular" w:hint="eastAsia"/>
              <w:color w:val="000000" w:themeColor="text1"/>
              <w:highlight w:val="yellow"/>
            </w:rPr>
          </w:rPrChange>
        </w:rPr>
        <w:t>이</w:t>
      </w:r>
      <w:r w:rsidR="0060095A" w:rsidRPr="000C7330">
        <w:rPr>
          <w:rFonts w:eastAsiaTheme="minorHAnsi"/>
          <w:color w:val="000000" w:themeColor="text1"/>
          <w:rPrChange w:id="3114" w:author="FURSYS" w:date="2025-12-04T15:42:00Z">
            <w:rPr>
              <w:rFonts w:ascii="Noto Sans CJK KR Regular" w:eastAsia="Noto Sans CJK KR Regular" w:hAnsi="Noto Sans CJK KR Regular"/>
              <w:color w:val="000000" w:themeColor="text1"/>
              <w:highlight w:val="yellow"/>
            </w:rPr>
          </w:rPrChange>
        </w:rPr>
        <w:t xml:space="preserve"> </w:t>
      </w:r>
      <w:r w:rsidRPr="000C7330">
        <w:rPr>
          <w:rFonts w:eastAsiaTheme="minorHAnsi" w:hint="eastAsia"/>
          <w:color w:val="000000" w:themeColor="text1"/>
          <w:rPrChange w:id="3115" w:author="FURSYS" w:date="2025-12-04T15:42:00Z">
            <w:rPr>
              <w:rFonts w:ascii="Noto Sans CJK KR Regular" w:eastAsia="Noto Sans CJK KR Regular" w:hAnsi="Noto Sans CJK KR Regular" w:hint="eastAsia"/>
              <w:color w:val="000000" w:themeColor="text1"/>
              <w:highlight w:val="yellow"/>
            </w:rPr>
          </w:rPrChange>
        </w:rPr>
        <w:t>파손</w:t>
      </w:r>
      <w:r w:rsidR="0060095A" w:rsidRPr="000C7330">
        <w:rPr>
          <w:rFonts w:eastAsiaTheme="minorHAnsi"/>
          <w:color w:val="000000" w:themeColor="text1"/>
          <w:rPrChange w:id="3116" w:author="FURSYS" w:date="2025-12-04T15:42:00Z">
            <w:rPr>
              <w:rFonts w:ascii="Noto Sans CJK KR Regular" w:eastAsia="Noto Sans CJK KR Regular" w:hAnsi="Noto Sans CJK KR Regular"/>
              <w:color w:val="000000" w:themeColor="text1"/>
              <w:highlight w:val="yellow"/>
            </w:rPr>
          </w:rPrChange>
        </w:rPr>
        <w:t xml:space="preserve"> 또는 분실된 경우 다음 각 호와 같이 처리</w:t>
      </w:r>
      <w:r w:rsidRPr="000C7330">
        <w:rPr>
          <w:rFonts w:eastAsiaTheme="minorHAnsi" w:hint="eastAsia"/>
          <w:color w:val="000000" w:themeColor="text1"/>
          <w:rPrChange w:id="3117" w:author="FURSYS" w:date="2025-12-04T15:42:00Z">
            <w:rPr>
              <w:rFonts w:ascii="Noto Sans CJK KR Regular" w:eastAsia="Noto Sans CJK KR Regular" w:hAnsi="Noto Sans CJK KR Regular" w:hint="eastAsia"/>
              <w:color w:val="000000" w:themeColor="text1"/>
              <w:highlight w:val="yellow"/>
            </w:rPr>
          </w:rPrChange>
        </w:rPr>
        <w:t>한</w:t>
      </w:r>
      <w:r w:rsidR="0060095A" w:rsidRPr="000C7330">
        <w:rPr>
          <w:rFonts w:eastAsiaTheme="minorHAnsi" w:hint="eastAsia"/>
          <w:color w:val="000000" w:themeColor="text1"/>
          <w:rPrChange w:id="3118" w:author="FURSYS" w:date="2025-12-04T15:42:00Z">
            <w:rPr>
              <w:rFonts w:ascii="Noto Sans CJK KR Regular" w:eastAsia="Noto Sans CJK KR Regular" w:hAnsi="Noto Sans CJK KR Regular" w:hint="eastAsia"/>
              <w:color w:val="000000" w:themeColor="text1"/>
              <w:highlight w:val="yellow"/>
            </w:rPr>
          </w:rPrChange>
        </w:rPr>
        <w:t>다</w:t>
      </w:r>
      <w:r w:rsidR="0060095A" w:rsidRPr="000C7330">
        <w:rPr>
          <w:rFonts w:eastAsiaTheme="minorHAnsi"/>
          <w:color w:val="000000" w:themeColor="text1"/>
          <w:rPrChange w:id="3119" w:author="FURSYS" w:date="2025-12-04T15:42:00Z">
            <w:rPr>
              <w:rFonts w:ascii="Noto Sans CJK KR Regular" w:eastAsia="Noto Sans CJK KR Regular" w:hAnsi="Noto Sans CJK KR Regular"/>
              <w:color w:val="000000" w:themeColor="text1"/>
              <w:highlight w:val="yellow"/>
            </w:rPr>
          </w:rPrChange>
        </w:rPr>
        <w:t>.</w:t>
      </w:r>
    </w:p>
    <w:p w14:paraId="323C2FB1" w14:textId="5DBA582B" w:rsidR="00971B98" w:rsidRPr="00354691" w:rsidRDefault="0060095A">
      <w:pPr>
        <w:pStyle w:val="a3"/>
        <w:numPr>
          <w:ilvl w:val="1"/>
          <w:numId w:val="32"/>
        </w:numPr>
        <w:wordWrap/>
        <w:spacing w:before="39" w:line="206" w:lineRule="auto"/>
        <w:ind w:leftChars="0" w:right="278"/>
        <w:rPr>
          <w:rFonts w:eastAsiaTheme="minorHAnsi"/>
          <w:color w:val="000000" w:themeColor="text1"/>
          <w:rPrChange w:id="3120" w:author="FURSYS" w:date="2025-12-15T14:54:00Z">
            <w:rPr>
              <w:rFonts w:ascii="Noto Sans CJK KR Regular" w:eastAsia="Noto Sans CJK KR Regular" w:hAnsi="Noto Sans CJK KR Regular"/>
              <w:color w:val="000000" w:themeColor="text1"/>
            </w:rPr>
          </w:rPrChange>
        </w:rPr>
        <w:pPrChange w:id="3121" w:author="FURSYS" w:date="2025-12-15T14:54:00Z">
          <w:pPr>
            <w:pStyle w:val="a3"/>
            <w:numPr>
              <w:ilvl w:val="1"/>
              <w:numId w:val="33"/>
            </w:numPr>
            <w:wordWrap/>
            <w:spacing w:before="39" w:line="206" w:lineRule="auto"/>
            <w:ind w:leftChars="0" w:right="278" w:hanging="400"/>
          </w:pPr>
        </w:pPrChange>
      </w:pPr>
      <w:r w:rsidRPr="00354691">
        <w:rPr>
          <w:rFonts w:eastAsiaTheme="minorHAnsi" w:hint="eastAsia"/>
          <w:color w:val="000000" w:themeColor="text1"/>
          <w:rPrChange w:id="3122" w:author="FURSYS" w:date="2025-12-15T14:54:00Z">
            <w:rPr>
              <w:rFonts w:ascii="Noto Sans CJK KR Regular" w:eastAsia="Noto Sans CJK KR Regular" w:hAnsi="Noto Sans CJK KR Regular" w:hint="eastAsia"/>
              <w:color w:val="000000" w:themeColor="text1"/>
              <w:highlight w:val="yellow"/>
            </w:rPr>
          </w:rPrChange>
        </w:rPr>
        <w:t>천재지변</w:t>
      </w:r>
      <w:r w:rsidRPr="00354691">
        <w:rPr>
          <w:rFonts w:eastAsiaTheme="minorHAnsi"/>
          <w:color w:val="000000" w:themeColor="text1"/>
          <w:rPrChange w:id="3123" w:author="FURSYS" w:date="2025-12-15T14:54:00Z">
            <w:rPr>
              <w:rFonts w:ascii="Noto Sans CJK KR Regular" w:eastAsia="Noto Sans CJK KR Regular" w:hAnsi="Noto Sans CJK KR Regular"/>
              <w:color w:val="000000" w:themeColor="text1"/>
              <w:highlight w:val="yellow"/>
            </w:rPr>
          </w:rPrChange>
        </w:rPr>
        <w:t xml:space="preserve"> </w:t>
      </w:r>
      <w:r w:rsidRPr="00354691">
        <w:rPr>
          <w:rFonts w:eastAsiaTheme="minorHAnsi" w:hint="eastAsia"/>
          <w:color w:val="000000" w:themeColor="text1"/>
          <w:rPrChange w:id="3124" w:author="FURSYS" w:date="2025-12-15T14:54:00Z">
            <w:rPr>
              <w:rFonts w:ascii="Noto Sans CJK KR Regular" w:eastAsia="Noto Sans CJK KR Regular" w:hAnsi="Noto Sans CJK KR Regular" w:hint="eastAsia"/>
              <w:color w:val="000000" w:themeColor="text1"/>
              <w:highlight w:val="yellow"/>
            </w:rPr>
          </w:rPrChange>
        </w:rPr>
        <w:t>등</w:t>
      </w:r>
      <w:r w:rsidRPr="00354691">
        <w:rPr>
          <w:rFonts w:eastAsiaTheme="minorHAnsi"/>
          <w:color w:val="000000" w:themeColor="text1"/>
          <w:rPrChange w:id="3125" w:author="FURSYS" w:date="2025-12-15T14:54:00Z">
            <w:rPr>
              <w:rFonts w:ascii="Noto Sans CJK KR Regular" w:eastAsia="Noto Sans CJK KR Regular" w:hAnsi="Noto Sans CJK KR Regular"/>
              <w:color w:val="000000" w:themeColor="text1"/>
              <w:highlight w:val="yellow"/>
            </w:rPr>
          </w:rPrChange>
        </w:rPr>
        <w:t xml:space="preserve"> </w:t>
      </w:r>
      <w:r w:rsidRPr="00354691">
        <w:rPr>
          <w:rFonts w:eastAsiaTheme="minorHAnsi" w:hint="eastAsia"/>
          <w:color w:val="000000" w:themeColor="text1"/>
          <w:rPrChange w:id="3126" w:author="FURSYS" w:date="2025-12-15T14:54:00Z">
            <w:rPr>
              <w:rFonts w:ascii="Noto Sans CJK KR Regular" w:eastAsia="Noto Sans CJK KR Regular" w:hAnsi="Noto Sans CJK KR Regular" w:hint="eastAsia"/>
              <w:color w:val="000000" w:themeColor="text1"/>
              <w:highlight w:val="yellow"/>
            </w:rPr>
          </w:rPrChange>
        </w:rPr>
        <w:t>불가항력</w:t>
      </w:r>
      <w:ins w:id="3127" w:author="윤현정 (Hyunjeong Yoon)" w:date="2025-07-09T15:48:00Z">
        <w:r w:rsidR="004F11C4" w:rsidRPr="00354691">
          <w:rPr>
            <w:rFonts w:eastAsiaTheme="minorHAnsi"/>
            <w:color w:val="000000" w:themeColor="text1"/>
            <w:rPrChange w:id="3128" w:author="FURSYS" w:date="2025-12-15T14:54:00Z">
              <w:rPr>
                <w:rFonts w:ascii="Noto Sans CJK KR Regular" w:eastAsia="Noto Sans CJK KR Regular" w:hAnsi="Noto Sans CJK KR Regular"/>
                <w:color w:val="000000" w:themeColor="text1"/>
                <w:highlight w:val="yellow"/>
              </w:rPr>
            </w:rPrChange>
          </w:rPr>
          <w:t xml:space="preserve"> 또는 제품상의 하자</w:t>
        </w:r>
      </w:ins>
      <w:r w:rsidRPr="00354691">
        <w:rPr>
          <w:rFonts w:eastAsiaTheme="minorHAnsi" w:hint="eastAsia"/>
          <w:color w:val="000000" w:themeColor="text1"/>
          <w:rPrChange w:id="3129" w:author="FURSYS" w:date="2025-12-15T14:54:00Z">
            <w:rPr>
              <w:rFonts w:ascii="Noto Sans CJK KR Regular" w:eastAsia="Noto Sans CJK KR Regular" w:hAnsi="Noto Sans CJK KR Regular" w:hint="eastAsia"/>
              <w:color w:val="000000" w:themeColor="text1"/>
              <w:highlight w:val="yellow"/>
            </w:rPr>
          </w:rPrChange>
        </w:rPr>
        <w:t>의</w:t>
      </w:r>
      <w:r w:rsidRPr="00354691">
        <w:rPr>
          <w:rFonts w:eastAsiaTheme="minorHAnsi"/>
          <w:color w:val="000000" w:themeColor="text1"/>
          <w:rPrChange w:id="3130" w:author="FURSYS" w:date="2025-12-15T14:54:00Z">
            <w:rPr>
              <w:rFonts w:ascii="Noto Sans CJK KR Regular" w:eastAsia="Noto Sans CJK KR Regular" w:hAnsi="Noto Sans CJK KR Regular"/>
              <w:color w:val="000000" w:themeColor="text1"/>
              <w:highlight w:val="yellow"/>
            </w:rPr>
          </w:rPrChange>
        </w:rPr>
        <w:t xml:space="preserve"> 사유로 </w:t>
      </w:r>
      <w:r w:rsidR="006F0077" w:rsidRPr="00354691">
        <w:rPr>
          <w:rFonts w:eastAsiaTheme="minorHAnsi" w:hint="eastAsia"/>
          <w:color w:val="000000" w:themeColor="text1"/>
          <w:rPrChange w:id="3131" w:author="FURSYS" w:date="2025-12-15T14:54:00Z">
            <w:rPr>
              <w:rFonts w:ascii="Noto Sans CJK KR Regular" w:eastAsia="Noto Sans CJK KR Regular" w:hAnsi="Noto Sans CJK KR Regular" w:hint="eastAsia"/>
              <w:color w:val="000000" w:themeColor="text1"/>
              <w:highlight w:val="yellow"/>
            </w:rPr>
          </w:rPrChange>
        </w:rPr>
        <w:t>파손</w:t>
      </w:r>
      <w:r w:rsidRPr="00354691">
        <w:rPr>
          <w:rFonts w:eastAsiaTheme="minorHAnsi"/>
          <w:color w:val="000000" w:themeColor="text1"/>
          <w:rPrChange w:id="3132" w:author="FURSYS" w:date="2025-12-15T14:54:00Z">
            <w:rPr>
              <w:rFonts w:ascii="Noto Sans CJK KR Regular" w:eastAsia="Noto Sans CJK KR Regular" w:hAnsi="Noto Sans CJK KR Regular"/>
              <w:color w:val="000000" w:themeColor="text1"/>
              <w:highlight w:val="yellow"/>
            </w:rPr>
          </w:rPrChange>
        </w:rPr>
        <w:t xml:space="preserve"> 또는 분실된 경우 </w:t>
      </w:r>
      <w:r w:rsidR="006F0077" w:rsidRPr="00354691">
        <w:rPr>
          <w:rFonts w:eastAsiaTheme="minorHAnsi" w:hint="eastAsia"/>
          <w:color w:val="000000" w:themeColor="text1"/>
          <w:rPrChange w:id="3133" w:author="FURSYS" w:date="2025-12-15T14:54:00Z">
            <w:rPr>
              <w:rFonts w:ascii="Noto Sans CJK KR Regular" w:eastAsia="Noto Sans CJK KR Regular" w:hAnsi="Noto Sans CJK KR Regular" w:hint="eastAsia"/>
              <w:color w:val="000000" w:themeColor="text1"/>
              <w:highlight w:val="yellow"/>
            </w:rPr>
          </w:rPrChange>
        </w:rPr>
        <w:t>퍼시스</w:t>
      </w:r>
      <w:r w:rsidRPr="00354691">
        <w:rPr>
          <w:rFonts w:eastAsiaTheme="minorHAnsi" w:hint="eastAsia"/>
          <w:color w:val="000000" w:themeColor="text1"/>
          <w:rPrChange w:id="3134" w:author="FURSYS" w:date="2025-12-15T14:54:00Z">
            <w:rPr>
              <w:rFonts w:ascii="Noto Sans CJK KR Regular" w:eastAsia="Noto Sans CJK KR Regular" w:hAnsi="Noto Sans CJK KR Regular" w:hint="eastAsia"/>
              <w:color w:val="000000" w:themeColor="text1"/>
              <w:highlight w:val="yellow"/>
            </w:rPr>
          </w:rPrChange>
        </w:rPr>
        <w:t>가</w:t>
      </w:r>
      <w:r w:rsidRPr="00354691">
        <w:rPr>
          <w:rFonts w:eastAsiaTheme="minorHAnsi"/>
          <w:color w:val="000000" w:themeColor="text1"/>
          <w:rPrChange w:id="3135" w:author="FURSYS" w:date="2025-12-15T14:54:00Z">
            <w:rPr>
              <w:rFonts w:ascii="Noto Sans CJK KR Regular" w:eastAsia="Noto Sans CJK KR Regular" w:hAnsi="Noto Sans CJK KR Regular"/>
              <w:color w:val="000000" w:themeColor="text1"/>
              <w:highlight w:val="yellow"/>
            </w:rPr>
          </w:rPrChange>
        </w:rPr>
        <w:t xml:space="preserve"> 그 위험을 부담</w:t>
      </w:r>
      <w:r w:rsidR="006F0077" w:rsidRPr="00354691">
        <w:rPr>
          <w:rFonts w:eastAsiaTheme="minorHAnsi" w:hint="eastAsia"/>
          <w:color w:val="000000" w:themeColor="text1"/>
          <w:rPrChange w:id="3136" w:author="FURSYS" w:date="2025-12-15T14:54:00Z">
            <w:rPr>
              <w:rFonts w:ascii="Noto Sans CJK KR Regular" w:eastAsia="Noto Sans CJK KR Regular" w:hAnsi="Noto Sans CJK KR Regular" w:hint="eastAsia"/>
              <w:color w:val="000000" w:themeColor="text1"/>
              <w:highlight w:val="yellow"/>
            </w:rPr>
          </w:rPrChange>
        </w:rPr>
        <w:t>한</w:t>
      </w:r>
      <w:r w:rsidRPr="00354691">
        <w:rPr>
          <w:rFonts w:eastAsiaTheme="minorHAnsi" w:hint="eastAsia"/>
          <w:color w:val="000000" w:themeColor="text1"/>
          <w:rPrChange w:id="3137" w:author="FURSYS" w:date="2025-12-15T14:54:00Z">
            <w:rPr>
              <w:rFonts w:ascii="Noto Sans CJK KR Regular" w:eastAsia="Noto Sans CJK KR Regular" w:hAnsi="Noto Sans CJK KR Regular" w:hint="eastAsia"/>
              <w:color w:val="000000" w:themeColor="text1"/>
              <w:highlight w:val="yellow"/>
            </w:rPr>
          </w:rPrChange>
        </w:rPr>
        <w:t>다</w:t>
      </w:r>
      <w:r w:rsidRPr="00354691">
        <w:rPr>
          <w:rFonts w:eastAsiaTheme="minorHAnsi"/>
          <w:color w:val="000000" w:themeColor="text1"/>
          <w:rPrChange w:id="3138" w:author="FURSYS" w:date="2025-12-15T14:54:00Z">
            <w:rPr>
              <w:rFonts w:ascii="Noto Sans CJK KR Regular" w:eastAsia="Noto Sans CJK KR Regular" w:hAnsi="Noto Sans CJK KR Regular"/>
              <w:color w:val="000000" w:themeColor="text1"/>
              <w:highlight w:val="yellow"/>
            </w:rPr>
          </w:rPrChange>
        </w:rPr>
        <w:t>.</w:t>
      </w:r>
    </w:p>
    <w:p w14:paraId="395D6010" w14:textId="7DBE8832" w:rsidR="00DE279C" w:rsidRPr="00354691" w:rsidRDefault="0060095A">
      <w:pPr>
        <w:pStyle w:val="a3"/>
        <w:numPr>
          <w:ilvl w:val="1"/>
          <w:numId w:val="32"/>
        </w:numPr>
        <w:wordWrap/>
        <w:spacing w:before="39" w:line="206" w:lineRule="auto"/>
        <w:ind w:leftChars="0" w:right="278"/>
        <w:rPr>
          <w:rFonts w:eastAsiaTheme="minorHAnsi"/>
          <w:color w:val="000000" w:themeColor="text1"/>
          <w:rPrChange w:id="3139" w:author="FURSYS" w:date="2025-12-15T14:54:00Z">
            <w:rPr>
              <w:rFonts w:ascii="Noto Sans CJK KR Regular" w:eastAsia="Noto Sans CJK KR Regular" w:hAnsi="Noto Sans CJK KR Regular"/>
              <w:color w:val="000000" w:themeColor="text1"/>
            </w:rPr>
          </w:rPrChange>
        </w:rPr>
        <w:pPrChange w:id="3140" w:author="FURSYS" w:date="2025-12-15T14:54:00Z">
          <w:pPr>
            <w:pStyle w:val="a3"/>
            <w:numPr>
              <w:ilvl w:val="1"/>
              <w:numId w:val="33"/>
            </w:numPr>
            <w:wordWrap/>
            <w:spacing w:before="39" w:line="206" w:lineRule="auto"/>
            <w:ind w:leftChars="0" w:right="278" w:hanging="400"/>
          </w:pPr>
        </w:pPrChange>
      </w:pPr>
      <w:r w:rsidRPr="00354691">
        <w:rPr>
          <w:rFonts w:eastAsiaTheme="minorHAnsi" w:hint="eastAsia"/>
          <w:color w:val="000000" w:themeColor="text1"/>
          <w:rPrChange w:id="3141" w:author="FURSYS" w:date="2025-12-15T14:54:00Z">
            <w:rPr>
              <w:rFonts w:ascii="Noto Sans CJK KR Regular" w:eastAsia="Noto Sans CJK KR Regular" w:hAnsi="Noto Sans CJK KR Regular" w:hint="eastAsia"/>
              <w:color w:val="000000" w:themeColor="text1"/>
              <w:highlight w:val="yellow"/>
            </w:rPr>
          </w:rPrChange>
        </w:rPr>
        <w:t>고객의</w:t>
      </w:r>
      <w:r w:rsidRPr="00354691">
        <w:rPr>
          <w:rFonts w:eastAsiaTheme="minorHAnsi"/>
          <w:color w:val="000000" w:themeColor="text1"/>
          <w:rPrChange w:id="3142" w:author="FURSYS" w:date="2025-12-15T14:54:00Z">
            <w:rPr>
              <w:rFonts w:ascii="Noto Sans CJK KR Regular" w:eastAsia="Noto Sans CJK KR Regular" w:hAnsi="Noto Sans CJK KR Regular"/>
              <w:color w:val="000000" w:themeColor="text1"/>
              <w:highlight w:val="yellow"/>
            </w:rPr>
          </w:rPrChange>
        </w:rPr>
        <w:t xml:space="preserve"> </w:t>
      </w:r>
      <w:r w:rsidR="006F0077" w:rsidRPr="00354691">
        <w:rPr>
          <w:rFonts w:eastAsiaTheme="minorHAnsi" w:hint="eastAsia"/>
          <w:color w:val="000000" w:themeColor="text1"/>
          <w:rPrChange w:id="3143" w:author="FURSYS" w:date="2025-12-15T14:54:00Z">
            <w:rPr>
              <w:rFonts w:ascii="Noto Sans CJK KR Regular" w:eastAsia="Noto Sans CJK KR Regular" w:hAnsi="Noto Sans CJK KR Regular" w:hint="eastAsia"/>
              <w:color w:val="000000" w:themeColor="text1"/>
              <w:highlight w:val="yellow"/>
            </w:rPr>
          </w:rPrChange>
        </w:rPr>
        <w:t>귀책사유</w:t>
      </w:r>
      <w:r w:rsidRPr="00354691">
        <w:rPr>
          <w:rFonts w:eastAsiaTheme="minorHAnsi"/>
          <w:color w:val="000000" w:themeColor="text1"/>
          <w:rPrChange w:id="3144" w:author="FURSYS" w:date="2025-12-15T14:54:00Z">
            <w:rPr>
              <w:rFonts w:ascii="Noto Sans CJK KR Regular" w:eastAsia="Noto Sans CJK KR Regular" w:hAnsi="Noto Sans CJK KR Regular"/>
              <w:color w:val="000000" w:themeColor="text1"/>
              <w:highlight w:val="yellow"/>
            </w:rPr>
          </w:rPrChange>
        </w:rPr>
        <w:t xml:space="preserve">(화재, 도난, 단순 분실 등)로 </w:t>
      </w:r>
      <w:r w:rsidR="006F0077" w:rsidRPr="00354691">
        <w:rPr>
          <w:rFonts w:eastAsiaTheme="minorHAnsi" w:hint="eastAsia"/>
          <w:color w:val="000000" w:themeColor="text1"/>
          <w:rPrChange w:id="3145" w:author="FURSYS" w:date="2025-12-15T14:54:00Z">
            <w:rPr>
              <w:rFonts w:ascii="Noto Sans CJK KR Regular" w:eastAsia="Noto Sans CJK KR Regular" w:hAnsi="Noto Sans CJK KR Regular" w:hint="eastAsia"/>
              <w:color w:val="000000" w:themeColor="text1"/>
              <w:highlight w:val="yellow"/>
            </w:rPr>
          </w:rPrChange>
        </w:rPr>
        <w:t>파손</w:t>
      </w:r>
      <w:r w:rsidRPr="00354691">
        <w:rPr>
          <w:rFonts w:eastAsiaTheme="minorHAnsi"/>
          <w:color w:val="000000" w:themeColor="text1"/>
          <w:rPrChange w:id="3146" w:author="FURSYS" w:date="2025-12-15T14:54:00Z">
            <w:rPr>
              <w:rFonts w:ascii="Noto Sans CJK KR Regular" w:eastAsia="Noto Sans CJK KR Regular" w:hAnsi="Noto Sans CJK KR Regular"/>
              <w:color w:val="000000" w:themeColor="text1"/>
              <w:highlight w:val="yellow"/>
            </w:rPr>
          </w:rPrChange>
        </w:rPr>
        <w:t xml:space="preserve"> 또는 분실된 경우 </w:t>
      </w:r>
      <w:r w:rsidR="006F0077" w:rsidRPr="00354691">
        <w:rPr>
          <w:rFonts w:eastAsiaTheme="minorHAnsi" w:hint="eastAsia"/>
          <w:color w:val="000000" w:themeColor="text1"/>
          <w:rPrChange w:id="3147" w:author="FURSYS" w:date="2025-12-15T14:54:00Z">
            <w:rPr>
              <w:rFonts w:ascii="Noto Sans CJK KR Regular" w:eastAsia="Noto Sans CJK KR Regular" w:hAnsi="Noto Sans CJK KR Regular" w:hint="eastAsia"/>
              <w:color w:val="000000" w:themeColor="text1"/>
              <w:highlight w:val="yellow"/>
            </w:rPr>
          </w:rPrChange>
        </w:rPr>
        <w:t>퍼시스</w:t>
      </w:r>
      <w:r w:rsidRPr="00354691">
        <w:rPr>
          <w:rFonts w:eastAsiaTheme="minorHAnsi" w:hint="eastAsia"/>
          <w:color w:val="000000" w:themeColor="text1"/>
          <w:rPrChange w:id="3148" w:author="FURSYS" w:date="2025-12-15T14:54:00Z">
            <w:rPr>
              <w:rFonts w:ascii="Noto Sans CJK KR Regular" w:eastAsia="Noto Sans CJK KR Regular" w:hAnsi="Noto Sans CJK KR Regular" w:hint="eastAsia"/>
              <w:color w:val="000000" w:themeColor="text1"/>
              <w:highlight w:val="yellow"/>
            </w:rPr>
          </w:rPrChange>
        </w:rPr>
        <w:t>는</w:t>
      </w:r>
      <w:r w:rsidRPr="00354691">
        <w:rPr>
          <w:rFonts w:eastAsiaTheme="minorHAnsi"/>
          <w:color w:val="000000" w:themeColor="text1"/>
          <w:rPrChange w:id="3149" w:author="FURSYS" w:date="2025-12-15T14:54:00Z">
            <w:rPr>
              <w:rFonts w:ascii="Noto Sans CJK KR Regular" w:eastAsia="Noto Sans CJK KR Regular" w:hAnsi="Noto Sans CJK KR Regular"/>
              <w:color w:val="000000" w:themeColor="text1"/>
              <w:highlight w:val="yellow"/>
            </w:rPr>
          </w:rPrChange>
        </w:rPr>
        <w:t xml:space="preserve"> </w:t>
      </w:r>
      <w:r w:rsidR="00F00C4F" w:rsidRPr="00354691">
        <w:rPr>
          <w:rFonts w:eastAsiaTheme="minorHAnsi" w:hint="eastAsia"/>
          <w:color w:val="000000" w:themeColor="text1"/>
          <w:rPrChange w:id="3150" w:author="FURSYS" w:date="2025-12-15T14:54:00Z">
            <w:rPr>
              <w:rFonts w:ascii="Noto Sans CJK KR Regular" w:eastAsia="Noto Sans CJK KR Regular" w:hAnsi="Noto Sans CJK KR Regular" w:hint="eastAsia"/>
              <w:color w:val="000000" w:themeColor="text1"/>
              <w:highlight w:val="yellow"/>
            </w:rPr>
          </w:rPrChange>
        </w:rPr>
        <w:t>계약물품의</w:t>
      </w:r>
      <w:r w:rsidR="00F00C4F" w:rsidRPr="00354691">
        <w:rPr>
          <w:rFonts w:eastAsiaTheme="minorHAnsi"/>
          <w:color w:val="000000" w:themeColor="text1"/>
          <w:rPrChange w:id="3151" w:author="FURSYS" w:date="2025-12-15T14:54:00Z">
            <w:rPr>
              <w:rFonts w:ascii="Noto Sans CJK KR Regular" w:eastAsia="Noto Sans CJK KR Regular" w:hAnsi="Noto Sans CJK KR Regular"/>
              <w:color w:val="000000" w:themeColor="text1"/>
              <w:highlight w:val="yellow"/>
            </w:rPr>
          </w:rPrChange>
        </w:rPr>
        <w:t xml:space="preserve"> </w:t>
      </w:r>
      <w:r w:rsidR="00F00C4F" w:rsidRPr="00354691">
        <w:rPr>
          <w:rFonts w:eastAsiaTheme="minorHAnsi" w:hint="eastAsia"/>
          <w:color w:val="000000" w:themeColor="text1"/>
          <w:rPrChange w:id="3152" w:author="FURSYS" w:date="2025-12-15T14:54:00Z">
            <w:rPr>
              <w:rFonts w:ascii="Noto Sans CJK KR Regular" w:eastAsia="Noto Sans CJK KR Regular" w:hAnsi="Noto Sans CJK KR Regular" w:hint="eastAsia"/>
              <w:color w:val="000000" w:themeColor="text1"/>
              <w:highlight w:val="yellow"/>
            </w:rPr>
          </w:rPrChange>
        </w:rPr>
        <w:t>잔존가치에</w:t>
      </w:r>
      <w:r w:rsidR="00F00C4F" w:rsidRPr="00354691">
        <w:rPr>
          <w:rFonts w:eastAsiaTheme="minorHAnsi"/>
          <w:color w:val="000000" w:themeColor="text1"/>
          <w:rPrChange w:id="3153" w:author="FURSYS" w:date="2025-12-15T14:54:00Z">
            <w:rPr>
              <w:rFonts w:ascii="Noto Sans CJK KR Regular" w:eastAsia="Noto Sans CJK KR Regular" w:hAnsi="Noto Sans CJK KR Regular"/>
              <w:color w:val="000000" w:themeColor="text1"/>
              <w:highlight w:val="yellow"/>
            </w:rPr>
          </w:rPrChange>
        </w:rPr>
        <w:t xml:space="preserve"> </w:t>
      </w:r>
      <w:r w:rsidR="00F00C4F" w:rsidRPr="00354691">
        <w:rPr>
          <w:rFonts w:eastAsiaTheme="minorHAnsi" w:hint="eastAsia"/>
          <w:color w:val="000000" w:themeColor="text1"/>
          <w:rPrChange w:id="3154" w:author="FURSYS" w:date="2025-12-15T14:54:00Z">
            <w:rPr>
              <w:rFonts w:ascii="Noto Sans CJK KR Regular" w:eastAsia="Noto Sans CJK KR Regular" w:hAnsi="Noto Sans CJK KR Regular" w:hint="eastAsia"/>
              <w:color w:val="000000" w:themeColor="text1"/>
              <w:highlight w:val="yellow"/>
            </w:rPr>
          </w:rPrChange>
        </w:rPr>
        <w:t>따른</w:t>
      </w:r>
      <w:r w:rsidR="00F00C4F" w:rsidRPr="00354691">
        <w:rPr>
          <w:rFonts w:eastAsiaTheme="minorHAnsi"/>
          <w:color w:val="000000" w:themeColor="text1"/>
          <w:rPrChange w:id="3155" w:author="FURSYS" w:date="2025-12-15T14:54:00Z">
            <w:rPr>
              <w:rFonts w:ascii="Noto Sans CJK KR Regular" w:eastAsia="Noto Sans CJK KR Regular" w:hAnsi="Noto Sans CJK KR Regular"/>
              <w:color w:val="000000" w:themeColor="text1"/>
              <w:highlight w:val="yellow"/>
            </w:rPr>
          </w:rPrChange>
        </w:rPr>
        <w:t xml:space="preserve"> </w:t>
      </w:r>
      <w:r w:rsidR="00F00C4F" w:rsidRPr="00354691">
        <w:rPr>
          <w:rFonts w:eastAsiaTheme="minorHAnsi" w:hint="eastAsia"/>
          <w:color w:val="000000" w:themeColor="text1"/>
          <w:rPrChange w:id="3156" w:author="FURSYS" w:date="2025-12-15T14:54:00Z">
            <w:rPr>
              <w:rFonts w:ascii="Noto Sans CJK KR Regular" w:eastAsia="Noto Sans CJK KR Regular" w:hAnsi="Noto Sans CJK KR Regular" w:hint="eastAsia"/>
              <w:color w:val="000000" w:themeColor="text1"/>
              <w:highlight w:val="yellow"/>
            </w:rPr>
          </w:rPrChange>
        </w:rPr>
        <w:t>금액</w:t>
      </w:r>
      <w:r w:rsidR="004C5C9E" w:rsidRPr="00354691">
        <w:rPr>
          <w:rFonts w:eastAsiaTheme="minorHAnsi"/>
          <w:color w:val="000000" w:themeColor="text1"/>
          <w:rPrChange w:id="3157" w:author="FURSYS" w:date="2025-12-15T14:54:00Z">
            <w:rPr>
              <w:rFonts w:ascii="Noto Sans CJK KR Regular" w:eastAsia="Noto Sans CJK KR Regular" w:hAnsi="Noto Sans CJK KR Regular"/>
              <w:color w:val="000000" w:themeColor="text1"/>
              <w:highlight w:val="yellow"/>
            </w:rPr>
          </w:rPrChange>
        </w:rPr>
        <w:t>(</w:t>
      </w:r>
      <w:r w:rsidR="004C5C9E" w:rsidRPr="00354691">
        <w:rPr>
          <w:rFonts w:eastAsiaTheme="minorHAnsi" w:hint="eastAsia"/>
          <w:color w:val="000000" w:themeColor="text1"/>
          <w:rPrChange w:id="3158" w:author="FURSYS" w:date="2025-12-15T14:54:00Z">
            <w:rPr>
              <w:rFonts w:ascii="Noto Sans CJK KR Regular" w:eastAsia="Noto Sans CJK KR Regular" w:hAnsi="Noto Sans CJK KR Regular" w:hint="eastAsia"/>
              <w:color w:val="000000" w:themeColor="text1"/>
              <w:highlight w:val="yellow"/>
            </w:rPr>
          </w:rPrChange>
        </w:rPr>
        <w:t>계약가</w:t>
      </w:r>
      <w:r w:rsidR="004C5C9E" w:rsidRPr="00354691">
        <w:rPr>
          <w:rFonts w:eastAsiaTheme="minorHAnsi"/>
          <w:color w:val="000000" w:themeColor="text1"/>
          <w:rPrChange w:id="3159" w:author="FURSYS" w:date="2025-12-15T14:54:00Z">
            <w:rPr>
              <w:rFonts w:ascii="Noto Sans CJK KR Regular" w:eastAsia="Noto Sans CJK KR Regular" w:hAnsi="Noto Sans CJK KR Regular"/>
              <w:color w:val="000000" w:themeColor="text1"/>
              <w:highlight w:val="yellow"/>
            </w:rPr>
          </w:rPrChange>
        </w:rPr>
        <w:t xml:space="preserve"> X </w:t>
      </w:r>
      <w:r w:rsidR="004C5C9E" w:rsidRPr="00354691">
        <w:rPr>
          <w:rFonts w:eastAsiaTheme="minorHAnsi" w:hint="eastAsia"/>
          <w:color w:val="000000" w:themeColor="text1"/>
          <w:rPrChange w:id="3160" w:author="FURSYS" w:date="2025-12-15T14:54:00Z">
            <w:rPr>
              <w:rFonts w:ascii="Noto Sans CJK KR Regular" w:eastAsia="Noto Sans CJK KR Regular" w:hAnsi="Noto Sans CJK KR Regular" w:hint="eastAsia"/>
              <w:color w:val="000000" w:themeColor="text1"/>
              <w:highlight w:val="yellow"/>
            </w:rPr>
          </w:rPrChange>
        </w:rPr>
        <w:t>잔존가치</w:t>
      </w:r>
      <w:r w:rsidR="004C5C9E" w:rsidRPr="00354691">
        <w:rPr>
          <w:rFonts w:eastAsiaTheme="minorHAnsi"/>
          <w:color w:val="000000" w:themeColor="text1"/>
          <w:rPrChange w:id="3161" w:author="FURSYS" w:date="2025-12-15T14:54:00Z">
            <w:rPr>
              <w:rFonts w:ascii="Noto Sans CJK KR Regular" w:eastAsia="Noto Sans CJK KR Regular" w:hAnsi="Noto Sans CJK KR Regular"/>
              <w:color w:val="000000" w:themeColor="text1"/>
              <w:highlight w:val="yellow"/>
            </w:rPr>
          </w:rPrChange>
        </w:rPr>
        <w:t>)</w:t>
      </w:r>
      <w:r w:rsidR="00F00C4F" w:rsidRPr="00354691">
        <w:rPr>
          <w:rFonts w:eastAsiaTheme="minorHAnsi" w:hint="eastAsia"/>
          <w:color w:val="000000" w:themeColor="text1"/>
          <w:rPrChange w:id="3162" w:author="FURSYS" w:date="2025-12-15T14:54:00Z">
            <w:rPr>
              <w:rFonts w:ascii="Noto Sans CJK KR Regular" w:eastAsia="Noto Sans CJK KR Regular" w:hAnsi="Noto Sans CJK KR Regular" w:hint="eastAsia"/>
              <w:color w:val="000000" w:themeColor="text1"/>
              <w:highlight w:val="yellow"/>
            </w:rPr>
          </w:rPrChange>
        </w:rPr>
        <w:t>을</w:t>
      </w:r>
      <w:r w:rsidRPr="00354691">
        <w:rPr>
          <w:rFonts w:eastAsiaTheme="minorHAnsi"/>
          <w:color w:val="000000" w:themeColor="text1"/>
          <w:rPrChange w:id="3163" w:author="FURSYS" w:date="2025-12-15T14:54:00Z">
            <w:rPr>
              <w:rFonts w:ascii="Noto Sans CJK KR Regular" w:eastAsia="Noto Sans CJK KR Regular" w:hAnsi="Noto Sans CJK KR Regular"/>
              <w:color w:val="000000" w:themeColor="text1"/>
              <w:highlight w:val="yellow"/>
            </w:rPr>
          </w:rPrChange>
        </w:rPr>
        <w:t xml:space="preserve"> 고객에게 청구하고, 고객은 이 비용을 </w:t>
      </w:r>
      <w:r w:rsidR="006F0077" w:rsidRPr="00354691">
        <w:rPr>
          <w:rFonts w:eastAsiaTheme="minorHAnsi" w:hint="eastAsia"/>
          <w:color w:val="000000" w:themeColor="text1"/>
          <w:rPrChange w:id="3164" w:author="FURSYS" w:date="2025-12-15T14:54:00Z">
            <w:rPr>
              <w:rFonts w:ascii="Noto Sans CJK KR Regular" w:eastAsia="Noto Sans CJK KR Regular" w:hAnsi="Noto Sans CJK KR Regular" w:hint="eastAsia"/>
              <w:color w:val="000000" w:themeColor="text1"/>
              <w:highlight w:val="yellow"/>
            </w:rPr>
          </w:rPrChange>
        </w:rPr>
        <w:t>퍼시스</w:t>
      </w:r>
      <w:r w:rsidRPr="00354691">
        <w:rPr>
          <w:rFonts w:eastAsiaTheme="minorHAnsi" w:hint="eastAsia"/>
          <w:color w:val="000000" w:themeColor="text1"/>
          <w:rPrChange w:id="3165" w:author="FURSYS" w:date="2025-12-15T14:54:00Z">
            <w:rPr>
              <w:rFonts w:ascii="Noto Sans CJK KR Regular" w:eastAsia="Noto Sans CJK KR Regular" w:hAnsi="Noto Sans CJK KR Regular" w:hint="eastAsia"/>
              <w:color w:val="000000" w:themeColor="text1"/>
              <w:highlight w:val="yellow"/>
            </w:rPr>
          </w:rPrChange>
        </w:rPr>
        <w:t>에</w:t>
      </w:r>
      <w:r w:rsidRPr="00354691">
        <w:rPr>
          <w:rFonts w:eastAsiaTheme="minorHAnsi"/>
          <w:color w:val="000000" w:themeColor="text1"/>
          <w:rPrChange w:id="3166" w:author="FURSYS" w:date="2025-12-15T14:54:00Z">
            <w:rPr>
              <w:rFonts w:ascii="Noto Sans CJK KR Regular" w:eastAsia="Noto Sans CJK KR Regular" w:hAnsi="Noto Sans CJK KR Regular"/>
              <w:color w:val="000000" w:themeColor="text1"/>
              <w:highlight w:val="yellow"/>
            </w:rPr>
          </w:rPrChange>
        </w:rPr>
        <w:t xml:space="preserve"> 지급하</w:t>
      </w:r>
      <w:r w:rsidR="006F0077" w:rsidRPr="00354691">
        <w:rPr>
          <w:rFonts w:eastAsiaTheme="minorHAnsi" w:hint="eastAsia"/>
          <w:color w:val="000000" w:themeColor="text1"/>
          <w:rPrChange w:id="3167" w:author="FURSYS" w:date="2025-12-15T14:54:00Z">
            <w:rPr>
              <w:rFonts w:ascii="Noto Sans CJK KR Regular" w:eastAsia="Noto Sans CJK KR Regular" w:hAnsi="Noto Sans CJK KR Regular" w:hint="eastAsia"/>
              <w:color w:val="000000" w:themeColor="text1"/>
              <w:highlight w:val="yellow"/>
            </w:rPr>
          </w:rPrChange>
        </w:rPr>
        <w:t>여야</w:t>
      </w:r>
      <w:r w:rsidR="0075326C" w:rsidRPr="00354691">
        <w:rPr>
          <w:rFonts w:eastAsiaTheme="minorHAnsi"/>
          <w:color w:val="000000" w:themeColor="text1"/>
          <w:rPrChange w:id="3168" w:author="FURSYS" w:date="2025-12-15T14:54:00Z">
            <w:rPr>
              <w:rFonts w:ascii="Noto Sans CJK KR Regular" w:eastAsia="Noto Sans CJK KR Regular" w:hAnsi="Noto Sans CJK KR Regular"/>
              <w:color w:val="000000" w:themeColor="text1"/>
              <w:highlight w:val="yellow"/>
            </w:rPr>
          </w:rPrChange>
        </w:rPr>
        <w:t xml:space="preserve"> 한다</w:t>
      </w:r>
      <w:commentRangeStart w:id="3169"/>
      <w:r w:rsidR="0075326C" w:rsidRPr="00354691">
        <w:rPr>
          <w:rFonts w:eastAsiaTheme="minorHAnsi"/>
          <w:color w:val="000000" w:themeColor="text1"/>
          <w:rPrChange w:id="3170" w:author="FURSYS" w:date="2025-12-15T14:54:00Z">
            <w:rPr>
              <w:rFonts w:ascii="Noto Sans CJK KR Regular" w:eastAsia="Noto Sans CJK KR Regular" w:hAnsi="Noto Sans CJK KR Regular"/>
              <w:color w:val="000000" w:themeColor="text1"/>
            </w:rPr>
          </w:rPrChange>
        </w:rPr>
        <w:t xml:space="preserve">. </w:t>
      </w:r>
      <w:r w:rsidR="00310898" w:rsidRPr="00354691">
        <w:rPr>
          <w:rFonts w:eastAsiaTheme="minorHAnsi" w:hint="eastAsia"/>
          <w:color w:val="000000" w:themeColor="text1"/>
          <w:rPrChange w:id="3171" w:author="FURSYS" w:date="2025-12-15T14:54:00Z">
            <w:rPr>
              <w:rFonts w:ascii="Noto Sans CJK KR Regular" w:eastAsia="Noto Sans CJK KR Regular" w:hAnsi="Noto Sans CJK KR Regular" w:hint="eastAsia"/>
              <w:color w:val="000000" w:themeColor="text1"/>
            </w:rPr>
          </w:rPrChange>
        </w:rPr>
        <w:t>사용</w:t>
      </w:r>
      <w:r w:rsidR="00310898" w:rsidRPr="00354691">
        <w:rPr>
          <w:rFonts w:eastAsiaTheme="minorHAnsi"/>
          <w:color w:val="000000" w:themeColor="text1"/>
          <w:rPrChange w:id="3172" w:author="FURSYS" w:date="2025-12-15T14:54:00Z">
            <w:rPr>
              <w:rFonts w:ascii="Noto Sans CJK KR Regular" w:eastAsia="Noto Sans CJK KR Regular" w:hAnsi="Noto Sans CJK KR Regular"/>
              <w:color w:val="000000" w:themeColor="text1"/>
            </w:rPr>
          </w:rPrChange>
        </w:rPr>
        <w:t xml:space="preserve"> </w:t>
      </w:r>
      <w:r w:rsidR="00310898" w:rsidRPr="00354691">
        <w:rPr>
          <w:rFonts w:eastAsiaTheme="minorHAnsi" w:hint="eastAsia"/>
          <w:color w:val="000000" w:themeColor="text1"/>
          <w:rPrChange w:id="3173" w:author="FURSYS" w:date="2025-12-15T14:54:00Z">
            <w:rPr>
              <w:rFonts w:ascii="Noto Sans CJK KR Regular" w:eastAsia="Noto Sans CJK KR Regular" w:hAnsi="Noto Sans CJK KR Regular" w:hint="eastAsia"/>
              <w:color w:val="000000" w:themeColor="text1"/>
            </w:rPr>
          </w:rPrChange>
        </w:rPr>
        <w:t>기간</w:t>
      </w:r>
      <w:r w:rsidR="00DE279C" w:rsidRPr="00354691">
        <w:rPr>
          <w:rFonts w:eastAsiaTheme="minorHAnsi" w:hint="eastAsia"/>
          <w:color w:val="000000" w:themeColor="text1"/>
          <w:rPrChange w:id="3174" w:author="FURSYS" w:date="2025-12-15T14:54:00Z">
            <w:rPr>
              <w:rFonts w:ascii="Noto Sans CJK KR Regular" w:eastAsia="Noto Sans CJK KR Regular" w:hAnsi="Noto Sans CJK KR Regular" w:hint="eastAsia"/>
              <w:color w:val="000000" w:themeColor="text1"/>
            </w:rPr>
          </w:rPrChange>
        </w:rPr>
        <w:t>에</w:t>
      </w:r>
      <w:r w:rsidR="00DE279C" w:rsidRPr="00354691">
        <w:rPr>
          <w:rFonts w:eastAsiaTheme="minorHAnsi"/>
          <w:color w:val="000000" w:themeColor="text1"/>
          <w:rPrChange w:id="3175" w:author="FURSYS" w:date="2025-12-15T14:54:00Z">
            <w:rPr>
              <w:rFonts w:ascii="Noto Sans CJK KR Regular" w:eastAsia="Noto Sans CJK KR Regular" w:hAnsi="Noto Sans CJK KR Regular"/>
              <w:color w:val="000000" w:themeColor="text1"/>
            </w:rPr>
          </w:rPrChange>
        </w:rPr>
        <w:t xml:space="preserve"> </w:t>
      </w:r>
      <w:r w:rsidR="00DE279C" w:rsidRPr="00354691">
        <w:rPr>
          <w:rFonts w:eastAsiaTheme="minorHAnsi" w:hint="eastAsia"/>
          <w:color w:val="000000" w:themeColor="text1"/>
          <w:rPrChange w:id="3176" w:author="FURSYS" w:date="2025-12-15T14:54:00Z">
            <w:rPr>
              <w:rFonts w:ascii="Noto Sans CJK KR Regular" w:eastAsia="Noto Sans CJK KR Regular" w:hAnsi="Noto Sans CJK KR Regular" w:hint="eastAsia"/>
              <w:color w:val="000000" w:themeColor="text1"/>
            </w:rPr>
          </w:rPrChange>
        </w:rPr>
        <w:t>따른</w:t>
      </w:r>
      <w:r w:rsidR="00DE279C" w:rsidRPr="00354691">
        <w:rPr>
          <w:rFonts w:eastAsiaTheme="minorHAnsi"/>
          <w:color w:val="000000" w:themeColor="text1"/>
          <w:rPrChange w:id="3177" w:author="FURSYS" w:date="2025-12-15T14:54:00Z">
            <w:rPr>
              <w:rFonts w:ascii="Noto Sans CJK KR Regular" w:eastAsia="Noto Sans CJK KR Regular" w:hAnsi="Noto Sans CJK KR Regular"/>
              <w:color w:val="000000" w:themeColor="text1"/>
            </w:rPr>
          </w:rPrChange>
        </w:rPr>
        <w:t xml:space="preserve"> </w:t>
      </w:r>
      <w:r w:rsidR="00DE279C" w:rsidRPr="00354691">
        <w:rPr>
          <w:rFonts w:eastAsiaTheme="minorHAnsi" w:hint="eastAsia"/>
          <w:color w:val="000000" w:themeColor="text1"/>
          <w:rPrChange w:id="3178" w:author="FURSYS" w:date="2025-12-15T14:54:00Z">
            <w:rPr>
              <w:rFonts w:ascii="Noto Sans CJK KR Regular" w:eastAsia="Noto Sans CJK KR Regular" w:hAnsi="Noto Sans CJK KR Regular" w:hint="eastAsia"/>
              <w:color w:val="000000" w:themeColor="text1"/>
            </w:rPr>
          </w:rPrChange>
        </w:rPr>
        <w:t>계약물품의</w:t>
      </w:r>
      <w:r w:rsidR="00DE279C" w:rsidRPr="00354691">
        <w:rPr>
          <w:rFonts w:eastAsiaTheme="minorHAnsi"/>
          <w:color w:val="000000" w:themeColor="text1"/>
          <w:rPrChange w:id="3179" w:author="FURSYS" w:date="2025-12-15T14:54:00Z">
            <w:rPr>
              <w:rFonts w:ascii="Noto Sans CJK KR Regular" w:eastAsia="Noto Sans CJK KR Regular" w:hAnsi="Noto Sans CJK KR Regular"/>
              <w:color w:val="000000" w:themeColor="text1"/>
            </w:rPr>
          </w:rPrChange>
        </w:rPr>
        <w:t xml:space="preserve"> </w:t>
      </w:r>
      <w:r w:rsidR="00DE279C" w:rsidRPr="00354691">
        <w:rPr>
          <w:rFonts w:eastAsiaTheme="minorHAnsi" w:hint="eastAsia"/>
          <w:color w:val="000000" w:themeColor="text1"/>
          <w:rPrChange w:id="3180" w:author="FURSYS" w:date="2025-12-15T14:54:00Z">
            <w:rPr>
              <w:rFonts w:ascii="Noto Sans CJK KR Regular" w:eastAsia="Noto Sans CJK KR Regular" w:hAnsi="Noto Sans CJK KR Regular" w:hint="eastAsia"/>
              <w:color w:val="000000" w:themeColor="text1"/>
            </w:rPr>
          </w:rPrChange>
        </w:rPr>
        <w:t>잔존가치</w:t>
      </w:r>
      <w:r w:rsidR="0075326C" w:rsidRPr="00354691">
        <w:rPr>
          <w:rFonts w:eastAsiaTheme="minorHAnsi" w:hint="eastAsia"/>
          <w:color w:val="000000" w:themeColor="text1"/>
          <w:rPrChange w:id="3181" w:author="FURSYS" w:date="2025-12-15T14:54:00Z">
            <w:rPr>
              <w:rFonts w:ascii="Noto Sans CJK KR Regular" w:eastAsia="Noto Sans CJK KR Regular" w:hAnsi="Noto Sans CJK KR Regular" w:hint="eastAsia"/>
              <w:color w:val="000000" w:themeColor="text1"/>
            </w:rPr>
          </w:rPrChange>
        </w:rPr>
        <w:t>는</w:t>
      </w:r>
      <w:r w:rsidR="00310898" w:rsidRPr="00354691">
        <w:rPr>
          <w:rFonts w:eastAsiaTheme="minorHAnsi"/>
          <w:color w:val="000000" w:themeColor="text1"/>
          <w:rPrChange w:id="3182" w:author="FURSYS" w:date="2025-12-15T14:54:00Z">
            <w:rPr>
              <w:rFonts w:ascii="Noto Sans CJK KR Regular" w:eastAsia="Noto Sans CJK KR Regular" w:hAnsi="Noto Sans CJK KR Regular"/>
              <w:color w:val="000000" w:themeColor="text1"/>
            </w:rPr>
          </w:rPrChange>
        </w:rPr>
        <w:t xml:space="preserve"> </w:t>
      </w:r>
      <w:del w:id="3183" w:author="FURSYS" w:date="2025-08-08T16:49:00Z">
        <w:r w:rsidR="00310898" w:rsidRPr="00354691" w:rsidDel="00DC7BA2">
          <w:rPr>
            <w:rFonts w:eastAsiaTheme="minorHAnsi" w:hint="eastAsia"/>
            <w:color w:val="000000" w:themeColor="text1"/>
            <w:rPrChange w:id="3184" w:author="FURSYS" w:date="2025-12-15T14:54:00Z">
              <w:rPr>
                <w:rFonts w:ascii="Noto Sans CJK KR Regular" w:eastAsia="Noto Sans CJK KR Regular" w:hAnsi="Noto Sans CJK KR Regular" w:hint="eastAsia"/>
                <w:color w:val="000000" w:themeColor="text1"/>
              </w:rPr>
            </w:rPrChange>
          </w:rPr>
          <w:delText>정률법으로</w:delText>
        </w:r>
        <w:r w:rsidR="00310898" w:rsidRPr="00354691" w:rsidDel="00DC7BA2">
          <w:rPr>
            <w:rFonts w:eastAsiaTheme="minorHAnsi"/>
            <w:color w:val="000000" w:themeColor="text1"/>
            <w:rPrChange w:id="3185" w:author="FURSYS" w:date="2025-12-15T14:54:00Z">
              <w:rPr>
                <w:rFonts w:ascii="Noto Sans CJK KR Regular" w:eastAsia="Noto Sans CJK KR Regular" w:hAnsi="Noto Sans CJK KR Regular"/>
                <w:color w:val="000000" w:themeColor="text1"/>
              </w:rPr>
            </w:rPrChange>
          </w:rPr>
          <w:delText xml:space="preserve"> </w:delText>
        </w:r>
        <w:r w:rsidR="00310898" w:rsidRPr="00354691" w:rsidDel="00DC7BA2">
          <w:rPr>
            <w:rFonts w:eastAsiaTheme="minorHAnsi" w:hint="eastAsia"/>
            <w:color w:val="000000" w:themeColor="text1"/>
            <w:rPrChange w:id="3186" w:author="FURSYS" w:date="2025-12-15T14:54:00Z">
              <w:rPr>
                <w:rFonts w:ascii="Noto Sans CJK KR Regular" w:eastAsia="Noto Sans CJK KR Regular" w:hAnsi="Noto Sans CJK KR Regular" w:hint="eastAsia"/>
                <w:color w:val="000000" w:themeColor="text1"/>
              </w:rPr>
            </w:rPrChange>
          </w:rPr>
          <w:delText>계산</w:delText>
        </w:r>
        <w:r w:rsidR="0075326C" w:rsidRPr="00354691" w:rsidDel="00DC7BA2">
          <w:rPr>
            <w:rFonts w:eastAsiaTheme="minorHAnsi" w:hint="eastAsia"/>
            <w:color w:val="000000" w:themeColor="text1"/>
            <w:rPrChange w:id="3187" w:author="FURSYS" w:date="2025-12-15T14:54:00Z">
              <w:rPr>
                <w:rFonts w:ascii="Noto Sans CJK KR Regular" w:eastAsia="Noto Sans CJK KR Regular" w:hAnsi="Noto Sans CJK KR Regular" w:hint="eastAsia"/>
                <w:color w:val="000000" w:themeColor="text1"/>
              </w:rPr>
            </w:rPrChange>
          </w:rPr>
          <w:delText>하며</w:delText>
        </w:r>
        <w:r w:rsidR="00310898" w:rsidRPr="00354691" w:rsidDel="00DC7BA2">
          <w:rPr>
            <w:rFonts w:eastAsiaTheme="minorHAnsi"/>
            <w:color w:val="000000" w:themeColor="text1"/>
            <w:rPrChange w:id="3188" w:author="FURSYS" w:date="2025-12-15T14:54:00Z">
              <w:rPr>
                <w:rFonts w:ascii="Noto Sans CJK KR Regular" w:eastAsia="Noto Sans CJK KR Regular" w:hAnsi="Noto Sans CJK KR Regular"/>
                <w:color w:val="000000" w:themeColor="text1"/>
              </w:rPr>
            </w:rPrChange>
          </w:rPr>
          <w:delText xml:space="preserve"> </w:delText>
        </w:r>
      </w:del>
      <w:ins w:id="3189" w:author="FURSYS" w:date="2025-08-08T16:54:00Z">
        <w:r w:rsidR="00DC7BA2" w:rsidRPr="00354691">
          <w:rPr>
            <w:rFonts w:eastAsiaTheme="minorHAnsi" w:hint="eastAsia"/>
            <w:color w:val="000000" w:themeColor="text1"/>
            <w:rPrChange w:id="3190" w:author="FURSYS" w:date="2025-12-15T14:54:00Z">
              <w:rPr>
                <w:rFonts w:ascii="Noto Sans CJK KR Regular" w:eastAsia="Noto Sans CJK KR Regular" w:hAnsi="Noto Sans CJK KR Regular" w:hint="eastAsia"/>
                <w:color w:val="000000" w:themeColor="text1"/>
              </w:rPr>
            </w:rPrChange>
          </w:rPr>
          <w:t>본</w:t>
        </w:r>
        <w:r w:rsidR="00DC7BA2" w:rsidRPr="00354691">
          <w:rPr>
            <w:rFonts w:eastAsiaTheme="minorHAnsi"/>
            <w:color w:val="000000" w:themeColor="text1"/>
            <w:rPrChange w:id="3191" w:author="FURSYS" w:date="2025-12-15T14:54:00Z">
              <w:rPr>
                <w:rFonts w:ascii="Noto Sans CJK KR Regular" w:eastAsia="Noto Sans CJK KR Regular" w:hAnsi="Noto Sans CJK KR Regular"/>
                <w:color w:val="000000" w:themeColor="text1"/>
              </w:rPr>
            </w:rPrChange>
          </w:rPr>
          <w:t xml:space="preserve"> </w:t>
        </w:r>
        <w:r w:rsidR="00DC7BA2" w:rsidRPr="00354691">
          <w:rPr>
            <w:rFonts w:eastAsiaTheme="minorHAnsi" w:hint="eastAsia"/>
            <w:color w:val="000000" w:themeColor="text1"/>
            <w:rPrChange w:id="3192" w:author="FURSYS" w:date="2025-12-15T14:54:00Z">
              <w:rPr>
                <w:rFonts w:ascii="Noto Sans CJK KR Regular" w:eastAsia="Noto Sans CJK KR Regular" w:hAnsi="Noto Sans CJK KR Regular" w:hint="eastAsia"/>
                <w:color w:val="000000" w:themeColor="text1"/>
              </w:rPr>
            </w:rPrChange>
          </w:rPr>
          <w:t>조</w:t>
        </w:r>
        <w:r w:rsidR="00DC7BA2" w:rsidRPr="00354691">
          <w:rPr>
            <w:rFonts w:eastAsiaTheme="minorHAnsi"/>
            <w:color w:val="000000" w:themeColor="text1"/>
            <w:rPrChange w:id="3193" w:author="FURSYS" w:date="2025-12-15T14:54:00Z">
              <w:rPr>
                <w:rFonts w:ascii="Noto Sans CJK KR Regular" w:eastAsia="Noto Sans CJK KR Regular" w:hAnsi="Noto Sans CJK KR Regular"/>
                <w:color w:val="000000" w:themeColor="text1"/>
              </w:rPr>
            </w:rPrChange>
          </w:rPr>
          <w:t xml:space="preserve"> </w:t>
        </w:r>
        <w:r w:rsidR="00DC7BA2" w:rsidRPr="00354691">
          <w:rPr>
            <w:rFonts w:eastAsiaTheme="minorHAnsi" w:hint="eastAsia"/>
            <w:color w:val="000000" w:themeColor="text1"/>
            <w:rPrChange w:id="3194" w:author="FURSYS" w:date="2025-12-15T14:54:00Z">
              <w:rPr>
                <w:rFonts w:ascii="Noto Sans CJK KR Regular" w:eastAsia="Noto Sans CJK KR Regular" w:hAnsi="Noto Sans CJK KR Regular" w:hint="eastAsia"/>
                <w:color w:val="000000" w:themeColor="text1"/>
              </w:rPr>
            </w:rPrChange>
          </w:rPr>
          <w:t>제</w:t>
        </w:r>
        <w:r w:rsidR="00DC7BA2" w:rsidRPr="00354691">
          <w:rPr>
            <w:rFonts w:eastAsiaTheme="minorHAnsi"/>
            <w:color w:val="000000" w:themeColor="text1"/>
            <w:rPrChange w:id="3195" w:author="FURSYS" w:date="2025-12-15T14:54:00Z">
              <w:rPr>
                <w:rFonts w:ascii="Noto Sans CJK KR Regular" w:eastAsia="Noto Sans CJK KR Regular" w:hAnsi="Noto Sans CJK KR Regular"/>
                <w:color w:val="000000" w:themeColor="text1"/>
              </w:rPr>
            </w:rPrChange>
          </w:rPr>
          <w:t xml:space="preserve">2항에 </w:t>
        </w:r>
        <w:r w:rsidR="00DC7BA2" w:rsidRPr="00354691">
          <w:rPr>
            <w:rFonts w:eastAsiaTheme="minorHAnsi" w:hint="eastAsia"/>
            <w:color w:val="000000" w:themeColor="text1"/>
            <w:rPrChange w:id="3196" w:author="FURSYS" w:date="2025-12-15T14:54:00Z">
              <w:rPr>
                <w:rFonts w:ascii="Noto Sans CJK KR Regular" w:eastAsia="Noto Sans CJK KR Regular" w:hAnsi="Noto Sans CJK KR Regular" w:hint="eastAsia"/>
                <w:color w:val="000000" w:themeColor="text1"/>
              </w:rPr>
            </w:rPrChange>
          </w:rPr>
          <w:t>따른</w:t>
        </w:r>
        <w:r w:rsidR="00DC7BA2" w:rsidRPr="00354691">
          <w:rPr>
            <w:rFonts w:eastAsiaTheme="minorHAnsi"/>
            <w:color w:val="000000" w:themeColor="text1"/>
            <w:rPrChange w:id="3197" w:author="FURSYS" w:date="2025-12-15T14:54:00Z">
              <w:rPr>
                <w:rFonts w:ascii="Noto Sans CJK KR Regular" w:eastAsia="Noto Sans CJK KR Regular" w:hAnsi="Noto Sans CJK KR Regular"/>
                <w:color w:val="000000" w:themeColor="text1"/>
              </w:rPr>
            </w:rPrChange>
          </w:rPr>
          <w:t xml:space="preserve"> </w:t>
        </w:r>
        <w:r w:rsidR="00DC7BA2" w:rsidRPr="00354691">
          <w:rPr>
            <w:rFonts w:eastAsiaTheme="minorHAnsi" w:hint="eastAsia"/>
            <w:color w:val="000000" w:themeColor="text1"/>
            <w:rPrChange w:id="3198" w:author="FURSYS" w:date="2025-12-15T14:54:00Z">
              <w:rPr>
                <w:rFonts w:ascii="Noto Sans CJK KR Regular" w:eastAsia="Noto Sans CJK KR Regular" w:hAnsi="Noto Sans CJK KR Regular" w:hint="eastAsia"/>
                <w:color w:val="000000" w:themeColor="text1"/>
              </w:rPr>
            </w:rPrChange>
          </w:rPr>
          <w:t>표를</w:t>
        </w:r>
        <w:r w:rsidR="00DC7BA2" w:rsidRPr="00354691">
          <w:rPr>
            <w:rFonts w:eastAsiaTheme="minorHAnsi"/>
            <w:color w:val="000000" w:themeColor="text1"/>
            <w:rPrChange w:id="3199" w:author="FURSYS" w:date="2025-12-15T14:54:00Z">
              <w:rPr>
                <w:rFonts w:ascii="Noto Sans CJK KR Regular" w:eastAsia="Noto Sans CJK KR Regular" w:hAnsi="Noto Sans CJK KR Regular"/>
                <w:color w:val="000000" w:themeColor="text1"/>
              </w:rPr>
            </w:rPrChange>
          </w:rPr>
          <w:t xml:space="preserve"> </w:t>
        </w:r>
        <w:r w:rsidR="00DC7BA2" w:rsidRPr="00354691">
          <w:rPr>
            <w:rFonts w:eastAsiaTheme="minorHAnsi" w:hint="eastAsia"/>
            <w:color w:val="000000" w:themeColor="text1"/>
            <w:rPrChange w:id="3200" w:author="FURSYS" w:date="2025-12-15T14:54:00Z">
              <w:rPr>
                <w:rFonts w:ascii="Noto Sans CJK KR Regular" w:eastAsia="Noto Sans CJK KR Regular" w:hAnsi="Noto Sans CJK KR Regular" w:hint="eastAsia"/>
                <w:color w:val="000000" w:themeColor="text1"/>
              </w:rPr>
            </w:rPrChange>
          </w:rPr>
          <w:t>기준으로</w:t>
        </w:r>
        <w:r w:rsidR="00DC7BA2" w:rsidRPr="00354691">
          <w:rPr>
            <w:rFonts w:eastAsiaTheme="minorHAnsi"/>
            <w:color w:val="000000" w:themeColor="text1"/>
            <w:rPrChange w:id="3201" w:author="FURSYS" w:date="2025-12-15T14:54:00Z">
              <w:rPr>
                <w:rFonts w:ascii="Noto Sans CJK KR Regular" w:eastAsia="Noto Sans CJK KR Regular" w:hAnsi="Noto Sans CJK KR Regular"/>
                <w:color w:val="000000" w:themeColor="text1"/>
              </w:rPr>
            </w:rPrChange>
          </w:rPr>
          <w:t xml:space="preserve"> </w:t>
        </w:r>
        <w:r w:rsidR="00DC7BA2" w:rsidRPr="00354691">
          <w:rPr>
            <w:rFonts w:eastAsiaTheme="minorHAnsi" w:hint="eastAsia"/>
            <w:color w:val="000000" w:themeColor="text1"/>
            <w:rPrChange w:id="3202" w:author="FURSYS" w:date="2025-12-15T14:54:00Z">
              <w:rPr>
                <w:rFonts w:ascii="Noto Sans CJK KR Regular" w:eastAsia="Noto Sans CJK KR Regular" w:hAnsi="Noto Sans CJK KR Regular" w:hint="eastAsia"/>
                <w:color w:val="000000" w:themeColor="text1"/>
              </w:rPr>
            </w:rPrChange>
          </w:rPr>
          <w:t>한다</w:t>
        </w:r>
        <w:r w:rsidR="00DC7BA2" w:rsidRPr="00354691">
          <w:rPr>
            <w:rFonts w:eastAsiaTheme="minorHAnsi"/>
            <w:color w:val="000000" w:themeColor="text1"/>
            <w:rPrChange w:id="3203" w:author="FURSYS" w:date="2025-12-15T14:54:00Z">
              <w:rPr>
                <w:rFonts w:ascii="Noto Sans CJK KR Regular" w:eastAsia="Noto Sans CJK KR Regular" w:hAnsi="Noto Sans CJK KR Regular"/>
                <w:color w:val="000000" w:themeColor="text1"/>
              </w:rPr>
            </w:rPrChange>
          </w:rPr>
          <w:t>.</w:t>
        </w:r>
      </w:ins>
      <w:del w:id="3204" w:author="FURSYS" w:date="2025-08-08T16:54:00Z">
        <w:r w:rsidR="00DE279C" w:rsidRPr="00354691" w:rsidDel="00DC7BA2">
          <w:rPr>
            <w:rFonts w:eastAsiaTheme="minorHAnsi" w:hint="eastAsia"/>
            <w:color w:val="000000" w:themeColor="text1"/>
            <w:rPrChange w:id="3205" w:author="FURSYS" w:date="2025-12-15T14:54:00Z">
              <w:rPr>
                <w:rFonts w:ascii="Noto Sans CJK KR Regular" w:eastAsia="Noto Sans CJK KR Regular" w:hAnsi="Noto Sans CJK KR Regular" w:hint="eastAsia"/>
                <w:color w:val="000000" w:themeColor="text1"/>
              </w:rPr>
            </w:rPrChange>
          </w:rPr>
          <w:delText>아래와</w:delText>
        </w:r>
        <w:r w:rsidR="00DE279C" w:rsidRPr="00354691" w:rsidDel="00DC7BA2">
          <w:rPr>
            <w:rFonts w:eastAsiaTheme="minorHAnsi"/>
            <w:color w:val="000000" w:themeColor="text1"/>
            <w:rPrChange w:id="3206" w:author="FURSYS" w:date="2025-12-15T14:54:00Z">
              <w:rPr>
                <w:rFonts w:ascii="Noto Sans CJK KR Regular" w:eastAsia="Noto Sans CJK KR Regular" w:hAnsi="Noto Sans CJK KR Regular"/>
                <w:color w:val="000000" w:themeColor="text1"/>
              </w:rPr>
            </w:rPrChange>
          </w:rPr>
          <w:delText xml:space="preserve"> </w:delText>
        </w:r>
        <w:r w:rsidR="00DE279C" w:rsidRPr="00354691" w:rsidDel="00DC7BA2">
          <w:rPr>
            <w:rFonts w:eastAsiaTheme="minorHAnsi" w:hint="eastAsia"/>
            <w:color w:val="000000" w:themeColor="text1"/>
            <w:rPrChange w:id="3207" w:author="FURSYS" w:date="2025-12-15T14:54:00Z">
              <w:rPr>
                <w:rFonts w:ascii="Noto Sans CJK KR Regular" w:eastAsia="Noto Sans CJK KR Regular" w:hAnsi="Noto Sans CJK KR Regular" w:hint="eastAsia"/>
                <w:color w:val="000000" w:themeColor="text1"/>
              </w:rPr>
            </w:rPrChange>
          </w:rPr>
          <w:delText>같다</w:delText>
        </w:r>
        <w:r w:rsidR="0075326C" w:rsidRPr="00354691" w:rsidDel="00DC7BA2">
          <w:rPr>
            <w:rFonts w:eastAsiaTheme="minorHAnsi"/>
            <w:color w:val="000000" w:themeColor="text1"/>
            <w:rPrChange w:id="3208" w:author="FURSYS" w:date="2025-12-15T14:54:00Z">
              <w:rPr>
                <w:rFonts w:ascii="Noto Sans CJK KR Regular" w:eastAsia="Noto Sans CJK KR Regular" w:hAnsi="Noto Sans CJK KR Regular"/>
                <w:color w:val="000000" w:themeColor="text1"/>
              </w:rPr>
            </w:rPrChange>
          </w:rPr>
          <w:delText>.</w:delText>
        </w:r>
        <w:commentRangeEnd w:id="3169"/>
        <w:r w:rsidR="001A46F6" w:rsidRPr="000C7330" w:rsidDel="00DC7BA2">
          <w:rPr>
            <w:rStyle w:val="a6"/>
            <w:rFonts w:eastAsiaTheme="minorHAnsi"/>
            <w:rPrChange w:id="3209" w:author="FURSYS" w:date="2025-12-04T15:42:00Z">
              <w:rPr>
                <w:rStyle w:val="a6"/>
              </w:rPr>
            </w:rPrChange>
          </w:rPr>
          <w:commentReference w:id="3169"/>
        </w:r>
      </w:del>
    </w:p>
    <w:tbl>
      <w:tblPr>
        <w:tblStyle w:val="ad"/>
        <w:tblW w:w="0" w:type="auto"/>
        <w:tblInd w:w="800" w:type="dxa"/>
        <w:tblLook w:val="04A0" w:firstRow="1" w:lastRow="0" w:firstColumn="1" w:lastColumn="0" w:noHBand="0" w:noVBand="1"/>
      </w:tblPr>
      <w:tblGrid>
        <w:gridCol w:w="2759"/>
        <w:gridCol w:w="2521"/>
        <w:gridCol w:w="2936"/>
      </w:tblGrid>
      <w:tr w:rsidR="00481154" w:rsidRPr="000C7330" w:rsidDel="00DC7BA2" w14:paraId="0CD042D9" w14:textId="1AE86451" w:rsidTr="00481154">
        <w:trPr>
          <w:del w:id="3210" w:author="FURSYS" w:date="2025-08-08T16:55:00Z"/>
        </w:trPr>
        <w:tc>
          <w:tcPr>
            <w:tcW w:w="2759" w:type="dxa"/>
          </w:tcPr>
          <w:p w14:paraId="1204EE80" w14:textId="79125252" w:rsidR="00481154" w:rsidRPr="000C7330" w:rsidDel="00DC7BA2" w:rsidRDefault="00310898" w:rsidP="00310898">
            <w:pPr>
              <w:pStyle w:val="a3"/>
              <w:wordWrap/>
              <w:spacing w:before="39" w:line="206" w:lineRule="auto"/>
              <w:ind w:leftChars="0" w:left="0" w:right="278"/>
              <w:jc w:val="center"/>
              <w:rPr>
                <w:del w:id="3211" w:author="FURSYS" w:date="2025-08-08T16:55:00Z"/>
                <w:rFonts w:eastAsiaTheme="minorHAnsi"/>
                <w:color w:val="000000" w:themeColor="text1"/>
                <w:rPrChange w:id="3212" w:author="FURSYS" w:date="2025-12-04T15:42:00Z">
                  <w:rPr>
                    <w:del w:id="3213" w:author="FURSYS" w:date="2025-08-08T16:55:00Z"/>
                    <w:rFonts w:ascii="Noto Sans CJK KR Regular" w:eastAsia="Noto Sans CJK KR Regular" w:hAnsi="Noto Sans CJK KR Regular"/>
                    <w:color w:val="000000" w:themeColor="text1"/>
                  </w:rPr>
                </w:rPrChange>
              </w:rPr>
            </w:pPr>
            <w:del w:id="3214" w:author="FURSYS" w:date="2025-08-08T16:55:00Z">
              <w:r w:rsidRPr="000C7330" w:rsidDel="00DC7BA2">
                <w:rPr>
                  <w:rFonts w:eastAsiaTheme="minorHAnsi" w:hint="eastAsia"/>
                  <w:color w:val="000000" w:themeColor="text1"/>
                  <w:rPrChange w:id="3215" w:author="FURSYS" w:date="2025-12-04T15:42:00Z">
                    <w:rPr>
                      <w:rFonts w:ascii="Noto Sans CJK KR Regular" w:eastAsia="Noto Sans CJK KR Regular" w:hAnsi="Noto Sans CJK KR Regular" w:hint="eastAsia"/>
                      <w:color w:val="000000" w:themeColor="text1"/>
                    </w:rPr>
                  </w:rPrChange>
                </w:rPr>
                <w:delText>사용</w:delText>
              </w:r>
              <w:r w:rsidRPr="000C7330" w:rsidDel="00DC7BA2">
                <w:rPr>
                  <w:rFonts w:eastAsiaTheme="minorHAnsi"/>
                  <w:color w:val="000000" w:themeColor="text1"/>
                  <w:rPrChange w:id="3216" w:author="FURSYS" w:date="2025-12-04T15:42:00Z">
                    <w:rPr>
                      <w:rFonts w:ascii="Noto Sans CJK KR Regular" w:eastAsia="Noto Sans CJK KR Regular" w:hAnsi="Noto Sans CJK KR Regular"/>
                      <w:color w:val="000000" w:themeColor="text1"/>
                    </w:rPr>
                  </w:rPrChange>
                </w:rPr>
                <w:delText xml:space="preserve"> </w:delText>
              </w:r>
              <w:r w:rsidRPr="000C7330" w:rsidDel="00DC7BA2">
                <w:rPr>
                  <w:rFonts w:eastAsiaTheme="minorHAnsi" w:hint="eastAsia"/>
                  <w:color w:val="000000" w:themeColor="text1"/>
                  <w:rPrChange w:id="3217" w:author="FURSYS" w:date="2025-12-04T15:42:00Z">
                    <w:rPr>
                      <w:rFonts w:ascii="Noto Sans CJK KR Regular" w:eastAsia="Noto Sans CJK KR Regular" w:hAnsi="Noto Sans CJK KR Regular" w:hint="eastAsia"/>
                      <w:color w:val="000000" w:themeColor="text1"/>
                    </w:rPr>
                  </w:rPrChange>
                </w:rPr>
                <w:delText>기간</w:delText>
              </w:r>
            </w:del>
          </w:p>
        </w:tc>
        <w:tc>
          <w:tcPr>
            <w:tcW w:w="2521" w:type="dxa"/>
          </w:tcPr>
          <w:p w14:paraId="2738F81C" w14:textId="47DB1E2D" w:rsidR="00481154" w:rsidRPr="000C7330" w:rsidDel="00DC7BA2" w:rsidRDefault="005446D2" w:rsidP="00310898">
            <w:pPr>
              <w:pStyle w:val="a3"/>
              <w:wordWrap/>
              <w:spacing w:before="39" w:line="206" w:lineRule="auto"/>
              <w:ind w:leftChars="0" w:left="0" w:right="278"/>
              <w:jc w:val="center"/>
              <w:rPr>
                <w:del w:id="3218" w:author="FURSYS" w:date="2025-08-08T16:55:00Z"/>
                <w:rFonts w:eastAsiaTheme="minorHAnsi"/>
                <w:color w:val="000000" w:themeColor="text1"/>
                <w:rPrChange w:id="3219" w:author="FURSYS" w:date="2025-12-04T15:42:00Z">
                  <w:rPr>
                    <w:del w:id="3220" w:author="FURSYS" w:date="2025-08-08T16:55:00Z"/>
                    <w:rFonts w:ascii="Noto Sans CJK KR Regular" w:eastAsia="Noto Sans CJK KR Regular" w:hAnsi="Noto Sans CJK KR Regular"/>
                    <w:color w:val="000000" w:themeColor="text1"/>
                  </w:rPr>
                </w:rPrChange>
              </w:rPr>
            </w:pPr>
            <w:del w:id="3221" w:author="FURSYS" w:date="2025-08-08T16:55:00Z">
              <w:r w:rsidRPr="000C7330" w:rsidDel="00DC7BA2">
                <w:rPr>
                  <w:rFonts w:eastAsiaTheme="minorHAnsi" w:hint="eastAsia"/>
                  <w:color w:val="000000" w:themeColor="text1"/>
                  <w:rPrChange w:id="3222" w:author="FURSYS" w:date="2025-12-04T15:42:00Z">
                    <w:rPr>
                      <w:rFonts w:ascii="Noto Sans CJK KR Regular" w:eastAsia="Noto Sans CJK KR Regular" w:hAnsi="Noto Sans CJK KR Regular" w:hint="eastAsia"/>
                      <w:color w:val="000000" w:themeColor="text1"/>
                    </w:rPr>
                  </w:rPrChange>
                </w:rPr>
                <w:delText>감가</w:delText>
              </w:r>
              <w:r w:rsidR="00481154" w:rsidRPr="000C7330" w:rsidDel="00DC7BA2">
                <w:rPr>
                  <w:rFonts w:eastAsiaTheme="minorHAnsi" w:hint="eastAsia"/>
                  <w:color w:val="000000" w:themeColor="text1"/>
                  <w:rPrChange w:id="3223" w:author="FURSYS" w:date="2025-12-04T15:42:00Z">
                    <w:rPr>
                      <w:rFonts w:ascii="Noto Sans CJK KR Regular" w:eastAsia="Noto Sans CJK KR Regular" w:hAnsi="Noto Sans CJK KR Regular" w:hint="eastAsia"/>
                      <w:color w:val="000000" w:themeColor="text1"/>
                    </w:rPr>
                  </w:rPrChange>
                </w:rPr>
                <w:delText>율</w:delText>
              </w:r>
            </w:del>
          </w:p>
        </w:tc>
        <w:tc>
          <w:tcPr>
            <w:tcW w:w="2936" w:type="dxa"/>
          </w:tcPr>
          <w:p w14:paraId="623E5859" w14:textId="6D34BA9F" w:rsidR="00481154" w:rsidRPr="000C7330" w:rsidDel="00DC7BA2" w:rsidRDefault="00481154" w:rsidP="00310898">
            <w:pPr>
              <w:pStyle w:val="a3"/>
              <w:wordWrap/>
              <w:spacing w:before="39" w:line="206" w:lineRule="auto"/>
              <w:ind w:leftChars="0" w:left="0" w:right="278"/>
              <w:jc w:val="center"/>
              <w:rPr>
                <w:del w:id="3224" w:author="FURSYS" w:date="2025-08-08T16:55:00Z"/>
                <w:rFonts w:eastAsiaTheme="minorHAnsi"/>
                <w:color w:val="000000" w:themeColor="text1"/>
                <w:rPrChange w:id="3225" w:author="FURSYS" w:date="2025-12-04T15:42:00Z">
                  <w:rPr>
                    <w:del w:id="3226" w:author="FURSYS" w:date="2025-08-08T16:55:00Z"/>
                    <w:rFonts w:ascii="Noto Sans CJK KR Regular" w:eastAsia="Noto Sans CJK KR Regular" w:hAnsi="Noto Sans CJK KR Regular"/>
                    <w:color w:val="000000" w:themeColor="text1"/>
                  </w:rPr>
                </w:rPrChange>
              </w:rPr>
            </w:pPr>
            <w:del w:id="3227" w:author="FURSYS" w:date="2025-08-08T16:55:00Z">
              <w:r w:rsidRPr="000C7330" w:rsidDel="00DC7BA2">
                <w:rPr>
                  <w:rFonts w:eastAsiaTheme="minorHAnsi" w:hint="eastAsia"/>
                  <w:color w:val="000000" w:themeColor="text1"/>
                  <w:rPrChange w:id="3228" w:author="FURSYS" w:date="2025-12-04T15:42:00Z">
                    <w:rPr>
                      <w:rFonts w:ascii="Noto Sans CJK KR Regular" w:eastAsia="Noto Sans CJK KR Regular" w:hAnsi="Noto Sans CJK KR Regular" w:hint="eastAsia"/>
                      <w:color w:val="000000" w:themeColor="text1"/>
                    </w:rPr>
                  </w:rPrChange>
                </w:rPr>
                <w:delText>잔존가치</w:delText>
              </w:r>
            </w:del>
          </w:p>
        </w:tc>
      </w:tr>
      <w:tr w:rsidR="00481154" w:rsidRPr="000C7330" w:rsidDel="00DC7BA2" w14:paraId="7803ECA4" w14:textId="7A77FCEE" w:rsidTr="00481154">
        <w:trPr>
          <w:del w:id="3229" w:author="FURSYS" w:date="2025-08-08T16:55:00Z"/>
        </w:trPr>
        <w:tc>
          <w:tcPr>
            <w:tcW w:w="2759" w:type="dxa"/>
          </w:tcPr>
          <w:p w14:paraId="2CA1439E" w14:textId="30ACB6DB" w:rsidR="00481154" w:rsidRPr="000C7330" w:rsidDel="00DC7BA2" w:rsidRDefault="00310898" w:rsidP="00310898">
            <w:pPr>
              <w:pStyle w:val="a3"/>
              <w:wordWrap/>
              <w:spacing w:before="39" w:line="206" w:lineRule="auto"/>
              <w:ind w:leftChars="0" w:left="0" w:right="278"/>
              <w:jc w:val="center"/>
              <w:rPr>
                <w:del w:id="3230" w:author="FURSYS" w:date="2025-08-08T16:55:00Z"/>
                <w:rFonts w:eastAsiaTheme="minorHAnsi"/>
                <w:color w:val="000000" w:themeColor="text1"/>
                <w:rPrChange w:id="3231" w:author="FURSYS" w:date="2025-12-04T15:42:00Z">
                  <w:rPr>
                    <w:del w:id="3232" w:author="FURSYS" w:date="2025-08-08T16:55:00Z"/>
                    <w:rFonts w:ascii="Noto Sans CJK KR Regular" w:eastAsia="Noto Sans CJK KR Regular" w:hAnsi="Noto Sans CJK KR Regular"/>
                    <w:color w:val="000000" w:themeColor="text1"/>
                  </w:rPr>
                </w:rPrChange>
              </w:rPr>
            </w:pPr>
            <w:del w:id="3233" w:author="FURSYS" w:date="2025-08-08T16:55:00Z">
              <w:r w:rsidRPr="000C7330" w:rsidDel="00DC7BA2">
                <w:rPr>
                  <w:rFonts w:eastAsiaTheme="minorHAnsi"/>
                  <w:color w:val="000000" w:themeColor="text1"/>
                  <w:rPrChange w:id="3234" w:author="FURSYS" w:date="2025-12-04T15:42:00Z">
                    <w:rPr>
                      <w:rFonts w:ascii="Noto Sans CJK KR Regular" w:eastAsia="Noto Sans CJK KR Regular" w:hAnsi="Noto Sans CJK KR Regular"/>
                      <w:color w:val="000000" w:themeColor="text1"/>
                    </w:rPr>
                  </w:rPrChange>
                </w:rPr>
                <w:delText>1년</w:delText>
              </w:r>
            </w:del>
          </w:p>
        </w:tc>
        <w:tc>
          <w:tcPr>
            <w:tcW w:w="2521" w:type="dxa"/>
          </w:tcPr>
          <w:p w14:paraId="5A6EFD8C" w14:textId="0F94D6EB" w:rsidR="00481154" w:rsidRPr="000C7330" w:rsidDel="00DC7BA2" w:rsidRDefault="00310898" w:rsidP="00310898">
            <w:pPr>
              <w:pStyle w:val="a3"/>
              <w:wordWrap/>
              <w:spacing w:before="39" w:line="206" w:lineRule="auto"/>
              <w:ind w:leftChars="0" w:left="0" w:right="278"/>
              <w:jc w:val="center"/>
              <w:rPr>
                <w:del w:id="3235" w:author="FURSYS" w:date="2025-08-08T16:55:00Z"/>
                <w:rFonts w:eastAsiaTheme="minorHAnsi"/>
                <w:color w:val="000000" w:themeColor="text1"/>
                <w:rPrChange w:id="3236" w:author="FURSYS" w:date="2025-12-04T15:42:00Z">
                  <w:rPr>
                    <w:del w:id="3237" w:author="FURSYS" w:date="2025-08-08T16:55:00Z"/>
                    <w:rFonts w:ascii="Noto Sans CJK KR Regular" w:eastAsia="Noto Sans CJK KR Regular" w:hAnsi="Noto Sans CJK KR Regular"/>
                    <w:color w:val="000000" w:themeColor="text1"/>
                  </w:rPr>
                </w:rPrChange>
              </w:rPr>
            </w:pPr>
            <w:del w:id="3238" w:author="FURSYS" w:date="2025-08-08T16:37:00Z">
              <w:r w:rsidRPr="000C7330" w:rsidDel="00B41341">
                <w:rPr>
                  <w:rFonts w:eastAsiaTheme="minorHAnsi"/>
                  <w:color w:val="000000" w:themeColor="text1"/>
                  <w:rPrChange w:id="3239" w:author="FURSYS" w:date="2025-12-04T15:42:00Z">
                    <w:rPr>
                      <w:rFonts w:ascii="Noto Sans CJK KR Regular" w:eastAsia="Noto Sans CJK KR Regular" w:hAnsi="Noto Sans CJK KR Regular"/>
                      <w:color w:val="000000" w:themeColor="text1"/>
                    </w:rPr>
                  </w:rPrChange>
                </w:rPr>
                <w:delText>4</w:delText>
              </w:r>
            </w:del>
            <w:del w:id="3240" w:author="FURSYS" w:date="2025-08-08T16:55:00Z">
              <w:r w:rsidRPr="000C7330" w:rsidDel="00DC7BA2">
                <w:rPr>
                  <w:rFonts w:eastAsiaTheme="minorHAnsi"/>
                  <w:color w:val="000000" w:themeColor="text1"/>
                  <w:rPrChange w:id="3241" w:author="FURSYS" w:date="2025-12-04T15:42:00Z">
                    <w:rPr>
                      <w:rFonts w:ascii="Noto Sans CJK KR Regular" w:eastAsia="Noto Sans CJK KR Regular" w:hAnsi="Noto Sans CJK KR Regular"/>
                      <w:color w:val="000000" w:themeColor="text1"/>
                    </w:rPr>
                  </w:rPrChange>
                </w:rPr>
                <w:delText>0%</w:delText>
              </w:r>
            </w:del>
          </w:p>
        </w:tc>
        <w:tc>
          <w:tcPr>
            <w:tcW w:w="2936" w:type="dxa"/>
          </w:tcPr>
          <w:p w14:paraId="41ABD47F" w14:textId="625BE549" w:rsidR="00481154" w:rsidRPr="000C7330" w:rsidDel="00DC7BA2" w:rsidRDefault="00310898">
            <w:pPr>
              <w:pStyle w:val="a3"/>
              <w:wordWrap/>
              <w:spacing w:before="39" w:line="206" w:lineRule="auto"/>
              <w:ind w:leftChars="0" w:left="0" w:right="278"/>
              <w:jc w:val="center"/>
              <w:rPr>
                <w:del w:id="3242" w:author="FURSYS" w:date="2025-08-08T16:55:00Z"/>
                <w:rFonts w:eastAsiaTheme="minorHAnsi"/>
                <w:color w:val="000000" w:themeColor="text1"/>
                <w:rPrChange w:id="3243" w:author="FURSYS" w:date="2025-12-04T15:42:00Z">
                  <w:rPr>
                    <w:del w:id="3244" w:author="FURSYS" w:date="2025-08-08T16:55:00Z"/>
                    <w:rFonts w:ascii="Noto Sans CJK KR Regular" w:eastAsia="Noto Sans CJK KR Regular" w:hAnsi="Noto Sans CJK KR Regular"/>
                    <w:color w:val="000000" w:themeColor="text1"/>
                  </w:rPr>
                </w:rPrChange>
              </w:rPr>
            </w:pPr>
            <w:del w:id="3245" w:author="FURSYS" w:date="2025-08-08T16:38:00Z">
              <w:r w:rsidRPr="000C7330" w:rsidDel="00B41341">
                <w:rPr>
                  <w:rFonts w:eastAsiaTheme="minorHAnsi"/>
                  <w:color w:val="000000" w:themeColor="text1"/>
                  <w:rPrChange w:id="3246" w:author="FURSYS" w:date="2025-12-04T15:42:00Z">
                    <w:rPr>
                      <w:rFonts w:ascii="Noto Sans CJK KR Regular" w:eastAsia="Noto Sans CJK KR Regular" w:hAnsi="Noto Sans CJK KR Regular"/>
                      <w:color w:val="000000" w:themeColor="text1"/>
                    </w:rPr>
                  </w:rPrChange>
                </w:rPr>
                <w:delText>60%</w:delText>
              </w:r>
            </w:del>
          </w:p>
        </w:tc>
      </w:tr>
      <w:tr w:rsidR="00481154" w:rsidRPr="000C7330" w:rsidDel="00DC7BA2" w14:paraId="2484CB67" w14:textId="79A2AA6E" w:rsidTr="00481154">
        <w:trPr>
          <w:del w:id="3247" w:author="FURSYS" w:date="2025-08-08T16:55:00Z"/>
        </w:trPr>
        <w:tc>
          <w:tcPr>
            <w:tcW w:w="2759" w:type="dxa"/>
          </w:tcPr>
          <w:p w14:paraId="499A4DFB" w14:textId="38FE7887" w:rsidR="00481154" w:rsidRPr="000C7330" w:rsidDel="00DC7BA2" w:rsidRDefault="00310898" w:rsidP="00310898">
            <w:pPr>
              <w:pStyle w:val="a3"/>
              <w:wordWrap/>
              <w:spacing w:before="39" w:line="206" w:lineRule="auto"/>
              <w:ind w:leftChars="0" w:left="0" w:right="278"/>
              <w:jc w:val="center"/>
              <w:rPr>
                <w:del w:id="3248" w:author="FURSYS" w:date="2025-08-08T16:55:00Z"/>
                <w:rFonts w:eastAsiaTheme="minorHAnsi"/>
                <w:color w:val="000000" w:themeColor="text1"/>
                <w:rPrChange w:id="3249" w:author="FURSYS" w:date="2025-12-04T15:42:00Z">
                  <w:rPr>
                    <w:del w:id="3250" w:author="FURSYS" w:date="2025-08-08T16:55:00Z"/>
                    <w:rFonts w:ascii="Noto Sans CJK KR Regular" w:eastAsia="Noto Sans CJK KR Regular" w:hAnsi="Noto Sans CJK KR Regular"/>
                    <w:color w:val="000000" w:themeColor="text1"/>
                  </w:rPr>
                </w:rPrChange>
              </w:rPr>
            </w:pPr>
            <w:del w:id="3251" w:author="FURSYS" w:date="2025-08-08T16:55:00Z">
              <w:r w:rsidRPr="000C7330" w:rsidDel="00DC7BA2">
                <w:rPr>
                  <w:rFonts w:eastAsiaTheme="minorHAnsi"/>
                  <w:color w:val="000000" w:themeColor="text1"/>
                  <w:rPrChange w:id="3252" w:author="FURSYS" w:date="2025-12-04T15:42:00Z">
                    <w:rPr>
                      <w:rFonts w:ascii="Noto Sans CJK KR Regular" w:eastAsia="Noto Sans CJK KR Regular" w:hAnsi="Noto Sans CJK KR Regular"/>
                      <w:color w:val="000000" w:themeColor="text1"/>
                    </w:rPr>
                  </w:rPrChange>
                </w:rPr>
                <w:delText>2년</w:delText>
              </w:r>
            </w:del>
          </w:p>
        </w:tc>
        <w:tc>
          <w:tcPr>
            <w:tcW w:w="2521" w:type="dxa"/>
          </w:tcPr>
          <w:p w14:paraId="30A0B028" w14:textId="4DA142A7" w:rsidR="00481154" w:rsidRPr="000C7330" w:rsidDel="00DC7BA2" w:rsidRDefault="00310898" w:rsidP="00310898">
            <w:pPr>
              <w:pStyle w:val="a3"/>
              <w:wordWrap/>
              <w:spacing w:before="39" w:line="206" w:lineRule="auto"/>
              <w:ind w:leftChars="0" w:left="0" w:right="278"/>
              <w:jc w:val="center"/>
              <w:rPr>
                <w:del w:id="3253" w:author="FURSYS" w:date="2025-08-08T16:55:00Z"/>
                <w:rFonts w:eastAsiaTheme="minorHAnsi"/>
                <w:color w:val="000000" w:themeColor="text1"/>
                <w:rPrChange w:id="3254" w:author="FURSYS" w:date="2025-12-04T15:42:00Z">
                  <w:rPr>
                    <w:del w:id="3255" w:author="FURSYS" w:date="2025-08-08T16:55:00Z"/>
                    <w:rFonts w:ascii="Noto Sans CJK KR Regular" w:eastAsia="Noto Sans CJK KR Regular" w:hAnsi="Noto Sans CJK KR Regular"/>
                    <w:color w:val="000000" w:themeColor="text1"/>
                  </w:rPr>
                </w:rPrChange>
              </w:rPr>
            </w:pPr>
            <w:del w:id="3256" w:author="FURSYS" w:date="2025-08-08T16:55:00Z">
              <w:r w:rsidRPr="000C7330" w:rsidDel="00DC7BA2">
                <w:rPr>
                  <w:rFonts w:eastAsiaTheme="minorHAnsi"/>
                  <w:color w:val="000000" w:themeColor="text1"/>
                  <w:rPrChange w:id="3257" w:author="FURSYS" w:date="2025-12-04T15:42:00Z">
                    <w:rPr>
                      <w:rFonts w:ascii="Noto Sans CJK KR Regular" w:eastAsia="Noto Sans CJK KR Regular" w:hAnsi="Noto Sans CJK KR Regular"/>
                      <w:color w:val="000000" w:themeColor="text1"/>
                    </w:rPr>
                  </w:rPrChange>
                </w:rPr>
                <w:delText>2</w:delText>
              </w:r>
            </w:del>
            <w:del w:id="3258" w:author="FURSYS" w:date="2025-08-08T16:38:00Z">
              <w:r w:rsidRPr="000C7330" w:rsidDel="00B41341">
                <w:rPr>
                  <w:rFonts w:eastAsiaTheme="minorHAnsi"/>
                  <w:color w:val="000000" w:themeColor="text1"/>
                  <w:rPrChange w:id="3259" w:author="FURSYS" w:date="2025-12-04T15:42:00Z">
                    <w:rPr>
                      <w:rFonts w:ascii="Noto Sans CJK KR Regular" w:eastAsia="Noto Sans CJK KR Regular" w:hAnsi="Noto Sans CJK KR Regular"/>
                      <w:color w:val="000000" w:themeColor="text1"/>
                    </w:rPr>
                  </w:rPrChange>
                </w:rPr>
                <w:delText>5</w:delText>
              </w:r>
            </w:del>
            <w:del w:id="3260" w:author="FURSYS" w:date="2025-08-08T16:55:00Z">
              <w:r w:rsidRPr="000C7330" w:rsidDel="00DC7BA2">
                <w:rPr>
                  <w:rFonts w:eastAsiaTheme="minorHAnsi"/>
                  <w:color w:val="000000" w:themeColor="text1"/>
                  <w:rPrChange w:id="3261" w:author="FURSYS" w:date="2025-12-04T15:42:00Z">
                    <w:rPr>
                      <w:rFonts w:ascii="Noto Sans CJK KR Regular" w:eastAsia="Noto Sans CJK KR Regular" w:hAnsi="Noto Sans CJK KR Regular"/>
                      <w:color w:val="000000" w:themeColor="text1"/>
                    </w:rPr>
                  </w:rPrChange>
                </w:rPr>
                <w:delText>%</w:delText>
              </w:r>
            </w:del>
          </w:p>
        </w:tc>
        <w:tc>
          <w:tcPr>
            <w:tcW w:w="2936" w:type="dxa"/>
          </w:tcPr>
          <w:p w14:paraId="3FAE8082" w14:textId="563CE825" w:rsidR="00481154" w:rsidRPr="000C7330" w:rsidDel="00DC7BA2" w:rsidRDefault="00310898" w:rsidP="00310898">
            <w:pPr>
              <w:pStyle w:val="a3"/>
              <w:wordWrap/>
              <w:spacing w:before="39" w:line="206" w:lineRule="auto"/>
              <w:ind w:leftChars="0" w:left="0" w:right="278"/>
              <w:jc w:val="center"/>
              <w:rPr>
                <w:del w:id="3262" w:author="FURSYS" w:date="2025-08-08T16:55:00Z"/>
                <w:rFonts w:eastAsiaTheme="minorHAnsi"/>
                <w:color w:val="000000" w:themeColor="text1"/>
                <w:rPrChange w:id="3263" w:author="FURSYS" w:date="2025-12-04T15:42:00Z">
                  <w:rPr>
                    <w:del w:id="3264" w:author="FURSYS" w:date="2025-08-08T16:55:00Z"/>
                    <w:rFonts w:ascii="Noto Sans CJK KR Regular" w:eastAsia="Noto Sans CJK KR Regular" w:hAnsi="Noto Sans CJK KR Regular"/>
                    <w:color w:val="000000" w:themeColor="text1"/>
                  </w:rPr>
                </w:rPrChange>
              </w:rPr>
            </w:pPr>
            <w:del w:id="3265" w:author="FURSYS" w:date="2025-08-08T16:38:00Z">
              <w:r w:rsidRPr="000C7330" w:rsidDel="00B41341">
                <w:rPr>
                  <w:rFonts w:eastAsiaTheme="minorHAnsi"/>
                  <w:color w:val="000000" w:themeColor="text1"/>
                  <w:rPrChange w:id="3266" w:author="FURSYS" w:date="2025-12-04T15:42:00Z">
                    <w:rPr>
                      <w:rFonts w:ascii="Noto Sans CJK KR Regular" w:eastAsia="Noto Sans CJK KR Regular" w:hAnsi="Noto Sans CJK KR Regular"/>
                      <w:color w:val="000000" w:themeColor="text1"/>
                    </w:rPr>
                  </w:rPrChange>
                </w:rPr>
                <w:delText>35%</w:delText>
              </w:r>
            </w:del>
          </w:p>
        </w:tc>
      </w:tr>
      <w:tr w:rsidR="00481154" w:rsidRPr="000C7330" w:rsidDel="00DC7BA2" w14:paraId="12C942C7" w14:textId="0EA3A1BB" w:rsidTr="00481154">
        <w:trPr>
          <w:del w:id="3267" w:author="FURSYS" w:date="2025-08-08T16:55:00Z"/>
        </w:trPr>
        <w:tc>
          <w:tcPr>
            <w:tcW w:w="2759" w:type="dxa"/>
          </w:tcPr>
          <w:p w14:paraId="157BEF89" w14:textId="02BEF661" w:rsidR="00481154" w:rsidRPr="000C7330" w:rsidDel="00DC7BA2" w:rsidRDefault="00310898" w:rsidP="00310898">
            <w:pPr>
              <w:pStyle w:val="a3"/>
              <w:wordWrap/>
              <w:spacing w:before="39" w:line="206" w:lineRule="auto"/>
              <w:ind w:leftChars="0" w:left="0" w:right="278"/>
              <w:jc w:val="center"/>
              <w:rPr>
                <w:del w:id="3268" w:author="FURSYS" w:date="2025-08-08T16:55:00Z"/>
                <w:rFonts w:eastAsiaTheme="minorHAnsi"/>
                <w:color w:val="000000" w:themeColor="text1"/>
                <w:rPrChange w:id="3269" w:author="FURSYS" w:date="2025-12-04T15:42:00Z">
                  <w:rPr>
                    <w:del w:id="3270" w:author="FURSYS" w:date="2025-08-08T16:55:00Z"/>
                    <w:rFonts w:ascii="Noto Sans CJK KR Regular" w:eastAsia="Noto Sans CJK KR Regular" w:hAnsi="Noto Sans CJK KR Regular"/>
                    <w:color w:val="000000" w:themeColor="text1"/>
                  </w:rPr>
                </w:rPrChange>
              </w:rPr>
            </w:pPr>
            <w:del w:id="3271" w:author="FURSYS" w:date="2025-08-08T16:55:00Z">
              <w:r w:rsidRPr="000C7330" w:rsidDel="00DC7BA2">
                <w:rPr>
                  <w:rFonts w:eastAsiaTheme="minorHAnsi"/>
                  <w:color w:val="000000" w:themeColor="text1"/>
                  <w:rPrChange w:id="3272" w:author="FURSYS" w:date="2025-12-04T15:42:00Z">
                    <w:rPr>
                      <w:rFonts w:ascii="Noto Sans CJK KR Regular" w:eastAsia="Noto Sans CJK KR Regular" w:hAnsi="Noto Sans CJK KR Regular"/>
                      <w:color w:val="000000" w:themeColor="text1"/>
                    </w:rPr>
                  </w:rPrChange>
                </w:rPr>
                <w:delText>3년</w:delText>
              </w:r>
            </w:del>
          </w:p>
        </w:tc>
        <w:tc>
          <w:tcPr>
            <w:tcW w:w="2521" w:type="dxa"/>
          </w:tcPr>
          <w:p w14:paraId="5D4BB41D" w14:textId="2E3FBC1C" w:rsidR="00481154" w:rsidRPr="000C7330" w:rsidDel="00DC7BA2" w:rsidRDefault="00310898" w:rsidP="00310898">
            <w:pPr>
              <w:pStyle w:val="a3"/>
              <w:wordWrap/>
              <w:spacing w:before="39" w:line="206" w:lineRule="auto"/>
              <w:ind w:leftChars="0" w:left="0" w:right="278"/>
              <w:jc w:val="center"/>
              <w:rPr>
                <w:del w:id="3273" w:author="FURSYS" w:date="2025-08-08T16:55:00Z"/>
                <w:rFonts w:eastAsiaTheme="minorHAnsi"/>
                <w:color w:val="000000" w:themeColor="text1"/>
                <w:rPrChange w:id="3274" w:author="FURSYS" w:date="2025-12-04T15:42:00Z">
                  <w:rPr>
                    <w:del w:id="3275" w:author="FURSYS" w:date="2025-08-08T16:55:00Z"/>
                    <w:rFonts w:ascii="Noto Sans CJK KR Regular" w:eastAsia="Noto Sans CJK KR Regular" w:hAnsi="Noto Sans CJK KR Regular"/>
                    <w:color w:val="000000" w:themeColor="text1"/>
                  </w:rPr>
                </w:rPrChange>
              </w:rPr>
            </w:pPr>
            <w:del w:id="3276" w:author="FURSYS" w:date="2025-08-08T16:55:00Z">
              <w:r w:rsidRPr="000C7330" w:rsidDel="00DC7BA2">
                <w:rPr>
                  <w:rFonts w:eastAsiaTheme="minorHAnsi"/>
                  <w:color w:val="000000" w:themeColor="text1"/>
                  <w:rPrChange w:id="3277" w:author="FURSYS" w:date="2025-12-04T15:42:00Z">
                    <w:rPr>
                      <w:rFonts w:ascii="Noto Sans CJK KR Regular" w:eastAsia="Noto Sans CJK KR Regular" w:hAnsi="Noto Sans CJK KR Regular"/>
                      <w:color w:val="000000" w:themeColor="text1"/>
                    </w:rPr>
                  </w:rPrChange>
                </w:rPr>
                <w:delText>15%</w:delText>
              </w:r>
            </w:del>
          </w:p>
        </w:tc>
        <w:tc>
          <w:tcPr>
            <w:tcW w:w="2936" w:type="dxa"/>
          </w:tcPr>
          <w:p w14:paraId="4EA10853" w14:textId="198140E7" w:rsidR="00481154" w:rsidRPr="000C7330" w:rsidDel="00DC7BA2" w:rsidRDefault="00310898" w:rsidP="00310898">
            <w:pPr>
              <w:pStyle w:val="a3"/>
              <w:wordWrap/>
              <w:spacing w:before="39" w:line="206" w:lineRule="auto"/>
              <w:ind w:leftChars="0" w:left="0" w:right="278"/>
              <w:jc w:val="center"/>
              <w:rPr>
                <w:del w:id="3278" w:author="FURSYS" w:date="2025-08-08T16:55:00Z"/>
                <w:rFonts w:eastAsiaTheme="minorHAnsi"/>
                <w:color w:val="000000" w:themeColor="text1"/>
                <w:rPrChange w:id="3279" w:author="FURSYS" w:date="2025-12-04T15:42:00Z">
                  <w:rPr>
                    <w:del w:id="3280" w:author="FURSYS" w:date="2025-08-08T16:55:00Z"/>
                    <w:rFonts w:ascii="Noto Sans CJK KR Regular" w:eastAsia="Noto Sans CJK KR Regular" w:hAnsi="Noto Sans CJK KR Regular"/>
                    <w:color w:val="000000" w:themeColor="text1"/>
                  </w:rPr>
                </w:rPrChange>
              </w:rPr>
            </w:pPr>
            <w:del w:id="3281" w:author="FURSYS" w:date="2025-08-08T16:38:00Z">
              <w:r w:rsidRPr="000C7330" w:rsidDel="00B41341">
                <w:rPr>
                  <w:rFonts w:eastAsiaTheme="minorHAnsi"/>
                  <w:color w:val="000000" w:themeColor="text1"/>
                  <w:rPrChange w:id="3282" w:author="FURSYS" w:date="2025-12-04T15:42:00Z">
                    <w:rPr>
                      <w:rFonts w:ascii="Noto Sans CJK KR Regular" w:eastAsia="Noto Sans CJK KR Regular" w:hAnsi="Noto Sans CJK KR Regular"/>
                      <w:color w:val="000000" w:themeColor="text1"/>
                    </w:rPr>
                  </w:rPrChange>
                </w:rPr>
                <w:delText>20%</w:delText>
              </w:r>
            </w:del>
          </w:p>
        </w:tc>
      </w:tr>
      <w:tr w:rsidR="00481154" w:rsidRPr="000C7330" w:rsidDel="00DC7BA2" w14:paraId="6249D2FB" w14:textId="545FF072" w:rsidTr="00481154">
        <w:trPr>
          <w:del w:id="3283" w:author="FURSYS" w:date="2025-08-08T16:55:00Z"/>
        </w:trPr>
        <w:tc>
          <w:tcPr>
            <w:tcW w:w="2759" w:type="dxa"/>
          </w:tcPr>
          <w:p w14:paraId="4E1391FA" w14:textId="4A3146C7" w:rsidR="00481154" w:rsidRPr="000C7330" w:rsidDel="00DC7BA2" w:rsidRDefault="00310898" w:rsidP="00310898">
            <w:pPr>
              <w:pStyle w:val="a3"/>
              <w:wordWrap/>
              <w:spacing w:before="39" w:line="206" w:lineRule="auto"/>
              <w:ind w:leftChars="0" w:left="0" w:right="278"/>
              <w:jc w:val="center"/>
              <w:rPr>
                <w:del w:id="3284" w:author="FURSYS" w:date="2025-08-08T16:55:00Z"/>
                <w:rFonts w:eastAsiaTheme="minorHAnsi"/>
                <w:color w:val="000000" w:themeColor="text1"/>
                <w:rPrChange w:id="3285" w:author="FURSYS" w:date="2025-12-04T15:42:00Z">
                  <w:rPr>
                    <w:del w:id="3286" w:author="FURSYS" w:date="2025-08-08T16:55:00Z"/>
                    <w:rFonts w:ascii="Noto Sans CJK KR Regular" w:eastAsia="Noto Sans CJK KR Regular" w:hAnsi="Noto Sans CJK KR Regular"/>
                    <w:color w:val="000000" w:themeColor="text1"/>
                  </w:rPr>
                </w:rPrChange>
              </w:rPr>
            </w:pPr>
            <w:del w:id="3287" w:author="FURSYS" w:date="2025-08-08T16:55:00Z">
              <w:r w:rsidRPr="000C7330" w:rsidDel="00DC7BA2">
                <w:rPr>
                  <w:rFonts w:eastAsiaTheme="minorHAnsi"/>
                  <w:color w:val="000000" w:themeColor="text1"/>
                  <w:rPrChange w:id="3288" w:author="FURSYS" w:date="2025-12-04T15:42:00Z">
                    <w:rPr>
                      <w:rFonts w:ascii="Noto Sans CJK KR Regular" w:eastAsia="Noto Sans CJK KR Regular" w:hAnsi="Noto Sans CJK KR Regular"/>
                      <w:color w:val="000000" w:themeColor="text1"/>
                    </w:rPr>
                  </w:rPrChange>
                </w:rPr>
                <w:delText>4년</w:delText>
              </w:r>
            </w:del>
          </w:p>
        </w:tc>
        <w:tc>
          <w:tcPr>
            <w:tcW w:w="2521" w:type="dxa"/>
          </w:tcPr>
          <w:p w14:paraId="6FA760B3" w14:textId="285074DB" w:rsidR="00481154" w:rsidRPr="000C7330" w:rsidDel="00DC7BA2" w:rsidRDefault="00310898" w:rsidP="00310898">
            <w:pPr>
              <w:pStyle w:val="a3"/>
              <w:wordWrap/>
              <w:spacing w:before="39" w:line="206" w:lineRule="auto"/>
              <w:ind w:leftChars="0" w:left="0" w:right="278"/>
              <w:jc w:val="center"/>
              <w:rPr>
                <w:del w:id="3289" w:author="FURSYS" w:date="2025-08-08T16:55:00Z"/>
                <w:rFonts w:eastAsiaTheme="minorHAnsi"/>
                <w:color w:val="000000" w:themeColor="text1"/>
                <w:rPrChange w:id="3290" w:author="FURSYS" w:date="2025-12-04T15:42:00Z">
                  <w:rPr>
                    <w:del w:id="3291" w:author="FURSYS" w:date="2025-08-08T16:55:00Z"/>
                    <w:rFonts w:ascii="Noto Sans CJK KR Regular" w:eastAsia="Noto Sans CJK KR Regular" w:hAnsi="Noto Sans CJK KR Regular"/>
                    <w:color w:val="000000" w:themeColor="text1"/>
                  </w:rPr>
                </w:rPrChange>
              </w:rPr>
            </w:pPr>
            <w:del w:id="3292" w:author="FURSYS" w:date="2025-08-08T16:55:00Z">
              <w:r w:rsidRPr="000C7330" w:rsidDel="00DC7BA2">
                <w:rPr>
                  <w:rFonts w:eastAsiaTheme="minorHAnsi"/>
                  <w:color w:val="000000" w:themeColor="text1"/>
                  <w:rPrChange w:id="3293" w:author="FURSYS" w:date="2025-12-04T15:42:00Z">
                    <w:rPr>
                      <w:rFonts w:ascii="Noto Sans CJK KR Regular" w:eastAsia="Noto Sans CJK KR Regular" w:hAnsi="Noto Sans CJK KR Regular"/>
                      <w:color w:val="000000" w:themeColor="text1"/>
                    </w:rPr>
                  </w:rPrChange>
                </w:rPr>
                <w:delText>10%</w:delText>
              </w:r>
            </w:del>
          </w:p>
        </w:tc>
        <w:tc>
          <w:tcPr>
            <w:tcW w:w="2936" w:type="dxa"/>
          </w:tcPr>
          <w:p w14:paraId="5FD3FACF" w14:textId="3910CB9C" w:rsidR="00481154" w:rsidRPr="000C7330" w:rsidDel="00DC7BA2" w:rsidRDefault="00310898" w:rsidP="00310898">
            <w:pPr>
              <w:pStyle w:val="a3"/>
              <w:wordWrap/>
              <w:spacing w:before="39" w:line="206" w:lineRule="auto"/>
              <w:ind w:leftChars="0" w:left="0" w:right="278"/>
              <w:jc w:val="center"/>
              <w:rPr>
                <w:del w:id="3294" w:author="FURSYS" w:date="2025-08-08T16:55:00Z"/>
                <w:rFonts w:eastAsiaTheme="minorHAnsi"/>
                <w:color w:val="000000" w:themeColor="text1"/>
                <w:rPrChange w:id="3295" w:author="FURSYS" w:date="2025-12-04T15:42:00Z">
                  <w:rPr>
                    <w:del w:id="3296" w:author="FURSYS" w:date="2025-08-08T16:55:00Z"/>
                    <w:rFonts w:ascii="Noto Sans CJK KR Regular" w:eastAsia="Noto Sans CJK KR Regular" w:hAnsi="Noto Sans CJK KR Regular"/>
                    <w:color w:val="000000" w:themeColor="text1"/>
                  </w:rPr>
                </w:rPrChange>
              </w:rPr>
            </w:pPr>
            <w:del w:id="3297" w:author="FURSYS" w:date="2025-08-08T16:38:00Z">
              <w:r w:rsidRPr="000C7330" w:rsidDel="00B41341">
                <w:rPr>
                  <w:rFonts w:eastAsiaTheme="minorHAnsi"/>
                  <w:color w:val="000000" w:themeColor="text1"/>
                  <w:rPrChange w:id="3298" w:author="FURSYS" w:date="2025-12-04T15:42:00Z">
                    <w:rPr>
                      <w:rFonts w:ascii="Noto Sans CJK KR Regular" w:eastAsia="Noto Sans CJK KR Regular" w:hAnsi="Noto Sans CJK KR Regular"/>
                      <w:color w:val="000000" w:themeColor="text1"/>
                    </w:rPr>
                  </w:rPrChange>
                </w:rPr>
                <w:delText>10</w:delText>
              </w:r>
            </w:del>
            <w:del w:id="3299" w:author="FURSYS" w:date="2025-08-08T16:55:00Z">
              <w:r w:rsidRPr="000C7330" w:rsidDel="00DC7BA2">
                <w:rPr>
                  <w:rFonts w:eastAsiaTheme="minorHAnsi"/>
                  <w:color w:val="000000" w:themeColor="text1"/>
                  <w:rPrChange w:id="3300" w:author="FURSYS" w:date="2025-12-04T15:42:00Z">
                    <w:rPr>
                      <w:rFonts w:ascii="Noto Sans CJK KR Regular" w:eastAsia="Noto Sans CJK KR Regular" w:hAnsi="Noto Sans CJK KR Regular"/>
                      <w:color w:val="000000" w:themeColor="text1"/>
                    </w:rPr>
                  </w:rPrChange>
                </w:rPr>
                <w:delText>%</w:delText>
              </w:r>
            </w:del>
          </w:p>
        </w:tc>
      </w:tr>
      <w:tr w:rsidR="00481154" w:rsidRPr="000C7330" w:rsidDel="00DC7BA2" w14:paraId="0D356CA7" w14:textId="701E4C1D" w:rsidTr="00481154">
        <w:trPr>
          <w:del w:id="3301" w:author="FURSYS" w:date="2025-08-08T16:55:00Z"/>
        </w:trPr>
        <w:tc>
          <w:tcPr>
            <w:tcW w:w="2759" w:type="dxa"/>
          </w:tcPr>
          <w:p w14:paraId="452FC3B8" w14:textId="32E28AA0" w:rsidR="00481154" w:rsidRPr="000C7330" w:rsidDel="00DC7BA2" w:rsidRDefault="00310898" w:rsidP="00310898">
            <w:pPr>
              <w:pStyle w:val="a3"/>
              <w:wordWrap/>
              <w:spacing w:before="39" w:line="206" w:lineRule="auto"/>
              <w:ind w:leftChars="0" w:left="0" w:right="278"/>
              <w:jc w:val="center"/>
              <w:rPr>
                <w:del w:id="3302" w:author="FURSYS" w:date="2025-08-08T16:55:00Z"/>
                <w:rFonts w:eastAsiaTheme="minorHAnsi"/>
                <w:color w:val="000000" w:themeColor="text1"/>
                <w:rPrChange w:id="3303" w:author="FURSYS" w:date="2025-12-04T15:42:00Z">
                  <w:rPr>
                    <w:del w:id="3304" w:author="FURSYS" w:date="2025-08-08T16:55:00Z"/>
                    <w:rFonts w:ascii="Noto Sans CJK KR Regular" w:eastAsia="Noto Sans CJK KR Regular" w:hAnsi="Noto Sans CJK KR Regular"/>
                    <w:color w:val="000000" w:themeColor="text1"/>
                  </w:rPr>
                </w:rPrChange>
              </w:rPr>
            </w:pPr>
            <w:del w:id="3305" w:author="FURSYS" w:date="2025-08-08T16:55:00Z">
              <w:r w:rsidRPr="000C7330" w:rsidDel="00DC7BA2">
                <w:rPr>
                  <w:rFonts w:eastAsiaTheme="minorHAnsi"/>
                  <w:color w:val="000000" w:themeColor="text1"/>
                  <w:rPrChange w:id="3306" w:author="FURSYS" w:date="2025-12-04T15:42:00Z">
                    <w:rPr>
                      <w:rFonts w:ascii="Noto Sans CJK KR Regular" w:eastAsia="Noto Sans CJK KR Regular" w:hAnsi="Noto Sans CJK KR Regular"/>
                      <w:color w:val="000000" w:themeColor="text1"/>
                    </w:rPr>
                  </w:rPrChange>
                </w:rPr>
                <w:delText>5년</w:delText>
              </w:r>
            </w:del>
          </w:p>
        </w:tc>
        <w:tc>
          <w:tcPr>
            <w:tcW w:w="2521" w:type="dxa"/>
          </w:tcPr>
          <w:p w14:paraId="395B6788" w14:textId="1726879B" w:rsidR="00481154" w:rsidRPr="000C7330" w:rsidDel="00DC7BA2" w:rsidRDefault="00310898" w:rsidP="00310898">
            <w:pPr>
              <w:pStyle w:val="a3"/>
              <w:wordWrap/>
              <w:spacing w:before="39" w:line="206" w:lineRule="auto"/>
              <w:ind w:leftChars="0" w:left="0" w:right="278"/>
              <w:jc w:val="center"/>
              <w:rPr>
                <w:del w:id="3307" w:author="FURSYS" w:date="2025-08-08T16:55:00Z"/>
                <w:rFonts w:eastAsiaTheme="minorHAnsi"/>
                <w:color w:val="000000" w:themeColor="text1"/>
                <w:rPrChange w:id="3308" w:author="FURSYS" w:date="2025-12-04T15:42:00Z">
                  <w:rPr>
                    <w:del w:id="3309" w:author="FURSYS" w:date="2025-08-08T16:55:00Z"/>
                    <w:rFonts w:ascii="Noto Sans CJK KR Regular" w:eastAsia="Noto Sans CJK KR Regular" w:hAnsi="Noto Sans CJK KR Regular"/>
                    <w:color w:val="000000" w:themeColor="text1"/>
                  </w:rPr>
                </w:rPrChange>
              </w:rPr>
            </w:pPr>
            <w:del w:id="3310" w:author="FURSYS" w:date="2025-08-08T16:55:00Z">
              <w:r w:rsidRPr="000C7330" w:rsidDel="00DC7BA2">
                <w:rPr>
                  <w:rFonts w:eastAsiaTheme="minorHAnsi"/>
                  <w:color w:val="000000" w:themeColor="text1"/>
                  <w:rPrChange w:id="3311" w:author="FURSYS" w:date="2025-12-04T15:42:00Z">
                    <w:rPr>
                      <w:rFonts w:ascii="Noto Sans CJK KR Regular" w:eastAsia="Noto Sans CJK KR Regular" w:hAnsi="Noto Sans CJK KR Regular"/>
                      <w:color w:val="000000" w:themeColor="text1"/>
                    </w:rPr>
                  </w:rPrChange>
                </w:rPr>
                <w:delText>10%</w:delText>
              </w:r>
            </w:del>
          </w:p>
        </w:tc>
        <w:tc>
          <w:tcPr>
            <w:tcW w:w="2936" w:type="dxa"/>
          </w:tcPr>
          <w:p w14:paraId="54745032" w14:textId="108F9A47" w:rsidR="00481154" w:rsidRPr="000C7330" w:rsidDel="00DC7BA2" w:rsidRDefault="00310898" w:rsidP="00310898">
            <w:pPr>
              <w:pStyle w:val="a3"/>
              <w:wordWrap/>
              <w:spacing w:before="39" w:line="206" w:lineRule="auto"/>
              <w:ind w:leftChars="0" w:left="0" w:right="278"/>
              <w:jc w:val="center"/>
              <w:rPr>
                <w:del w:id="3312" w:author="FURSYS" w:date="2025-08-08T16:55:00Z"/>
                <w:rFonts w:eastAsiaTheme="minorHAnsi"/>
                <w:color w:val="000000" w:themeColor="text1"/>
                <w:rPrChange w:id="3313" w:author="FURSYS" w:date="2025-12-04T15:42:00Z">
                  <w:rPr>
                    <w:del w:id="3314" w:author="FURSYS" w:date="2025-08-08T16:55:00Z"/>
                    <w:rFonts w:ascii="Noto Sans CJK KR Regular" w:eastAsia="Noto Sans CJK KR Regular" w:hAnsi="Noto Sans CJK KR Regular"/>
                    <w:color w:val="000000" w:themeColor="text1"/>
                  </w:rPr>
                </w:rPrChange>
              </w:rPr>
            </w:pPr>
            <w:del w:id="3315" w:author="FURSYS" w:date="2025-08-08T16:38:00Z">
              <w:r w:rsidRPr="000C7330" w:rsidDel="00B41341">
                <w:rPr>
                  <w:rFonts w:eastAsiaTheme="minorHAnsi"/>
                  <w:color w:val="000000" w:themeColor="text1"/>
                  <w:rPrChange w:id="3316" w:author="FURSYS" w:date="2025-12-04T15:42:00Z">
                    <w:rPr>
                      <w:rFonts w:ascii="Noto Sans CJK KR Regular" w:eastAsia="Noto Sans CJK KR Regular" w:hAnsi="Noto Sans CJK KR Regular"/>
                      <w:color w:val="000000" w:themeColor="text1"/>
                    </w:rPr>
                  </w:rPrChange>
                </w:rPr>
                <w:delText>0</w:delText>
              </w:r>
            </w:del>
            <w:del w:id="3317" w:author="FURSYS" w:date="2025-08-08T16:55:00Z">
              <w:r w:rsidRPr="000C7330" w:rsidDel="00DC7BA2">
                <w:rPr>
                  <w:rFonts w:eastAsiaTheme="minorHAnsi"/>
                  <w:color w:val="000000" w:themeColor="text1"/>
                  <w:rPrChange w:id="3318" w:author="FURSYS" w:date="2025-12-04T15:42:00Z">
                    <w:rPr>
                      <w:rFonts w:ascii="Noto Sans CJK KR Regular" w:eastAsia="Noto Sans CJK KR Regular" w:hAnsi="Noto Sans CJK KR Regular"/>
                      <w:color w:val="000000" w:themeColor="text1"/>
                    </w:rPr>
                  </w:rPrChange>
                </w:rPr>
                <w:delText>%</w:delText>
              </w:r>
            </w:del>
          </w:p>
        </w:tc>
      </w:tr>
    </w:tbl>
    <w:p w14:paraId="52E37707" w14:textId="71BA9E14" w:rsidR="00F00C4F" w:rsidRPr="000C7330" w:rsidRDefault="00F00C4F" w:rsidP="009C7846">
      <w:pPr>
        <w:wordWrap/>
        <w:spacing w:before="39" w:line="206" w:lineRule="auto"/>
        <w:ind w:right="278"/>
        <w:rPr>
          <w:rFonts w:eastAsiaTheme="minorHAnsi"/>
          <w:rPrChange w:id="3319" w:author="FURSYS" w:date="2025-12-04T15:42:00Z">
            <w:rPr/>
          </w:rPrChange>
        </w:rPr>
      </w:pPr>
    </w:p>
    <w:p w14:paraId="34095588" w14:textId="5F7CDFDD" w:rsidR="00A25787" w:rsidRPr="000C7330" w:rsidRDefault="00A25787" w:rsidP="00A25787">
      <w:pPr>
        <w:rPr>
          <w:rFonts w:eastAsiaTheme="minorHAnsi"/>
          <w:b/>
          <w:color w:val="000000" w:themeColor="text1"/>
          <w:rPrChange w:id="3320" w:author="FURSYS" w:date="2025-12-04T15:42:00Z">
            <w:rPr>
              <w:rFonts w:ascii="Noto Sans CJK KR Regular" w:eastAsia="Noto Sans CJK KR Regular" w:hAnsi="Noto Sans CJK KR Regular"/>
              <w:b/>
              <w:color w:val="000000" w:themeColor="text1"/>
            </w:rPr>
          </w:rPrChange>
        </w:rPr>
      </w:pPr>
      <w:r w:rsidRPr="000C7330">
        <w:rPr>
          <w:rFonts w:eastAsiaTheme="minorHAnsi" w:hint="eastAsia"/>
          <w:b/>
          <w:color w:val="000000" w:themeColor="text1"/>
          <w:rPrChange w:id="3321" w:author="FURSYS" w:date="2025-12-04T15:42:00Z">
            <w:rPr>
              <w:rFonts w:ascii="Noto Sans CJK KR Regular" w:eastAsia="Noto Sans CJK KR Regular" w:hAnsi="Noto Sans CJK KR Regular" w:hint="eastAsia"/>
              <w:b/>
              <w:color w:val="000000" w:themeColor="text1"/>
            </w:rPr>
          </w:rPrChange>
        </w:rPr>
        <w:t>제</w:t>
      </w:r>
      <w:r w:rsidRPr="000C7330">
        <w:rPr>
          <w:rFonts w:eastAsiaTheme="minorHAnsi"/>
          <w:b/>
          <w:color w:val="000000" w:themeColor="text1"/>
          <w:rPrChange w:id="3322" w:author="FURSYS" w:date="2025-12-04T15:42:00Z">
            <w:rPr>
              <w:rFonts w:ascii="Noto Sans CJK KR Regular" w:eastAsia="Noto Sans CJK KR Regular" w:hAnsi="Noto Sans CJK KR Regular"/>
              <w:b/>
              <w:color w:val="000000" w:themeColor="text1"/>
            </w:rPr>
          </w:rPrChange>
        </w:rPr>
        <w:t xml:space="preserve"> 11 조 (</w:t>
      </w:r>
      <w:r w:rsidRPr="000C7330">
        <w:rPr>
          <w:rFonts w:eastAsiaTheme="minorHAnsi" w:hint="eastAsia"/>
          <w:b/>
          <w:color w:val="000000" w:themeColor="text1"/>
          <w:rPrChange w:id="3323" w:author="FURSYS" w:date="2025-12-04T15:42:00Z">
            <w:rPr>
              <w:rFonts w:ascii="Noto Sans CJK KR Regular" w:eastAsia="Noto Sans CJK KR Regular" w:hAnsi="Noto Sans CJK KR Regular" w:hint="eastAsia"/>
              <w:b/>
              <w:color w:val="000000" w:themeColor="text1"/>
            </w:rPr>
          </w:rPrChange>
        </w:rPr>
        <w:t>계약의</w:t>
      </w:r>
      <w:r w:rsidRPr="000C7330">
        <w:rPr>
          <w:rFonts w:eastAsiaTheme="minorHAnsi"/>
          <w:b/>
          <w:color w:val="000000" w:themeColor="text1"/>
          <w:rPrChange w:id="3324" w:author="FURSYS" w:date="2025-12-04T15:42:00Z">
            <w:rPr>
              <w:rFonts w:ascii="Noto Sans CJK KR Regular" w:eastAsia="Noto Sans CJK KR Regular" w:hAnsi="Noto Sans CJK KR Regular"/>
              <w:b/>
              <w:color w:val="000000" w:themeColor="text1"/>
            </w:rPr>
          </w:rPrChange>
        </w:rPr>
        <w:t xml:space="preserve"> </w:t>
      </w:r>
      <w:r w:rsidRPr="000C7330">
        <w:rPr>
          <w:rFonts w:eastAsiaTheme="minorHAnsi" w:hint="eastAsia"/>
          <w:b/>
          <w:color w:val="000000" w:themeColor="text1"/>
          <w:rPrChange w:id="3325" w:author="FURSYS" w:date="2025-12-04T15:42:00Z">
            <w:rPr>
              <w:rFonts w:ascii="Noto Sans CJK KR Regular" w:eastAsia="Noto Sans CJK KR Regular" w:hAnsi="Noto Sans CJK KR Regular" w:hint="eastAsia"/>
              <w:b/>
              <w:color w:val="000000" w:themeColor="text1"/>
            </w:rPr>
          </w:rPrChange>
        </w:rPr>
        <w:t>해제</w:t>
      </w:r>
      <w:r w:rsidRPr="000C7330">
        <w:rPr>
          <w:rFonts w:eastAsiaTheme="minorHAnsi"/>
          <w:b/>
          <w:color w:val="000000" w:themeColor="text1"/>
          <w:rPrChange w:id="3326" w:author="FURSYS" w:date="2025-12-04T15:42:00Z">
            <w:rPr>
              <w:rFonts w:ascii="Noto Sans CJK KR Regular" w:eastAsia="Noto Sans CJK KR Regular" w:hAnsi="Noto Sans CJK KR Regular"/>
              <w:b/>
              <w:color w:val="000000" w:themeColor="text1"/>
            </w:rPr>
          </w:rPrChange>
        </w:rPr>
        <w:sym w:font="Wingdings 3" w:char="F0AD"/>
      </w:r>
      <w:r w:rsidRPr="000C7330">
        <w:rPr>
          <w:rFonts w:eastAsiaTheme="minorHAnsi" w:hint="eastAsia"/>
          <w:b/>
          <w:color w:val="000000" w:themeColor="text1"/>
          <w:rPrChange w:id="3327" w:author="FURSYS" w:date="2025-12-04T15:42:00Z">
            <w:rPr>
              <w:rFonts w:ascii="Noto Sans CJK KR Regular" w:eastAsia="Noto Sans CJK KR Regular" w:hAnsi="Noto Sans CJK KR Regular" w:hint="eastAsia"/>
              <w:b/>
              <w:color w:val="000000" w:themeColor="text1"/>
            </w:rPr>
          </w:rPrChange>
        </w:rPr>
        <w:t>해지</w:t>
      </w:r>
      <w:r w:rsidRPr="000C7330">
        <w:rPr>
          <w:rFonts w:eastAsiaTheme="minorHAnsi"/>
          <w:b/>
          <w:color w:val="000000" w:themeColor="text1"/>
          <w:rPrChange w:id="3328" w:author="FURSYS" w:date="2025-12-04T15:42:00Z">
            <w:rPr>
              <w:rFonts w:ascii="Noto Sans CJK KR Regular" w:eastAsia="Noto Sans CJK KR Regular" w:hAnsi="Noto Sans CJK KR Regular"/>
              <w:b/>
              <w:color w:val="000000" w:themeColor="text1"/>
            </w:rPr>
          </w:rPrChange>
        </w:rPr>
        <w:t>)</w:t>
      </w:r>
    </w:p>
    <w:p w14:paraId="6523010B" w14:textId="298A4744" w:rsidR="00A25787" w:rsidRPr="000C7330" w:rsidRDefault="00423AA1" w:rsidP="00A25787">
      <w:pPr>
        <w:pStyle w:val="a3"/>
        <w:numPr>
          <w:ilvl w:val="0"/>
          <w:numId w:val="9"/>
        </w:numPr>
        <w:ind w:leftChars="0"/>
        <w:rPr>
          <w:rFonts w:eastAsiaTheme="minorHAnsi"/>
          <w:color w:val="000000" w:themeColor="text1"/>
          <w:rPrChange w:id="3329"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3330" w:author="FURSYS" w:date="2025-12-04T15:42:00Z">
            <w:rPr>
              <w:rFonts w:ascii="Noto Sans CJK KR Regular" w:eastAsia="Noto Sans CJK KR Regular" w:hAnsi="Noto Sans CJK KR Regular" w:hint="eastAsia"/>
              <w:color w:val="000000" w:themeColor="text1"/>
            </w:rPr>
          </w:rPrChange>
        </w:rPr>
        <w:t>퍼시스</w:t>
      </w:r>
      <w:r w:rsidR="00A25787" w:rsidRPr="000C7330">
        <w:rPr>
          <w:rFonts w:eastAsiaTheme="minorHAnsi" w:hint="eastAsia"/>
          <w:color w:val="000000" w:themeColor="text1"/>
          <w:rPrChange w:id="3331" w:author="FURSYS" w:date="2025-12-04T15:42:00Z">
            <w:rPr>
              <w:rFonts w:ascii="Noto Sans CJK KR Regular" w:eastAsia="Noto Sans CJK KR Regular" w:hAnsi="Noto Sans CJK KR Regular" w:hint="eastAsia"/>
              <w:color w:val="000000" w:themeColor="text1"/>
            </w:rPr>
          </w:rPrChange>
        </w:rPr>
        <w:t>와</w:t>
      </w:r>
      <w:r w:rsidR="00A25787" w:rsidRPr="000C7330">
        <w:rPr>
          <w:rFonts w:eastAsiaTheme="minorHAnsi"/>
          <w:color w:val="000000" w:themeColor="text1"/>
          <w:rPrChange w:id="3332"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333" w:author="FURSYS" w:date="2025-12-04T15:42:00Z">
            <w:rPr>
              <w:rFonts w:ascii="Noto Sans CJK KR Regular" w:eastAsia="Noto Sans CJK KR Regular" w:hAnsi="Noto Sans CJK KR Regular" w:hint="eastAsia"/>
              <w:color w:val="000000" w:themeColor="text1"/>
            </w:rPr>
          </w:rPrChange>
        </w:rPr>
        <w:t>고객은</w:t>
      </w:r>
      <w:r w:rsidR="00A25787" w:rsidRPr="000C7330">
        <w:rPr>
          <w:rFonts w:eastAsiaTheme="minorHAnsi"/>
          <w:color w:val="000000" w:themeColor="text1"/>
          <w:rPrChange w:id="3334"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35" w:author="FURSYS" w:date="2025-12-04T15:42:00Z">
            <w:rPr>
              <w:rFonts w:ascii="Noto Sans CJK KR Regular" w:eastAsia="Noto Sans CJK KR Regular" w:hAnsi="Noto Sans CJK KR Regular" w:hint="eastAsia"/>
              <w:color w:val="000000" w:themeColor="text1"/>
            </w:rPr>
          </w:rPrChange>
        </w:rPr>
        <w:t>다음</w:t>
      </w:r>
      <w:r w:rsidR="00A25787" w:rsidRPr="000C7330">
        <w:rPr>
          <w:rFonts w:eastAsiaTheme="minorHAnsi"/>
          <w:color w:val="000000" w:themeColor="text1"/>
          <w:rPrChange w:id="3336"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37" w:author="FURSYS" w:date="2025-12-04T15:42:00Z">
            <w:rPr>
              <w:rFonts w:ascii="Noto Sans CJK KR Regular" w:eastAsia="Noto Sans CJK KR Regular" w:hAnsi="Noto Sans CJK KR Regular" w:hint="eastAsia"/>
              <w:color w:val="000000" w:themeColor="text1"/>
            </w:rPr>
          </w:rPrChange>
        </w:rPr>
        <w:t>각</w:t>
      </w:r>
      <w:r w:rsidR="000966D4" w:rsidRPr="000C7330">
        <w:rPr>
          <w:rFonts w:eastAsiaTheme="minorHAnsi"/>
          <w:color w:val="000000" w:themeColor="text1"/>
          <w:rPrChange w:id="3338" w:author="FURSYS" w:date="2025-12-04T15:42:00Z">
            <w:rPr>
              <w:rFonts w:ascii="Noto Sans CJK KR Regular" w:eastAsia="Noto Sans CJK KR Regular" w:hAnsi="Noto Sans CJK KR Regular"/>
              <w:color w:val="000000" w:themeColor="text1"/>
            </w:rPr>
          </w:rPrChange>
        </w:rPr>
        <w:t xml:space="preserve"> 호</w:t>
      </w:r>
      <w:r w:rsidR="00A25787" w:rsidRPr="000C7330">
        <w:rPr>
          <w:rFonts w:eastAsiaTheme="minorHAnsi" w:hint="eastAsia"/>
          <w:color w:val="000000" w:themeColor="text1"/>
          <w:rPrChange w:id="3339" w:author="FURSYS" w:date="2025-12-04T15:42:00Z">
            <w:rPr>
              <w:rFonts w:ascii="Noto Sans CJK KR Regular" w:eastAsia="Noto Sans CJK KR Regular" w:hAnsi="Noto Sans CJK KR Regular" w:hint="eastAsia"/>
              <w:color w:val="000000" w:themeColor="text1"/>
            </w:rPr>
          </w:rPrChange>
        </w:rPr>
        <w:t>의</w:t>
      </w:r>
      <w:r w:rsidR="00A25787" w:rsidRPr="000C7330">
        <w:rPr>
          <w:rFonts w:eastAsiaTheme="minorHAnsi"/>
          <w:color w:val="000000" w:themeColor="text1"/>
          <w:rPrChange w:id="3340"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41" w:author="FURSYS" w:date="2025-12-04T15:42:00Z">
            <w:rPr>
              <w:rFonts w:ascii="Noto Sans CJK KR Regular" w:eastAsia="Noto Sans CJK KR Regular" w:hAnsi="Noto Sans CJK KR Regular" w:hint="eastAsia"/>
              <w:color w:val="000000" w:themeColor="text1"/>
            </w:rPr>
          </w:rPrChange>
        </w:rPr>
        <w:t>사유가</w:t>
      </w:r>
      <w:r w:rsidR="00A25787" w:rsidRPr="000C7330">
        <w:rPr>
          <w:rFonts w:eastAsiaTheme="minorHAnsi"/>
          <w:color w:val="000000" w:themeColor="text1"/>
          <w:rPrChange w:id="3342"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43" w:author="FURSYS" w:date="2025-12-04T15:42:00Z">
            <w:rPr>
              <w:rFonts w:ascii="Noto Sans CJK KR Regular" w:eastAsia="Noto Sans CJK KR Regular" w:hAnsi="Noto Sans CJK KR Regular" w:hint="eastAsia"/>
              <w:color w:val="000000" w:themeColor="text1"/>
            </w:rPr>
          </w:rPrChange>
        </w:rPr>
        <w:t>발생한</w:t>
      </w:r>
      <w:r w:rsidR="00A25787" w:rsidRPr="000C7330">
        <w:rPr>
          <w:rFonts w:eastAsiaTheme="minorHAnsi"/>
          <w:color w:val="000000" w:themeColor="text1"/>
          <w:rPrChange w:id="3344"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45" w:author="FURSYS" w:date="2025-12-04T15:42:00Z">
            <w:rPr>
              <w:rFonts w:ascii="Noto Sans CJK KR Regular" w:eastAsia="Noto Sans CJK KR Regular" w:hAnsi="Noto Sans CJK KR Regular" w:hint="eastAsia"/>
              <w:color w:val="000000" w:themeColor="text1"/>
            </w:rPr>
          </w:rPrChange>
        </w:rPr>
        <w:t>때에는</w:t>
      </w:r>
      <w:r w:rsidR="00A25787" w:rsidRPr="000C7330">
        <w:rPr>
          <w:rFonts w:eastAsiaTheme="minorHAnsi"/>
          <w:color w:val="000000" w:themeColor="text1"/>
          <w:rPrChange w:id="3346"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47" w:author="FURSYS" w:date="2025-12-04T15:42:00Z">
            <w:rPr>
              <w:rFonts w:ascii="Noto Sans CJK KR Regular" w:eastAsia="Noto Sans CJK KR Regular" w:hAnsi="Noto Sans CJK KR Regular" w:hint="eastAsia"/>
              <w:color w:val="000000" w:themeColor="text1"/>
            </w:rPr>
          </w:rPrChange>
        </w:rPr>
        <w:t>즉시</w:t>
      </w:r>
      <w:r w:rsidR="00A25787" w:rsidRPr="000C7330">
        <w:rPr>
          <w:rFonts w:eastAsiaTheme="minorHAnsi"/>
          <w:color w:val="000000" w:themeColor="text1"/>
          <w:rPrChange w:id="3348"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49" w:author="FURSYS" w:date="2025-12-04T15:42:00Z">
            <w:rPr>
              <w:rFonts w:ascii="Noto Sans CJK KR Regular" w:eastAsia="Noto Sans CJK KR Regular" w:hAnsi="Noto Sans CJK KR Regular" w:hint="eastAsia"/>
              <w:color w:val="000000" w:themeColor="text1"/>
            </w:rPr>
          </w:rPrChange>
        </w:rPr>
        <w:t>계약의</w:t>
      </w:r>
      <w:r w:rsidR="00A25787" w:rsidRPr="000C7330">
        <w:rPr>
          <w:rFonts w:eastAsiaTheme="minorHAnsi"/>
          <w:color w:val="000000" w:themeColor="text1"/>
          <w:rPrChange w:id="3350"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51" w:author="FURSYS" w:date="2025-12-04T15:42:00Z">
            <w:rPr>
              <w:rFonts w:ascii="Noto Sans CJK KR Regular" w:eastAsia="Noto Sans CJK KR Regular" w:hAnsi="Noto Sans CJK KR Regular" w:hint="eastAsia"/>
              <w:color w:val="000000" w:themeColor="text1"/>
            </w:rPr>
          </w:rPrChange>
        </w:rPr>
        <w:t>일부</w:t>
      </w:r>
      <w:r w:rsidR="00A25787" w:rsidRPr="000C7330">
        <w:rPr>
          <w:rFonts w:eastAsiaTheme="minorHAnsi"/>
          <w:color w:val="000000" w:themeColor="text1"/>
          <w:rPrChange w:id="3352"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53" w:author="FURSYS" w:date="2025-12-04T15:42:00Z">
            <w:rPr>
              <w:rFonts w:ascii="Noto Sans CJK KR Regular" w:eastAsia="Noto Sans CJK KR Regular" w:hAnsi="Noto Sans CJK KR Regular" w:hint="eastAsia"/>
              <w:color w:val="000000" w:themeColor="text1"/>
            </w:rPr>
          </w:rPrChange>
        </w:rPr>
        <w:t>또는</w:t>
      </w:r>
      <w:r w:rsidR="00A25787" w:rsidRPr="000C7330">
        <w:rPr>
          <w:rFonts w:eastAsiaTheme="minorHAnsi"/>
          <w:color w:val="000000" w:themeColor="text1"/>
          <w:rPrChange w:id="3354"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55" w:author="FURSYS" w:date="2025-12-04T15:42:00Z">
            <w:rPr>
              <w:rFonts w:ascii="Noto Sans CJK KR Regular" w:eastAsia="Noto Sans CJK KR Regular" w:hAnsi="Noto Sans CJK KR Regular" w:hint="eastAsia"/>
              <w:color w:val="000000" w:themeColor="text1"/>
            </w:rPr>
          </w:rPrChange>
        </w:rPr>
        <w:t>전부를</w:t>
      </w:r>
      <w:r w:rsidR="00A25787" w:rsidRPr="000C7330">
        <w:rPr>
          <w:rFonts w:eastAsiaTheme="minorHAnsi"/>
          <w:color w:val="000000" w:themeColor="text1"/>
          <w:rPrChange w:id="3356"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57" w:author="FURSYS" w:date="2025-12-04T15:42:00Z">
            <w:rPr>
              <w:rFonts w:ascii="Noto Sans CJK KR Regular" w:eastAsia="Noto Sans CJK KR Regular" w:hAnsi="Noto Sans CJK KR Regular" w:hint="eastAsia"/>
              <w:color w:val="000000" w:themeColor="text1"/>
            </w:rPr>
          </w:rPrChange>
        </w:rPr>
        <w:t>해제하거나</w:t>
      </w:r>
      <w:r w:rsidR="00A25787" w:rsidRPr="000C7330">
        <w:rPr>
          <w:rFonts w:eastAsiaTheme="minorHAnsi"/>
          <w:color w:val="000000" w:themeColor="text1"/>
          <w:rPrChange w:id="3358"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59" w:author="FURSYS" w:date="2025-12-04T15:42:00Z">
            <w:rPr>
              <w:rFonts w:ascii="Noto Sans CJK KR Regular" w:eastAsia="Noto Sans CJK KR Regular" w:hAnsi="Noto Sans CJK KR Regular" w:hint="eastAsia"/>
              <w:color w:val="000000" w:themeColor="text1"/>
            </w:rPr>
          </w:rPrChange>
        </w:rPr>
        <w:t>해지할</w:t>
      </w:r>
      <w:r w:rsidR="00A25787" w:rsidRPr="000C7330">
        <w:rPr>
          <w:rFonts w:eastAsiaTheme="minorHAnsi"/>
          <w:color w:val="000000" w:themeColor="text1"/>
          <w:rPrChange w:id="3360"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61" w:author="FURSYS" w:date="2025-12-04T15:42:00Z">
            <w:rPr>
              <w:rFonts w:ascii="Noto Sans CJK KR Regular" w:eastAsia="Noto Sans CJK KR Regular" w:hAnsi="Noto Sans CJK KR Regular" w:hint="eastAsia"/>
              <w:color w:val="000000" w:themeColor="text1"/>
            </w:rPr>
          </w:rPrChange>
        </w:rPr>
        <w:t>수</w:t>
      </w:r>
      <w:r w:rsidR="00A25787" w:rsidRPr="000C7330">
        <w:rPr>
          <w:rFonts w:eastAsiaTheme="minorHAnsi"/>
          <w:color w:val="000000" w:themeColor="text1"/>
          <w:rPrChange w:id="3362"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63" w:author="FURSYS" w:date="2025-12-04T15:42:00Z">
            <w:rPr>
              <w:rFonts w:ascii="Noto Sans CJK KR Regular" w:eastAsia="Noto Sans CJK KR Regular" w:hAnsi="Noto Sans CJK KR Regular" w:hint="eastAsia"/>
              <w:color w:val="000000" w:themeColor="text1"/>
            </w:rPr>
          </w:rPrChange>
        </w:rPr>
        <w:t>있다</w:t>
      </w:r>
      <w:r w:rsidR="00A25787" w:rsidRPr="000C7330">
        <w:rPr>
          <w:rFonts w:eastAsiaTheme="minorHAnsi"/>
          <w:color w:val="000000" w:themeColor="text1"/>
          <w:rPrChange w:id="3364" w:author="FURSYS" w:date="2025-12-04T15:42:00Z">
            <w:rPr>
              <w:rFonts w:ascii="Noto Sans CJK KR Regular" w:eastAsia="Noto Sans CJK KR Regular" w:hAnsi="Noto Sans CJK KR Regular"/>
              <w:color w:val="000000" w:themeColor="text1"/>
            </w:rPr>
          </w:rPrChange>
        </w:rPr>
        <w:t>.</w:t>
      </w:r>
    </w:p>
    <w:p w14:paraId="0AEBFD82" w14:textId="6CB7D21B" w:rsidR="00A25787" w:rsidRPr="000C7330" w:rsidRDefault="00423AA1" w:rsidP="00A25787">
      <w:pPr>
        <w:pStyle w:val="a3"/>
        <w:numPr>
          <w:ilvl w:val="0"/>
          <w:numId w:val="10"/>
        </w:numPr>
        <w:ind w:leftChars="0"/>
        <w:rPr>
          <w:rFonts w:eastAsiaTheme="minorHAnsi"/>
          <w:color w:val="000000" w:themeColor="text1"/>
          <w:rPrChange w:id="3365"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3366" w:author="FURSYS" w:date="2025-12-04T15:42:00Z">
            <w:rPr>
              <w:rFonts w:ascii="Noto Sans CJK KR Regular" w:eastAsia="Noto Sans CJK KR Regular" w:hAnsi="Noto Sans CJK KR Regular" w:hint="eastAsia"/>
              <w:color w:val="000000" w:themeColor="text1"/>
            </w:rPr>
          </w:rPrChange>
        </w:rPr>
        <w:t>퍼시스</w:t>
      </w:r>
      <w:r w:rsidR="00A25787" w:rsidRPr="000C7330">
        <w:rPr>
          <w:rFonts w:eastAsiaTheme="minorHAnsi"/>
          <w:color w:val="000000" w:themeColor="text1"/>
          <w:rPrChange w:id="3367"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68" w:author="FURSYS" w:date="2025-12-04T15:42:00Z">
            <w:rPr>
              <w:rFonts w:ascii="Noto Sans CJK KR Regular" w:eastAsia="Noto Sans CJK KR Regular" w:hAnsi="Noto Sans CJK KR Regular" w:hint="eastAsia"/>
              <w:color w:val="000000" w:themeColor="text1"/>
            </w:rPr>
          </w:rPrChange>
        </w:rPr>
        <w:t>또는</w:t>
      </w:r>
      <w:r w:rsidRPr="000C7330">
        <w:rPr>
          <w:rFonts w:eastAsiaTheme="minorHAnsi"/>
          <w:color w:val="000000" w:themeColor="text1"/>
          <w:rPrChange w:id="3369" w:author="FURSYS" w:date="2025-12-04T15:42:00Z">
            <w:rPr>
              <w:rFonts w:ascii="Noto Sans CJK KR Regular" w:eastAsia="Noto Sans CJK KR Regular" w:hAnsi="Noto Sans CJK KR Regular"/>
              <w:color w:val="000000" w:themeColor="text1"/>
            </w:rPr>
          </w:rPrChange>
        </w:rPr>
        <w:t xml:space="preserve"> 고객이</w:t>
      </w:r>
      <w:r w:rsidR="00A25787" w:rsidRPr="000C7330">
        <w:rPr>
          <w:rFonts w:eastAsiaTheme="minorHAnsi"/>
          <w:color w:val="000000" w:themeColor="text1"/>
          <w:rPrChange w:id="3370"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71" w:author="FURSYS" w:date="2025-12-04T15:42:00Z">
            <w:rPr>
              <w:rFonts w:ascii="Noto Sans CJK KR Regular" w:eastAsia="Noto Sans CJK KR Regular" w:hAnsi="Noto Sans CJK KR Regular" w:hint="eastAsia"/>
              <w:color w:val="000000" w:themeColor="text1"/>
            </w:rPr>
          </w:rPrChange>
        </w:rPr>
        <w:t>금융기관으로부터</w:t>
      </w:r>
      <w:r w:rsidR="00A25787" w:rsidRPr="000C7330">
        <w:rPr>
          <w:rFonts w:eastAsiaTheme="minorHAnsi"/>
          <w:color w:val="000000" w:themeColor="text1"/>
          <w:rPrChange w:id="3372"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73" w:author="FURSYS" w:date="2025-12-04T15:42:00Z">
            <w:rPr>
              <w:rFonts w:ascii="Noto Sans CJK KR Regular" w:eastAsia="Noto Sans CJK KR Regular" w:hAnsi="Noto Sans CJK KR Regular" w:hint="eastAsia"/>
              <w:color w:val="000000" w:themeColor="text1"/>
            </w:rPr>
          </w:rPrChange>
        </w:rPr>
        <w:t>거래정지</w:t>
      </w:r>
      <w:r w:rsidR="00A25787" w:rsidRPr="000C7330">
        <w:rPr>
          <w:rFonts w:eastAsiaTheme="minorHAnsi"/>
          <w:color w:val="000000" w:themeColor="text1"/>
          <w:rPrChange w:id="3374"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75" w:author="FURSYS" w:date="2025-12-04T15:42:00Z">
            <w:rPr>
              <w:rFonts w:ascii="Noto Sans CJK KR Regular" w:eastAsia="Noto Sans CJK KR Regular" w:hAnsi="Noto Sans CJK KR Regular" w:hint="eastAsia"/>
              <w:color w:val="000000" w:themeColor="text1"/>
            </w:rPr>
          </w:rPrChange>
        </w:rPr>
        <w:t>처분을</w:t>
      </w:r>
      <w:r w:rsidR="00A25787" w:rsidRPr="000C7330">
        <w:rPr>
          <w:rFonts w:eastAsiaTheme="minorHAnsi"/>
          <w:color w:val="000000" w:themeColor="text1"/>
          <w:rPrChange w:id="3376"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77" w:author="FURSYS" w:date="2025-12-04T15:42:00Z">
            <w:rPr>
              <w:rFonts w:ascii="Noto Sans CJK KR Regular" w:eastAsia="Noto Sans CJK KR Regular" w:hAnsi="Noto Sans CJK KR Regular" w:hint="eastAsia"/>
              <w:color w:val="000000" w:themeColor="text1"/>
            </w:rPr>
          </w:rPrChange>
        </w:rPr>
        <w:t>받고</w:t>
      </w:r>
      <w:r w:rsidR="00A25787" w:rsidRPr="000C7330">
        <w:rPr>
          <w:rFonts w:eastAsiaTheme="minorHAnsi"/>
          <w:color w:val="000000" w:themeColor="text1"/>
          <w:rPrChange w:id="3378"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79" w:author="FURSYS" w:date="2025-12-04T15:42:00Z">
            <w:rPr>
              <w:rFonts w:ascii="Noto Sans CJK KR Regular" w:eastAsia="Noto Sans CJK KR Regular" w:hAnsi="Noto Sans CJK KR Regular" w:hint="eastAsia"/>
              <w:color w:val="000000" w:themeColor="text1"/>
            </w:rPr>
          </w:rPrChange>
        </w:rPr>
        <w:t>계약을</w:t>
      </w:r>
      <w:r w:rsidR="00A25787" w:rsidRPr="000C7330">
        <w:rPr>
          <w:rFonts w:eastAsiaTheme="minorHAnsi"/>
          <w:color w:val="000000" w:themeColor="text1"/>
          <w:rPrChange w:id="3380"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81" w:author="FURSYS" w:date="2025-12-04T15:42:00Z">
            <w:rPr>
              <w:rFonts w:ascii="Noto Sans CJK KR Regular" w:eastAsia="Noto Sans CJK KR Regular" w:hAnsi="Noto Sans CJK KR Regular" w:hint="eastAsia"/>
              <w:color w:val="000000" w:themeColor="text1"/>
            </w:rPr>
          </w:rPrChange>
        </w:rPr>
        <w:t>수행할</w:t>
      </w:r>
      <w:r w:rsidR="00A25787" w:rsidRPr="000C7330">
        <w:rPr>
          <w:rFonts w:eastAsiaTheme="minorHAnsi"/>
          <w:color w:val="000000" w:themeColor="text1"/>
          <w:rPrChange w:id="3382"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83" w:author="FURSYS" w:date="2025-12-04T15:42:00Z">
            <w:rPr>
              <w:rFonts w:ascii="Noto Sans CJK KR Regular" w:eastAsia="Noto Sans CJK KR Regular" w:hAnsi="Noto Sans CJK KR Regular" w:hint="eastAsia"/>
              <w:color w:val="000000" w:themeColor="text1"/>
            </w:rPr>
          </w:rPrChange>
        </w:rPr>
        <w:t>능력이</w:t>
      </w:r>
      <w:r w:rsidR="00A25787" w:rsidRPr="000C7330">
        <w:rPr>
          <w:rFonts w:eastAsiaTheme="minorHAnsi"/>
          <w:color w:val="000000" w:themeColor="text1"/>
          <w:rPrChange w:id="3384"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85" w:author="FURSYS" w:date="2025-12-04T15:42:00Z">
            <w:rPr>
              <w:rFonts w:ascii="Noto Sans CJK KR Regular" w:eastAsia="Noto Sans CJK KR Regular" w:hAnsi="Noto Sans CJK KR Regular" w:hint="eastAsia"/>
              <w:color w:val="000000" w:themeColor="text1"/>
            </w:rPr>
          </w:rPrChange>
        </w:rPr>
        <w:t>없다고</w:t>
      </w:r>
      <w:r w:rsidR="00A25787" w:rsidRPr="000C7330">
        <w:rPr>
          <w:rFonts w:eastAsiaTheme="minorHAnsi"/>
          <w:color w:val="000000" w:themeColor="text1"/>
          <w:rPrChange w:id="3386"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87" w:author="FURSYS" w:date="2025-12-04T15:42:00Z">
            <w:rPr>
              <w:rFonts w:ascii="Noto Sans CJK KR Regular" w:eastAsia="Noto Sans CJK KR Regular" w:hAnsi="Noto Sans CJK KR Regular" w:hint="eastAsia"/>
              <w:color w:val="000000" w:themeColor="text1"/>
            </w:rPr>
          </w:rPrChange>
        </w:rPr>
        <w:t>인정되는</w:t>
      </w:r>
      <w:r w:rsidR="00A25787" w:rsidRPr="000C7330">
        <w:rPr>
          <w:rFonts w:eastAsiaTheme="minorHAnsi"/>
          <w:color w:val="000000" w:themeColor="text1"/>
          <w:rPrChange w:id="3388"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89" w:author="FURSYS" w:date="2025-12-04T15:42:00Z">
            <w:rPr>
              <w:rFonts w:ascii="Noto Sans CJK KR Regular" w:eastAsia="Noto Sans CJK KR Regular" w:hAnsi="Noto Sans CJK KR Regular" w:hint="eastAsia"/>
              <w:color w:val="000000" w:themeColor="text1"/>
            </w:rPr>
          </w:rPrChange>
        </w:rPr>
        <w:t>경우</w:t>
      </w:r>
    </w:p>
    <w:p w14:paraId="1A691708" w14:textId="63EF79AC" w:rsidR="00A25787" w:rsidRPr="000C7330" w:rsidRDefault="00423AA1" w:rsidP="00A25787">
      <w:pPr>
        <w:pStyle w:val="a3"/>
        <w:numPr>
          <w:ilvl w:val="0"/>
          <w:numId w:val="10"/>
        </w:numPr>
        <w:ind w:leftChars="0"/>
        <w:rPr>
          <w:rFonts w:eastAsiaTheme="minorHAnsi"/>
          <w:color w:val="000000" w:themeColor="text1"/>
          <w:rPrChange w:id="3390"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3391" w:author="FURSYS" w:date="2025-12-04T15:42:00Z">
            <w:rPr>
              <w:rFonts w:ascii="Noto Sans CJK KR Regular" w:eastAsia="Noto Sans CJK KR Regular" w:hAnsi="Noto Sans CJK KR Regular" w:hint="eastAsia"/>
              <w:color w:val="000000" w:themeColor="text1"/>
            </w:rPr>
          </w:rPrChange>
        </w:rPr>
        <w:t>퍼시스</w:t>
      </w:r>
      <w:r w:rsidRPr="000C7330">
        <w:rPr>
          <w:rFonts w:eastAsiaTheme="minorHAnsi"/>
          <w:color w:val="000000" w:themeColor="text1"/>
          <w:rPrChange w:id="3392"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393" w:author="FURSYS" w:date="2025-12-04T15:42:00Z">
            <w:rPr>
              <w:rFonts w:ascii="Noto Sans CJK KR Regular" w:eastAsia="Noto Sans CJK KR Regular" w:hAnsi="Noto Sans CJK KR Regular" w:hint="eastAsia"/>
              <w:color w:val="000000" w:themeColor="text1"/>
            </w:rPr>
          </w:rPrChange>
        </w:rPr>
        <w:t>또는</w:t>
      </w:r>
      <w:r w:rsidRPr="000C7330">
        <w:rPr>
          <w:rFonts w:eastAsiaTheme="minorHAnsi"/>
          <w:color w:val="000000" w:themeColor="text1"/>
          <w:rPrChange w:id="3394"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395" w:author="FURSYS" w:date="2025-12-04T15:42:00Z">
            <w:rPr>
              <w:rFonts w:ascii="Noto Sans CJK KR Regular" w:eastAsia="Noto Sans CJK KR Regular" w:hAnsi="Noto Sans CJK KR Regular" w:hint="eastAsia"/>
              <w:color w:val="000000" w:themeColor="text1"/>
            </w:rPr>
          </w:rPrChange>
        </w:rPr>
        <w:t>고객이</w:t>
      </w:r>
      <w:r w:rsidRPr="000C7330">
        <w:rPr>
          <w:rFonts w:eastAsiaTheme="minorHAnsi"/>
          <w:color w:val="000000" w:themeColor="text1"/>
          <w:rPrChange w:id="3396"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97" w:author="FURSYS" w:date="2025-12-04T15:42:00Z">
            <w:rPr>
              <w:rFonts w:ascii="Noto Sans CJK KR Regular" w:eastAsia="Noto Sans CJK KR Regular" w:hAnsi="Noto Sans CJK KR Regular" w:hint="eastAsia"/>
              <w:color w:val="000000" w:themeColor="text1"/>
            </w:rPr>
          </w:rPrChange>
        </w:rPr>
        <w:t>관련기관</w:t>
      </w:r>
      <w:r w:rsidR="00A25787" w:rsidRPr="000C7330">
        <w:rPr>
          <w:rFonts w:eastAsiaTheme="minorHAnsi"/>
          <w:color w:val="000000" w:themeColor="text1"/>
          <w:rPrChange w:id="3398"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399" w:author="FURSYS" w:date="2025-12-04T15:42:00Z">
            <w:rPr>
              <w:rFonts w:ascii="Noto Sans CJK KR Regular" w:eastAsia="Noto Sans CJK KR Regular" w:hAnsi="Noto Sans CJK KR Regular" w:hint="eastAsia"/>
              <w:color w:val="000000" w:themeColor="text1"/>
            </w:rPr>
          </w:rPrChange>
        </w:rPr>
        <w:t>등으로부터</w:t>
      </w:r>
      <w:r w:rsidR="00A25787" w:rsidRPr="000C7330">
        <w:rPr>
          <w:rFonts w:eastAsiaTheme="minorHAnsi"/>
          <w:color w:val="000000" w:themeColor="text1"/>
          <w:rPrChange w:id="3400"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01" w:author="FURSYS" w:date="2025-12-04T15:42:00Z">
            <w:rPr>
              <w:rFonts w:ascii="Noto Sans CJK KR Regular" w:eastAsia="Noto Sans CJK KR Regular" w:hAnsi="Noto Sans CJK KR Regular" w:hint="eastAsia"/>
              <w:color w:val="000000" w:themeColor="text1"/>
            </w:rPr>
          </w:rPrChange>
        </w:rPr>
        <w:t>영업취소</w:t>
      </w:r>
      <w:r w:rsidR="00A25787" w:rsidRPr="000C7330">
        <w:rPr>
          <w:rFonts w:eastAsiaTheme="minorHAnsi"/>
          <w:color w:val="000000" w:themeColor="text1"/>
          <w:rPrChange w:id="3402"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03" w:author="FURSYS" w:date="2025-12-04T15:42:00Z">
            <w:rPr>
              <w:rFonts w:ascii="Noto Sans CJK KR Regular" w:eastAsia="Noto Sans CJK KR Regular" w:hAnsi="Noto Sans CJK KR Regular" w:hint="eastAsia"/>
              <w:color w:val="000000" w:themeColor="text1"/>
            </w:rPr>
          </w:rPrChange>
        </w:rPr>
        <w:t>정지</w:t>
      </w:r>
      <w:r w:rsidR="00A25787" w:rsidRPr="000C7330">
        <w:rPr>
          <w:rFonts w:eastAsiaTheme="minorHAnsi"/>
          <w:color w:val="000000" w:themeColor="text1"/>
          <w:rPrChange w:id="3404"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05" w:author="FURSYS" w:date="2025-12-04T15:42:00Z">
            <w:rPr>
              <w:rFonts w:ascii="Noto Sans CJK KR Regular" w:eastAsia="Noto Sans CJK KR Regular" w:hAnsi="Noto Sans CJK KR Regular" w:hint="eastAsia"/>
              <w:color w:val="000000" w:themeColor="text1"/>
            </w:rPr>
          </w:rPrChange>
        </w:rPr>
        <w:t>등의</w:t>
      </w:r>
      <w:r w:rsidR="00A25787" w:rsidRPr="000C7330">
        <w:rPr>
          <w:rFonts w:eastAsiaTheme="minorHAnsi"/>
          <w:color w:val="000000" w:themeColor="text1"/>
          <w:rPrChange w:id="3406"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07" w:author="FURSYS" w:date="2025-12-04T15:42:00Z">
            <w:rPr>
              <w:rFonts w:ascii="Noto Sans CJK KR Regular" w:eastAsia="Noto Sans CJK KR Regular" w:hAnsi="Noto Sans CJK KR Regular" w:hint="eastAsia"/>
              <w:color w:val="000000" w:themeColor="text1"/>
            </w:rPr>
          </w:rPrChange>
        </w:rPr>
        <w:t>처분을</w:t>
      </w:r>
      <w:r w:rsidR="00A25787" w:rsidRPr="000C7330">
        <w:rPr>
          <w:rFonts w:eastAsiaTheme="minorHAnsi"/>
          <w:color w:val="000000" w:themeColor="text1"/>
          <w:rPrChange w:id="3408"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09" w:author="FURSYS" w:date="2025-12-04T15:42:00Z">
            <w:rPr>
              <w:rFonts w:ascii="Noto Sans CJK KR Regular" w:eastAsia="Noto Sans CJK KR Regular" w:hAnsi="Noto Sans CJK KR Regular" w:hint="eastAsia"/>
              <w:color w:val="000000" w:themeColor="text1"/>
            </w:rPr>
          </w:rPrChange>
        </w:rPr>
        <w:t>받은</w:t>
      </w:r>
      <w:r w:rsidR="00A25787" w:rsidRPr="000C7330">
        <w:rPr>
          <w:rFonts w:eastAsiaTheme="minorHAnsi"/>
          <w:color w:val="000000" w:themeColor="text1"/>
          <w:rPrChange w:id="3410"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11" w:author="FURSYS" w:date="2025-12-04T15:42:00Z">
            <w:rPr>
              <w:rFonts w:ascii="Noto Sans CJK KR Regular" w:eastAsia="Noto Sans CJK KR Regular" w:hAnsi="Noto Sans CJK KR Regular" w:hint="eastAsia"/>
              <w:color w:val="000000" w:themeColor="text1"/>
            </w:rPr>
          </w:rPrChange>
        </w:rPr>
        <w:t>경우</w:t>
      </w:r>
    </w:p>
    <w:p w14:paraId="4CA5473A" w14:textId="27CE0200" w:rsidR="00A25787" w:rsidRPr="000C7330" w:rsidRDefault="00423AA1" w:rsidP="00A25787">
      <w:pPr>
        <w:pStyle w:val="a3"/>
        <w:numPr>
          <w:ilvl w:val="0"/>
          <w:numId w:val="10"/>
        </w:numPr>
        <w:ind w:leftChars="0"/>
        <w:rPr>
          <w:rFonts w:eastAsiaTheme="minorHAnsi"/>
          <w:color w:val="000000" w:themeColor="text1"/>
          <w:rPrChange w:id="3412"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3413" w:author="FURSYS" w:date="2025-12-04T15:42:00Z">
            <w:rPr>
              <w:rFonts w:ascii="Noto Sans CJK KR Regular" w:eastAsia="Noto Sans CJK KR Regular" w:hAnsi="Noto Sans CJK KR Regular" w:hint="eastAsia"/>
              <w:color w:val="000000" w:themeColor="text1"/>
            </w:rPr>
          </w:rPrChange>
        </w:rPr>
        <w:t>퍼시스</w:t>
      </w:r>
      <w:r w:rsidRPr="000C7330">
        <w:rPr>
          <w:rFonts w:eastAsiaTheme="minorHAnsi"/>
          <w:color w:val="000000" w:themeColor="text1"/>
          <w:rPrChange w:id="3414"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415" w:author="FURSYS" w:date="2025-12-04T15:42:00Z">
            <w:rPr>
              <w:rFonts w:ascii="Noto Sans CJK KR Regular" w:eastAsia="Noto Sans CJK KR Regular" w:hAnsi="Noto Sans CJK KR Regular" w:hint="eastAsia"/>
              <w:color w:val="000000" w:themeColor="text1"/>
            </w:rPr>
          </w:rPrChange>
        </w:rPr>
        <w:t>또는</w:t>
      </w:r>
      <w:r w:rsidRPr="000C7330">
        <w:rPr>
          <w:rFonts w:eastAsiaTheme="minorHAnsi"/>
          <w:color w:val="000000" w:themeColor="text1"/>
          <w:rPrChange w:id="3416"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417" w:author="FURSYS" w:date="2025-12-04T15:42:00Z">
            <w:rPr>
              <w:rFonts w:ascii="Noto Sans CJK KR Regular" w:eastAsia="Noto Sans CJK KR Regular" w:hAnsi="Noto Sans CJK KR Regular" w:hint="eastAsia"/>
              <w:color w:val="000000" w:themeColor="text1"/>
            </w:rPr>
          </w:rPrChange>
        </w:rPr>
        <w:t>고객이</w:t>
      </w:r>
      <w:r w:rsidRPr="000C7330">
        <w:rPr>
          <w:rFonts w:eastAsiaTheme="minorHAnsi"/>
          <w:color w:val="000000" w:themeColor="text1"/>
          <w:rPrChange w:id="3418"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19" w:author="FURSYS" w:date="2025-12-04T15:42:00Z">
            <w:rPr>
              <w:rFonts w:ascii="Noto Sans CJK KR Regular" w:eastAsia="Noto Sans CJK KR Regular" w:hAnsi="Noto Sans CJK KR Regular" w:hint="eastAsia"/>
              <w:color w:val="000000" w:themeColor="text1"/>
            </w:rPr>
          </w:rPrChange>
        </w:rPr>
        <w:t>어음</w:t>
      </w:r>
      <w:r w:rsidR="00A25787" w:rsidRPr="000C7330">
        <w:rPr>
          <w:rFonts w:eastAsiaTheme="minorHAnsi"/>
          <w:color w:val="000000" w:themeColor="text1"/>
          <w:rPrChange w:id="3420"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21" w:author="FURSYS" w:date="2025-12-04T15:42:00Z">
            <w:rPr>
              <w:rFonts w:ascii="Noto Sans CJK KR Regular" w:eastAsia="Noto Sans CJK KR Regular" w:hAnsi="Noto Sans CJK KR Regular" w:hint="eastAsia"/>
              <w:color w:val="000000" w:themeColor="text1"/>
            </w:rPr>
          </w:rPrChange>
        </w:rPr>
        <w:t>및</w:t>
      </w:r>
      <w:r w:rsidR="00A25787" w:rsidRPr="000C7330">
        <w:rPr>
          <w:rFonts w:eastAsiaTheme="minorHAnsi"/>
          <w:color w:val="000000" w:themeColor="text1"/>
          <w:rPrChange w:id="3422"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23" w:author="FURSYS" w:date="2025-12-04T15:42:00Z">
            <w:rPr>
              <w:rFonts w:ascii="Noto Sans CJK KR Regular" w:eastAsia="Noto Sans CJK KR Regular" w:hAnsi="Noto Sans CJK KR Regular" w:hint="eastAsia"/>
              <w:color w:val="000000" w:themeColor="text1"/>
            </w:rPr>
          </w:rPrChange>
        </w:rPr>
        <w:t>수표의</w:t>
      </w:r>
      <w:r w:rsidR="00A25787" w:rsidRPr="000C7330">
        <w:rPr>
          <w:rFonts w:eastAsiaTheme="minorHAnsi"/>
          <w:color w:val="000000" w:themeColor="text1"/>
          <w:rPrChange w:id="3424"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25" w:author="FURSYS" w:date="2025-12-04T15:42:00Z">
            <w:rPr>
              <w:rFonts w:ascii="Noto Sans CJK KR Regular" w:eastAsia="Noto Sans CJK KR Regular" w:hAnsi="Noto Sans CJK KR Regular" w:hint="eastAsia"/>
              <w:color w:val="000000" w:themeColor="text1"/>
            </w:rPr>
          </w:rPrChange>
        </w:rPr>
        <w:t>부도</w:t>
      </w:r>
      <w:r w:rsidR="00A25787" w:rsidRPr="000C7330">
        <w:rPr>
          <w:rFonts w:eastAsiaTheme="minorHAnsi"/>
          <w:color w:val="000000" w:themeColor="text1"/>
          <w:rPrChange w:id="3426" w:author="FURSYS" w:date="2025-12-04T15:42:00Z">
            <w:rPr>
              <w:rFonts w:ascii="Noto Sans CJK KR Regular" w:eastAsia="Noto Sans CJK KR Regular" w:hAnsi="Noto Sans CJK KR Regular"/>
              <w:color w:val="000000" w:themeColor="text1"/>
            </w:rPr>
          </w:rPrChange>
        </w:rPr>
        <w:t>(어음</w:t>
      </w:r>
      <w:r w:rsidR="00A25787" w:rsidRPr="000C7330">
        <w:rPr>
          <w:rFonts w:eastAsiaTheme="minorHAnsi"/>
          <w:color w:val="000000" w:themeColor="text1"/>
          <w:rPrChange w:id="3427" w:author="FURSYS" w:date="2025-12-04T15:42:00Z">
            <w:rPr>
              <w:rFonts w:ascii="Noto Sans CJK KR Regular" w:eastAsia="Noto Sans CJK KR Regular" w:hAnsi="Noto Sans CJK KR Regular"/>
              <w:color w:val="000000" w:themeColor="text1"/>
            </w:rPr>
          </w:rPrChange>
        </w:rPr>
        <w:sym w:font="Wingdings 3" w:char="F0AD"/>
      </w:r>
      <w:r w:rsidR="00A25787" w:rsidRPr="000C7330">
        <w:rPr>
          <w:rFonts w:eastAsiaTheme="minorHAnsi" w:hint="eastAsia"/>
          <w:color w:val="000000" w:themeColor="text1"/>
          <w:rPrChange w:id="3428" w:author="FURSYS" w:date="2025-12-04T15:42:00Z">
            <w:rPr>
              <w:rFonts w:ascii="Noto Sans CJK KR Regular" w:eastAsia="Noto Sans CJK KR Regular" w:hAnsi="Noto Sans CJK KR Regular" w:hint="eastAsia"/>
              <w:color w:val="000000" w:themeColor="text1"/>
            </w:rPr>
          </w:rPrChange>
        </w:rPr>
        <w:t>수표</w:t>
      </w:r>
      <w:r w:rsidR="00A25787" w:rsidRPr="000C7330">
        <w:rPr>
          <w:rFonts w:eastAsiaTheme="minorHAnsi"/>
          <w:color w:val="000000" w:themeColor="text1"/>
          <w:rPrChange w:id="3429"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30" w:author="FURSYS" w:date="2025-12-04T15:42:00Z">
            <w:rPr>
              <w:rFonts w:ascii="Noto Sans CJK KR Regular" w:eastAsia="Noto Sans CJK KR Regular" w:hAnsi="Noto Sans CJK KR Regular" w:hint="eastAsia"/>
              <w:color w:val="000000" w:themeColor="text1"/>
            </w:rPr>
          </w:rPrChange>
        </w:rPr>
        <w:t>및</w:t>
      </w:r>
      <w:r w:rsidR="00A25787" w:rsidRPr="000C7330">
        <w:rPr>
          <w:rFonts w:eastAsiaTheme="minorHAnsi"/>
          <w:color w:val="000000" w:themeColor="text1"/>
          <w:rPrChange w:id="3431"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32" w:author="FURSYS" w:date="2025-12-04T15:42:00Z">
            <w:rPr>
              <w:rFonts w:ascii="Noto Sans CJK KR Regular" w:eastAsia="Noto Sans CJK KR Regular" w:hAnsi="Noto Sans CJK KR Regular" w:hint="eastAsia"/>
              <w:color w:val="000000" w:themeColor="text1"/>
            </w:rPr>
          </w:rPrChange>
        </w:rPr>
        <w:t>전자식</w:t>
      </w:r>
      <w:r w:rsidR="00A25787" w:rsidRPr="000C7330">
        <w:rPr>
          <w:rFonts w:eastAsiaTheme="minorHAnsi"/>
          <w:color w:val="000000" w:themeColor="text1"/>
          <w:rPrChange w:id="3433"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34" w:author="FURSYS" w:date="2025-12-04T15:42:00Z">
            <w:rPr>
              <w:rFonts w:ascii="Noto Sans CJK KR Regular" w:eastAsia="Noto Sans CJK KR Regular" w:hAnsi="Noto Sans CJK KR Regular" w:hint="eastAsia"/>
              <w:color w:val="000000" w:themeColor="text1"/>
            </w:rPr>
          </w:rPrChange>
        </w:rPr>
        <w:t>채권</w:t>
      </w:r>
      <w:r w:rsidR="00A25787" w:rsidRPr="000C7330">
        <w:rPr>
          <w:rFonts w:eastAsiaTheme="minorHAnsi"/>
          <w:color w:val="000000" w:themeColor="text1"/>
          <w:rPrChange w:id="3435"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36" w:author="FURSYS" w:date="2025-12-04T15:42:00Z">
            <w:rPr>
              <w:rFonts w:ascii="Noto Sans CJK KR Regular" w:eastAsia="Noto Sans CJK KR Regular" w:hAnsi="Noto Sans CJK KR Regular" w:hint="eastAsia"/>
              <w:color w:val="000000" w:themeColor="text1"/>
            </w:rPr>
          </w:rPrChange>
        </w:rPr>
        <w:t>구매카드</w:t>
      </w:r>
      <w:r w:rsidR="00A25787" w:rsidRPr="000C7330">
        <w:rPr>
          <w:rFonts w:eastAsiaTheme="minorHAnsi"/>
          <w:color w:val="000000" w:themeColor="text1"/>
          <w:rPrChange w:id="3437"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38" w:author="FURSYS" w:date="2025-12-04T15:42:00Z">
            <w:rPr>
              <w:rFonts w:ascii="Noto Sans CJK KR Regular" w:eastAsia="Noto Sans CJK KR Regular" w:hAnsi="Noto Sans CJK KR Regular" w:hint="eastAsia"/>
              <w:color w:val="000000" w:themeColor="text1"/>
            </w:rPr>
          </w:rPrChange>
        </w:rPr>
        <w:t>등</w:t>
      </w:r>
      <w:r w:rsidR="00A25787" w:rsidRPr="000C7330">
        <w:rPr>
          <w:rFonts w:eastAsiaTheme="minorHAnsi"/>
          <w:color w:val="000000" w:themeColor="text1"/>
          <w:rPrChange w:id="3439"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40" w:author="FURSYS" w:date="2025-12-04T15:42:00Z">
            <w:rPr>
              <w:rFonts w:ascii="Noto Sans CJK KR Regular" w:eastAsia="Noto Sans CJK KR Regular" w:hAnsi="Noto Sans CJK KR Regular" w:hint="eastAsia"/>
              <w:color w:val="000000" w:themeColor="text1"/>
            </w:rPr>
          </w:rPrChange>
        </w:rPr>
        <w:t>여하한</w:t>
      </w:r>
      <w:r w:rsidR="00A25787" w:rsidRPr="000C7330">
        <w:rPr>
          <w:rFonts w:eastAsiaTheme="minorHAnsi"/>
          <w:color w:val="000000" w:themeColor="text1"/>
          <w:rPrChange w:id="3441"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42" w:author="FURSYS" w:date="2025-12-04T15:42:00Z">
            <w:rPr>
              <w:rFonts w:ascii="Noto Sans CJK KR Regular" w:eastAsia="Noto Sans CJK KR Regular" w:hAnsi="Noto Sans CJK KR Regular" w:hint="eastAsia"/>
              <w:color w:val="000000" w:themeColor="text1"/>
            </w:rPr>
          </w:rPrChange>
        </w:rPr>
        <w:t>대금결제</w:t>
      </w:r>
      <w:r w:rsidR="00A25787" w:rsidRPr="000C7330">
        <w:rPr>
          <w:rFonts w:eastAsiaTheme="minorHAnsi"/>
          <w:color w:val="000000" w:themeColor="text1"/>
          <w:rPrChange w:id="3443"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44" w:author="FURSYS" w:date="2025-12-04T15:42:00Z">
            <w:rPr>
              <w:rFonts w:ascii="Noto Sans CJK KR Regular" w:eastAsia="Noto Sans CJK KR Regular" w:hAnsi="Noto Sans CJK KR Regular" w:hint="eastAsia"/>
              <w:color w:val="000000" w:themeColor="text1"/>
            </w:rPr>
          </w:rPrChange>
        </w:rPr>
        <w:t>수단의</w:t>
      </w:r>
      <w:r w:rsidR="00A25787" w:rsidRPr="000C7330">
        <w:rPr>
          <w:rFonts w:eastAsiaTheme="minorHAnsi"/>
          <w:color w:val="000000" w:themeColor="text1"/>
          <w:rPrChange w:id="3445"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46" w:author="FURSYS" w:date="2025-12-04T15:42:00Z">
            <w:rPr>
              <w:rFonts w:ascii="Noto Sans CJK KR Regular" w:eastAsia="Noto Sans CJK KR Regular" w:hAnsi="Noto Sans CJK KR Regular" w:hint="eastAsia"/>
              <w:color w:val="000000" w:themeColor="text1"/>
            </w:rPr>
          </w:rPrChange>
        </w:rPr>
        <w:t>지급정지</w:t>
      </w:r>
      <w:r w:rsidR="00A25787" w:rsidRPr="000C7330">
        <w:rPr>
          <w:rFonts w:eastAsiaTheme="minorHAnsi"/>
          <w:color w:val="000000" w:themeColor="text1"/>
          <w:rPrChange w:id="3447"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48" w:author="FURSYS" w:date="2025-12-04T15:42:00Z">
            <w:rPr>
              <w:rFonts w:ascii="Noto Sans CJK KR Regular" w:eastAsia="Noto Sans CJK KR Regular" w:hAnsi="Noto Sans CJK KR Regular" w:hint="eastAsia"/>
              <w:color w:val="000000" w:themeColor="text1"/>
            </w:rPr>
          </w:rPrChange>
        </w:rPr>
        <w:t>내지</w:t>
      </w:r>
      <w:r w:rsidR="00A25787" w:rsidRPr="000C7330">
        <w:rPr>
          <w:rFonts w:eastAsiaTheme="minorHAnsi"/>
          <w:color w:val="000000" w:themeColor="text1"/>
          <w:rPrChange w:id="3449"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50" w:author="FURSYS" w:date="2025-12-04T15:42:00Z">
            <w:rPr>
              <w:rFonts w:ascii="Noto Sans CJK KR Regular" w:eastAsia="Noto Sans CJK KR Regular" w:hAnsi="Noto Sans CJK KR Regular" w:hint="eastAsia"/>
              <w:color w:val="000000" w:themeColor="text1"/>
            </w:rPr>
          </w:rPrChange>
        </w:rPr>
        <w:t>연체를</w:t>
      </w:r>
      <w:r w:rsidR="00A25787" w:rsidRPr="000C7330">
        <w:rPr>
          <w:rFonts w:eastAsiaTheme="minorHAnsi"/>
          <w:color w:val="000000" w:themeColor="text1"/>
          <w:rPrChange w:id="3451"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52" w:author="FURSYS" w:date="2025-12-04T15:42:00Z">
            <w:rPr>
              <w:rFonts w:ascii="Noto Sans CJK KR Regular" w:eastAsia="Noto Sans CJK KR Regular" w:hAnsi="Noto Sans CJK KR Regular" w:hint="eastAsia"/>
              <w:color w:val="000000" w:themeColor="text1"/>
            </w:rPr>
          </w:rPrChange>
        </w:rPr>
        <w:t>포함</w:t>
      </w:r>
      <w:r w:rsidR="00A25787" w:rsidRPr="000C7330">
        <w:rPr>
          <w:rFonts w:eastAsiaTheme="minorHAnsi"/>
          <w:color w:val="000000" w:themeColor="text1"/>
          <w:rPrChange w:id="3453"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54" w:author="FURSYS" w:date="2025-12-04T15:42:00Z">
            <w:rPr>
              <w:rFonts w:ascii="Noto Sans CJK KR Regular" w:eastAsia="Noto Sans CJK KR Regular" w:hAnsi="Noto Sans CJK KR Regular" w:hint="eastAsia"/>
              <w:color w:val="000000" w:themeColor="text1"/>
            </w:rPr>
          </w:rPrChange>
        </w:rPr>
        <w:t>제</w:t>
      </w:r>
      <w:r w:rsidR="00A25787" w:rsidRPr="000C7330">
        <w:rPr>
          <w:rFonts w:eastAsiaTheme="minorHAnsi"/>
          <w:color w:val="000000" w:themeColor="text1"/>
          <w:rPrChange w:id="3455" w:author="FURSYS" w:date="2025-12-04T15:42:00Z">
            <w:rPr>
              <w:rFonts w:ascii="Noto Sans CJK KR Regular" w:eastAsia="Noto Sans CJK KR Regular" w:hAnsi="Noto Sans CJK KR Regular"/>
              <w:color w:val="000000" w:themeColor="text1"/>
            </w:rPr>
          </w:rPrChange>
        </w:rPr>
        <w:t xml:space="preserve">3자에 </w:t>
      </w:r>
      <w:r w:rsidR="00A25787" w:rsidRPr="000C7330">
        <w:rPr>
          <w:rFonts w:eastAsiaTheme="minorHAnsi" w:hint="eastAsia"/>
          <w:color w:val="000000" w:themeColor="text1"/>
          <w:rPrChange w:id="3456" w:author="FURSYS" w:date="2025-12-04T15:42:00Z">
            <w:rPr>
              <w:rFonts w:ascii="Noto Sans CJK KR Regular" w:eastAsia="Noto Sans CJK KR Regular" w:hAnsi="Noto Sans CJK KR Regular" w:hint="eastAsia"/>
              <w:color w:val="000000" w:themeColor="text1"/>
            </w:rPr>
          </w:rPrChange>
        </w:rPr>
        <w:t>의한</w:t>
      </w:r>
      <w:r w:rsidR="00A25787" w:rsidRPr="000C7330">
        <w:rPr>
          <w:rFonts w:eastAsiaTheme="minorHAnsi"/>
          <w:color w:val="000000" w:themeColor="text1"/>
          <w:rPrChange w:id="3457"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58" w:author="FURSYS" w:date="2025-12-04T15:42:00Z">
            <w:rPr>
              <w:rFonts w:ascii="Noto Sans CJK KR Regular" w:eastAsia="Noto Sans CJK KR Regular" w:hAnsi="Noto Sans CJK KR Regular" w:hint="eastAsia"/>
              <w:color w:val="000000" w:themeColor="text1"/>
            </w:rPr>
          </w:rPrChange>
        </w:rPr>
        <w:t>강제집행</w:t>
      </w:r>
      <w:r w:rsidR="00A25787" w:rsidRPr="000C7330">
        <w:rPr>
          <w:rFonts w:eastAsiaTheme="minorHAnsi"/>
          <w:color w:val="000000" w:themeColor="text1"/>
          <w:rPrChange w:id="3459" w:author="FURSYS" w:date="2025-12-04T15:42:00Z">
            <w:rPr>
              <w:rFonts w:ascii="Noto Sans CJK KR Regular" w:eastAsia="Noto Sans CJK KR Regular" w:hAnsi="Noto Sans CJK KR Regular"/>
              <w:color w:val="000000" w:themeColor="text1"/>
            </w:rPr>
          </w:rPrChange>
        </w:rPr>
        <w:t xml:space="preserve">(가압류 </w:t>
      </w:r>
      <w:r w:rsidR="00A25787" w:rsidRPr="000C7330">
        <w:rPr>
          <w:rFonts w:eastAsiaTheme="minorHAnsi" w:hint="eastAsia"/>
          <w:color w:val="000000" w:themeColor="text1"/>
          <w:rPrChange w:id="3460" w:author="FURSYS" w:date="2025-12-04T15:42:00Z">
            <w:rPr>
              <w:rFonts w:ascii="Noto Sans CJK KR Regular" w:eastAsia="Noto Sans CJK KR Regular" w:hAnsi="Noto Sans CJK KR Regular" w:hint="eastAsia"/>
              <w:color w:val="000000" w:themeColor="text1"/>
            </w:rPr>
          </w:rPrChange>
        </w:rPr>
        <w:t>및</w:t>
      </w:r>
      <w:r w:rsidR="00A25787" w:rsidRPr="000C7330">
        <w:rPr>
          <w:rFonts w:eastAsiaTheme="minorHAnsi"/>
          <w:color w:val="000000" w:themeColor="text1"/>
          <w:rPrChange w:id="3461"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62" w:author="FURSYS" w:date="2025-12-04T15:42:00Z">
            <w:rPr>
              <w:rFonts w:ascii="Noto Sans CJK KR Regular" w:eastAsia="Noto Sans CJK KR Regular" w:hAnsi="Noto Sans CJK KR Regular" w:hint="eastAsia"/>
              <w:color w:val="000000" w:themeColor="text1"/>
            </w:rPr>
          </w:rPrChange>
        </w:rPr>
        <w:t>가처분을</w:t>
      </w:r>
      <w:r w:rsidR="00A25787" w:rsidRPr="000C7330">
        <w:rPr>
          <w:rFonts w:eastAsiaTheme="minorHAnsi"/>
          <w:color w:val="000000" w:themeColor="text1"/>
          <w:rPrChange w:id="3463"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64" w:author="FURSYS" w:date="2025-12-04T15:42:00Z">
            <w:rPr>
              <w:rFonts w:ascii="Noto Sans CJK KR Regular" w:eastAsia="Noto Sans CJK KR Regular" w:hAnsi="Noto Sans CJK KR Regular" w:hint="eastAsia"/>
              <w:color w:val="000000" w:themeColor="text1"/>
            </w:rPr>
          </w:rPrChange>
        </w:rPr>
        <w:t>포함</w:t>
      </w:r>
      <w:r w:rsidR="00A25787" w:rsidRPr="000C7330">
        <w:rPr>
          <w:rFonts w:eastAsiaTheme="minorHAnsi"/>
          <w:color w:val="000000" w:themeColor="text1"/>
          <w:rPrChange w:id="3465" w:author="FURSYS" w:date="2025-12-04T15:42:00Z">
            <w:rPr>
              <w:rFonts w:ascii="Noto Sans CJK KR Regular" w:eastAsia="Noto Sans CJK KR Regular" w:hAnsi="Noto Sans CJK KR Regular"/>
              <w:color w:val="000000" w:themeColor="text1"/>
            </w:rPr>
          </w:rPrChange>
        </w:rPr>
        <w:t xml:space="preserve">)파산신청 </w:t>
      </w:r>
      <w:r w:rsidR="00A25787" w:rsidRPr="000C7330">
        <w:rPr>
          <w:rFonts w:eastAsiaTheme="minorHAnsi" w:hint="eastAsia"/>
          <w:color w:val="000000" w:themeColor="text1"/>
          <w:rPrChange w:id="3466" w:author="FURSYS" w:date="2025-12-04T15:42:00Z">
            <w:rPr>
              <w:rFonts w:ascii="Noto Sans CJK KR Regular" w:eastAsia="Noto Sans CJK KR Regular" w:hAnsi="Noto Sans CJK KR Regular" w:hint="eastAsia"/>
              <w:color w:val="000000" w:themeColor="text1"/>
            </w:rPr>
          </w:rPrChange>
        </w:rPr>
        <w:t>또는</w:t>
      </w:r>
      <w:r w:rsidR="00A25787" w:rsidRPr="000C7330">
        <w:rPr>
          <w:rFonts w:eastAsiaTheme="minorHAnsi"/>
          <w:color w:val="000000" w:themeColor="text1"/>
          <w:rPrChange w:id="3467"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68" w:author="FURSYS" w:date="2025-12-04T15:42:00Z">
            <w:rPr>
              <w:rFonts w:ascii="Noto Sans CJK KR Regular" w:eastAsia="Noto Sans CJK KR Regular" w:hAnsi="Noto Sans CJK KR Regular" w:hint="eastAsia"/>
              <w:color w:val="000000" w:themeColor="text1"/>
            </w:rPr>
          </w:rPrChange>
        </w:rPr>
        <w:t>회생절차</w:t>
      </w:r>
      <w:r w:rsidR="00A25787" w:rsidRPr="000C7330">
        <w:rPr>
          <w:rFonts w:eastAsiaTheme="minorHAnsi"/>
          <w:color w:val="000000" w:themeColor="text1"/>
          <w:rPrChange w:id="3469"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70" w:author="FURSYS" w:date="2025-12-04T15:42:00Z">
            <w:rPr>
              <w:rFonts w:ascii="Noto Sans CJK KR Regular" w:eastAsia="Noto Sans CJK KR Regular" w:hAnsi="Noto Sans CJK KR Regular" w:hint="eastAsia"/>
              <w:color w:val="000000" w:themeColor="text1"/>
            </w:rPr>
          </w:rPrChange>
        </w:rPr>
        <w:t>개시신청</w:t>
      </w:r>
      <w:r w:rsidR="00A25787" w:rsidRPr="000C7330">
        <w:rPr>
          <w:rFonts w:eastAsiaTheme="minorHAnsi"/>
          <w:color w:val="000000" w:themeColor="text1"/>
          <w:rPrChange w:id="3471"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72" w:author="FURSYS" w:date="2025-12-04T15:42:00Z">
            <w:rPr>
              <w:rFonts w:ascii="Noto Sans CJK KR Regular" w:eastAsia="Noto Sans CJK KR Regular" w:hAnsi="Noto Sans CJK KR Regular" w:hint="eastAsia"/>
              <w:color w:val="000000" w:themeColor="text1"/>
            </w:rPr>
          </w:rPrChange>
        </w:rPr>
        <w:t>등</w:t>
      </w:r>
      <w:r w:rsidR="00A25787" w:rsidRPr="000C7330">
        <w:rPr>
          <w:rFonts w:eastAsiaTheme="minorHAnsi"/>
          <w:color w:val="000000" w:themeColor="text1"/>
          <w:rPrChange w:id="3473"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74" w:author="FURSYS" w:date="2025-12-04T15:42:00Z">
            <w:rPr>
              <w:rFonts w:ascii="Noto Sans CJK KR Regular" w:eastAsia="Noto Sans CJK KR Regular" w:hAnsi="Noto Sans CJK KR Regular" w:hint="eastAsia"/>
              <w:color w:val="000000" w:themeColor="text1"/>
            </w:rPr>
          </w:rPrChange>
        </w:rPr>
        <w:t>경영상</w:t>
      </w:r>
      <w:r w:rsidR="00A25787" w:rsidRPr="000C7330">
        <w:rPr>
          <w:rFonts w:eastAsiaTheme="minorHAnsi"/>
          <w:color w:val="000000" w:themeColor="text1"/>
          <w:rPrChange w:id="3475"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76" w:author="FURSYS" w:date="2025-12-04T15:42:00Z">
            <w:rPr>
              <w:rFonts w:ascii="Noto Sans CJK KR Regular" w:eastAsia="Noto Sans CJK KR Regular" w:hAnsi="Noto Sans CJK KR Regular" w:hint="eastAsia"/>
              <w:color w:val="000000" w:themeColor="text1"/>
            </w:rPr>
          </w:rPrChange>
        </w:rPr>
        <w:t>중대한</w:t>
      </w:r>
      <w:r w:rsidR="00A25787" w:rsidRPr="000C7330">
        <w:rPr>
          <w:rFonts w:eastAsiaTheme="minorHAnsi"/>
          <w:color w:val="000000" w:themeColor="text1"/>
          <w:rPrChange w:id="3477"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78" w:author="FURSYS" w:date="2025-12-04T15:42:00Z">
            <w:rPr>
              <w:rFonts w:ascii="Noto Sans CJK KR Regular" w:eastAsia="Noto Sans CJK KR Regular" w:hAnsi="Noto Sans CJK KR Regular" w:hint="eastAsia"/>
              <w:color w:val="000000" w:themeColor="text1"/>
            </w:rPr>
          </w:rPrChange>
        </w:rPr>
        <w:t>사유가</w:t>
      </w:r>
      <w:r w:rsidR="00A25787" w:rsidRPr="000C7330">
        <w:rPr>
          <w:rFonts w:eastAsiaTheme="minorHAnsi"/>
          <w:color w:val="000000" w:themeColor="text1"/>
          <w:rPrChange w:id="3479"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80" w:author="FURSYS" w:date="2025-12-04T15:42:00Z">
            <w:rPr>
              <w:rFonts w:ascii="Noto Sans CJK KR Regular" w:eastAsia="Noto Sans CJK KR Regular" w:hAnsi="Noto Sans CJK KR Regular" w:hint="eastAsia"/>
              <w:color w:val="000000" w:themeColor="text1"/>
            </w:rPr>
          </w:rPrChange>
        </w:rPr>
        <w:t>발생하여</w:t>
      </w:r>
      <w:r w:rsidR="00A25787" w:rsidRPr="000C7330">
        <w:rPr>
          <w:rFonts w:eastAsiaTheme="minorHAnsi"/>
          <w:color w:val="000000" w:themeColor="text1"/>
          <w:rPrChange w:id="3481"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82" w:author="FURSYS" w:date="2025-12-04T15:42:00Z">
            <w:rPr>
              <w:rFonts w:ascii="Noto Sans CJK KR Regular" w:eastAsia="Noto Sans CJK KR Regular" w:hAnsi="Noto Sans CJK KR Regular" w:hint="eastAsia"/>
              <w:color w:val="000000" w:themeColor="text1"/>
            </w:rPr>
          </w:rPrChange>
        </w:rPr>
        <w:t>계약을</w:t>
      </w:r>
      <w:r w:rsidR="00A25787" w:rsidRPr="000C7330">
        <w:rPr>
          <w:rFonts w:eastAsiaTheme="minorHAnsi"/>
          <w:color w:val="000000" w:themeColor="text1"/>
          <w:rPrChange w:id="3483"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84" w:author="FURSYS" w:date="2025-12-04T15:42:00Z">
            <w:rPr>
              <w:rFonts w:ascii="Noto Sans CJK KR Regular" w:eastAsia="Noto Sans CJK KR Regular" w:hAnsi="Noto Sans CJK KR Regular" w:hint="eastAsia"/>
              <w:color w:val="000000" w:themeColor="text1"/>
            </w:rPr>
          </w:rPrChange>
        </w:rPr>
        <w:t>수행할</w:t>
      </w:r>
      <w:r w:rsidR="00A25787" w:rsidRPr="000C7330">
        <w:rPr>
          <w:rFonts w:eastAsiaTheme="minorHAnsi"/>
          <w:color w:val="000000" w:themeColor="text1"/>
          <w:rPrChange w:id="3485"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86" w:author="FURSYS" w:date="2025-12-04T15:42:00Z">
            <w:rPr>
              <w:rFonts w:ascii="Noto Sans CJK KR Regular" w:eastAsia="Noto Sans CJK KR Regular" w:hAnsi="Noto Sans CJK KR Regular" w:hint="eastAsia"/>
              <w:color w:val="000000" w:themeColor="text1"/>
            </w:rPr>
          </w:rPrChange>
        </w:rPr>
        <w:t>능력이</w:t>
      </w:r>
      <w:r w:rsidR="00A25787" w:rsidRPr="000C7330">
        <w:rPr>
          <w:rFonts w:eastAsiaTheme="minorHAnsi"/>
          <w:color w:val="000000" w:themeColor="text1"/>
          <w:rPrChange w:id="3487"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88" w:author="FURSYS" w:date="2025-12-04T15:42:00Z">
            <w:rPr>
              <w:rFonts w:ascii="Noto Sans CJK KR Regular" w:eastAsia="Noto Sans CJK KR Regular" w:hAnsi="Noto Sans CJK KR Regular" w:hint="eastAsia"/>
              <w:color w:val="000000" w:themeColor="text1"/>
            </w:rPr>
          </w:rPrChange>
        </w:rPr>
        <w:t>없다고</w:t>
      </w:r>
      <w:r w:rsidR="00A25787" w:rsidRPr="000C7330">
        <w:rPr>
          <w:rFonts w:eastAsiaTheme="minorHAnsi"/>
          <w:color w:val="000000" w:themeColor="text1"/>
          <w:rPrChange w:id="3489"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90" w:author="FURSYS" w:date="2025-12-04T15:42:00Z">
            <w:rPr>
              <w:rFonts w:ascii="Noto Sans CJK KR Regular" w:eastAsia="Noto Sans CJK KR Regular" w:hAnsi="Noto Sans CJK KR Regular" w:hint="eastAsia"/>
              <w:color w:val="000000" w:themeColor="text1"/>
            </w:rPr>
          </w:rPrChange>
        </w:rPr>
        <w:t>인정되는</w:t>
      </w:r>
      <w:r w:rsidR="00A25787" w:rsidRPr="000C7330">
        <w:rPr>
          <w:rFonts w:eastAsiaTheme="minorHAnsi"/>
          <w:color w:val="000000" w:themeColor="text1"/>
          <w:rPrChange w:id="3491" w:author="FURSYS" w:date="2025-12-04T15:42:00Z">
            <w:rPr>
              <w:rFonts w:ascii="Noto Sans CJK KR Regular" w:eastAsia="Noto Sans CJK KR Regular" w:hAnsi="Noto Sans CJK KR Regular"/>
              <w:color w:val="000000" w:themeColor="text1"/>
            </w:rPr>
          </w:rPrChange>
        </w:rPr>
        <w:t xml:space="preserve"> </w:t>
      </w:r>
      <w:r w:rsidR="00A25787" w:rsidRPr="000C7330">
        <w:rPr>
          <w:rFonts w:eastAsiaTheme="minorHAnsi" w:hint="eastAsia"/>
          <w:color w:val="000000" w:themeColor="text1"/>
          <w:rPrChange w:id="3492" w:author="FURSYS" w:date="2025-12-04T15:42:00Z">
            <w:rPr>
              <w:rFonts w:ascii="Noto Sans CJK KR Regular" w:eastAsia="Noto Sans CJK KR Regular" w:hAnsi="Noto Sans CJK KR Regular" w:hint="eastAsia"/>
              <w:color w:val="000000" w:themeColor="text1"/>
            </w:rPr>
          </w:rPrChange>
        </w:rPr>
        <w:t>경우</w:t>
      </w:r>
    </w:p>
    <w:p w14:paraId="7BAA542F" w14:textId="673F9C44" w:rsidR="00A25787" w:rsidRPr="000C7330" w:rsidRDefault="00A25787" w:rsidP="00A25787">
      <w:pPr>
        <w:pStyle w:val="a3"/>
        <w:numPr>
          <w:ilvl w:val="0"/>
          <w:numId w:val="10"/>
        </w:numPr>
        <w:ind w:leftChars="0"/>
        <w:rPr>
          <w:rFonts w:eastAsiaTheme="minorHAnsi"/>
          <w:color w:val="000000" w:themeColor="text1"/>
          <w:rPrChange w:id="3493"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3494" w:author="FURSYS" w:date="2025-12-04T15:42:00Z">
            <w:rPr>
              <w:rFonts w:ascii="Noto Sans CJK KR Regular" w:eastAsia="Noto Sans CJK KR Regular" w:hAnsi="Noto Sans CJK KR Regular" w:hint="eastAsia"/>
              <w:color w:val="000000" w:themeColor="text1"/>
            </w:rPr>
          </w:rPrChange>
        </w:rPr>
        <w:lastRenderedPageBreak/>
        <w:t>상대방의</w:t>
      </w:r>
      <w:r w:rsidRPr="000C7330">
        <w:rPr>
          <w:rFonts w:eastAsiaTheme="minorHAnsi"/>
          <w:color w:val="000000" w:themeColor="text1"/>
          <w:rPrChange w:id="3495" w:author="FURSYS" w:date="2025-12-04T15:42:00Z">
            <w:rPr>
              <w:rFonts w:ascii="Noto Sans CJK KR Regular" w:eastAsia="Noto Sans CJK KR Regular" w:hAnsi="Noto Sans CJK KR Regular"/>
              <w:color w:val="000000" w:themeColor="text1"/>
            </w:rPr>
          </w:rPrChange>
        </w:rPr>
        <w:t xml:space="preserve"> 동의 없이 계약상의 권리 및 의무를 </w:t>
      </w:r>
      <w:r w:rsidRPr="000C7330">
        <w:rPr>
          <w:rFonts w:eastAsiaTheme="minorHAnsi" w:hint="eastAsia"/>
          <w:color w:val="000000" w:themeColor="text1"/>
          <w:rPrChange w:id="3496" w:author="FURSYS" w:date="2025-12-04T15:42:00Z">
            <w:rPr>
              <w:rFonts w:ascii="Noto Sans CJK KR Regular" w:eastAsia="Noto Sans CJK KR Regular" w:hAnsi="Noto Sans CJK KR Regular" w:hint="eastAsia"/>
              <w:color w:val="000000" w:themeColor="text1"/>
            </w:rPr>
          </w:rPrChange>
        </w:rPr>
        <w:t>제</w:t>
      </w:r>
      <w:r w:rsidRPr="000C7330">
        <w:rPr>
          <w:rFonts w:eastAsiaTheme="minorHAnsi"/>
          <w:color w:val="000000" w:themeColor="text1"/>
          <w:rPrChange w:id="3497" w:author="FURSYS" w:date="2025-12-04T15:42:00Z">
            <w:rPr>
              <w:rFonts w:ascii="Noto Sans CJK KR Regular" w:eastAsia="Noto Sans CJK KR Regular" w:hAnsi="Noto Sans CJK KR Regular"/>
              <w:color w:val="000000" w:themeColor="text1"/>
            </w:rPr>
          </w:rPrChange>
        </w:rPr>
        <w:t xml:space="preserve">3자에게 </w:t>
      </w:r>
      <w:r w:rsidRPr="000C7330">
        <w:rPr>
          <w:rFonts w:eastAsiaTheme="minorHAnsi" w:hint="eastAsia"/>
          <w:color w:val="000000" w:themeColor="text1"/>
          <w:rPrChange w:id="3498" w:author="FURSYS" w:date="2025-12-04T15:42:00Z">
            <w:rPr>
              <w:rFonts w:ascii="Noto Sans CJK KR Regular" w:eastAsia="Noto Sans CJK KR Regular" w:hAnsi="Noto Sans CJK KR Regular" w:hint="eastAsia"/>
              <w:color w:val="000000" w:themeColor="text1"/>
            </w:rPr>
          </w:rPrChange>
        </w:rPr>
        <w:t>양도한</w:t>
      </w:r>
      <w:r w:rsidRPr="000C7330">
        <w:rPr>
          <w:rFonts w:eastAsiaTheme="minorHAnsi"/>
          <w:color w:val="000000" w:themeColor="text1"/>
          <w:rPrChange w:id="3499" w:author="FURSYS" w:date="2025-12-04T15:42:00Z">
            <w:rPr>
              <w:rFonts w:ascii="Noto Sans CJK KR Regular" w:eastAsia="Noto Sans CJK KR Regular" w:hAnsi="Noto Sans CJK KR Regular"/>
              <w:color w:val="000000" w:themeColor="text1"/>
            </w:rPr>
          </w:rPrChange>
        </w:rPr>
        <w:t xml:space="preserve"> 경우 </w:t>
      </w:r>
    </w:p>
    <w:p w14:paraId="0E5ADB73" w14:textId="77777777" w:rsidR="00055276" w:rsidRPr="000C7330" w:rsidRDefault="00055276" w:rsidP="00055276">
      <w:pPr>
        <w:pStyle w:val="a3"/>
        <w:ind w:leftChars="0" w:left="720"/>
        <w:rPr>
          <w:rFonts w:eastAsiaTheme="minorHAnsi"/>
          <w:color w:val="000000" w:themeColor="text1"/>
          <w:rPrChange w:id="3500" w:author="FURSYS" w:date="2025-12-04T15:42:00Z">
            <w:rPr>
              <w:rFonts w:ascii="Noto Sans CJK KR Regular" w:eastAsia="Noto Sans CJK KR Regular" w:hAnsi="Noto Sans CJK KR Regular"/>
              <w:color w:val="000000" w:themeColor="text1"/>
            </w:rPr>
          </w:rPrChange>
        </w:rPr>
      </w:pPr>
    </w:p>
    <w:p w14:paraId="5F5A97CE" w14:textId="407937D2" w:rsidR="00055276" w:rsidRPr="000C7330" w:rsidRDefault="0034223F" w:rsidP="00055276">
      <w:pPr>
        <w:pStyle w:val="a3"/>
        <w:numPr>
          <w:ilvl w:val="0"/>
          <w:numId w:val="9"/>
        </w:numPr>
        <w:ind w:leftChars="0"/>
        <w:rPr>
          <w:rFonts w:eastAsiaTheme="minorHAnsi"/>
          <w:color w:val="000000" w:themeColor="text1"/>
          <w:rPrChange w:id="3501"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3502" w:author="FURSYS" w:date="2025-12-04T15:42:00Z">
            <w:rPr>
              <w:rFonts w:ascii="Noto Sans CJK KR Regular" w:eastAsia="Noto Sans CJK KR Regular" w:hAnsi="Noto Sans CJK KR Regular" w:hint="eastAsia"/>
              <w:color w:val="000000" w:themeColor="text1"/>
            </w:rPr>
          </w:rPrChange>
        </w:rPr>
        <w:t>고객은</w:t>
      </w:r>
      <w:r w:rsidR="00055276" w:rsidRPr="000C7330">
        <w:rPr>
          <w:rFonts w:eastAsiaTheme="minorHAnsi"/>
          <w:color w:val="000000" w:themeColor="text1"/>
          <w:rPrChange w:id="3503"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04" w:author="FURSYS" w:date="2025-12-04T15:42:00Z">
            <w:rPr>
              <w:rFonts w:ascii="Noto Sans CJK KR Regular" w:eastAsia="Noto Sans CJK KR Regular" w:hAnsi="Noto Sans CJK KR Regular" w:hint="eastAsia"/>
              <w:color w:val="000000" w:themeColor="text1"/>
            </w:rPr>
          </w:rPrChange>
        </w:rPr>
        <w:t>다음</w:t>
      </w:r>
      <w:r w:rsidR="00055276" w:rsidRPr="000C7330">
        <w:rPr>
          <w:rFonts w:eastAsiaTheme="minorHAnsi"/>
          <w:color w:val="000000" w:themeColor="text1"/>
          <w:rPrChange w:id="3505"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06" w:author="FURSYS" w:date="2025-12-04T15:42:00Z">
            <w:rPr>
              <w:rFonts w:ascii="Noto Sans CJK KR Regular" w:eastAsia="Noto Sans CJK KR Regular" w:hAnsi="Noto Sans CJK KR Regular" w:hint="eastAsia"/>
              <w:color w:val="000000" w:themeColor="text1"/>
            </w:rPr>
          </w:rPrChange>
        </w:rPr>
        <w:t>각호의</w:t>
      </w:r>
      <w:r w:rsidR="00055276" w:rsidRPr="000C7330">
        <w:rPr>
          <w:rFonts w:eastAsiaTheme="minorHAnsi"/>
          <w:color w:val="000000" w:themeColor="text1"/>
          <w:rPrChange w:id="3507"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08" w:author="FURSYS" w:date="2025-12-04T15:42:00Z">
            <w:rPr>
              <w:rFonts w:ascii="Noto Sans CJK KR Regular" w:eastAsia="Noto Sans CJK KR Regular" w:hAnsi="Noto Sans CJK KR Regular" w:hint="eastAsia"/>
              <w:color w:val="000000" w:themeColor="text1"/>
            </w:rPr>
          </w:rPrChange>
        </w:rPr>
        <w:t>사유가</w:t>
      </w:r>
      <w:r w:rsidR="00055276" w:rsidRPr="000C7330">
        <w:rPr>
          <w:rFonts w:eastAsiaTheme="minorHAnsi"/>
          <w:color w:val="000000" w:themeColor="text1"/>
          <w:rPrChange w:id="3509"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10" w:author="FURSYS" w:date="2025-12-04T15:42:00Z">
            <w:rPr>
              <w:rFonts w:ascii="Noto Sans CJK KR Regular" w:eastAsia="Noto Sans CJK KR Regular" w:hAnsi="Noto Sans CJK KR Regular" w:hint="eastAsia"/>
              <w:color w:val="000000" w:themeColor="text1"/>
            </w:rPr>
          </w:rPrChange>
        </w:rPr>
        <w:t>발생한</w:t>
      </w:r>
      <w:r w:rsidR="00055276" w:rsidRPr="000C7330">
        <w:rPr>
          <w:rFonts w:eastAsiaTheme="minorHAnsi"/>
          <w:color w:val="000000" w:themeColor="text1"/>
          <w:rPrChange w:id="3511"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12" w:author="FURSYS" w:date="2025-12-04T15:42:00Z">
            <w:rPr>
              <w:rFonts w:ascii="Noto Sans CJK KR Regular" w:eastAsia="Noto Sans CJK KR Regular" w:hAnsi="Noto Sans CJK KR Regular" w:hint="eastAsia"/>
              <w:color w:val="000000" w:themeColor="text1"/>
            </w:rPr>
          </w:rPrChange>
        </w:rPr>
        <w:t>때에는</w:t>
      </w:r>
      <w:r w:rsidR="00055276" w:rsidRPr="000C7330">
        <w:rPr>
          <w:rFonts w:eastAsiaTheme="minorHAnsi"/>
          <w:color w:val="000000" w:themeColor="text1"/>
          <w:rPrChange w:id="3513"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514" w:author="FURSYS" w:date="2025-12-04T15:42:00Z">
            <w:rPr>
              <w:rFonts w:ascii="Noto Sans CJK KR Regular" w:eastAsia="Noto Sans CJK KR Regular" w:hAnsi="Noto Sans CJK KR Regular" w:hint="eastAsia"/>
              <w:color w:val="000000" w:themeColor="text1"/>
            </w:rPr>
          </w:rPrChange>
        </w:rPr>
        <w:t>퍼시스</w:t>
      </w:r>
      <w:r w:rsidR="00055276" w:rsidRPr="000C7330">
        <w:rPr>
          <w:rFonts w:eastAsiaTheme="minorHAnsi" w:hint="eastAsia"/>
          <w:color w:val="000000" w:themeColor="text1"/>
          <w:rPrChange w:id="3515" w:author="FURSYS" w:date="2025-12-04T15:42:00Z">
            <w:rPr>
              <w:rFonts w:ascii="Noto Sans CJK KR Regular" w:eastAsia="Noto Sans CJK KR Regular" w:hAnsi="Noto Sans CJK KR Regular" w:hint="eastAsia"/>
              <w:color w:val="000000" w:themeColor="text1"/>
            </w:rPr>
          </w:rPrChange>
        </w:rPr>
        <w:t>에게</w:t>
      </w:r>
      <w:r w:rsidR="00055276" w:rsidRPr="000C7330">
        <w:rPr>
          <w:rFonts w:eastAsiaTheme="minorHAnsi"/>
          <w:color w:val="000000" w:themeColor="text1"/>
          <w:rPrChange w:id="3516"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17" w:author="FURSYS" w:date="2025-12-04T15:42:00Z">
            <w:rPr>
              <w:rFonts w:ascii="Noto Sans CJK KR Regular" w:eastAsia="Noto Sans CJK KR Regular" w:hAnsi="Noto Sans CJK KR Regular" w:hint="eastAsia"/>
              <w:color w:val="000000" w:themeColor="text1"/>
            </w:rPr>
          </w:rPrChange>
        </w:rPr>
        <w:t>서면으로</w:t>
      </w:r>
      <w:r w:rsidR="00055276" w:rsidRPr="000C7330">
        <w:rPr>
          <w:rFonts w:eastAsiaTheme="minorHAnsi"/>
          <w:color w:val="000000" w:themeColor="text1"/>
          <w:rPrChange w:id="3518" w:author="FURSYS" w:date="2025-12-04T15:42:00Z">
            <w:rPr>
              <w:rFonts w:ascii="Noto Sans CJK KR Regular" w:eastAsia="Noto Sans CJK KR Regular" w:hAnsi="Noto Sans CJK KR Regular"/>
              <w:color w:val="000000" w:themeColor="text1"/>
            </w:rPr>
          </w:rPrChange>
        </w:rPr>
        <w:t xml:space="preserve"> 14일 </w:t>
      </w:r>
      <w:r w:rsidR="00055276" w:rsidRPr="000C7330">
        <w:rPr>
          <w:rFonts w:eastAsiaTheme="minorHAnsi" w:hint="eastAsia"/>
          <w:color w:val="000000" w:themeColor="text1"/>
          <w:rPrChange w:id="3519" w:author="FURSYS" w:date="2025-12-04T15:42:00Z">
            <w:rPr>
              <w:rFonts w:ascii="Noto Sans CJK KR Regular" w:eastAsia="Noto Sans CJK KR Regular" w:hAnsi="Noto Sans CJK KR Regular" w:hint="eastAsia"/>
              <w:color w:val="000000" w:themeColor="text1"/>
            </w:rPr>
          </w:rPrChange>
        </w:rPr>
        <w:t>이상의</w:t>
      </w:r>
      <w:r w:rsidR="00055276" w:rsidRPr="000C7330">
        <w:rPr>
          <w:rFonts w:eastAsiaTheme="minorHAnsi"/>
          <w:color w:val="000000" w:themeColor="text1"/>
          <w:rPrChange w:id="3520"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21" w:author="FURSYS" w:date="2025-12-04T15:42:00Z">
            <w:rPr>
              <w:rFonts w:ascii="Noto Sans CJK KR Regular" w:eastAsia="Noto Sans CJK KR Regular" w:hAnsi="Noto Sans CJK KR Regular" w:hint="eastAsia"/>
              <w:color w:val="000000" w:themeColor="text1"/>
            </w:rPr>
          </w:rPrChange>
        </w:rPr>
        <w:t>기간을</w:t>
      </w:r>
      <w:r w:rsidR="00055276" w:rsidRPr="000C7330">
        <w:rPr>
          <w:rFonts w:eastAsiaTheme="minorHAnsi"/>
          <w:color w:val="000000" w:themeColor="text1"/>
          <w:rPrChange w:id="3522"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23" w:author="FURSYS" w:date="2025-12-04T15:42:00Z">
            <w:rPr>
              <w:rFonts w:ascii="Noto Sans CJK KR Regular" w:eastAsia="Noto Sans CJK KR Regular" w:hAnsi="Noto Sans CJK KR Regular" w:hint="eastAsia"/>
              <w:color w:val="000000" w:themeColor="text1"/>
            </w:rPr>
          </w:rPrChange>
        </w:rPr>
        <w:t>정하여</w:t>
      </w:r>
      <w:r w:rsidR="00055276" w:rsidRPr="000C7330">
        <w:rPr>
          <w:rFonts w:eastAsiaTheme="minorHAnsi"/>
          <w:color w:val="000000" w:themeColor="text1"/>
          <w:rPrChange w:id="3524"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25" w:author="FURSYS" w:date="2025-12-04T15:42:00Z">
            <w:rPr>
              <w:rFonts w:ascii="Noto Sans CJK KR Regular" w:eastAsia="Noto Sans CJK KR Regular" w:hAnsi="Noto Sans CJK KR Regular" w:hint="eastAsia"/>
              <w:color w:val="000000" w:themeColor="text1"/>
            </w:rPr>
          </w:rPrChange>
        </w:rPr>
        <w:t>그</w:t>
      </w:r>
      <w:r w:rsidR="00055276" w:rsidRPr="000C7330">
        <w:rPr>
          <w:rFonts w:eastAsiaTheme="minorHAnsi"/>
          <w:color w:val="000000" w:themeColor="text1"/>
          <w:rPrChange w:id="3526"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27" w:author="FURSYS" w:date="2025-12-04T15:42:00Z">
            <w:rPr>
              <w:rFonts w:ascii="Noto Sans CJK KR Regular" w:eastAsia="Noto Sans CJK KR Regular" w:hAnsi="Noto Sans CJK KR Regular" w:hint="eastAsia"/>
              <w:color w:val="000000" w:themeColor="text1"/>
            </w:rPr>
          </w:rPrChange>
        </w:rPr>
        <w:t>이행을</w:t>
      </w:r>
      <w:r w:rsidR="00055276" w:rsidRPr="000C7330">
        <w:rPr>
          <w:rFonts w:eastAsiaTheme="minorHAnsi"/>
          <w:color w:val="000000" w:themeColor="text1"/>
          <w:rPrChange w:id="3528"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29" w:author="FURSYS" w:date="2025-12-04T15:42:00Z">
            <w:rPr>
              <w:rFonts w:ascii="Noto Sans CJK KR Regular" w:eastAsia="Noto Sans CJK KR Regular" w:hAnsi="Noto Sans CJK KR Regular" w:hint="eastAsia"/>
              <w:color w:val="000000" w:themeColor="text1"/>
            </w:rPr>
          </w:rPrChange>
        </w:rPr>
        <w:t>최고하고</w:t>
      </w:r>
      <w:r w:rsidR="00055276" w:rsidRPr="000C7330">
        <w:rPr>
          <w:rFonts w:eastAsiaTheme="minorHAnsi"/>
          <w:color w:val="000000" w:themeColor="text1"/>
          <w:rPrChange w:id="3530"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31" w:author="FURSYS" w:date="2025-12-04T15:42:00Z">
            <w:rPr>
              <w:rFonts w:ascii="Noto Sans CJK KR Regular" w:eastAsia="Noto Sans CJK KR Regular" w:hAnsi="Noto Sans CJK KR Regular" w:hint="eastAsia"/>
              <w:color w:val="000000" w:themeColor="text1"/>
            </w:rPr>
          </w:rPrChange>
        </w:rPr>
        <w:t>그</w:t>
      </w:r>
      <w:r w:rsidR="00055276" w:rsidRPr="000C7330">
        <w:rPr>
          <w:rFonts w:eastAsiaTheme="minorHAnsi"/>
          <w:color w:val="000000" w:themeColor="text1"/>
          <w:rPrChange w:id="3532"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33" w:author="FURSYS" w:date="2025-12-04T15:42:00Z">
            <w:rPr>
              <w:rFonts w:ascii="Noto Sans CJK KR Regular" w:eastAsia="Noto Sans CJK KR Regular" w:hAnsi="Noto Sans CJK KR Regular" w:hint="eastAsia"/>
              <w:color w:val="000000" w:themeColor="text1"/>
            </w:rPr>
          </w:rPrChange>
        </w:rPr>
        <w:t>기간</w:t>
      </w:r>
      <w:r w:rsidR="00055276" w:rsidRPr="000C7330">
        <w:rPr>
          <w:rFonts w:eastAsiaTheme="minorHAnsi"/>
          <w:color w:val="000000" w:themeColor="text1"/>
          <w:rPrChange w:id="3534"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35" w:author="FURSYS" w:date="2025-12-04T15:42:00Z">
            <w:rPr>
              <w:rFonts w:ascii="Noto Sans CJK KR Regular" w:eastAsia="Noto Sans CJK KR Regular" w:hAnsi="Noto Sans CJK KR Regular" w:hint="eastAsia"/>
              <w:color w:val="000000" w:themeColor="text1"/>
            </w:rPr>
          </w:rPrChange>
        </w:rPr>
        <w:t>내에</w:t>
      </w:r>
      <w:r w:rsidR="00055276" w:rsidRPr="000C7330">
        <w:rPr>
          <w:rFonts w:eastAsiaTheme="minorHAnsi"/>
          <w:color w:val="000000" w:themeColor="text1"/>
          <w:rPrChange w:id="3536"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37" w:author="FURSYS" w:date="2025-12-04T15:42:00Z">
            <w:rPr>
              <w:rFonts w:ascii="Noto Sans CJK KR Regular" w:eastAsia="Noto Sans CJK KR Regular" w:hAnsi="Noto Sans CJK KR Regular" w:hint="eastAsia"/>
              <w:color w:val="000000" w:themeColor="text1"/>
            </w:rPr>
          </w:rPrChange>
        </w:rPr>
        <w:t>이행하지</w:t>
      </w:r>
      <w:r w:rsidR="00055276" w:rsidRPr="000C7330">
        <w:rPr>
          <w:rFonts w:eastAsiaTheme="minorHAnsi"/>
          <w:color w:val="000000" w:themeColor="text1"/>
          <w:rPrChange w:id="3538"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39" w:author="FURSYS" w:date="2025-12-04T15:42:00Z">
            <w:rPr>
              <w:rFonts w:ascii="Noto Sans CJK KR Regular" w:eastAsia="Noto Sans CJK KR Regular" w:hAnsi="Noto Sans CJK KR Regular" w:hint="eastAsia"/>
              <w:color w:val="000000" w:themeColor="text1"/>
            </w:rPr>
          </w:rPrChange>
        </w:rPr>
        <w:t>아니한</w:t>
      </w:r>
      <w:r w:rsidR="00055276" w:rsidRPr="000C7330">
        <w:rPr>
          <w:rFonts w:eastAsiaTheme="minorHAnsi"/>
          <w:color w:val="000000" w:themeColor="text1"/>
          <w:rPrChange w:id="3540"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41" w:author="FURSYS" w:date="2025-12-04T15:42:00Z">
            <w:rPr>
              <w:rFonts w:ascii="Noto Sans CJK KR Regular" w:eastAsia="Noto Sans CJK KR Regular" w:hAnsi="Noto Sans CJK KR Regular" w:hint="eastAsia"/>
              <w:color w:val="000000" w:themeColor="text1"/>
            </w:rPr>
          </w:rPrChange>
        </w:rPr>
        <w:t>때에는</w:t>
      </w:r>
      <w:r w:rsidR="00055276" w:rsidRPr="000C7330">
        <w:rPr>
          <w:rFonts w:eastAsiaTheme="minorHAnsi"/>
          <w:color w:val="000000" w:themeColor="text1"/>
          <w:rPrChange w:id="3542"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43" w:author="FURSYS" w:date="2025-12-04T15:42:00Z">
            <w:rPr>
              <w:rFonts w:ascii="Noto Sans CJK KR Regular" w:eastAsia="Noto Sans CJK KR Regular" w:hAnsi="Noto Sans CJK KR Regular" w:hint="eastAsia"/>
              <w:color w:val="000000" w:themeColor="text1"/>
            </w:rPr>
          </w:rPrChange>
        </w:rPr>
        <w:t>계약의</w:t>
      </w:r>
      <w:r w:rsidR="00055276" w:rsidRPr="000C7330">
        <w:rPr>
          <w:rFonts w:eastAsiaTheme="minorHAnsi"/>
          <w:color w:val="000000" w:themeColor="text1"/>
          <w:rPrChange w:id="3544"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45" w:author="FURSYS" w:date="2025-12-04T15:42:00Z">
            <w:rPr>
              <w:rFonts w:ascii="Noto Sans CJK KR Regular" w:eastAsia="Noto Sans CJK KR Regular" w:hAnsi="Noto Sans CJK KR Regular" w:hint="eastAsia"/>
              <w:color w:val="000000" w:themeColor="text1"/>
            </w:rPr>
          </w:rPrChange>
        </w:rPr>
        <w:t>전부</w:t>
      </w:r>
      <w:r w:rsidR="00055276" w:rsidRPr="000C7330">
        <w:rPr>
          <w:rFonts w:eastAsiaTheme="minorHAnsi"/>
          <w:color w:val="000000" w:themeColor="text1"/>
          <w:rPrChange w:id="3546"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47" w:author="FURSYS" w:date="2025-12-04T15:42:00Z">
            <w:rPr>
              <w:rFonts w:ascii="Noto Sans CJK KR Regular" w:eastAsia="Noto Sans CJK KR Regular" w:hAnsi="Noto Sans CJK KR Regular" w:hint="eastAsia"/>
              <w:color w:val="000000" w:themeColor="text1"/>
            </w:rPr>
          </w:rPrChange>
        </w:rPr>
        <w:t>또는</w:t>
      </w:r>
      <w:r w:rsidR="00055276" w:rsidRPr="000C7330">
        <w:rPr>
          <w:rFonts w:eastAsiaTheme="minorHAnsi"/>
          <w:color w:val="000000" w:themeColor="text1"/>
          <w:rPrChange w:id="3548"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49" w:author="FURSYS" w:date="2025-12-04T15:42:00Z">
            <w:rPr>
              <w:rFonts w:ascii="Noto Sans CJK KR Regular" w:eastAsia="Noto Sans CJK KR Regular" w:hAnsi="Noto Sans CJK KR Regular" w:hint="eastAsia"/>
              <w:color w:val="000000" w:themeColor="text1"/>
            </w:rPr>
          </w:rPrChange>
        </w:rPr>
        <w:t>일부를</w:t>
      </w:r>
      <w:r w:rsidR="00055276" w:rsidRPr="000C7330">
        <w:rPr>
          <w:rFonts w:eastAsiaTheme="minorHAnsi"/>
          <w:color w:val="000000" w:themeColor="text1"/>
          <w:rPrChange w:id="3550"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51" w:author="FURSYS" w:date="2025-12-04T15:42:00Z">
            <w:rPr>
              <w:rFonts w:ascii="Noto Sans CJK KR Regular" w:eastAsia="Noto Sans CJK KR Regular" w:hAnsi="Noto Sans CJK KR Regular" w:hint="eastAsia"/>
              <w:color w:val="000000" w:themeColor="text1"/>
            </w:rPr>
          </w:rPrChange>
        </w:rPr>
        <w:t>해제하거나</w:t>
      </w:r>
      <w:r w:rsidR="00055276" w:rsidRPr="000C7330">
        <w:rPr>
          <w:rFonts w:eastAsiaTheme="minorHAnsi"/>
          <w:color w:val="000000" w:themeColor="text1"/>
          <w:rPrChange w:id="3552"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53" w:author="FURSYS" w:date="2025-12-04T15:42:00Z">
            <w:rPr>
              <w:rFonts w:ascii="Noto Sans CJK KR Regular" w:eastAsia="Noto Sans CJK KR Regular" w:hAnsi="Noto Sans CJK KR Regular" w:hint="eastAsia"/>
              <w:color w:val="000000" w:themeColor="text1"/>
            </w:rPr>
          </w:rPrChange>
        </w:rPr>
        <w:t>해지할</w:t>
      </w:r>
      <w:r w:rsidR="00055276" w:rsidRPr="000C7330">
        <w:rPr>
          <w:rFonts w:eastAsiaTheme="minorHAnsi"/>
          <w:color w:val="000000" w:themeColor="text1"/>
          <w:rPrChange w:id="3554"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55" w:author="FURSYS" w:date="2025-12-04T15:42:00Z">
            <w:rPr>
              <w:rFonts w:ascii="Noto Sans CJK KR Regular" w:eastAsia="Noto Sans CJK KR Regular" w:hAnsi="Noto Sans CJK KR Regular" w:hint="eastAsia"/>
              <w:color w:val="000000" w:themeColor="text1"/>
            </w:rPr>
          </w:rPrChange>
        </w:rPr>
        <w:t>수</w:t>
      </w:r>
      <w:r w:rsidR="00055276" w:rsidRPr="000C7330">
        <w:rPr>
          <w:rFonts w:eastAsiaTheme="minorHAnsi"/>
          <w:color w:val="000000" w:themeColor="text1"/>
          <w:rPrChange w:id="3556" w:author="FURSYS" w:date="2025-12-04T15:42:00Z">
            <w:rPr>
              <w:rFonts w:ascii="Noto Sans CJK KR Regular" w:eastAsia="Noto Sans CJK KR Regular" w:hAnsi="Noto Sans CJK KR Regular"/>
              <w:color w:val="000000" w:themeColor="text1"/>
            </w:rPr>
          </w:rPrChange>
        </w:rPr>
        <w:t xml:space="preserve"> </w:t>
      </w:r>
      <w:r w:rsidR="00055276" w:rsidRPr="000C7330">
        <w:rPr>
          <w:rFonts w:eastAsiaTheme="minorHAnsi" w:hint="eastAsia"/>
          <w:color w:val="000000" w:themeColor="text1"/>
          <w:rPrChange w:id="3557" w:author="FURSYS" w:date="2025-12-04T15:42:00Z">
            <w:rPr>
              <w:rFonts w:ascii="Noto Sans CJK KR Regular" w:eastAsia="Noto Sans CJK KR Regular" w:hAnsi="Noto Sans CJK KR Regular" w:hint="eastAsia"/>
              <w:color w:val="000000" w:themeColor="text1"/>
            </w:rPr>
          </w:rPrChange>
        </w:rPr>
        <w:t>있다</w:t>
      </w:r>
      <w:r w:rsidR="00055276" w:rsidRPr="000C7330">
        <w:rPr>
          <w:rFonts w:eastAsiaTheme="minorHAnsi"/>
          <w:color w:val="000000" w:themeColor="text1"/>
          <w:rPrChange w:id="3558" w:author="FURSYS" w:date="2025-12-04T15:42:00Z">
            <w:rPr>
              <w:rFonts w:ascii="Noto Sans CJK KR Regular" w:eastAsia="Noto Sans CJK KR Regular" w:hAnsi="Noto Sans CJK KR Regular"/>
              <w:color w:val="000000" w:themeColor="text1"/>
            </w:rPr>
          </w:rPrChange>
        </w:rPr>
        <w:t>.</w:t>
      </w:r>
    </w:p>
    <w:p w14:paraId="317E964C" w14:textId="60794C3B" w:rsidR="00055276" w:rsidRPr="000C7330" w:rsidRDefault="00055276" w:rsidP="00055276">
      <w:pPr>
        <w:pStyle w:val="a3"/>
        <w:numPr>
          <w:ilvl w:val="0"/>
          <w:numId w:val="11"/>
        </w:numPr>
        <w:ind w:leftChars="0"/>
        <w:rPr>
          <w:rFonts w:eastAsiaTheme="minorHAnsi"/>
          <w:color w:val="000000" w:themeColor="text1"/>
          <w:rPrChange w:id="3559"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3560" w:author="FURSYS" w:date="2025-12-04T15:42:00Z">
            <w:rPr>
              <w:rFonts w:ascii="Noto Sans CJK KR Regular" w:eastAsia="Noto Sans CJK KR Regular" w:hAnsi="Noto Sans CJK KR Regular" w:hint="eastAsia"/>
              <w:color w:val="000000" w:themeColor="text1"/>
            </w:rPr>
          </w:rPrChange>
        </w:rPr>
        <w:t>퍼시</w:t>
      </w:r>
      <w:r w:rsidR="000966D4" w:rsidRPr="000C7330">
        <w:rPr>
          <w:rFonts w:eastAsiaTheme="minorHAnsi" w:hint="eastAsia"/>
          <w:color w:val="000000" w:themeColor="text1"/>
          <w:rPrChange w:id="3561" w:author="FURSYS" w:date="2025-12-04T15:42:00Z">
            <w:rPr>
              <w:rFonts w:ascii="Noto Sans CJK KR Regular" w:eastAsia="Noto Sans CJK KR Regular" w:hAnsi="Noto Sans CJK KR Regular" w:hint="eastAsia"/>
              <w:color w:val="000000" w:themeColor="text1"/>
            </w:rPr>
          </w:rPrChange>
        </w:rPr>
        <w:t>스가</w:t>
      </w:r>
      <w:r w:rsidRPr="000C7330">
        <w:rPr>
          <w:rFonts w:eastAsiaTheme="minorHAnsi"/>
          <w:color w:val="000000" w:themeColor="text1"/>
          <w:rPrChange w:id="3562"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563" w:author="FURSYS" w:date="2025-12-04T15:42:00Z">
            <w:rPr>
              <w:rFonts w:ascii="Noto Sans CJK KR Regular" w:eastAsia="Noto Sans CJK KR Regular" w:hAnsi="Noto Sans CJK KR Regular" w:hint="eastAsia"/>
              <w:color w:val="000000" w:themeColor="text1"/>
            </w:rPr>
          </w:rPrChange>
        </w:rPr>
        <w:t>계약조건을</w:t>
      </w:r>
      <w:r w:rsidRPr="000C7330">
        <w:rPr>
          <w:rFonts w:eastAsiaTheme="minorHAnsi"/>
          <w:color w:val="000000" w:themeColor="text1"/>
          <w:rPrChange w:id="3564"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565" w:author="FURSYS" w:date="2025-12-04T15:42:00Z">
            <w:rPr>
              <w:rFonts w:ascii="Noto Sans CJK KR Regular" w:eastAsia="Noto Sans CJK KR Regular" w:hAnsi="Noto Sans CJK KR Regular" w:hint="eastAsia"/>
              <w:color w:val="000000" w:themeColor="text1"/>
            </w:rPr>
          </w:rPrChange>
        </w:rPr>
        <w:t>위반하였을</w:t>
      </w:r>
      <w:r w:rsidRPr="000C7330">
        <w:rPr>
          <w:rFonts w:eastAsiaTheme="minorHAnsi"/>
          <w:color w:val="000000" w:themeColor="text1"/>
          <w:rPrChange w:id="3566"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567" w:author="FURSYS" w:date="2025-12-04T15:42:00Z">
            <w:rPr>
              <w:rFonts w:ascii="Noto Sans CJK KR Regular" w:eastAsia="Noto Sans CJK KR Regular" w:hAnsi="Noto Sans CJK KR Regular" w:hint="eastAsia"/>
              <w:color w:val="000000" w:themeColor="text1"/>
            </w:rPr>
          </w:rPrChange>
        </w:rPr>
        <w:t>경우</w:t>
      </w:r>
    </w:p>
    <w:p w14:paraId="6058C0FE" w14:textId="77777777" w:rsidR="00055276" w:rsidRPr="000C7330" w:rsidRDefault="00055276" w:rsidP="00055276">
      <w:pPr>
        <w:pStyle w:val="a3"/>
        <w:numPr>
          <w:ilvl w:val="0"/>
          <w:numId w:val="11"/>
        </w:numPr>
        <w:ind w:leftChars="0"/>
        <w:rPr>
          <w:rFonts w:eastAsiaTheme="minorHAnsi"/>
          <w:color w:val="000000" w:themeColor="text1"/>
          <w:rPrChange w:id="3568"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3569" w:author="FURSYS" w:date="2025-12-04T15:42:00Z">
            <w:rPr>
              <w:rFonts w:ascii="Noto Sans CJK KR Regular" w:eastAsia="Noto Sans CJK KR Regular" w:hAnsi="Noto Sans CJK KR Regular" w:hint="eastAsia"/>
              <w:color w:val="000000" w:themeColor="text1"/>
            </w:rPr>
          </w:rPrChange>
        </w:rPr>
        <w:t>퍼시스가</w:t>
      </w:r>
      <w:r w:rsidRPr="000C7330">
        <w:rPr>
          <w:rFonts w:eastAsiaTheme="minorHAnsi"/>
          <w:color w:val="000000" w:themeColor="text1"/>
          <w:rPrChange w:id="3570" w:author="FURSYS" w:date="2025-12-04T15:42:00Z">
            <w:rPr>
              <w:rFonts w:ascii="Noto Sans CJK KR Regular" w:eastAsia="Noto Sans CJK KR Regular" w:hAnsi="Noto Sans CJK KR Regular"/>
              <w:color w:val="000000" w:themeColor="text1"/>
            </w:rPr>
          </w:rPrChange>
        </w:rPr>
        <w:t xml:space="preserve"> 약정한 일시에 서비스를 제공하지 아니한 경우</w:t>
      </w:r>
    </w:p>
    <w:p w14:paraId="47F0B2E1" w14:textId="2E08C8C2" w:rsidR="00055276" w:rsidRPr="000C7330" w:rsidRDefault="00055276" w:rsidP="00055276">
      <w:pPr>
        <w:pStyle w:val="a3"/>
        <w:numPr>
          <w:ilvl w:val="0"/>
          <w:numId w:val="11"/>
        </w:numPr>
        <w:ind w:leftChars="0"/>
        <w:rPr>
          <w:rFonts w:eastAsiaTheme="minorHAnsi"/>
          <w:color w:val="000000" w:themeColor="text1"/>
          <w:rPrChange w:id="3571"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3572" w:author="FURSYS" w:date="2025-12-04T15:42:00Z">
            <w:rPr>
              <w:rFonts w:ascii="Noto Sans CJK KR Regular" w:eastAsia="Noto Sans CJK KR Regular" w:hAnsi="Noto Sans CJK KR Regular" w:hint="eastAsia"/>
              <w:color w:val="000000" w:themeColor="text1"/>
            </w:rPr>
          </w:rPrChange>
        </w:rPr>
        <w:t>퍼시스가</w:t>
      </w:r>
      <w:r w:rsidRPr="000C7330">
        <w:rPr>
          <w:rFonts w:eastAsiaTheme="minorHAnsi"/>
          <w:color w:val="000000" w:themeColor="text1"/>
          <w:rPrChange w:id="3573" w:author="FURSYS" w:date="2025-12-04T15:42:00Z">
            <w:rPr>
              <w:rFonts w:ascii="Noto Sans CJK KR Regular" w:eastAsia="Noto Sans CJK KR Regular" w:hAnsi="Noto Sans CJK KR Regular"/>
              <w:color w:val="000000" w:themeColor="text1"/>
            </w:rPr>
          </w:rPrChange>
        </w:rPr>
        <w:t xml:space="preserve"> 제</w:t>
      </w:r>
      <w:r w:rsidR="0075326C" w:rsidRPr="000C7330">
        <w:rPr>
          <w:rFonts w:eastAsiaTheme="minorHAnsi"/>
          <w:color w:val="000000" w:themeColor="text1"/>
          <w:rPrChange w:id="3574" w:author="FURSYS" w:date="2025-12-04T15:42:00Z">
            <w:rPr>
              <w:rFonts w:ascii="Noto Sans CJK KR Regular" w:eastAsia="Noto Sans CJK KR Regular" w:hAnsi="Noto Sans CJK KR Regular"/>
              <w:color w:val="000000" w:themeColor="text1"/>
            </w:rPr>
          </w:rPrChange>
        </w:rPr>
        <w:t>8</w:t>
      </w:r>
      <w:r w:rsidRPr="000C7330">
        <w:rPr>
          <w:rFonts w:eastAsiaTheme="minorHAnsi"/>
          <w:color w:val="000000" w:themeColor="text1"/>
          <w:rPrChange w:id="3575" w:author="FURSYS" w:date="2025-12-04T15:42:00Z">
            <w:rPr>
              <w:rFonts w:ascii="Noto Sans CJK KR Regular" w:eastAsia="Noto Sans CJK KR Regular" w:hAnsi="Noto Sans CJK KR Regular"/>
              <w:color w:val="000000" w:themeColor="text1"/>
            </w:rPr>
          </w:rPrChange>
        </w:rPr>
        <w:t>조에 따른 관리 업무를 정당한 사유 없이 이행하지 않은 경우</w:t>
      </w:r>
    </w:p>
    <w:p w14:paraId="6CA86A2B" w14:textId="77777777" w:rsidR="0034223F" w:rsidRPr="000C7330" w:rsidRDefault="0034223F" w:rsidP="0034223F">
      <w:pPr>
        <w:ind w:left="720"/>
        <w:rPr>
          <w:rFonts w:eastAsiaTheme="minorHAnsi"/>
          <w:color w:val="000000" w:themeColor="text1"/>
          <w:rPrChange w:id="3576" w:author="FURSYS" w:date="2025-12-04T15:42:00Z">
            <w:rPr>
              <w:rFonts w:ascii="Noto Sans CJK KR Regular" w:eastAsia="Noto Sans CJK KR Regular" w:hAnsi="Noto Sans CJK KR Regular"/>
              <w:color w:val="000000" w:themeColor="text1"/>
            </w:rPr>
          </w:rPrChange>
        </w:rPr>
      </w:pPr>
    </w:p>
    <w:p w14:paraId="43619C03" w14:textId="0B32F9E2" w:rsidR="009274F5" w:rsidRPr="000C7330" w:rsidRDefault="0034223F" w:rsidP="007E1412">
      <w:pPr>
        <w:pStyle w:val="a3"/>
        <w:numPr>
          <w:ilvl w:val="0"/>
          <w:numId w:val="9"/>
        </w:numPr>
        <w:ind w:leftChars="0"/>
        <w:rPr>
          <w:rFonts w:eastAsiaTheme="minorHAnsi"/>
          <w:color w:val="000000" w:themeColor="text1"/>
          <w:rPrChange w:id="3577"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3578" w:author="FURSYS" w:date="2025-12-04T15:42:00Z">
            <w:rPr>
              <w:rFonts w:ascii="Noto Sans CJK KR Regular" w:eastAsia="Noto Sans CJK KR Regular" w:hAnsi="Noto Sans CJK KR Regular" w:hint="eastAsia"/>
              <w:color w:val="000000" w:themeColor="text1"/>
            </w:rPr>
          </w:rPrChange>
        </w:rPr>
        <w:t>퍼시스는</w:t>
      </w:r>
      <w:r w:rsidRPr="000C7330">
        <w:rPr>
          <w:rFonts w:eastAsiaTheme="minorHAnsi"/>
          <w:color w:val="000000" w:themeColor="text1"/>
          <w:rPrChange w:id="3579"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580" w:author="FURSYS" w:date="2025-12-04T15:42:00Z">
            <w:rPr>
              <w:rFonts w:ascii="Noto Sans CJK KR Regular" w:eastAsia="Noto Sans CJK KR Regular" w:hAnsi="Noto Sans CJK KR Regular" w:hint="eastAsia"/>
              <w:color w:val="000000" w:themeColor="text1"/>
            </w:rPr>
          </w:rPrChange>
        </w:rPr>
        <w:t>다음</w:t>
      </w:r>
      <w:r w:rsidRPr="000C7330">
        <w:rPr>
          <w:rFonts w:eastAsiaTheme="minorHAnsi"/>
          <w:color w:val="000000" w:themeColor="text1"/>
          <w:rPrChange w:id="3581"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582" w:author="FURSYS" w:date="2025-12-04T15:42:00Z">
            <w:rPr>
              <w:rFonts w:ascii="Noto Sans CJK KR Regular" w:eastAsia="Noto Sans CJK KR Regular" w:hAnsi="Noto Sans CJK KR Regular" w:hint="eastAsia"/>
              <w:color w:val="000000" w:themeColor="text1"/>
            </w:rPr>
          </w:rPrChange>
        </w:rPr>
        <w:t>각호의</w:t>
      </w:r>
      <w:r w:rsidRPr="000C7330">
        <w:rPr>
          <w:rFonts w:eastAsiaTheme="minorHAnsi"/>
          <w:color w:val="000000" w:themeColor="text1"/>
          <w:rPrChange w:id="3583"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584" w:author="FURSYS" w:date="2025-12-04T15:42:00Z">
            <w:rPr>
              <w:rFonts w:ascii="Noto Sans CJK KR Regular" w:eastAsia="Noto Sans CJK KR Regular" w:hAnsi="Noto Sans CJK KR Regular" w:hint="eastAsia"/>
              <w:color w:val="000000" w:themeColor="text1"/>
            </w:rPr>
          </w:rPrChange>
        </w:rPr>
        <w:t>사유가</w:t>
      </w:r>
      <w:r w:rsidRPr="000C7330">
        <w:rPr>
          <w:rFonts w:eastAsiaTheme="minorHAnsi"/>
          <w:color w:val="000000" w:themeColor="text1"/>
          <w:rPrChange w:id="3585"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586" w:author="FURSYS" w:date="2025-12-04T15:42:00Z">
            <w:rPr>
              <w:rFonts w:ascii="Noto Sans CJK KR Regular" w:eastAsia="Noto Sans CJK KR Regular" w:hAnsi="Noto Sans CJK KR Regular" w:hint="eastAsia"/>
              <w:color w:val="000000" w:themeColor="text1"/>
            </w:rPr>
          </w:rPrChange>
        </w:rPr>
        <w:t>발생한</w:t>
      </w:r>
      <w:r w:rsidRPr="000C7330">
        <w:rPr>
          <w:rFonts w:eastAsiaTheme="minorHAnsi"/>
          <w:color w:val="000000" w:themeColor="text1"/>
          <w:rPrChange w:id="3587"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588" w:author="FURSYS" w:date="2025-12-04T15:42:00Z">
            <w:rPr>
              <w:rFonts w:ascii="Noto Sans CJK KR Regular" w:eastAsia="Noto Sans CJK KR Regular" w:hAnsi="Noto Sans CJK KR Regular" w:hint="eastAsia"/>
              <w:color w:val="000000" w:themeColor="text1"/>
            </w:rPr>
          </w:rPrChange>
        </w:rPr>
        <w:t>때에는</w:t>
      </w:r>
      <w:r w:rsidRPr="000C7330">
        <w:rPr>
          <w:rFonts w:eastAsiaTheme="minorHAnsi"/>
          <w:color w:val="000000" w:themeColor="text1"/>
          <w:rPrChange w:id="3589"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590" w:author="FURSYS" w:date="2025-12-04T15:42:00Z">
            <w:rPr>
              <w:rFonts w:ascii="Noto Sans CJK KR Regular" w:eastAsia="Noto Sans CJK KR Regular" w:hAnsi="Noto Sans CJK KR Regular" w:hint="eastAsia"/>
              <w:color w:val="000000" w:themeColor="text1"/>
            </w:rPr>
          </w:rPrChange>
        </w:rPr>
        <w:t>고객에게</w:t>
      </w:r>
      <w:r w:rsidRPr="000C7330">
        <w:rPr>
          <w:rFonts w:eastAsiaTheme="minorHAnsi"/>
          <w:color w:val="000000" w:themeColor="text1"/>
          <w:rPrChange w:id="3591"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592" w:author="FURSYS" w:date="2025-12-04T15:42:00Z">
            <w:rPr>
              <w:rFonts w:ascii="Noto Sans CJK KR Regular" w:eastAsia="Noto Sans CJK KR Regular" w:hAnsi="Noto Sans CJK KR Regular" w:hint="eastAsia"/>
              <w:color w:val="000000" w:themeColor="text1"/>
            </w:rPr>
          </w:rPrChange>
        </w:rPr>
        <w:t>서면으로</w:t>
      </w:r>
      <w:r w:rsidRPr="000C7330">
        <w:rPr>
          <w:rFonts w:eastAsiaTheme="minorHAnsi"/>
          <w:color w:val="000000" w:themeColor="text1"/>
          <w:rPrChange w:id="3593" w:author="FURSYS" w:date="2025-12-04T15:42:00Z">
            <w:rPr>
              <w:rFonts w:ascii="Noto Sans CJK KR Regular" w:eastAsia="Noto Sans CJK KR Regular" w:hAnsi="Noto Sans CJK KR Regular"/>
              <w:color w:val="000000" w:themeColor="text1"/>
            </w:rPr>
          </w:rPrChange>
        </w:rPr>
        <w:t xml:space="preserve"> 14일 </w:t>
      </w:r>
      <w:r w:rsidRPr="000C7330">
        <w:rPr>
          <w:rFonts w:eastAsiaTheme="minorHAnsi" w:hint="eastAsia"/>
          <w:color w:val="000000" w:themeColor="text1"/>
          <w:rPrChange w:id="3594" w:author="FURSYS" w:date="2025-12-04T15:42:00Z">
            <w:rPr>
              <w:rFonts w:ascii="Noto Sans CJK KR Regular" w:eastAsia="Noto Sans CJK KR Regular" w:hAnsi="Noto Sans CJK KR Regular" w:hint="eastAsia"/>
              <w:color w:val="000000" w:themeColor="text1"/>
            </w:rPr>
          </w:rPrChange>
        </w:rPr>
        <w:t>이상의</w:t>
      </w:r>
      <w:r w:rsidRPr="000C7330">
        <w:rPr>
          <w:rFonts w:eastAsiaTheme="minorHAnsi"/>
          <w:color w:val="000000" w:themeColor="text1"/>
          <w:rPrChange w:id="3595"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596" w:author="FURSYS" w:date="2025-12-04T15:42:00Z">
            <w:rPr>
              <w:rFonts w:ascii="Noto Sans CJK KR Regular" w:eastAsia="Noto Sans CJK KR Regular" w:hAnsi="Noto Sans CJK KR Regular" w:hint="eastAsia"/>
              <w:color w:val="000000" w:themeColor="text1"/>
            </w:rPr>
          </w:rPrChange>
        </w:rPr>
        <w:t>기간을</w:t>
      </w:r>
      <w:r w:rsidRPr="000C7330">
        <w:rPr>
          <w:rFonts w:eastAsiaTheme="minorHAnsi"/>
          <w:color w:val="000000" w:themeColor="text1"/>
          <w:rPrChange w:id="3597"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598" w:author="FURSYS" w:date="2025-12-04T15:42:00Z">
            <w:rPr>
              <w:rFonts w:ascii="Noto Sans CJK KR Regular" w:eastAsia="Noto Sans CJK KR Regular" w:hAnsi="Noto Sans CJK KR Regular" w:hint="eastAsia"/>
              <w:color w:val="000000" w:themeColor="text1"/>
            </w:rPr>
          </w:rPrChange>
        </w:rPr>
        <w:t>정하여</w:t>
      </w:r>
      <w:r w:rsidRPr="000C7330">
        <w:rPr>
          <w:rFonts w:eastAsiaTheme="minorHAnsi"/>
          <w:color w:val="000000" w:themeColor="text1"/>
          <w:rPrChange w:id="3599"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00" w:author="FURSYS" w:date="2025-12-04T15:42:00Z">
            <w:rPr>
              <w:rFonts w:ascii="Noto Sans CJK KR Regular" w:eastAsia="Noto Sans CJK KR Regular" w:hAnsi="Noto Sans CJK KR Regular" w:hint="eastAsia"/>
              <w:color w:val="000000" w:themeColor="text1"/>
            </w:rPr>
          </w:rPrChange>
        </w:rPr>
        <w:t>그</w:t>
      </w:r>
      <w:r w:rsidRPr="000C7330">
        <w:rPr>
          <w:rFonts w:eastAsiaTheme="minorHAnsi"/>
          <w:color w:val="000000" w:themeColor="text1"/>
          <w:rPrChange w:id="3601"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02" w:author="FURSYS" w:date="2025-12-04T15:42:00Z">
            <w:rPr>
              <w:rFonts w:ascii="Noto Sans CJK KR Regular" w:eastAsia="Noto Sans CJK KR Regular" w:hAnsi="Noto Sans CJK KR Regular" w:hint="eastAsia"/>
              <w:color w:val="000000" w:themeColor="text1"/>
            </w:rPr>
          </w:rPrChange>
        </w:rPr>
        <w:t>이행을</w:t>
      </w:r>
      <w:r w:rsidRPr="000C7330">
        <w:rPr>
          <w:rFonts w:eastAsiaTheme="minorHAnsi"/>
          <w:color w:val="000000" w:themeColor="text1"/>
          <w:rPrChange w:id="3603"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04" w:author="FURSYS" w:date="2025-12-04T15:42:00Z">
            <w:rPr>
              <w:rFonts w:ascii="Noto Sans CJK KR Regular" w:eastAsia="Noto Sans CJK KR Regular" w:hAnsi="Noto Sans CJK KR Regular" w:hint="eastAsia"/>
              <w:color w:val="000000" w:themeColor="text1"/>
            </w:rPr>
          </w:rPrChange>
        </w:rPr>
        <w:t>최고하고</w:t>
      </w:r>
      <w:r w:rsidRPr="000C7330">
        <w:rPr>
          <w:rFonts w:eastAsiaTheme="minorHAnsi"/>
          <w:color w:val="000000" w:themeColor="text1"/>
          <w:rPrChange w:id="3605"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06" w:author="FURSYS" w:date="2025-12-04T15:42:00Z">
            <w:rPr>
              <w:rFonts w:ascii="Noto Sans CJK KR Regular" w:eastAsia="Noto Sans CJK KR Regular" w:hAnsi="Noto Sans CJK KR Regular" w:hint="eastAsia"/>
              <w:color w:val="000000" w:themeColor="text1"/>
            </w:rPr>
          </w:rPrChange>
        </w:rPr>
        <w:t>그</w:t>
      </w:r>
      <w:r w:rsidRPr="000C7330">
        <w:rPr>
          <w:rFonts w:eastAsiaTheme="minorHAnsi"/>
          <w:color w:val="000000" w:themeColor="text1"/>
          <w:rPrChange w:id="3607"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08" w:author="FURSYS" w:date="2025-12-04T15:42:00Z">
            <w:rPr>
              <w:rFonts w:ascii="Noto Sans CJK KR Regular" w:eastAsia="Noto Sans CJK KR Regular" w:hAnsi="Noto Sans CJK KR Regular" w:hint="eastAsia"/>
              <w:color w:val="000000" w:themeColor="text1"/>
            </w:rPr>
          </w:rPrChange>
        </w:rPr>
        <w:t>기간</w:t>
      </w:r>
      <w:r w:rsidRPr="000C7330">
        <w:rPr>
          <w:rFonts w:eastAsiaTheme="minorHAnsi"/>
          <w:color w:val="000000" w:themeColor="text1"/>
          <w:rPrChange w:id="3609"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10" w:author="FURSYS" w:date="2025-12-04T15:42:00Z">
            <w:rPr>
              <w:rFonts w:ascii="Noto Sans CJK KR Regular" w:eastAsia="Noto Sans CJK KR Regular" w:hAnsi="Noto Sans CJK KR Regular" w:hint="eastAsia"/>
              <w:color w:val="000000" w:themeColor="text1"/>
            </w:rPr>
          </w:rPrChange>
        </w:rPr>
        <w:t>내에</w:t>
      </w:r>
      <w:r w:rsidRPr="000C7330">
        <w:rPr>
          <w:rFonts w:eastAsiaTheme="minorHAnsi"/>
          <w:color w:val="000000" w:themeColor="text1"/>
          <w:rPrChange w:id="3611"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12" w:author="FURSYS" w:date="2025-12-04T15:42:00Z">
            <w:rPr>
              <w:rFonts w:ascii="Noto Sans CJK KR Regular" w:eastAsia="Noto Sans CJK KR Regular" w:hAnsi="Noto Sans CJK KR Regular" w:hint="eastAsia"/>
              <w:color w:val="000000" w:themeColor="text1"/>
            </w:rPr>
          </w:rPrChange>
        </w:rPr>
        <w:t>이행하지</w:t>
      </w:r>
      <w:r w:rsidRPr="000C7330">
        <w:rPr>
          <w:rFonts w:eastAsiaTheme="minorHAnsi"/>
          <w:color w:val="000000" w:themeColor="text1"/>
          <w:rPrChange w:id="3613"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14" w:author="FURSYS" w:date="2025-12-04T15:42:00Z">
            <w:rPr>
              <w:rFonts w:ascii="Noto Sans CJK KR Regular" w:eastAsia="Noto Sans CJK KR Regular" w:hAnsi="Noto Sans CJK KR Regular" w:hint="eastAsia"/>
              <w:color w:val="000000" w:themeColor="text1"/>
            </w:rPr>
          </w:rPrChange>
        </w:rPr>
        <w:t>아니한</w:t>
      </w:r>
      <w:r w:rsidRPr="000C7330">
        <w:rPr>
          <w:rFonts w:eastAsiaTheme="minorHAnsi"/>
          <w:color w:val="000000" w:themeColor="text1"/>
          <w:rPrChange w:id="3615"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16" w:author="FURSYS" w:date="2025-12-04T15:42:00Z">
            <w:rPr>
              <w:rFonts w:ascii="Noto Sans CJK KR Regular" w:eastAsia="Noto Sans CJK KR Regular" w:hAnsi="Noto Sans CJK KR Regular" w:hint="eastAsia"/>
              <w:color w:val="000000" w:themeColor="text1"/>
            </w:rPr>
          </w:rPrChange>
        </w:rPr>
        <w:t>때에는</w:t>
      </w:r>
      <w:r w:rsidRPr="000C7330">
        <w:rPr>
          <w:rFonts w:eastAsiaTheme="minorHAnsi"/>
          <w:color w:val="000000" w:themeColor="text1"/>
          <w:rPrChange w:id="3617"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18" w:author="FURSYS" w:date="2025-12-04T15:42:00Z">
            <w:rPr>
              <w:rFonts w:ascii="Noto Sans CJK KR Regular" w:eastAsia="Noto Sans CJK KR Regular" w:hAnsi="Noto Sans CJK KR Regular" w:hint="eastAsia"/>
              <w:color w:val="000000" w:themeColor="text1"/>
            </w:rPr>
          </w:rPrChange>
        </w:rPr>
        <w:t>계약의</w:t>
      </w:r>
      <w:r w:rsidRPr="000C7330">
        <w:rPr>
          <w:rFonts w:eastAsiaTheme="minorHAnsi"/>
          <w:color w:val="000000" w:themeColor="text1"/>
          <w:rPrChange w:id="3619"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20" w:author="FURSYS" w:date="2025-12-04T15:42:00Z">
            <w:rPr>
              <w:rFonts w:ascii="Noto Sans CJK KR Regular" w:eastAsia="Noto Sans CJK KR Regular" w:hAnsi="Noto Sans CJK KR Regular" w:hint="eastAsia"/>
              <w:color w:val="000000" w:themeColor="text1"/>
            </w:rPr>
          </w:rPrChange>
        </w:rPr>
        <w:t>전부</w:t>
      </w:r>
      <w:r w:rsidRPr="000C7330">
        <w:rPr>
          <w:rFonts w:eastAsiaTheme="minorHAnsi"/>
          <w:color w:val="000000" w:themeColor="text1"/>
          <w:rPrChange w:id="3621"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22" w:author="FURSYS" w:date="2025-12-04T15:42:00Z">
            <w:rPr>
              <w:rFonts w:ascii="Noto Sans CJK KR Regular" w:eastAsia="Noto Sans CJK KR Regular" w:hAnsi="Noto Sans CJK KR Regular" w:hint="eastAsia"/>
              <w:color w:val="000000" w:themeColor="text1"/>
            </w:rPr>
          </w:rPrChange>
        </w:rPr>
        <w:t>또는</w:t>
      </w:r>
      <w:r w:rsidRPr="000C7330">
        <w:rPr>
          <w:rFonts w:eastAsiaTheme="minorHAnsi"/>
          <w:color w:val="000000" w:themeColor="text1"/>
          <w:rPrChange w:id="3623"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24" w:author="FURSYS" w:date="2025-12-04T15:42:00Z">
            <w:rPr>
              <w:rFonts w:ascii="Noto Sans CJK KR Regular" w:eastAsia="Noto Sans CJK KR Regular" w:hAnsi="Noto Sans CJK KR Regular" w:hint="eastAsia"/>
              <w:color w:val="000000" w:themeColor="text1"/>
            </w:rPr>
          </w:rPrChange>
        </w:rPr>
        <w:t>일부를</w:t>
      </w:r>
      <w:r w:rsidRPr="000C7330">
        <w:rPr>
          <w:rFonts w:eastAsiaTheme="minorHAnsi"/>
          <w:color w:val="000000" w:themeColor="text1"/>
          <w:rPrChange w:id="3625"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26" w:author="FURSYS" w:date="2025-12-04T15:42:00Z">
            <w:rPr>
              <w:rFonts w:ascii="Noto Sans CJK KR Regular" w:eastAsia="Noto Sans CJK KR Regular" w:hAnsi="Noto Sans CJK KR Regular" w:hint="eastAsia"/>
              <w:color w:val="000000" w:themeColor="text1"/>
            </w:rPr>
          </w:rPrChange>
        </w:rPr>
        <w:t>해제하거나</w:t>
      </w:r>
      <w:r w:rsidRPr="000C7330">
        <w:rPr>
          <w:rFonts w:eastAsiaTheme="minorHAnsi"/>
          <w:color w:val="000000" w:themeColor="text1"/>
          <w:rPrChange w:id="3627"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28" w:author="FURSYS" w:date="2025-12-04T15:42:00Z">
            <w:rPr>
              <w:rFonts w:ascii="Noto Sans CJK KR Regular" w:eastAsia="Noto Sans CJK KR Regular" w:hAnsi="Noto Sans CJK KR Regular" w:hint="eastAsia"/>
              <w:color w:val="000000" w:themeColor="text1"/>
            </w:rPr>
          </w:rPrChange>
        </w:rPr>
        <w:t>해지할</w:t>
      </w:r>
      <w:r w:rsidRPr="000C7330">
        <w:rPr>
          <w:rFonts w:eastAsiaTheme="minorHAnsi"/>
          <w:color w:val="000000" w:themeColor="text1"/>
          <w:rPrChange w:id="3629"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30" w:author="FURSYS" w:date="2025-12-04T15:42:00Z">
            <w:rPr>
              <w:rFonts w:ascii="Noto Sans CJK KR Regular" w:eastAsia="Noto Sans CJK KR Regular" w:hAnsi="Noto Sans CJK KR Regular" w:hint="eastAsia"/>
              <w:color w:val="000000" w:themeColor="text1"/>
            </w:rPr>
          </w:rPrChange>
        </w:rPr>
        <w:t>수</w:t>
      </w:r>
      <w:r w:rsidRPr="000C7330">
        <w:rPr>
          <w:rFonts w:eastAsiaTheme="minorHAnsi"/>
          <w:color w:val="000000" w:themeColor="text1"/>
          <w:rPrChange w:id="3631"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32" w:author="FURSYS" w:date="2025-12-04T15:42:00Z">
            <w:rPr>
              <w:rFonts w:ascii="Noto Sans CJK KR Regular" w:eastAsia="Noto Sans CJK KR Regular" w:hAnsi="Noto Sans CJK KR Regular" w:hint="eastAsia"/>
              <w:color w:val="000000" w:themeColor="text1"/>
            </w:rPr>
          </w:rPrChange>
        </w:rPr>
        <w:t>있다</w:t>
      </w:r>
      <w:r w:rsidRPr="000C7330">
        <w:rPr>
          <w:rFonts w:eastAsiaTheme="minorHAnsi"/>
          <w:color w:val="000000" w:themeColor="text1"/>
          <w:rPrChange w:id="3633" w:author="FURSYS" w:date="2025-12-04T15:42:00Z">
            <w:rPr>
              <w:rFonts w:ascii="Noto Sans CJK KR Regular" w:eastAsia="Noto Sans CJK KR Regular" w:hAnsi="Noto Sans CJK KR Regular"/>
              <w:color w:val="000000" w:themeColor="text1"/>
            </w:rPr>
          </w:rPrChange>
        </w:rPr>
        <w:t>.</w:t>
      </w:r>
    </w:p>
    <w:p w14:paraId="48BC45EC" w14:textId="6C22207C" w:rsidR="007E1412" w:rsidRPr="000C7330" w:rsidRDefault="007E1412" w:rsidP="007E1412">
      <w:pPr>
        <w:pStyle w:val="a3"/>
        <w:numPr>
          <w:ilvl w:val="1"/>
          <w:numId w:val="9"/>
        </w:numPr>
        <w:ind w:leftChars="0"/>
        <w:rPr>
          <w:rFonts w:eastAsiaTheme="minorHAnsi"/>
          <w:color w:val="000000" w:themeColor="text1"/>
          <w:rPrChange w:id="3634"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3635" w:author="FURSYS" w:date="2025-12-04T15:42:00Z">
            <w:rPr>
              <w:rFonts w:ascii="Noto Sans CJK KR Regular" w:eastAsia="Noto Sans CJK KR Regular" w:hAnsi="Noto Sans CJK KR Regular" w:hint="eastAsia"/>
              <w:color w:val="000000" w:themeColor="text1"/>
            </w:rPr>
          </w:rPrChange>
        </w:rPr>
        <w:t>고객이</w:t>
      </w:r>
      <w:r w:rsidRPr="000C7330">
        <w:rPr>
          <w:rFonts w:eastAsiaTheme="minorHAnsi"/>
          <w:color w:val="000000" w:themeColor="text1"/>
          <w:rPrChange w:id="3636"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37" w:author="FURSYS" w:date="2025-12-04T15:42:00Z">
            <w:rPr>
              <w:rFonts w:ascii="Noto Sans CJK KR Regular" w:eastAsia="Noto Sans CJK KR Regular" w:hAnsi="Noto Sans CJK KR Regular" w:hint="eastAsia"/>
              <w:color w:val="000000" w:themeColor="text1"/>
            </w:rPr>
          </w:rPrChange>
        </w:rPr>
        <w:t>계약조건을</w:t>
      </w:r>
      <w:r w:rsidRPr="000C7330">
        <w:rPr>
          <w:rFonts w:eastAsiaTheme="minorHAnsi"/>
          <w:color w:val="000000" w:themeColor="text1"/>
          <w:rPrChange w:id="3638"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39" w:author="FURSYS" w:date="2025-12-04T15:42:00Z">
            <w:rPr>
              <w:rFonts w:ascii="Noto Sans CJK KR Regular" w:eastAsia="Noto Sans CJK KR Regular" w:hAnsi="Noto Sans CJK KR Regular" w:hint="eastAsia"/>
              <w:color w:val="000000" w:themeColor="text1"/>
            </w:rPr>
          </w:rPrChange>
        </w:rPr>
        <w:t>위반하였을</w:t>
      </w:r>
      <w:r w:rsidRPr="000C7330">
        <w:rPr>
          <w:rFonts w:eastAsiaTheme="minorHAnsi"/>
          <w:color w:val="000000" w:themeColor="text1"/>
          <w:rPrChange w:id="3640"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41" w:author="FURSYS" w:date="2025-12-04T15:42:00Z">
            <w:rPr>
              <w:rFonts w:ascii="Noto Sans CJK KR Regular" w:eastAsia="Noto Sans CJK KR Regular" w:hAnsi="Noto Sans CJK KR Regular" w:hint="eastAsia"/>
              <w:color w:val="000000" w:themeColor="text1"/>
            </w:rPr>
          </w:rPrChange>
        </w:rPr>
        <w:t>경우</w:t>
      </w:r>
    </w:p>
    <w:p w14:paraId="79D348A5" w14:textId="1FE24253" w:rsidR="007E1412" w:rsidRPr="000C7330" w:rsidRDefault="007E1412" w:rsidP="007E1412">
      <w:pPr>
        <w:pStyle w:val="a3"/>
        <w:numPr>
          <w:ilvl w:val="1"/>
          <w:numId w:val="9"/>
        </w:numPr>
        <w:ind w:leftChars="0"/>
        <w:rPr>
          <w:rFonts w:eastAsiaTheme="minorHAnsi"/>
          <w:color w:val="000000" w:themeColor="text1"/>
          <w:rPrChange w:id="3642" w:author="FURSYS" w:date="2025-12-04T15:42:00Z">
            <w:rPr>
              <w:rFonts w:ascii="Noto Sans CJK KR Regular" w:eastAsia="Noto Sans CJK KR Regular" w:hAnsi="Noto Sans CJK KR Regular"/>
              <w:color w:val="000000" w:themeColor="text1"/>
            </w:rPr>
          </w:rPrChange>
        </w:rPr>
      </w:pPr>
      <w:commentRangeStart w:id="3643"/>
      <w:commentRangeStart w:id="3644"/>
      <w:r w:rsidRPr="000C7330">
        <w:rPr>
          <w:rFonts w:eastAsiaTheme="minorHAnsi" w:hint="eastAsia"/>
          <w:color w:val="000000" w:themeColor="text1"/>
          <w:rPrChange w:id="3645" w:author="FURSYS" w:date="2025-12-04T15:42:00Z">
            <w:rPr>
              <w:rFonts w:ascii="Noto Sans CJK KR Regular" w:eastAsia="Noto Sans CJK KR Regular" w:hAnsi="Noto Sans CJK KR Regular" w:hint="eastAsia"/>
              <w:color w:val="000000" w:themeColor="text1"/>
            </w:rPr>
          </w:rPrChange>
        </w:rPr>
        <w:t>고객</w:t>
      </w:r>
      <w:ins w:id="3646" w:author="이승준 (Seungjun Lee)" w:date="2025-07-14T17:37:00Z">
        <w:r w:rsidR="002572CA" w:rsidRPr="000C7330">
          <w:rPr>
            <w:rFonts w:eastAsiaTheme="minorHAnsi" w:hint="eastAsia"/>
            <w:color w:val="000000" w:themeColor="text1"/>
            <w:rPrChange w:id="3647" w:author="FURSYS" w:date="2025-12-04T15:42:00Z">
              <w:rPr>
                <w:rFonts w:ascii="Noto Sans CJK KR Regular" w:eastAsia="Noto Sans CJK KR Regular" w:hAnsi="Noto Sans CJK KR Regular" w:hint="eastAsia"/>
                <w:color w:val="FF0000"/>
              </w:rPr>
            </w:rPrChange>
          </w:rPr>
          <w:t>이</w:t>
        </w:r>
        <w:r w:rsidR="002572CA" w:rsidRPr="000C7330">
          <w:rPr>
            <w:rFonts w:eastAsiaTheme="minorHAnsi"/>
            <w:color w:val="000000" w:themeColor="text1"/>
            <w:rPrChange w:id="3648" w:author="FURSYS" w:date="2025-12-04T15:42:00Z">
              <w:rPr>
                <w:rFonts w:ascii="Noto Sans CJK KR Regular" w:eastAsia="Noto Sans CJK KR Regular" w:hAnsi="Noto Sans CJK KR Regular"/>
                <w:color w:val="FF0000"/>
              </w:rPr>
            </w:rPrChange>
          </w:rPr>
          <w:t xml:space="preserve"> 월 </w:t>
        </w:r>
        <w:r w:rsidR="002572CA" w:rsidRPr="000C7330">
          <w:rPr>
            <w:rFonts w:eastAsiaTheme="minorHAnsi" w:hint="eastAsia"/>
            <w:color w:val="000000" w:themeColor="text1"/>
            <w:rPrChange w:id="3649" w:author="FURSYS" w:date="2025-12-04T15:42:00Z">
              <w:rPr>
                <w:rFonts w:ascii="Noto Sans CJK KR Regular" w:eastAsia="Noto Sans CJK KR Regular" w:hAnsi="Noto Sans CJK KR Regular" w:hint="eastAsia"/>
                <w:color w:val="FF0000"/>
              </w:rPr>
            </w:rPrChange>
          </w:rPr>
          <w:t>렌탈료를</w:t>
        </w:r>
        <w:r w:rsidR="002572CA" w:rsidRPr="000C7330">
          <w:rPr>
            <w:rFonts w:eastAsiaTheme="minorHAnsi"/>
            <w:color w:val="000000" w:themeColor="text1"/>
            <w:rPrChange w:id="3650" w:author="FURSYS" w:date="2025-12-04T15:42:00Z">
              <w:rPr>
                <w:rFonts w:ascii="Noto Sans CJK KR Regular" w:eastAsia="Noto Sans CJK KR Regular" w:hAnsi="Noto Sans CJK KR Regular"/>
                <w:color w:val="FF0000"/>
              </w:rPr>
            </w:rPrChange>
          </w:rPr>
          <w:t xml:space="preserve"> 2</w:t>
        </w:r>
        <w:r w:rsidR="002572CA" w:rsidRPr="000C7330">
          <w:rPr>
            <w:rFonts w:eastAsiaTheme="minorHAnsi" w:hint="eastAsia"/>
            <w:color w:val="000000" w:themeColor="text1"/>
            <w:rPrChange w:id="3651" w:author="FURSYS" w:date="2025-12-04T15:42:00Z">
              <w:rPr>
                <w:rFonts w:ascii="Noto Sans CJK KR Regular" w:eastAsia="Noto Sans CJK KR Regular" w:hAnsi="Noto Sans CJK KR Regular" w:hint="eastAsia"/>
                <w:color w:val="FF0000"/>
              </w:rPr>
            </w:rPrChange>
          </w:rPr>
          <w:t>회</w:t>
        </w:r>
        <w:r w:rsidR="002572CA" w:rsidRPr="000C7330">
          <w:rPr>
            <w:rFonts w:eastAsiaTheme="minorHAnsi"/>
            <w:color w:val="000000" w:themeColor="text1"/>
            <w:rPrChange w:id="3652" w:author="FURSYS" w:date="2025-12-04T15:42:00Z">
              <w:rPr>
                <w:rFonts w:ascii="Noto Sans CJK KR Regular" w:eastAsia="Noto Sans CJK KR Regular" w:hAnsi="Noto Sans CJK KR Regular"/>
                <w:color w:val="FF0000"/>
              </w:rPr>
            </w:rPrChange>
          </w:rPr>
          <w:t xml:space="preserve"> </w:t>
        </w:r>
        <w:r w:rsidR="002572CA" w:rsidRPr="000C7330">
          <w:rPr>
            <w:rFonts w:eastAsiaTheme="minorHAnsi" w:hint="eastAsia"/>
            <w:color w:val="000000" w:themeColor="text1"/>
            <w:rPrChange w:id="3653" w:author="FURSYS" w:date="2025-12-04T15:42:00Z">
              <w:rPr>
                <w:rFonts w:ascii="Noto Sans CJK KR Regular" w:eastAsia="Noto Sans CJK KR Regular" w:hAnsi="Noto Sans CJK KR Regular" w:hint="eastAsia"/>
                <w:color w:val="FF0000"/>
              </w:rPr>
            </w:rPrChange>
          </w:rPr>
          <w:t>이상</w:t>
        </w:r>
        <w:r w:rsidR="002572CA" w:rsidRPr="000C7330">
          <w:rPr>
            <w:rFonts w:eastAsiaTheme="minorHAnsi"/>
            <w:color w:val="000000" w:themeColor="text1"/>
            <w:rPrChange w:id="3654" w:author="FURSYS" w:date="2025-12-04T15:42:00Z">
              <w:rPr>
                <w:rFonts w:ascii="Noto Sans CJK KR Regular" w:eastAsia="Noto Sans CJK KR Regular" w:hAnsi="Noto Sans CJK KR Regular"/>
                <w:color w:val="FF0000"/>
              </w:rPr>
            </w:rPrChange>
          </w:rPr>
          <w:t xml:space="preserve"> </w:t>
        </w:r>
        <w:r w:rsidR="002572CA" w:rsidRPr="000C7330">
          <w:rPr>
            <w:rFonts w:eastAsiaTheme="minorHAnsi" w:hint="eastAsia"/>
            <w:color w:val="000000" w:themeColor="text1"/>
            <w:rPrChange w:id="3655" w:author="FURSYS" w:date="2025-12-04T15:42:00Z">
              <w:rPr>
                <w:rFonts w:ascii="Noto Sans CJK KR Regular" w:eastAsia="Noto Sans CJK KR Regular" w:hAnsi="Noto Sans CJK KR Regular" w:hint="eastAsia"/>
                <w:color w:val="FF0000"/>
              </w:rPr>
            </w:rPrChange>
          </w:rPr>
          <w:t>연체한</w:t>
        </w:r>
        <w:r w:rsidR="002572CA" w:rsidRPr="000C7330">
          <w:rPr>
            <w:rFonts w:eastAsiaTheme="minorHAnsi"/>
            <w:color w:val="000000" w:themeColor="text1"/>
            <w:rPrChange w:id="3656" w:author="FURSYS" w:date="2025-12-04T15:42:00Z">
              <w:rPr>
                <w:rFonts w:ascii="Noto Sans CJK KR Regular" w:eastAsia="Noto Sans CJK KR Regular" w:hAnsi="Noto Sans CJK KR Regular"/>
                <w:color w:val="FF0000"/>
              </w:rPr>
            </w:rPrChange>
          </w:rPr>
          <w:t xml:space="preserve"> </w:t>
        </w:r>
        <w:r w:rsidR="002572CA" w:rsidRPr="000C7330">
          <w:rPr>
            <w:rFonts w:eastAsiaTheme="minorHAnsi" w:hint="eastAsia"/>
            <w:color w:val="000000" w:themeColor="text1"/>
            <w:rPrChange w:id="3657" w:author="FURSYS" w:date="2025-12-04T15:42:00Z">
              <w:rPr>
                <w:rFonts w:ascii="Noto Sans CJK KR Regular" w:eastAsia="Noto Sans CJK KR Regular" w:hAnsi="Noto Sans CJK KR Regular" w:hint="eastAsia"/>
                <w:color w:val="FF0000"/>
              </w:rPr>
            </w:rPrChange>
          </w:rPr>
          <w:t>경우</w:t>
        </w:r>
      </w:ins>
      <w:ins w:id="3658" w:author="윤현정 (Hyunjeong Yoon)" w:date="2025-07-09T15:53:00Z">
        <w:del w:id="3659" w:author="이승준 (Seungjun Lee)" w:date="2025-07-14T17:37:00Z">
          <w:r w:rsidR="008C3F18" w:rsidRPr="000C7330" w:rsidDel="002572CA">
            <w:rPr>
              <w:rFonts w:eastAsiaTheme="minorHAnsi" w:hint="eastAsia"/>
              <w:color w:val="000000" w:themeColor="text1"/>
              <w:rPrChange w:id="3660" w:author="FURSYS" w:date="2025-12-04T15:42:00Z">
                <w:rPr>
                  <w:rFonts w:ascii="Noto Sans CJK KR Regular" w:eastAsia="Noto Sans CJK KR Regular" w:hAnsi="Noto Sans CJK KR Regular" w:hint="eastAsia"/>
                  <w:color w:val="000000" w:themeColor="text1"/>
                </w:rPr>
              </w:rPrChange>
            </w:rPr>
            <w:delText>의</w:delText>
          </w:r>
          <w:r w:rsidR="008C3F18" w:rsidRPr="000C7330" w:rsidDel="002572CA">
            <w:rPr>
              <w:rFonts w:eastAsiaTheme="minorHAnsi"/>
              <w:color w:val="000000" w:themeColor="text1"/>
              <w:rPrChange w:id="3661" w:author="FURSYS" w:date="2025-12-04T15:42:00Z">
                <w:rPr>
                  <w:rFonts w:ascii="Noto Sans CJK KR Regular" w:eastAsia="Noto Sans CJK KR Regular" w:hAnsi="Noto Sans CJK KR Regular"/>
                  <w:color w:val="000000" w:themeColor="text1"/>
                </w:rPr>
              </w:rPrChange>
            </w:rPr>
            <w:delText xml:space="preserve"> 월 </w:delText>
          </w:r>
          <w:r w:rsidR="008C3F18" w:rsidRPr="000C7330" w:rsidDel="002572CA">
            <w:rPr>
              <w:rFonts w:eastAsiaTheme="minorHAnsi" w:hint="eastAsia"/>
              <w:color w:val="000000" w:themeColor="text1"/>
              <w:rPrChange w:id="3662" w:author="FURSYS" w:date="2025-12-04T15:42:00Z">
                <w:rPr>
                  <w:rFonts w:ascii="Noto Sans CJK KR Regular" w:eastAsia="Noto Sans CJK KR Regular" w:hAnsi="Noto Sans CJK KR Regular" w:hint="eastAsia"/>
                  <w:color w:val="000000" w:themeColor="text1"/>
                </w:rPr>
              </w:rPrChange>
            </w:rPr>
            <w:delText>렌탈료</w:delText>
          </w:r>
          <w:r w:rsidR="008C3F18" w:rsidRPr="000C7330" w:rsidDel="002572CA">
            <w:rPr>
              <w:rFonts w:eastAsiaTheme="minorHAnsi"/>
              <w:color w:val="000000" w:themeColor="text1"/>
              <w:rPrChange w:id="3663" w:author="FURSYS" w:date="2025-12-04T15:42:00Z">
                <w:rPr>
                  <w:rFonts w:ascii="Noto Sans CJK KR Regular" w:eastAsia="Noto Sans CJK KR Regular" w:hAnsi="Noto Sans CJK KR Regular"/>
                  <w:color w:val="000000" w:themeColor="text1"/>
                </w:rPr>
              </w:rPrChange>
            </w:rPr>
            <w:delText xml:space="preserve"> 연</w:delText>
          </w:r>
        </w:del>
      </w:ins>
      <w:ins w:id="3664" w:author="윤현정 (Hyunjeong Yoon)" w:date="2025-07-09T15:54:00Z">
        <w:del w:id="3665" w:author="이승준 (Seungjun Lee)" w:date="2025-07-14T17:37:00Z">
          <w:r w:rsidR="008C3F18" w:rsidRPr="000C7330" w:rsidDel="002572CA">
            <w:rPr>
              <w:rFonts w:eastAsiaTheme="minorHAnsi" w:hint="eastAsia"/>
              <w:color w:val="000000" w:themeColor="text1"/>
              <w:rPrChange w:id="3666" w:author="FURSYS" w:date="2025-12-04T15:42:00Z">
                <w:rPr>
                  <w:rFonts w:ascii="Noto Sans CJK KR Regular" w:eastAsia="Noto Sans CJK KR Regular" w:hAnsi="Noto Sans CJK KR Regular" w:hint="eastAsia"/>
                  <w:color w:val="000000" w:themeColor="text1"/>
                </w:rPr>
              </w:rPrChange>
            </w:rPr>
            <w:delText>체액이</w:delText>
          </w:r>
          <w:r w:rsidR="008C3F18" w:rsidRPr="000C7330" w:rsidDel="002572CA">
            <w:rPr>
              <w:rFonts w:eastAsiaTheme="minorHAnsi"/>
              <w:color w:val="000000" w:themeColor="text1"/>
              <w:rPrChange w:id="3667" w:author="FURSYS" w:date="2025-12-04T15:42:00Z">
                <w:rPr>
                  <w:rFonts w:ascii="Noto Sans CJK KR Regular" w:eastAsia="Noto Sans CJK KR Regular" w:hAnsi="Noto Sans CJK KR Regular"/>
                  <w:color w:val="000000" w:themeColor="text1"/>
                </w:rPr>
              </w:rPrChange>
            </w:rPr>
            <w:delText xml:space="preserve"> </w:delText>
          </w:r>
        </w:del>
        <w:del w:id="3668" w:author="이승준 (Seungjun Lee)" w:date="2025-07-14T12:05:00Z">
          <w:r w:rsidR="008C3F18" w:rsidRPr="000C7330" w:rsidDel="00B0105C">
            <w:rPr>
              <w:rFonts w:eastAsiaTheme="minorHAnsi"/>
              <w:color w:val="000000" w:themeColor="text1"/>
              <w:rPrChange w:id="3669" w:author="FURSYS" w:date="2025-12-04T15:42:00Z">
                <w:rPr>
                  <w:rFonts w:ascii="Noto Sans CJK KR Regular" w:eastAsia="Noto Sans CJK KR Regular" w:hAnsi="Noto Sans CJK KR Regular"/>
                  <w:color w:val="000000" w:themeColor="text1"/>
                </w:rPr>
              </w:rPrChange>
            </w:rPr>
            <w:delText>3</w:delText>
          </w:r>
          <w:r w:rsidR="008C3F18" w:rsidRPr="000C7330" w:rsidDel="00B0105C">
            <w:rPr>
              <w:rFonts w:eastAsiaTheme="minorHAnsi" w:hint="eastAsia"/>
              <w:color w:val="000000" w:themeColor="text1"/>
              <w:rPrChange w:id="3670" w:author="FURSYS" w:date="2025-12-04T15:42:00Z">
                <w:rPr>
                  <w:rFonts w:ascii="Noto Sans CJK KR Regular" w:eastAsia="Noto Sans CJK KR Regular" w:hAnsi="Noto Sans CJK KR Regular" w:hint="eastAsia"/>
                  <w:color w:val="000000" w:themeColor="text1"/>
                </w:rPr>
              </w:rPrChange>
            </w:rPr>
            <w:delText>월</w:delText>
          </w:r>
        </w:del>
        <w:del w:id="3671" w:author="이승준 (Seungjun Lee)" w:date="2025-07-14T17:37:00Z">
          <w:r w:rsidR="008C3F18" w:rsidRPr="000C7330" w:rsidDel="002572CA">
            <w:rPr>
              <w:rFonts w:eastAsiaTheme="minorHAnsi"/>
              <w:color w:val="000000" w:themeColor="text1"/>
              <w:rPrChange w:id="3672" w:author="FURSYS" w:date="2025-12-04T15:42:00Z">
                <w:rPr>
                  <w:rFonts w:ascii="Noto Sans CJK KR Regular" w:eastAsia="Noto Sans CJK KR Regular" w:hAnsi="Noto Sans CJK KR Regular"/>
                  <w:color w:val="000000" w:themeColor="text1"/>
                </w:rPr>
              </w:rPrChange>
            </w:rPr>
            <w:delText xml:space="preserve"> 이상의 </w:delText>
          </w:r>
          <w:r w:rsidR="008C3F18" w:rsidRPr="000C7330" w:rsidDel="002572CA">
            <w:rPr>
              <w:rFonts w:eastAsiaTheme="minorHAnsi" w:hint="eastAsia"/>
              <w:color w:val="000000" w:themeColor="text1"/>
              <w:rPrChange w:id="3673" w:author="FURSYS" w:date="2025-12-04T15:42:00Z">
                <w:rPr>
                  <w:rFonts w:ascii="Noto Sans CJK KR Regular" w:eastAsia="Noto Sans CJK KR Regular" w:hAnsi="Noto Sans CJK KR Regular" w:hint="eastAsia"/>
                  <w:color w:val="000000" w:themeColor="text1"/>
                </w:rPr>
              </w:rPrChange>
            </w:rPr>
            <w:delText>렌탈료에</w:delText>
          </w:r>
          <w:r w:rsidR="008C3F18" w:rsidRPr="000C7330" w:rsidDel="002572CA">
            <w:rPr>
              <w:rFonts w:eastAsiaTheme="minorHAnsi"/>
              <w:color w:val="000000" w:themeColor="text1"/>
              <w:rPrChange w:id="3674" w:author="FURSYS" w:date="2025-12-04T15:42:00Z">
                <w:rPr>
                  <w:rFonts w:ascii="Noto Sans CJK KR Regular" w:eastAsia="Noto Sans CJK KR Regular" w:hAnsi="Noto Sans CJK KR Regular"/>
                  <w:color w:val="000000" w:themeColor="text1"/>
                </w:rPr>
              </w:rPrChange>
            </w:rPr>
            <w:delText xml:space="preserve"> 달하는 경우</w:delText>
          </w:r>
        </w:del>
      </w:ins>
      <w:del w:id="3675" w:author="이승준 (Seungjun Lee)" w:date="2025-07-14T17:37:00Z">
        <w:r w:rsidRPr="000C7330" w:rsidDel="002572CA">
          <w:rPr>
            <w:rFonts w:eastAsiaTheme="minorHAnsi" w:hint="eastAsia"/>
            <w:color w:val="000000" w:themeColor="text1"/>
            <w:rPrChange w:id="3676" w:author="FURSYS" w:date="2025-12-04T15:42:00Z">
              <w:rPr>
                <w:rFonts w:ascii="Noto Sans CJK KR Regular" w:eastAsia="Noto Sans CJK KR Regular" w:hAnsi="Noto Sans CJK KR Regular" w:hint="eastAsia"/>
                <w:color w:val="000000" w:themeColor="text1"/>
              </w:rPr>
            </w:rPrChange>
          </w:rPr>
          <w:delText>이</w:delText>
        </w:r>
        <w:r w:rsidRPr="000C7330" w:rsidDel="002572CA">
          <w:rPr>
            <w:rFonts w:eastAsiaTheme="minorHAnsi"/>
            <w:color w:val="000000" w:themeColor="text1"/>
            <w:rPrChange w:id="3677" w:author="FURSYS" w:date="2025-12-04T15:42:00Z">
              <w:rPr>
                <w:rFonts w:ascii="Noto Sans CJK KR Regular" w:eastAsia="Noto Sans CJK KR Regular" w:hAnsi="Noto Sans CJK KR Regular"/>
                <w:color w:val="000000" w:themeColor="text1"/>
              </w:rPr>
            </w:rPrChange>
          </w:rPr>
          <w:delText xml:space="preserve"> </w:delText>
        </w:r>
        <w:r w:rsidRPr="000C7330" w:rsidDel="002572CA">
          <w:rPr>
            <w:rFonts w:eastAsiaTheme="minorHAnsi" w:hint="eastAsia"/>
            <w:color w:val="000000" w:themeColor="text1"/>
            <w:rPrChange w:id="3678" w:author="FURSYS" w:date="2025-12-04T15:42:00Z">
              <w:rPr>
                <w:rFonts w:ascii="Noto Sans CJK KR Regular" w:eastAsia="Noto Sans CJK KR Regular" w:hAnsi="Noto Sans CJK KR Regular" w:hint="eastAsia"/>
                <w:color w:val="000000" w:themeColor="text1"/>
              </w:rPr>
            </w:rPrChange>
          </w:rPr>
          <w:delText>월</w:delText>
        </w:r>
        <w:r w:rsidRPr="000C7330" w:rsidDel="002572CA">
          <w:rPr>
            <w:rFonts w:eastAsiaTheme="minorHAnsi"/>
            <w:color w:val="000000" w:themeColor="text1"/>
            <w:rPrChange w:id="3679" w:author="FURSYS" w:date="2025-12-04T15:42:00Z">
              <w:rPr>
                <w:rFonts w:ascii="Noto Sans CJK KR Regular" w:eastAsia="Noto Sans CJK KR Regular" w:hAnsi="Noto Sans CJK KR Regular"/>
                <w:color w:val="000000" w:themeColor="text1"/>
              </w:rPr>
            </w:rPrChange>
          </w:rPr>
          <w:delText xml:space="preserve"> </w:delText>
        </w:r>
        <w:r w:rsidRPr="000C7330" w:rsidDel="002572CA">
          <w:rPr>
            <w:rFonts w:eastAsiaTheme="minorHAnsi" w:hint="eastAsia"/>
            <w:color w:val="000000" w:themeColor="text1"/>
            <w:rPrChange w:id="3680" w:author="FURSYS" w:date="2025-12-04T15:42:00Z">
              <w:rPr>
                <w:rFonts w:ascii="Noto Sans CJK KR Regular" w:eastAsia="Noto Sans CJK KR Regular" w:hAnsi="Noto Sans CJK KR Regular" w:hint="eastAsia"/>
                <w:color w:val="000000" w:themeColor="text1"/>
              </w:rPr>
            </w:rPrChange>
          </w:rPr>
          <w:delText>렌탈료를</w:delText>
        </w:r>
        <w:r w:rsidRPr="000C7330" w:rsidDel="002572CA">
          <w:rPr>
            <w:rFonts w:eastAsiaTheme="minorHAnsi"/>
            <w:color w:val="000000" w:themeColor="text1"/>
            <w:rPrChange w:id="3681" w:author="FURSYS" w:date="2025-12-04T15:42:00Z">
              <w:rPr>
                <w:rFonts w:ascii="Noto Sans CJK KR Regular" w:eastAsia="Noto Sans CJK KR Regular" w:hAnsi="Noto Sans CJK KR Regular"/>
                <w:color w:val="000000" w:themeColor="text1"/>
              </w:rPr>
            </w:rPrChange>
          </w:rPr>
          <w:delText xml:space="preserve"> 2회 </w:delText>
        </w:r>
        <w:r w:rsidRPr="000C7330" w:rsidDel="002572CA">
          <w:rPr>
            <w:rFonts w:eastAsiaTheme="minorHAnsi" w:hint="eastAsia"/>
            <w:color w:val="000000" w:themeColor="text1"/>
            <w:rPrChange w:id="3682" w:author="FURSYS" w:date="2025-12-04T15:42:00Z">
              <w:rPr>
                <w:rFonts w:ascii="Noto Sans CJK KR Regular" w:eastAsia="Noto Sans CJK KR Regular" w:hAnsi="Noto Sans CJK KR Regular" w:hint="eastAsia"/>
                <w:color w:val="000000" w:themeColor="text1"/>
              </w:rPr>
            </w:rPrChange>
          </w:rPr>
          <w:delText>이상</w:delText>
        </w:r>
        <w:r w:rsidRPr="000C7330" w:rsidDel="002572CA">
          <w:rPr>
            <w:rFonts w:eastAsiaTheme="minorHAnsi"/>
            <w:color w:val="000000" w:themeColor="text1"/>
            <w:rPrChange w:id="3683" w:author="FURSYS" w:date="2025-12-04T15:42:00Z">
              <w:rPr>
                <w:rFonts w:ascii="Noto Sans CJK KR Regular" w:eastAsia="Noto Sans CJK KR Regular" w:hAnsi="Noto Sans CJK KR Regular"/>
                <w:color w:val="000000" w:themeColor="text1"/>
              </w:rPr>
            </w:rPrChange>
          </w:rPr>
          <w:delText xml:space="preserve"> </w:delText>
        </w:r>
        <w:r w:rsidRPr="000C7330" w:rsidDel="002572CA">
          <w:rPr>
            <w:rFonts w:eastAsiaTheme="minorHAnsi" w:hint="eastAsia"/>
            <w:color w:val="000000" w:themeColor="text1"/>
            <w:rPrChange w:id="3684" w:author="FURSYS" w:date="2025-12-04T15:42:00Z">
              <w:rPr>
                <w:rFonts w:ascii="Noto Sans CJK KR Regular" w:eastAsia="Noto Sans CJK KR Regular" w:hAnsi="Noto Sans CJK KR Regular" w:hint="eastAsia"/>
                <w:color w:val="000000" w:themeColor="text1"/>
              </w:rPr>
            </w:rPrChange>
          </w:rPr>
          <w:delText>연체한</w:delText>
        </w:r>
        <w:r w:rsidRPr="000C7330" w:rsidDel="002572CA">
          <w:rPr>
            <w:rFonts w:eastAsiaTheme="minorHAnsi"/>
            <w:color w:val="000000" w:themeColor="text1"/>
            <w:rPrChange w:id="3685" w:author="FURSYS" w:date="2025-12-04T15:42:00Z">
              <w:rPr>
                <w:rFonts w:ascii="Noto Sans CJK KR Regular" w:eastAsia="Noto Sans CJK KR Regular" w:hAnsi="Noto Sans CJK KR Regular"/>
                <w:color w:val="000000" w:themeColor="text1"/>
              </w:rPr>
            </w:rPrChange>
          </w:rPr>
          <w:delText xml:space="preserve"> </w:delText>
        </w:r>
        <w:r w:rsidRPr="000C7330" w:rsidDel="002572CA">
          <w:rPr>
            <w:rFonts w:eastAsiaTheme="minorHAnsi" w:hint="eastAsia"/>
            <w:color w:val="000000" w:themeColor="text1"/>
            <w:rPrChange w:id="3686" w:author="FURSYS" w:date="2025-12-04T15:42:00Z">
              <w:rPr>
                <w:rFonts w:ascii="Noto Sans CJK KR Regular" w:eastAsia="Noto Sans CJK KR Regular" w:hAnsi="Noto Sans CJK KR Regular" w:hint="eastAsia"/>
                <w:color w:val="000000" w:themeColor="text1"/>
              </w:rPr>
            </w:rPrChange>
          </w:rPr>
          <w:delText>경우</w:delText>
        </w:r>
        <w:commentRangeEnd w:id="3643"/>
        <w:r w:rsidR="001768F3" w:rsidRPr="000C7330" w:rsidDel="002572CA">
          <w:rPr>
            <w:rStyle w:val="a6"/>
            <w:rFonts w:eastAsiaTheme="minorHAnsi"/>
            <w:color w:val="000000" w:themeColor="text1"/>
            <w:rPrChange w:id="3687" w:author="FURSYS" w:date="2025-12-04T15:42:00Z">
              <w:rPr>
                <w:rStyle w:val="a6"/>
              </w:rPr>
            </w:rPrChange>
          </w:rPr>
          <w:commentReference w:id="3643"/>
        </w:r>
      </w:del>
      <w:commentRangeEnd w:id="3644"/>
      <w:r w:rsidR="00BD5C59" w:rsidRPr="000C7330">
        <w:rPr>
          <w:rStyle w:val="a6"/>
          <w:rFonts w:eastAsiaTheme="minorHAnsi"/>
          <w:color w:val="000000" w:themeColor="text1"/>
          <w:rPrChange w:id="3688" w:author="FURSYS" w:date="2025-12-04T15:42:00Z">
            <w:rPr>
              <w:rStyle w:val="a6"/>
            </w:rPr>
          </w:rPrChange>
        </w:rPr>
        <w:commentReference w:id="3644"/>
      </w:r>
    </w:p>
    <w:p w14:paraId="4C0153FC" w14:textId="3996E0F2" w:rsidR="007E1412" w:rsidRPr="000C7330" w:rsidRDefault="007E1412" w:rsidP="007E1412">
      <w:pPr>
        <w:pStyle w:val="a3"/>
        <w:numPr>
          <w:ilvl w:val="1"/>
          <w:numId w:val="9"/>
        </w:numPr>
        <w:ind w:leftChars="0"/>
        <w:rPr>
          <w:rFonts w:eastAsiaTheme="minorHAnsi"/>
          <w:color w:val="000000" w:themeColor="text1"/>
          <w:rPrChange w:id="3689"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3690" w:author="FURSYS" w:date="2025-12-04T15:42:00Z">
            <w:rPr>
              <w:rFonts w:ascii="Noto Sans CJK KR Regular" w:eastAsia="Noto Sans CJK KR Regular" w:hAnsi="Noto Sans CJK KR Regular" w:hint="eastAsia"/>
              <w:color w:val="000000" w:themeColor="text1"/>
            </w:rPr>
          </w:rPrChange>
        </w:rPr>
        <w:t>고객이</w:t>
      </w:r>
      <w:r w:rsidRPr="000C7330">
        <w:rPr>
          <w:rFonts w:eastAsiaTheme="minorHAnsi"/>
          <w:color w:val="000000" w:themeColor="text1"/>
          <w:rPrChange w:id="3691"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92" w:author="FURSYS" w:date="2025-12-04T15:42:00Z">
            <w:rPr>
              <w:rFonts w:ascii="Noto Sans CJK KR Regular" w:eastAsia="Noto Sans CJK KR Regular" w:hAnsi="Noto Sans CJK KR Regular" w:hint="eastAsia"/>
              <w:color w:val="000000" w:themeColor="text1"/>
            </w:rPr>
          </w:rPrChange>
        </w:rPr>
        <w:t>제</w:t>
      </w:r>
      <w:r w:rsidRPr="000C7330">
        <w:rPr>
          <w:rFonts w:eastAsiaTheme="minorHAnsi"/>
          <w:color w:val="000000" w:themeColor="text1"/>
          <w:rPrChange w:id="3693" w:author="FURSYS" w:date="2025-12-04T15:42:00Z">
            <w:rPr>
              <w:rFonts w:ascii="Noto Sans CJK KR Regular" w:eastAsia="Noto Sans CJK KR Regular" w:hAnsi="Noto Sans CJK KR Regular"/>
              <w:color w:val="000000" w:themeColor="text1"/>
            </w:rPr>
          </w:rPrChange>
        </w:rPr>
        <w:t>5</w:t>
      </w:r>
      <w:r w:rsidRPr="000C7330">
        <w:rPr>
          <w:rFonts w:eastAsiaTheme="minorHAnsi" w:hint="eastAsia"/>
          <w:color w:val="000000" w:themeColor="text1"/>
          <w:rPrChange w:id="3694" w:author="FURSYS" w:date="2025-12-04T15:42:00Z">
            <w:rPr>
              <w:rFonts w:ascii="Noto Sans CJK KR Regular" w:eastAsia="Noto Sans CJK KR Regular" w:hAnsi="Noto Sans CJK KR Regular" w:hint="eastAsia"/>
              <w:color w:val="000000" w:themeColor="text1"/>
            </w:rPr>
          </w:rPrChange>
        </w:rPr>
        <w:t>조를</w:t>
      </w:r>
      <w:r w:rsidRPr="000C7330">
        <w:rPr>
          <w:rFonts w:eastAsiaTheme="minorHAnsi"/>
          <w:color w:val="000000" w:themeColor="text1"/>
          <w:rPrChange w:id="3695"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96" w:author="FURSYS" w:date="2025-12-04T15:42:00Z">
            <w:rPr>
              <w:rFonts w:ascii="Noto Sans CJK KR Regular" w:eastAsia="Noto Sans CJK KR Regular" w:hAnsi="Noto Sans CJK KR Regular" w:hint="eastAsia"/>
              <w:color w:val="000000" w:themeColor="text1"/>
            </w:rPr>
          </w:rPrChange>
        </w:rPr>
        <w:t>위반한</w:t>
      </w:r>
      <w:r w:rsidRPr="000C7330">
        <w:rPr>
          <w:rFonts w:eastAsiaTheme="minorHAnsi"/>
          <w:color w:val="000000" w:themeColor="text1"/>
          <w:rPrChange w:id="3697"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698" w:author="FURSYS" w:date="2025-12-04T15:42:00Z">
            <w:rPr>
              <w:rFonts w:ascii="Noto Sans CJK KR Regular" w:eastAsia="Noto Sans CJK KR Regular" w:hAnsi="Noto Sans CJK KR Regular" w:hint="eastAsia"/>
              <w:color w:val="000000" w:themeColor="text1"/>
            </w:rPr>
          </w:rPrChange>
        </w:rPr>
        <w:t>경우</w:t>
      </w:r>
    </w:p>
    <w:p w14:paraId="12AB17C9" w14:textId="77777777" w:rsidR="007E1412" w:rsidRPr="000C7330" w:rsidRDefault="007E1412" w:rsidP="007E1412">
      <w:pPr>
        <w:rPr>
          <w:rFonts w:eastAsiaTheme="minorHAnsi"/>
          <w:color w:val="000000" w:themeColor="text1"/>
          <w:rPrChange w:id="3699" w:author="FURSYS" w:date="2025-12-04T15:42:00Z">
            <w:rPr>
              <w:rFonts w:ascii="Noto Sans CJK KR Regular" w:eastAsia="Noto Sans CJK KR Regular" w:hAnsi="Noto Sans CJK KR Regular"/>
              <w:color w:val="000000" w:themeColor="text1"/>
            </w:rPr>
          </w:rPrChange>
        </w:rPr>
      </w:pPr>
    </w:p>
    <w:p w14:paraId="740E6936" w14:textId="3F76BD7A" w:rsidR="009274F5" w:rsidRPr="000C7330" w:rsidRDefault="009274F5" w:rsidP="0048685F">
      <w:pPr>
        <w:pStyle w:val="a3"/>
        <w:numPr>
          <w:ilvl w:val="0"/>
          <w:numId w:val="9"/>
        </w:numPr>
        <w:ind w:leftChars="0"/>
        <w:rPr>
          <w:rFonts w:eastAsiaTheme="minorHAnsi"/>
          <w:color w:val="000000" w:themeColor="text1"/>
          <w:rPrChange w:id="3700"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3701" w:author="FURSYS" w:date="2025-12-04T15:42:00Z">
            <w:rPr>
              <w:rFonts w:ascii="Noto Sans CJK KR Regular" w:eastAsia="Noto Sans CJK KR Regular" w:hAnsi="Noto Sans CJK KR Regular" w:hint="eastAsia"/>
              <w:color w:val="000000" w:themeColor="text1"/>
            </w:rPr>
          </w:rPrChange>
        </w:rPr>
        <w:t>고객은</w:t>
      </w:r>
      <w:r w:rsidRPr="000C7330">
        <w:rPr>
          <w:rFonts w:eastAsiaTheme="minorHAnsi"/>
          <w:color w:val="000000" w:themeColor="text1"/>
          <w:rPrChange w:id="3702" w:author="FURSYS" w:date="2025-12-04T15:42:00Z">
            <w:rPr>
              <w:rFonts w:ascii="Noto Sans CJK KR Regular" w:eastAsia="Noto Sans CJK KR Regular" w:hAnsi="Noto Sans CJK KR Regular"/>
              <w:color w:val="000000" w:themeColor="text1"/>
            </w:rPr>
          </w:rPrChange>
        </w:rPr>
        <w:t xml:space="preserve"> 본 조 제 1</w:t>
      </w:r>
      <w:r w:rsidRPr="000C7330">
        <w:rPr>
          <w:rFonts w:eastAsiaTheme="minorHAnsi" w:hint="eastAsia"/>
          <w:color w:val="000000" w:themeColor="text1"/>
          <w:rPrChange w:id="3703" w:author="FURSYS" w:date="2025-12-04T15:42:00Z">
            <w:rPr>
              <w:rFonts w:ascii="Noto Sans CJK KR Regular" w:eastAsia="Noto Sans CJK KR Regular" w:hAnsi="Noto Sans CJK KR Regular" w:hint="eastAsia"/>
              <w:color w:val="000000" w:themeColor="text1"/>
            </w:rPr>
          </w:rPrChange>
        </w:rPr>
        <w:t>항</w:t>
      </w:r>
      <w:r w:rsidR="007E1412" w:rsidRPr="000C7330">
        <w:rPr>
          <w:rFonts w:eastAsiaTheme="minorHAnsi" w:hint="eastAsia"/>
          <w:color w:val="000000" w:themeColor="text1"/>
          <w:rPrChange w:id="3704" w:author="FURSYS" w:date="2025-12-04T15:42:00Z">
            <w:rPr>
              <w:rFonts w:ascii="Noto Sans CJK KR Regular" w:eastAsia="Noto Sans CJK KR Regular" w:hAnsi="Noto Sans CJK KR Regular" w:hint="eastAsia"/>
              <w:color w:val="000000" w:themeColor="text1"/>
            </w:rPr>
          </w:rPrChange>
        </w:rPr>
        <w:t>부터</w:t>
      </w:r>
      <w:r w:rsidRPr="000C7330">
        <w:rPr>
          <w:rFonts w:eastAsiaTheme="minorHAnsi"/>
          <w:color w:val="000000" w:themeColor="text1"/>
          <w:rPrChange w:id="3705" w:author="FURSYS" w:date="2025-12-04T15:42:00Z">
            <w:rPr>
              <w:rFonts w:ascii="Noto Sans CJK KR Regular" w:eastAsia="Noto Sans CJK KR Regular" w:hAnsi="Noto Sans CJK KR Regular"/>
              <w:color w:val="000000" w:themeColor="text1"/>
            </w:rPr>
          </w:rPrChange>
        </w:rPr>
        <w:t xml:space="preserve"> </w:t>
      </w:r>
      <w:r w:rsidR="007E1412" w:rsidRPr="000C7330">
        <w:rPr>
          <w:rFonts w:eastAsiaTheme="minorHAnsi"/>
          <w:color w:val="000000" w:themeColor="text1"/>
          <w:rPrChange w:id="3706" w:author="FURSYS" w:date="2025-12-04T15:42:00Z">
            <w:rPr>
              <w:rFonts w:ascii="Noto Sans CJK KR Regular" w:eastAsia="Noto Sans CJK KR Regular" w:hAnsi="Noto Sans CJK KR Regular"/>
              <w:color w:val="000000" w:themeColor="text1"/>
            </w:rPr>
          </w:rPrChange>
        </w:rPr>
        <w:t>3</w:t>
      </w:r>
      <w:r w:rsidRPr="000C7330">
        <w:rPr>
          <w:rFonts w:eastAsiaTheme="minorHAnsi" w:hint="eastAsia"/>
          <w:color w:val="000000" w:themeColor="text1"/>
          <w:rPrChange w:id="3707" w:author="FURSYS" w:date="2025-12-04T15:42:00Z">
            <w:rPr>
              <w:rFonts w:ascii="Noto Sans CJK KR Regular" w:eastAsia="Noto Sans CJK KR Regular" w:hAnsi="Noto Sans CJK KR Regular" w:hint="eastAsia"/>
              <w:color w:val="000000" w:themeColor="text1"/>
            </w:rPr>
          </w:rPrChange>
        </w:rPr>
        <w:t>항까지의</w:t>
      </w:r>
      <w:r w:rsidRPr="000C7330">
        <w:rPr>
          <w:rFonts w:eastAsiaTheme="minorHAnsi"/>
          <w:color w:val="000000" w:themeColor="text1"/>
          <w:rPrChange w:id="3708"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09" w:author="FURSYS" w:date="2025-12-04T15:42:00Z">
            <w:rPr>
              <w:rFonts w:ascii="Noto Sans CJK KR Regular" w:eastAsia="Noto Sans CJK KR Regular" w:hAnsi="Noto Sans CJK KR Regular" w:hint="eastAsia"/>
              <w:color w:val="000000" w:themeColor="text1"/>
            </w:rPr>
          </w:rPrChange>
        </w:rPr>
        <w:t>사유</w:t>
      </w:r>
      <w:r w:rsidRPr="000C7330">
        <w:rPr>
          <w:rFonts w:eastAsiaTheme="minorHAnsi"/>
          <w:color w:val="000000" w:themeColor="text1"/>
          <w:rPrChange w:id="3710"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11" w:author="FURSYS" w:date="2025-12-04T15:42:00Z">
            <w:rPr>
              <w:rFonts w:ascii="Noto Sans CJK KR Regular" w:eastAsia="Noto Sans CJK KR Regular" w:hAnsi="Noto Sans CJK KR Regular" w:hint="eastAsia"/>
              <w:color w:val="000000" w:themeColor="text1"/>
            </w:rPr>
          </w:rPrChange>
        </w:rPr>
        <w:t>이외의</w:t>
      </w:r>
      <w:r w:rsidRPr="000C7330">
        <w:rPr>
          <w:rFonts w:eastAsiaTheme="minorHAnsi"/>
          <w:color w:val="000000" w:themeColor="text1"/>
          <w:rPrChange w:id="3712"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13" w:author="FURSYS" w:date="2025-12-04T15:42:00Z">
            <w:rPr>
              <w:rFonts w:ascii="Noto Sans CJK KR Regular" w:eastAsia="Noto Sans CJK KR Regular" w:hAnsi="Noto Sans CJK KR Regular" w:hint="eastAsia"/>
              <w:color w:val="000000" w:themeColor="text1"/>
            </w:rPr>
          </w:rPrChange>
        </w:rPr>
        <w:t>경우에도</w:t>
      </w:r>
      <w:r w:rsidRPr="000C7330">
        <w:rPr>
          <w:rFonts w:eastAsiaTheme="minorHAnsi"/>
          <w:color w:val="000000" w:themeColor="text1"/>
          <w:rPrChange w:id="3714"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15" w:author="FURSYS" w:date="2025-12-04T15:42:00Z">
            <w:rPr>
              <w:rFonts w:ascii="Noto Sans CJK KR Regular" w:eastAsia="Noto Sans CJK KR Regular" w:hAnsi="Noto Sans CJK KR Regular" w:hint="eastAsia"/>
              <w:color w:val="000000" w:themeColor="text1"/>
            </w:rPr>
          </w:rPrChange>
        </w:rPr>
        <w:t>임의로</w:t>
      </w:r>
      <w:r w:rsidRPr="000C7330">
        <w:rPr>
          <w:rFonts w:eastAsiaTheme="minorHAnsi"/>
          <w:color w:val="000000" w:themeColor="text1"/>
          <w:rPrChange w:id="3716"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17" w:author="FURSYS" w:date="2025-12-04T15:42:00Z">
            <w:rPr>
              <w:rFonts w:ascii="Noto Sans CJK KR Regular" w:eastAsia="Noto Sans CJK KR Regular" w:hAnsi="Noto Sans CJK KR Regular" w:hint="eastAsia"/>
              <w:color w:val="000000" w:themeColor="text1"/>
            </w:rPr>
          </w:rPrChange>
        </w:rPr>
        <w:t>계약을</w:t>
      </w:r>
      <w:r w:rsidRPr="000C7330">
        <w:rPr>
          <w:rFonts w:eastAsiaTheme="minorHAnsi"/>
          <w:color w:val="000000" w:themeColor="text1"/>
          <w:rPrChange w:id="3718"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19" w:author="FURSYS" w:date="2025-12-04T15:42:00Z">
            <w:rPr>
              <w:rFonts w:ascii="Noto Sans CJK KR Regular" w:eastAsia="Noto Sans CJK KR Regular" w:hAnsi="Noto Sans CJK KR Regular" w:hint="eastAsia"/>
              <w:color w:val="000000" w:themeColor="text1"/>
            </w:rPr>
          </w:rPrChange>
        </w:rPr>
        <w:t>해지할</w:t>
      </w:r>
      <w:r w:rsidRPr="000C7330">
        <w:rPr>
          <w:rFonts w:eastAsiaTheme="minorHAnsi"/>
          <w:color w:val="000000" w:themeColor="text1"/>
          <w:rPrChange w:id="3720"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21" w:author="FURSYS" w:date="2025-12-04T15:42:00Z">
            <w:rPr>
              <w:rFonts w:ascii="Noto Sans CJK KR Regular" w:eastAsia="Noto Sans CJK KR Regular" w:hAnsi="Noto Sans CJK KR Regular" w:hint="eastAsia"/>
              <w:color w:val="000000" w:themeColor="text1"/>
            </w:rPr>
          </w:rPrChange>
        </w:rPr>
        <w:t>수</w:t>
      </w:r>
      <w:r w:rsidRPr="000C7330">
        <w:rPr>
          <w:rFonts w:eastAsiaTheme="minorHAnsi"/>
          <w:color w:val="000000" w:themeColor="text1"/>
          <w:rPrChange w:id="3722"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23" w:author="FURSYS" w:date="2025-12-04T15:42:00Z">
            <w:rPr>
              <w:rFonts w:ascii="Noto Sans CJK KR Regular" w:eastAsia="Noto Sans CJK KR Regular" w:hAnsi="Noto Sans CJK KR Regular" w:hint="eastAsia"/>
              <w:color w:val="000000" w:themeColor="text1"/>
            </w:rPr>
          </w:rPrChange>
        </w:rPr>
        <w:t>있다</w:t>
      </w:r>
      <w:r w:rsidRPr="000C7330">
        <w:rPr>
          <w:rFonts w:eastAsiaTheme="minorHAnsi"/>
          <w:color w:val="000000" w:themeColor="text1"/>
          <w:rPrChange w:id="3724"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25" w:author="FURSYS" w:date="2025-12-04T15:42:00Z">
            <w:rPr>
              <w:rFonts w:ascii="Noto Sans CJK KR Regular" w:eastAsia="Noto Sans CJK KR Regular" w:hAnsi="Noto Sans CJK KR Regular" w:hint="eastAsia"/>
              <w:color w:val="000000" w:themeColor="text1"/>
            </w:rPr>
          </w:rPrChange>
        </w:rPr>
        <w:t>단</w:t>
      </w:r>
      <w:r w:rsidRPr="000C7330">
        <w:rPr>
          <w:rFonts w:eastAsiaTheme="minorHAnsi"/>
          <w:color w:val="000000" w:themeColor="text1"/>
          <w:rPrChange w:id="3726"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27" w:author="FURSYS" w:date="2025-12-04T15:42:00Z">
            <w:rPr>
              <w:rFonts w:ascii="Noto Sans CJK KR Regular" w:eastAsia="Noto Sans CJK KR Regular" w:hAnsi="Noto Sans CJK KR Regular" w:hint="eastAsia"/>
              <w:color w:val="000000" w:themeColor="text1"/>
            </w:rPr>
          </w:rPrChange>
        </w:rPr>
        <w:t>퍼시스의</w:t>
      </w:r>
      <w:r w:rsidRPr="000C7330">
        <w:rPr>
          <w:rFonts w:eastAsiaTheme="minorHAnsi"/>
          <w:color w:val="000000" w:themeColor="text1"/>
          <w:rPrChange w:id="3728"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29" w:author="FURSYS" w:date="2025-12-04T15:42:00Z">
            <w:rPr>
              <w:rFonts w:ascii="Noto Sans CJK KR Regular" w:eastAsia="Noto Sans CJK KR Regular" w:hAnsi="Noto Sans CJK KR Regular" w:hint="eastAsia"/>
              <w:color w:val="000000" w:themeColor="text1"/>
            </w:rPr>
          </w:rPrChange>
        </w:rPr>
        <w:t>귀책</w:t>
      </w:r>
      <w:r w:rsidRPr="000C7330">
        <w:rPr>
          <w:rFonts w:eastAsiaTheme="minorHAnsi"/>
          <w:color w:val="000000" w:themeColor="text1"/>
          <w:rPrChange w:id="3730"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31" w:author="FURSYS" w:date="2025-12-04T15:42:00Z">
            <w:rPr>
              <w:rFonts w:ascii="Noto Sans CJK KR Regular" w:eastAsia="Noto Sans CJK KR Regular" w:hAnsi="Noto Sans CJK KR Regular" w:hint="eastAsia"/>
              <w:color w:val="000000" w:themeColor="text1"/>
            </w:rPr>
          </w:rPrChange>
        </w:rPr>
        <w:t>사유가</w:t>
      </w:r>
      <w:r w:rsidRPr="000C7330">
        <w:rPr>
          <w:rFonts w:eastAsiaTheme="minorHAnsi"/>
          <w:color w:val="000000" w:themeColor="text1"/>
          <w:rPrChange w:id="3732"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33" w:author="FURSYS" w:date="2025-12-04T15:42:00Z">
            <w:rPr>
              <w:rFonts w:ascii="Noto Sans CJK KR Regular" w:eastAsia="Noto Sans CJK KR Regular" w:hAnsi="Noto Sans CJK KR Regular" w:hint="eastAsia"/>
              <w:color w:val="000000" w:themeColor="text1"/>
            </w:rPr>
          </w:rPrChange>
        </w:rPr>
        <w:t>없을</w:t>
      </w:r>
      <w:r w:rsidRPr="000C7330">
        <w:rPr>
          <w:rFonts w:eastAsiaTheme="minorHAnsi"/>
          <w:color w:val="000000" w:themeColor="text1"/>
          <w:rPrChange w:id="3734"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35" w:author="FURSYS" w:date="2025-12-04T15:42:00Z">
            <w:rPr>
              <w:rFonts w:ascii="Noto Sans CJK KR Regular" w:eastAsia="Noto Sans CJK KR Regular" w:hAnsi="Noto Sans CJK KR Regular" w:hint="eastAsia"/>
              <w:color w:val="000000" w:themeColor="text1"/>
            </w:rPr>
          </w:rPrChange>
        </w:rPr>
        <w:t>경우</w:t>
      </w:r>
      <w:r w:rsidRPr="000C7330">
        <w:rPr>
          <w:rFonts w:eastAsiaTheme="minorHAnsi"/>
          <w:color w:val="000000" w:themeColor="text1"/>
          <w:rPrChange w:id="3736"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37" w:author="FURSYS" w:date="2025-12-04T15:42:00Z">
            <w:rPr>
              <w:rFonts w:ascii="Noto Sans CJK KR Regular" w:eastAsia="Noto Sans CJK KR Regular" w:hAnsi="Noto Sans CJK KR Regular" w:hint="eastAsia"/>
              <w:color w:val="000000" w:themeColor="text1"/>
            </w:rPr>
          </w:rPrChange>
        </w:rPr>
        <w:t>퍼시스에게</w:t>
      </w:r>
      <w:r w:rsidRPr="000C7330">
        <w:rPr>
          <w:rFonts w:eastAsiaTheme="minorHAnsi"/>
          <w:color w:val="000000" w:themeColor="text1"/>
          <w:rPrChange w:id="3738"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739" w:author="FURSYS" w:date="2025-12-04T15:42:00Z">
            <w:rPr>
              <w:rFonts w:ascii="Noto Sans CJK KR Regular" w:eastAsia="Noto Sans CJK KR Regular" w:hAnsi="Noto Sans CJK KR Regular" w:hint="eastAsia"/>
              <w:color w:val="000000" w:themeColor="text1"/>
            </w:rPr>
          </w:rPrChange>
        </w:rPr>
        <w:t>제</w:t>
      </w:r>
      <w:r w:rsidRPr="000C7330">
        <w:rPr>
          <w:rFonts w:eastAsiaTheme="minorHAnsi"/>
          <w:color w:val="000000" w:themeColor="text1"/>
          <w:rPrChange w:id="3740" w:author="FURSYS" w:date="2025-12-04T15:42:00Z">
            <w:rPr>
              <w:rFonts w:ascii="Noto Sans CJK KR Regular" w:eastAsia="Noto Sans CJK KR Regular" w:hAnsi="Noto Sans CJK KR Regular"/>
              <w:color w:val="000000" w:themeColor="text1"/>
            </w:rPr>
          </w:rPrChange>
        </w:rPr>
        <w:t>12</w:t>
      </w:r>
      <w:r w:rsidRPr="000C7330">
        <w:rPr>
          <w:rFonts w:eastAsiaTheme="minorHAnsi" w:hint="eastAsia"/>
          <w:color w:val="000000" w:themeColor="text1"/>
          <w:rPrChange w:id="3741" w:author="FURSYS" w:date="2025-12-04T15:42:00Z">
            <w:rPr>
              <w:rFonts w:ascii="Noto Sans CJK KR Regular" w:eastAsia="Noto Sans CJK KR Regular" w:hAnsi="Noto Sans CJK KR Regular" w:hint="eastAsia"/>
              <w:color w:val="000000" w:themeColor="text1"/>
            </w:rPr>
          </w:rPrChange>
        </w:rPr>
        <w:t>조</w:t>
      </w:r>
      <w:r w:rsidR="007E1412" w:rsidRPr="000C7330">
        <w:rPr>
          <w:rFonts w:eastAsiaTheme="minorHAnsi" w:hint="eastAsia"/>
          <w:color w:val="000000" w:themeColor="text1"/>
          <w:rPrChange w:id="3742" w:author="FURSYS" w:date="2025-12-04T15:42:00Z">
            <w:rPr>
              <w:rFonts w:ascii="Noto Sans CJK KR Regular" w:eastAsia="Noto Sans CJK KR Regular" w:hAnsi="Noto Sans CJK KR Regular" w:hint="eastAsia"/>
              <w:color w:val="000000" w:themeColor="text1"/>
            </w:rPr>
          </w:rPrChange>
        </w:rPr>
        <w:t>에서</w:t>
      </w:r>
      <w:r w:rsidR="007E1412" w:rsidRPr="000C7330">
        <w:rPr>
          <w:rFonts w:eastAsiaTheme="minorHAnsi"/>
          <w:color w:val="000000" w:themeColor="text1"/>
          <w:rPrChange w:id="3743" w:author="FURSYS" w:date="2025-12-04T15:42:00Z">
            <w:rPr>
              <w:rFonts w:ascii="Noto Sans CJK KR Regular" w:eastAsia="Noto Sans CJK KR Regular" w:hAnsi="Noto Sans CJK KR Regular"/>
              <w:color w:val="000000" w:themeColor="text1"/>
            </w:rPr>
          </w:rPrChange>
        </w:rPr>
        <w:t xml:space="preserve"> </w:t>
      </w:r>
      <w:r w:rsidR="007E1412" w:rsidRPr="000C7330">
        <w:rPr>
          <w:rFonts w:eastAsiaTheme="minorHAnsi" w:hint="eastAsia"/>
          <w:color w:val="000000" w:themeColor="text1"/>
          <w:rPrChange w:id="3744" w:author="FURSYS" w:date="2025-12-04T15:42:00Z">
            <w:rPr>
              <w:rFonts w:ascii="Noto Sans CJK KR Regular" w:eastAsia="Noto Sans CJK KR Regular" w:hAnsi="Noto Sans CJK KR Regular" w:hint="eastAsia"/>
              <w:color w:val="000000" w:themeColor="text1"/>
            </w:rPr>
          </w:rPrChange>
        </w:rPr>
        <w:t>규정한</w:t>
      </w:r>
      <w:r w:rsidRPr="000C7330">
        <w:rPr>
          <w:rFonts w:eastAsiaTheme="minorHAnsi"/>
          <w:color w:val="000000" w:themeColor="text1"/>
          <w:rPrChange w:id="3745" w:author="FURSYS" w:date="2025-12-04T15:42:00Z">
            <w:rPr>
              <w:rFonts w:ascii="Noto Sans CJK KR Regular" w:eastAsia="Noto Sans CJK KR Regular" w:hAnsi="Noto Sans CJK KR Regular"/>
              <w:color w:val="000000" w:themeColor="text1"/>
            </w:rPr>
          </w:rPrChange>
        </w:rPr>
        <w:t xml:space="preserve"> 위약금을 지급하여야 한다.</w:t>
      </w:r>
      <w:r w:rsidRPr="000C7330">
        <w:rPr>
          <w:rFonts w:eastAsiaTheme="minorHAnsi"/>
          <w:color w:val="000000" w:themeColor="text1"/>
          <w:rPrChange w:id="3746" w:author="FURSYS" w:date="2025-12-04T15:42:00Z">
            <w:rPr>
              <w:rFonts w:ascii="Noto Sans CJK KR Regular" w:eastAsia="Noto Sans CJK KR Regular" w:hAnsi="Noto Sans CJK KR Regular"/>
              <w:color w:val="000000" w:themeColor="text1"/>
            </w:rPr>
          </w:rPrChange>
        </w:rPr>
        <w:br/>
      </w:r>
    </w:p>
    <w:p w14:paraId="01F6CC76" w14:textId="66C5A5EF" w:rsidR="009274F5" w:rsidRPr="000C7330" w:rsidRDefault="009274F5" w:rsidP="009274F5">
      <w:pPr>
        <w:pStyle w:val="a3"/>
        <w:numPr>
          <w:ilvl w:val="0"/>
          <w:numId w:val="9"/>
        </w:numPr>
        <w:ind w:leftChars="0"/>
        <w:rPr>
          <w:rFonts w:eastAsiaTheme="minorHAnsi"/>
          <w:color w:val="000000" w:themeColor="text1"/>
          <w:rPrChange w:id="3747" w:author="FURSYS" w:date="2025-12-04T15:42:00Z">
            <w:rPr>
              <w:rFonts w:ascii="Noto Sans CJK KR Regular" w:eastAsia="Noto Sans CJK KR Regular" w:hAnsi="Noto Sans CJK KR Regular"/>
              <w:color w:val="000000" w:themeColor="text1"/>
            </w:rPr>
          </w:rPrChange>
        </w:rPr>
      </w:pPr>
      <w:r w:rsidRPr="000C7330">
        <w:rPr>
          <w:rFonts w:eastAsiaTheme="minorHAnsi" w:hint="eastAsia"/>
          <w:color w:val="000000" w:themeColor="text1"/>
          <w:rPrChange w:id="3748" w:author="FURSYS" w:date="2025-12-04T15:42:00Z">
            <w:rPr>
              <w:rFonts w:ascii="Noto Sans CJK KR Regular" w:eastAsia="Noto Sans CJK KR Regular" w:hAnsi="Noto Sans CJK KR Regular" w:hint="eastAsia"/>
              <w:color w:val="000000" w:themeColor="text1"/>
            </w:rPr>
          </w:rPrChange>
        </w:rPr>
        <w:t>본</w:t>
      </w:r>
      <w:r w:rsidRPr="000C7330">
        <w:rPr>
          <w:rFonts w:eastAsiaTheme="minorHAnsi"/>
          <w:color w:val="000000" w:themeColor="text1"/>
          <w:rPrChange w:id="3749" w:author="FURSYS" w:date="2025-12-04T15:42:00Z">
            <w:rPr>
              <w:rFonts w:ascii="Noto Sans CJK KR Regular" w:eastAsia="Noto Sans CJK KR Regular" w:hAnsi="Noto Sans CJK KR Regular"/>
              <w:color w:val="000000" w:themeColor="text1"/>
            </w:rPr>
          </w:rPrChange>
        </w:rPr>
        <w:t xml:space="preserve"> 조에 따라 계약이 해지되는 경우 </w:t>
      </w:r>
      <w:ins w:id="3750" w:author="FURSYS" w:date="2025-08-11T11:17:00Z">
        <w:r w:rsidR="00A47EFA" w:rsidRPr="000C7330">
          <w:rPr>
            <w:rFonts w:eastAsiaTheme="minorHAnsi" w:hint="eastAsia"/>
            <w:color w:val="000000" w:themeColor="text1"/>
            <w:rPrChange w:id="3751" w:author="FURSYS" w:date="2025-12-04T15:42:00Z">
              <w:rPr>
                <w:rFonts w:ascii="Noto Sans CJK KR Regular" w:eastAsia="Noto Sans CJK KR Regular" w:hAnsi="Noto Sans CJK KR Regular" w:hint="eastAsia"/>
                <w:color w:val="000000" w:themeColor="text1"/>
              </w:rPr>
            </w:rPrChange>
          </w:rPr>
          <w:t>퍼시스는</w:t>
        </w:r>
        <w:r w:rsidR="00A47EFA" w:rsidRPr="000C7330">
          <w:rPr>
            <w:rFonts w:eastAsiaTheme="minorHAnsi"/>
            <w:color w:val="000000" w:themeColor="text1"/>
            <w:rPrChange w:id="3752" w:author="FURSYS" w:date="2025-12-04T15:42:00Z">
              <w:rPr>
                <w:rFonts w:ascii="Noto Sans CJK KR Regular" w:eastAsia="Noto Sans CJK KR Regular" w:hAnsi="Noto Sans CJK KR Regular"/>
                <w:color w:val="000000" w:themeColor="text1"/>
              </w:rPr>
            </w:rPrChange>
          </w:rPr>
          <w:t xml:space="preserve"> </w:t>
        </w:r>
        <w:r w:rsidR="00A47EFA" w:rsidRPr="000C7330">
          <w:rPr>
            <w:rFonts w:eastAsiaTheme="minorHAnsi" w:hint="eastAsia"/>
            <w:color w:val="000000" w:themeColor="text1"/>
            <w:rPrChange w:id="3753" w:author="FURSYS" w:date="2025-12-04T15:42:00Z">
              <w:rPr>
                <w:rFonts w:ascii="Noto Sans CJK KR Regular" w:eastAsia="Noto Sans CJK KR Regular" w:hAnsi="Noto Sans CJK KR Regular" w:hint="eastAsia"/>
                <w:color w:val="000000" w:themeColor="text1"/>
              </w:rPr>
            </w:rPrChange>
          </w:rPr>
          <w:t>즉시</w:t>
        </w:r>
        <w:r w:rsidR="00A47EFA" w:rsidRPr="000C7330">
          <w:rPr>
            <w:rFonts w:eastAsiaTheme="minorHAnsi"/>
            <w:color w:val="000000" w:themeColor="text1"/>
            <w:rPrChange w:id="3754" w:author="FURSYS" w:date="2025-12-04T15:42:00Z">
              <w:rPr>
                <w:rFonts w:ascii="Noto Sans CJK KR Regular" w:eastAsia="Noto Sans CJK KR Regular" w:hAnsi="Noto Sans CJK KR Regular"/>
                <w:color w:val="000000" w:themeColor="text1"/>
              </w:rPr>
            </w:rPrChange>
          </w:rPr>
          <w:t xml:space="preserve"> </w:t>
        </w:r>
        <w:r w:rsidR="00A47EFA" w:rsidRPr="000C7330">
          <w:rPr>
            <w:rFonts w:eastAsiaTheme="minorHAnsi" w:hint="eastAsia"/>
            <w:color w:val="000000" w:themeColor="text1"/>
            <w:rPrChange w:id="3755" w:author="FURSYS" w:date="2025-12-04T15:42:00Z">
              <w:rPr>
                <w:rFonts w:ascii="Noto Sans CJK KR Regular" w:eastAsia="Noto Sans CJK KR Regular" w:hAnsi="Noto Sans CJK KR Regular" w:hint="eastAsia"/>
                <w:color w:val="000000" w:themeColor="text1"/>
              </w:rPr>
            </w:rPrChange>
          </w:rPr>
          <w:t>계약물품</w:t>
        </w:r>
      </w:ins>
      <w:ins w:id="3756" w:author="FURSYS" w:date="2025-08-11T11:18:00Z">
        <w:r w:rsidR="00A47EFA" w:rsidRPr="000C7330">
          <w:rPr>
            <w:rFonts w:eastAsiaTheme="minorHAnsi" w:hint="eastAsia"/>
            <w:color w:val="000000" w:themeColor="text1"/>
            <w:rPrChange w:id="3757" w:author="FURSYS" w:date="2025-12-04T15:42:00Z">
              <w:rPr>
                <w:rFonts w:ascii="Noto Sans CJK KR Regular" w:eastAsia="Noto Sans CJK KR Regular" w:hAnsi="Noto Sans CJK KR Regular" w:hint="eastAsia"/>
                <w:color w:val="000000" w:themeColor="text1"/>
              </w:rPr>
            </w:rPrChange>
          </w:rPr>
          <w:t>의</w:t>
        </w:r>
        <w:r w:rsidR="00A47EFA" w:rsidRPr="000C7330">
          <w:rPr>
            <w:rFonts w:eastAsiaTheme="minorHAnsi"/>
            <w:color w:val="000000" w:themeColor="text1"/>
            <w:rPrChange w:id="3758" w:author="FURSYS" w:date="2025-12-04T15:42:00Z">
              <w:rPr>
                <w:rFonts w:ascii="Noto Sans CJK KR Regular" w:eastAsia="Noto Sans CJK KR Regular" w:hAnsi="Noto Sans CJK KR Regular"/>
                <w:color w:val="000000" w:themeColor="text1"/>
              </w:rPr>
            </w:rPrChange>
          </w:rPr>
          <w:t xml:space="preserve"> </w:t>
        </w:r>
        <w:r w:rsidR="00A47EFA" w:rsidRPr="000C7330">
          <w:rPr>
            <w:rFonts w:eastAsiaTheme="minorHAnsi" w:hint="eastAsia"/>
            <w:color w:val="000000" w:themeColor="text1"/>
            <w:rPrChange w:id="3759" w:author="FURSYS" w:date="2025-12-04T15:42:00Z">
              <w:rPr>
                <w:rFonts w:ascii="Noto Sans CJK KR Regular" w:eastAsia="Noto Sans CJK KR Regular" w:hAnsi="Noto Sans CJK KR Regular" w:hint="eastAsia"/>
                <w:color w:val="000000" w:themeColor="text1"/>
              </w:rPr>
            </w:rPrChange>
          </w:rPr>
          <w:t>회수를</w:t>
        </w:r>
        <w:r w:rsidR="00A47EFA" w:rsidRPr="000C7330">
          <w:rPr>
            <w:rFonts w:eastAsiaTheme="minorHAnsi"/>
            <w:color w:val="000000" w:themeColor="text1"/>
            <w:rPrChange w:id="3760" w:author="FURSYS" w:date="2025-12-04T15:42:00Z">
              <w:rPr>
                <w:rFonts w:ascii="Noto Sans CJK KR Regular" w:eastAsia="Noto Sans CJK KR Regular" w:hAnsi="Noto Sans CJK KR Regular"/>
                <w:color w:val="000000" w:themeColor="text1"/>
              </w:rPr>
            </w:rPrChange>
          </w:rPr>
          <w:t xml:space="preserve"> </w:t>
        </w:r>
        <w:r w:rsidR="00A47EFA" w:rsidRPr="000C7330">
          <w:rPr>
            <w:rFonts w:eastAsiaTheme="minorHAnsi" w:hint="eastAsia"/>
            <w:color w:val="000000" w:themeColor="text1"/>
            <w:rPrChange w:id="3761" w:author="FURSYS" w:date="2025-12-04T15:42:00Z">
              <w:rPr>
                <w:rFonts w:ascii="Noto Sans CJK KR Regular" w:eastAsia="Noto Sans CJK KR Regular" w:hAnsi="Noto Sans CJK KR Regular" w:hint="eastAsia"/>
                <w:color w:val="000000" w:themeColor="text1"/>
              </w:rPr>
            </w:rPrChange>
          </w:rPr>
          <w:t>진행</w:t>
        </w:r>
      </w:ins>
      <w:ins w:id="3762" w:author="FURSYS" w:date="2025-08-11T11:19:00Z">
        <w:r w:rsidR="00A47EFA" w:rsidRPr="000C7330">
          <w:rPr>
            <w:rFonts w:eastAsiaTheme="minorHAnsi" w:hint="eastAsia"/>
            <w:color w:val="000000" w:themeColor="text1"/>
            <w:rPrChange w:id="3763" w:author="FURSYS" w:date="2025-12-04T15:42:00Z">
              <w:rPr>
                <w:rFonts w:ascii="Noto Sans CJK KR Regular" w:eastAsia="Noto Sans CJK KR Regular" w:hAnsi="Noto Sans CJK KR Regular" w:hint="eastAsia"/>
                <w:color w:val="000000" w:themeColor="text1"/>
              </w:rPr>
            </w:rPrChange>
          </w:rPr>
          <w:t>한다</w:t>
        </w:r>
        <w:r w:rsidR="00A47EFA" w:rsidRPr="000C7330">
          <w:rPr>
            <w:rFonts w:eastAsiaTheme="minorHAnsi"/>
            <w:color w:val="000000" w:themeColor="text1"/>
            <w:rPrChange w:id="3764" w:author="FURSYS" w:date="2025-12-04T15:42:00Z">
              <w:rPr>
                <w:rFonts w:ascii="Noto Sans CJK KR Regular" w:eastAsia="Noto Sans CJK KR Regular" w:hAnsi="Noto Sans CJK KR Regular"/>
                <w:color w:val="000000" w:themeColor="text1"/>
              </w:rPr>
            </w:rPrChange>
          </w:rPr>
          <w:t>.</w:t>
        </w:r>
      </w:ins>
      <w:ins w:id="3765" w:author="FURSYS" w:date="2025-08-11T11:18:00Z">
        <w:r w:rsidR="00A47EFA" w:rsidRPr="000C7330">
          <w:rPr>
            <w:rFonts w:eastAsiaTheme="minorHAnsi"/>
            <w:color w:val="000000" w:themeColor="text1"/>
            <w:rPrChange w:id="3766" w:author="FURSYS" w:date="2025-12-04T15:42:00Z">
              <w:rPr>
                <w:rFonts w:ascii="Noto Sans CJK KR Regular" w:eastAsia="Noto Sans CJK KR Regular" w:hAnsi="Noto Sans CJK KR Regular"/>
                <w:color w:val="000000" w:themeColor="text1"/>
              </w:rPr>
            </w:rPrChange>
          </w:rPr>
          <w:t xml:space="preserve"> 고객은 이에 </w:t>
        </w:r>
      </w:ins>
      <w:ins w:id="3767" w:author="FURSYS" w:date="2025-08-11T11:19:00Z">
        <w:r w:rsidR="00A47EFA" w:rsidRPr="000C7330">
          <w:rPr>
            <w:rFonts w:eastAsiaTheme="minorHAnsi" w:hint="eastAsia"/>
            <w:color w:val="000000" w:themeColor="text1"/>
            <w:rPrChange w:id="3768" w:author="FURSYS" w:date="2025-12-04T15:42:00Z">
              <w:rPr>
                <w:rFonts w:ascii="Noto Sans CJK KR Regular" w:eastAsia="Noto Sans CJK KR Regular" w:hAnsi="Noto Sans CJK KR Regular" w:hint="eastAsia"/>
                <w:color w:val="000000" w:themeColor="text1"/>
              </w:rPr>
            </w:rPrChange>
          </w:rPr>
          <w:t>협조하여야</w:t>
        </w:r>
        <w:r w:rsidR="00A47EFA" w:rsidRPr="000C7330">
          <w:rPr>
            <w:rFonts w:eastAsiaTheme="minorHAnsi"/>
            <w:color w:val="000000" w:themeColor="text1"/>
            <w:rPrChange w:id="3769" w:author="FURSYS" w:date="2025-12-04T15:42:00Z">
              <w:rPr>
                <w:rFonts w:ascii="Noto Sans CJK KR Regular" w:eastAsia="Noto Sans CJK KR Regular" w:hAnsi="Noto Sans CJK KR Regular"/>
                <w:color w:val="000000" w:themeColor="text1"/>
              </w:rPr>
            </w:rPrChange>
          </w:rPr>
          <w:t xml:space="preserve"> 하며, </w:t>
        </w:r>
      </w:ins>
      <w:del w:id="3770" w:author="FURSYS" w:date="2025-08-11T11:18:00Z">
        <w:r w:rsidRPr="000C7330" w:rsidDel="00A47EFA">
          <w:rPr>
            <w:rFonts w:eastAsiaTheme="minorHAnsi" w:hint="eastAsia"/>
            <w:color w:val="000000" w:themeColor="text1"/>
            <w:rPrChange w:id="3771" w:author="FURSYS" w:date="2025-12-04T15:42:00Z">
              <w:rPr>
                <w:rFonts w:ascii="Noto Sans CJK KR Regular" w:eastAsia="Noto Sans CJK KR Regular" w:hAnsi="Noto Sans CJK KR Regular" w:hint="eastAsia"/>
                <w:color w:val="000000" w:themeColor="text1"/>
              </w:rPr>
            </w:rPrChange>
          </w:rPr>
          <w:delText>고객은</w:delText>
        </w:r>
        <w:r w:rsidR="007E1412" w:rsidRPr="000C7330" w:rsidDel="00A47EFA">
          <w:rPr>
            <w:rFonts w:eastAsiaTheme="minorHAnsi"/>
            <w:color w:val="000000" w:themeColor="text1"/>
            <w:rPrChange w:id="3772" w:author="FURSYS" w:date="2025-12-04T15:42:00Z">
              <w:rPr>
                <w:rFonts w:ascii="Noto Sans CJK KR Regular" w:eastAsia="Noto Sans CJK KR Regular" w:hAnsi="Noto Sans CJK KR Regular"/>
                <w:color w:val="000000" w:themeColor="text1"/>
              </w:rPr>
            </w:rPrChange>
          </w:rPr>
          <w:delText xml:space="preserve"> 계약물품</w:delText>
        </w:r>
        <w:r w:rsidRPr="000C7330" w:rsidDel="00A47EFA">
          <w:rPr>
            <w:rFonts w:eastAsiaTheme="minorHAnsi"/>
            <w:color w:val="000000" w:themeColor="text1"/>
            <w:rPrChange w:id="3773" w:author="FURSYS" w:date="2025-12-04T15:42:00Z">
              <w:rPr>
                <w:rFonts w:ascii="Noto Sans CJK KR Regular" w:eastAsia="Noto Sans CJK KR Regular" w:hAnsi="Noto Sans CJK KR Regular"/>
                <w:color w:val="000000" w:themeColor="text1"/>
              </w:rPr>
            </w:rPrChange>
          </w:rPr>
          <w:delText xml:space="preserve"> 등을 </w:delText>
        </w:r>
        <w:r w:rsidRPr="000C7330" w:rsidDel="00A47EFA">
          <w:rPr>
            <w:rFonts w:eastAsiaTheme="minorHAnsi" w:hint="eastAsia"/>
            <w:color w:val="000000" w:themeColor="text1"/>
            <w:rPrChange w:id="3774" w:author="FURSYS" w:date="2025-12-04T15:42:00Z">
              <w:rPr>
                <w:rFonts w:ascii="Noto Sans CJK KR Regular" w:eastAsia="Noto Sans CJK KR Regular" w:hAnsi="Noto Sans CJK KR Regular" w:hint="eastAsia"/>
                <w:color w:val="000000" w:themeColor="text1"/>
              </w:rPr>
            </w:rPrChange>
          </w:rPr>
          <w:delText>퍼시스에</w:delText>
        </w:r>
        <w:r w:rsidRPr="000C7330" w:rsidDel="00A47EFA">
          <w:rPr>
            <w:rFonts w:eastAsiaTheme="minorHAnsi"/>
            <w:color w:val="000000" w:themeColor="text1"/>
            <w:rPrChange w:id="3775" w:author="FURSYS" w:date="2025-12-04T15:42:00Z">
              <w:rPr>
                <w:rFonts w:ascii="Noto Sans CJK KR Regular" w:eastAsia="Noto Sans CJK KR Regular" w:hAnsi="Noto Sans CJK KR Regular"/>
                <w:color w:val="000000" w:themeColor="text1"/>
              </w:rPr>
            </w:rPrChange>
          </w:rPr>
          <w:delText xml:space="preserve"> 즉시 반납하여야 하며</w:delText>
        </w:r>
        <w:r w:rsidRPr="000C7330" w:rsidDel="00A47EFA">
          <w:rPr>
            <w:rFonts w:eastAsiaTheme="minorHAnsi"/>
            <w:color w:val="000000" w:themeColor="text1"/>
            <w:rPrChange w:id="3776" w:author="FURSYS" w:date="2025-12-04T15:42:00Z">
              <w:rPr>
                <w:rFonts w:ascii="Noto Sans CJK KR Regular" w:eastAsia="Noto Sans CJK KR Regular" w:hAnsi="Noto Sans CJK KR Regular"/>
                <w:bCs/>
                <w:color w:val="000000" w:themeColor="text1"/>
              </w:rPr>
            </w:rPrChange>
          </w:rPr>
          <w:delText xml:space="preserve">, </w:delText>
        </w:r>
      </w:del>
      <w:r w:rsidRPr="000C7330">
        <w:rPr>
          <w:rFonts w:eastAsiaTheme="minorHAnsi" w:hint="eastAsia"/>
          <w:color w:val="000000" w:themeColor="text1"/>
          <w:rPrChange w:id="3777" w:author="FURSYS" w:date="2025-12-04T15:42:00Z">
            <w:rPr>
              <w:rFonts w:ascii="Noto Sans CJK KR Regular" w:eastAsia="Noto Sans CJK KR Regular" w:hAnsi="Noto Sans CJK KR Regular" w:hint="eastAsia"/>
              <w:bCs/>
              <w:color w:val="000000" w:themeColor="text1"/>
            </w:rPr>
          </w:rPrChange>
        </w:rPr>
        <w:t>실제</w:t>
      </w:r>
      <w:r w:rsidRPr="000C7330">
        <w:rPr>
          <w:rFonts w:eastAsiaTheme="minorHAnsi"/>
          <w:color w:val="000000" w:themeColor="text1"/>
          <w:rPrChange w:id="3778" w:author="FURSYS" w:date="2025-12-04T15:42:00Z">
            <w:rPr>
              <w:rFonts w:ascii="Noto Sans CJK KR Regular" w:eastAsia="Noto Sans CJK KR Regular" w:hAnsi="Noto Sans CJK KR Regular"/>
              <w:bCs/>
              <w:color w:val="000000" w:themeColor="text1"/>
            </w:rPr>
          </w:rPrChange>
        </w:rPr>
        <w:t xml:space="preserve"> 사용일까지 일할 계산된 </w:t>
      </w:r>
      <w:r w:rsidRPr="000C7330">
        <w:rPr>
          <w:rFonts w:eastAsiaTheme="minorHAnsi" w:hint="eastAsia"/>
          <w:color w:val="000000" w:themeColor="text1"/>
          <w:rPrChange w:id="3779" w:author="FURSYS" w:date="2025-12-04T15:42:00Z">
            <w:rPr>
              <w:rFonts w:ascii="Noto Sans CJK KR Regular" w:eastAsia="Noto Sans CJK KR Regular" w:hAnsi="Noto Sans CJK KR Regular" w:hint="eastAsia"/>
              <w:bCs/>
              <w:color w:val="000000" w:themeColor="text1"/>
            </w:rPr>
          </w:rPrChange>
        </w:rPr>
        <w:t>렌탈료</w:t>
      </w:r>
      <w:r w:rsidRPr="000C7330">
        <w:rPr>
          <w:rFonts w:eastAsiaTheme="minorHAnsi"/>
          <w:bCs/>
          <w:color w:val="000000" w:themeColor="text1"/>
          <w:rPrChange w:id="3780" w:author="FURSYS" w:date="2025-12-04T15:42:00Z">
            <w:rPr>
              <w:rFonts w:ascii="Noto Sans CJK KR Regular" w:eastAsia="Noto Sans CJK KR Regular" w:hAnsi="Noto Sans CJK KR Regular"/>
              <w:bCs/>
              <w:color w:val="000000" w:themeColor="text1"/>
            </w:rPr>
          </w:rPrChange>
        </w:rPr>
        <w:t>(제9</w:t>
      </w:r>
      <w:r w:rsidRPr="000C7330">
        <w:rPr>
          <w:rFonts w:eastAsiaTheme="minorHAnsi" w:hint="eastAsia"/>
          <w:bCs/>
          <w:color w:val="000000" w:themeColor="text1"/>
          <w:rPrChange w:id="3781" w:author="FURSYS" w:date="2025-12-04T15:42:00Z">
            <w:rPr>
              <w:rFonts w:ascii="Noto Sans CJK KR Regular" w:eastAsia="Noto Sans CJK KR Regular" w:hAnsi="Noto Sans CJK KR Regular" w:hint="eastAsia"/>
              <w:bCs/>
              <w:color w:val="000000" w:themeColor="text1"/>
            </w:rPr>
          </w:rPrChange>
        </w:rPr>
        <w:t>조</w:t>
      </w:r>
      <w:r w:rsidRPr="000C7330">
        <w:rPr>
          <w:rFonts w:eastAsiaTheme="minorHAnsi"/>
          <w:bCs/>
          <w:color w:val="000000" w:themeColor="text1"/>
          <w:rPrChange w:id="3782" w:author="FURSYS" w:date="2025-12-04T15:42:00Z">
            <w:rPr>
              <w:rFonts w:ascii="Noto Sans CJK KR Regular" w:eastAsia="Noto Sans CJK KR Regular" w:hAnsi="Noto Sans CJK KR Regular"/>
              <w:bCs/>
              <w:color w:val="000000" w:themeColor="text1"/>
            </w:rPr>
          </w:rPrChange>
        </w:rPr>
        <w:t xml:space="preserve"> </w:t>
      </w:r>
      <w:ins w:id="3783" w:author="윤현정 (Hyunjeong Yoon)" w:date="2025-07-09T16:00:00Z">
        <w:r w:rsidR="008C3F18" w:rsidRPr="000C7330">
          <w:rPr>
            <w:rFonts w:eastAsiaTheme="minorHAnsi"/>
            <w:bCs/>
            <w:color w:val="000000" w:themeColor="text1"/>
            <w:rPrChange w:id="3784" w:author="FURSYS" w:date="2025-12-04T15:42:00Z">
              <w:rPr>
                <w:rFonts w:ascii="Noto Sans CJK KR Regular" w:eastAsia="Noto Sans CJK KR Regular" w:hAnsi="Noto Sans CJK KR Regular"/>
                <w:bCs/>
                <w:color w:val="000000" w:themeColor="text1"/>
              </w:rPr>
            </w:rPrChange>
          </w:rPr>
          <w:t>2</w:t>
        </w:r>
      </w:ins>
      <w:del w:id="3785" w:author="윤현정 (Hyunjeong Yoon)" w:date="2025-07-09T16:00:00Z">
        <w:r w:rsidRPr="000C7330" w:rsidDel="008C3F18">
          <w:rPr>
            <w:rFonts w:eastAsiaTheme="minorHAnsi"/>
            <w:bCs/>
            <w:color w:val="000000" w:themeColor="text1"/>
            <w:rPrChange w:id="3786" w:author="FURSYS" w:date="2025-12-04T15:42:00Z">
              <w:rPr>
                <w:rFonts w:ascii="Noto Sans CJK KR Regular" w:eastAsia="Noto Sans CJK KR Regular" w:hAnsi="Noto Sans CJK KR Regular"/>
                <w:bCs/>
                <w:color w:val="000000" w:themeColor="text1"/>
              </w:rPr>
            </w:rPrChange>
          </w:rPr>
          <w:delText>3</w:delText>
        </w:r>
      </w:del>
      <w:r w:rsidRPr="000C7330">
        <w:rPr>
          <w:rFonts w:eastAsiaTheme="minorHAnsi" w:hint="eastAsia"/>
          <w:bCs/>
          <w:color w:val="000000" w:themeColor="text1"/>
          <w:rPrChange w:id="3787" w:author="FURSYS" w:date="2025-12-04T15:42:00Z">
            <w:rPr>
              <w:rFonts w:ascii="Noto Sans CJK KR Regular" w:eastAsia="Noto Sans CJK KR Regular" w:hAnsi="Noto Sans CJK KR Regular" w:hint="eastAsia"/>
              <w:bCs/>
              <w:color w:val="000000" w:themeColor="text1"/>
            </w:rPr>
          </w:rPrChange>
        </w:rPr>
        <w:t>항</w:t>
      </w:r>
      <w:r w:rsidRPr="000C7330">
        <w:rPr>
          <w:rFonts w:eastAsiaTheme="minorHAnsi"/>
          <w:bCs/>
          <w:color w:val="000000" w:themeColor="text1"/>
          <w:rPrChange w:id="3788"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3789" w:author="FURSYS" w:date="2025-12-04T15:42:00Z">
            <w:rPr>
              <w:rFonts w:ascii="Noto Sans CJK KR Regular" w:eastAsia="Noto Sans CJK KR Regular" w:hAnsi="Noto Sans CJK KR Regular" w:hint="eastAsia"/>
              <w:bCs/>
              <w:color w:val="000000" w:themeColor="text1"/>
            </w:rPr>
          </w:rPrChange>
        </w:rPr>
        <w:t>계산식</w:t>
      </w:r>
      <w:r w:rsidRPr="000C7330">
        <w:rPr>
          <w:rFonts w:eastAsiaTheme="minorHAnsi"/>
          <w:bCs/>
          <w:color w:val="000000" w:themeColor="text1"/>
          <w:rPrChange w:id="3790"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3791" w:author="FURSYS" w:date="2025-12-04T15:42:00Z">
            <w:rPr>
              <w:rFonts w:ascii="Noto Sans CJK KR Regular" w:eastAsia="Noto Sans CJK KR Regular" w:hAnsi="Noto Sans CJK KR Regular" w:hint="eastAsia"/>
              <w:bCs/>
              <w:color w:val="000000" w:themeColor="text1"/>
            </w:rPr>
          </w:rPrChange>
        </w:rPr>
        <w:t>참조</w:t>
      </w:r>
      <w:r w:rsidRPr="000C7330">
        <w:rPr>
          <w:rFonts w:eastAsiaTheme="minorHAnsi"/>
          <w:bCs/>
          <w:color w:val="000000" w:themeColor="text1"/>
          <w:rPrChange w:id="3792" w:author="FURSYS" w:date="2025-12-04T15:42:00Z">
            <w:rPr>
              <w:rFonts w:ascii="Noto Sans CJK KR Regular" w:eastAsia="Noto Sans CJK KR Regular" w:hAnsi="Noto Sans CJK KR Regular"/>
              <w:bCs/>
              <w:color w:val="000000" w:themeColor="text1"/>
            </w:rPr>
          </w:rPrChange>
        </w:rPr>
        <w:t>)</w:t>
      </w:r>
      <w:r w:rsidRPr="000C7330">
        <w:rPr>
          <w:rFonts w:eastAsiaTheme="minorHAnsi" w:hint="eastAsia"/>
          <w:bCs/>
          <w:color w:val="000000" w:themeColor="text1"/>
          <w:rPrChange w:id="3793" w:author="FURSYS" w:date="2025-12-04T15:42:00Z">
            <w:rPr>
              <w:rFonts w:ascii="Noto Sans CJK KR Regular" w:eastAsia="Noto Sans CJK KR Regular" w:hAnsi="Noto Sans CJK KR Regular" w:hint="eastAsia"/>
              <w:bCs/>
              <w:color w:val="000000" w:themeColor="text1"/>
            </w:rPr>
          </w:rPrChange>
        </w:rPr>
        <w:t>를</w:t>
      </w:r>
      <w:r w:rsidRPr="000C7330">
        <w:rPr>
          <w:rFonts w:eastAsiaTheme="minorHAnsi"/>
          <w:bCs/>
          <w:color w:val="000000" w:themeColor="text1"/>
          <w:rPrChange w:id="3794" w:author="FURSYS" w:date="2025-12-04T15:42:00Z">
            <w:rPr>
              <w:rFonts w:ascii="Noto Sans CJK KR Regular" w:eastAsia="Noto Sans CJK KR Regular" w:hAnsi="Noto Sans CJK KR Regular"/>
              <w:bCs/>
              <w:color w:val="000000" w:themeColor="text1"/>
            </w:rPr>
          </w:rPrChange>
        </w:rPr>
        <w:t xml:space="preserve"> </w:t>
      </w:r>
      <w:ins w:id="3795" w:author="FURSYS" w:date="2025-08-11T11:20:00Z">
        <w:r w:rsidR="00A47EFA" w:rsidRPr="000C7330">
          <w:rPr>
            <w:rFonts w:eastAsiaTheme="minorHAnsi" w:hint="eastAsia"/>
            <w:bCs/>
            <w:color w:val="000000" w:themeColor="text1"/>
            <w:rPrChange w:id="3796" w:author="FURSYS" w:date="2025-12-04T15:42:00Z">
              <w:rPr>
                <w:rFonts w:ascii="Noto Sans CJK KR Regular" w:eastAsia="Noto Sans CJK KR Regular" w:hAnsi="Noto Sans CJK KR Regular" w:hint="eastAsia"/>
                <w:bCs/>
                <w:color w:val="000000" w:themeColor="text1"/>
              </w:rPr>
            </w:rPrChange>
          </w:rPr>
          <w:t>퍼시스에</w:t>
        </w:r>
        <w:r w:rsidR="00A47EFA" w:rsidRPr="000C7330">
          <w:rPr>
            <w:rFonts w:eastAsiaTheme="minorHAnsi"/>
            <w:bCs/>
            <w:color w:val="000000" w:themeColor="text1"/>
            <w:rPrChange w:id="3797" w:author="FURSYS" w:date="2025-12-04T15:42:00Z">
              <w:rPr>
                <w:rFonts w:ascii="Noto Sans CJK KR Regular" w:eastAsia="Noto Sans CJK KR Regular" w:hAnsi="Noto Sans CJK KR Regular"/>
                <w:bCs/>
                <w:color w:val="000000" w:themeColor="text1"/>
              </w:rPr>
            </w:rPrChange>
          </w:rPr>
          <w:t xml:space="preserve"> </w:t>
        </w:r>
      </w:ins>
      <w:r w:rsidRPr="000C7330">
        <w:rPr>
          <w:rFonts w:eastAsiaTheme="minorHAnsi" w:hint="eastAsia"/>
          <w:bCs/>
          <w:color w:val="000000" w:themeColor="text1"/>
          <w:rPrChange w:id="3798" w:author="FURSYS" w:date="2025-12-04T15:42:00Z">
            <w:rPr>
              <w:rFonts w:ascii="Noto Sans CJK KR Regular" w:eastAsia="Noto Sans CJK KR Regular" w:hAnsi="Noto Sans CJK KR Regular" w:hint="eastAsia"/>
              <w:bCs/>
              <w:color w:val="000000" w:themeColor="text1"/>
            </w:rPr>
          </w:rPrChange>
        </w:rPr>
        <w:t>지급하여야</w:t>
      </w:r>
      <w:r w:rsidRPr="000C7330">
        <w:rPr>
          <w:rFonts w:eastAsiaTheme="minorHAnsi"/>
          <w:bCs/>
          <w:color w:val="000000" w:themeColor="text1"/>
          <w:rPrChange w:id="3799" w:author="FURSYS" w:date="2025-12-04T15:42:00Z">
            <w:rPr>
              <w:rFonts w:ascii="Noto Sans CJK KR Regular" w:eastAsia="Noto Sans CJK KR Regular" w:hAnsi="Noto Sans CJK KR Regular"/>
              <w:bCs/>
              <w:color w:val="000000" w:themeColor="text1"/>
            </w:rPr>
          </w:rPrChange>
        </w:rPr>
        <w:t xml:space="preserve"> </w:t>
      </w:r>
      <w:r w:rsidRPr="000C7330">
        <w:rPr>
          <w:rFonts w:eastAsiaTheme="minorHAnsi" w:hint="eastAsia"/>
          <w:bCs/>
          <w:color w:val="000000" w:themeColor="text1"/>
          <w:rPrChange w:id="3800" w:author="FURSYS" w:date="2025-12-04T15:42:00Z">
            <w:rPr>
              <w:rFonts w:ascii="Noto Sans CJK KR Regular" w:eastAsia="Noto Sans CJK KR Regular" w:hAnsi="Noto Sans CJK KR Regular" w:hint="eastAsia"/>
              <w:bCs/>
              <w:color w:val="000000" w:themeColor="text1"/>
            </w:rPr>
          </w:rPrChange>
        </w:rPr>
        <w:t>한다</w:t>
      </w:r>
      <w:r w:rsidRPr="000C7330">
        <w:rPr>
          <w:rFonts w:eastAsiaTheme="minorHAnsi"/>
          <w:b/>
          <w:bCs/>
          <w:color w:val="000000" w:themeColor="text1"/>
          <w:rPrChange w:id="3801" w:author="FURSYS" w:date="2025-12-04T15:42:00Z">
            <w:rPr>
              <w:rFonts w:ascii="Noto Sans CJK KR Regular" w:eastAsia="Noto Sans CJK KR Regular" w:hAnsi="Noto Sans CJK KR Regular"/>
              <w:b/>
              <w:bCs/>
              <w:color w:val="000000" w:themeColor="text1"/>
            </w:rPr>
          </w:rPrChange>
        </w:rPr>
        <w:t>.</w:t>
      </w:r>
    </w:p>
    <w:p w14:paraId="3248E606" w14:textId="77777777" w:rsidR="00CD449E" w:rsidRPr="000C7330" w:rsidRDefault="00CD449E" w:rsidP="00CD449E">
      <w:pPr>
        <w:rPr>
          <w:rFonts w:eastAsiaTheme="minorHAnsi"/>
          <w:color w:val="000000" w:themeColor="text1"/>
          <w:rPrChange w:id="3802" w:author="FURSYS" w:date="2025-12-04T15:42:00Z">
            <w:rPr>
              <w:rFonts w:ascii="Noto Sans CJK KR Regular" w:eastAsia="Noto Sans CJK KR Regular" w:hAnsi="Noto Sans CJK KR Regular"/>
              <w:color w:val="000000" w:themeColor="text1"/>
            </w:rPr>
          </w:rPrChange>
        </w:rPr>
      </w:pPr>
    </w:p>
    <w:p w14:paraId="5AD7B095" w14:textId="371E8CF5" w:rsidR="00E57DD3" w:rsidRPr="000C7330" w:rsidRDefault="00CD449E" w:rsidP="00E57DD3">
      <w:pPr>
        <w:rPr>
          <w:rFonts w:eastAsiaTheme="minorHAnsi"/>
          <w:b/>
          <w:color w:val="000000" w:themeColor="text1"/>
          <w:rPrChange w:id="3803" w:author="FURSYS" w:date="2025-12-04T15:42:00Z">
            <w:rPr>
              <w:rFonts w:ascii="Noto Sans CJK KR Regular" w:eastAsia="Noto Sans CJK KR Regular" w:hAnsi="Noto Sans CJK KR Regular"/>
              <w:b/>
              <w:color w:val="000000" w:themeColor="text1"/>
            </w:rPr>
          </w:rPrChange>
        </w:rPr>
      </w:pPr>
      <w:r w:rsidRPr="000C7330">
        <w:rPr>
          <w:rFonts w:eastAsiaTheme="minorHAnsi" w:hint="eastAsia"/>
          <w:b/>
          <w:color w:val="000000" w:themeColor="text1"/>
          <w:rPrChange w:id="3804" w:author="FURSYS" w:date="2025-12-04T15:42:00Z">
            <w:rPr>
              <w:rFonts w:ascii="Noto Sans CJK KR Regular" w:eastAsia="Noto Sans CJK KR Regular" w:hAnsi="Noto Sans CJK KR Regular" w:hint="eastAsia"/>
              <w:b/>
              <w:color w:val="000000" w:themeColor="text1"/>
            </w:rPr>
          </w:rPrChange>
        </w:rPr>
        <w:t>제</w:t>
      </w:r>
      <w:r w:rsidRPr="000C7330">
        <w:rPr>
          <w:rFonts w:eastAsiaTheme="minorHAnsi"/>
          <w:b/>
          <w:color w:val="000000" w:themeColor="text1"/>
          <w:rPrChange w:id="3805" w:author="FURSYS" w:date="2025-12-04T15:42:00Z">
            <w:rPr>
              <w:rFonts w:ascii="Noto Sans CJK KR Regular" w:eastAsia="Noto Sans CJK KR Regular" w:hAnsi="Noto Sans CJK KR Regular"/>
              <w:b/>
              <w:color w:val="000000" w:themeColor="text1"/>
            </w:rPr>
          </w:rPrChange>
        </w:rPr>
        <w:t xml:space="preserve"> </w:t>
      </w:r>
      <w:r w:rsidR="00D44207" w:rsidRPr="000C7330">
        <w:rPr>
          <w:rFonts w:eastAsiaTheme="minorHAnsi"/>
          <w:b/>
          <w:color w:val="000000" w:themeColor="text1"/>
          <w:rPrChange w:id="3806" w:author="FURSYS" w:date="2025-12-04T15:42:00Z">
            <w:rPr>
              <w:rFonts w:ascii="Noto Sans CJK KR Regular" w:eastAsia="Noto Sans CJK KR Regular" w:hAnsi="Noto Sans CJK KR Regular"/>
              <w:b/>
              <w:color w:val="000000" w:themeColor="text1"/>
            </w:rPr>
          </w:rPrChange>
        </w:rPr>
        <w:t>12</w:t>
      </w:r>
      <w:r w:rsidRPr="000C7330">
        <w:rPr>
          <w:rFonts w:eastAsiaTheme="minorHAnsi"/>
          <w:b/>
          <w:color w:val="000000" w:themeColor="text1"/>
          <w:rPrChange w:id="3807" w:author="FURSYS" w:date="2025-12-04T15:42:00Z">
            <w:rPr>
              <w:rFonts w:ascii="Noto Sans CJK KR Regular" w:eastAsia="Noto Sans CJK KR Regular" w:hAnsi="Noto Sans CJK KR Regular"/>
              <w:b/>
              <w:color w:val="000000" w:themeColor="text1"/>
            </w:rPr>
          </w:rPrChange>
        </w:rPr>
        <w:t xml:space="preserve"> 조 (</w:t>
      </w:r>
      <w:r w:rsidRPr="000C7330">
        <w:rPr>
          <w:rFonts w:eastAsiaTheme="minorHAnsi" w:hint="eastAsia"/>
          <w:b/>
          <w:color w:val="000000" w:themeColor="text1"/>
          <w:rPrChange w:id="3808" w:author="FURSYS" w:date="2025-12-04T15:42:00Z">
            <w:rPr>
              <w:rFonts w:ascii="Noto Sans CJK KR Regular" w:eastAsia="Noto Sans CJK KR Regular" w:hAnsi="Noto Sans CJK KR Regular" w:hint="eastAsia"/>
              <w:b/>
              <w:color w:val="000000" w:themeColor="text1"/>
            </w:rPr>
          </w:rPrChange>
        </w:rPr>
        <w:t>위약금</w:t>
      </w:r>
      <w:r w:rsidRPr="000C7330">
        <w:rPr>
          <w:rFonts w:eastAsiaTheme="minorHAnsi"/>
          <w:b/>
          <w:color w:val="000000" w:themeColor="text1"/>
          <w:rPrChange w:id="3809" w:author="FURSYS" w:date="2025-12-04T15:42:00Z">
            <w:rPr>
              <w:rFonts w:ascii="Noto Sans CJK KR Regular" w:eastAsia="Noto Sans CJK KR Regular" w:hAnsi="Noto Sans CJK KR Regular"/>
              <w:b/>
              <w:color w:val="000000" w:themeColor="text1"/>
            </w:rPr>
          </w:rPrChange>
        </w:rPr>
        <w:t xml:space="preserve">) </w:t>
      </w:r>
    </w:p>
    <w:p w14:paraId="1A04AA7A" w14:textId="742DE8F1" w:rsidR="00547889" w:rsidRPr="007D0C60" w:rsidRDefault="00CD449E">
      <w:pPr>
        <w:pStyle w:val="a3"/>
        <w:numPr>
          <w:ilvl w:val="0"/>
          <w:numId w:val="54"/>
        </w:numPr>
        <w:ind w:leftChars="0"/>
        <w:rPr>
          <w:ins w:id="3810" w:author="김현주 (Hyunjoo Kim)" w:date="2025-12-16T14:49:00Z"/>
          <w:rFonts w:eastAsiaTheme="minorHAnsi"/>
          <w:color w:val="FF0000"/>
          <w:rPrChange w:id="3811" w:author="김현주 (Hyunjoo Kim)" w:date="2025-12-16T14:49:00Z">
            <w:rPr>
              <w:ins w:id="3812" w:author="김현주 (Hyunjoo Kim)" w:date="2025-12-16T14:49:00Z"/>
              <w:rFonts w:eastAsiaTheme="minorHAnsi"/>
              <w:color w:val="000000" w:themeColor="text1"/>
            </w:rPr>
          </w:rPrChange>
        </w:rPr>
      </w:pPr>
      <w:r w:rsidRPr="000C7330">
        <w:rPr>
          <w:rFonts w:eastAsiaTheme="minorHAnsi" w:hint="eastAsia"/>
          <w:color w:val="000000" w:themeColor="text1"/>
          <w:rPrChange w:id="3813" w:author="FURSYS" w:date="2025-12-04T15:42:00Z">
            <w:rPr>
              <w:rFonts w:ascii="Noto Sans CJK KR Regular" w:eastAsia="Noto Sans CJK KR Regular" w:hAnsi="Noto Sans CJK KR Regular" w:hint="eastAsia"/>
              <w:color w:val="000000" w:themeColor="text1"/>
            </w:rPr>
          </w:rPrChange>
        </w:rPr>
        <w:t>계약기간</w:t>
      </w:r>
      <w:r w:rsidRPr="000C7330">
        <w:rPr>
          <w:rFonts w:eastAsiaTheme="minorHAnsi"/>
          <w:color w:val="000000" w:themeColor="text1"/>
          <w:rPrChange w:id="3814"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815" w:author="FURSYS" w:date="2025-12-04T15:42:00Z">
            <w:rPr>
              <w:rFonts w:ascii="Noto Sans CJK KR Regular" w:eastAsia="Noto Sans CJK KR Regular" w:hAnsi="Noto Sans CJK KR Regular" w:hint="eastAsia"/>
              <w:color w:val="000000" w:themeColor="text1"/>
            </w:rPr>
          </w:rPrChange>
        </w:rPr>
        <w:t>중</w:t>
      </w:r>
      <w:r w:rsidR="00E57DD3" w:rsidRPr="000C7330">
        <w:rPr>
          <w:rFonts w:eastAsiaTheme="minorHAnsi"/>
          <w:color w:val="000000" w:themeColor="text1"/>
          <w:rPrChange w:id="3816" w:author="FURSYS" w:date="2025-12-04T15:42:00Z">
            <w:rPr>
              <w:rFonts w:ascii="Noto Sans CJK KR Regular" w:eastAsia="Noto Sans CJK KR Regular" w:hAnsi="Noto Sans CJK KR Regular"/>
              <w:color w:val="000000" w:themeColor="text1"/>
            </w:rPr>
          </w:rPrChange>
        </w:rPr>
        <w:t xml:space="preserve"> 퍼시스의 귀책이 아닌 상황에서 고객이</w:t>
      </w:r>
      <w:r w:rsidRPr="000C7330">
        <w:rPr>
          <w:rFonts w:eastAsiaTheme="minorHAnsi"/>
          <w:color w:val="000000" w:themeColor="text1"/>
          <w:rPrChange w:id="3817" w:author="FURSYS" w:date="2025-12-04T15:42:00Z">
            <w:rPr>
              <w:rFonts w:ascii="Noto Sans CJK KR Regular" w:eastAsia="Noto Sans CJK KR Regular" w:hAnsi="Noto Sans CJK KR Regular"/>
              <w:color w:val="000000" w:themeColor="text1"/>
            </w:rPr>
          </w:rPrChange>
        </w:rPr>
        <w:t xml:space="preserve"> </w:t>
      </w:r>
      <w:r w:rsidR="00E57DD3" w:rsidRPr="000C7330">
        <w:rPr>
          <w:rFonts w:eastAsiaTheme="minorHAnsi" w:hint="eastAsia"/>
          <w:color w:val="000000" w:themeColor="text1"/>
          <w:rPrChange w:id="3818" w:author="FURSYS" w:date="2025-12-04T15:42:00Z">
            <w:rPr>
              <w:rFonts w:ascii="Noto Sans CJK KR Regular" w:eastAsia="Noto Sans CJK KR Regular" w:hAnsi="Noto Sans CJK KR Regular" w:hint="eastAsia"/>
              <w:color w:val="000000" w:themeColor="text1"/>
            </w:rPr>
          </w:rPrChange>
        </w:rPr>
        <w:t>계약물품의</w:t>
      </w:r>
      <w:r w:rsidR="00E57DD3" w:rsidRPr="000C7330">
        <w:rPr>
          <w:rFonts w:eastAsiaTheme="minorHAnsi"/>
          <w:color w:val="000000" w:themeColor="text1"/>
          <w:rPrChange w:id="3819" w:author="FURSYS" w:date="2025-12-04T15:42:00Z">
            <w:rPr>
              <w:rFonts w:ascii="Noto Sans CJK KR Regular" w:eastAsia="Noto Sans CJK KR Regular" w:hAnsi="Noto Sans CJK KR Regular"/>
              <w:color w:val="000000" w:themeColor="text1"/>
            </w:rPr>
          </w:rPrChange>
        </w:rPr>
        <w:t xml:space="preserve"> 변경 또는 </w:t>
      </w:r>
      <w:r w:rsidRPr="000C7330">
        <w:rPr>
          <w:rFonts w:eastAsiaTheme="minorHAnsi" w:hint="eastAsia"/>
          <w:color w:val="000000" w:themeColor="text1"/>
          <w:rPrChange w:id="3820" w:author="FURSYS" w:date="2025-12-04T15:42:00Z">
            <w:rPr>
              <w:rFonts w:ascii="Noto Sans CJK KR Regular" w:eastAsia="Noto Sans CJK KR Regular" w:hAnsi="Noto Sans CJK KR Regular" w:hint="eastAsia"/>
              <w:color w:val="000000" w:themeColor="text1"/>
            </w:rPr>
          </w:rPrChange>
        </w:rPr>
        <w:t>계약을</w:t>
      </w:r>
      <w:r w:rsidRPr="000C7330">
        <w:rPr>
          <w:rFonts w:eastAsiaTheme="minorHAnsi"/>
          <w:color w:val="000000" w:themeColor="text1"/>
          <w:rPrChange w:id="3821"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822" w:author="FURSYS" w:date="2025-12-04T15:42:00Z">
            <w:rPr>
              <w:rFonts w:ascii="Noto Sans CJK KR Regular" w:eastAsia="Noto Sans CJK KR Regular" w:hAnsi="Noto Sans CJK KR Regular" w:hint="eastAsia"/>
              <w:color w:val="000000" w:themeColor="text1"/>
            </w:rPr>
          </w:rPrChange>
        </w:rPr>
        <w:t>해지하는</w:t>
      </w:r>
      <w:r w:rsidRPr="000C7330">
        <w:rPr>
          <w:rFonts w:eastAsiaTheme="minorHAnsi"/>
          <w:color w:val="000000" w:themeColor="text1"/>
          <w:rPrChange w:id="3823" w:author="FURSYS" w:date="2025-12-04T15:42:00Z">
            <w:rPr>
              <w:rFonts w:ascii="Noto Sans CJK KR Regular" w:eastAsia="Noto Sans CJK KR Regular" w:hAnsi="Noto Sans CJK KR Regular"/>
              <w:color w:val="000000" w:themeColor="text1"/>
            </w:rPr>
          </w:rPrChange>
        </w:rPr>
        <w:t xml:space="preserve"> </w:t>
      </w:r>
      <w:r w:rsidRPr="000C7330">
        <w:rPr>
          <w:rFonts w:eastAsiaTheme="minorHAnsi" w:hint="eastAsia"/>
          <w:color w:val="000000" w:themeColor="text1"/>
          <w:rPrChange w:id="3824" w:author="FURSYS" w:date="2025-12-04T15:42:00Z">
            <w:rPr>
              <w:rFonts w:ascii="Noto Sans CJK KR Regular" w:eastAsia="Noto Sans CJK KR Regular" w:hAnsi="Noto Sans CJK KR Regular" w:hint="eastAsia"/>
              <w:color w:val="000000" w:themeColor="text1"/>
            </w:rPr>
          </w:rPrChange>
        </w:rPr>
        <w:t>경우</w:t>
      </w:r>
      <w:r w:rsidR="00E57DD3" w:rsidRPr="000C7330">
        <w:rPr>
          <w:rFonts w:eastAsiaTheme="minorHAnsi"/>
          <w:color w:val="000000" w:themeColor="text1"/>
          <w:rPrChange w:id="3825" w:author="FURSYS" w:date="2025-12-04T15:42:00Z">
            <w:rPr>
              <w:rFonts w:ascii="Noto Sans CJK KR Regular" w:eastAsia="Noto Sans CJK KR Regular" w:hAnsi="Noto Sans CJK KR Regular"/>
              <w:color w:val="000000" w:themeColor="text1"/>
            </w:rPr>
          </w:rPrChange>
        </w:rPr>
        <w:t xml:space="preserve">, </w:t>
      </w:r>
      <w:r w:rsidR="00E57DD3" w:rsidRPr="000C7330">
        <w:rPr>
          <w:rFonts w:eastAsiaTheme="minorHAnsi" w:hint="eastAsia"/>
          <w:color w:val="000000" w:themeColor="text1"/>
          <w:rPrChange w:id="3826" w:author="FURSYS" w:date="2025-12-04T15:42:00Z">
            <w:rPr>
              <w:rFonts w:ascii="Noto Sans CJK KR Regular" w:eastAsia="Noto Sans CJK KR Regular" w:hAnsi="Noto Sans CJK KR Regular" w:hint="eastAsia"/>
              <w:color w:val="000000" w:themeColor="text1"/>
            </w:rPr>
          </w:rPrChange>
        </w:rPr>
        <w:t>고객은</w:t>
      </w:r>
      <w:r w:rsidR="00E57DD3" w:rsidRPr="000C7330">
        <w:rPr>
          <w:rFonts w:eastAsiaTheme="minorHAnsi"/>
          <w:color w:val="000000" w:themeColor="text1"/>
          <w:rPrChange w:id="3827" w:author="FURSYS" w:date="2025-12-04T15:42:00Z">
            <w:rPr>
              <w:rFonts w:ascii="Noto Sans CJK KR Regular" w:eastAsia="Noto Sans CJK KR Regular" w:hAnsi="Noto Sans CJK KR Regular"/>
              <w:color w:val="000000" w:themeColor="text1"/>
            </w:rPr>
          </w:rPrChange>
        </w:rPr>
        <w:t xml:space="preserve"> </w:t>
      </w:r>
      <w:r w:rsidR="00E57DD3" w:rsidRPr="000C7330">
        <w:rPr>
          <w:rFonts w:eastAsiaTheme="minorHAnsi" w:hint="eastAsia"/>
          <w:color w:val="000000" w:themeColor="text1"/>
          <w:rPrChange w:id="3828" w:author="FURSYS" w:date="2025-12-04T15:42:00Z">
            <w:rPr>
              <w:rFonts w:ascii="Noto Sans CJK KR Regular" w:eastAsia="Noto Sans CJK KR Regular" w:hAnsi="Noto Sans CJK KR Regular" w:hint="eastAsia"/>
              <w:color w:val="000000" w:themeColor="text1"/>
            </w:rPr>
          </w:rPrChange>
        </w:rPr>
        <w:t>잔여</w:t>
      </w:r>
      <w:r w:rsidR="00E57DD3" w:rsidRPr="000C7330">
        <w:rPr>
          <w:rFonts w:eastAsiaTheme="minorHAnsi"/>
          <w:color w:val="000000" w:themeColor="text1"/>
          <w:rPrChange w:id="3829" w:author="FURSYS" w:date="2025-12-04T15:42:00Z">
            <w:rPr>
              <w:rFonts w:ascii="Noto Sans CJK KR Regular" w:eastAsia="Noto Sans CJK KR Regular" w:hAnsi="Noto Sans CJK KR Regular"/>
              <w:color w:val="000000" w:themeColor="text1"/>
            </w:rPr>
          </w:rPrChange>
        </w:rPr>
        <w:t xml:space="preserve"> </w:t>
      </w:r>
      <w:r w:rsidR="00E57DD3" w:rsidRPr="000C7330">
        <w:rPr>
          <w:rFonts w:eastAsiaTheme="minorHAnsi" w:hint="eastAsia"/>
          <w:color w:val="000000" w:themeColor="text1"/>
          <w:rPrChange w:id="3830" w:author="FURSYS" w:date="2025-12-04T15:42:00Z">
            <w:rPr>
              <w:rFonts w:ascii="Noto Sans CJK KR Regular" w:eastAsia="Noto Sans CJK KR Regular" w:hAnsi="Noto Sans CJK KR Regular" w:hint="eastAsia"/>
              <w:color w:val="000000" w:themeColor="text1"/>
            </w:rPr>
          </w:rPrChange>
        </w:rPr>
        <w:t>의무사용기간동안</w:t>
      </w:r>
      <w:r w:rsidR="00E57DD3" w:rsidRPr="000C7330">
        <w:rPr>
          <w:rFonts w:eastAsiaTheme="minorHAnsi"/>
          <w:color w:val="000000" w:themeColor="text1"/>
          <w:rPrChange w:id="3831" w:author="FURSYS" w:date="2025-12-04T15:42:00Z">
            <w:rPr>
              <w:rFonts w:ascii="Noto Sans CJK KR Regular" w:eastAsia="Noto Sans CJK KR Regular" w:hAnsi="Noto Sans CJK KR Regular"/>
              <w:color w:val="000000" w:themeColor="text1"/>
            </w:rPr>
          </w:rPrChange>
        </w:rPr>
        <w:t xml:space="preserve"> </w:t>
      </w:r>
      <w:r w:rsidR="00E57DD3" w:rsidRPr="000C7330">
        <w:rPr>
          <w:rFonts w:eastAsiaTheme="minorHAnsi" w:hint="eastAsia"/>
          <w:color w:val="000000" w:themeColor="text1"/>
          <w:rPrChange w:id="3832" w:author="FURSYS" w:date="2025-12-04T15:42:00Z">
            <w:rPr>
              <w:rFonts w:ascii="Noto Sans CJK KR Regular" w:eastAsia="Noto Sans CJK KR Regular" w:hAnsi="Noto Sans CJK KR Regular" w:hint="eastAsia"/>
              <w:color w:val="000000" w:themeColor="text1"/>
            </w:rPr>
          </w:rPrChange>
        </w:rPr>
        <w:t>지급하여야</w:t>
      </w:r>
      <w:r w:rsidR="00E57DD3" w:rsidRPr="000C7330">
        <w:rPr>
          <w:rFonts w:eastAsiaTheme="minorHAnsi"/>
          <w:color w:val="000000" w:themeColor="text1"/>
          <w:rPrChange w:id="3833" w:author="FURSYS" w:date="2025-12-04T15:42:00Z">
            <w:rPr>
              <w:rFonts w:ascii="Noto Sans CJK KR Regular" w:eastAsia="Noto Sans CJK KR Regular" w:hAnsi="Noto Sans CJK KR Regular"/>
              <w:color w:val="000000" w:themeColor="text1"/>
            </w:rPr>
          </w:rPrChange>
        </w:rPr>
        <w:t xml:space="preserve"> </w:t>
      </w:r>
      <w:r w:rsidR="00E57DD3" w:rsidRPr="000C7330">
        <w:rPr>
          <w:rFonts w:eastAsiaTheme="minorHAnsi" w:hint="eastAsia"/>
          <w:color w:val="000000" w:themeColor="text1"/>
          <w:rPrChange w:id="3834" w:author="FURSYS" w:date="2025-12-04T15:42:00Z">
            <w:rPr>
              <w:rFonts w:ascii="Noto Sans CJK KR Regular" w:eastAsia="Noto Sans CJK KR Regular" w:hAnsi="Noto Sans CJK KR Regular" w:hint="eastAsia"/>
              <w:color w:val="000000" w:themeColor="text1"/>
            </w:rPr>
          </w:rPrChange>
        </w:rPr>
        <w:t>할</w:t>
      </w:r>
      <w:r w:rsidR="00E57DD3" w:rsidRPr="000C7330">
        <w:rPr>
          <w:rFonts w:eastAsiaTheme="minorHAnsi"/>
          <w:color w:val="000000" w:themeColor="text1"/>
          <w:rPrChange w:id="3835" w:author="FURSYS" w:date="2025-12-04T15:42:00Z">
            <w:rPr>
              <w:rFonts w:ascii="Noto Sans CJK KR Regular" w:eastAsia="Noto Sans CJK KR Regular" w:hAnsi="Noto Sans CJK KR Regular"/>
              <w:color w:val="000000" w:themeColor="text1"/>
            </w:rPr>
          </w:rPrChange>
        </w:rPr>
        <w:t xml:space="preserve"> </w:t>
      </w:r>
      <w:commentRangeStart w:id="3836"/>
      <w:r w:rsidR="00E57DD3" w:rsidRPr="000C7330">
        <w:rPr>
          <w:rFonts w:eastAsiaTheme="minorHAnsi" w:hint="eastAsia"/>
          <w:color w:val="000000" w:themeColor="text1"/>
          <w:rPrChange w:id="3837" w:author="FURSYS" w:date="2025-12-04T15:42:00Z">
            <w:rPr>
              <w:rFonts w:ascii="Noto Sans CJK KR Regular" w:eastAsia="Noto Sans CJK KR Regular" w:hAnsi="Noto Sans CJK KR Regular" w:hint="eastAsia"/>
              <w:color w:val="000000" w:themeColor="text1"/>
            </w:rPr>
          </w:rPrChange>
        </w:rPr>
        <w:t>렌탈료</w:t>
      </w:r>
      <w:r w:rsidR="00E57DD3" w:rsidRPr="000C7330">
        <w:rPr>
          <w:rFonts w:eastAsiaTheme="minorHAnsi"/>
          <w:color w:val="000000" w:themeColor="text1"/>
          <w:rPrChange w:id="3838" w:author="FURSYS" w:date="2025-12-04T15:42:00Z">
            <w:rPr>
              <w:rFonts w:ascii="Noto Sans CJK KR Regular" w:eastAsia="Noto Sans CJK KR Regular" w:hAnsi="Noto Sans CJK KR Regular"/>
              <w:color w:val="000000" w:themeColor="text1"/>
            </w:rPr>
          </w:rPrChange>
        </w:rPr>
        <w:t xml:space="preserve"> 총액의 </w:t>
      </w:r>
      <w:ins w:id="3839" w:author="이승준 (Seungjun Lee)" w:date="2025-07-14T12:06:00Z">
        <w:r w:rsidR="00B0105C" w:rsidRPr="000C7330">
          <w:rPr>
            <w:rFonts w:eastAsiaTheme="minorHAnsi"/>
            <w:color w:val="000000" w:themeColor="text1"/>
            <w:rPrChange w:id="3840" w:author="FURSYS" w:date="2025-12-04T15:42:00Z">
              <w:rPr>
                <w:rFonts w:ascii="Noto Sans CJK KR Regular" w:eastAsia="Noto Sans CJK KR Regular" w:hAnsi="Noto Sans CJK KR Regular"/>
                <w:color w:val="000000" w:themeColor="text1"/>
              </w:rPr>
            </w:rPrChange>
          </w:rPr>
          <w:t>35</w:t>
        </w:r>
      </w:ins>
      <w:commentRangeStart w:id="3841"/>
      <w:ins w:id="3842" w:author="윤현정 (Hyunjeong Yoon)" w:date="2025-07-09T15:52:00Z">
        <w:del w:id="3843" w:author="이승준 (Seungjun Lee)" w:date="2025-07-14T12:06:00Z">
          <w:r w:rsidR="004F11C4" w:rsidRPr="000C7330" w:rsidDel="00B0105C">
            <w:rPr>
              <w:rFonts w:eastAsiaTheme="minorHAnsi"/>
              <w:color w:val="000000" w:themeColor="text1"/>
              <w:rPrChange w:id="3844" w:author="FURSYS" w:date="2025-12-04T15:42:00Z">
                <w:rPr>
                  <w:rFonts w:ascii="Noto Sans CJK KR Regular" w:eastAsia="Noto Sans CJK KR Regular" w:hAnsi="Noto Sans CJK KR Regular"/>
                  <w:color w:val="000000" w:themeColor="text1"/>
                </w:rPr>
              </w:rPrChange>
            </w:rPr>
            <w:delText>10</w:delText>
          </w:r>
        </w:del>
      </w:ins>
      <w:del w:id="3845" w:author="윤현정 (Hyunjeong Yoon)" w:date="2025-07-09T15:52:00Z">
        <w:r w:rsidR="00E57DD3" w:rsidRPr="000C7330" w:rsidDel="004F11C4">
          <w:rPr>
            <w:rFonts w:eastAsiaTheme="minorHAnsi"/>
            <w:color w:val="000000" w:themeColor="text1"/>
            <w:rPrChange w:id="3846" w:author="FURSYS" w:date="2025-12-04T15:42:00Z">
              <w:rPr>
                <w:rFonts w:ascii="Noto Sans CJK KR Regular" w:eastAsia="Noto Sans CJK KR Regular" w:hAnsi="Noto Sans CJK KR Regular"/>
                <w:color w:val="000000" w:themeColor="text1"/>
              </w:rPr>
            </w:rPrChange>
          </w:rPr>
          <w:delText>35</w:delText>
        </w:r>
      </w:del>
      <w:r w:rsidR="00E57DD3" w:rsidRPr="000C7330">
        <w:rPr>
          <w:rFonts w:eastAsiaTheme="minorHAnsi"/>
          <w:color w:val="000000" w:themeColor="text1"/>
          <w:rPrChange w:id="3847" w:author="FURSYS" w:date="2025-12-04T15:42:00Z">
            <w:rPr>
              <w:rFonts w:ascii="Noto Sans CJK KR Regular" w:eastAsia="Noto Sans CJK KR Regular" w:hAnsi="Noto Sans CJK KR Regular"/>
              <w:color w:val="000000" w:themeColor="text1"/>
            </w:rPr>
          </w:rPrChange>
        </w:rPr>
        <w:t>%</w:t>
      </w:r>
      <w:commentRangeEnd w:id="3841"/>
      <w:r w:rsidR="004F11C4" w:rsidRPr="000C7330">
        <w:rPr>
          <w:rStyle w:val="a6"/>
          <w:rFonts w:eastAsiaTheme="minorHAnsi"/>
          <w:color w:val="000000" w:themeColor="text1"/>
          <w:rPrChange w:id="3848" w:author="FURSYS" w:date="2025-12-04T15:42:00Z">
            <w:rPr>
              <w:rStyle w:val="a6"/>
            </w:rPr>
          </w:rPrChange>
        </w:rPr>
        <w:commentReference w:id="3841"/>
      </w:r>
      <w:commentRangeEnd w:id="3836"/>
      <w:r w:rsidR="007D0C60">
        <w:rPr>
          <w:rStyle w:val="a6"/>
        </w:rPr>
        <w:commentReference w:id="3836"/>
      </w:r>
      <w:r w:rsidR="00E57DD3" w:rsidRPr="000C7330">
        <w:rPr>
          <w:rFonts w:eastAsiaTheme="minorHAnsi" w:hint="eastAsia"/>
          <w:color w:val="000000" w:themeColor="text1"/>
          <w:rPrChange w:id="3849" w:author="FURSYS" w:date="2025-12-04T15:42:00Z">
            <w:rPr>
              <w:rFonts w:ascii="Noto Sans CJK KR Regular" w:eastAsia="Noto Sans CJK KR Regular" w:hAnsi="Noto Sans CJK KR Regular" w:hint="eastAsia"/>
              <w:color w:val="000000" w:themeColor="text1"/>
            </w:rPr>
          </w:rPrChange>
        </w:rPr>
        <w:t>에</w:t>
      </w:r>
      <w:r w:rsidR="00E57DD3" w:rsidRPr="000C7330">
        <w:rPr>
          <w:rFonts w:eastAsiaTheme="minorHAnsi"/>
          <w:color w:val="000000" w:themeColor="text1"/>
          <w:rPrChange w:id="3850" w:author="FURSYS" w:date="2025-12-04T15:42:00Z">
            <w:rPr>
              <w:rFonts w:ascii="Noto Sans CJK KR Regular" w:eastAsia="Noto Sans CJK KR Regular" w:hAnsi="Noto Sans CJK KR Regular"/>
              <w:color w:val="000000" w:themeColor="text1"/>
            </w:rPr>
          </w:rPrChange>
        </w:rPr>
        <w:t xml:space="preserve"> 해당하는 </w:t>
      </w:r>
      <w:r w:rsidR="00E57DD3" w:rsidRPr="007C45F5">
        <w:rPr>
          <w:rFonts w:eastAsiaTheme="minorHAnsi"/>
          <w:color w:val="000000" w:themeColor="text1"/>
          <w:highlight w:val="yellow"/>
          <w:rPrChange w:id="3851" w:author="FURSYS" w:date="2025-12-15T16:54:00Z">
            <w:rPr>
              <w:rFonts w:ascii="Noto Sans CJK KR Regular" w:eastAsia="Noto Sans CJK KR Regular" w:hAnsi="Noto Sans CJK KR Regular"/>
              <w:color w:val="000000" w:themeColor="text1"/>
            </w:rPr>
          </w:rPrChange>
        </w:rPr>
        <w:t>금액</w:t>
      </w:r>
      <w:ins w:id="3852" w:author="FURSYS" w:date="2025-12-15T16:54:00Z">
        <w:r w:rsidR="007C45F5" w:rsidRPr="007C45F5">
          <w:rPr>
            <w:rFonts w:eastAsiaTheme="minorHAnsi" w:hint="eastAsia"/>
            <w:color w:val="000000" w:themeColor="text1"/>
            <w:highlight w:val="yellow"/>
            <w:rPrChange w:id="3853" w:author="FURSYS" w:date="2025-12-15T16:54:00Z">
              <w:rPr>
                <w:rFonts w:eastAsiaTheme="minorHAnsi" w:hint="eastAsia"/>
                <w:color w:val="000000" w:themeColor="text1"/>
              </w:rPr>
            </w:rPrChange>
          </w:rPr>
          <w:t>과</w:t>
        </w:r>
        <w:r w:rsidR="007C45F5" w:rsidRPr="007C45F5">
          <w:rPr>
            <w:rFonts w:eastAsiaTheme="minorHAnsi"/>
            <w:color w:val="000000" w:themeColor="text1"/>
            <w:highlight w:val="yellow"/>
            <w:rPrChange w:id="3854" w:author="FURSYS" w:date="2025-12-15T16:54:00Z">
              <w:rPr>
                <w:rFonts w:eastAsiaTheme="minorHAnsi"/>
                <w:color w:val="000000" w:themeColor="text1"/>
              </w:rPr>
            </w:rPrChange>
          </w:rPr>
          <w:t xml:space="preserve"> 제 10</w:t>
        </w:r>
        <w:r w:rsidR="007C45F5" w:rsidRPr="007C45F5">
          <w:rPr>
            <w:rFonts w:eastAsiaTheme="minorHAnsi" w:hint="eastAsia"/>
            <w:color w:val="000000" w:themeColor="text1"/>
            <w:highlight w:val="yellow"/>
            <w:rPrChange w:id="3855" w:author="FURSYS" w:date="2025-12-15T16:54:00Z">
              <w:rPr>
                <w:rFonts w:eastAsiaTheme="minorHAnsi" w:hint="eastAsia"/>
                <w:color w:val="000000" w:themeColor="text1"/>
              </w:rPr>
            </w:rPrChange>
          </w:rPr>
          <w:t>조</w:t>
        </w:r>
        <w:r w:rsidR="007C45F5" w:rsidRPr="007C45F5">
          <w:rPr>
            <w:rFonts w:eastAsiaTheme="minorHAnsi"/>
            <w:color w:val="000000" w:themeColor="text1"/>
            <w:highlight w:val="yellow"/>
            <w:rPrChange w:id="3856" w:author="FURSYS" w:date="2025-12-15T16:54:00Z">
              <w:rPr>
                <w:rFonts w:eastAsiaTheme="minorHAnsi"/>
                <w:color w:val="000000" w:themeColor="text1"/>
              </w:rPr>
            </w:rPrChange>
          </w:rPr>
          <w:t xml:space="preserve"> 2</w:t>
        </w:r>
        <w:r w:rsidR="007C45F5" w:rsidRPr="007C45F5">
          <w:rPr>
            <w:rFonts w:eastAsiaTheme="minorHAnsi" w:hint="eastAsia"/>
            <w:color w:val="000000" w:themeColor="text1"/>
            <w:highlight w:val="yellow"/>
            <w:rPrChange w:id="3857" w:author="FURSYS" w:date="2025-12-15T16:54:00Z">
              <w:rPr>
                <w:rFonts w:eastAsiaTheme="minorHAnsi" w:hint="eastAsia"/>
                <w:color w:val="000000" w:themeColor="text1"/>
              </w:rPr>
            </w:rPrChange>
          </w:rPr>
          <w:t>항</w:t>
        </w:r>
      </w:ins>
      <w:ins w:id="3858" w:author="FURSYS" w:date="2025-12-15T16:55:00Z">
        <w:r w:rsidR="007C45F5">
          <w:rPr>
            <w:rFonts w:eastAsiaTheme="minorHAnsi" w:hint="eastAsia"/>
            <w:color w:val="000000" w:themeColor="text1"/>
            <w:highlight w:val="yellow"/>
          </w:rPr>
          <w:t xml:space="preserve"> </w:t>
        </w:r>
        <w:r w:rsidR="007C45F5">
          <w:rPr>
            <w:rFonts w:eastAsiaTheme="minorHAnsi"/>
            <w:color w:val="000000" w:themeColor="text1"/>
            <w:highlight w:val="yellow"/>
          </w:rPr>
          <w:t>2</w:t>
        </w:r>
        <w:r w:rsidR="007C45F5">
          <w:rPr>
            <w:rFonts w:eastAsiaTheme="minorHAnsi" w:hint="eastAsia"/>
            <w:color w:val="000000" w:themeColor="text1"/>
            <w:highlight w:val="yellow"/>
          </w:rPr>
          <w:t>호</w:t>
        </w:r>
      </w:ins>
      <w:ins w:id="3859" w:author="FURSYS" w:date="2025-12-15T16:56:00Z">
        <w:r w:rsidR="007C45F5">
          <w:rPr>
            <w:rFonts w:eastAsiaTheme="minorHAnsi" w:hint="eastAsia"/>
            <w:color w:val="000000" w:themeColor="text1"/>
            <w:highlight w:val="yellow"/>
          </w:rPr>
          <w:t xml:space="preserve">의 </w:t>
        </w:r>
      </w:ins>
      <w:ins w:id="3860" w:author="FURSYS" w:date="2025-12-15T16:55:00Z">
        <w:r w:rsidR="007C45F5">
          <w:rPr>
            <w:rFonts w:eastAsiaTheme="minorHAnsi" w:hint="eastAsia"/>
            <w:color w:val="000000" w:themeColor="text1"/>
            <w:highlight w:val="yellow"/>
          </w:rPr>
          <w:t>제품</w:t>
        </w:r>
      </w:ins>
      <w:ins w:id="3861" w:author="FURSYS" w:date="2025-12-15T16:54:00Z">
        <w:r w:rsidR="007C45F5" w:rsidRPr="007C45F5">
          <w:rPr>
            <w:rFonts w:eastAsiaTheme="minorHAnsi" w:hint="eastAsia"/>
            <w:color w:val="000000" w:themeColor="text1"/>
            <w:highlight w:val="yellow"/>
            <w:rPrChange w:id="3862" w:author="FURSYS" w:date="2025-12-15T16:54:00Z">
              <w:rPr>
                <w:rFonts w:eastAsiaTheme="minorHAnsi" w:hint="eastAsia"/>
                <w:color w:val="000000" w:themeColor="text1"/>
              </w:rPr>
            </w:rPrChange>
          </w:rPr>
          <w:t>회</w:t>
        </w:r>
        <w:r w:rsidR="007C45F5" w:rsidRPr="007C45F5">
          <w:rPr>
            <w:rFonts w:eastAsiaTheme="minorHAnsi" w:hint="eastAsia"/>
            <w:color w:val="000000" w:themeColor="text1"/>
            <w:highlight w:val="yellow"/>
            <w:rPrChange w:id="3863" w:author="FURSYS" w:date="2025-12-15T16:55:00Z">
              <w:rPr>
                <w:rFonts w:eastAsiaTheme="minorHAnsi" w:hint="eastAsia"/>
                <w:color w:val="000000" w:themeColor="text1"/>
              </w:rPr>
            </w:rPrChange>
          </w:rPr>
          <w:t>수비용</w:t>
        </w:r>
      </w:ins>
      <w:ins w:id="3864" w:author="FURSYS" w:date="2025-12-15T16:55:00Z">
        <w:r w:rsidR="007C45F5">
          <w:rPr>
            <w:rFonts w:eastAsiaTheme="minorHAnsi" w:hint="eastAsia"/>
            <w:color w:val="000000" w:themeColor="text1"/>
            <w:highlight w:val="yellow"/>
          </w:rPr>
          <w:t xml:space="preserve"> 금액의 합</w:t>
        </w:r>
      </w:ins>
      <w:ins w:id="3865" w:author="FURSYS" w:date="2025-12-15T16:56:00Z">
        <w:r w:rsidR="007C45F5">
          <w:rPr>
            <w:rFonts w:eastAsiaTheme="minorHAnsi" w:hint="eastAsia"/>
            <w:color w:val="000000" w:themeColor="text1"/>
            <w:highlight w:val="yellow"/>
          </w:rPr>
          <w:t>산</w:t>
        </w:r>
      </w:ins>
      <w:ins w:id="3866" w:author="FURSYS" w:date="2025-12-15T16:55:00Z">
        <w:r w:rsidR="007C45F5">
          <w:rPr>
            <w:rFonts w:eastAsiaTheme="minorHAnsi" w:hint="eastAsia"/>
            <w:color w:val="000000" w:themeColor="text1"/>
            <w:highlight w:val="yellow"/>
          </w:rPr>
          <w:t>금액을</w:t>
        </w:r>
      </w:ins>
      <w:del w:id="3867" w:author="FURSYS" w:date="2025-12-15T16:55:00Z">
        <w:r w:rsidR="00E57DD3" w:rsidRPr="007C45F5" w:rsidDel="007C45F5">
          <w:rPr>
            <w:rFonts w:eastAsiaTheme="minorHAnsi"/>
            <w:color w:val="000000" w:themeColor="text1"/>
            <w:highlight w:val="yellow"/>
            <w:rPrChange w:id="3868" w:author="FURSYS" w:date="2025-12-15T16:55:00Z">
              <w:rPr>
                <w:rFonts w:ascii="Noto Sans CJK KR Regular" w:eastAsia="Noto Sans CJK KR Regular" w:hAnsi="Noto Sans CJK KR Regular"/>
                <w:color w:val="000000" w:themeColor="text1"/>
              </w:rPr>
            </w:rPrChange>
          </w:rPr>
          <w:delText>을</w:delText>
        </w:r>
      </w:del>
      <w:r w:rsidR="00E57DD3" w:rsidRPr="007C45F5">
        <w:rPr>
          <w:rFonts w:eastAsiaTheme="minorHAnsi"/>
          <w:color w:val="000000" w:themeColor="text1"/>
          <w:highlight w:val="yellow"/>
          <w:rPrChange w:id="3869" w:author="FURSYS" w:date="2025-12-15T16:55:00Z">
            <w:rPr>
              <w:rFonts w:ascii="Noto Sans CJK KR Regular" w:eastAsia="Noto Sans CJK KR Regular" w:hAnsi="Noto Sans CJK KR Regular"/>
              <w:color w:val="000000" w:themeColor="text1"/>
            </w:rPr>
          </w:rPrChange>
        </w:rPr>
        <w:t xml:space="preserve"> </w:t>
      </w:r>
      <w:ins w:id="3870" w:author="FURSYS" w:date="2025-12-15T16:55:00Z">
        <w:r w:rsidR="007C45F5" w:rsidRPr="007C45F5">
          <w:rPr>
            <w:rFonts w:eastAsiaTheme="minorHAnsi" w:hint="eastAsia"/>
            <w:color w:val="000000" w:themeColor="text1"/>
            <w:highlight w:val="yellow"/>
            <w:rPrChange w:id="3871" w:author="FURSYS" w:date="2025-12-15T16:55:00Z">
              <w:rPr>
                <w:rFonts w:eastAsiaTheme="minorHAnsi" w:hint="eastAsia"/>
                <w:color w:val="000000" w:themeColor="text1"/>
              </w:rPr>
            </w:rPrChange>
          </w:rPr>
          <w:t>위약금으로</w:t>
        </w:r>
        <w:r w:rsidR="007C45F5">
          <w:rPr>
            <w:rFonts w:eastAsiaTheme="minorHAnsi" w:hint="eastAsia"/>
            <w:color w:val="000000" w:themeColor="text1"/>
          </w:rPr>
          <w:t xml:space="preserve"> </w:t>
        </w:r>
      </w:ins>
      <w:r w:rsidR="00E57DD3" w:rsidRPr="000C7330">
        <w:rPr>
          <w:rFonts w:eastAsiaTheme="minorHAnsi" w:hint="eastAsia"/>
          <w:color w:val="000000" w:themeColor="text1"/>
          <w:rPrChange w:id="3872" w:author="FURSYS" w:date="2025-12-04T15:42:00Z">
            <w:rPr>
              <w:rFonts w:ascii="Noto Sans CJK KR Regular" w:eastAsia="Noto Sans CJK KR Regular" w:hAnsi="Noto Sans CJK KR Regular" w:hint="eastAsia"/>
              <w:color w:val="000000" w:themeColor="text1"/>
            </w:rPr>
          </w:rPrChange>
        </w:rPr>
        <w:t>퍼시스에</w:t>
      </w:r>
      <w:r w:rsidR="00E57DD3" w:rsidRPr="000C7330">
        <w:rPr>
          <w:rFonts w:eastAsiaTheme="minorHAnsi"/>
          <w:color w:val="000000" w:themeColor="text1"/>
          <w:rPrChange w:id="3873" w:author="FURSYS" w:date="2025-12-04T15:42:00Z">
            <w:rPr>
              <w:rFonts w:ascii="Noto Sans CJK KR Regular" w:eastAsia="Noto Sans CJK KR Regular" w:hAnsi="Noto Sans CJK KR Regular"/>
              <w:color w:val="000000" w:themeColor="text1"/>
            </w:rPr>
          </w:rPrChange>
        </w:rPr>
        <w:t xml:space="preserve"> 지급하여야 한다.</w:t>
      </w:r>
    </w:p>
    <w:p w14:paraId="204E4B4E" w14:textId="01BCA0DE" w:rsidR="007D0C60" w:rsidRPr="007C45F5" w:rsidRDefault="007D0C60">
      <w:pPr>
        <w:pStyle w:val="a3"/>
        <w:numPr>
          <w:ilvl w:val="0"/>
          <w:numId w:val="54"/>
        </w:numPr>
        <w:ind w:leftChars="0"/>
        <w:rPr>
          <w:ins w:id="3874" w:author="FURSYS" w:date="2025-12-04T15:30:00Z"/>
          <w:rFonts w:eastAsiaTheme="minorHAnsi"/>
          <w:color w:val="FF0000"/>
          <w:rPrChange w:id="3875" w:author="FURSYS" w:date="2025-12-15T16:54:00Z">
            <w:rPr>
              <w:ins w:id="3876" w:author="FURSYS" w:date="2025-12-04T15:30:00Z"/>
              <w:rFonts w:ascii="Noto Sans CJK KR Regular" w:eastAsia="Noto Sans CJK KR Regular" w:hAnsi="Noto Sans CJK KR Regular"/>
              <w:color w:val="000000" w:themeColor="text1"/>
              <w:highlight w:val="yellow"/>
            </w:rPr>
          </w:rPrChange>
        </w:rPr>
        <w:pPrChange w:id="3877" w:author="FURSYS" w:date="2025-12-15T16:54:00Z">
          <w:pPr/>
        </w:pPrChange>
      </w:pPr>
      <w:ins w:id="3878" w:author="김현주 (Hyunjoo Kim)" w:date="2025-12-16T14:49:00Z">
        <w:r>
          <w:rPr>
            <w:rFonts w:eastAsiaTheme="minorHAnsi" w:hint="eastAsia"/>
            <w:color w:val="FF0000"/>
          </w:rPr>
          <w:t>제</w:t>
        </w:r>
        <w:r>
          <w:rPr>
            <w:rFonts w:eastAsiaTheme="minorHAnsi"/>
            <w:color w:val="FF0000"/>
          </w:rPr>
          <w:t>1</w:t>
        </w:r>
        <w:r>
          <w:rPr>
            <w:rFonts w:eastAsiaTheme="minorHAnsi" w:hint="eastAsia"/>
            <w:color w:val="FF0000"/>
          </w:rPr>
          <w:t xml:space="preserve">항의 위약금은 퍼시스가 해당 계약의 중도 종료로 인하여 입게 되는 </w:t>
        </w:r>
      </w:ins>
      <w:ins w:id="3879" w:author="김현주 (Hyunjoo Kim)" w:date="2025-12-16T14:50:00Z">
        <w:r>
          <w:rPr>
            <w:rFonts w:eastAsiaTheme="minorHAnsi" w:hint="eastAsia"/>
            <w:color w:val="FF0000"/>
          </w:rPr>
          <w:t xml:space="preserve">힙리적으고 </w:t>
        </w:r>
      </w:ins>
      <w:ins w:id="3880" w:author="김현주 (Hyunjoo Kim)" w:date="2025-12-16T14:49:00Z">
        <w:r>
          <w:rPr>
            <w:rFonts w:eastAsiaTheme="minorHAnsi" w:hint="eastAsia"/>
            <w:color w:val="FF0000"/>
          </w:rPr>
          <w:t>통상적인 손해를 기준으로 산정한 것</w:t>
        </w:r>
      </w:ins>
      <w:ins w:id="3881" w:author="김현주 (Hyunjoo Kim)" w:date="2025-12-16T14:50:00Z">
        <w:r>
          <w:rPr>
            <w:rFonts w:eastAsiaTheme="minorHAnsi" w:hint="eastAsia"/>
            <w:color w:val="FF0000"/>
          </w:rPr>
          <w:t>이다.</w:t>
        </w:r>
        <w:r>
          <w:rPr>
            <w:rFonts w:eastAsiaTheme="minorHAnsi"/>
            <w:color w:val="FF0000"/>
          </w:rPr>
          <w:t xml:space="preserve"> </w:t>
        </w:r>
      </w:ins>
    </w:p>
    <w:p w14:paraId="578F5AF2" w14:textId="5FD5BBDE" w:rsidR="00547889" w:rsidRPr="000C7330" w:rsidDel="00D47F7F" w:rsidRDefault="00547889">
      <w:pPr>
        <w:pStyle w:val="a3"/>
        <w:numPr>
          <w:ilvl w:val="0"/>
          <w:numId w:val="54"/>
        </w:numPr>
        <w:ind w:leftChars="0"/>
        <w:rPr>
          <w:del w:id="3882" w:author="FURSYS" w:date="2025-12-15T16:31:00Z"/>
          <w:rFonts w:eastAsiaTheme="minorHAnsi"/>
          <w:color w:val="FF0000"/>
          <w:highlight w:val="yellow"/>
          <w:rPrChange w:id="3883" w:author="FURSYS" w:date="2025-12-04T15:42:00Z">
            <w:rPr>
              <w:del w:id="3884" w:author="FURSYS" w:date="2025-12-15T16:31:00Z"/>
              <w:rFonts w:ascii="Noto Sans CJK KR Regular" w:eastAsia="Noto Sans CJK KR Regular" w:hAnsi="Noto Sans CJK KR Regular"/>
              <w:color w:val="000000" w:themeColor="text1"/>
            </w:rPr>
          </w:rPrChange>
        </w:rPr>
        <w:pPrChange w:id="3885" w:author="FURSYS" w:date="2025-12-04T15:30:00Z">
          <w:pPr/>
        </w:pPrChange>
      </w:pPr>
    </w:p>
    <w:p w14:paraId="31D62823" w14:textId="7FCE8640" w:rsidR="00A25787" w:rsidRPr="000C7330" w:rsidRDefault="00A25787" w:rsidP="00A25787">
      <w:pPr>
        <w:rPr>
          <w:rFonts w:eastAsiaTheme="minorHAnsi"/>
          <w:color w:val="000000" w:themeColor="text1"/>
          <w:rPrChange w:id="3886" w:author="FURSYS" w:date="2025-12-04T15:42:00Z">
            <w:rPr>
              <w:rFonts w:ascii="Noto Sans CJK KR Regular" w:eastAsia="Noto Sans CJK KR Regular" w:hAnsi="Noto Sans CJK KR Regular"/>
              <w:color w:val="000000" w:themeColor="text1"/>
            </w:rPr>
          </w:rPrChange>
        </w:rPr>
      </w:pPr>
    </w:p>
    <w:p w14:paraId="6618A6D7" w14:textId="48BB8653" w:rsidR="00A25787" w:rsidRPr="000C7330" w:rsidRDefault="00A25787" w:rsidP="00A25787">
      <w:pPr>
        <w:rPr>
          <w:rFonts w:eastAsiaTheme="minorHAnsi"/>
          <w:b/>
          <w:color w:val="000000" w:themeColor="text1"/>
          <w:rPrChange w:id="3887" w:author="FURSYS" w:date="2025-12-04T15:42:00Z">
            <w:rPr>
              <w:rFonts w:ascii="Noto Sans CJK KR Regular" w:eastAsia="Noto Sans CJK KR Regular" w:hAnsi="Noto Sans CJK KR Regular"/>
              <w:b/>
              <w:color w:val="000000" w:themeColor="text1"/>
            </w:rPr>
          </w:rPrChange>
        </w:rPr>
      </w:pPr>
      <w:r w:rsidRPr="000C7330">
        <w:rPr>
          <w:rFonts w:eastAsiaTheme="minorHAnsi"/>
          <w:b/>
          <w:color w:val="000000" w:themeColor="text1"/>
          <w:rPrChange w:id="3888" w:author="FURSYS" w:date="2025-12-04T15:42:00Z">
            <w:rPr>
              <w:rFonts w:ascii="Noto Sans CJK KR Regular" w:eastAsia="Noto Sans CJK KR Regular" w:hAnsi="Noto Sans CJK KR Regular"/>
              <w:b/>
              <w:color w:val="000000" w:themeColor="text1"/>
            </w:rPr>
          </w:rPrChange>
        </w:rPr>
        <w:t>제 13 조 (비밀유지 의무)</w:t>
      </w:r>
    </w:p>
    <w:p w14:paraId="5AC57EE3" w14:textId="2213F015" w:rsidR="00A25787" w:rsidRPr="000C7330" w:rsidRDefault="008E2593" w:rsidP="00A25787">
      <w:pPr>
        <w:rPr>
          <w:rFonts w:eastAsiaTheme="minorHAnsi"/>
          <w:color w:val="000000" w:themeColor="text1"/>
          <w:rPrChange w:id="3889" w:author="FURSYS" w:date="2025-12-04T15:42:00Z">
            <w:rPr>
              <w:rFonts w:ascii="Noto Sans CJK KR Regular" w:eastAsia="Noto Sans CJK KR Regular" w:hAnsi="Noto Sans CJK KR Regular"/>
              <w:color w:val="000000" w:themeColor="text1"/>
            </w:rPr>
          </w:rPrChange>
        </w:rPr>
      </w:pPr>
      <w:ins w:id="3890" w:author="FURSYS" w:date="2025-12-04T15:28:00Z">
        <w:r w:rsidRPr="000C7330">
          <w:rPr>
            <w:rFonts w:eastAsiaTheme="minorHAnsi" w:hint="eastAsia"/>
            <w:color w:val="000000" w:themeColor="text1"/>
            <w:rPrChange w:id="3891" w:author="FURSYS" w:date="2025-12-04T15:42:00Z">
              <w:rPr>
                <w:rFonts w:ascii="Noto Sans CJK KR Regular" w:eastAsia="Noto Sans CJK KR Regular" w:hAnsi="Noto Sans CJK KR Regular" w:hint="eastAsia"/>
                <w:color w:val="000000" w:themeColor="text1"/>
              </w:rPr>
            </w:rPrChange>
          </w:rPr>
          <w:t>고객</w:t>
        </w:r>
      </w:ins>
      <w:del w:id="3892" w:author="FURSYS" w:date="2025-12-04T15:28:00Z">
        <w:r w:rsidR="00A25787" w:rsidRPr="000C7330" w:rsidDel="008E2593">
          <w:rPr>
            <w:rFonts w:eastAsiaTheme="minorHAnsi"/>
            <w:color w:val="000000" w:themeColor="text1"/>
            <w:rPrChange w:id="3893" w:author="FURSYS" w:date="2025-12-04T15:42:00Z">
              <w:rPr>
                <w:rFonts w:ascii="Noto Sans CJK KR Regular" w:eastAsia="Noto Sans CJK KR Regular" w:hAnsi="Noto Sans CJK KR Regular"/>
                <w:color w:val="000000" w:themeColor="text1"/>
              </w:rPr>
            </w:rPrChange>
          </w:rPr>
          <w:delText>수요자</w:delText>
        </w:r>
      </w:del>
      <w:ins w:id="3894" w:author="FURSYS" w:date="2025-12-04T15:28:00Z">
        <w:r w:rsidRPr="000C7330">
          <w:rPr>
            <w:rFonts w:eastAsiaTheme="minorHAnsi" w:hint="eastAsia"/>
            <w:color w:val="000000" w:themeColor="text1"/>
            <w:rPrChange w:id="3895" w:author="FURSYS" w:date="2025-12-04T15:42:00Z">
              <w:rPr>
                <w:rFonts w:ascii="Noto Sans CJK KR Regular" w:eastAsia="Noto Sans CJK KR Regular" w:hAnsi="Noto Sans CJK KR Regular" w:hint="eastAsia"/>
                <w:color w:val="000000" w:themeColor="text1"/>
              </w:rPr>
            </w:rPrChange>
          </w:rPr>
          <w:t>과</w:t>
        </w:r>
      </w:ins>
      <w:del w:id="3896" w:author="FURSYS" w:date="2025-12-04T15:28:00Z">
        <w:r w:rsidR="00A25787" w:rsidRPr="000C7330" w:rsidDel="008E2593">
          <w:rPr>
            <w:rFonts w:eastAsiaTheme="minorHAnsi"/>
            <w:color w:val="000000" w:themeColor="text1"/>
            <w:rPrChange w:id="3897" w:author="FURSYS" w:date="2025-12-04T15:42:00Z">
              <w:rPr>
                <w:rFonts w:ascii="Noto Sans CJK KR Regular" w:eastAsia="Noto Sans CJK KR Regular" w:hAnsi="Noto Sans CJK KR Regular"/>
                <w:color w:val="000000" w:themeColor="text1"/>
              </w:rPr>
            </w:rPrChange>
          </w:rPr>
          <w:delText>와</w:delText>
        </w:r>
      </w:del>
      <w:r w:rsidR="00A25787" w:rsidRPr="000C7330">
        <w:rPr>
          <w:rFonts w:eastAsiaTheme="minorHAnsi"/>
          <w:color w:val="000000" w:themeColor="text1"/>
          <w:rPrChange w:id="3898" w:author="FURSYS" w:date="2025-12-04T15:42:00Z">
            <w:rPr>
              <w:rFonts w:ascii="Noto Sans CJK KR Regular" w:eastAsia="Noto Sans CJK KR Regular" w:hAnsi="Noto Sans CJK KR Regular"/>
              <w:color w:val="000000" w:themeColor="text1"/>
            </w:rPr>
          </w:rPrChange>
        </w:rPr>
        <w:t xml:space="preserve"> </w:t>
      </w:r>
      <w:ins w:id="3899" w:author="FURSYS" w:date="2025-12-04T15:28:00Z">
        <w:r w:rsidRPr="000C7330">
          <w:rPr>
            <w:rFonts w:eastAsiaTheme="minorHAnsi" w:hint="eastAsia"/>
            <w:color w:val="000000" w:themeColor="text1"/>
            <w:rPrChange w:id="3900" w:author="FURSYS" w:date="2025-12-04T15:42:00Z">
              <w:rPr>
                <w:rFonts w:ascii="Noto Sans CJK KR Regular" w:eastAsia="Noto Sans CJK KR Regular" w:hAnsi="Noto Sans CJK KR Regular" w:hint="eastAsia"/>
                <w:color w:val="000000" w:themeColor="text1"/>
              </w:rPr>
            </w:rPrChange>
          </w:rPr>
          <w:t>퍼시스</w:t>
        </w:r>
      </w:ins>
      <w:del w:id="3901" w:author="FURSYS" w:date="2025-12-04T15:28:00Z">
        <w:r w:rsidR="00A25787" w:rsidRPr="000C7330" w:rsidDel="008E2593">
          <w:rPr>
            <w:rFonts w:eastAsiaTheme="minorHAnsi"/>
            <w:color w:val="000000" w:themeColor="text1"/>
            <w:rPrChange w:id="3902" w:author="FURSYS" w:date="2025-12-04T15:42:00Z">
              <w:rPr>
                <w:rFonts w:ascii="Noto Sans CJK KR Regular" w:eastAsia="Noto Sans CJK KR Regular" w:hAnsi="Noto Sans CJK KR Regular"/>
                <w:color w:val="000000" w:themeColor="text1"/>
              </w:rPr>
            </w:rPrChange>
          </w:rPr>
          <w:delText>공급자</w:delText>
        </w:r>
      </w:del>
      <w:r w:rsidR="00A25787" w:rsidRPr="000C7330">
        <w:rPr>
          <w:rFonts w:eastAsiaTheme="minorHAnsi"/>
          <w:color w:val="000000" w:themeColor="text1"/>
          <w:rPrChange w:id="3903" w:author="FURSYS" w:date="2025-12-04T15:42:00Z">
            <w:rPr>
              <w:rFonts w:ascii="Noto Sans CJK KR Regular" w:eastAsia="Noto Sans CJK KR Regular" w:hAnsi="Noto Sans CJK KR Regular"/>
              <w:color w:val="000000" w:themeColor="text1"/>
            </w:rPr>
          </w:rPrChange>
        </w:rPr>
        <w:t>는 이 계약의 이행과 관련하여 취득한 상대방의 정보(상호 제공한 문서 등 제반자료 포함)를 외부에 누설하여서는 아니 되며 이를 위반하여 상대방에게 손해를 발생시켰을 경우에는 이를 배상하여야 한다.</w:t>
      </w:r>
    </w:p>
    <w:p w14:paraId="65A1C32C" w14:textId="77777777" w:rsidR="00A25787" w:rsidRPr="000C7330" w:rsidRDefault="00A25787" w:rsidP="00A25787">
      <w:pPr>
        <w:rPr>
          <w:rFonts w:eastAsiaTheme="minorHAnsi"/>
          <w:b/>
          <w:color w:val="000000" w:themeColor="text1"/>
          <w:rPrChange w:id="3904" w:author="FURSYS" w:date="2025-12-04T15:42:00Z">
            <w:rPr>
              <w:rFonts w:ascii="Noto Sans CJK KR Regular" w:eastAsia="Noto Sans CJK KR Regular" w:hAnsi="Noto Sans CJK KR Regular"/>
              <w:b/>
              <w:color w:val="000000" w:themeColor="text1"/>
            </w:rPr>
          </w:rPrChange>
        </w:rPr>
      </w:pPr>
      <w:r w:rsidRPr="000C7330">
        <w:rPr>
          <w:rFonts w:eastAsiaTheme="minorHAnsi"/>
          <w:b/>
          <w:color w:val="000000" w:themeColor="text1"/>
          <w:rPrChange w:id="3905" w:author="FURSYS" w:date="2025-12-04T15:42:00Z">
            <w:rPr>
              <w:rFonts w:ascii="Noto Sans CJK KR Regular" w:eastAsia="Noto Sans CJK KR Regular" w:hAnsi="Noto Sans CJK KR Regular"/>
              <w:b/>
              <w:color w:val="000000" w:themeColor="text1"/>
            </w:rPr>
          </w:rPrChange>
        </w:rPr>
        <w:t> </w:t>
      </w:r>
    </w:p>
    <w:p w14:paraId="09C960BB" w14:textId="39BC0FF5" w:rsidR="00A25787" w:rsidRPr="000C7330" w:rsidRDefault="00A25787" w:rsidP="00A25787">
      <w:pPr>
        <w:rPr>
          <w:rFonts w:eastAsiaTheme="minorHAnsi"/>
          <w:b/>
          <w:color w:val="000000" w:themeColor="text1"/>
          <w:rPrChange w:id="3906" w:author="FURSYS" w:date="2025-12-04T15:42:00Z">
            <w:rPr>
              <w:rFonts w:ascii="Noto Sans CJK KR Regular" w:eastAsia="Noto Sans CJK KR Regular" w:hAnsi="Noto Sans CJK KR Regular"/>
              <w:b/>
              <w:color w:val="000000" w:themeColor="text1"/>
            </w:rPr>
          </w:rPrChange>
        </w:rPr>
      </w:pPr>
      <w:r w:rsidRPr="000C7330">
        <w:rPr>
          <w:rFonts w:eastAsiaTheme="minorHAnsi"/>
          <w:b/>
          <w:color w:val="000000" w:themeColor="text1"/>
          <w:rPrChange w:id="3907" w:author="FURSYS" w:date="2025-12-04T15:42:00Z">
            <w:rPr>
              <w:rFonts w:ascii="Noto Sans CJK KR Regular" w:eastAsia="Noto Sans CJK KR Regular" w:hAnsi="Noto Sans CJK KR Regular"/>
              <w:b/>
              <w:color w:val="000000" w:themeColor="text1"/>
            </w:rPr>
          </w:rPrChange>
        </w:rPr>
        <w:t>제 14 조 (분쟁의 해결)</w:t>
      </w:r>
    </w:p>
    <w:p w14:paraId="0D908F13" w14:textId="2B9C9487" w:rsidR="00A25787" w:rsidRPr="000C7330" w:rsidRDefault="008E2593" w:rsidP="00A25787">
      <w:pPr>
        <w:pStyle w:val="a3"/>
        <w:numPr>
          <w:ilvl w:val="0"/>
          <w:numId w:val="35"/>
        </w:numPr>
        <w:ind w:leftChars="0"/>
        <w:rPr>
          <w:rFonts w:eastAsiaTheme="minorHAnsi"/>
          <w:color w:val="000000" w:themeColor="text1"/>
          <w:rPrChange w:id="3908" w:author="FURSYS" w:date="2025-12-04T15:42:00Z">
            <w:rPr>
              <w:rFonts w:ascii="Noto Sans CJK KR Regular" w:eastAsia="Noto Sans CJK KR Regular" w:hAnsi="Noto Sans CJK KR Regular"/>
              <w:color w:val="000000" w:themeColor="text1"/>
            </w:rPr>
          </w:rPrChange>
        </w:rPr>
      </w:pPr>
      <w:ins w:id="3909" w:author="FURSYS" w:date="2025-12-04T15:28:00Z">
        <w:r w:rsidRPr="000C7330">
          <w:rPr>
            <w:rFonts w:eastAsiaTheme="minorHAnsi" w:hint="eastAsia"/>
            <w:color w:val="000000" w:themeColor="text1"/>
            <w:rPrChange w:id="3910" w:author="FURSYS" w:date="2025-12-04T15:42:00Z">
              <w:rPr>
                <w:rFonts w:ascii="Noto Sans CJK KR Regular" w:eastAsia="Noto Sans CJK KR Regular" w:hAnsi="Noto Sans CJK KR Regular" w:hint="eastAsia"/>
                <w:color w:val="000000" w:themeColor="text1"/>
              </w:rPr>
            </w:rPrChange>
          </w:rPr>
          <w:t>고객</w:t>
        </w:r>
      </w:ins>
      <w:del w:id="3911" w:author="FURSYS" w:date="2025-12-04T15:28:00Z">
        <w:r w:rsidR="00A25787" w:rsidRPr="000C7330" w:rsidDel="008E2593">
          <w:rPr>
            <w:rFonts w:eastAsiaTheme="minorHAnsi"/>
            <w:color w:val="000000" w:themeColor="text1"/>
            <w:rPrChange w:id="3912" w:author="FURSYS" w:date="2025-12-04T15:42:00Z">
              <w:rPr>
                <w:rFonts w:ascii="Noto Sans CJK KR Regular" w:eastAsia="Noto Sans CJK KR Regular" w:hAnsi="Noto Sans CJK KR Regular"/>
                <w:color w:val="000000" w:themeColor="text1"/>
              </w:rPr>
            </w:rPrChange>
          </w:rPr>
          <w:delText>수요자</w:delText>
        </w:r>
      </w:del>
      <w:ins w:id="3913" w:author="FURSYS" w:date="2025-12-04T15:28:00Z">
        <w:r w:rsidRPr="000C7330">
          <w:rPr>
            <w:rFonts w:eastAsiaTheme="minorHAnsi" w:hint="eastAsia"/>
            <w:color w:val="000000" w:themeColor="text1"/>
            <w:rPrChange w:id="3914" w:author="FURSYS" w:date="2025-12-04T15:42:00Z">
              <w:rPr>
                <w:rFonts w:ascii="Noto Sans CJK KR Regular" w:eastAsia="Noto Sans CJK KR Regular" w:hAnsi="Noto Sans CJK KR Regular" w:hint="eastAsia"/>
                <w:color w:val="000000" w:themeColor="text1"/>
              </w:rPr>
            </w:rPrChange>
          </w:rPr>
          <w:t>과</w:t>
        </w:r>
      </w:ins>
      <w:del w:id="3915" w:author="FURSYS" w:date="2025-12-04T15:28:00Z">
        <w:r w:rsidR="00A25787" w:rsidRPr="000C7330" w:rsidDel="008E2593">
          <w:rPr>
            <w:rFonts w:eastAsiaTheme="minorHAnsi"/>
            <w:color w:val="000000" w:themeColor="text1"/>
            <w:rPrChange w:id="3916" w:author="FURSYS" w:date="2025-12-04T15:42:00Z">
              <w:rPr>
                <w:rFonts w:ascii="Noto Sans CJK KR Regular" w:eastAsia="Noto Sans CJK KR Regular" w:hAnsi="Noto Sans CJK KR Regular"/>
                <w:color w:val="000000" w:themeColor="text1"/>
              </w:rPr>
            </w:rPrChange>
          </w:rPr>
          <w:delText>와</w:delText>
        </w:r>
      </w:del>
      <w:r w:rsidR="00A25787" w:rsidRPr="000C7330">
        <w:rPr>
          <w:rFonts w:eastAsiaTheme="minorHAnsi"/>
          <w:color w:val="000000" w:themeColor="text1"/>
          <w:rPrChange w:id="3917" w:author="FURSYS" w:date="2025-12-04T15:42:00Z">
            <w:rPr>
              <w:rFonts w:ascii="Noto Sans CJK KR Regular" w:eastAsia="Noto Sans CJK KR Regular" w:hAnsi="Noto Sans CJK KR Regular"/>
              <w:color w:val="000000" w:themeColor="text1"/>
            </w:rPr>
          </w:rPrChange>
        </w:rPr>
        <w:t xml:space="preserve"> </w:t>
      </w:r>
      <w:ins w:id="3918" w:author="FURSYS" w:date="2025-12-04T15:28:00Z">
        <w:r w:rsidRPr="000C7330">
          <w:rPr>
            <w:rFonts w:eastAsiaTheme="minorHAnsi" w:hint="eastAsia"/>
            <w:color w:val="000000" w:themeColor="text1"/>
            <w:rPrChange w:id="3919" w:author="FURSYS" w:date="2025-12-04T15:42:00Z">
              <w:rPr>
                <w:rFonts w:ascii="Noto Sans CJK KR Regular" w:eastAsia="Noto Sans CJK KR Regular" w:hAnsi="Noto Sans CJK KR Regular" w:hint="eastAsia"/>
                <w:color w:val="000000" w:themeColor="text1"/>
              </w:rPr>
            </w:rPrChange>
          </w:rPr>
          <w:t>퍼시스</w:t>
        </w:r>
      </w:ins>
      <w:del w:id="3920" w:author="FURSYS" w:date="2025-12-04T15:28:00Z">
        <w:r w:rsidR="00A25787" w:rsidRPr="000C7330" w:rsidDel="008E2593">
          <w:rPr>
            <w:rFonts w:eastAsiaTheme="minorHAnsi"/>
            <w:color w:val="000000" w:themeColor="text1"/>
            <w:rPrChange w:id="3921" w:author="FURSYS" w:date="2025-12-04T15:42:00Z">
              <w:rPr>
                <w:rFonts w:ascii="Noto Sans CJK KR Regular" w:eastAsia="Noto Sans CJK KR Regular" w:hAnsi="Noto Sans CJK KR Regular"/>
                <w:color w:val="000000" w:themeColor="text1"/>
              </w:rPr>
            </w:rPrChange>
          </w:rPr>
          <w:delText>공급자</w:delText>
        </w:r>
      </w:del>
      <w:r w:rsidR="00A25787" w:rsidRPr="000C7330">
        <w:rPr>
          <w:rFonts w:eastAsiaTheme="minorHAnsi"/>
          <w:color w:val="000000" w:themeColor="text1"/>
          <w:rPrChange w:id="3922" w:author="FURSYS" w:date="2025-12-04T15:42:00Z">
            <w:rPr>
              <w:rFonts w:ascii="Noto Sans CJK KR Regular" w:eastAsia="Noto Sans CJK KR Regular" w:hAnsi="Noto Sans CJK KR Regular"/>
              <w:color w:val="000000" w:themeColor="text1"/>
            </w:rPr>
          </w:rPrChange>
        </w:rPr>
        <w:t>는 이 계약에서 발</w:t>
      </w:r>
      <w:r w:rsidR="007E1412" w:rsidRPr="000C7330">
        <w:rPr>
          <w:rFonts w:eastAsiaTheme="minorHAnsi" w:hint="eastAsia"/>
          <w:color w:val="000000" w:themeColor="text1"/>
          <w:rPrChange w:id="3923" w:author="FURSYS" w:date="2025-12-04T15:42:00Z">
            <w:rPr>
              <w:rFonts w:ascii="Noto Sans CJK KR Regular" w:eastAsia="Noto Sans CJK KR Regular" w:hAnsi="Noto Sans CJK KR Regular" w:hint="eastAsia"/>
              <w:color w:val="000000" w:themeColor="text1"/>
            </w:rPr>
          </w:rPrChange>
        </w:rPr>
        <w:t>생</w:t>
      </w:r>
      <w:r w:rsidR="00A25787" w:rsidRPr="000C7330">
        <w:rPr>
          <w:rFonts w:eastAsiaTheme="minorHAnsi"/>
          <w:color w:val="000000" w:themeColor="text1"/>
          <w:rPrChange w:id="3924" w:author="FURSYS" w:date="2025-12-04T15:42:00Z">
            <w:rPr>
              <w:rFonts w:ascii="Noto Sans CJK KR Regular" w:eastAsia="Noto Sans CJK KR Regular" w:hAnsi="Noto Sans CJK KR Regular"/>
              <w:color w:val="000000" w:themeColor="text1"/>
            </w:rPr>
          </w:rPrChange>
        </w:rPr>
        <w:t xml:space="preserve">하는 문제에 관하여 상호 협의하여 원만히 </w:t>
      </w:r>
      <w:r w:rsidR="00A25787" w:rsidRPr="000C7330">
        <w:rPr>
          <w:rFonts w:eastAsiaTheme="minorHAnsi"/>
          <w:color w:val="000000" w:themeColor="text1"/>
          <w:rPrChange w:id="3925" w:author="FURSYS" w:date="2025-12-04T15:42:00Z">
            <w:rPr>
              <w:rFonts w:ascii="Noto Sans CJK KR Regular" w:eastAsia="Noto Sans CJK KR Regular" w:hAnsi="Noto Sans CJK KR Regular"/>
              <w:color w:val="000000" w:themeColor="text1"/>
            </w:rPr>
          </w:rPrChange>
        </w:rPr>
        <w:lastRenderedPageBreak/>
        <w:t>해결한다.</w:t>
      </w:r>
    </w:p>
    <w:p w14:paraId="4D94C21A" w14:textId="09C94A20" w:rsidR="00A25787" w:rsidRPr="000C7330" w:rsidRDefault="00A25787" w:rsidP="00A25787">
      <w:pPr>
        <w:pStyle w:val="a3"/>
        <w:numPr>
          <w:ilvl w:val="0"/>
          <w:numId w:val="35"/>
        </w:numPr>
        <w:ind w:leftChars="0"/>
        <w:rPr>
          <w:ins w:id="3926" w:author="이승준 (Seungjun Lee)" w:date="2025-07-29T11:08:00Z"/>
          <w:rFonts w:eastAsiaTheme="minorHAnsi"/>
          <w:color w:val="000000" w:themeColor="text1"/>
          <w:rPrChange w:id="3927" w:author="FURSYS" w:date="2025-12-04T15:42:00Z">
            <w:rPr>
              <w:ins w:id="3928" w:author="이승준 (Seungjun Lee)" w:date="2025-07-29T11:08:00Z"/>
              <w:rFonts w:ascii="Noto Sans CJK KR Regular" w:eastAsia="Noto Sans CJK KR Regular" w:hAnsi="Noto Sans CJK KR Regular"/>
              <w:color w:val="000000" w:themeColor="text1"/>
            </w:rPr>
          </w:rPrChange>
        </w:rPr>
      </w:pPr>
      <w:r w:rsidRPr="000C7330">
        <w:rPr>
          <w:rFonts w:eastAsiaTheme="minorHAnsi"/>
          <w:color w:val="000000" w:themeColor="text1"/>
          <w:rPrChange w:id="3929" w:author="FURSYS" w:date="2025-12-04T15:42:00Z">
            <w:rPr>
              <w:rFonts w:ascii="Noto Sans CJK KR Regular" w:eastAsia="Noto Sans CJK KR Regular" w:hAnsi="Noto Sans CJK KR Regular"/>
              <w:color w:val="000000" w:themeColor="text1"/>
            </w:rPr>
          </w:rPrChange>
        </w:rPr>
        <w:t>소송을 제기하는 경우 관할법원은 서울동부지방법원으로 한다.</w:t>
      </w:r>
    </w:p>
    <w:p w14:paraId="48EE08EA" w14:textId="6ED8DD7C" w:rsidR="00B1796A" w:rsidRPr="000C7330" w:rsidRDefault="00B1796A" w:rsidP="00B1796A">
      <w:pPr>
        <w:rPr>
          <w:ins w:id="3930" w:author="이승준 (Seungjun Lee)" w:date="2025-07-29T11:08:00Z"/>
          <w:rFonts w:eastAsiaTheme="minorHAnsi"/>
          <w:color w:val="000000" w:themeColor="text1"/>
          <w:rPrChange w:id="3931" w:author="FURSYS" w:date="2025-12-04T15:42:00Z">
            <w:rPr>
              <w:ins w:id="3932" w:author="이승준 (Seungjun Lee)" w:date="2025-07-29T11:08:00Z"/>
              <w:rFonts w:ascii="Noto Sans CJK KR Regular" w:eastAsia="Noto Sans CJK KR Regular" w:hAnsi="Noto Sans CJK KR Regular"/>
              <w:color w:val="000000" w:themeColor="text1"/>
            </w:rPr>
          </w:rPrChange>
        </w:rPr>
      </w:pPr>
    </w:p>
    <w:p w14:paraId="29B20ABB" w14:textId="73C53E10" w:rsidR="00B1796A" w:rsidRPr="000C7330" w:rsidDel="008076F4" w:rsidRDefault="00B1796A" w:rsidP="00B1796A">
      <w:pPr>
        <w:rPr>
          <w:ins w:id="3933" w:author="이승준 (Seungjun Lee)" w:date="2025-07-29T11:08:00Z"/>
          <w:del w:id="3934" w:author="FURSYS" w:date="2025-08-06T14:25:00Z"/>
          <w:rFonts w:eastAsiaTheme="minorHAnsi"/>
          <w:b/>
          <w:rPrChange w:id="3935" w:author="FURSYS" w:date="2025-12-04T15:42:00Z">
            <w:rPr>
              <w:ins w:id="3936" w:author="이승준 (Seungjun Lee)" w:date="2025-07-29T11:08:00Z"/>
              <w:del w:id="3937" w:author="FURSYS" w:date="2025-08-06T14:25:00Z"/>
              <w:rFonts w:ascii="Noto Sans CJK KR Regular" w:eastAsia="Noto Sans CJK KR Regular" w:hAnsi="Noto Sans CJK KR Regular"/>
              <w:b/>
              <w:color w:val="000000" w:themeColor="text1"/>
            </w:rPr>
          </w:rPrChange>
        </w:rPr>
      </w:pPr>
      <w:ins w:id="3938" w:author="이승준 (Seungjun Lee)" w:date="2025-07-29T11:08:00Z">
        <w:del w:id="3939" w:author="FURSYS" w:date="2025-08-06T14:25:00Z">
          <w:r w:rsidRPr="000C7330" w:rsidDel="008076F4">
            <w:rPr>
              <w:rFonts w:eastAsiaTheme="minorHAnsi"/>
              <w:b/>
              <w:rPrChange w:id="3940" w:author="FURSYS" w:date="2025-12-04T15:42:00Z">
                <w:rPr>
                  <w:rFonts w:ascii="Noto Sans CJK KR Regular" w:eastAsia="Noto Sans CJK KR Regular" w:hAnsi="Noto Sans CJK KR Regular"/>
                  <w:b/>
                  <w:color w:val="000000" w:themeColor="text1"/>
                </w:rPr>
              </w:rPrChange>
            </w:rPr>
            <w:delText>제 15 조 (</w:delText>
          </w:r>
          <w:r w:rsidRPr="000C7330" w:rsidDel="008076F4">
            <w:rPr>
              <w:rFonts w:eastAsiaTheme="minorHAnsi" w:hint="eastAsia"/>
              <w:b/>
              <w:rPrChange w:id="3941" w:author="FURSYS" w:date="2025-12-04T15:42:00Z">
                <w:rPr>
                  <w:rFonts w:ascii="Noto Sans CJK KR Regular" w:eastAsia="Noto Sans CJK KR Regular" w:hAnsi="Noto Sans CJK KR Regular" w:hint="eastAsia"/>
                  <w:b/>
                  <w:color w:val="000000" w:themeColor="text1"/>
                </w:rPr>
              </w:rPrChange>
            </w:rPr>
            <w:delText>특약</w:delText>
          </w:r>
          <w:r w:rsidRPr="000C7330" w:rsidDel="008076F4">
            <w:rPr>
              <w:rFonts w:eastAsiaTheme="minorHAnsi"/>
              <w:b/>
              <w:rPrChange w:id="3942" w:author="FURSYS" w:date="2025-12-04T15:42:00Z">
                <w:rPr>
                  <w:rFonts w:ascii="Noto Sans CJK KR Regular" w:eastAsia="Noto Sans CJK KR Regular" w:hAnsi="Noto Sans CJK KR Regular"/>
                  <w:b/>
                  <w:color w:val="000000" w:themeColor="text1"/>
                </w:rPr>
              </w:rPrChange>
            </w:rPr>
            <w:delText>)</w:delText>
          </w:r>
        </w:del>
      </w:ins>
    </w:p>
    <w:p w14:paraId="2CEEDCE9" w14:textId="70E1DD93" w:rsidR="00B1796A" w:rsidRPr="000C7330" w:rsidDel="008076F4" w:rsidRDefault="00B1796A">
      <w:pPr>
        <w:pStyle w:val="a3"/>
        <w:numPr>
          <w:ilvl w:val="0"/>
          <w:numId w:val="53"/>
        </w:numPr>
        <w:wordWrap/>
        <w:adjustRightInd w:val="0"/>
        <w:ind w:leftChars="0"/>
        <w:jc w:val="left"/>
        <w:rPr>
          <w:ins w:id="3943" w:author="이승준 (Seungjun Lee)" w:date="2025-07-29T11:30:00Z"/>
          <w:del w:id="3944" w:author="FURSYS" w:date="2025-08-06T14:25:00Z"/>
          <w:rFonts w:eastAsiaTheme="minorHAnsi"/>
          <w:rPrChange w:id="3945" w:author="FURSYS" w:date="2025-12-04T15:42:00Z">
            <w:rPr>
              <w:ins w:id="3946" w:author="이승준 (Seungjun Lee)" w:date="2025-07-29T11:30:00Z"/>
              <w:del w:id="3947" w:author="FURSYS" w:date="2025-08-06T14:25:00Z"/>
              <w:lang w:val="ko-KR"/>
            </w:rPr>
          </w:rPrChange>
        </w:rPr>
        <w:pPrChange w:id="3948" w:author="이승준 (Seungjun Lee)" w:date="2025-07-29T11:31:00Z">
          <w:pPr>
            <w:wordWrap/>
            <w:adjustRightInd w:val="0"/>
            <w:jc w:val="left"/>
          </w:pPr>
        </w:pPrChange>
      </w:pPr>
      <w:ins w:id="3949" w:author="이승준 (Seungjun Lee)" w:date="2025-07-29T11:10:00Z">
        <w:del w:id="3950" w:author="FURSYS" w:date="2025-08-06T14:25:00Z">
          <w:r w:rsidRPr="000C7330" w:rsidDel="008076F4">
            <w:rPr>
              <w:rFonts w:eastAsiaTheme="minorHAnsi" w:hint="eastAsia"/>
              <w:rPrChange w:id="3951" w:author="FURSYS" w:date="2025-12-04T15:42:00Z">
                <w:rPr>
                  <w:rFonts w:hint="eastAsia"/>
                  <w:lang w:val="ko-KR"/>
                </w:rPr>
              </w:rPrChange>
            </w:rPr>
            <w:delText>본</w:delText>
          </w:r>
          <w:r w:rsidRPr="000C7330" w:rsidDel="008076F4">
            <w:rPr>
              <w:rFonts w:eastAsiaTheme="minorHAnsi"/>
              <w:rPrChange w:id="3952" w:author="FURSYS" w:date="2025-12-04T15:42:00Z">
                <w:rPr>
                  <w:lang w:val="ko-KR"/>
                </w:rPr>
              </w:rPrChange>
            </w:rPr>
            <w:delText xml:space="preserve"> </w:delText>
          </w:r>
          <w:r w:rsidRPr="000C7330" w:rsidDel="008076F4">
            <w:rPr>
              <w:rFonts w:eastAsiaTheme="minorHAnsi" w:hint="eastAsia"/>
              <w:rPrChange w:id="3953" w:author="FURSYS" w:date="2025-12-04T15:42:00Z">
                <w:rPr>
                  <w:rFonts w:hint="eastAsia"/>
                  <w:lang w:val="ko-KR"/>
                </w:rPr>
              </w:rPrChange>
            </w:rPr>
            <w:delText>계약</w:delText>
          </w:r>
        </w:del>
      </w:ins>
      <w:ins w:id="3954" w:author="이승준 (Seungjun Lee)" w:date="2025-07-29T11:40:00Z">
        <w:del w:id="3955" w:author="FURSYS" w:date="2025-08-06T14:25:00Z">
          <w:r w:rsidR="00DE56DB" w:rsidRPr="000C7330" w:rsidDel="008076F4">
            <w:rPr>
              <w:rFonts w:eastAsiaTheme="minorHAnsi" w:hint="eastAsia"/>
              <w:rPrChange w:id="3956" w:author="FURSYS" w:date="2025-12-04T15:42:00Z">
                <w:rPr>
                  <w:rFonts w:ascii="Noto Sans CJK KR Regular" w:eastAsia="Noto Sans CJK KR Regular" w:hAnsi="Noto Sans CJK KR Regular" w:hint="eastAsia"/>
                  <w:color w:val="000000" w:themeColor="text1"/>
                </w:rPr>
              </w:rPrChange>
            </w:rPr>
            <w:delText>은</w:delText>
          </w:r>
        </w:del>
      </w:ins>
      <w:ins w:id="3957" w:author="이승준 (Seungjun Lee)" w:date="2025-07-29T11:10:00Z">
        <w:del w:id="3958" w:author="FURSYS" w:date="2025-08-06T14:25:00Z">
          <w:r w:rsidRPr="000C7330" w:rsidDel="008076F4">
            <w:rPr>
              <w:rFonts w:eastAsiaTheme="minorHAnsi"/>
              <w:rPrChange w:id="3959" w:author="FURSYS" w:date="2025-12-04T15:42:00Z">
                <w:rPr>
                  <w:lang w:val="ko-KR"/>
                </w:rPr>
              </w:rPrChange>
            </w:rPr>
            <w:delText xml:space="preserve"> </w:delText>
          </w:r>
        </w:del>
      </w:ins>
      <w:ins w:id="3960" w:author="이승준 (Seungjun Lee)" w:date="2025-07-29T11:34:00Z">
        <w:del w:id="3961" w:author="FURSYS" w:date="2025-08-06T14:25:00Z">
          <w:r w:rsidR="002E2521" w:rsidRPr="000C7330" w:rsidDel="008076F4">
            <w:rPr>
              <w:rFonts w:eastAsiaTheme="minorHAnsi" w:hint="eastAsia"/>
              <w:rPrChange w:id="3962" w:author="FURSYS" w:date="2025-12-04T15:42:00Z">
                <w:rPr>
                  <w:rFonts w:ascii="Noto Sans CJK KR Regular" w:eastAsia="Noto Sans CJK KR Regular" w:hAnsi="Noto Sans CJK KR Regular" w:hint="eastAsia"/>
                  <w:color w:val="000000" w:themeColor="text1"/>
                </w:rPr>
              </w:rPrChange>
            </w:rPr>
            <w:delText>첨부</w:delText>
          </w:r>
          <w:r w:rsidR="002E2521" w:rsidRPr="000C7330" w:rsidDel="008076F4">
            <w:rPr>
              <w:rFonts w:eastAsiaTheme="minorHAnsi"/>
              <w:rPrChange w:id="3963" w:author="FURSYS" w:date="2025-12-04T15:42:00Z">
                <w:rPr>
                  <w:rFonts w:ascii="Noto Sans CJK KR Regular" w:eastAsia="Noto Sans CJK KR Regular" w:hAnsi="Noto Sans CJK KR Regular"/>
                  <w:color w:val="000000" w:themeColor="text1"/>
                </w:rPr>
              </w:rPrChange>
            </w:rPr>
            <w:delText>(3)</w:delText>
          </w:r>
        </w:del>
      </w:ins>
      <w:ins w:id="3964" w:author="이승준 (Seungjun Lee)" w:date="2025-07-29T11:33:00Z">
        <w:del w:id="3965" w:author="FURSYS" w:date="2025-08-06T14:25:00Z">
          <w:r w:rsidR="002E2521" w:rsidRPr="000C7330" w:rsidDel="008076F4">
            <w:rPr>
              <w:rFonts w:eastAsiaTheme="minorHAnsi"/>
              <w:rPrChange w:id="3966" w:author="FURSYS" w:date="2025-12-04T15:42:00Z">
                <w:rPr>
                  <w:rFonts w:ascii="Noto Sans CJK KR Regular" w:eastAsia="Noto Sans CJK KR Regular" w:hAnsi="Noto Sans CJK KR Regular"/>
                  <w:color w:val="000000" w:themeColor="text1"/>
                </w:rPr>
              </w:rPrChange>
            </w:rPr>
            <w:delText xml:space="preserve"> </w:delText>
          </w:r>
        </w:del>
      </w:ins>
      <w:ins w:id="3967" w:author="이승준 (Seungjun Lee)" w:date="2025-07-29T11:35:00Z">
        <w:del w:id="3968" w:author="FURSYS" w:date="2025-08-06T14:25:00Z">
          <w:r w:rsidR="002E2521" w:rsidRPr="000C7330" w:rsidDel="008076F4">
            <w:rPr>
              <w:rFonts w:eastAsiaTheme="minorHAnsi"/>
              <w:rPrChange w:id="3969" w:author="FURSYS" w:date="2025-12-04T15:42:00Z">
                <w:rPr>
                  <w:rFonts w:ascii="Noto Sans CJK KR Regular" w:eastAsia="Noto Sans CJK KR Regular" w:hAnsi="Noto Sans CJK KR Regular"/>
                  <w:color w:val="000000" w:themeColor="text1"/>
                </w:rPr>
              </w:rPrChange>
            </w:rPr>
            <w:delText>‘</w:delText>
          </w:r>
        </w:del>
      </w:ins>
      <w:ins w:id="3970" w:author="이승준 (Seungjun Lee)" w:date="2025-07-29T11:33:00Z">
        <w:del w:id="3971" w:author="FURSYS" w:date="2025-08-06T14:25:00Z">
          <w:r w:rsidR="002E2521" w:rsidRPr="000C7330" w:rsidDel="008076F4">
            <w:rPr>
              <w:rFonts w:eastAsiaTheme="minorHAnsi"/>
              <w:rPrChange w:id="3972" w:author="FURSYS" w:date="2025-12-04T15:42:00Z">
                <w:rPr>
                  <w:rFonts w:ascii="Noto Sans CJK KR Regular" w:eastAsia="Noto Sans CJK KR Regular" w:hAnsi="Noto Sans CJK KR Regular"/>
                  <w:color w:val="000000" w:themeColor="text1"/>
                </w:rPr>
              </w:rPrChange>
            </w:rPr>
            <w:delText>㈜S&amp;I ISC 3층 스마트오피스 및 4층 타스크룸 유지관리 용역 계약서</w:delText>
          </w:r>
        </w:del>
      </w:ins>
      <w:ins w:id="3973" w:author="이승준 (Seungjun Lee)" w:date="2025-07-29T11:10:00Z">
        <w:del w:id="3974" w:author="FURSYS" w:date="2025-08-06T14:25:00Z">
          <w:r w:rsidRPr="000C7330" w:rsidDel="008076F4">
            <w:rPr>
              <w:rFonts w:eastAsiaTheme="minorHAnsi"/>
              <w:rPrChange w:id="3975" w:author="FURSYS" w:date="2025-12-04T15:42:00Z">
                <w:rPr>
                  <w:lang w:val="ko-KR"/>
                </w:rPr>
              </w:rPrChange>
            </w:rPr>
            <w:delText>'</w:delText>
          </w:r>
          <w:r w:rsidRPr="000C7330" w:rsidDel="008076F4">
            <w:rPr>
              <w:rFonts w:eastAsiaTheme="minorHAnsi" w:hint="eastAsia"/>
              <w:rPrChange w:id="3976" w:author="FURSYS" w:date="2025-12-04T15:42:00Z">
                <w:rPr>
                  <w:rFonts w:hint="eastAsia"/>
                  <w:lang w:val="ko-KR"/>
                </w:rPr>
              </w:rPrChange>
            </w:rPr>
            <w:delText>를</w:delText>
          </w:r>
          <w:r w:rsidRPr="000C7330" w:rsidDel="008076F4">
            <w:rPr>
              <w:rFonts w:eastAsiaTheme="minorHAnsi"/>
              <w:rPrChange w:id="3977" w:author="FURSYS" w:date="2025-12-04T15:42:00Z">
                <w:rPr>
                  <w:lang w:val="ko-KR"/>
                </w:rPr>
              </w:rPrChange>
            </w:rPr>
            <w:delText xml:space="preserve"> </w:delText>
          </w:r>
          <w:r w:rsidRPr="000C7330" w:rsidDel="008076F4">
            <w:rPr>
              <w:rFonts w:eastAsiaTheme="minorHAnsi" w:hint="eastAsia"/>
              <w:rPrChange w:id="3978" w:author="FURSYS" w:date="2025-12-04T15:42:00Z">
                <w:rPr>
                  <w:rFonts w:hint="eastAsia"/>
                  <w:lang w:val="ko-KR"/>
                </w:rPr>
              </w:rPrChange>
            </w:rPr>
            <w:delText>대체하는</w:delText>
          </w:r>
          <w:r w:rsidRPr="000C7330" w:rsidDel="008076F4">
            <w:rPr>
              <w:rFonts w:eastAsiaTheme="minorHAnsi"/>
              <w:rPrChange w:id="3979" w:author="FURSYS" w:date="2025-12-04T15:42:00Z">
                <w:rPr>
                  <w:lang w:val="ko-KR"/>
                </w:rPr>
              </w:rPrChange>
            </w:rPr>
            <w:delText xml:space="preserve"> </w:delText>
          </w:r>
          <w:r w:rsidRPr="000C7330" w:rsidDel="008076F4">
            <w:rPr>
              <w:rFonts w:eastAsiaTheme="minorHAnsi" w:hint="eastAsia"/>
              <w:rPrChange w:id="3980" w:author="FURSYS" w:date="2025-12-04T15:42:00Z">
                <w:rPr>
                  <w:rFonts w:hint="eastAsia"/>
                  <w:lang w:val="ko-KR"/>
                </w:rPr>
              </w:rPrChange>
            </w:rPr>
            <w:delText>효력이</w:delText>
          </w:r>
          <w:r w:rsidRPr="000C7330" w:rsidDel="008076F4">
            <w:rPr>
              <w:rFonts w:eastAsiaTheme="minorHAnsi"/>
              <w:rPrChange w:id="3981" w:author="FURSYS" w:date="2025-12-04T15:42:00Z">
                <w:rPr>
                  <w:lang w:val="ko-KR"/>
                </w:rPr>
              </w:rPrChange>
            </w:rPr>
            <w:delText xml:space="preserve"> </w:delText>
          </w:r>
          <w:r w:rsidRPr="000C7330" w:rsidDel="008076F4">
            <w:rPr>
              <w:rFonts w:eastAsiaTheme="minorHAnsi" w:hint="eastAsia"/>
              <w:rPrChange w:id="3982" w:author="FURSYS" w:date="2025-12-04T15:42:00Z">
                <w:rPr>
                  <w:rFonts w:hint="eastAsia"/>
                  <w:lang w:val="ko-KR"/>
                </w:rPr>
              </w:rPrChange>
            </w:rPr>
            <w:delText>있다</w:delText>
          </w:r>
          <w:r w:rsidRPr="000C7330" w:rsidDel="008076F4">
            <w:rPr>
              <w:rFonts w:eastAsiaTheme="minorHAnsi"/>
              <w:rPrChange w:id="3983" w:author="FURSYS" w:date="2025-12-04T15:42:00Z">
                <w:rPr>
                  <w:lang w:val="ko-KR"/>
                </w:rPr>
              </w:rPrChange>
            </w:rPr>
            <w:delText xml:space="preserve">. </w:delText>
          </w:r>
        </w:del>
      </w:ins>
    </w:p>
    <w:p w14:paraId="10B5CE25" w14:textId="77777777" w:rsidR="00B1796A" w:rsidRPr="000C7330" w:rsidRDefault="00B1796A">
      <w:pPr>
        <w:rPr>
          <w:rFonts w:eastAsiaTheme="minorHAnsi"/>
          <w:color w:val="000000" w:themeColor="text1"/>
          <w:rPrChange w:id="3984" w:author="FURSYS" w:date="2025-12-04T15:42:00Z">
            <w:rPr/>
          </w:rPrChange>
        </w:rPr>
        <w:pPrChange w:id="3985" w:author="이승준 (Seungjun Lee)" w:date="2025-07-29T11:08:00Z">
          <w:pPr>
            <w:pStyle w:val="a3"/>
            <w:numPr>
              <w:numId w:val="35"/>
            </w:numPr>
            <w:ind w:leftChars="0" w:left="400" w:hanging="400"/>
          </w:pPr>
        </w:pPrChange>
      </w:pPr>
    </w:p>
    <w:p w14:paraId="33009BF7" w14:textId="1CFE18C7" w:rsidR="00950A31" w:rsidRPr="000C7330" w:rsidRDefault="00950A31" w:rsidP="00950A31">
      <w:pPr>
        <w:pageBreakBefore/>
        <w:jc w:val="left"/>
        <w:rPr>
          <w:rFonts w:eastAsiaTheme="minorHAnsi"/>
          <w:b/>
          <w:color w:val="000000" w:themeColor="text1"/>
          <w:rPrChange w:id="3986" w:author="FURSYS" w:date="2025-12-04T15:42:00Z">
            <w:rPr>
              <w:rFonts w:ascii="Noto Sans CJK KR Regular" w:eastAsia="Noto Sans CJK KR Regular" w:hAnsi="Noto Sans CJK KR Regular"/>
              <w:b/>
              <w:color w:val="000000" w:themeColor="text1"/>
            </w:rPr>
          </w:rPrChange>
        </w:rPr>
      </w:pPr>
      <w:r w:rsidRPr="000C7330">
        <w:rPr>
          <w:rFonts w:eastAsiaTheme="minorHAnsi" w:hint="eastAsia"/>
          <w:b/>
          <w:color w:val="000000" w:themeColor="text1"/>
          <w:rPrChange w:id="3987" w:author="FURSYS" w:date="2025-12-04T15:42:00Z">
            <w:rPr>
              <w:rFonts w:ascii="Noto Sans CJK KR Regular" w:eastAsia="Noto Sans CJK KR Regular" w:hAnsi="Noto Sans CJK KR Regular" w:hint="eastAsia"/>
              <w:b/>
              <w:color w:val="000000" w:themeColor="text1"/>
            </w:rPr>
          </w:rPrChange>
        </w:rPr>
        <w:lastRenderedPageBreak/>
        <w:t>첨부</w:t>
      </w:r>
      <w:r w:rsidRPr="000C7330">
        <w:rPr>
          <w:rFonts w:eastAsiaTheme="minorHAnsi"/>
          <w:b/>
          <w:color w:val="000000" w:themeColor="text1"/>
          <w:rPrChange w:id="3988" w:author="FURSYS" w:date="2025-12-04T15:42:00Z">
            <w:rPr>
              <w:rFonts w:ascii="Noto Sans CJK KR Regular" w:eastAsia="Noto Sans CJK KR Regular" w:hAnsi="Noto Sans CJK KR Regular"/>
              <w:b/>
              <w:color w:val="000000" w:themeColor="text1"/>
            </w:rPr>
          </w:rPrChange>
        </w:rPr>
        <w:t>(</w:t>
      </w:r>
      <w:ins w:id="3989" w:author="이승준 (Seungjun Lee)" w:date="2025-07-29T11:31:00Z">
        <w:r w:rsidR="002E2521" w:rsidRPr="000C7330">
          <w:rPr>
            <w:rFonts w:eastAsiaTheme="minorHAnsi"/>
            <w:b/>
            <w:color w:val="000000" w:themeColor="text1"/>
            <w:rPrChange w:id="3990" w:author="FURSYS" w:date="2025-12-04T15:42:00Z">
              <w:rPr>
                <w:rFonts w:ascii="Noto Sans CJK KR Regular" w:eastAsia="Noto Sans CJK KR Regular" w:hAnsi="Noto Sans CJK KR Regular"/>
                <w:b/>
                <w:color w:val="000000" w:themeColor="text1"/>
              </w:rPr>
            </w:rPrChange>
          </w:rPr>
          <w:t>2</w:t>
        </w:r>
      </w:ins>
      <w:del w:id="3991" w:author="이승준 (Seungjun Lee)" w:date="2025-07-29T11:31:00Z">
        <w:r w:rsidRPr="000C7330" w:rsidDel="002E2521">
          <w:rPr>
            <w:rFonts w:eastAsiaTheme="minorHAnsi"/>
            <w:b/>
            <w:color w:val="000000" w:themeColor="text1"/>
            <w:rPrChange w:id="3992" w:author="FURSYS" w:date="2025-12-04T15:42:00Z">
              <w:rPr>
                <w:rFonts w:ascii="Noto Sans CJK KR Regular" w:eastAsia="Noto Sans CJK KR Regular" w:hAnsi="Noto Sans CJK KR Regular"/>
                <w:b/>
                <w:color w:val="000000" w:themeColor="text1"/>
              </w:rPr>
            </w:rPrChange>
          </w:rPr>
          <w:delText>2</w:delText>
        </w:r>
      </w:del>
      <w:r w:rsidRPr="000C7330">
        <w:rPr>
          <w:rFonts w:eastAsiaTheme="minorHAnsi"/>
          <w:b/>
          <w:color w:val="000000" w:themeColor="text1"/>
          <w:rPrChange w:id="3993" w:author="FURSYS" w:date="2025-12-04T15:42:00Z">
            <w:rPr>
              <w:rFonts w:ascii="Noto Sans CJK KR Regular" w:eastAsia="Noto Sans CJK KR Regular" w:hAnsi="Noto Sans CJK KR Regular"/>
              <w:b/>
              <w:color w:val="000000" w:themeColor="text1"/>
            </w:rPr>
          </w:rPrChange>
        </w:rPr>
        <w:t>)</w:t>
      </w:r>
      <w:r w:rsidR="00384234" w:rsidRPr="000C7330">
        <w:rPr>
          <w:rFonts w:eastAsiaTheme="minorHAnsi"/>
          <w:b/>
          <w:color w:val="000000" w:themeColor="text1"/>
          <w:rPrChange w:id="3994" w:author="FURSYS" w:date="2025-12-04T15:42:00Z">
            <w:rPr>
              <w:rFonts w:ascii="Noto Sans CJK KR Regular" w:eastAsia="Noto Sans CJK KR Regular" w:hAnsi="Noto Sans CJK KR Regular"/>
              <w:b/>
              <w:color w:val="000000" w:themeColor="text1"/>
            </w:rPr>
          </w:rPrChange>
        </w:rPr>
        <w:t xml:space="preserve"> </w:t>
      </w:r>
      <w:r w:rsidR="007E1412" w:rsidRPr="000C7330">
        <w:rPr>
          <w:rFonts w:eastAsiaTheme="minorHAnsi" w:hint="eastAsia"/>
          <w:b/>
          <w:color w:val="000000" w:themeColor="text1"/>
          <w:rPrChange w:id="3995" w:author="FURSYS" w:date="2025-12-04T15:42:00Z">
            <w:rPr>
              <w:rFonts w:ascii="Noto Sans CJK KR Regular" w:eastAsia="Noto Sans CJK KR Regular" w:hAnsi="Noto Sans CJK KR Regular" w:hint="eastAsia"/>
              <w:b/>
              <w:color w:val="000000" w:themeColor="text1"/>
            </w:rPr>
          </w:rPrChange>
        </w:rPr>
        <w:t>계약물품</w:t>
      </w:r>
      <w:r w:rsidR="00F45268" w:rsidRPr="000C7330">
        <w:rPr>
          <w:rFonts w:eastAsiaTheme="minorHAnsi"/>
          <w:b/>
          <w:color w:val="000000" w:themeColor="text1"/>
          <w:rPrChange w:id="3996" w:author="FURSYS" w:date="2025-12-04T15:42:00Z">
            <w:rPr>
              <w:rFonts w:ascii="Noto Sans CJK KR Regular" w:eastAsia="Noto Sans CJK KR Regular" w:hAnsi="Noto Sans CJK KR Regular"/>
              <w:b/>
              <w:color w:val="000000" w:themeColor="text1"/>
            </w:rPr>
          </w:rPrChange>
        </w:rPr>
        <w:t xml:space="preserve"> 목록 및 </w:t>
      </w:r>
      <w:r w:rsidR="007E1412" w:rsidRPr="000C7330">
        <w:rPr>
          <w:rFonts w:eastAsiaTheme="minorHAnsi" w:hint="eastAsia"/>
          <w:b/>
          <w:color w:val="000000" w:themeColor="text1"/>
          <w:rPrChange w:id="3997" w:author="FURSYS" w:date="2025-12-04T15:42:00Z">
            <w:rPr>
              <w:rFonts w:ascii="Noto Sans CJK KR Regular" w:eastAsia="Noto Sans CJK KR Regular" w:hAnsi="Noto Sans CJK KR Regular" w:hint="eastAsia"/>
              <w:b/>
              <w:color w:val="000000" w:themeColor="text1"/>
            </w:rPr>
          </w:rPrChange>
        </w:rPr>
        <w:t>렌탈</w:t>
      </w:r>
      <w:r w:rsidR="00F45268" w:rsidRPr="000C7330">
        <w:rPr>
          <w:rFonts w:eastAsiaTheme="minorHAnsi"/>
          <w:b/>
          <w:color w:val="000000" w:themeColor="text1"/>
          <w:rPrChange w:id="3998" w:author="FURSYS" w:date="2025-12-04T15:42:00Z">
            <w:rPr>
              <w:rFonts w:ascii="Noto Sans CJK KR Regular" w:eastAsia="Noto Sans CJK KR Regular" w:hAnsi="Noto Sans CJK KR Regular"/>
              <w:b/>
              <w:color w:val="000000" w:themeColor="text1"/>
            </w:rPr>
          </w:rPrChange>
        </w:rPr>
        <w:t>료 산정표</w:t>
      </w:r>
    </w:p>
    <w:p w14:paraId="79455E5E" w14:textId="37712A3E" w:rsidR="00481FE6" w:rsidRPr="000C7330" w:rsidRDefault="007E1412" w:rsidP="00E57155">
      <w:pPr>
        <w:rPr>
          <w:rFonts w:eastAsiaTheme="minorHAnsi"/>
          <w:color w:val="000000" w:themeColor="text1"/>
          <w:rPrChange w:id="3999" w:author="FURSYS" w:date="2025-12-04T15:42:00Z">
            <w:rPr>
              <w:rFonts w:ascii="Noto Sans CJK KR Regular" w:eastAsia="Noto Sans CJK KR Regular" w:hAnsi="Noto Sans CJK KR Regular"/>
              <w:color w:val="000000" w:themeColor="text1"/>
            </w:rPr>
          </w:rPrChange>
        </w:rPr>
      </w:pPr>
      <w:del w:id="4000" w:author="이승준 (Seungjun Lee)" w:date="2025-07-17T17:23:00Z">
        <w:r w:rsidRPr="000C7330" w:rsidDel="003A73E7">
          <w:rPr>
            <w:rFonts w:eastAsiaTheme="minorHAnsi"/>
            <w:noProof/>
            <w:rPrChange w:id="4001" w:author="FURSYS" w:date="2025-12-04T15:42:00Z">
              <w:rPr>
                <w:noProof/>
              </w:rPr>
            </w:rPrChange>
          </w:rPr>
          <w:drawing>
            <wp:inline distT="0" distB="0" distL="0" distR="0" wp14:anchorId="086BD824" wp14:editId="45157F87">
              <wp:extent cx="5676900" cy="8003212"/>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87" r="943" b="307"/>
                      <a:stretch/>
                    </pic:blipFill>
                    <pic:spPr bwMode="auto">
                      <a:xfrm>
                        <a:off x="0" y="0"/>
                        <a:ext cx="5677382" cy="8003892"/>
                      </a:xfrm>
                      <a:prstGeom prst="rect">
                        <a:avLst/>
                      </a:prstGeom>
                      <a:ln>
                        <a:noFill/>
                      </a:ln>
                      <a:extLst>
                        <a:ext uri="{53640926-AAD7-44D8-BBD7-CCE9431645EC}">
                          <a14:shadowObscured xmlns:a14="http://schemas.microsoft.com/office/drawing/2010/main"/>
                        </a:ext>
                      </a:extLst>
                    </pic:spPr>
                  </pic:pic>
                </a:graphicData>
              </a:graphic>
            </wp:inline>
          </w:drawing>
        </w:r>
      </w:del>
      <w:ins w:id="4002" w:author="이승준 (Seungjun Lee)" w:date="2025-07-17T17:23:00Z">
        <w:r w:rsidR="003A73E7" w:rsidRPr="000C7330">
          <w:rPr>
            <w:rFonts w:eastAsiaTheme="minorHAnsi"/>
            <w:noProof/>
            <w:rPrChange w:id="4003" w:author="FURSYS" w:date="2025-12-04T15:42:00Z">
              <w:rPr>
                <w:noProof/>
              </w:rPr>
            </w:rPrChange>
          </w:rPr>
          <w:t xml:space="preserve"> </w:t>
        </w:r>
      </w:ins>
    </w:p>
    <w:p w14:paraId="35DD34A6" w14:textId="6C578C83" w:rsidR="007E1412" w:rsidRPr="000C7330" w:rsidRDefault="003A73E7" w:rsidP="00E57155">
      <w:pPr>
        <w:rPr>
          <w:rFonts w:eastAsiaTheme="minorHAnsi"/>
          <w:color w:val="000000" w:themeColor="text1"/>
          <w:rPrChange w:id="4004" w:author="FURSYS" w:date="2025-12-04T15:42:00Z">
            <w:rPr>
              <w:rFonts w:ascii="Noto Sans CJK KR Regular" w:eastAsia="Noto Sans CJK KR Regular" w:hAnsi="Noto Sans CJK KR Regular"/>
              <w:color w:val="000000" w:themeColor="text1"/>
            </w:rPr>
          </w:rPrChange>
        </w:rPr>
      </w:pPr>
      <w:ins w:id="4005" w:author="이승준 (Seungjun Lee)" w:date="2025-07-17T17:24:00Z">
        <w:r w:rsidRPr="000C7330">
          <w:rPr>
            <w:rFonts w:eastAsiaTheme="minorHAnsi"/>
            <w:noProof/>
            <w:color w:val="000000" w:themeColor="text1"/>
            <w:rPrChange w:id="4006" w:author="FURSYS" w:date="2025-12-04T15:42:00Z">
              <w:rPr>
                <w:rFonts w:ascii="Noto Sans CJK KR Regular" w:eastAsia="Noto Sans CJK KR Regular" w:hAnsi="Noto Sans CJK KR Regular"/>
                <w:noProof/>
                <w:color w:val="000000" w:themeColor="text1"/>
              </w:rPr>
            </w:rPrChange>
          </w:rPr>
          <w:lastRenderedPageBreak/>
          <w:drawing>
            <wp:inline distT="0" distB="0" distL="0" distR="0" wp14:anchorId="75B6618B" wp14:editId="7FD26E7B">
              <wp:extent cx="5731510" cy="5911215"/>
              <wp:effectExtent l="0" t="0" r="254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911215"/>
                      </a:xfrm>
                      <a:prstGeom prst="rect">
                        <a:avLst/>
                      </a:prstGeom>
                    </pic:spPr>
                  </pic:pic>
                </a:graphicData>
              </a:graphic>
            </wp:inline>
          </w:drawing>
        </w:r>
      </w:ins>
    </w:p>
    <w:p w14:paraId="146D0A25" w14:textId="5B2DF81A" w:rsidR="001E798B" w:rsidRPr="000C7330" w:rsidRDefault="003A73E7" w:rsidP="00E57155">
      <w:pPr>
        <w:rPr>
          <w:ins w:id="4007" w:author="이승준 (Seungjun Lee)" w:date="2025-07-17T17:24:00Z"/>
          <w:rFonts w:eastAsiaTheme="minorHAnsi"/>
          <w:color w:val="000000" w:themeColor="text1"/>
          <w:rPrChange w:id="4008" w:author="FURSYS" w:date="2025-12-04T15:42:00Z">
            <w:rPr>
              <w:ins w:id="4009" w:author="이승준 (Seungjun Lee)" w:date="2025-07-17T17:24:00Z"/>
              <w:rFonts w:ascii="Noto Sans CJK KR Regular" w:eastAsia="Noto Sans CJK KR Regular" w:hAnsi="Noto Sans CJK KR Regular"/>
              <w:color w:val="000000" w:themeColor="text1"/>
            </w:rPr>
          </w:rPrChange>
        </w:rPr>
      </w:pPr>
      <w:ins w:id="4010" w:author="이승준 (Seungjun Lee)" w:date="2025-07-17T17:24:00Z">
        <w:r w:rsidRPr="000C7330">
          <w:rPr>
            <w:rFonts w:eastAsiaTheme="minorHAnsi"/>
            <w:noProof/>
            <w:color w:val="000000" w:themeColor="text1"/>
            <w:rPrChange w:id="4011" w:author="FURSYS" w:date="2025-12-04T15:42:00Z">
              <w:rPr>
                <w:rFonts w:ascii="Noto Sans CJK KR Regular" w:eastAsia="Noto Sans CJK KR Regular" w:hAnsi="Noto Sans CJK KR Regular"/>
                <w:noProof/>
                <w:color w:val="000000" w:themeColor="text1"/>
              </w:rPr>
            </w:rPrChange>
          </w:rPr>
          <w:lastRenderedPageBreak/>
          <w:drawing>
            <wp:inline distT="0" distB="0" distL="0" distR="0" wp14:anchorId="2D67D06B" wp14:editId="335EE96E">
              <wp:extent cx="5731510" cy="5712460"/>
              <wp:effectExtent l="0" t="0" r="2540" b="254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712460"/>
                      </a:xfrm>
                      <a:prstGeom prst="rect">
                        <a:avLst/>
                      </a:prstGeom>
                    </pic:spPr>
                  </pic:pic>
                </a:graphicData>
              </a:graphic>
            </wp:inline>
          </w:drawing>
        </w:r>
      </w:ins>
      <w:del w:id="4012" w:author="이승준 (Seungjun Lee)" w:date="2025-07-17T17:24:00Z">
        <w:r w:rsidR="007E1412" w:rsidRPr="000C7330" w:rsidDel="003A73E7">
          <w:rPr>
            <w:rFonts w:eastAsiaTheme="minorHAnsi"/>
            <w:noProof/>
            <w:rPrChange w:id="4013" w:author="FURSYS" w:date="2025-12-04T15:42:00Z">
              <w:rPr>
                <w:noProof/>
              </w:rPr>
            </w:rPrChange>
          </w:rPr>
          <w:lastRenderedPageBreak/>
          <w:drawing>
            <wp:inline distT="0" distB="0" distL="0" distR="0" wp14:anchorId="1B53899D" wp14:editId="687BF44C">
              <wp:extent cx="5624755" cy="8628926"/>
              <wp:effectExtent l="0" t="0" r="0" b="127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99" r="776" b="381"/>
                      <a:stretch/>
                    </pic:blipFill>
                    <pic:spPr bwMode="auto">
                      <a:xfrm>
                        <a:off x="0" y="0"/>
                        <a:ext cx="5625296" cy="8629756"/>
                      </a:xfrm>
                      <a:prstGeom prst="rect">
                        <a:avLst/>
                      </a:prstGeom>
                      <a:ln>
                        <a:noFill/>
                      </a:ln>
                      <a:extLst>
                        <a:ext uri="{53640926-AAD7-44D8-BBD7-CCE9431645EC}">
                          <a14:shadowObscured xmlns:a14="http://schemas.microsoft.com/office/drawing/2010/main"/>
                        </a:ext>
                      </a:extLst>
                    </pic:spPr>
                  </pic:pic>
                </a:graphicData>
              </a:graphic>
            </wp:inline>
          </w:drawing>
        </w:r>
      </w:del>
    </w:p>
    <w:p w14:paraId="0D93E0CE" w14:textId="735E3153" w:rsidR="003A73E7" w:rsidRPr="000C7330" w:rsidRDefault="003A73E7" w:rsidP="00E57155">
      <w:pPr>
        <w:rPr>
          <w:ins w:id="4014" w:author="이승준 (Seungjun Lee)" w:date="2025-07-17T17:25:00Z"/>
          <w:rFonts w:eastAsiaTheme="minorHAnsi"/>
          <w:color w:val="000000" w:themeColor="text1"/>
          <w:rPrChange w:id="4015" w:author="FURSYS" w:date="2025-12-04T15:42:00Z">
            <w:rPr>
              <w:ins w:id="4016" w:author="이승준 (Seungjun Lee)" w:date="2025-07-17T17:25:00Z"/>
              <w:rFonts w:ascii="Noto Sans CJK KR Regular" w:eastAsia="Noto Sans CJK KR Regular" w:hAnsi="Noto Sans CJK KR Regular"/>
              <w:color w:val="000000" w:themeColor="text1"/>
            </w:rPr>
          </w:rPrChange>
        </w:rPr>
      </w:pPr>
      <w:ins w:id="4017" w:author="이승준 (Seungjun Lee)" w:date="2025-07-17T17:24:00Z">
        <w:r w:rsidRPr="000C7330">
          <w:rPr>
            <w:rFonts w:eastAsiaTheme="minorHAnsi"/>
            <w:noProof/>
            <w:color w:val="000000" w:themeColor="text1"/>
            <w:rPrChange w:id="4018" w:author="FURSYS" w:date="2025-12-04T15:42:00Z">
              <w:rPr>
                <w:rFonts w:ascii="Noto Sans CJK KR Regular" w:eastAsia="Noto Sans CJK KR Regular" w:hAnsi="Noto Sans CJK KR Regular"/>
                <w:noProof/>
                <w:color w:val="000000" w:themeColor="text1"/>
              </w:rPr>
            </w:rPrChange>
          </w:rPr>
          <w:lastRenderedPageBreak/>
          <w:drawing>
            <wp:inline distT="0" distB="0" distL="0" distR="0" wp14:anchorId="38720AA2" wp14:editId="0A0EC312">
              <wp:extent cx="5696243" cy="2387723"/>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96243" cy="2387723"/>
                      </a:xfrm>
                      <a:prstGeom prst="rect">
                        <a:avLst/>
                      </a:prstGeom>
                    </pic:spPr>
                  </pic:pic>
                </a:graphicData>
              </a:graphic>
            </wp:inline>
          </w:drawing>
        </w:r>
      </w:ins>
    </w:p>
    <w:p w14:paraId="7F97284C" w14:textId="2AC8A643" w:rsidR="003A73E7" w:rsidRPr="000C7330" w:rsidDel="008076F4" w:rsidRDefault="003A73E7" w:rsidP="00E57155">
      <w:pPr>
        <w:rPr>
          <w:ins w:id="4019" w:author="이승준 (Seungjun Lee)" w:date="2025-07-29T11:32:00Z"/>
          <w:del w:id="4020" w:author="FURSYS" w:date="2025-08-06T14:26:00Z"/>
          <w:rFonts w:eastAsiaTheme="minorHAnsi"/>
          <w:color w:val="000000" w:themeColor="text1"/>
          <w:rPrChange w:id="4021" w:author="FURSYS" w:date="2025-12-04T15:42:00Z">
            <w:rPr>
              <w:ins w:id="4022" w:author="이승준 (Seungjun Lee)" w:date="2025-07-29T11:32:00Z"/>
              <w:del w:id="4023" w:author="FURSYS" w:date="2025-08-06T14:26:00Z"/>
              <w:rFonts w:ascii="Noto Sans CJK KR Regular" w:eastAsia="Noto Sans CJK KR Regular" w:hAnsi="Noto Sans CJK KR Regular"/>
              <w:color w:val="000000" w:themeColor="text1"/>
            </w:rPr>
          </w:rPrChange>
        </w:rPr>
      </w:pPr>
      <w:ins w:id="4024" w:author="이승준 (Seungjun Lee)" w:date="2025-07-17T17:25:00Z">
        <w:del w:id="4025" w:author="FURSYS" w:date="2025-08-06T08:32:00Z">
          <w:r w:rsidRPr="000C7330" w:rsidDel="001B3684">
            <w:rPr>
              <w:rFonts w:eastAsiaTheme="minorHAnsi"/>
              <w:noProof/>
              <w:color w:val="000000" w:themeColor="text1"/>
              <w:rPrChange w:id="4026" w:author="FURSYS" w:date="2025-12-04T15:42:00Z">
                <w:rPr>
                  <w:rFonts w:ascii="Noto Sans CJK KR Regular" w:eastAsia="Noto Sans CJK KR Regular" w:hAnsi="Noto Sans CJK KR Regular"/>
                  <w:noProof/>
                  <w:color w:val="000000" w:themeColor="text1"/>
                </w:rPr>
              </w:rPrChange>
            </w:rPr>
            <w:drawing>
              <wp:inline distT="0" distB="0" distL="0" distR="0" wp14:anchorId="60FFDB11" wp14:editId="6E9F2D28">
                <wp:extent cx="5731510" cy="4505960"/>
                <wp:effectExtent l="0" t="0" r="2540" b="889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505960"/>
                        </a:xfrm>
                        <a:prstGeom prst="rect">
                          <a:avLst/>
                        </a:prstGeom>
                      </pic:spPr>
                    </pic:pic>
                  </a:graphicData>
                </a:graphic>
              </wp:inline>
            </w:drawing>
          </w:r>
        </w:del>
      </w:ins>
    </w:p>
    <w:p w14:paraId="3197AC3B" w14:textId="22B722EF" w:rsidR="002E2521" w:rsidRPr="000C7330" w:rsidRDefault="002E2521" w:rsidP="00E57155">
      <w:pPr>
        <w:rPr>
          <w:ins w:id="4027" w:author="이승준 (Seungjun Lee)" w:date="2025-07-29T11:32:00Z"/>
          <w:rFonts w:eastAsiaTheme="minorHAnsi"/>
          <w:color w:val="000000" w:themeColor="text1"/>
          <w:rPrChange w:id="4028" w:author="FURSYS" w:date="2025-12-04T15:42:00Z">
            <w:rPr>
              <w:ins w:id="4029" w:author="이승준 (Seungjun Lee)" w:date="2025-07-29T11:32:00Z"/>
              <w:rFonts w:ascii="Noto Sans CJK KR Regular" w:eastAsia="Noto Sans CJK KR Regular" w:hAnsi="Noto Sans CJK KR Regular"/>
              <w:color w:val="000000" w:themeColor="text1"/>
            </w:rPr>
          </w:rPrChange>
        </w:rPr>
      </w:pPr>
    </w:p>
    <w:p w14:paraId="66C3F9F2" w14:textId="118EA80F" w:rsidR="002E2521" w:rsidRPr="000C7330" w:rsidDel="008076F4" w:rsidRDefault="001B3684">
      <w:pPr>
        <w:rPr>
          <w:ins w:id="4030" w:author="이승준 (Seungjun Lee)" w:date="2025-07-29T11:32:00Z"/>
          <w:del w:id="4031" w:author="FURSYS" w:date="2025-08-06T14:26:00Z"/>
          <w:rFonts w:eastAsiaTheme="minorHAnsi"/>
          <w:color w:val="000000" w:themeColor="text1"/>
          <w:rPrChange w:id="4032" w:author="FURSYS" w:date="2025-12-04T15:42:00Z">
            <w:rPr>
              <w:ins w:id="4033" w:author="이승준 (Seungjun Lee)" w:date="2025-07-29T11:32:00Z"/>
              <w:del w:id="4034" w:author="FURSYS" w:date="2025-08-06T14:26:00Z"/>
              <w:rFonts w:ascii="Noto Sans CJK KR Regular" w:eastAsia="Noto Sans CJK KR Regular" w:hAnsi="Noto Sans CJK KR Regular"/>
              <w:color w:val="000000" w:themeColor="text1"/>
            </w:rPr>
          </w:rPrChange>
        </w:rPr>
      </w:pPr>
      <w:del w:id="4035" w:author="FURSYS" w:date="2025-08-06T14:25:00Z">
        <w:r w:rsidRPr="000C7330" w:rsidDel="008076F4">
          <w:rPr>
            <w:rFonts w:eastAsiaTheme="minorHAnsi"/>
            <w:color w:val="000000" w:themeColor="text1"/>
            <w:rPrChange w:id="4036" w:author="FURSYS" w:date="2025-12-04T15:42:00Z">
              <w:rPr>
                <w:rFonts w:ascii="Noto Sans CJK KR Regular" w:eastAsia="Noto Sans CJK KR Regular" w:hAnsi="Noto Sans CJK KR Regular"/>
                <w:color w:val="000000" w:themeColor="text1"/>
              </w:rPr>
            </w:rPrChange>
          </w:rPr>
          <w:fldChar w:fldCharType="begin"/>
        </w:r>
        <w:r w:rsidRPr="000C7330" w:rsidDel="008076F4">
          <w:rPr>
            <w:rFonts w:eastAsiaTheme="minorHAnsi"/>
            <w:color w:val="000000" w:themeColor="text1"/>
            <w:rPrChange w:id="4037" w:author="FURSYS" w:date="2025-12-04T15:42:00Z">
              <w:rPr>
                <w:rFonts w:ascii="Noto Sans CJK KR Regular" w:eastAsia="Noto Sans CJK KR Regular" w:hAnsi="Noto Sans CJK KR Regular"/>
                <w:color w:val="000000" w:themeColor="text1"/>
              </w:rPr>
            </w:rPrChange>
          </w:rPr>
          <w:fldChar w:fldCharType="end"/>
        </w:r>
      </w:del>
    </w:p>
    <w:p w14:paraId="70AE91FC" w14:textId="28D1FCBA" w:rsidR="002E2521" w:rsidRPr="000C7330" w:rsidDel="008076F4" w:rsidRDefault="002E2521">
      <w:pPr>
        <w:rPr>
          <w:ins w:id="4038" w:author="이승준 (Seungjun Lee)" w:date="2025-07-29T11:32:00Z"/>
          <w:del w:id="4039" w:author="FURSYS" w:date="2025-08-06T14:26:00Z"/>
          <w:rFonts w:eastAsiaTheme="minorHAnsi"/>
          <w:color w:val="000000" w:themeColor="text1"/>
          <w:rPrChange w:id="4040" w:author="FURSYS" w:date="2025-12-04T15:42:00Z">
            <w:rPr>
              <w:ins w:id="4041" w:author="이승준 (Seungjun Lee)" w:date="2025-07-29T11:32:00Z"/>
              <w:del w:id="4042" w:author="FURSYS" w:date="2025-08-06T14:26:00Z"/>
              <w:rFonts w:ascii="Noto Sans CJK KR Regular" w:eastAsia="Noto Sans CJK KR Regular" w:hAnsi="Noto Sans CJK KR Regular"/>
              <w:color w:val="000000" w:themeColor="text1"/>
            </w:rPr>
          </w:rPrChange>
        </w:rPr>
      </w:pPr>
    </w:p>
    <w:p w14:paraId="0AA435CD" w14:textId="1AD924AB" w:rsidR="002E2521" w:rsidRPr="000C7330" w:rsidDel="008076F4" w:rsidRDefault="002E2521">
      <w:pPr>
        <w:rPr>
          <w:ins w:id="4043" w:author="이승준 (Seungjun Lee)" w:date="2025-07-29T11:32:00Z"/>
          <w:del w:id="4044" w:author="FURSYS" w:date="2025-08-06T14:26:00Z"/>
          <w:rFonts w:eastAsiaTheme="minorHAnsi"/>
          <w:color w:val="000000" w:themeColor="text1"/>
          <w:rPrChange w:id="4045" w:author="FURSYS" w:date="2025-12-04T15:42:00Z">
            <w:rPr>
              <w:ins w:id="4046" w:author="이승준 (Seungjun Lee)" w:date="2025-07-29T11:32:00Z"/>
              <w:del w:id="4047" w:author="FURSYS" w:date="2025-08-06T14:26:00Z"/>
              <w:rFonts w:ascii="Noto Sans CJK KR Regular" w:eastAsia="Noto Sans CJK KR Regular" w:hAnsi="Noto Sans CJK KR Regular"/>
              <w:color w:val="000000" w:themeColor="text1"/>
            </w:rPr>
          </w:rPrChange>
        </w:rPr>
      </w:pPr>
    </w:p>
    <w:p w14:paraId="0AC59086" w14:textId="17607756" w:rsidR="002E2521" w:rsidRPr="000C7330" w:rsidDel="008076F4" w:rsidRDefault="002E2521">
      <w:pPr>
        <w:rPr>
          <w:ins w:id="4048" w:author="이승준 (Seungjun Lee)" w:date="2025-07-29T11:32:00Z"/>
          <w:del w:id="4049" w:author="FURSYS" w:date="2025-08-06T14:26:00Z"/>
          <w:rFonts w:eastAsiaTheme="minorHAnsi"/>
          <w:color w:val="000000" w:themeColor="text1"/>
          <w:rPrChange w:id="4050" w:author="FURSYS" w:date="2025-12-04T15:42:00Z">
            <w:rPr>
              <w:ins w:id="4051" w:author="이승준 (Seungjun Lee)" w:date="2025-07-29T11:32:00Z"/>
              <w:del w:id="4052" w:author="FURSYS" w:date="2025-08-06T14:26:00Z"/>
              <w:rFonts w:ascii="Noto Sans CJK KR Regular" w:eastAsia="Noto Sans CJK KR Regular" w:hAnsi="Noto Sans CJK KR Regular"/>
              <w:color w:val="000000" w:themeColor="text1"/>
            </w:rPr>
          </w:rPrChange>
        </w:rPr>
      </w:pPr>
    </w:p>
    <w:p w14:paraId="1663EDD3" w14:textId="6ACECF18" w:rsidR="002E2521" w:rsidRPr="000C7330" w:rsidDel="008076F4" w:rsidRDefault="002E2521">
      <w:pPr>
        <w:rPr>
          <w:ins w:id="4053" w:author="이승준 (Seungjun Lee)" w:date="2025-07-29T11:32:00Z"/>
          <w:del w:id="4054" w:author="FURSYS" w:date="2025-08-06T14:26:00Z"/>
          <w:rFonts w:eastAsiaTheme="minorHAnsi"/>
          <w:color w:val="000000" w:themeColor="text1"/>
          <w:rPrChange w:id="4055" w:author="FURSYS" w:date="2025-12-04T15:42:00Z">
            <w:rPr>
              <w:ins w:id="4056" w:author="이승준 (Seungjun Lee)" w:date="2025-07-29T11:32:00Z"/>
              <w:del w:id="4057" w:author="FURSYS" w:date="2025-08-06T14:26:00Z"/>
              <w:rFonts w:ascii="Noto Sans CJK KR Regular" w:eastAsia="Noto Sans CJK KR Regular" w:hAnsi="Noto Sans CJK KR Regular"/>
              <w:color w:val="000000" w:themeColor="text1"/>
            </w:rPr>
          </w:rPrChange>
        </w:rPr>
      </w:pPr>
    </w:p>
    <w:p w14:paraId="3C32DDBF" w14:textId="1AEBB60B" w:rsidR="002E2521" w:rsidRPr="000C7330" w:rsidDel="008076F4" w:rsidRDefault="002E2521">
      <w:pPr>
        <w:rPr>
          <w:ins w:id="4058" w:author="이승준 (Seungjun Lee)" w:date="2025-07-29T11:32:00Z"/>
          <w:del w:id="4059" w:author="FURSYS" w:date="2025-08-06T14:26:00Z"/>
          <w:rFonts w:eastAsiaTheme="minorHAnsi"/>
          <w:color w:val="000000" w:themeColor="text1"/>
          <w:rPrChange w:id="4060" w:author="FURSYS" w:date="2025-12-04T15:42:00Z">
            <w:rPr>
              <w:ins w:id="4061" w:author="이승준 (Seungjun Lee)" w:date="2025-07-29T11:32:00Z"/>
              <w:del w:id="4062" w:author="FURSYS" w:date="2025-08-06T14:26:00Z"/>
              <w:rFonts w:ascii="Noto Sans CJK KR Regular" w:eastAsia="Noto Sans CJK KR Regular" w:hAnsi="Noto Sans CJK KR Regular"/>
              <w:color w:val="000000" w:themeColor="text1"/>
            </w:rPr>
          </w:rPrChange>
        </w:rPr>
      </w:pPr>
    </w:p>
    <w:p w14:paraId="54AB02F3" w14:textId="5FB3943E" w:rsidR="002E2521" w:rsidRPr="000C7330" w:rsidDel="008076F4" w:rsidRDefault="002E2521">
      <w:pPr>
        <w:rPr>
          <w:ins w:id="4063" w:author="이승준 (Seungjun Lee)" w:date="2025-07-29T11:32:00Z"/>
          <w:del w:id="4064" w:author="FURSYS" w:date="2025-08-06T14:26:00Z"/>
          <w:rFonts w:eastAsiaTheme="minorHAnsi"/>
          <w:color w:val="000000" w:themeColor="text1"/>
          <w:rPrChange w:id="4065" w:author="FURSYS" w:date="2025-12-04T15:42:00Z">
            <w:rPr>
              <w:ins w:id="4066" w:author="이승준 (Seungjun Lee)" w:date="2025-07-29T11:32:00Z"/>
              <w:del w:id="4067" w:author="FURSYS" w:date="2025-08-06T14:26:00Z"/>
              <w:rFonts w:ascii="Noto Sans CJK KR Regular" w:eastAsia="Noto Sans CJK KR Regular" w:hAnsi="Noto Sans CJK KR Regular"/>
              <w:color w:val="000000" w:themeColor="text1"/>
            </w:rPr>
          </w:rPrChange>
        </w:rPr>
      </w:pPr>
    </w:p>
    <w:p w14:paraId="05A24D01" w14:textId="074AFCF9" w:rsidR="002E2521" w:rsidRPr="000C7330" w:rsidDel="008076F4" w:rsidRDefault="002E2521">
      <w:pPr>
        <w:rPr>
          <w:ins w:id="4068" w:author="이승준 (Seungjun Lee)" w:date="2025-07-29T11:32:00Z"/>
          <w:del w:id="4069" w:author="FURSYS" w:date="2025-08-06T14:26:00Z"/>
          <w:rFonts w:eastAsiaTheme="minorHAnsi"/>
          <w:color w:val="000000" w:themeColor="text1"/>
          <w:rPrChange w:id="4070" w:author="FURSYS" w:date="2025-12-04T15:42:00Z">
            <w:rPr>
              <w:ins w:id="4071" w:author="이승준 (Seungjun Lee)" w:date="2025-07-29T11:32:00Z"/>
              <w:del w:id="4072" w:author="FURSYS" w:date="2025-08-06T14:26:00Z"/>
              <w:rFonts w:ascii="Noto Sans CJK KR Regular" w:eastAsia="Noto Sans CJK KR Regular" w:hAnsi="Noto Sans CJK KR Regular"/>
              <w:color w:val="000000" w:themeColor="text1"/>
            </w:rPr>
          </w:rPrChange>
        </w:rPr>
      </w:pPr>
    </w:p>
    <w:p w14:paraId="098ED132" w14:textId="62D785E4" w:rsidR="002E2521" w:rsidRPr="000C7330" w:rsidDel="008076F4" w:rsidRDefault="002E2521">
      <w:pPr>
        <w:rPr>
          <w:ins w:id="4073" w:author="이승준 (Seungjun Lee)" w:date="2025-07-29T11:32:00Z"/>
          <w:del w:id="4074" w:author="FURSYS" w:date="2025-08-06T14:26:00Z"/>
          <w:rFonts w:eastAsiaTheme="minorHAnsi"/>
          <w:color w:val="000000" w:themeColor="text1"/>
          <w:rPrChange w:id="4075" w:author="FURSYS" w:date="2025-12-04T15:42:00Z">
            <w:rPr>
              <w:ins w:id="4076" w:author="이승준 (Seungjun Lee)" w:date="2025-07-29T11:32:00Z"/>
              <w:del w:id="4077" w:author="FURSYS" w:date="2025-08-06T14:26:00Z"/>
              <w:rFonts w:ascii="Noto Sans CJK KR Regular" w:eastAsia="Noto Sans CJK KR Regular" w:hAnsi="Noto Sans CJK KR Regular"/>
              <w:color w:val="000000" w:themeColor="text1"/>
            </w:rPr>
          </w:rPrChange>
        </w:rPr>
      </w:pPr>
    </w:p>
    <w:p w14:paraId="504495DB" w14:textId="013866D4" w:rsidR="002E2521" w:rsidRPr="000C7330" w:rsidDel="008076F4" w:rsidRDefault="002E2521">
      <w:pPr>
        <w:rPr>
          <w:ins w:id="4078" w:author="이승준 (Seungjun Lee)" w:date="2025-07-29T11:32:00Z"/>
          <w:del w:id="4079" w:author="FURSYS" w:date="2025-08-06T14:26:00Z"/>
          <w:rFonts w:eastAsiaTheme="minorHAnsi"/>
          <w:color w:val="000000" w:themeColor="text1"/>
          <w:rPrChange w:id="4080" w:author="FURSYS" w:date="2025-12-04T15:42:00Z">
            <w:rPr>
              <w:ins w:id="4081" w:author="이승준 (Seungjun Lee)" w:date="2025-07-29T11:32:00Z"/>
              <w:del w:id="4082" w:author="FURSYS" w:date="2025-08-06T14:26:00Z"/>
              <w:rFonts w:ascii="Noto Sans CJK KR Regular" w:eastAsia="Noto Sans CJK KR Regular" w:hAnsi="Noto Sans CJK KR Regular"/>
              <w:color w:val="000000" w:themeColor="text1"/>
            </w:rPr>
          </w:rPrChange>
        </w:rPr>
      </w:pPr>
    </w:p>
    <w:p w14:paraId="13C4442E" w14:textId="6BCD952D" w:rsidR="002E2521" w:rsidRPr="000C7330" w:rsidDel="008076F4" w:rsidRDefault="002E2521">
      <w:pPr>
        <w:rPr>
          <w:ins w:id="4083" w:author="이승준 (Seungjun Lee)" w:date="2025-07-29T11:32:00Z"/>
          <w:del w:id="4084" w:author="FURSYS" w:date="2025-08-06T14:26:00Z"/>
          <w:rFonts w:eastAsiaTheme="minorHAnsi"/>
          <w:color w:val="000000" w:themeColor="text1"/>
          <w:rPrChange w:id="4085" w:author="FURSYS" w:date="2025-12-04T15:42:00Z">
            <w:rPr>
              <w:ins w:id="4086" w:author="이승준 (Seungjun Lee)" w:date="2025-07-29T11:32:00Z"/>
              <w:del w:id="4087" w:author="FURSYS" w:date="2025-08-06T14:26:00Z"/>
              <w:rFonts w:ascii="Noto Sans CJK KR Regular" w:eastAsia="Noto Sans CJK KR Regular" w:hAnsi="Noto Sans CJK KR Regular"/>
              <w:color w:val="000000" w:themeColor="text1"/>
            </w:rPr>
          </w:rPrChange>
        </w:rPr>
      </w:pPr>
    </w:p>
    <w:p w14:paraId="02011440" w14:textId="48E0C819" w:rsidR="002E2521" w:rsidRPr="000C7330" w:rsidDel="008076F4" w:rsidRDefault="002E2521">
      <w:pPr>
        <w:rPr>
          <w:ins w:id="4088" w:author="이승준 (Seungjun Lee)" w:date="2025-07-29T11:32:00Z"/>
          <w:del w:id="4089" w:author="FURSYS" w:date="2025-08-06T14:26:00Z"/>
          <w:rFonts w:eastAsiaTheme="minorHAnsi"/>
          <w:color w:val="000000" w:themeColor="text1"/>
          <w:rPrChange w:id="4090" w:author="FURSYS" w:date="2025-12-04T15:42:00Z">
            <w:rPr>
              <w:ins w:id="4091" w:author="이승준 (Seungjun Lee)" w:date="2025-07-29T11:32:00Z"/>
              <w:del w:id="4092" w:author="FURSYS" w:date="2025-08-06T14:26:00Z"/>
              <w:rFonts w:ascii="Noto Sans CJK KR Regular" w:eastAsia="Noto Sans CJK KR Regular" w:hAnsi="Noto Sans CJK KR Regular"/>
              <w:color w:val="000000" w:themeColor="text1"/>
            </w:rPr>
          </w:rPrChange>
        </w:rPr>
      </w:pPr>
    </w:p>
    <w:p w14:paraId="0BAC4951" w14:textId="726949E9" w:rsidR="002E2521" w:rsidRPr="000C7330" w:rsidDel="008076F4" w:rsidRDefault="002E2521">
      <w:pPr>
        <w:rPr>
          <w:ins w:id="4093" w:author="이승준 (Seungjun Lee)" w:date="2025-07-29T11:32:00Z"/>
          <w:del w:id="4094" w:author="FURSYS" w:date="2025-08-06T14:26:00Z"/>
          <w:rFonts w:eastAsiaTheme="minorHAnsi"/>
          <w:color w:val="000000" w:themeColor="text1"/>
          <w:rPrChange w:id="4095" w:author="FURSYS" w:date="2025-12-04T15:42:00Z">
            <w:rPr>
              <w:ins w:id="4096" w:author="이승준 (Seungjun Lee)" w:date="2025-07-29T11:32:00Z"/>
              <w:del w:id="4097" w:author="FURSYS" w:date="2025-08-06T14:26:00Z"/>
              <w:rFonts w:ascii="Noto Sans CJK KR Regular" w:eastAsia="Noto Sans CJK KR Regular" w:hAnsi="Noto Sans CJK KR Regular"/>
              <w:color w:val="000000" w:themeColor="text1"/>
            </w:rPr>
          </w:rPrChange>
        </w:rPr>
      </w:pPr>
    </w:p>
    <w:p w14:paraId="77E9AA27" w14:textId="4C455FE3" w:rsidR="002E2521" w:rsidRPr="000C7330" w:rsidDel="008076F4" w:rsidRDefault="002E2521">
      <w:pPr>
        <w:rPr>
          <w:ins w:id="4098" w:author="이승준 (Seungjun Lee)" w:date="2025-07-29T11:32:00Z"/>
          <w:del w:id="4099" w:author="FURSYS" w:date="2025-08-06T14:26:00Z"/>
          <w:rFonts w:eastAsiaTheme="minorHAnsi"/>
          <w:color w:val="000000" w:themeColor="text1"/>
          <w:rPrChange w:id="4100" w:author="FURSYS" w:date="2025-12-04T15:42:00Z">
            <w:rPr>
              <w:ins w:id="4101" w:author="이승준 (Seungjun Lee)" w:date="2025-07-29T11:32:00Z"/>
              <w:del w:id="4102" w:author="FURSYS" w:date="2025-08-06T14:26:00Z"/>
              <w:rFonts w:ascii="Noto Sans CJK KR Regular" w:eastAsia="Noto Sans CJK KR Regular" w:hAnsi="Noto Sans CJK KR Regular"/>
              <w:color w:val="000000" w:themeColor="text1"/>
            </w:rPr>
          </w:rPrChange>
        </w:rPr>
      </w:pPr>
    </w:p>
    <w:p w14:paraId="3C12FF39" w14:textId="1C7C6534" w:rsidR="002E2521" w:rsidRPr="000C7330" w:rsidDel="008076F4" w:rsidRDefault="002E2521">
      <w:pPr>
        <w:rPr>
          <w:ins w:id="4103" w:author="이승준 (Seungjun Lee)" w:date="2025-07-29T11:32:00Z"/>
          <w:del w:id="4104" w:author="FURSYS" w:date="2025-08-06T14:26:00Z"/>
          <w:rFonts w:eastAsiaTheme="minorHAnsi"/>
          <w:color w:val="000000" w:themeColor="text1"/>
          <w:rPrChange w:id="4105" w:author="FURSYS" w:date="2025-12-04T15:42:00Z">
            <w:rPr>
              <w:ins w:id="4106" w:author="이승준 (Seungjun Lee)" w:date="2025-07-29T11:32:00Z"/>
              <w:del w:id="4107" w:author="FURSYS" w:date="2025-08-06T14:26:00Z"/>
              <w:rFonts w:ascii="Noto Sans CJK KR Regular" w:eastAsia="Noto Sans CJK KR Regular" w:hAnsi="Noto Sans CJK KR Regular"/>
              <w:color w:val="000000" w:themeColor="text1"/>
            </w:rPr>
          </w:rPrChange>
        </w:rPr>
      </w:pPr>
    </w:p>
    <w:p w14:paraId="12B562F9" w14:textId="6B433848" w:rsidR="002E2521" w:rsidRPr="000C7330" w:rsidDel="008076F4" w:rsidRDefault="002E2521">
      <w:pPr>
        <w:rPr>
          <w:ins w:id="4108" w:author="이승준 (Seungjun Lee)" w:date="2025-07-29T11:32:00Z"/>
          <w:del w:id="4109" w:author="FURSYS" w:date="2025-08-06T14:26:00Z"/>
          <w:rFonts w:eastAsiaTheme="minorHAnsi"/>
          <w:color w:val="000000" w:themeColor="text1"/>
          <w:rPrChange w:id="4110" w:author="FURSYS" w:date="2025-12-04T15:42:00Z">
            <w:rPr>
              <w:ins w:id="4111" w:author="이승준 (Seungjun Lee)" w:date="2025-07-29T11:32:00Z"/>
              <w:del w:id="4112" w:author="FURSYS" w:date="2025-08-06T14:26:00Z"/>
              <w:rFonts w:ascii="Noto Sans CJK KR Regular" w:eastAsia="Noto Sans CJK KR Regular" w:hAnsi="Noto Sans CJK KR Regular"/>
              <w:color w:val="000000" w:themeColor="text1"/>
            </w:rPr>
          </w:rPrChange>
        </w:rPr>
      </w:pPr>
    </w:p>
    <w:p w14:paraId="507F8FAA" w14:textId="3C09030C" w:rsidR="002E2521" w:rsidRPr="000C7330" w:rsidDel="008076F4" w:rsidRDefault="002E2521">
      <w:pPr>
        <w:rPr>
          <w:ins w:id="4113" w:author="이승준 (Seungjun Lee)" w:date="2025-07-29T11:32:00Z"/>
          <w:del w:id="4114" w:author="FURSYS" w:date="2025-08-06T14:26:00Z"/>
          <w:rFonts w:eastAsiaTheme="minorHAnsi"/>
          <w:b/>
          <w:color w:val="000000" w:themeColor="text1"/>
          <w:rPrChange w:id="4115" w:author="FURSYS" w:date="2025-12-04T15:42:00Z">
            <w:rPr>
              <w:ins w:id="4116" w:author="이승준 (Seungjun Lee)" w:date="2025-07-29T11:32:00Z"/>
              <w:del w:id="4117" w:author="FURSYS" w:date="2025-08-06T14:26:00Z"/>
              <w:rFonts w:ascii="Noto Sans CJK KR Regular" w:eastAsia="Noto Sans CJK KR Regular" w:hAnsi="Noto Sans CJK KR Regular"/>
              <w:b/>
              <w:color w:val="000000" w:themeColor="text1"/>
            </w:rPr>
          </w:rPrChange>
        </w:rPr>
        <w:pPrChange w:id="4118" w:author="FURSYS" w:date="2025-08-06T14:26:00Z">
          <w:pPr>
            <w:pageBreakBefore/>
            <w:jc w:val="left"/>
          </w:pPr>
        </w:pPrChange>
      </w:pPr>
      <w:ins w:id="4119" w:author="이승준 (Seungjun Lee)" w:date="2025-07-29T11:32:00Z">
        <w:del w:id="4120" w:author="FURSYS" w:date="2025-08-06T14:26:00Z">
          <w:r w:rsidRPr="000C7330" w:rsidDel="008076F4">
            <w:rPr>
              <w:rFonts w:eastAsiaTheme="minorHAnsi" w:hint="eastAsia"/>
              <w:b/>
              <w:color w:val="000000" w:themeColor="text1"/>
              <w:rPrChange w:id="4121" w:author="FURSYS" w:date="2025-12-04T15:42:00Z">
                <w:rPr>
                  <w:rFonts w:ascii="Noto Sans CJK KR Regular" w:eastAsia="Noto Sans CJK KR Regular" w:hAnsi="Noto Sans CJK KR Regular" w:hint="eastAsia"/>
                  <w:b/>
                  <w:color w:val="000000" w:themeColor="text1"/>
                </w:rPr>
              </w:rPrChange>
            </w:rPr>
            <w:delText>첨부</w:delText>
          </w:r>
          <w:r w:rsidRPr="000C7330" w:rsidDel="008076F4">
            <w:rPr>
              <w:rFonts w:eastAsiaTheme="minorHAnsi"/>
              <w:b/>
              <w:color w:val="000000" w:themeColor="text1"/>
              <w:rPrChange w:id="4122" w:author="FURSYS" w:date="2025-12-04T15:42:00Z">
                <w:rPr>
                  <w:rFonts w:ascii="Noto Sans CJK KR Regular" w:eastAsia="Noto Sans CJK KR Regular" w:hAnsi="Noto Sans CJK KR Regular"/>
                  <w:b/>
                  <w:color w:val="000000" w:themeColor="text1"/>
                </w:rPr>
              </w:rPrChange>
            </w:rPr>
            <w:delText xml:space="preserve">(3) </w:delText>
          </w:r>
        </w:del>
      </w:ins>
      <w:ins w:id="4123" w:author="이승준 (Seungjun Lee)" w:date="2025-07-29T11:33:00Z">
        <w:del w:id="4124" w:author="FURSYS" w:date="2025-08-06T14:26:00Z">
          <w:r w:rsidRPr="000C7330" w:rsidDel="008076F4">
            <w:rPr>
              <w:rFonts w:eastAsiaTheme="minorHAnsi"/>
              <w:b/>
              <w:color w:val="000000" w:themeColor="text1"/>
              <w:rPrChange w:id="4125" w:author="FURSYS" w:date="2025-12-04T15:42:00Z">
                <w:rPr>
                  <w:rFonts w:ascii="Noto Sans CJK KR Regular" w:eastAsia="Noto Sans CJK KR Regular" w:hAnsi="Noto Sans CJK KR Regular"/>
                  <w:b/>
                  <w:color w:val="000000" w:themeColor="text1"/>
                </w:rPr>
              </w:rPrChange>
            </w:rPr>
            <w:delText>㈜</w:delText>
          </w:r>
        </w:del>
      </w:ins>
      <w:ins w:id="4126" w:author="이승준 (Seungjun Lee)" w:date="2025-07-29T11:32:00Z">
        <w:del w:id="4127" w:author="FURSYS" w:date="2025-08-06T14:26:00Z">
          <w:r w:rsidRPr="000C7330" w:rsidDel="008076F4">
            <w:rPr>
              <w:rFonts w:eastAsiaTheme="minorHAnsi"/>
              <w:b/>
              <w:color w:val="000000" w:themeColor="text1"/>
              <w:rPrChange w:id="4128" w:author="FURSYS" w:date="2025-12-04T15:42:00Z">
                <w:rPr>
                  <w:rFonts w:ascii="Noto Sans CJK KR Regular" w:eastAsia="Noto Sans CJK KR Regular" w:hAnsi="Noto Sans CJK KR Regular"/>
                  <w:b/>
                  <w:color w:val="000000" w:themeColor="text1"/>
                </w:rPr>
              </w:rPrChange>
            </w:rPr>
            <w:delText>S&amp;I</w:delText>
          </w:r>
        </w:del>
      </w:ins>
      <w:ins w:id="4129" w:author="이승준 (Seungjun Lee)" w:date="2025-07-29T11:33:00Z">
        <w:del w:id="4130" w:author="FURSYS" w:date="2025-08-06T14:26:00Z">
          <w:r w:rsidRPr="000C7330" w:rsidDel="008076F4">
            <w:rPr>
              <w:rFonts w:eastAsiaTheme="minorHAnsi"/>
              <w:b/>
              <w:color w:val="000000" w:themeColor="text1"/>
              <w:rPrChange w:id="4131" w:author="FURSYS" w:date="2025-12-04T15:42:00Z">
                <w:rPr>
                  <w:rFonts w:ascii="Noto Sans CJK KR Regular" w:eastAsia="Noto Sans CJK KR Regular" w:hAnsi="Noto Sans CJK KR Regular"/>
                  <w:b/>
                  <w:color w:val="000000" w:themeColor="text1"/>
                </w:rPr>
              </w:rPrChange>
            </w:rPr>
            <w:delText xml:space="preserve"> </w:delText>
          </w:r>
        </w:del>
      </w:ins>
      <w:ins w:id="4132" w:author="이승준 (Seungjun Lee)" w:date="2025-07-29T11:32:00Z">
        <w:del w:id="4133" w:author="FURSYS" w:date="2025-08-06T14:26:00Z">
          <w:r w:rsidRPr="000C7330" w:rsidDel="008076F4">
            <w:rPr>
              <w:rFonts w:eastAsiaTheme="minorHAnsi"/>
              <w:b/>
              <w:color w:val="000000" w:themeColor="text1"/>
              <w:rPrChange w:id="4134" w:author="FURSYS" w:date="2025-12-04T15:42:00Z">
                <w:rPr>
                  <w:rFonts w:ascii="Noto Sans CJK KR Regular" w:eastAsia="Noto Sans CJK KR Regular" w:hAnsi="Noto Sans CJK KR Regular"/>
                  <w:b/>
                  <w:color w:val="000000" w:themeColor="text1"/>
                </w:rPr>
              </w:rPrChange>
            </w:rPr>
            <w:delText>ISC 3층 스마트오피스 및 4층 타스크룸</w:delText>
          </w:r>
        </w:del>
      </w:ins>
      <w:ins w:id="4135" w:author="이승준 (Seungjun Lee)" w:date="2025-07-29T11:33:00Z">
        <w:del w:id="4136" w:author="FURSYS" w:date="2025-08-06T14:26:00Z">
          <w:r w:rsidRPr="000C7330" w:rsidDel="008076F4">
            <w:rPr>
              <w:rFonts w:eastAsiaTheme="minorHAnsi"/>
              <w:b/>
              <w:color w:val="000000" w:themeColor="text1"/>
              <w:rPrChange w:id="4137" w:author="FURSYS" w:date="2025-12-04T15:42:00Z">
                <w:rPr>
                  <w:rFonts w:ascii="Noto Sans CJK KR Regular" w:eastAsia="Noto Sans CJK KR Regular" w:hAnsi="Noto Sans CJK KR Regular"/>
                  <w:b/>
                  <w:color w:val="000000" w:themeColor="text1"/>
                </w:rPr>
              </w:rPrChange>
            </w:rPr>
            <w:delText xml:space="preserve"> </w:delText>
          </w:r>
        </w:del>
      </w:ins>
      <w:ins w:id="4138" w:author="이승준 (Seungjun Lee)" w:date="2025-07-29T11:32:00Z">
        <w:del w:id="4139" w:author="FURSYS" w:date="2025-08-06T14:26:00Z">
          <w:r w:rsidRPr="000C7330" w:rsidDel="008076F4">
            <w:rPr>
              <w:rFonts w:eastAsiaTheme="minorHAnsi"/>
              <w:b/>
              <w:color w:val="000000" w:themeColor="text1"/>
              <w:rPrChange w:id="4140" w:author="FURSYS" w:date="2025-12-04T15:42:00Z">
                <w:rPr>
                  <w:rFonts w:ascii="Noto Sans CJK KR Regular" w:eastAsia="Noto Sans CJK KR Regular" w:hAnsi="Noto Sans CJK KR Regular"/>
                  <w:b/>
                  <w:color w:val="000000" w:themeColor="text1"/>
                </w:rPr>
              </w:rPrChange>
            </w:rPr>
            <w:delText>유지관리 용역 계약서</w:delText>
          </w:r>
        </w:del>
      </w:ins>
    </w:p>
    <w:p w14:paraId="354E32BC" w14:textId="13993F86" w:rsidR="002E2521" w:rsidRPr="000C7330" w:rsidDel="008076F4" w:rsidRDefault="002E2521">
      <w:pPr>
        <w:rPr>
          <w:ins w:id="4141" w:author="이승준 (Seungjun Lee)" w:date="2025-07-29T11:35:00Z"/>
          <w:del w:id="4142" w:author="FURSYS" w:date="2025-08-06T14:26:00Z"/>
          <w:rFonts w:eastAsiaTheme="minorHAnsi" w:cs="굴림"/>
          <w:color w:val="000000" w:themeColor="text1"/>
          <w:kern w:val="0"/>
          <w:szCs w:val="24"/>
          <w:rPrChange w:id="4143" w:author="FURSYS" w:date="2025-12-04T15:42:00Z">
            <w:rPr>
              <w:ins w:id="4144" w:author="이승준 (Seungjun Lee)" w:date="2025-07-29T11:35:00Z"/>
              <w:del w:id="4145" w:author="FURSYS" w:date="2025-08-06T14:26:00Z"/>
              <w:rFonts w:ascii="굴림" w:eastAsia="굴림" w:hAnsi="굴림" w:cs="굴림"/>
              <w:kern w:val="0"/>
              <w:sz w:val="24"/>
              <w:szCs w:val="24"/>
            </w:rPr>
          </w:rPrChange>
        </w:rPr>
        <w:pPrChange w:id="4146" w:author="FURSYS" w:date="2025-08-06T14:26:00Z">
          <w:pPr>
            <w:widowControl/>
            <w:wordWrap/>
            <w:autoSpaceDE/>
            <w:autoSpaceDN/>
            <w:spacing w:after="240"/>
            <w:jc w:val="center"/>
          </w:pPr>
        </w:pPrChange>
      </w:pPr>
      <w:ins w:id="4147" w:author="이승준 (Seungjun Lee)" w:date="2025-07-29T11:35:00Z">
        <w:del w:id="4148" w:author="FURSYS" w:date="2025-08-06T14:26:00Z">
          <w:r w:rsidRPr="000C7330" w:rsidDel="008076F4">
            <w:rPr>
              <w:rFonts w:eastAsiaTheme="minorHAnsi" w:cs="굴림"/>
              <w:b/>
              <w:bCs/>
              <w:color w:val="000000" w:themeColor="text1"/>
              <w:kern w:val="0"/>
              <w:sz w:val="48"/>
              <w:szCs w:val="48"/>
              <w:rPrChange w:id="4149" w:author="FURSYS" w:date="2025-12-04T15:42:00Z">
                <w:rPr>
                  <w:rFonts w:ascii="바탕" w:eastAsia="바탕" w:hAnsi="바탕" w:cs="굴림"/>
                  <w:b/>
                  <w:bCs/>
                  <w:kern w:val="0"/>
                  <w:sz w:val="48"/>
                  <w:szCs w:val="48"/>
                </w:rPr>
              </w:rPrChange>
            </w:rPr>
            <w:br/>
          </w:r>
          <w:r w:rsidRPr="000C7330" w:rsidDel="008076F4">
            <w:rPr>
              <w:rFonts w:eastAsiaTheme="minorHAnsi" w:cs="굴림" w:hint="eastAsia"/>
              <w:b/>
              <w:bCs/>
              <w:color w:val="000000" w:themeColor="text1"/>
              <w:kern w:val="0"/>
              <w:sz w:val="40"/>
              <w:szCs w:val="48"/>
              <w:rPrChange w:id="4150" w:author="FURSYS" w:date="2025-12-04T15:42:00Z">
                <w:rPr>
                  <w:rFonts w:ascii="바탕" w:eastAsia="바탕" w:hAnsi="바탕" w:cs="굴림" w:hint="eastAsia"/>
                  <w:b/>
                  <w:bCs/>
                  <w:kern w:val="0"/>
                  <w:sz w:val="48"/>
                  <w:szCs w:val="48"/>
                </w:rPr>
              </w:rPrChange>
            </w:rPr>
            <w:delText>유지관리</w:delText>
          </w:r>
          <w:r w:rsidRPr="000C7330" w:rsidDel="008076F4">
            <w:rPr>
              <w:rFonts w:eastAsiaTheme="minorHAnsi" w:cs="굴림"/>
              <w:b/>
              <w:bCs/>
              <w:color w:val="000000" w:themeColor="text1"/>
              <w:kern w:val="0"/>
              <w:sz w:val="40"/>
              <w:szCs w:val="48"/>
              <w:rPrChange w:id="4151" w:author="FURSYS" w:date="2025-12-04T15:42:00Z">
                <w:rPr>
                  <w:rFonts w:ascii="바탕" w:eastAsia="바탕" w:hAnsi="바탕" w:cs="굴림"/>
                  <w:b/>
                  <w:bCs/>
                  <w:kern w:val="0"/>
                  <w:sz w:val="48"/>
                  <w:szCs w:val="48"/>
                </w:rPr>
              </w:rPrChange>
            </w:rPr>
            <w:delText xml:space="preserve"> </w:delText>
          </w:r>
          <w:r w:rsidRPr="000C7330" w:rsidDel="008076F4">
            <w:rPr>
              <w:rFonts w:eastAsiaTheme="minorHAnsi" w:cs="굴림" w:hint="eastAsia"/>
              <w:b/>
              <w:bCs/>
              <w:color w:val="000000" w:themeColor="text1"/>
              <w:kern w:val="0"/>
              <w:sz w:val="40"/>
              <w:szCs w:val="48"/>
              <w:rPrChange w:id="4152" w:author="FURSYS" w:date="2025-12-04T15:42:00Z">
                <w:rPr>
                  <w:rFonts w:ascii="바탕" w:eastAsia="바탕" w:hAnsi="바탕" w:cs="굴림" w:hint="eastAsia"/>
                  <w:b/>
                  <w:bCs/>
                  <w:kern w:val="0"/>
                  <w:sz w:val="48"/>
                  <w:szCs w:val="48"/>
                </w:rPr>
              </w:rPrChange>
            </w:rPr>
            <w:delText>용역</w:delText>
          </w:r>
          <w:r w:rsidRPr="000C7330" w:rsidDel="008076F4">
            <w:rPr>
              <w:rFonts w:eastAsiaTheme="minorHAnsi" w:cs="굴림"/>
              <w:b/>
              <w:bCs/>
              <w:color w:val="000000" w:themeColor="text1"/>
              <w:kern w:val="0"/>
              <w:sz w:val="40"/>
              <w:szCs w:val="48"/>
              <w:rPrChange w:id="4153" w:author="FURSYS" w:date="2025-12-04T15:42:00Z">
                <w:rPr>
                  <w:rFonts w:ascii="바탕" w:eastAsia="바탕" w:hAnsi="바탕" w:cs="굴림"/>
                  <w:b/>
                  <w:bCs/>
                  <w:kern w:val="0"/>
                  <w:sz w:val="48"/>
                  <w:szCs w:val="48"/>
                </w:rPr>
              </w:rPrChange>
            </w:rPr>
            <w:delText xml:space="preserve"> </w:delText>
          </w:r>
          <w:r w:rsidRPr="000C7330" w:rsidDel="008076F4">
            <w:rPr>
              <w:rFonts w:eastAsiaTheme="minorHAnsi" w:cs="굴림" w:hint="eastAsia"/>
              <w:b/>
              <w:bCs/>
              <w:color w:val="000000" w:themeColor="text1"/>
              <w:kern w:val="0"/>
              <w:sz w:val="40"/>
              <w:szCs w:val="48"/>
              <w:rPrChange w:id="4154" w:author="FURSYS" w:date="2025-12-04T15:42:00Z">
                <w:rPr>
                  <w:rFonts w:ascii="바탕" w:eastAsia="바탕" w:hAnsi="바탕" w:cs="굴림" w:hint="eastAsia"/>
                  <w:b/>
                  <w:bCs/>
                  <w:kern w:val="0"/>
                  <w:sz w:val="48"/>
                  <w:szCs w:val="48"/>
                </w:rPr>
              </w:rPrChange>
            </w:rPr>
            <w:delText>계약서</w:delText>
          </w:r>
        </w:del>
      </w:ins>
    </w:p>
    <w:p w14:paraId="731E2108" w14:textId="5C6CA499" w:rsidR="002E2521" w:rsidRPr="000C7330" w:rsidDel="008076F4" w:rsidRDefault="002E2521">
      <w:pPr>
        <w:rPr>
          <w:ins w:id="4155" w:author="이승준 (Seungjun Lee)" w:date="2025-07-29T11:35:00Z"/>
          <w:del w:id="4156" w:author="FURSYS" w:date="2025-08-06T14:26:00Z"/>
          <w:rFonts w:eastAsiaTheme="minorHAnsi" w:cs="굴림"/>
          <w:color w:val="000000" w:themeColor="text1"/>
          <w:kern w:val="0"/>
          <w:szCs w:val="24"/>
          <w:rPrChange w:id="4157" w:author="FURSYS" w:date="2025-12-04T15:42:00Z">
            <w:rPr>
              <w:ins w:id="4158" w:author="이승준 (Seungjun Lee)" w:date="2025-07-29T11:35:00Z"/>
              <w:del w:id="4159" w:author="FURSYS" w:date="2025-08-06T14:26:00Z"/>
              <w:rFonts w:ascii="굴림" w:eastAsia="굴림" w:hAnsi="굴림" w:cs="굴림"/>
              <w:kern w:val="0"/>
              <w:sz w:val="24"/>
              <w:szCs w:val="24"/>
            </w:rPr>
          </w:rPrChange>
        </w:rPr>
        <w:pPrChange w:id="4160" w:author="FURSYS" w:date="2025-08-06T14:26:00Z">
          <w:pPr>
            <w:widowControl/>
            <w:wordWrap/>
            <w:autoSpaceDE/>
            <w:autoSpaceDN/>
            <w:spacing w:after="240"/>
            <w:jc w:val="left"/>
          </w:pPr>
        </w:pPrChange>
      </w:pPr>
      <w:ins w:id="4161" w:author="이승준 (Seungjun Lee)" w:date="2025-07-29T11:35:00Z">
        <w:del w:id="4162" w:author="FURSYS" w:date="2025-08-06T14:26:00Z">
          <w:r w:rsidRPr="000C7330" w:rsidDel="008076F4">
            <w:rPr>
              <w:rFonts w:eastAsiaTheme="minorHAnsi" w:cs="굴림"/>
              <w:color w:val="000000" w:themeColor="text1"/>
              <w:kern w:val="0"/>
              <w:szCs w:val="24"/>
              <w:rPrChange w:id="4163" w:author="FURSYS" w:date="2025-12-04T15:42:00Z">
                <w:rPr>
                  <w:rFonts w:ascii="굴림" w:eastAsia="굴림" w:hAnsi="굴림" w:cs="굴림"/>
                  <w:kern w:val="0"/>
                  <w:sz w:val="24"/>
                  <w:szCs w:val="24"/>
                </w:rPr>
              </w:rPrChange>
            </w:rPr>
            <w:delText> </w:delText>
          </w:r>
        </w:del>
      </w:ins>
    </w:p>
    <w:p w14:paraId="4815F345" w14:textId="318AD7E3" w:rsidR="002E2521" w:rsidRPr="000C7330" w:rsidDel="008076F4" w:rsidRDefault="002E2521">
      <w:pPr>
        <w:rPr>
          <w:ins w:id="4164" w:author="이승준 (Seungjun Lee)" w:date="2025-07-29T11:35:00Z"/>
          <w:del w:id="4165" w:author="FURSYS" w:date="2025-08-06T14:26:00Z"/>
          <w:rFonts w:eastAsiaTheme="minorHAnsi" w:cs="굴림"/>
          <w:color w:val="000000" w:themeColor="text1"/>
          <w:kern w:val="0"/>
          <w:szCs w:val="24"/>
          <w:rPrChange w:id="4166" w:author="FURSYS" w:date="2025-12-04T15:42:00Z">
            <w:rPr>
              <w:ins w:id="4167" w:author="이승준 (Seungjun Lee)" w:date="2025-07-29T11:35:00Z"/>
              <w:del w:id="4168" w:author="FURSYS" w:date="2025-08-06T14:26:00Z"/>
              <w:rFonts w:ascii="굴림" w:eastAsia="굴림" w:hAnsi="굴림" w:cs="굴림"/>
              <w:kern w:val="0"/>
              <w:sz w:val="24"/>
              <w:szCs w:val="24"/>
            </w:rPr>
          </w:rPrChange>
        </w:rPr>
        <w:pPrChange w:id="4169" w:author="FURSYS" w:date="2025-08-06T14:26:00Z">
          <w:pPr>
            <w:widowControl/>
            <w:wordWrap/>
            <w:autoSpaceDE/>
            <w:autoSpaceDN/>
            <w:spacing w:after="240"/>
            <w:jc w:val="left"/>
          </w:pPr>
        </w:pPrChange>
      </w:pPr>
      <w:ins w:id="4170" w:author="이승준 (Seungjun Lee)" w:date="2025-07-29T11:35:00Z">
        <w:del w:id="4171" w:author="FURSYS" w:date="2025-08-06T14:26:00Z">
          <w:r w:rsidRPr="000C7330" w:rsidDel="008076F4">
            <w:rPr>
              <w:rFonts w:eastAsiaTheme="minorHAnsi" w:cs="굴림" w:hint="eastAsia"/>
              <w:color w:val="000000" w:themeColor="text1"/>
              <w:kern w:val="0"/>
              <w:szCs w:val="24"/>
              <w:rPrChange w:id="4172" w:author="FURSYS" w:date="2025-12-04T15:42:00Z">
                <w:rPr>
                  <w:rFonts w:ascii="바탕" w:eastAsia="바탕" w:hAnsi="바탕" w:cs="굴림" w:hint="eastAsia"/>
                  <w:kern w:val="0"/>
                  <w:sz w:val="24"/>
                  <w:szCs w:val="24"/>
                </w:rPr>
              </w:rPrChange>
            </w:rPr>
            <w:delText> 위탁자</w:delText>
          </w:r>
          <w:r w:rsidRPr="000C7330" w:rsidDel="008076F4">
            <w:rPr>
              <w:rFonts w:eastAsiaTheme="minorHAnsi" w:cs="굴림"/>
              <w:color w:val="000000" w:themeColor="text1"/>
              <w:kern w:val="0"/>
              <w:szCs w:val="24"/>
              <w:rPrChange w:id="4173" w:author="FURSYS" w:date="2025-12-04T15:42:00Z">
                <w:rPr>
                  <w:rFonts w:ascii="바탕" w:eastAsia="바탕" w:hAnsi="바탕" w:cs="굴림"/>
                  <w:kern w:val="0"/>
                  <w:sz w:val="24"/>
                  <w:szCs w:val="24"/>
                </w:rPr>
              </w:rPrChange>
            </w:rPr>
            <w:delText xml:space="preserve"> (주)</w:delText>
          </w:r>
          <w:r w:rsidRPr="000C7330" w:rsidDel="008076F4">
            <w:rPr>
              <w:rFonts w:eastAsiaTheme="minorHAnsi" w:cs="굴림" w:hint="eastAsia"/>
              <w:color w:val="000000" w:themeColor="text1"/>
              <w:kern w:val="0"/>
              <w:szCs w:val="24"/>
              <w:rPrChange w:id="4174" w:author="FURSYS" w:date="2025-12-04T15:42:00Z">
                <w:rPr>
                  <w:rFonts w:ascii="바탕" w:eastAsia="바탕" w:hAnsi="바탕" w:cs="굴림" w:hint="eastAsia"/>
                  <w:kern w:val="0"/>
                  <w:sz w:val="24"/>
                  <w:szCs w:val="24"/>
                </w:rPr>
              </w:rPrChange>
            </w:rPr>
            <w:delText>에스앤아이코퍼레이션</w:delText>
          </w:r>
          <w:r w:rsidRPr="000C7330" w:rsidDel="008076F4">
            <w:rPr>
              <w:rFonts w:eastAsiaTheme="minorHAnsi" w:cs="굴림"/>
              <w:color w:val="000000" w:themeColor="text1"/>
              <w:kern w:val="0"/>
              <w:szCs w:val="24"/>
              <w:rPrChange w:id="4175" w:author="FURSYS" w:date="2025-12-04T15:42:00Z">
                <w:rPr>
                  <w:rFonts w:ascii="바탕" w:eastAsia="바탕" w:hAnsi="바탕" w:cs="굴림"/>
                  <w:kern w:val="0"/>
                  <w:sz w:val="24"/>
                  <w:szCs w:val="24"/>
                </w:rPr>
              </w:rPrChange>
            </w:rPr>
            <w:delText xml:space="preserve">(이하 </w:delText>
          </w:r>
          <w:r w:rsidRPr="000C7330" w:rsidDel="008076F4">
            <w:rPr>
              <w:rFonts w:eastAsiaTheme="minorHAnsi" w:cs="굴림" w:hint="eastAsia"/>
              <w:color w:val="000000" w:themeColor="text1"/>
              <w:kern w:val="0"/>
              <w:szCs w:val="24"/>
              <w:rPrChange w:id="4176" w:author="FURSYS" w:date="2025-12-04T15:42:00Z">
                <w:rPr>
                  <w:rFonts w:ascii="바탕" w:eastAsia="바탕" w:hAnsi="바탕" w:cs="굴림" w:hint="eastAsia"/>
                  <w:kern w:val="0"/>
                  <w:sz w:val="24"/>
                  <w:szCs w:val="24"/>
                </w:rPr>
              </w:rPrChange>
            </w:rPr>
            <w:delText>“갑”이라</w:delText>
          </w:r>
          <w:r w:rsidRPr="000C7330" w:rsidDel="008076F4">
            <w:rPr>
              <w:rFonts w:eastAsiaTheme="minorHAnsi" w:cs="굴림"/>
              <w:color w:val="000000" w:themeColor="text1"/>
              <w:kern w:val="0"/>
              <w:szCs w:val="24"/>
              <w:rPrChange w:id="4177" w:author="FURSYS" w:date="2025-12-04T15:42:00Z">
                <w:rPr>
                  <w:rFonts w:ascii="바탕" w:eastAsia="바탕" w:hAnsi="바탕" w:cs="굴림"/>
                  <w:kern w:val="0"/>
                  <w:sz w:val="24"/>
                  <w:szCs w:val="24"/>
                </w:rPr>
              </w:rPrChange>
            </w:rPr>
            <w:delText xml:space="preserve"> 한다)와 수탁자 </w:delText>
          </w:r>
          <w:r w:rsidRPr="000C7330" w:rsidDel="008076F4">
            <w:rPr>
              <w:rFonts w:eastAsiaTheme="minorHAnsi" w:cs="굴림"/>
              <w:b/>
              <w:bCs/>
              <w:color w:val="000000" w:themeColor="text1"/>
              <w:kern w:val="0"/>
              <w:szCs w:val="24"/>
              <w:rPrChange w:id="4178" w:author="FURSYS" w:date="2025-12-04T15:42:00Z">
                <w:rPr>
                  <w:rFonts w:ascii="바탕" w:eastAsia="바탕" w:hAnsi="바탕" w:cs="굴림"/>
                  <w:b/>
                  <w:bCs/>
                  <w:kern w:val="0"/>
                  <w:sz w:val="24"/>
                  <w:szCs w:val="24"/>
                </w:rPr>
              </w:rPrChange>
            </w:rPr>
            <w:delText>(주)퍼시스</w:delText>
          </w:r>
          <w:r w:rsidRPr="000C7330" w:rsidDel="008076F4">
            <w:rPr>
              <w:rFonts w:eastAsiaTheme="minorHAnsi" w:cs="굴림"/>
              <w:color w:val="000000" w:themeColor="text1"/>
              <w:kern w:val="0"/>
              <w:szCs w:val="24"/>
              <w:rPrChange w:id="4179" w:author="FURSYS" w:date="2025-12-04T15:42:00Z">
                <w:rPr>
                  <w:rFonts w:ascii="바탕" w:eastAsia="바탕" w:hAnsi="바탕" w:cs="굴림"/>
                  <w:kern w:val="0"/>
                  <w:sz w:val="24"/>
                  <w:szCs w:val="24"/>
                </w:rPr>
              </w:rPrChange>
            </w:rPr>
            <w:delText xml:space="preserve">(이하 </w:delText>
          </w:r>
          <w:r w:rsidRPr="000C7330" w:rsidDel="008076F4">
            <w:rPr>
              <w:rFonts w:eastAsiaTheme="minorHAnsi" w:cs="굴림" w:hint="eastAsia"/>
              <w:color w:val="000000" w:themeColor="text1"/>
              <w:kern w:val="0"/>
              <w:szCs w:val="24"/>
              <w:rPrChange w:id="4180" w:author="FURSYS" w:date="2025-12-04T15:42:00Z">
                <w:rPr>
                  <w:rFonts w:ascii="바탕" w:eastAsia="바탕" w:hAnsi="바탕" w:cs="굴림" w:hint="eastAsia"/>
                  <w:kern w:val="0"/>
                  <w:sz w:val="24"/>
                  <w:szCs w:val="24"/>
                </w:rPr>
              </w:rPrChange>
            </w:rPr>
            <w:delText>“을”이라</w:delText>
          </w:r>
          <w:r w:rsidRPr="000C7330" w:rsidDel="008076F4">
            <w:rPr>
              <w:rFonts w:eastAsiaTheme="minorHAnsi" w:cs="굴림"/>
              <w:color w:val="000000" w:themeColor="text1"/>
              <w:kern w:val="0"/>
              <w:szCs w:val="24"/>
              <w:rPrChange w:id="4181" w:author="FURSYS" w:date="2025-12-04T15:42:00Z">
                <w:rPr>
                  <w:rFonts w:ascii="바탕" w:eastAsia="바탕" w:hAnsi="바탕" w:cs="굴림"/>
                  <w:kern w:val="0"/>
                  <w:sz w:val="24"/>
                  <w:szCs w:val="24"/>
                </w:rPr>
              </w:rPrChange>
            </w:rPr>
            <w:delText xml:space="preserve"> 한다)은 </w:delText>
          </w:r>
          <w:r w:rsidRPr="000C7330" w:rsidDel="008076F4">
            <w:rPr>
              <w:rFonts w:eastAsiaTheme="minorHAnsi" w:cs="굴림" w:hint="eastAsia"/>
              <w:color w:val="000000" w:themeColor="text1"/>
              <w:kern w:val="0"/>
              <w:szCs w:val="24"/>
              <w:rPrChange w:id="4182" w:author="FURSYS" w:date="2025-12-04T15:42:00Z">
                <w:rPr>
                  <w:rFonts w:ascii="바탕" w:eastAsia="바탕" w:hAnsi="바탕" w:cs="굴림" w:hint="eastAsia"/>
                  <w:kern w:val="0"/>
                  <w:sz w:val="24"/>
                  <w:szCs w:val="24"/>
                </w:rPr>
              </w:rPrChange>
            </w:rPr>
            <w:delText>다음과 </w:delText>
          </w:r>
          <w:r w:rsidRPr="000C7330" w:rsidDel="008076F4">
            <w:rPr>
              <w:rFonts w:eastAsiaTheme="minorHAnsi" w:cs="굴림"/>
              <w:color w:val="000000" w:themeColor="text1"/>
              <w:kern w:val="0"/>
              <w:szCs w:val="24"/>
              <w:rPrChange w:id="418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184" w:author="FURSYS" w:date="2025-12-04T15:42:00Z">
                <w:rPr>
                  <w:rFonts w:ascii="바탕" w:eastAsia="바탕" w:hAnsi="바탕" w:cs="굴림" w:hint="eastAsia"/>
                  <w:kern w:val="0"/>
                  <w:sz w:val="24"/>
                  <w:szCs w:val="24"/>
                </w:rPr>
              </w:rPrChange>
            </w:rPr>
            <w:delText>같이</w:delText>
          </w:r>
          <w:r w:rsidRPr="000C7330" w:rsidDel="008076F4">
            <w:rPr>
              <w:rFonts w:eastAsiaTheme="minorHAnsi" w:cs="굴림"/>
              <w:color w:val="000000" w:themeColor="text1"/>
              <w:kern w:val="0"/>
              <w:szCs w:val="24"/>
              <w:rPrChange w:id="4185" w:author="FURSYS" w:date="2025-12-04T15:42:00Z">
                <w:rPr>
                  <w:rFonts w:ascii="바탕" w:eastAsia="바탕" w:hAnsi="바탕" w:cs="굴림"/>
                  <w:kern w:val="0"/>
                  <w:sz w:val="24"/>
                  <w:szCs w:val="24"/>
                </w:rPr>
              </w:rPrChange>
            </w:rPr>
            <w:delText xml:space="preserve"> 유지관리용역계약을 체결한다.</w:delText>
          </w:r>
        </w:del>
      </w:ins>
    </w:p>
    <w:p w14:paraId="7EE5EADF" w14:textId="7876A55D" w:rsidR="002E2521" w:rsidRPr="000C7330" w:rsidDel="008076F4" w:rsidRDefault="002E2521">
      <w:pPr>
        <w:rPr>
          <w:ins w:id="4186" w:author="이승준 (Seungjun Lee)" w:date="2025-07-29T11:35:00Z"/>
          <w:del w:id="4187" w:author="FURSYS" w:date="2025-08-06T14:26:00Z"/>
          <w:rFonts w:eastAsiaTheme="minorHAnsi" w:cs="굴림"/>
          <w:color w:val="000000" w:themeColor="text1"/>
          <w:kern w:val="0"/>
          <w:szCs w:val="24"/>
          <w:rPrChange w:id="4188" w:author="FURSYS" w:date="2025-12-04T15:42:00Z">
            <w:rPr>
              <w:ins w:id="4189" w:author="이승준 (Seungjun Lee)" w:date="2025-07-29T11:35:00Z"/>
              <w:del w:id="4190" w:author="FURSYS" w:date="2025-08-06T14:26:00Z"/>
              <w:rFonts w:ascii="굴림" w:eastAsia="굴림" w:hAnsi="굴림" w:cs="굴림"/>
              <w:kern w:val="0"/>
              <w:sz w:val="24"/>
              <w:szCs w:val="24"/>
            </w:rPr>
          </w:rPrChange>
        </w:rPr>
        <w:pPrChange w:id="4191" w:author="FURSYS" w:date="2025-08-06T14:26:00Z">
          <w:pPr>
            <w:widowControl/>
            <w:wordWrap/>
            <w:autoSpaceDE/>
            <w:autoSpaceDN/>
            <w:spacing w:after="240"/>
            <w:jc w:val="left"/>
          </w:pPr>
        </w:pPrChange>
      </w:pPr>
      <w:ins w:id="4192" w:author="이승준 (Seungjun Lee)" w:date="2025-07-29T11:35:00Z">
        <w:del w:id="4193" w:author="FURSYS" w:date="2025-08-06T14:26:00Z">
          <w:r w:rsidRPr="000C7330" w:rsidDel="008076F4">
            <w:rPr>
              <w:rFonts w:eastAsiaTheme="minorHAnsi" w:cs="굴림" w:hint="eastAsia"/>
              <w:b/>
              <w:bCs/>
              <w:color w:val="000000" w:themeColor="text1"/>
              <w:kern w:val="0"/>
              <w:szCs w:val="24"/>
              <w:rPrChange w:id="4194" w:author="FURSYS" w:date="2025-12-04T15:42:00Z">
                <w:rPr>
                  <w:rFonts w:ascii="바탕" w:eastAsia="바탕" w:hAnsi="바탕" w:cs="굴림" w:hint="eastAsia"/>
                  <w:b/>
                  <w:bCs/>
                  <w:kern w:val="0"/>
                  <w:sz w:val="24"/>
                  <w:szCs w:val="24"/>
                </w:rPr>
              </w:rPrChange>
            </w:rPr>
            <w:delText> 다           </w:delText>
          </w:r>
          <w:r w:rsidRPr="000C7330" w:rsidDel="008076F4">
            <w:rPr>
              <w:rFonts w:eastAsiaTheme="minorHAnsi" w:cs="굴림"/>
              <w:b/>
              <w:bCs/>
              <w:color w:val="000000" w:themeColor="text1"/>
              <w:kern w:val="0"/>
              <w:szCs w:val="24"/>
              <w:rPrChange w:id="4195" w:author="FURSYS" w:date="2025-12-04T15:42:00Z">
                <w:rPr>
                  <w:rFonts w:ascii="바탕" w:eastAsia="바탕" w:hAnsi="바탕" w:cs="굴림"/>
                  <w:b/>
                  <w:bCs/>
                  <w:kern w:val="0"/>
                  <w:sz w:val="24"/>
                  <w:szCs w:val="24"/>
                </w:rPr>
              </w:rPrChange>
            </w:rPr>
            <w:delText xml:space="preserve"> </w:delText>
          </w:r>
          <w:r w:rsidRPr="000C7330" w:rsidDel="008076F4">
            <w:rPr>
              <w:rFonts w:eastAsiaTheme="minorHAnsi" w:cs="굴림" w:hint="eastAsia"/>
              <w:b/>
              <w:bCs/>
              <w:color w:val="000000" w:themeColor="text1"/>
              <w:kern w:val="0"/>
              <w:szCs w:val="24"/>
              <w:rPrChange w:id="4196" w:author="FURSYS" w:date="2025-12-04T15:42:00Z">
                <w:rPr>
                  <w:rFonts w:ascii="바탕" w:eastAsia="바탕" w:hAnsi="바탕" w:cs="굴림" w:hint="eastAsia"/>
                  <w:b/>
                  <w:bCs/>
                  <w:kern w:val="0"/>
                  <w:sz w:val="24"/>
                  <w:szCs w:val="24"/>
                </w:rPr>
              </w:rPrChange>
            </w:rPr>
            <w:delText>음</w:delText>
          </w:r>
        </w:del>
      </w:ins>
    </w:p>
    <w:tbl>
      <w:tblPr>
        <w:tblW w:w="10055" w:type="dxa"/>
        <w:jc w:val="center"/>
        <w:tblCellMar>
          <w:left w:w="0" w:type="dxa"/>
          <w:right w:w="0" w:type="dxa"/>
        </w:tblCellMar>
        <w:tblLook w:val="04A0" w:firstRow="1" w:lastRow="0" w:firstColumn="1" w:lastColumn="0" w:noHBand="0" w:noVBand="1"/>
      </w:tblPr>
      <w:tblGrid>
        <w:gridCol w:w="692"/>
        <w:gridCol w:w="1577"/>
        <w:gridCol w:w="7786"/>
      </w:tblGrid>
      <w:tr w:rsidR="00A60C55" w:rsidRPr="000C7330" w:rsidDel="008076F4" w14:paraId="08C99F64" w14:textId="72E46490" w:rsidTr="00DE56DB">
        <w:trPr>
          <w:trHeight w:val="353"/>
          <w:jc w:val="center"/>
          <w:ins w:id="4197" w:author="이승준 (Seungjun Lee)" w:date="2025-07-29T11:35:00Z"/>
          <w:del w:id="4198" w:author="FURSYS" w:date="2025-08-06T14:26:00Z"/>
        </w:trPr>
        <w:tc>
          <w:tcPr>
            <w:tcW w:w="692" w:type="dxa"/>
            <w:tcBorders>
              <w:top w:val="single" w:sz="6" w:space="0" w:color="CCCCCC"/>
              <w:left w:val="single" w:sz="6" w:space="0" w:color="CCCCCC"/>
              <w:bottom w:val="single" w:sz="6" w:space="0" w:color="CCCCCC"/>
              <w:right w:val="single" w:sz="6" w:space="0" w:color="CCCCCC"/>
            </w:tcBorders>
            <w:vAlign w:val="center"/>
            <w:hideMark/>
          </w:tcPr>
          <w:p w14:paraId="55706AE4" w14:textId="1C7D041C" w:rsidR="002E2521" w:rsidRPr="000C7330" w:rsidDel="008076F4" w:rsidRDefault="002E2521">
            <w:pPr>
              <w:rPr>
                <w:ins w:id="4199" w:author="이승준 (Seungjun Lee)" w:date="2025-07-29T11:35:00Z"/>
                <w:del w:id="4200" w:author="FURSYS" w:date="2025-08-06T14:26:00Z"/>
                <w:rFonts w:eastAsiaTheme="minorHAnsi" w:cs="굴림"/>
                <w:color w:val="000000" w:themeColor="text1"/>
                <w:kern w:val="0"/>
                <w:sz w:val="16"/>
                <w:szCs w:val="20"/>
                <w:rPrChange w:id="4201" w:author="FURSYS" w:date="2025-12-04T15:42:00Z">
                  <w:rPr>
                    <w:ins w:id="4202" w:author="이승준 (Seungjun Lee)" w:date="2025-07-29T11:35:00Z"/>
                    <w:del w:id="4203" w:author="FURSYS" w:date="2025-08-06T14:26:00Z"/>
                    <w:rFonts w:ascii="굴림" w:eastAsia="굴림" w:hAnsi="굴림" w:cs="굴림"/>
                    <w:kern w:val="0"/>
                    <w:szCs w:val="20"/>
                  </w:rPr>
                </w:rPrChange>
              </w:rPr>
              <w:pPrChange w:id="4204" w:author="FURSYS" w:date="2025-08-06T14:26:00Z">
                <w:pPr>
                  <w:widowControl/>
                  <w:wordWrap/>
                  <w:autoSpaceDE/>
                  <w:autoSpaceDN/>
                  <w:spacing w:after="240"/>
                  <w:jc w:val="center"/>
                </w:pPr>
              </w:pPrChange>
            </w:pPr>
            <w:ins w:id="4205" w:author="이승준 (Seungjun Lee)" w:date="2025-07-29T11:35:00Z">
              <w:del w:id="4206" w:author="FURSYS" w:date="2025-08-06T14:26:00Z">
                <w:r w:rsidRPr="000C7330" w:rsidDel="008076F4">
                  <w:rPr>
                    <w:rFonts w:eastAsiaTheme="minorHAnsi" w:cs="굴림" w:hint="eastAsia"/>
                    <w:color w:val="000000" w:themeColor="text1"/>
                    <w:kern w:val="0"/>
                    <w:sz w:val="16"/>
                    <w:szCs w:val="20"/>
                    <w:rPrChange w:id="4207" w:author="FURSYS" w:date="2025-12-04T15:42:00Z">
                      <w:rPr>
                        <w:rFonts w:ascii="굴림" w:eastAsia="굴림" w:hAnsi="굴림" w:cs="굴림" w:hint="eastAsia"/>
                        <w:kern w:val="0"/>
                        <w:szCs w:val="20"/>
                      </w:rPr>
                    </w:rPrChange>
                  </w:rPr>
                  <w:delText>  </w:delText>
                </w:r>
                <w:r w:rsidRPr="000C7330" w:rsidDel="008076F4">
                  <w:rPr>
                    <w:rFonts w:eastAsiaTheme="minorHAnsi" w:cs="굴림"/>
                    <w:color w:val="000000" w:themeColor="text1"/>
                    <w:kern w:val="0"/>
                    <w:sz w:val="16"/>
                    <w:szCs w:val="20"/>
                    <w:rPrChange w:id="4208" w:author="FURSYS" w:date="2025-12-04T15:42:00Z">
                      <w:rPr>
                        <w:rFonts w:ascii="바탕" w:eastAsia="바탕" w:hAnsi="바탕" w:cs="굴림"/>
                        <w:kern w:val="0"/>
                        <w:szCs w:val="20"/>
                      </w:rPr>
                    </w:rPrChange>
                  </w:rPr>
                  <w:delText>1 </w:delText>
                </w:r>
              </w:del>
            </w:ins>
          </w:p>
        </w:tc>
        <w:tc>
          <w:tcPr>
            <w:tcW w:w="1577" w:type="dxa"/>
            <w:tcBorders>
              <w:top w:val="single" w:sz="6" w:space="0" w:color="CCCCCC"/>
              <w:left w:val="nil"/>
              <w:bottom w:val="single" w:sz="6" w:space="0" w:color="CCCCCC"/>
              <w:right w:val="single" w:sz="6" w:space="0" w:color="CCCCCC"/>
            </w:tcBorders>
            <w:vAlign w:val="center"/>
            <w:hideMark/>
          </w:tcPr>
          <w:p w14:paraId="54C18CA9" w14:textId="30815A29" w:rsidR="002E2521" w:rsidRPr="000C7330" w:rsidDel="008076F4" w:rsidRDefault="002E2521">
            <w:pPr>
              <w:rPr>
                <w:ins w:id="4209" w:author="이승준 (Seungjun Lee)" w:date="2025-07-29T11:35:00Z"/>
                <w:del w:id="4210" w:author="FURSYS" w:date="2025-08-06T14:26:00Z"/>
                <w:rFonts w:eastAsiaTheme="minorHAnsi" w:cs="굴림"/>
                <w:color w:val="000000" w:themeColor="text1"/>
                <w:kern w:val="0"/>
                <w:sz w:val="16"/>
                <w:szCs w:val="20"/>
                <w:rPrChange w:id="4211" w:author="FURSYS" w:date="2025-12-04T15:42:00Z">
                  <w:rPr>
                    <w:ins w:id="4212" w:author="이승준 (Seungjun Lee)" w:date="2025-07-29T11:35:00Z"/>
                    <w:del w:id="4213" w:author="FURSYS" w:date="2025-08-06T14:26:00Z"/>
                    <w:rFonts w:ascii="굴림" w:eastAsia="굴림" w:hAnsi="굴림" w:cs="굴림"/>
                    <w:kern w:val="0"/>
                    <w:szCs w:val="20"/>
                  </w:rPr>
                </w:rPrChange>
              </w:rPr>
              <w:pPrChange w:id="4214" w:author="FURSYS" w:date="2025-08-06T14:26:00Z">
                <w:pPr>
                  <w:widowControl/>
                  <w:wordWrap/>
                  <w:autoSpaceDE/>
                  <w:autoSpaceDN/>
                  <w:spacing w:after="240"/>
                  <w:jc w:val="center"/>
                </w:pPr>
              </w:pPrChange>
            </w:pPr>
            <w:ins w:id="4215" w:author="이승준 (Seungjun Lee)" w:date="2025-07-29T11:35:00Z">
              <w:del w:id="4216" w:author="FURSYS" w:date="2025-08-06T14:26:00Z">
                <w:r w:rsidRPr="000C7330" w:rsidDel="008076F4">
                  <w:rPr>
                    <w:rFonts w:eastAsiaTheme="minorHAnsi" w:cs="굴림" w:hint="eastAsia"/>
                    <w:color w:val="000000" w:themeColor="text1"/>
                    <w:kern w:val="0"/>
                    <w:sz w:val="16"/>
                    <w:szCs w:val="20"/>
                    <w:rPrChange w:id="4217" w:author="FURSYS" w:date="2025-12-04T15:42:00Z">
                      <w:rPr>
                        <w:rFonts w:ascii="바탕" w:eastAsia="바탕" w:hAnsi="바탕" w:cs="굴림" w:hint="eastAsia"/>
                        <w:kern w:val="0"/>
                        <w:szCs w:val="20"/>
                      </w:rPr>
                    </w:rPrChange>
                  </w:rPr>
                  <w:delText>용    </w:delText>
                </w:r>
                <w:r w:rsidRPr="000C7330" w:rsidDel="008076F4">
                  <w:rPr>
                    <w:rFonts w:eastAsiaTheme="minorHAnsi" w:cs="굴림"/>
                    <w:color w:val="000000" w:themeColor="text1"/>
                    <w:kern w:val="0"/>
                    <w:sz w:val="16"/>
                    <w:szCs w:val="20"/>
                    <w:rPrChange w:id="4218"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219" w:author="FURSYS" w:date="2025-12-04T15:42:00Z">
                      <w:rPr>
                        <w:rFonts w:ascii="바탕" w:eastAsia="바탕" w:hAnsi="바탕" w:cs="굴림" w:hint="eastAsia"/>
                        <w:kern w:val="0"/>
                        <w:szCs w:val="20"/>
                      </w:rPr>
                    </w:rPrChange>
                  </w:rPr>
                  <w:delText>역    </w:delText>
                </w:r>
                <w:r w:rsidRPr="000C7330" w:rsidDel="008076F4">
                  <w:rPr>
                    <w:rFonts w:eastAsiaTheme="minorHAnsi" w:cs="굴림"/>
                    <w:color w:val="000000" w:themeColor="text1"/>
                    <w:kern w:val="0"/>
                    <w:sz w:val="16"/>
                    <w:szCs w:val="20"/>
                    <w:rPrChange w:id="4220"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221" w:author="FURSYS" w:date="2025-12-04T15:42:00Z">
                      <w:rPr>
                        <w:rFonts w:ascii="바탕" w:eastAsia="바탕" w:hAnsi="바탕" w:cs="굴림" w:hint="eastAsia"/>
                        <w:kern w:val="0"/>
                        <w:szCs w:val="20"/>
                      </w:rPr>
                    </w:rPrChange>
                  </w:rPr>
                  <w:delText>명</w:delText>
                </w:r>
              </w:del>
            </w:ins>
          </w:p>
        </w:tc>
        <w:tc>
          <w:tcPr>
            <w:tcW w:w="7786" w:type="dxa"/>
            <w:tcBorders>
              <w:top w:val="single" w:sz="6" w:space="0" w:color="CCCCCC"/>
              <w:left w:val="nil"/>
              <w:bottom w:val="single" w:sz="6" w:space="0" w:color="CCCCCC"/>
              <w:right w:val="single" w:sz="6" w:space="0" w:color="CCCCCC"/>
            </w:tcBorders>
            <w:vAlign w:val="center"/>
            <w:hideMark/>
          </w:tcPr>
          <w:p w14:paraId="203E1573" w14:textId="33DAFB38" w:rsidR="002E2521" w:rsidRPr="000C7330" w:rsidDel="008076F4" w:rsidRDefault="002E2521">
            <w:pPr>
              <w:rPr>
                <w:ins w:id="4222" w:author="이승준 (Seungjun Lee)" w:date="2025-07-29T11:35:00Z"/>
                <w:del w:id="4223" w:author="FURSYS" w:date="2025-08-06T14:26:00Z"/>
                <w:rFonts w:eastAsiaTheme="minorHAnsi" w:cs="굴림"/>
                <w:color w:val="000000" w:themeColor="text1"/>
                <w:kern w:val="0"/>
                <w:sz w:val="16"/>
                <w:szCs w:val="20"/>
                <w:rPrChange w:id="4224" w:author="FURSYS" w:date="2025-12-04T15:42:00Z">
                  <w:rPr>
                    <w:ins w:id="4225" w:author="이승준 (Seungjun Lee)" w:date="2025-07-29T11:35:00Z"/>
                    <w:del w:id="4226" w:author="FURSYS" w:date="2025-08-06T14:26:00Z"/>
                    <w:rFonts w:ascii="굴림" w:eastAsia="굴림" w:hAnsi="굴림" w:cs="굴림"/>
                    <w:kern w:val="0"/>
                    <w:szCs w:val="20"/>
                  </w:rPr>
                </w:rPrChange>
              </w:rPr>
              <w:pPrChange w:id="4227" w:author="FURSYS" w:date="2025-08-06T14:26:00Z">
                <w:pPr>
                  <w:widowControl/>
                  <w:wordWrap/>
                  <w:autoSpaceDE/>
                  <w:autoSpaceDN/>
                  <w:jc w:val="left"/>
                </w:pPr>
              </w:pPrChange>
            </w:pPr>
            <w:ins w:id="4228" w:author="이승준 (Seungjun Lee)" w:date="2025-07-29T11:35:00Z">
              <w:del w:id="4229" w:author="FURSYS" w:date="2025-08-06T14:26:00Z">
                <w:r w:rsidRPr="000C7330" w:rsidDel="008076F4">
                  <w:rPr>
                    <w:rFonts w:eastAsiaTheme="minorHAnsi" w:cs="굴림" w:hint="eastAsia"/>
                    <w:color w:val="000000" w:themeColor="text1"/>
                    <w:kern w:val="0"/>
                    <w:sz w:val="16"/>
                    <w:szCs w:val="20"/>
                    <w:rPrChange w:id="4230" w:author="FURSYS" w:date="2025-12-04T15:42:00Z">
                      <w:rPr>
                        <w:rFonts w:ascii="바탕" w:eastAsia="바탕" w:hAnsi="바탕" w:cs="굴림" w:hint="eastAsia"/>
                        <w:kern w:val="0"/>
                        <w:szCs w:val="20"/>
                      </w:rPr>
                    </w:rPrChange>
                  </w:rPr>
                  <w:delText>  </w:delText>
                </w:r>
                <w:r w:rsidRPr="000C7330" w:rsidDel="008076F4">
                  <w:rPr>
                    <w:rFonts w:eastAsiaTheme="minorHAnsi" w:cs="굴림"/>
                    <w:b/>
                    <w:bCs/>
                    <w:color w:val="000000" w:themeColor="text1"/>
                    <w:kern w:val="0"/>
                    <w:szCs w:val="24"/>
                    <w:rPrChange w:id="4231" w:author="FURSYS" w:date="2025-12-04T15:42:00Z">
                      <w:rPr>
                        <w:rFonts w:ascii="바탕" w:eastAsia="바탕" w:hAnsi="바탕" w:cs="굴림"/>
                        <w:b/>
                        <w:bCs/>
                        <w:kern w:val="0"/>
                        <w:sz w:val="24"/>
                        <w:szCs w:val="24"/>
                      </w:rPr>
                    </w:rPrChange>
                  </w:rPr>
                  <w:delText xml:space="preserve">ISC 3층 스마트오피스 및 4층 </w:delText>
                </w:r>
                <w:r w:rsidRPr="000C7330" w:rsidDel="008076F4">
                  <w:rPr>
                    <w:rFonts w:eastAsiaTheme="minorHAnsi" w:cs="굴림" w:hint="eastAsia"/>
                    <w:b/>
                    <w:bCs/>
                    <w:color w:val="000000" w:themeColor="text1"/>
                    <w:kern w:val="0"/>
                    <w:szCs w:val="24"/>
                    <w:rPrChange w:id="4232" w:author="FURSYS" w:date="2025-12-04T15:42:00Z">
                      <w:rPr>
                        <w:rFonts w:ascii="바탕" w:eastAsia="바탕" w:hAnsi="바탕" w:cs="굴림" w:hint="eastAsia"/>
                        <w:b/>
                        <w:bCs/>
                        <w:kern w:val="0"/>
                        <w:sz w:val="24"/>
                        <w:szCs w:val="24"/>
                      </w:rPr>
                    </w:rPrChange>
                  </w:rPr>
                  <w:delText>타스크룸</w:delText>
                </w:r>
                <w:r w:rsidRPr="000C7330" w:rsidDel="008076F4">
                  <w:rPr>
                    <w:rFonts w:eastAsiaTheme="minorHAnsi" w:cs="굴림"/>
                    <w:b/>
                    <w:bCs/>
                    <w:color w:val="000000" w:themeColor="text1"/>
                    <w:kern w:val="0"/>
                    <w:szCs w:val="24"/>
                    <w:rPrChange w:id="4233" w:author="FURSYS" w:date="2025-12-04T15:42:00Z">
                      <w:rPr>
                        <w:rFonts w:ascii="바탕" w:eastAsia="바탕" w:hAnsi="바탕" w:cs="굴림"/>
                        <w:b/>
                        <w:bCs/>
                        <w:kern w:val="0"/>
                        <w:sz w:val="24"/>
                        <w:szCs w:val="24"/>
                      </w:rPr>
                    </w:rPrChange>
                  </w:rPr>
                  <w:delText xml:space="preserve"> 퍼시스 사무가구(</w:delText>
                </w:r>
                <w:r w:rsidRPr="000C7330" w:rsidDel="008076F4">
                  <w:rPr>
                    <w:rFonts w:eastAsiaTheme="minorHAnsi" w:cs="굴림" w:hint="eastAsia"/>
                    <w:b/>
                    <w:bCs/>
                    <w:color w:val="000000" w:themeColor="text1"/>
                    <w:kern w:val="0"/>
                    <w:szCs w:val="24"/>
                    <w:rPrChange w:id="4234" w:author="FURSYS" w:date="2025-12-04T15:42:00Z">
                      <w:rPr>
                        <w:rFonts w:ascii="바탕" w:eastAsia="바탕" w:hAnsi="바탕" w:cs="굴림" w:hint="eastAsia"/>
                        <w:b/>
                        <w:bCs/>
                        <w:kern w:val="0"/>
                        <w:sz w:val="24"/>
                        <w:szCs w:val="24"/>
                      </w:rPr>
                    </w:rPrChange>
                  </w:rPr>
                  <w:delText>렌탈</w:delText>
                </w:r>
                <w:r w:rsidRPr="000C7330" w:rsidDel="008076F4">
                  <w:rPr>
                    <w:rFonts w:eastAsiaTheme="minorHAnsi" w:cs="굴림"/>
                    <w:b/>
                    <w:bCs/>
                    <w:color w:val="000000" w:themeColor="text1"/>
                    <w:kern w:val="0"/>
                    <w:szCs w:val="24"/>
                    <w:rPrChange w:id="4235" w:author="FURSYS" w:date="2025-12-04T15:42:00Z">
                      <w:rPr>
                        <w:rFonts w:ascii="바탕" w:eastAsia="바탕" w:hAnsi="바탕" w:cs="굴림"/>
                        <w:b/>
                        <w:bCs/>
                        <w:kern w:val="0"/>
                        <w:sz w:val="24"/>
                        <w:szCs w:val="24"/>
                      </w:rPr>
                    </w:rPrChange>
                  </w:rPr>
                  <w:delText>)-기타_CI25011653</w:delText>
                </w:r>
              </w:del>
            </w:ins>
          </w:p>
        </w:tc>
      </w:tr>
      <w:tr w:rsidR="00A60C55" w:rsidRPr="000C7330" w:rsidDel="008076F4" w14:paraId="61772B73" w14:textId="47689703" w:rsidTr="00DE56DB">
        <w:trPr>
          <w:trHeight w:val="367"/>
          <w:jc w:val="center"/>
          <w:ins w:id="4236" w:author="이승준 (Seungjun Lee)" w:date="2025-07-29T11:35:00Z"/>
          <w:del w:id="4237" w:author="FURSYS" w:date="2025-08-06T14:26:00Z"/>
        </w:trPr>
        <w:tc>
          <w:tcPr>
            <w:tcW w:w="692" w:type="dxa"/>
            <w:tcBorders>
              <w:top w:val="nil"/>
              <w:left w:val="single" w:sz="6" w:space="0" w:color="CCCCCC"/>
              <w:bottom w:val="single" w:sz="6" w:space="0" w:color="CCCCCC"/>
              <w:right w:val="single" w:sz="6" w:space="0" w:color="CCCCCC"/>
            </w:tcBorders>
            <w:vAlign w:val="center"/>
            <w:hideMark/>
          </w:tcPr>
          <w:p w14:paraId="39F48529" w14:textId="4067EE12" w:rsidR="002E2521" w:rsidRPr="000C7330" w:rsidDel="008076F4" w:rsidRDefault="002E2521">
            <w:pPr>
              <w:rPr>
                <w:ins w:id="4238" w:author="이승준 (Seungjun Lee)" w:date="2025-07-29T11:35:00Z"/>
                <w:del w:id="4239" w:author="FURSYS" w:date="2025-08-06T14:26:00Z"/>
                <w:rFonts w:eastAsiaTheme="minorHAnsi" w:cs="굴림"/>
                <w:color w:val="000000" w:themeColor="text1"/>
                <w:kern w:val="0"/>
                <w:sz w:val="16"/>
                <w:szCs w:val="20"/>
                <w:rPrChange w:id="4240" w:author="FURSYS" w:date="2025-12-04T15:42:00Z">
                  <w:rPr>
                    <w:ins w:id="4241" w:author="이승준 (Seungjun Lee)" w:date="2025-07-29T11:35:00Z"/>
                    <w:del w:id="4242" w:author="FURSYS" w:date="2025-08-06T14:26:00Z"/>
                    <w:rFonts w:ascii="굴림" w:eastAsia="굴림" w:hAnsi="굴림" w:cs="굴림"/>
                    <w:kern w:val="0"/>
                    <w:szCs w:val="20"/>
                  </w:rPr>
                </w:rPrChange>
              </w:rPr>
              <w:pPrChange w:id="4243" w:author="FURSYS" w:date="2025-08-06T14:26:00Z">
                <w:pPr>
                  <w:widowControl/>
                  <w:wordWrap/>
                  <w:autoSpaceDE/>
                  <w:autoSpaceDN/>
                  <w:spacing w:after="240"/>
                  <w:jc w:val="center"/>
                </w:pPr>
              </w:pPrChange>
            </w:pPr>
            <w:ins w:id="4244" w:author="이승준 (Seungjun Lee)" w:date="2025-07-29T11:35:00Z">
              <w:del w:id="4245" w:author="FURSYS" w:date="2025-08-06T14:26:00Z">
                <w:r w:rsidRPr="000C7330" w:rsidDel="008076F4">
                  <w:rPr>
                    <w:rFonts w:eastAsiaTheme="minorHAnsi" w:cs="굴림" w:hint="eastAsia"/>
                    <w:color w:val="000000" w:themeColor="text1"/>
                    <w:kern w:val="0"/>
                    <w:sz w:val="16"/>
                    <w:szCs w:val="20"/>
                    <w:rPrChange w:id="4246" w:author="FURSYS" w:date="2025-12-04T15:42:00Z">
                      <w:rPr>
                        <w:rFonts w:ascii="바탕" w:eastAsia="바탕" w:hAnsi="바탕" w:cs="굴림" w:hint="eastAsia"/>
                        <w:kern w:val="0"/>
                        <w:szCs w:val="20"/>
                      </w:rPr>
                    </w:rPrChange>
                  </w:rPr>
                  <w:delText> </w:delText>
                </w:r>
                <w:r w:rsidRPr="000C7330" w:rsidDel="008076F4">
                  <w:rPr>
                    <w:rFonts w:eastAsiaTheme="minorHAnsi" w:cs="굴림"/>
                    <w:color w:val="000000" w:themeColor="text1"/>
                    <w:kern w:val="0"/>
                    <w:sz w:val="16"/>
                    <w:szCs w:val="20"/>
                    <w:rPrChange w:id="4247" w:author="FURSYS" w:date="2025-12-04T15:42:00Z">
                      <w:rPr>
                        <w:rFonts w:ascii="바탕" w:eastAsia="바탕" w:hAnsi="바탕" w:cs="굴림"/>
                        <w:kern w:val="0"/>
                        <w:szCs w:val="20"/>
                      </w:rPr>
                    </w:rPrChange>
                  </w:rPr>
                  <w:delText>2</w:delText>
                </w:r>
              </w:del>
            </w:ins>
          </w:p>
        </w:tc>
        <w:tc>
          <w:tcPr>
            <w:tcW w:w="1577" w:type="dxa"/>
            <w:tcBorders>
              <w:top w:val="nil"/>
              <w:left w:val="nil"/>
              <w:bottom w:val="single" w:sz="6" w:space="0" w:color="CCCCCC"/>
              <w:right w:val="single" w:sz="6" w:space="0" w:color="CCCCCC"/>
            </w:tcBorders>
            <w:vAlign w:val="center"/>
            <w:hideMark/>
          </w:tcPr>
          <w:p w14:paraId="74A55AD2" w14:textId="02961F25" w:rsidR="002E2521" w:rsidRPr="000C7330" w:rsidDel="008076F4" w:rsidRDefault="002E2521">
            <w:pPr>
              <w:rPr>
                <w:ins w:id="4248" w:author="이승준 (Seungjun Lee)" w:date="2025-07-29T11:35:00Z"/>
                <w:del w:id="4249" w:author="FURSYS" w:date="2025-08-06T14:26:00Z"/>
                <w:rFonts w:eastAsiaTheme="minorHAnsi" w:cs="굴림"/>
                <w:color w:val="000000" w:themeColor="text1"/>
                <w:kern w:val="0"/>
                <w:sz w:val="16"/>
                <w:szCs w:val="20"/>
                <w:rPrChange w:id="4250" w:author="FURSYS" w:date="2025-12-04T15:42:00Z">
                  <w:rPr>
                    <w:ins w:id="4251" w:author="이승준 (Seungjun Lee)" w:date="2025-07-29T11:35:00Z"/>
                    <w:del w:id="4252" w:author="FURSYS" w:date="2025-08-06T14:26:00Z"/>
                    <w:rFonts w:ascii="굴림" w:eastAsia="굴림" w:hAnsi="굴림" w:cs="굴림"/>
                    <w:kern w:val="0"/>
                    <w:szCs w:val="20"/>
                  </w:rPr>
                </w:rPrChange>
              </w:rPr>
              <w:pPrChange w:id="4253" w:author="FURSYS" w:date="2025-08-06T14:26:00Z">
                <w:pPr>
                  <w:widowControl/>
                  <w:wordWrap/>
                  <w:autoSpaceDE/>
                  <w:autoSpaceDN/>
                  <w:spacing w:after="240"/>
                  <w:jc w:val="center"/>
                </w:pPr>
              </w:pPrChange>
            </w:pPr>
            <w:ins w:id="4254" w:author="이승준 (Seungjun Lee)" w:date="2025-07-29T11:35:00Z">
              <w:del w:id="4255" w:author="FURSYS" w:date="2025-08-06T14:26:00Z">
                <w:r w:rsidRPr="000C7330" w:rsidDel="008076F4">
                  <w:rPr>
                    <w:rFonts w:eastAsiaTheme="minorHAnsi" w:cs="굴림" w:hint="eastAsia"/>
                    <w:color w:val="000000" w:themeColor="text1"/>
                    <w:kern w:val="0"/>
                    <w:sz w:val="16"/>
                    <w:szCs w:val="20"/>
                    <w:rPrChange w:id="4256" w:author="FURSYS" w:date="2025-12-04T15:42:00Z">
                      <w:rPr>
                        <w:rFonts w:ascii="바탕" w:eastAsia="바탕" w:hAnsi="바탕" w:cs="굴림" w:hint="eastAsia"/>
                        <w:kern w:val="0"/>
                        <w:szCs w:val="20"/>
                      </w:rPr>
                    </w:rPrChange>
                  </w:rPr>
                  <w:delText>소    </w:delText>
                </w:r>
                <w:r w:rsidRPr="000C7330" w:rsidDel="008076F4">
                  <w:rPr>
                    <w:rFonts w:eastAsiaTheme="minorHAnsi" w:cs="굴림"/>
                    <w:color w:val="000000" w:themeColor="text1"/>
                    <w:kern w:val="0"/>
                    <w:sz w:val="16"/>
                    <w:szCs w:val="20"/>
                    <w:rPrChange w:id="4257"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258" w:author="FURSYS" w:date="2025-12-04T15:42:00Z">
                      <w:rPr>
                        <w:rFonts w:ascii="바탕" w:eastAsia="바탕" w:hAnsi="바탕" w:cs="굴림" w:hint="eastAsia"/>
                        <w:kern w:val="0"/>
                        <w:szCs w:val="20"/>
                      </w:rPr>
                    </w:rPrChange>
                  </w:rPr>
                  <w:delText>재   </w:delText>
                </w:r>
                <w:r w:rsidRPr="000C7330" w:rsidDel="008076F4">
                  <w:rPr>
                    <w:rFonts w:eastAsiaTheme="minorHAnsi" w:cs="굴림"/>
                    <w:color w:val="000000" w:themeColor="text1"/>
                    <w:kern w:val="0"/>
                    <w:sz w:val="16"/>
                    <w:szCs w:val="20"/>
                    <w:rPrChange w:id="4259"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260" w:author="FURSYS" w:date="2025-12-04T15:42:00Z">
                      <w:rPr>
                        <w:rFonts w:ascii="바탕" w:eastAsia="바탕" w:hAnsi="바탕" w:cs="굴림" w:hint="eastAsia"/>
                        <w:kern w:val="0"/>
                        <w:szCs w:val="20"/>
                      </w:rPr>
                    </w:rPrChange>
                  </w:rPr>
                  <w:delText> 지</w:delText>
                </w:r>
              </w:del>
            </w:ins>
          </w:p>
        </w:tc>
        <w:tc>
          <w:tcPr>
            <w:tcW w:w="7786" w:type="dxa"/>
            <w:tcBorders>
              <w:top w:val="nil"/>
              <w:left w:val="nil"/>
              <w:bottom w:val="single" w:sz="6" w:space="0" w:color="CCCCCC"/>
              <w:right w:val="single" w:sz="6" w:space="0" w:color="CCCCCC"/>
            </w:tcBorders>
            <w:vAlign w:val="center"/>
            <w:hideMark/>
          </w:tcPr>
          <w:p w14:paraId="069A1DD5" w14:textId="4B6D9E8E" w:rsidR="002E2521" w:rsidRPr="000C7330" w:rsidDel="008076F4" w:rsidRDefault="002E2521">
            <w:pPr>
              <w:rPr>
                <w:ins w:id="4261" w:author="이승준 (Seungjun Lee)" w:date="2025-07-29T11:35:00Z"/>
                <w:del w:id="4262" w:author="FURSYS" w:date="2025-08-06T14:26:00Z"/>
                <w:rFonts w:eastAsiaTheme="minorHAnsi" w:cs="굴림"/>
                <w:color w:val="000000" w:themeColor="text1"/>
                <w:kern w:val="0"/>
                <w:sz w:val="16"/>
                <w:szCs w:val="20"/>
                <w:rPrChange w:id="4263" w:author="FURSYS" w:date="2025-12-04T15:42:00Z">
                  <w:rPr>
                    <w:ins w:id="4264" w:author="이승준 (Seungjun Lee)" w:date="2025-07-29T11:35:00Z"/>
                    <w:del w:id="4265" w:author="FURSYS" w:date="2025-08-06T14:26:00Z"/>
                    <w:rFonts w:ascii="굴림" w:eastAsia="굴림" w:hAnsi="굴림" w:cs="굴림"/>
                    <w:kern w:val="0"/>
                    <w:szCs w:val="20"/>
                  </w:rPr>
                </w:rPrChange>
              </w:rPr>
              <w:pPrChange w:id="4266" w:author="FURSYS" w:date="2025-08-06T14:26:00Z">
                <w:pPr>
                  <w:widowControl/>
                  <w:wordWrap/>
                  <w:autoSpaceDE/>
                  <w:autoSpaceDN/>
                  <w:jc w:val="left"/>
                </w:pPr>
              </w:pPrChange>
            </w:pPr>
            <w:ins w:id="4267" w:author="이승준 (Seungjun Lee)" w:date="2025-07-29T11:35:00Z">
              <w:del w:id="4268" w:author="FURSYS" w:date="2025-08-06T14:26:00Z">
                <w:r w:rsidRPr="000C7330" w:rsidDel="008076F4">
                  <w:rPr>
                    <w:rFonts w:eastAsiaTheme="minorHAnsi" w:cs="굴림" w:hint="eastAsia"/>
                    <w:color w:val="000000" w:themeColor="text1"/>
                    <w:kern w:val="0"/>
                    <w:sz w:val="16"/>
                    <w:szCs w:val="20"/>
                    <w:rPrChange w:id="4269" w:author="FURSYS" w:date="2025-12-04T15:42:00Z">
                      <w:rPr>
                        <w:rFonts w:ascii="바탕" w:eastAsia="바탕" w:hAnsi="바탕" w:cs="굴림" w:hint="eastAsia"/>
                        <w:kern w:val="0"/>
                        <w:szCs w:val="20"/>
                      </w:rPr>
                    </w:rPrChange>
                  </w:rPr>
                  <w:delText>  </w:delText>
                </w:r>
                <w:r w:rsidRPr="000C7330" w:rsidDel="008076F4">
                  <w:rPr>
                    <w:rFonts w:eastAsiaTheme="minorHAnsi" w:cs="굴림" w:hint="eastAsia"/>
                    <w:b/>
                    <w:bCs/>
                    <w:color w:val="000000" w:themeColor="text1"/>
                    <w:kern w:val="0"/>
                    <w:szCs w:val="24"/>
                    <w:rPrChange w:id="4270" w:author="FURSYS" w:date="2025-12-04T15:42:00Z">
                      <w:rPr>
                        <w:rFonts w:ascii="바탕" w:eastAsia="바탕" w:hAnsi="바탕" w:cs="굴림" w:hint="eastAsia"/>
                        <w:b/>
                        <w:bCs/>
                        <w:kern w:val="0"/>
                        <w:sz w:val="24"/>
                        <w:szCs w:val="24"/>
                      </w:rPr>
                    </w:rPrChange>
                  </w:rPr>
                  <w:delText>서울특별시</w:delText>
                </w:r>
                <w:r w:rsidRPr="000C7330" w:rsidDel="008076F4">
                  <w:rPr>
                    <w:rFonts w:eastAsiaTheme="minorHAnsi" w:cs="굴림"/>
                    <w:b/>
                    <w:bCs/>
                    <w:color w:val="000000" w:themeColor="text1"/>
                    <w:kern w:val="0"/>
                    <w:szCs w:val="24"/>
                    <w:rPrChange w:id="4271" w:author="FURSYS" w:date="2025-12-04T15:42:00Z">
                      <w:rPr>
                        <w:rFonts w:ascii="바탕" w:eastAsia="바탕" w:hAnsi="바탕" w:cs="굴림"/>
                        <w:b/>
                        <w:bCs/>
                        <w:kern w:val="0"/>
                        <w:sz w:val="24"/>
                        <w:szCs w:val="24"/>
                      </w:rPr>
                    </w:rPrChange>
                  </w:rPr>
                  <w:delText xml:space="preserve"> </w:delText>
                </w:r>
                <w:r w:rsidRPr="000C7330" w:rsidDel="008076F4">
                  <w:rPr>
                    <w:rFonts w:eastAsiaTheme="minorHAnsi" w:cs="굴림" w:hint="eastAsia"/>
                    <w:b/>
                    <w:bCs/>
                    <w:color w:val="000000" w:themeColor="text1"/>
                    <w:kern w:val="0"/>
                    <w:szCs w:val="24"/>
                    <w:rPrChange w:id="4272" w:author="FURSYS" w:date="2025-12-04T15:42:00Z">
                      <w:rPr>
                        <w:rFonts w:ascii="바탕" w:eastAsia="바탕" w:hAnsi="바탕" w:cs="굴림" w:hint="eastAsia"/>
                        <w:b/>
                        <w:bCs/>
                        <w:kern w:val="0"/>
                        <w:sz w:val="24"/>
                        <w:szCs w:val="24"/>
                      </w:rPr>
                    </w:rPrChange>
                  </w:rPr>
                  <w:delText>강서구</w:delText>
                </w:r>
                <w:r w:rsidRPr="000C7330" w:rsidDel="008076F4">
                  <w:rPr>
                    <w:rFonts w:eastAsiaTheme="minorHAnsi" w:cs="굴림"/>
                    <w:b/>
                    <w:bCs/>
                    <w:color w:val="000000" w:themeColor="text1"/>
                    <w:kern w:val="0"/>
                    <w:szCs w:val="24"/>
                    <w:rPrChange w:id="4273" w:author="FURSYS" w:date="2025-12-04T15:42:00Z">
                      <w:rPr>
                        <w:rFonts w:ascii="바탕" w:eastAsia="바탕" w:hAnsi="바탕" w:cs="굴림"/>
                        <w:b/>
                        <w:bCs/>
                        <w:kern w:val="0"/>
                        <w:sz w:val="24"/>
                        <w:szCs w:val="24"/>
                      </w:rPr>
                    </w:rPrChange>
                  </w:rPr>
                  <w:delText xml:space="preserve"> </w:delText>
                </w:r>
                <w:r w:rsidRPr="000C7330" w:rsidDel="008076F4">
                  <w:rPr>
                    <w:rFonts w:eastAsiaTheme="minorHAnsi" w:cs="굴림" w:hint="eastAsia"/>
                    <w:b/>
                    <w:bCs/>
                    <w:color w:val="000000" w:themeColor="text1"/>
                    <w:kern w:val="0"/>
                    <w:szCs w:val="24"/>
                    <w:rPrChange w:id="4274" w:author="FURSYS" w:date="2025-12-04T15:42:00Z">
                      <w:rPr>
                        <w:rFonts w:ascii="바탕" w:eastAsia="바탕" w:hAnsi="바탕" w:cs="굴림" w:hint="eastAsia"/>
                        <w:b/>
                        <w:bCs/>
                        <w:kern w:val="0"/>
                        <w:sz w:val="24"/>
                        <w:szCs w:val="24"/>
                      </w:rPr>
                    </w:rPrChange>
                  </w:rPr>
                  <w:delText>마곡중앙</w:delText>
                </w:r>
                <w:r w:rsidRPr="000C7330" w:rsidDel="008076F4">
                  <w:rPr>
                    <w:rFonts w:eastAsiaTheme="minorHAnsi" w:cs="굴림"/>
                    <w:b/>
                    <w:bCs/>
                    <w:color w:val="000000" w:themeColor="text1"/>
                    <w:kern w:val="0"/>
                    <w:szCs w:val="24"/>
                    <w:rPrChange w:id="4275" w:author="FURSYS" w:date="2025-12-04T15:42:00Z">
                      <w:rPr>
                        <w:rFonts w:ascii="바탕" w:eastAsia="바탕" w:hAnsi="바탕" w:cs="굴림"/>
                        <w:b/>
                        <w:bCs/>
                        <w:kern w:val="0"/>
                        <w:sz w:val="24"/>
                        <w:szCs w:val="24"/>
                      </w:rPr>
                    </w:rPrChange>
                  </w:rPr>
                  <w:delText>10로 10 (</w:delText>
                </w:r>
                <w:r w:rsidRPr="000C7330" w:rsidDel="008076F4">
                  <w:rPr>
                    <w:rFonts w:eastAsiaTheme="minorHAnsi" w:cs="굴림" w:hint="eastAsia"/>
                    <w:b/>
                    <w:bCs/>
                    <w:color w:val="000000" w:themeColor="text1"/>
                    <w:kern w:val="0"/>
                    <w:szCs w:val="24"/>
                    <w:rPrChange w:id="4276" w:author="FURSYS" w:date="2025-12-04T15:42:00Z">
                      <w:rPr>
                        <w:rFonts w:ascii="바탕" w:eastAsia="바탕" w:hAnsi="바탕" w:cs="굴림" w:hint="eastAsia"/>
                        <w:b/>
                        <w:bCs/>
                        <w:kern w:val="0"/>
                        <w:sz w:val="24"/>
                        <w:szCs w:val="24"/>
                      </w:rPr>
                    </w:rPrChange>
                  </w:rPr>
                  <w:delText>마곡동</w:delText>
                </w:r>
                <w:r w:rsidRPr="000C7330" w:rsidDel="008076F4">
                  <w:rPr>
                    <w:rFonts w:eastAsiaTheme="minorHAnsi" w:cs="굴림"/>
                    <w:b/>
                    <w:bCs/>
                    <w:color w:val="000000" w:themeColor="text1"/>
                    <w:kern w:val="0"/>
                    <w:szCs w:val="24"/>
                    <w:rPrChange w:id="4277" w:author="FURSYS" w:date="2025-12-04T15:42:00Z">
                      <w:rPr>
                        <w:rFonts w:ascii="바탕" w:eastAsia="바탕" w:hAnsi="바탕" w:cs="굴림"/>
                        <w:b/>
                        <w:bCs/>
                        <w:kern w:val="0"/>
                        <w:sz w:val="24"/>
                        <w:szCs w:val="24"/>
                      </w:rPr>
                    </w:rPrChange>
                  </w:rPr>
                  <w:delText xml:space="preserve"> , LG사이언스파크) LG사이언스파크 DP2</w:delText>
                </w:r>
              </w:del>
            </w:ins>
          </w:p>
        </w:tc>
      </w:tr>
      <w:tr w:rsidR="00A60C55" w:rsidRPr="000C7330" w:rsidDel="008076F4" w14:paraId="52AD5734" w14:textId="6DABC9A2" w:rsidTr="00DE56DB">
        <w:trPr>
          <w:trHeight w:val="353"/>
          <w:jc w:val="center"/>
          <w:ins w:id="4278" w:author="이승준 (Seungjun Lee)" w:date="2025-07-29T11:35:00Z"/>
          <w:del w:id="4279" w:author="FURSYS" w:date="2025-08-06T14:26:00Z"/>
        </w:trPr>
        <w:tc>
          <w:tcPr>
            <w:tcW w:w="692" w:type="dxa"/>
            <w:tcBorders>
              <w:top w:val="nil"/>
              <w:left w:val="single" w:sz="6" w:space="0" w:color="CCCCCC"/>
              <w:bottom w:val="single" w:sz="6" w:space="0" w:color="CCCCCC"/>
              <w:right w:val="single" w:sz="6" w:space="0" w:color="CCCCCC"/>
            </w:tcBorders>
            <w:vAlign w:val="center"/>
            <w:hideMark/>
          </w:tcPr>
          <w:p w14:paraId="33CAC806" w14:textId="4DDD32E7" w:rsidR="002E2521" w:rsidRPr="000C7330" w:rsidDel="008076F4" w:rsidRDefault="002E2521">
            <w:pPr>
              <w:rPr>
                <w:ins w:id="4280" w:author="이승준 (Seungjun Lee)" w:date="2025-07-29T11:35:00Z"/>
                <w:del w:id="4281" w:author="FURSYS" w:date="2025-08-06T14:26:00Z"/>
                <w:rFonts w:eastAsiaTheme="minorHAnsi" w:cs="굴림"/>
                <w:color w:val="000000" w:themeColor="text1"/>
                <w:kern w:val="0"/>
                <w:sz w:val="16"/>
                <w:szCs w:val="20"/>
                <w:rPrChange w:id="4282" w:author="FURSYS" w:date="2025-12-04T15:42:00Z">
                  <w:rPr>
                    <w:ins w:id="4283" w:author="이승준 (Seungjun Lee)" w:date="2025-07-29T11:35:00Z"/>
                    <w:del w:id="4284" w:author="FURSYS" w:date="2025-08-06T14:26:00Z"/>
                    <w:rFonts w:ascii="굴림" w:eastAsia="굴림" w:hAnsi="굴림" w:cs="굴림"/>
                    <w:kern w:val="0"/>
                    <w:szCs w:val="20"/>
                  </w:rPr>
                </w:rPrChange>
              </w:rPr>
              <w:pPrChange w:id="4285" w:author="FURSYS" w:date="2025-08-06T14:26:00Z">
                <w:pPr>
                  <w:widowControl/>
                  <w:wordWrap/>
                  <w:autoSpaceDE/>
                  <w:autoSpaceDN/>
                  <w:spacing w:after="240"/>
                  <w:jc w:val="center"/>
                </w:pPr>
              </w:pPrChange>
            </w:pPr>
            <w:ins w:id="4286" w:author="이승준 (Seungjun Lee)" w:date="2025-07-29T11:35:00Z">
              <w:del w:id="4287" w:author="FURSYS" w:date="2025-08-06T14:26:00Z">
                <w:r w:rsidRPr="000C7330" w:rsidDel="008076F4">
                  <w:rPr>
                    <w:rFonts w:eastAsiaTheme="minorHAnsi" w:cs="굴림" w:hint="eastAsia"/>
                    <w:color w:val="000000" w:themeColor="text1"/>
                    <w:kern w:val="0"/>
                    <w:sz w:val="16"/>
                    <w:szCs w:val="20"/>
                    <w:rPrChange w:id="4288" w:author="FURSYS" w:date="2025-12-04T15:42:00Z">
                      <w:rPr>
                        <w:rFonts w:ascii="바탕" w:eastAsia="바탕" w:hAnsi="바탕" w:cs="굴림" w:hint="eastAsia"/>
                        <w:kern w:val="0"/>
                        <w:szCs w:val="20"/>
                      </w:rPr>
                    </w:rPrChange>
                  </w:rPr>
                  <w:delText> </w:delText>
                </w:r>
                <w:r w:rsidRPr="000C7330" w:rsidDel="008076F4">
                  <w:rPr>
                    <w:rFonts w:eastAsiaTheme="minorHAnsi" w:cs="굴림"/>
                    <w:color w:val="000000" w:themeColor="text1"/>
                    <w:kern w:val="0"/>
                    <w:sz w:val="16"/>
                    <w:szCs w:val="20"/>
                    <w:rPrChange w:id="4289" w:author="FURSYS" w:date="2025-12-04T15:42:00Z">
                      <w:rPr>
                        <w:rFonts w:ascii="바탕" w:eastAsia="바탕" w:hAnsi="바탕" w:cs="굴림"/>
                        <w:kern w:val="0"/>
                        <w:szCs w:val="20"/>
                      </w:rPr>
                    </w:rPrChange>
                  </w:rPr>
                  <w:delText>3</w:delText>
                </w:r>
              </w:del>
            </w:ins>
          </w:p>
        </w:tc>
        <w:tc>
          <w:tcPr>
            <w:tcW w:w="1577" w:type="dxa"/>
            <w:tcBorders>
              <w:top w:val="nil"/>
              <w:left w:val="nil"/>
              <w:bottom w:val="single" w:sz="6" w:space="0" w:color="CCCCCC"/>
              <w:right w:val="single" w:sz="6" w:space="0" w:color="CCCCCC"/>
            </w:tcBorders>
            <w:vAlign w:val="center"/>
            <w:hideMark/>
          </w:tcPr>
          <w:p w14:paraId="05686194" w14:textId="793BEFA1" w:rsidR="002E2521" w:rsidRPr="000C7330" w:rsidDel="008076F4" w:rsidRDefault="002E2521">
            <w:pPr>
              <w:rPr>
                <w:ins w:id="4290" w:author="이승준 (Seungjun Lee)" w:date="2025-07-29T11:35:00Z"/>
                <w:del w:id="4291" w:author="FURSYS" w:date="2025-08-06T14:26:00Z"/>
                <w:rFonts w:eastAsiaTheme="minorHAnsi" w:cs="굴림"/>
                <w:color w:val="000000" w:themeColor="text1"/>
                <w:kern w:val="0"/>
                <w:sz w:val="16"/>
                <w:szCs w:val="20"/>
                <w:rPrChange w:id="4292" w:author="FURSYS" w:date="2025-12-04T15:42:00Z">
                  <w:rPr>
                    <w:ins w:id="4293" w:author="이승준 (Seungjun Lee)" w:date="2025-07-29T11:35:00Z"/>
                    <w:del w:id="4294" w:author="FURSYS" w:date="2025-08-06T14:26:00Z"/>
                    <w:rFonts w:ascii="굴림" w:eastAsia="굴림" w:hAnsi="굴림" w:cs="굴림"/>
                    <w:kern w:val="0"/>
                    <w:szCs w:val="20"/>
                  </w:rPr>
                </w:rPrChange>
              </w:rPr>
              <w:pPrChange w:id="4295" w:author="FURSYS" w:date="2025-08-06T14:26:00Z">
                <w:pPr>
                  <w:widowControl/>
                  <w:wordWrap/>
                  <w:autoSpaceDE/>
                  <w:autoSpaceDN/>
                  <w:spacing w:after="240"/>
                  <w:jc w:val="center"/>
                </w:pPr>
              </w:pPrChange>
            </w:pPr>
            <w:ins w:id="4296" w:author="이승준 (Seungjun Lee)" w:date="2025-07-29T11:35:00Z">
              <w:del w:id="4297" w:author="FURSYS" w:date="2025-08-06T14:26:00Z">
                <w:r w:rsidRPr="000C7330" w:rsidDel="008076F4">
                  <w:rPr>
                    <w:rFonts w:eastAsiaTheme="minorHAnsi" w:cs="굴림" w:hint="eastAsia"/>
                    <w:color w:val="000000" w:themeColor="text1"/>
                    <w:kern w:val="0"/>
                    <w:sz w:val="16"/>
                    <w:szCs w:val="20"/>
                    <w:rPrChange w:id="4298" w:author="FURSYS" w:date="2025-12-04T15:42:00Z">
                      <w:rPr>
                        <w:rFonts w:ascii="바탕" w:eastAsia="바탕" w:hAnsi="바탕" w:cs="굴림" w:hint="eastAsia"/>
                        <w:kern w:val="0"/>
                        <w:szCs w:val="20"/>
                      </w:rPr>
                    </w:rPrChange>
                  </w:rPr>
                  <w:delText>건    </w:delText>
                </w:r>
                <w:r w:rsidRPr="000C7330" w:rsidDel="008076F4">
                  <w:rPr>
                    <w:rFonts w:eastAsiaTheme="minorHAnsi" w:cs="굴림"/>
                    <w:color w:val="000000" w:themeColor="text1"/>
                    <w:kern w:val="0"/>
                    <w:sz w:val="16"/>
                    <w:szCs w:val="20"/>
                    <w:rPrChange w:id="4299"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300" w:author="FURSYS" w:date="2025-12-04T15:42:00Z">
                      <w:rPr>
                        <w:rFonts w:ascii="바탕" w:eastAsia="바탕" w:hAnsi="바탕" w:cs="굴림" w:hint="eastAsia"/>
                        <w:kern w:val="0"/>
                        <w:szCs w:val="20"/>
                      </w:rPr>
                    </w:rPrChange>
                  </w:rPr>
                  <w:delText>물    </w:delText>
                </w:r>
                <w:r w:rsidRPr="000C7330" w:rsidDel="008076F4">
                  <w:rPr>
                    <w:rFonts w:eastAsiaTheme="minorHAnsi" w:cs="굴림"/>
                    <w:color w:val="000000" w:themeColor="text1"/>
                    <w:kern w:val="0"/>
                    <w:sz w:val="16"/>
                    <w:szCs w:val="20"/>
                    <w:rPrChange w:id="4301"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302" w:author="FURSYS" w:date="2025-12-04T15:42:00Z">
                      <w:rPr>
                        <w:rFonts w:ascii="바탕" w:eastAsia="바탕" w:hAnsi="바탕" w:cs="굴림" w:hint="eastAsia"/>
                        <w:kern w:val="0"/>
                        <w:szCs w:val="20"/>
                      </w:rPr>
                    </w:rPrChange>
                  </w:rPr>
                  <w:delText>명 </w:delText>
                </w:r>
              </w:del>
            </w:ins>
          </w:p>
        </w:tc>
        <w:tc>
          <w:tcPr>
            <w:tcW w:w="7786" w:type="dxa"/>
            <w:tcBorders>
              <w:top w:val="nil"/>
              <w:left w:val="nil"/>
              <w:bottom w:val="single" w:sz="6" w:space="0" w:color="CCCCCC"/>
              <w:right w:val="single" w:sz="6" w:space="0" w:color="CCCCCC"/>
            </w:tcBorders>
            <w:vAlign w:val="center"/>
            <w:hideMark/>
          </w:tcPr>
          <w:p w14:paraId="1074249D" w14:textId="27CFE5B3" w:rsidR="002E2521" w:rsidRPr="000C7330" w:rsidDel="008076F4" w:rsidRDefault="002E2521">
            <w:pPr>
              <w:rPr>
                <w:ins w:id="4303" w:author="이승준 (Seungjun Lee)" w:date="2025-07-29T11:35:00Z"/>
                <w:del w:id="4304" w:author="FURSYS" w:date="2025-08-06T14:26:00Z"/>
                <w:rFonts w:eastAsiaTheme="minorHAnsi" w:cs="굴림"/>
                <w:color w:val="000000" w:themeColor="text1"/>
                <w:kern w:val="0"/>
                <w:sz w:val="16"/>
                <w:szCs w:val="20"/>
                <w:rPrChange w:id="4305" w:author="FURSYS" w:date="2025-12-04T15:42:00Z">
                  <w:rPr>
                    <w:ins w:id="4306" w:author="이승준 (Seungjun Lee)" w:date="2025-07-29T11:35:00Z"/>
                    <w:del w:id="4307" w:author="FURSYS" w:date="2025-08-06T14:26:00Z"/>
                    <w:rFonts w:ascii="굴림" w:eastAsia="굴림" w:hAnsi="굴림" w:cs="굴림"/>
                    <w:kern w:val="0"/>
                    <w:szCs w:val="20"/>
                  </w:rPr>
                </w:rPrChange>
              </w:rPr>
              <w:pPrChange w:id="4308" w:author="FURSYS" w:date="2025-08-06T14:26:00Z">
                <w:pPr>
                  <w:widowControl/>
                  <w:wordWrap/>
                  <w:autoSpaceDE/>
                  <w:autoSpaceDN/>
                  <w:jc w:val="left"/>
                </w:pPr>
              </w:pPrChange>
            </w:pPr>
            <w:ins w:id="4309" w:author="이승준 (Seungjun Lee)" w:date="2025-07-29T11:35:00Z">
              <w:del w:id="4310" w:author="FURSYS" w:date="2025-08-06T14:26:00Z">
                <w:r w:rsidRPr="000C7330" w:rsidDel="008076F4">
                  <w:rPr>
                    <w:rFonts w:eastAsiaTheme="minorHAnsi" w:cs="굴림" w:hint="eastAsia"/>
                    <w:color w:val="000000" w:themeColor="text1"/>
                    <w:kern w:val="0"/>
                    <w:sz w:val="16"/>
                    <w:szCs w:val="20"/>
                    <w:rPrChange w:id="4311" w:author="FURSYS" w:date="2025-12-04T15:42:00Z">
                      <w:rPr>
                        <w:rFonts w:ascii="바탕" w:eastAsia="바탕" w:hAnsi="바탕" w:cs="굴림" w:hint="eastAsia"/>
                        <w:kern w:val="0"/>
                        <w:szCs w:val="20"/>
                      </w:rPr>
                    </w:rPrChange>
                  </w:rPr>
                  <w:delText>  </w:delText>
                </w:r>
                <w:r w:rsidRPr="000C7330" w:rsidDel="008076F4">
                  <w:rPr>
                    <w:rFonts w:eastAsiaTheme="minorHAnsi" w:cs="굴림" w:hint="eastAsia"/>
                    <w:b/>
                    <w:bCs/>
                    <w:color w:val="000000" w:themeColor="text1"/>
                    <w:kern w:val="0"/>
                    <w:szCs w:val="24"/>
                    <w:rPrChange w:id="4312" w:author="FURSYS" w:date="2025-12-04T15:42:00Z">
                      <w:rPr>
                        <w:rFonts w:ascii="바탕" w:eastAsia="바탕" w:hAnsi="바탕" w:cs="굴림" w:hint="eastAsia"/>
                        <w:b/>
                        <w:bCs/>
                        <w:kern w:val="0"/>
                        <w:sz w:val="24"/>
                        <w:szCs w:val="24"/>
                      </w:rPr>
                    </w:rPrChange>
                  </w:rPr>
                  <w:delText>사이언스파크사업장</w:delText>
                </w:r>
              </w:del>
            </w:ins>
          </w:p>
        </w:tc>
      </w:tr>
      <w:tr w:rsidR="00A60C55" w:rsidRPr="000C7330" w:rsidDel="008076F4" w14:paraId="3529B374" w14:textId="701A4DA5" w:rsidTr="00DE56DB">
        <w:trPr>
          <w:trHeight w:val="353"/>
          <w:jc w:val="center"/>
          <w:ins w:id="4313" w:author="이승준 (Seungjun Lee)" w:date="2025-07-29T11:35:00Z"/>
          <w:del w:id="4314" w:author="FURSYS" w:date="2025-08-06T14:26:00Z"/>
        </w:trPr>
        <w:tc>
          <w:tcPr>
            <w:tcW w:w="692" w:type="dxa"/>
            <w:tcBorders>
              <w:top w:val="nil"/>
              <w:left w:val="single" w:sz="6" w:space="0" w:color="CCCCCC"/>
              <w:bottom w:val="single" w:sz="6" w:space="0" w:color="CCCCCC"/>
              <w:right w:val="single" w:sz="6" w:space="0" w:color="CCCCCC"/>
            </w:tcBorders>
            <w:vAlign w:val="center"/>
            <w:hideMark/>
          </w:tcPr>
          <w:p w14:paraId="5EF73A42" w14:textId="0B5B6A45" w:rsidR="002E2521" w:rsidRPr="000C7330" w:rsidDel="008076F4" w:rsidRDefault="002E2521">
            <w:pPr>
              <w:rPr>
                <w:ins w:id="4315" w:author="이승준 (Seungjun Lee)" w:date="2025-07-29T11:35:00Z"/>
                <w:del w:id="4316" w:author="FURSYS" w:date="2025-08-06T14:26:00Z"/>
                <w:rFonts w:eastAsiaTheme="minorHAnsi" w:cs="굴림"/>
                <w:color w:val="000000" w:themeColor="text1"/>
                <w:kern w:val="0"/>
                <w:sz w:val="16"/>
                <w:szCs w:val="20"/>
                <w:rPrChange w:id="4317" w:author="FURSYS" w:date="2025-12-04T15:42:00Z">
                  <w:rPr>
                    <w:ins w:id="4318" w:author="이승준 (Seungjun Lee)" w:date="2025-07-29T11:35:00Z"/>
                    <w:del w:id="4319" w:author="FURSYS" w:date="2025-08-06T14:26:00Z"/>
                    <w:rFonts w:ascii="굴림" w:eastAsia="굴림" w:hAnsi="굴림" w:cs="굴림"/>
                    <w:kern w:val="0"/>
                    <w:szCs w:val="20"/>
                  </w:rPr>
                </w:rPrChange>
              </w:rPr>
              <w:pPrChange w:id="4320" w:author="FURSYS" w:date="2025-08-06T14:26:00Z">
                <w:pPr>
                  <w:widowControl/>
                  <w:wordWrap/>
                  <w:autoSpaceDE/>
                  <w:autoSpaceDN/>
                  <w:spacing w:after="240"/>
                  <w:jc w:val="center"/>
                </w:pPr>
              </w:pPrChange>
            </w:pPr>
            <w:ins w:id="4321" w:author="이승준 (Seungjun Lee)" w:date="2025-07-29T11:35:00Z">
              <w:del w:id="4322" w:author="FURSYS" w:date="2025-08-06T14:26:00Z">
                <w:r w:rsidRPr="000C7330" w:rsidDel="008076F4">
                  <w:rPr>
                    <w:rFonts w:eastAsiaTheme="minorHAnsi" w:cs="굴림" w:hint="eastAsia"/>
                    <w:color w:val="000000" w:themeColor="text1"/>
                    <w:kern w:val="0"/>
                    <w:sz w:val="16"/>
                    <w:szCs w:val="20"/>
                    <w:rPrChange w:id="4323" w:author="FURSYS" w:date="2025-12-04T15:42:00Z">
                      <w:rPr>
                        <w:rFonts w:ascii="바탕" w:eastAsia="바탕" w:hAnsi="바탕" w:cs="굴림" w:hint="eastAsia"/>
                        <w:kern w:val="0"/>
                        <w:szCs w:val="20"/>
                      </w:rPr>
                    </w:rPrChange>
                  </w:rPr>
                  <w:delText> </w:delText>
                </w:r>
                <w:r w:rsidRPr="000C7330" w:rsidDel="008076F4">
                  <w:rPr>
                    <w:rFonts w:eastAsiaTheme="minorHAnsi" w:cs="굴림"/>
                    <w:color w:val="000000" w:themeColor="text1"/>
                    <w:kern w:val="0"/>
                    <w:sz w:val="16"/>
                    <w:szCs w:val="20"/>
                    <w:rPrChange w:id="4324" w:author="FURSYS" w:date="2025-12-04T15:42:00Z">
                      <w:rPr>
                        <w:rFonts w:ascii="바탕" w:eastAsia="바탕" w:hAnsi="바탕" w:cs="굴림"/>
                        <w:kern w:val="0"/>
                        <w:szCs w:val="20"/>
                      </w:rPr>
                    </w:rPrChange>
                  </w:rPr>
                  <w:delText>4</w:delText>
                </w:r>
              </w:del>
            </w:ins>
          </w:p>
        </w:tc>
        <w:tc>
          <w:tcPr>
            <w:tcW w:w="1577" w:type="dxa"/>
            <w:tcBorders>
              <w:top w:val="nil"/>
              <w:left w:val="nil"/>
              <w:bottom w:val="single" w:sz="6" w:space="0" w:color="CCCCCC"/>
              <w:right w:val="single" w:sz="6" w:space="0" w:color="CCCCCC"/>
            </w:tcBorders>
            <w:vAlign w:val="center"/>
            <w:hideMark/>
          </w:tcPr>
          <w:p w14:paraId="4D82E40C" w14:textId="0CF3BF17" w:rsidR="002E2521" w:rsidRPr="000C7330" w:rsidDel="008076F4" w:rsidRDefault="002E2521">
            <w:pPr>
              <w:rPr>
                <w:ins w:id="4325" w:author="이승준 (Seungjun Lee)" w:date="2025-07-29T11:35:00Z"/>
                <w:del w:id="4326" w:author="FURSYS" w:date="2025-08-06T14:26:00Z"/>
                <w:rFonts w:eastAsiaTheme="minorHAnsi" w:cs="굴림"/>
                <w:color w:val="000000" w:themeColor="text1"/>
                <w:kern w:val="0"/>
                <w:sz w:val="16"/>
                <w:szCs w:val="20"/>
                <w:rPrChange w:id="4327" w:author="FURSYS" w:date="2025-12-04T15:42:00Z">
                  <w:rPr>
                    <w:ins w:id="4328" w:author="이승준 (Seungjun Lee)" w:date="2025-07-29T11:35:00Z"/>
                    <w:del w:id="4329" w:author="FURSYS" w:date="2025-08-06T14:26:00Z"/>
                    <w:rFonts w:ascii="굴림" w:eastAsia="굴림" w:hAnsi="굴림" w:cs="굴림"/>
                    <w:kern w:val="0"/>
                    <w:szCs w:val="20"/>
                  </w:rPr>
                </w:rPrChange>
              </w:rPr>
              <w:pPrChange w:id="4330" w:author="FURSYS" w:date="2025-08-06T14:26:00Z">
                <w:pPr>
                  <w:widowControl/>
                  <w:wordWrap/>
                  <w:autoSpaceDE/>
                  <w:autoSpaceDN/>
                  <w:spacing w:after="240"/>
                  <w:jc w:val="center"/>
                </w:pPr>
              </w:pPrChange>
            </w:pPr>
            <w:ins w:id="4331" w:author="이승준 (Seungjun Lee)" w:date="2025-07-29T11:35:00Z">
              <w:del w:id="4332" w:author="FURSYS" w:date="2025-08-06T14:26:00Z">
                <w:r w:rsidRPr="000C7330" w:rsidDel="008076F4">
                  <w:rPr>
                    <w:rFonts w:eastAsiaTheme="minorHAnsi" w:cs="굴림" w:hint="eastAsia"/>
                    <w:color w:val="000000" w:themeColor="text1"/>
                    <w:kern w:val="0"/>
                    <w:sz w:val="16"/>
                    <w:szCs w:val="20"/>
                    <w:rPrChange w:id="4333" w:author="FURSYS" w:date="2025-12-04T15:42:00Z">
                      <w:rPr>
                        <w:rFonts w:ascii="바탕" w:eastAsia="바탕" w:hAnsi="바탕" w:cs="굴림" w:hint="eastAsia"/>
                        <w:kern w:val="0"/>
                        <w:szCs w:val="20"/>
                      </w:rPr>
                    </w:rPrChange>
                  </w:rPr>
                  <w:delText> 대    </w:delText>
                </w:r>
                <w:r w:rsidRPr="000C7330" w:rsidDel="008076F4">
                  <w:rPr>
                    <w:rFonts w:eastAsiaTheme="minorHAnsi" w:cs="굴림"/>
                    <w:color w:val="000000" w:themeColor="text1"/>
                    <w:kern w:val="0"/>
                    <w:sz w:val="16"/>
                    <w:szCs w:val="20"/>
                    <w:rPrChange w:id="4334"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335" w:author="FURSYS" w:date="2025-12-04T15:42:00Z">
                      <w:rPr>
                        <w:rFonts w:ascii="바탕" w:eastAsia="바탕" w:hAnsi="바탕" w:cs="굴림" w:hint="eastAsia"/>
                        <w:kern w:val="0"/>
                        <w:szCs w:val="20"/>
                      </w:rPr>
                    </w:rPrChange>
                  </w:rPr>
                  <w:delText>상     </w:delText>
                </w:r>
                <w:r w:rsidRPr="000C7330" w:rsidDel="008076F4">
                  <w:rPr>
                    <w:rFonts w:eastAsiaTheme="minorHAnsi" w:cs="굴림"/>
                    <w:color w:val="000000" w:themeColor="text1"/>
                    <w:kern w:val="0"/>
                    <w:sz w:val="16"/>
                    <w:szCs w:val="20"/>
                    <w:rPrChange w:id="4336"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337" w:author="FURSYS" w:date="2025-12-04T15:42:00Z">
                      <w:rPr>
                        <w:rFonts w:ascii="바탕" w:eastAsia="바탕" w:hAnsi="바탕" w:cs="굴림" w:hint="eastAsia"/>
                        <w:kern w:val="0"/>
                        <w:szCs w:val="20"/>
                      </w:rPr>
                    </w:rPrChange>
                  </w:rPr>
                  <w:delText>물 </w:delText>
                </w:r>
              </w:del>
            </w:ins>
          </w:p>
        </w:tc>
        <w:tc>
          <w:tcPr>
            <w:tcW w:w="7786" w:type="dxa"/>
            <w:tcBorders>
              <w:top w:val="nil"/>
              <w:left w:val="nil"/>
              <w:bottom w:val="single" w:sz="6" w:space="0" w:color="CCCCCC"/>
              <w:right w:val="single" w:sz="6" w:space="0" w:color="CCCCCC"/>
            </w:tcBorders>
            <w:vAlign w:val="center"/>
            <w:hideMark/>
          </w:tcPr>
          <w:p w14:paraId="317373AE" w14:textId="34CE7990" w:rsidR="002E2521" w:rsidRPr="000C7330" w:rsidDel="008076F4" w:rsidRDefault="002E2521">
            <w:pPr>
              <w:rPr>
                <w:ins w:id="4338" w:author="이승준 (Seungjun Lee)" w:date="2025-07-29T11:35:00Z"/>
                <w:del w:id="4339" w:author="FURSYS" w:date="2025-08-06T14:26:00Z"/>
                <w:rFonts w:eastAsiaTheme="minorHAnsi" w:cs="굴림"/>
                <w:color w:val="000000" w:themeColor="text1"/>
                <w:kern w:val="0"/>
                <w:sz w:val="16"/>
                <w:szCs w:val="20"/>
                <w:rPrChange w:id="4340" w:author="FURSYS" w:date="2025-12-04T15:42:00Z">
                  <w:rPr>
                    <w:ins w:id="4341" w:author="이승준 (Seungjun Lee)" w:date="2025-07-29T11:35:00Z"/>
                    <w:del w:id="4342" w:author="FURSYS" w:date="2025-08-06T14:26:00Z"/>
                    <w:rFonts w:ascii="굴림" w:eastAsia="굴림" w:hAnsi="굴림" w:cs="굴림"/>
                    <w:kern w:val="0"/>
                    <w:szCs w:val="20"/>
                  </w:rPr>
                </w:rPrChange>
              </w:rPr>
              <w:pPrChange w:id="4343" w:author="FURSYS" w:date="2025-08-06T14:26:00Z">
                <w:pPr>
                  <w:widowControl/>
                  <w:wordWrap/>
                  <w:autoSpaceDE/>
                  <w:autoSpaceDN/>
                  <w:jc w:val="left"/>
                </w:pPr>
              </w:pPrChange>
            </w:pPr>
            <w:ins w:id="4344" w:author="이승준 (Seungjun Lee)" w:date="2025-07-29T11:35:00Z">
              <w:del w:id="4345" w:author="FURSYS" w:date="2025-08-06T14:26:00Z">
                <w:r w:rsidRPr="000C7330" w:rsidDel="008076F4">
                  <w:rPr>
                    <w:rFonts w:eastAsiaTheme="minorHAnsi" w:cs="굴림" w:hint="eastAsia"/>
                    <w:color w:val="000000" w:themeColor="text1"/>
                    <w:kern w:val="0"/>
                    <w:sz w:val="16"/>
                    <w:szCs w:val="20"/>
                    <w:rPrChange w:id="4346" w:author="FURSYS" w:date="2025-12-04T15:42:00Z">
                      <w:rPr>
                        <w:rFonts w:ascii="바탕" w:eastAsia="바탕" w:hAnsi="바탕" w:cs="굴림" w:hint="eastAsia"/>
                        <w:kern w:val="0"/>
                        <w:szCs w:val="20"/>
                      </w:rPr>
                    </w:rPrChange>
                  </w:rPr>
                  <w:delText>  </w:delText>
                </w:r>
                <w:r w:rsidRPr="000C7330" w:rsidDel="008076F4">
                  <w:rPr>
                    <w:rFonts w:eastAsiaTheme="minorHAnsi" w:cs="굴림"/>
                    <w:b/>
                    <w:bCs/>
                    <w:color w:val="000000" w:themeColor="text1"/>
                    <w:kern w:val="0"/>
                    <w:szCs w:val="24"/>
                    <w:rPrChange w:id="4347" w:author="FURSYS" w:date="2025-12-04T15:42:00Z">
                      <w:rPr>
                        <w:rFonts w:ascii="바탕" w:eastAsia="바탕" w:hAnsi="바탕" w:cs="굴림"/>
                        <w:b/>
                        <w:bCs/>
                        <w:kern w:val="0"/>
                        <w:sz w:val="24"/>
                        <w:szCs w:val="24"/>
                      </w:rPr>
                    </w:rPrChange>
                  </w:rPr>
                  <w:delText xml:space="preserve">ISC 3, 4층 </w:delText>
                </w:r>
                <w:r w:rsidRPr="000C7330" w:rsidDel="008076F4">
                  <w:rPr>
                    <w:rFonts w:eastAsiaTheme="minorHAnsi" w:cs="굴림" w:hint="eastAsia"/>
                    <w:b/>
                    <w:bCs/>
                    <w:color w:val="000000" w:themeColor="text1"/>
                    <w:kern w:val="0"/>
                    <w:szCs w:val="24"/>
                    <w:rPrChange w:id="4348" w:author="FURSYS" w:date="2025-12-04T15:42:00Z">
                      <w:rPr>
                        <w:rFonts w:ascii="바탕" w:eastAsia="바탕" w:hAnsi="바탕" w:cs="굴림" w:hint="eastAsia"/>
                        <w:b/>
                        <w:bCs/>
                        <w:kern w:val="0"/>
                        <w:sz w:val="24"/>
                        <w:szCs w:val="24"/>
                      </w:rPr>
                    </w:rPrChange>
                  </w:rPr>
                  <w:delText>회의실</w:delText>
                </w:r>
                <w:r w:rsidRPr="000C7330" w:rsidDel="008076F4">
                  <w:rPr>
                    <w:rFonts w:eastAsiaTheme="minorHAnsi" w:cs="굴림"/>
                    <w:b/>
                    <w:bCs/>
                    <w:color w:val="000000" w:themeColor="text1"/>
                    <w:kern w:val="0"/>
                    <w:szCs w:val="24"/>
                    <w:rPrChange w:id="4349" w:author="FURSYS" w:date="2025-12-04T15:42:00Z">
                      <w:rPr>
                        <w:rFonts w:ascii="바탕" w:eastAsia="바탕" w:hAnsi="바탕" w:cs="굴림"/>
                        <w:b/>
                        <w:bCs/>
                        <w:kern w:val="0"/>
                        <w:sz w:val="24"/>
                        <w:szCs w:val="24"/>
                      </w:rPr>
                    </w:rPrChange>
                  </w:rPr>
                  <w:delText xml:space="preserve"> </w:delText>
                </w:r>
                <w:r w:rsidRPr="000C7330" w:rsidDel="008076F4">
                  <w:rPr>
                    <w:rFonts w:eastAsiaTheme="minorHAnsi" w:cs="굴림" w:hint="eastAsia"/>
                    <w:b/>
                    <w:bCs/>
                    <w:color w:val="000000" w:themeColor="text1"/>
                    <w:kern w:val="0"/>
                    <w:szCs w:val="24"/>
                    <w:rPrChange w:id="4350" w:author="FURSYS" w:date="2025-12-04T15:42:00Z">
                      <w:rPr>
                        <w:rFonts w:ascii="바탕" w:eastAsia="바탕" w:hAnsi="바탕" w:cs="굴림" w:hint="eastAsia"/>
                        <w:b/>
                        <w:bCs/>
                        <w:kern w:val="0"/>
                        <w:sz w:val="24"/>
                        <w:szCs w:val="24"/>
                      </w:rPr>
                    </w:rPrChange>
                  </w:rPr>
                  <w:delText>퍼시스</w:delText>
                </w:r>
                <w:r w:rsidRPr="000C7330" w:rsidDel="008076F4">
                  <w:rPr>
                    <w:rFonts w:eastAsiaTheme="minorHAnsi" w:cs="굴림"/>
                    <w:b/>
                    <w:bCs/>
                    <w:color w:val="000000" w:themeColor="text1"/>
                    <w:kern w:val="0"/>
                    <w:szCs w:val="24"/>
                    <w:rPrChange w:id="4351" w:author="FURSYS" w:date="2025-12-04T15:42:00Z">
                      <w:rPr>
                        <w:rFonts w:ascii="바탕" w:eastAsia="바탕" w:hAnsi="바탕" w:cs="굴림"/>
                        <w:b/>
                        <w:bCs/>
                        <w:kern w:val="0"/>
                        <w:sz w:val="24"/>
                        <w:szCs w:val="24"/>
                      </w:rPr>
                    </w:rPrChange>
                  </w:rPr>
                  <w:delText xml:space="preserve"> </w:delText>
                </w:r>
                <w:r w:rsidRPr="000C7330" w:rsidDel="008076F4">
                  <w:rPr>
                    <w:rFonts w:eastAsiaTheme="minorHAnsi" w:cs="굴림" w:hint="eastAsia"/>
                    <w:b/>
                    <w:bCs/>
                    <w:color w:val="000000" w:themeColor="text1"/>
                    <w:kern w:val="0"/>
                    <w:szCs w:val="24"/>
                    <w:rPrChange w:id="4352" w:author="FURSYS" w:date="2025-12-04T15:42:00Z">
                      <w:rPr>
                        <w:rFonts w:ascii="바탕" w:eastAsia="바탕" w:hAnsi="바탕" w:cs="굴림" w:hint="eastAsia"/>
                        <w:b/>
                        <w:bCs/>
                        <w:kern w:val="0"/>
                        <w:sz w:val="24"/>
                        <w:szCs w:val="24"/>
                      </w:rPr>
                    </w:rPrChange>
                  </w:rPr>
                  <w:delText>사무가구</w:delText>
                </w:r>
                <w:r w:rsidRPr="000C7330" w:rsidDel="008076F4">
                  <w:rPr>
                    <w:rFonts w:eastAsiaTheme="minorHAnsi" w:cs="굴림"/>
                    <w:b/>
                    <w:bCs/>
                    <w:color w:val="000000" w:themeColor="text1"/>
                    <w:kern w:val="0"/>
                    <w:szCs w:val="24"/>
                    <w:rPrChange w:id="4353" w:author="FURSYS" w:date="2025-12-04T15:42:00Z">
                      <w:rPr>
                        <w:rFonts w:ascii="바탕" w:eastAsia="바탕" w:hAnsi="바탕" w:cs="굴림"/>
                        <w:b/>
                        <w:bCs/>
                        <w:kern w:val="0"/>
                        <w:sz w:val="24"/>
                        <w:szCs w:val="24"/>
                      </w:rPr>
                    </w:rPrChange>
                  </w:rPr>
                  <w:delText xml:space="preserve">(소파, </w:delText>
                </w:r>
                <w:r w:rsidRPr="000C7330" w:rsidDel="008076F4">
                  <w:rPr>
                    <w:rFonts w:eastAsiaTheme="minorHAnsi" w:cs="굴림" w:hint="eastAsia"/>
                    <w:b/>
                    <w:bCs/>
                    <w:color w:val="000000" w:themeColor="text1"/>
                    <w:kern w:val="0"/>
                    <w:szCs w:val="24"/>
                    <w:rPrChange w:id="4354" w:author="FURSYS" w:date="2025-12-04T15:42:00Z">
                      <w:rPr>
                        <w:rFonts w:ascii="바탕" w:eastAsia="바탕" w:hAnsi="바탕" w:cs="굴림" w:hint="eastAsia"/>
                        <w:b/>
                        <w:bCs/>
                        <w:kern w:val="0"/>
                        <w:sz w:val="24"/>
                        <w:szCs w:val="24"/>
                      </w:rPr>
                    </w:rPrChange>
                  </w:rPr>
                  <w:delText>회의용</w:delText>
                </w:r>
                <w:r w:rsidRPr="000C7330" w:rsidDel="008076F4">
                  <w:rPr>
                    <w:rFonts w:eastAsiaTheme="minorHAnsi" w:cs="굴림"/>
                    <w:b/>
                    <w:bCs/>
                    <w:color w:val="000000" w:themeColor="text1"/>
                    <w:kern w:val="0"/>
                    <w:szCs w:val="24"/>
                    <w:rPrChange w:id="4355" w:author="FURSYS" w:date="2025-12-04T15:42:00Z">
                      <w:rPr>
                        <w:rFonts w:ascii="바탕" w:eastAsia="바탕" w:hAnsi="바탕" w:cs="굴림"/>
                        <w:b/>
                        <w:bCs/>
                        <w:kern w:val="0"/>
                        <w:sz w:val="24"/>
                        <w:szCs w:val="24"/>
                      </w:rPr>
                    </w:rPrChange>
                  </w:rPr>
                  <w:delText xml:space="preserve"> </w:delText>
                </w:r>
                <w:r w:rsidRPr="000C7330" w:rsidDel="008076F4">
                  <w:rPr>
                    <w:rFonts w:eastAsiaTheme="minorHAnsi" w:cs="굴림" w:hint="eastAsia"/>
                    <w:b/>
                    <w:bCs/>
                    <w:color w:val="000000" w:themeColor="text1"/>
                    <w:kern w:val="0"/>
                    <w:szCs w:val="24"/>
                    <w:rPrChange w:id="4356" w:author="FURSYS" w:date="2025-12-04T15:42:00Z">
                      <w:rPr>
                        <w:rFonts w:ascii="바탕" w:eastAsia="바탕" w:hAnsi="바탕" w:cs="굴림" w:hint="eastAsia"/>
                        <w:b/>
                        <w:bCs/>
                        <w:kern w:val="0"/>
                        <w:sz w:val="24"/>
                        <w:szCs w:val="24"/>
                      </w:rPr>
                    </w:rPrChange>
                  </w:rPr>
                  <w:delText>테이블</w:delText>
                </w:r>
                <w:r w:rsidRPr="000C7330" w:rsidDel="008076F4">
                  <w:rPr>
                    <w:rFonts w:eastAsiaTheme="minorHAnsi" w:cs="굴림"/>
                    <w:b/>
                    <w:bCs/>
                    <w:color w:val="000000" w:themeColor="text1"/>
                    <w:kern w:val="0"/>
                    <w:szCs w:val="24"/>
                    <w:rPrChange w:id="4357" w:author="FURSYS" w:date="2025-12-04T15:42:00Z">
                      <w:rPr>
                        <w:rFonts w:ascii="바탕" w:eastAsia="바탕" w:hAnsi="바탕" w:cs="굴림"/>
                        <w:b/>
                        <w:bCs/>
                        <w:kern w:val="0"/>
                        <w:sz w:val="24"/>
                        <w:szCs w:val="24"/>
                      </w:rPr>
                    </w:rPrChange>
                  </w:rPr>
                  <w:delText xml:space="preserve"> </w:delText>
                </w:r>
                <w:r w:rsidRPr="000C7330" w:rsidDel="008076F4">
                  <w:rPr>
                    <w:rFonts w:eastAsiaTheme="minorHAnsi" w:cs="굴림" w:hint="eastAsia"/>
                    <w:b/>
                    <w:bCs/>
                    <w:color w:val="000000" w:themeColor="text1"/>
                    <w:kern w:val="0"/>
                    <w:szCs w:val="24"/>
                    <w:rPrChange w:id="4358" w:author="FURSYS" w:date="2025-12-04T15:42:00Z">
                      <w:rPr>
                        <w:rFonts w:ascii="바탕" w:eastAsia="바탕" w:hAnsi="바탕" w:cs="굴림" w:hint="eastAsia"/>
                        <w:b/>
                        <w:bCs/>
                        <w:kern w:val="0"/>
                        <w:sz w:val="24"/>
                        <w:szCs w:val="24"/>
                      </w:rPr>
                    </w:rPrChange>
                  </w:rPr>
                  <w:delText>등</w:delText>
                </w:r>
                <w:r w:rsidRPr="000C7330" w:rsidDel="008076F4">
                  <w:rPr>
                    <w:rFonts w:eastAsiaTheme="minorHAnsi" w:cs="굴림"/>
                    <w:b/>
                    <w:bCs/>
                    <w:color w:val="000000" w:themeColor="text1"/>
                    <w:kern w:val="0"/>
                    <w:szCs w:val="24"/>
                    <w:rPrChange w:id="4359" w:author="FURSYS" w:date="2025-12-04T15:42:00Z">
                      <w:rPr>
                        <w:rFonts w:ascii="바탕" w:eastAsia="바탕" w:hAnsi="바탕" w:cs="굴림"/>
                        <w:b/>
                        <w:bCs/>
                        <w:kern w:val="0"/>
                        <w:sz w:val="24"/>
                        <w:szCs w:val="24"/>
                      </w:rPr>
                    </w:rPrChange>
                  </w:rPr>
                  <w:delText>)</w:delText>
                </w:r>
              </w:del>
            </w:ins>
          </w:p>
        </w:tc>
      </w:tr>
      <w:tr w:rsidR="00A60C55" w:rsidRPr="000C7330" w:rsidDel="008076F4" w14:paraId="59EACD5C" w14:textId="12A4F150" w:rsidTr="00DE56DB">
        <w:trPr>
          <w:trHeight w:val="353"/>
          <w:jc w:val="center"/>
          <w:ins w:id="4360" w:author="이승준 (Seungjun Lee)" w:date="2025-07-29T11:35:00Z"/>
          <w:del w:id="4361" w:author="FURSYS" w:date="2025-08-06T14:26:00Z"/>
        </w:trPr>
        <w:tc>
          <w:tcPr>
            <w:tcW w:w="692" w:type="dxa"/>
            <w:tcBorders>
              <w:top w:val="nil"/>
              <w:left w:val="single" w:sz="6" w:space="0" w:color="CCCCCC"/>
              <w:bottom w:val="single" w:sz="6" w:space="0" w:color="CCCCCC"/>
              <w:right w:val="single" w:sz="6" w:space="0" w:color="CCCCCC"/>
            </w:tcBorders>
            <w:vAlign w:val="center"/>
            <w:hideMark/>
          </w:tcPr>
          <w:p w14:paraId="1BD6296E" w14:textId="7EC19909" w:rsidR="002E2521" w:rsidRPr="000C7330" w:rsidDel="008076F4" w:rsidRDefault="002E2521">
            <w:pPr>
              <w:rPr>
                <w:ins w:id="4362" w:author="이승준 (Seungjun Lee)" w:date="2025-07-29T11:35:00Z"/>
                <w:del w:id="4363" w:author="FURSYS" w:date="2025-08-06T14:26:00Z"/>
                <w:rFonts w:eastAsiaTheme="minorHAnsi" w:cs="굴림"/>
                <w:color w:val="000000" w:themeColor="text1"/>
                <w:kern w:val="0"/>
                <w:sz w:val="16"/>
                <w:szCs w:val="20"/>
                <w:rPrChange w:id="4364" w:author="FURSYS" w:date="2025-12-04T15:42:00Z">
                  <w:rPr>
                    <w:ins w:id="4365" w:author="이승준 (Seungjun Lee)" w:date="2025-07-29T11:35:00Z"/>
                    <w:del w:id="4366" w:author="FURSYS" w:date="2025-08-06T14:26:00Z"/>
                    <w:rFonts w:ascii="굴림" w:eastAsia="굴림" w:hAnsi="굴림" w:cs="굴림"/>
                    <w:kern w:val="0"/>
                    <w:szCs w:val="20"/>
                  </w:rPr>
                </w:rPrChange>
              </w:rPr>
              <w:pPrChange w:id="4367" w:author="FURSYS" w:date="2025-08-06T14:26:00Z">
                <w:pPr>
                  <w:widowControl/>
                  <w:wordWrap/>
                  <w:autoSpaceDE/>
                  <w:autoSpaceDN/>
                  <w:spacing w:after="240"/>
                  <w:jc w:val="center"/>
                </w:pPr>
              </w:pPrChange>
            </w:pPr>
            <w:ins w:id="4368" w:author="이승준 (Seungjun Lee)" w:date="2025-07-29T11:35:00Z">
              <w:del w:id="4369" w:author="FURSYS" w:date="2025-08-06T14:26:00Z">
                <w:r w:rsidRPr="000C7330" w:rsidDel="008076F4">
                  <w:rPr>
                    <w:rFonts w:eastAsiaTheme="minorHAnsi" w:cs="굴림" w:hint="eastAsia"/>
                    <w:color w:val="000000" w:themeColor="text1"/>
                    <w:kern w:val="0"/>
                    <w:sz w:val="16"/>
                    <w:szCs w:val="20"/>
                    <w:rPrChange w:id="4370" w:author="FURSYS" w:date="2025-12-04T15:42:00Z">
                      <w:rPr>
                        <w:rFonts w:ascii="바탕" w:eastAsia="바탕" w:hAnsi="바탕" w:cs="굴림" w:hint="eastAsia"/>
                        <w:kern w:val="0"/>
                        <w:szCs w:val="20"/>
                      </w:rPr>
                    </w:rPrChange>
                  </w:rPr>
                  <w:delText> </w:delText>
                </w:r>
                <w:r w:rsidRPr="000C7330" w:rsidDel="008076F4">
                  <w:rPr>
                    <w:rFonts w:eastAsiaTheme="minorHAnsi" w:cs="굴림"/>
                    <w:color w:val="000000" w:themeColor="text1"/>
                    <w:kern w:val="0"/>
                    <w:sz w:val="16"/>
                    <w:szCs w:val="20"/>
                    <w:rPrChange w:id="4371" w:author="FURSYS" w:date="2025-12-04T15:42:00Z">
                      <w:rPr>
                        <w:rFonts w:ascii="바탕" w:eastAsia="바탕" w:hAnsi="바탕" w:cs="굴림"/>
                        <w:kern w:val="0"/>
                        <w:szCs w:val="20"/>
                      </w:rPr>
                    </w:rPrChange>
                  </w:rPr>
                  <w:delText>5</w:delText>
                </w:r>
              </w:del>
            </w:ins>
          </w:p>
        </w:tc>
        <w:tc>
          <w:tcPr>
            <w:tcW w:w="1577" w:type="dxa"/>
            <w:tcBorders>
              <w:top w:val="nil"/>
              <w:left w:val="nil"/>
              <w:bottom w:val="single" w:sz="6" w:space="0" w:color="CCCCCC"/>
              <w:right w:val="single" w:sz="6" w:space="0" w:color="CCCCCC"/>
            </w:tcBorders>
            <w:vAlign w:val="center"/>
            <w:hideMark/>
          </w:tcPr>
          <w:p w14:paraId="020034F6" w14:textId="37D1BA8A" w:rsidR="002E2521" w:rsidRPr="000C7330" w:rsidDel="008076F4" w:rsidRDefault="002E2521">
            <w:pPr>
              <w:rPr>
                <w:ins w:id="4372" w:author="이승준 (Seungjun Lee)" w:date="2025-07-29T11:35:00Z"/>
                <w:del w:id="4373" w:author="FURSYS" w:date="2025-08-06T14:26:00Z"/>
                <w:rFonts w:eastAsiaTheme="minorHAnsi" w:cs="굴림"/>
                <w:color w:val="000000" w:themeColor="text1"/>
                <w:kern w:val="0"/>
                <w:sz w:val="16"/>
                <w:szCs w:val="20"/>
                <w:rPrChange w:id="4374" w:author="FURSYS" w:date="2025-12-04T15:42:00Z">
                  <w:rPr>
                    <w:ins w:id="4375" w:author="이승준 (Seungjun Lee)" w:date="2025-07-29T11:35:00Z"/>
                    <w:del w:id="4376" w:author="FURSYS" w:date="2025-08-06T14:26:00Z"/>
                    <w:rFonts w:ascii="굴림" w:eastAsia="굴림" w:hAnsi="굴림" w:cs="굴림"/>
                    <w:kern w:val="0"/>
                    <w:szCs w:val="20"/>
                  </w:rPr>
                </w:rPrChange>
              </w:rPr>
              <w:pPrChange w:id="4377" w:author="FURSYS" w:date="2025-08-06T14:26:00Z">
                <w:pPr>
                  <w:widowControl/>
                  <w:wordWrap/>
                  <w:autoSpaceDE/>
                  <w:autoSpaceDN/>
                  <w:spacing w:after="240"/>
                  <w:jc w:val="center"/>
                </w:pPr>
              </w:pPrChange>
            </w:pPr>
            <w:ins w:id="4378" w:author="이승준 (Seungjun Lee)" w:date="2025-07-29T11:35:00Z">
              <w:del w:id="4379" w:author="FURSYS" w:date="2025-08-06T14:26:00Z">
                <w:r w:rsidRPr="000C7330" w:rsidDel="008076F4">
                  <w:rPr>
                    <w:rFonts w:eastAsiaTheme="minorHAnsi" w:cs="굴림" w:hint="eastAsia"/>
                    <w:color w:val="000000" w:themeColor="text1"/>
                    <w:kern w:val="0"/>
                    <w:sz w:val="16"/>
                    <w:szCs w:val="20"/>
                    <w:rPrChange w:id="4380" w:author="FURSYS" w:date="2025-12-04T15:42:00Z">
                      <w:rPr>
                        <w:rFonts w:ascii="바탕" w:eastAsia="바탕" w:hAnsi="바탕" w:cs="굴림" w:hint="eastAsia"/>
                        <w:kern w:val="0"/>
                        <w:szCs w:val="20"/>
                      </w:rPr>
                    </w:rPrChange>
                  </w:rPr>
                  <w:delText>계 </w:delText>
                </w:r>
                <w:r w:rsidRPr="000C7330" w:rsidDel="008076F4">
                  <w:rPr>
                    <w:rFonts w:eastAsiaTheme="minorHAnsi" w:cs="굴림"/>
                    <w:color w:val="000000" w:themeColor="text1"/>
                    <w:kern w:val="0"/>
                    <w:sz w:val="16"/>
                    <w:szCs w:val="20"/>
                    <w:rPrChange w:id="4381"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382" w:author="FURSYS" w:date="2025-12-04T15:42:00Z">
                      <w:rPr>
                        <w:rFonts w:ascii="바탕" w:eastAsia="바탕" w:hAnsi="바탕" w:cs="굴림" w:hint="eastAsia"/>
                        <w:kern w:val="0"/>
                        <w:szCs w:val="20"/>
                      </w:rPr>
                    </w:rPrChange>
                  </w:rPr>
                  <w:delText>약 </w:delText>
                </w:r>
                <w:r w:rsidRPr="000C7330" w:rsidDel="008076F4">
                  <w:rPr>
                    <w:rFonts w:eastAsiaTheme="minorHAnsi" w:cs="굴림"/>
                    <w:color w:val="000000" w:themeColor="text1"/>
                    <w:kern w:val="0"/>
                    <w:sz w:val="16"/>
                    <w:szCs w:val="20"/>
                    <w:rPrChange w:id="4383"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384" w:author="FURSYS" w:date="2025-12-04T15:42:00Z">
                      <w:rPr>
                        <w:rFonts w:ascii="바탕" w:eastAsia="바탕" w:hAnsi="바탕" w:cs="굴림" w:hint="eastAsia"/>
                        <w:kern w:val="0"/>
                        <w:szCs w:val="20"/>
                      </w:rPr>
                    </w:rPrChange>
                  </w:rPr>
                  <w:delText>기 </w:delText>
                </w:r>
                <w:r w:rsidRPr="000C7330" w:rsidDel="008076F4">
                  <w:rPr>
                    <w:rFonts w:eastAsiaTheme="minorHAnsi" w:cs="굴림"/>
                    <w:color w:val="000000" w:themeColor="text1"/>
                    <w:kern w:val="0"/>
                    <w:sz w:val="16"/>
                    <w:szCs w:val="20"/>
                    <w:rPrChange w:id="4385"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386" w:author="FURSYS" w:date="2025-12-04T15:42:00Z">
                      <w:rPr>
                        <w:rFonts w:ascii="바탕" w:eastAsia="바탕" w:hAnsi="바탕" w:cs="굴림" w:hint="eastAsia"/>
                        <w:kern w:val="0"/>
                        <w:szCs w:val="20"/>
                      </w:rPr>
                    </w:rPrChange>
                  </w:rPr>
                  <w:delText>간 </w:delText>
                </w:r>
              </w:del>
            </w:ins>
          </w:p>
        </w:tc>
        <w:tc>
          <w:tcPr>
            <w:tcW w:w="7786" w:type="dxa"/>
            <w:tcBorders>
              <w:top w:val="nil"/>
              <w:left w:val="nil"/>
              <w:bottom w:val="single" w:sz="6" w:space="0" w:color="CCCCCC"/>
              <w:right w:val="single" w:sz="6" w:space="0" w:color="CCCCCC"/>
            </w:tcBorders>
            <w:vAlign w:val="center"/>
            <w:hideMark/>
          </w:tcPr>
          <w:p w14:paraId="5CFC663B" w14:textId="280336BB" w:rsidR="002E2521" w:rsidRPr="000C7330" w:rsidDel="008076F4" w:rsidRDefault="002E2521">
            <w:pPr>
              <w:rPr>
                <w:ins w:id="4387" w:author="이승준 (Seungjun Lee)" w:date="2025-07-29T11:35:00Z"/>
                <w:del w:id="4388" w:author="FURSYS" w:date="2025-08-06T14:26:00Z"/>
                <w:rFonts w:eastAsiaTheme="minorHAnsi" w:cs="굴림"/>
                <w:color w:val="000000" w:themeColor="text1"/>
                <w:kern w:val="0"/>
                <w:sz w:val="16"/>
                <w:szCs w:val="20"/>
                <w:rPrChange w:id="4389" w:author="FURSYS" w:date="2025-12-04T15:42:00Z">
                  <w:rPr>
                    <w:ins w:id="4390" w:author="이승준 (Seungjun Lee)" w:date="2025-07-29T11:35:00Z"/>
                    <w:del w:id="4391" w:author="FURSYS" w:date="2025-08-06T14:26:00Z"/>
                    <w:rFonts w:ascii="굴림" w:eastAsia="굴림" w:hAnsi="굴림" w:cs="굴림"/>
                    <w:kern w:val="0"/>
                    <w:szCs w:val="20"/>
                  </w:rPr>
                </w:rPrChange>
              </w:rPr>
              <w:pPrChange w:id="4392" w:author="FURSYS" w:date="2025-08-06T14:26:00Z">
                <w:pPr>
                  <w:widowControl/>
                  <w:wordWrap/>
                  <w:autoSpaceDE/>
                  <w:autoSpaceDN/>
                  <w:jc w:val="left"/>
                </w:pPr>
              </w:pPrChange>
            </w:pPr>
            <w:ins w:id="4393" w:author="이승준 (Seungjun Lee)" w:date="2025-07-29T11:35:00Z">
              <w:del w:id="4394" w:author="FURSYS" w:date="2025-08-06T14:26:00Z">
                <w:r w:rsidRPr="000C7330" w:rsidDel="008076F4">
                  <w:rPr>
                    <w:rFonts w:eastAsiaTheme="minorHAnsi" w:cs="굴림" w:hint="eastAsia"/>
                    <w:color w:val="000000" w:themeColor="text1"/>
                    <w:kern w:val="0"/>
                    <w:sz w:val="16"/>
                    <w:szCs w:val="20"/>
                    <w:rPrChange w:id="4395" w:author="FURSYS" w:date="2025-12-04T15:42:00Z">
                      <w:rPr>
                        <w:rFonts w:ascii="바탕" w:eastAsia="바탕" w:hAnsi="바탕" w:cs="굴림" w:hint="eastAsia"/>
                        <w:kern w:val="0"/>
                        <w:szCs w:val="20"/>
                      </w:rPr>
                    </w:rPrChange>
                  </w:rPr>
                  <w:delText>  </w:delText>
                </w:r>
                <w:r w:rsidRPr="00034E3E" w:rsidDel="008076F4">
                  <w:rPr>
                    <w:rFonts w:eastAsiaTheme="minorHAnsi" w:cs="굴림"/>
                    <w:color w:val="000000" w:themeColor="text1"/>
                    <w:kern w:val="0"/>
                    <w:sz w:val="16"/>
                    <w:szCs w:val="20"/>
                  </w:rPr>
                  <w:object w:dxaOrig="1440" w:dyaOrig="1440" w14:anchorId="045A75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07.45pt;height:18.25pt" o:ole="">
                      <v:imagedata r:id="rId17" o:title=""/>
                    </v:shape>
                    <w:control r:id="rId18" w:name="DefaultOcxName" w:shapeid="_x0000_i1036"/>
                  </w:object>
                </w:r>
                <w:r w:rsidRPr="000C7330" w:rsidDel="008076F4">
                  <w:rPr>
                    <w:rFonts w:eastAsiaTheme="minorHAnsi" w:cs="굴림" w:hint="eastAsia"/>
                    <w:color w:val="000000" w:themeColor="text1"/>
                    <w:kern w:val="0"/>
                    <w:sz w:val="16"/>
                    <w:szCs w:val="20"/>
                    <w:rPrChange w:id="4396" w:author="FURSYS" w:date="2025-12-04T15:42:00Z">
                      <w:rPr>
                        <w:rFonts w:ascii="바탕" w:eastAsia="바탕" w:hAnsi="바탕" w:cs="굴림" w:hint="eastAsia"/>
                        <w:kern w:val="0"/>
                        <w:szCs w:val="20"/>
                      </w:rPr>
                    </w:rPrChange>
                  </w:rPr>
                  <w:delText> </w:delText>
                </w:r>
                <w:r w:rsidRPr="000C7330" w:rsidDel="008076F4">
                  <w:rPr>
                    <w:rFonts w:eastAsiaTheme="minorHAnsi" w:cs="굴림"/>
                    <w:color w:val="000000" w:themeColor="text1"/>
                    <w:kern w:val="0"/>
                    <w:sz w:val="16"/>
                    <w:szCs w:val="20"/>
                    <w:rPrChange w:id="4397" w:author="FURSYS" w:date="2025-12-04T15:42:00Z">
                      <w:rPr>
                        <w:rFonts w:ascii="바탕" w:eastAsia="바탕" w:hAnsi="바탕" w:cs="굴림"/>
                        <w:kern w:val="0"/>
                        <w:szCs w:val="20"/>
                      </w:rPr>
                    </w:rPrChange>
                  </w:rPr>
                  <w:delText>~ </w:delText>
                </w:r>
                <w:r w:rsidRPr="00034E3E" w:rsidDel="008076F4">
                  <w:rPr>
                    <w:rFonts w:eastAsiaTheme="minorHAnsi" w:cs="굴림"/>
                    <w:color w:val="000000" w:themeColor="text1"/>
                    <w:kern w:val="0"/>
                    <w:sz w:val="16"/>
                    <w:szCs w:val="20"/>
                  </w:rPr>
                  <w:object w:dxaOrig="1440" w:dyaOrig="1440" w14:anchorId="1D4F0596">
                    <v:shape id="_x0000_i1039" type="#_x0000_t75" style="width:107.45pt;height:18.25pt" o:ole="">
                      <v:imagedata r:id="rId19" o:title=""/>
                    </v:shape>
                    <w:control r:id="rId20" w:name="DefaultOcxName1" w:shapeid="_x0000_i1039"/>
                  </w:object>
                </w:r>
              </w:del>
            </w:ins>
          </w:p>
        </w:tc>
      </w:tr>
      <w:tr w:rsidR="00A60C55" w:rsidRPr="000C7330" w:rsidDel="008076F4" w14:paraId="65B5D980" w14:textId="15F8DDCB" w:rsidTr="00DE56DB">
        <w:trPr>
          <w:trHeight w:val="603"/>
          <w:jc w:val="center"/>
          <w:ins w:id="4398" w:author="이승준 (Seungjun Lee)" w:date="2025-07-29T11:35:00Z"/>
          <w:del w:id="4399" w:author="FURSYS" w:date="2025-08-06T14:26:00Z"/>
        </w:trPr>
        <w:tc>
          <w:tcPr>
            <w:tcW w:w="692" w:type="dxa"/>
            <w:tcBorders>
              <w:top w:val="nil"/>
              <w:left w:val="single" w:sz="6" w:space="0" w:color="CCCCCC"/>
              <w:bottom w:val="single" w:sz="6" w:space="0" w:color="CCCCCC"/>
              <w:right w:val="single" w:sz="6" w:space="0" w:color="CCCCCC"/>
            </w:tcBorders>
            <w:vAlign w:val="center"/>
            <w:hideMark/>
          </w:tcPr>
          <w:p w14:paraId="1FD530CB" w14:textId="02322570" w:rsidR="002E2521" w:rsidRPr="000C7330" w:rsidDel="008076F4" w:rsidRDefault="002E2521">
            <w:pPr>
              <w:rPr>
                <w:ins w:id="4400" w:author="이승준 (Seungjun Lee)" w:date="2025-07-29T11:35:00Z"/>
                <w:del w:id="4401" w:author="FURSYS" w:date="2025-08-06T14:26:00Z"/>
                <w:rFonts w:eastAsiaTheme="minorHAnsi" w:cs="굴림"/>
                <w:color w:val="000000" w:themeColor="text1"/>
                <w:kern w:val="0"/>
                <w:sz w:val="16"/>
                <w:szCs w:val="20"/>
                <w:rPrChange w:id="4402" w:author="FURSYS" w:date="2025-12-04T15:42:00Z">
                  <w:rPr>
                    <w:ins w:id="4403" w:author="이승준 (Seungjun Lee)" w:date="2025-07-29T11:35:00Z"/>
                    <w:del w:id="4404" w:author="FURSYS" w:date="2025-08-06T14:26:00Z"/>
                    <w:rFonts w:ascii="굴림" w:eastAsia="굴림" w:hAnsi="굴림" w:cs="굴림"/>
                    <w:kern w:val="0"/>
                    <w:szCs w:val="20"/>
                  </w:rPr>
                </w:rPrChange>
              </w:rPr>
              <w:pPrChange w:id="4405" w:author="FURSYS" w:date="2025-08-06T14:26:00Z">
                <w:pPr>
                  <w:widowControl/>
                  <w:wordWrap/>
                  <w:autoSpaceDE/>
                  <w:autoSpaceDN/>
                  <w:spacing w:after="240"/>
                  <w:jc w:val="center"/>
                </w:pPr>
              </w:pPrChange>
            </w:pPr>
            <w:ins w:id="4406" w:author="이승준 (Seungjun Lee)" w:date="2025-07-29T11:35:00Z">
              <w:del w:id="4407" w:author="FURSYS" w:date="2025-08-06T14:26:00Z">
                <w:r w:rsidRPr="000C7330" w:rsidDel="008076F4">
                  <w:rPr>
                    <w:rFonts w:eastAsiaTheme="minorHAnsi" w:cs="굴림" w:hint="eastAsia"/>
                    <w:color w:val="000000" w:themeColor="text1"/>
                    <w:kern w:val="0"/>
                    <w:sz w:val="16"/>
                    <w:szCs w:val="20"/>
                    <w:rPrChange w:id="4408" w:author="FURSYS" w:date="2025-12-04T15:42:00Z">
                      <w:rPr>
                        <w:rFonts w:ascii="바탕" w:eastAsia="바탕" w:hAnsi="바탕" w:cs="굴림" w:hint="eastAsia"/>
                        <w:kern w:val="0"/>
                        <w:szCs w:val="20"/>
                      </w:rPr>
                    </w:rPrChange>
                  </w:rPr>
                  <w:delText> </w:delText>
                </w:r>
                <w:r w:rsidRPr="000C7330" w:rsidDel="008076F4">
                  <w:rPr>
                    <w:rFonts w:eastAsiaTheme="minorHAnsi" w:cs="굴림"/>
                    <w:color w:val="000000" w:themeColor="text1"/>
                    <w:kern w:val="0"/>
                    <w:sz w:val="16"/>
                    <w:szCs w:val="20"/>
                    <w:rPrChange w:id="4409" w:author="FURSYS" w:date="2025-12-04T15:42:00Z">
                      <w:rPr>
                        <w:rFonts w:ascii="바탕" w:eastAsia="바탕" w:hAnsi="바탕" w:cs="굴림"/>
                        <w:kern w:val="0"/>
                        <w:szCs w:val="20"/>
                      </w:rPr>
                    </w:rPrChange>
                  </w:rPr>
                  <w:delText>6</w:delText>
                </w:r>
              </w:del>
            </w:ins>
          </w:p>
        </w:tc>
        <w:tc>
          <w:tcPr>
            <w:tcW w:w="1577" w:type="dxa"/>
            <w:tcBorders>
              <w:top w:val="nil"/>
              <w:left w:val="nil"/>
              <w:bottom w:val="single" w:sz="6" w:space="0" w:color="CCCCCC"/>
              <w:right w:val="single" w:sz="6" w:space="0" w:color="CCCCCC"/>
            </w:tcBorders>
            <w:vAlign w:val="center"/>
            <w:hideMark/>
          </w:tcPr>
          <w:p w14:paraId="50BDA493" w14:textId="3BA2D277" w:rsidR="002E2521" w:rsidRPr="000C7330" w:rsidDel="008076F4" w:rsidRDefault="002E2521">
            <w:pPr>
              <w:rPr>
                <w:ins w:id="4410" w:author="이승준 (Seungjun Lee)" w:date="2025-07-29T11:35:00Z"/>
                <w:del w:id="4411" w:author="FURSYS" w:date="2025-08-06T14:26:00Z"/>
                <w:rFonts w:eastAsiaTheme="minorHAnsi" w:cs="굴림"/>
                <w:color w:val="000000" w:themeColor="text1"/>
                <w:kern w:val="0"/>
                <w:sz w:val="16"/>
                <w:szCs w:val="20"/>
                <w:rPrChange w:id="4412" w:author="FURSYS" w:date="2025-12-04T15:42:00Z">
                  <w:rPr>
                    <w:ins w:id="4413" w:author="이승준 (Seungjun Lee)" w:date="2025-07-29T11:35:00Z"/>
                    <w:del w:id="4414" w:author="FURSYS" w:date="2025-08-06T14:26:00Z"/>
                    <w:rFonts w:ascii="굴림" w:eastAsia="굴림" w:hAnsi="굴림" w:cs="굴림"/>
                    <w:kern w:val="0"/>
                    <w:szCs w:val="20"/>
                  </w:rPr>
                </w:rPrChange>
              </w:rPr>
              <w:pPrChange w:id="4415" w:author="FURSYS" w:date="2025-08-06T14:26:00Z">
                <w:pPr>
                  <w:widowControl/>
                  <w:wordWrap/>
                  <w:autoSpaceDE/>
                  <w:autoSpaceDN/>
                  <w:spacing w:after="240"/>
                  <w:jc w:val="center"/>
                </w:pPr>
              </w:pPrChange>
            </w:pPr>
            <w:ins w:id="4416" w:author="이승준 (Seungjun Lee)" w:date="2025-07-29T11:35:00Z">
              <w:del w:id="4417" w:author="FURSYS" w:date="2025-08-06T14:26:00Z">
                <w:r w:rsidRPr="000C7330" w:rsidDel="008076F4">
                  <w:rPr>
                    <w:rFonts w:eastAsiaTheme="minorHAnsi" w:cs="굴림" w:hint="eastAsia"/>
                    <w:color w:val="000000" w:themeColor="text1"/>
                    <w:kern w:val="0"/>
                    <w:sz w:val="16"/>
                    <w:szCs w:val="20"/>
                    <w:rPrChange w:id="4418" w:author="FURSYS" w:date="2025-12-04T15:42:00Z">
                      <w:rPr>
                        <w:rFonts w:ascii="바탕" w:eastAsia="바탕" w:hAnsi="바탕" w:cs="굴림" w:hint="eastAsia"/>
                        <w:kern w:val="0"/>
                        <w:szCs w:val="20"/>
                      </w:rPr>
                    </w:rPrChange>
                  </w:rPr>
                  <w:delText>계</w:delText>
                </w:r>
                <w:r w:rsidRPr="000C7330" w:rsidDel="008076F4">
                  <w:rPr>
                    <w:rFonts w:eastAsiaTheme="minorHAnsi" w:cs="굴림"/>
                    <w:color w:val="000000" w:themeColor="text1"/>
                    <w:kern w:val="0"/>
                    <w:sz w:val="16"/>
                    <w:szCs w:val="20"/>
                    <w:rPrChange w:id="4419"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420" w:author="FURSYS" w:date="2025-12-04T15:42:00Z">
                      <w:rPr>
                        <w:rFonts w:ascii="바탕" w:eastAsia="바탕" w:hAnsi="바탕" w:cs="굴림" w:hint="eastAsia"/>
                        <w:kern w:val="0"/>
                        <w:szCs w:val="20"/>
                      </w:rPr>
                    </w:rPrChange>
                  </w:rPr>
                  <w:delText> 약  금 </w:delText>
                </w:r>
                <w:r w:rsidRPr="000C7330" w:rsidDel="008076F4">
                  <w:rPr>
                    <w:rFonts w:eastAsiaTheme="minorHAnsi" w:cs="굴림"/>
                    <w:color w:val="000000" w:themeColor="text1"/>
                    <w:kern w:val="0"/>
                    <w:sz w:val="16"/>
                    <w:szCs w:val="20"/>
                    <w:rPrChange w:id="4421"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422" w:author="FURSYS" w:date="2025-12-04T15:42:00Z">
                      <w:rPr>
                        <w:rFonts w:ascii="바탕" w:eastAsia="바탕" w:hAnsi="바탕" w:cs="굴림" w:hint="eastAsia"/>
                        <w:kern w:val="0"/>
                        <w:szCs w:val="20"/>
                      </w:rPr>
                    </w:rPrChange>
                  </w:rPr>
                  <w:delText>액</w:delText>
                </w:r>
              </w:del>
            </w:ins>
          </w:p>
        </w:tc>
        <w:tc>
          <w:tcPr>
            <w:tcW w:w="7786" w:type="dxa"/>
            <w:tcBorders>
              <w:top w:val="nil"/>
              <w:left w:val="nil"/>
              <w:bottom w:val="single" w:sz="6" w:space="0" w:color="CCCCCC"/>
              <w:right w:val="single" w:sz="6" w:space="0" w:color="CCCCCC"/>
            </w:tcBorders>
            <w:vAlign w:val="center"/>
            <w:hideMark/>
          </w:tcPr>
          <w:p w14:paraId="165F8A86" w14:textId="3A0410C9" w:rsidR="002E2521" w:rsidRPr="000C7330" w:rsidDel="008076F4" w:rsidRDefault="002E2521">
            <w:pPr>
              <w:rPr>
                <w:ins w:id="4423" w:author="이승준 (Seungjun Lee)" w:date="2025-07-29T11:35:00Z"/>
                <w:del w:id="4424" w:author="FURSYS" w:date="2025-08-06T14:26:00Z"/>
                <w:rFonts w:eastAsiaTheme="minorHAnsi" w:cs="굴림"/>
                <w:color w:val="000000" w:themeColor="text1"/>
                <w:kern w:val="0"/>
                <w:sz w:val="16"/>
                <w:szCs w:val="20"/>
                <w:rPrChange w:id="4425" w:author="FURSYS" w:date="2025-12-04T15:42:00Z">
                  <w:rPr>
                    <w:ins w:id="4426" w:author="이승준 (Seungjun Lee)" w:date="2025-07-29T11:35:00Z"/>
                    <w:del w:id="4427" w:author="FURSYS" w:date="2025-08-06T14:26:00Z"/>
                    <w:rFonts w:ascii="굴림" w:eastAsia="굴림" w:hAnsi="굴림" w:cs="굴림"/>
                    <w:kern w:val="0"/>
                    <w:szCs w:val="20"/>
                  </w:rPr>
                </w:rPrChange>
              </w:rPr>
              <w:pPrChange w:id="4428" w:author="FURSYS" w:date="2025-08-06T14:26:00Z">
                <w:pPr>
                  <w:widowControl/>
                  <w:wordWrap/>
                  <w:autoSpaceDE/>
                  <w:autoSpaceDN/>
                  <w:spacing w:after="240"/>
                  <w:jc w:val="left"/>
                </w:pPr>
              </w:pPrChange>
            </w:pPr>
            <w:ins w:id="4429" w:author="이승준 (Seungjun Lee)" w:date="2025-07-29T11:35:00Z">
              <w:del w:id="4430" w:author="FURSYS" w:date="2025-08-06T14:26:00Z">
                <w:r w:rsidRPr="000C7330" w:rsidDel="008076F4">
                  <w:rPr>
                    <w:rFonts w:eastAsiaTheme="minorHAnsi" w:cs="굴림" w:hint="eastAsia"/>
                    <w:color w:val="000000" w:themeColor="text1"/>
                    <w:kern w:val="0"/>
                    <w:sz w:val="16"/>
                    <w:szCs w:val="20"/>
                    <w:rPrChange w:id="4431" w:author="FURSYS" w:date="2025-12-04T15:42:00Z">
                      <w:rPr>
                        <w:rFonts w:ascii="바탕" w:eastAsia="바탕" w:hAnsi="바탕" w:cs="굴림" w:hint="eastAsia"/>
                        <w:kern w:val="0"/>
                        <w:szCs w:val="20"/>
                      </w:rPr>
                    </w:rPrChange>
                  </w:rPr>
                  <w:delText> 총</w:delText>
                </w:r>
                <w:r w:rsidRPr="000C7330" w:rsidDel="008076F4">
                  <w:rPr>
                    <w:rFonts w:eastAsiaTheme="minorHAnsi" w:cs="굴림"/>
                    <w:color w:val="000000" w:themeColor="text1"/>
                    <w:kern w:val="0"/>
                    <w:sz w:val="16"/>
                    <w:szCs w:val="20"/>
                    <w:rPrChange w:id="4432"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433" w:author="FURSYS" w:date="2025-12-04T15:42:00Z">
                      <w:rPr>
                        <w:rFonts w:ascii="바탕" w:eastAsia="바탕" w:hAnsi="바탕" w:cs="굴림" w:hint="eastAsia"/>
                        <w:kern w:val="0"/>
                        <w:szCs w:val="20"/>
                      </w:rPr>
                    </w:rPrChange>
                  </w:rPr>
                  <w:delText>액</w:delText>
                </w:r>
                <w:r w:rsidRPr="000C7330" w:rsidDel="008076F4">
                  <w:rPr>
                    <w:rFonts w:eastAsiaTheme="minorHAnsi" w:cs="굴림"/>
                    <w:color w:val="000000" w:themeColor="text1"/>
                    <w:kern w:val="0"/>
                    <w:sz w:val="16"/>
                    <w:szCs w:val="20"/>
                    <w:rPrChange w:id="4434" w:author="FURSYS" w:date="2025-12-04T15:42:00Z">
                      <w:rPr>
                        <w:rFonts w:ascii="바탕" w:eastAsia="바탕" w:hAnsi="바탕" w:cs="굴림"/>
                        <w:kern w:val="0"/>
                        <w:szCs w:val="20"/>
                      </w:rPr>
                    </w:rPrChange>
                  </w:rPr>
                  <w:delText xml:space="preserve"> : 총 </w:delText>
                </w:r>
                <w:r w:rsidRPr="000C7330" w:rsidDel="008076F4">
                  <w:rPr>
                    <w:rFonts w:eastAsiaTheme="minorHAnsi" w:cs="굴림"/>
                    <w:b/>
                    <w:bCs/>
                    <w:color w:val="000000" w:themeColor="text1"/>
                    <w:kern w:val="0"/>
                    <w:szCs w:val="24"/>
                    <w:rPrChange w:id="4435" w:author="FURSYS" w:date="2025-12-04T15:42:00Z">
                      <w:rPr>
                        <w:rFonts w:ascii="바탕" w:eastAsia="바탕" w:hAnsi="바탕" w:cs="굴림"/>
                        <w:b/>
                        <w:bCs/>
                        <w:kern w:val="0"/>
                        <w:sz w:val="24"/>
                        <w:szCs w:val="24"/>
                      </w:rPr>
                    </w:rPrChange>
                  </w:rPr>
                  <w:delText>109,164,000</w:delText>
                </w:r>
                <w:r w:rsidRPr="000C7330" w:rsidDel="008076F4">
                  <w:rPr>
                    <w:rFonts w:eastAsiaTheme="minorHAnsi" w:cs="굴림" w:hint="eastAsia"/>
                    <w:color w:val="000000" w:themeColor="text1"/>
                    <w:kern w:val="0"/>
                    <w:sz w:val="16"/>
                    <w:szCs w:val="20"/>
                    <w:rPrChange w:id="4436" w:author="FURSYS" w:date="2025-12-04T15:42:00Z">
                      <w:rPr>
                        <w:rFonts w:ascii="바탕" w:eastAsia="바탕" w:hAnsi="바탕" w:cs="굴림" w:hint="eastAsia"/>
                        <w:kern w:val="0"/>
                        <w:szCs w:val="20"/>
                      </w:rPr>
                    </w:rPrChange>
                  </w:rPr>
                  <w:delText> 원</w:delText>
                </w:r>
                <w:r w:rsidRPr="000C7330" w:rsidDel="008076F4">
                  <w:rPr>
                    <w:rFonts w:eastAsiaTheme="minorHAnsi" w:cs="굴림"/>
                    <w:color w:val="000000" w:themeColor="text1"/>
                    <w:kern w:val="0"/>
                    <w:sz w:val="16"/>
                    <w:szCs w:val="20"/>
                    <w:rPrChange w:id="4437" w:author="FURSYS" w:date="2025-12-04T15:42:00Z">
                      <w:rPr>
                        <w:rFonts w:ascii="바탕" w:eastAsia="바탕" w:hAnsi="바탕" w:cs="굴림"/>
                        <w:kern w:val="0"/>
                        <w:szCs w:val="20"/>
                      </w:rPr>
                    </w:rPrChange>
                  </w:rPr>
                  <w:delText xml:space="preserve">(월:  원, </w:delText>
                </w:r>
                <w:r w:rsidRPr="000C7330" w:rsidDel="008076F4">
                  <w:rPr>
                    <w:rFonts w:eastAsiaTheme="minorHAnsi" w:cs="굴림" w:hint="eastAsia"/>
                    <w:color w:val="000000" w:themeColor="text1"/>
                    <w:kern w:val="0"/>
                    <w:sz w:val="16"/>
                    <w:szCs w:val="20"/>
                    <w:rPrChange w:id="4438" w:author="FURSYS" w:date="2025-12-04T15:42:00Z">
                      <w:rPr>
                        <w:rFonts w:ascii="바탕" w:eastAsia="바탕" w:hAnsi="바탕" w:cs="굴림" w:hint="eastAsia"/>
                        <w:kern w:val="0"/>
                        <w:szCs w:val="20"/>
                      </w:rPr>
                    </w:rPrChange>
                  </w:rPr>
                  <w:delText>부가가치세</w:delText>
                </w:r>
                <w:r w:rsidRPr="000C7330" w:rsidDel="008076F4">
                  <w:rPr>
                    <w:rFonts w:eastAsiaTheme="minorHAnsi" w:cs="굴림"/>
                    <w:color w:val="000000" w:themeColor="text1"/>
                    <w:kern w:val="0"/>
                    <w:sz w:val="16"/>
                    <w:szCs w:val="20"/>
                    <w:rPrChange w:id="4439"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440" w:author="FURSYS" w:date="2025-12-04T15:42:00Z">
                      <w:rPr>
                        <w:rFonts w:ascii="바탕" w:eastAsia="바탕" w:hAnsi="바탕" w:cs="굴림" w:hint="eastAsia"/>
                        <w:kern w:val="0"/>
                        <w:szCs w:val="20"/>
                      </w:rPr>
                    </w:rPrChange>
                  </w:rPr>
                  <w:delText>별도</w:delText>
                </w:r>
                <w:r w:rsidRPr="000C7330" w:rsidDel="008076F4">
                  <w:rPr>
                    <w:rFonts w:eastAsiaTheme="minorHAnsi" w:cs="굴림"/>
                    <w:color w:val="000000" w:themeColor="text1"/>
                    <w:kern w:val="0"/>
                    <w:sz w:val="16"/>
                    <w:szCs w:val="20"/>
                    <w:rPrChange w:id="4441" w:author="FURSYS" w:date="2025-12-04T15:42:00Z">
                      <w:rPr>
                        <w:rFonts w:ascii="바탕" w:eastAsia="바탕" w:hAnsi="바탕" w:cs="굴림"/>
                        <w:kern w:val="0"/>
                        <w:szCs w:val="20"/>
                      </w:rPr>
                    </w:rPrChange>
                  </w:rPr>
                  <w:delText>)</w:delText>
                </w:r>
              </w:del>
            </w:ins>
          </w:p>
          <w:p w14:paraId="6A51F877" w14:textId="0849E593" w:rsidR="002E2521" w:rsidRPr="000C7330" w:rsidDel="008076F4" w:rsidRDefault="002E2521">
            <w:pPr>
              <w:rPr>
                <w:ins w:id="4442" w:author="이승준 (Seungjun Lee)" w:date="2025-07-29T11:35:00Z"/>
                <w:del w:id="4443" w:author="FURSYS" w:date="2025-08-06T14:26:00Z"/>
                <w:rFonts w:eastAsiaTheme="minorHAnsi" w:cs="굴림"/>
                <w:color w:val="000000" w:themeColor="text1"/>
                <w:kern w:val="0"/>
                <w:sz w:val="16"/>
                <w:szCs w:val="20"/>
                <w:rPrChange w:id="4444" w:author="FURSYS" w:date="2025-12-04T15:42:00Z">
                  <w:rPr>
                    <w:ins w:id="4445" w:author="이승준 (Seungjun Lee)" w:date="2025-07-29T11:35:00Z"/>
                    <w:del w:id="4446" w:author="FURSYS" w:date="2025-08-06T14:26:00Z"/>
                    <w:rFonts w:ascii="굴림" w:eastAsia="굴림" w:hAnsi="굴림" w:cs="굴림"/>
                    <w:kern w:val="0"/>
                    <w:szCs w:val="20"/>
                  </w:rPr>
                </w:rPrChange>
              </w:rPr>
              <w:pPrChange w:id="4447" w:author="FURSYS" w:date="2025-08-06T14:26:00Z">
                <w:pPr>
                  <w:widowControl/>
                  <w:wordWrap/>
                  <w:autoSpaceDE/>
                  <w:autoSpaceDN/>
                  <w:spacing w:after="240"/>
                  <w:jc w:val="left"/>
                </w:pPr>
              </w:pPrChange>
            </w:pPr>
            <w:ins w:id="4448" w:author="이승준 (Seungjun Lee)" w:date="2025-07-29T11:35:00Z">
              <w:del w:id="4449" w:author="FURSYS" w:date="2025-08-06T14:26:00Z">
                <w:r w:rsidRPr="000C7330" w:rsidDel="008076F4">
                  <w:rPr>
                    <w:rFonts w:eastAsiaTheme="minorHAnsi" w:cs="굴림" w:hint="eastAsia"/>
                    <w:color w:val="000000" w:themeColor="text1"/>
                    <w:kern w:val="0"/>
                    <w:sz w:val="16"/>
                    <w:szCs w:val="20"/>
                    <w:rPrChange w:id="4450" w:author="FURSYS" w:date="2025-12-04T15:42:00Z">
                      <w:rPr>
                        <w:rFonts w:ascii="바탕" w:eastAsia="바탕" w:hAnsi="바탕" w:cs="굴림" w:hint="eastAsia"/>
                        <w:kern w:val="0"/>
                        <w:szCs w:val="20"/>
                      </w:rPr>
                    </w:rPrChange>
                  </w:rPr>
                  <w:delText> 월정산</w:delText>
                </w:r>
                <w:r w:rsidRPr="000C7330" w:rsidDel="008076F4">
                  <w:rPr>
                    <w:rFonts w:eastAsiaTheme="minorHAnsi" w:cs="굴림"/>
                    <w:color w:val="000000" w:themeColor="text1"/>
                    <w:kern w:val="0"/>
                    <w:sz w:val="16"/>
                    <w:szCs w:val="20"/>
                    <w:rPrChange w:id="4451" w:author="FURSYS" w:date="2025-12-04T15:42:00Z">
                      <w:rPr>
                        <w:rFonts w:ascii="바탕" w:eastAsia="바탕" w:hAnsi="바탕" w:cs="굴림"/>
                        <w:kern w:val="0"/>
                        <w:szCs w:val="20"/>
                      </w:rPr>
                    </w:rPrChange>
                  </w:rPr>
                  <w:delText xml:space="preserve"> :  첨부 단가견적서 기준으로 품목별수량 정산지급 </w:delText>
                </w:r>
              </w:del>
            </w:ins>
          </w:p>
        </w:tc>
      </w:tr>
      <w:tr w:rsidR="00A60C55" w:rsidRPr="000C7330" w:rsidDel="008076F4" w14:paraId="46A3072A" w14:textId="0942CD97" w:rsidTr="00DE56DB">
        <w:trPr>
          <w:trHeight w:val="353"/>
          <w:jc w:val="center"/>
          <w:ins w:id="4452" w:author="이승준 (Seungjun Lee)" w:date="2025-07-29T11:35:00Z"/>
          <w:del w:id="4453" w:author="FURSYS" w:date="2025-08-06T14:26:00Z"/>
        </w:trPr>
        <w:tc>
          <w:tcPr>
            <w:tcW w:w="692" w:type="dxa"/>
            <w:tcBorders>
              <w:top w:val="nil"/>
              <w:left w:val="single" w:sz="6" w:space="0" w:color="CCCCCC"/>
              <w:bottom w:val="single" w:sz="6" w:space="0" w:color="CCCCCC"/>
              <w:right w:val="single" w:sz="6" w:space="0" w:color="CCCCCC"/>
            </w:tcBorders>
            <w:vAlign w:val="center"/>
            <w:hideMark/>
          </w:tcPr>
          <w:p w14:paraId="0C65EF66" w14:textId="46B9B8E0" w:rsidR="002E2521" w:rsidRPr="000C7330" w:rsidDel="008076F4" w:rsidRDefault="002E2521">
            <w:pPr>
              <w:rPr>
                <w:ins w:id="4454" w:author="이승준 (Seungjun Lee)" w:date="2025-07-29T11:35:00Z"/>
                <w:del w:id="4455" w:author="FURSYS" w:date="2025-08-06T14:26:00Z"/>
                <w:rFonts w:eastAsiaTheme="minorHAnsi" w:cs="굴림"/>
                <w:color w:val="000000" w:themeColor="text1"/>
                <w:kern w:val="0"/>
                <w:sz w:val="16"/>
                <w:szCs w:val="20"/>
                <w:rPrChange w:id="4456" w:author="FURSYS" w:date="2025-12-04T15:42:00Z">
                  <w:rPr>
                    <w:ins w:id="4457" w:author="이승준 (Seungjun Lee)" w:date="2025-07-29T11:35:00Z"/>
                    <w:del w:id="4458" w:author="FURSYS" w:date="2025-08-06T14:26:00Z"/>
                    <w:rFonts w:ascii="굴림" w:eastAsia="굴림" w:hAnsi="굴림" w:cs="굴림"/>
                    <w:kern w:val="0"/>
                    <w:szCs w:val="20"/>
                  </w:rPr>
                </w:rPrChange>
              </w:rPr>
              <w:pPrChange w:id="4459" w:author="FURSYS" w:date="2025-08-06T14:26:00Z">
                <w:pPr>
                  <w:widowControl/>
                  <w:wordWrap/>
                  <w:autoSpaceDE/>
                  <w:autoSpaceDN/>
                  <w:spacing w:after="240"/>
                  <w:jc w:val="center"/>
                </w:pPr>
              </w:pPrChange>
            </w:pPr>
            <w:ins w:id="4460" w:author="이승준 (Seungjun Lee)" w:date="2025-07-29T11:35:00Z">
              <w:del w:id="4461" w:author="FURSYS" w:date="2025-08-06T14:26:00Z">
                <w:r w:rsidRPr="000C7330" w:rsidDel="008076F4">
                  <w:rPr>
                    <w:rFonts w:eastAsiaTheme="minorHAnsi" w:cs="굴림" w:hint="eastAsia"/>
                    <w:color w:val="000000" w:themeColor="text1"/>
                    <w:kern w:val="0"/>
                    <w:sz w:val="16"/>
                    <w:szCs w:val="20"/>
                    <w:rPrChange w:id="4462" w:author="FURSYS" w:date="2025-12-04T15:42:00Z">
                      <w:rPr>
                        <w:rFonts w:ascii="바탕" w:eastAsia="바탕" w:hAnsi="바탕" w:cs="굴림" w:hint="eastAsia"/>
                        <w:kern w:val="0"/>
                        <w:szCs w:val="20"/>
                      </w:rPr>
                    </w:rPrChange>
                  </w:rPr>
                  <w:delText> </w:delText>
                </w:r>
                <w:r w:rsidRPr="000C7330" w:rsidDel="008076F4">
                  <w:rPr>
                    <w:rFonts w:eastAsiaTheme="minorHAnsi" w:cs="굴림"/>
                    <w:color w:val="000000" w:themeColor="text1"/>
                    <w:kern w:val="0"/>
                    <w:sz w:val="16"/>
                    <w:szCs w:val="20"/>
                    <w:rPrChange w:id="4463" w:author="FURSYS" w:date="2025-12-04T15:42:00Z">
                      <w:rPr>
                        <w:rFonts w:ascii="바탕" w:eastAsia="바탕" w:hAnsi="바탕" w:cs="굴림"/>
                        <w:kern w:val="0"/>
                        <w:szCs w:val="20"/>
                      </w:rPr>
                    </w:rPrChange>
                  </w:rPr>
                  <w:delText>7</w:delText>
                </w:r>
              </w:del>
            </w:ins>
          </w:p>
        </w:tc>
        <w:tc>
          <w:tcPr>
            <w:tcW w:w="1577" w:type="dxa"/>
            <w:tcBorders>
              <w:top w:val="nil"/>
              <w:left w:val="nil"/>
              <w:bottom w:val="single" w:sz="6" w:space="0" w:color="CCCCCC"/>
              <w:right w:val="single" w:sz="6" w:space="0" w:color="CCCCCC"/>
            </w:tcBorders>
            <w:vAlign w:val="center"/>
            <w:hideMark/>
          </w:tcPr>
          <w:p w14:paraId="3D9DE51C" w14:textId="229D32F0" w:rsidR="002E2521" w:rsidRPr="000C7330" w:rsidDel="008076F4" w:rsidRDefault="002E2521">
            <w:pPr>
              <w:rPr>
                <w:ins w:id="4464" w:author="이승준 (Seungjun Lee)" w:date="2025-07-29T11:35:00Z"/>
                <w:del w:id="4465" w:author="FURSYS" w:date="2025-08-06T14:26:00Z"/>
                <w:rFonts w:eastAsiaTheme="minorHAnsi" w:cs="굴림"/>
                <w:color w:val="000000" w:themeColor="text1"/>
                <w:kern w:val="0"/>
                <w:sz w:val="16"/>
                <w:szCs w:val="20"/>
                <w:rPrChange w:id="4466" w:author="FURSYS" w:date="2025-12-04T15:42:00Z">
                  <w:rPr>
                    <w:ins w:id="4467" w:author="이승준 (Seungjun Lee)" w:date="2025-07-29T11:35:00Z"/>
                    <w:del w:id="4468" w:author="FURSYS" w:date="2025-08-06T14:26:00Z"/>
                    <w:rFonts w:ascii="굴림" w:eastAsia="굴림" w:hAnsi="굴림" w:cs="굴림"/>
                    <w:kern w:val="0"/>
                    <w:szCs w:val="20"/>
                  </w:rPr>
                </w:rPrChange>
              </w:rPr>
              <w:pPrChange w:id="4469" w:author="FURSYS" w:date="2025-08-06T14:26:00Z">
                <w:pPr>
                  <w:widowControl/>
                  <w:wordWrap/>
                  <w:autoSpaceDE/>
                  <w:autoSpaceDN/>
                  <w:spacing w:after="240"/>
                  <w:jc w:val="center"/>
                </w:pPr>
              </w:pPrChange>
            </w:pPr>
            <w:ins w:id="4470" w:author="이승준 (Seungjun Lee)" w:date="2025-07-29T11:35:00Z">
              <w:del w:id="4471" w:author="FURSYS" w:date="2025-08-06T14:26:00Z">
                <w:r w:rsidRPr="000C7330" w:rsidDel="008076F4">
                  <w:rPr>
                    <w:rFonts w:eastAsiaTheme="minorHAnsi" w:cs="굴림" w:hint="eastAsia"/>
                    <w:color w:val="000000" w:themeColor="text1"/>
                    <w:kern w:val="0"/>
                    <w:sz w:val="16"/>
                    <w:szCs w:val="20"/>
                    <w:rPrChange w:id="4472" w:author="FURSYS" w:date="2025-12-04T15:42:00Z">
                      <w:rPr>
                        <w:rFonts w:ascii="바탕" w:eastAsia="바탕" w:hAnsi="바탕" w:cs="굴림" w:hint="eastAsia"/>
                        <w:kern w:val="0"/>
                        <w:szCs w:val="20"/>
                      </w:rPr>
                    </w:rPrChange>
                  </w:rPr>
                  <w:delText>계약이행</w:delText>
                </w:r>
                <w:r w:rsidRPr="000C7330" w:rsidDel="008076F4">
                  <w:rPr>
                    <w:rFonts w:eastAsiaTheme="minorHAnsi" w:cs="굴림"/>
                    <w:color w:val="000000" w:themeColor="text1"/>
                    <w:kern w:val="0"/>
                    <w:sz w:val="16"/>
                    <w:szCs w:val="20"/>
                    <w:rPrChange w:id="4473"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474" w:author="FURSYS" w:date="2025-12-04T15:42:00Z">
                      <w:rPr>
                        <w:rFonts w:ascii="바탕" w:eastAsia="바탕" w:hAnsi="바탕" w:cs="굴림" w:hint="eastAsia"/>
                        <w:kern w:val="0"/>
                        <w:szCs w:val="20"/>
                      </w:rPr>
                    </w:rPrChange>
                  </w:rPr>
                  <w:delText>보증금 </w:delText>
                </w:r>
              </w:del>
            </w:ins>
          </w:p>
        </w:tc>
        <w:tc>
          <w:tcPr>
            <w:tcW w:w="7786" w:type="dxa"/>
            <w:tcBorders>
              <w:top w:val="nil"/>
              <w:left w:val="nil"/>
              <w:bottom w:val="single" w:sz="6" w:space="0" w:color="CCCCCC"/>
              <w:right w:val="single" w:sz="6" w:space="0" w:color="CCCCCC"/>
            </w:tcBorders>
            <w:vAlign w:val="center"/>
            <w:hideMark/>
          </w:tcPr>
          <w:p w14:paraId="6D6B40D4" w14:textId="17008032" w:rsidR="002E2521" w:rsidRPr="000C7330" w:rsidDel="008076F4" w:rsidRDefault="002E2521">
            <w:pPr>
              <w:rPr>
                <w:ins w:id="4475" w:author="이승준 (Seungjun Lee)" w:date="2025-07-29T11:35:00Z"/>
                <w:del w:id="4476" w:author="FURSYS" w:date="2025-08-06T14:26:00Z"/>
                <w:rFonts w:eastAsiaTheme="minorHAnsi" w:cs="굴림"/>
                <w:color w:val="000000" w:themeColor="text1"/>
                <w:kern w:val="0"/>
                <w:sz w:val="16"/>
                <w:szCs w:val="20"/>
                <w:rPrChange w:id="4477" w:author="FURSYS" w:date="2025-12-04T15:42:00Z">
                  <w:rPr>
                    <w:ins w:id="4478" w:author="이승준 (Seungjun Lee)" w:date="2025-07-29T11:35:00Z"/>
                    <w:del w:id="4479" w:author="FURSYS" w:date="2025-08-06T14:26:00Z"/>
                    <w:rFonts w:ascii="굴림" w:eastAsia="굴림" w:hAnsi="굴림" w:cs="굴림"/>
                    <w:kern w:val="0"/>
                    <w:szCs w:val="20"/>
                  </w:rPr>
                </w:rPrChange>
              </w:rPr>
              <w:pPrChange w:id="4480" w:author="FURSYS" w:date="2025-08-06T14:26:00Z">
                <w:pPr>
                  <w:widowControl/>
                  <w:wordWrap/>
                  <w:autoSpaceDE/>
                  <w:autoSpaceDN/>
                  <w:spacing w:after="240"/>
                  <w:jc w:val="left"/>
                </w:pPr>
              </w:pPrChange>
            </w:pPr>
            <w:ins w:id="4481" w:author="이승준 (Seungjun Lee)" w:date="2025-07-29T11:35:00Z">
              <w:del w:id="4482" w:author="FURSYS" w:date="2025-08-06T14:26:00Z">
                <w:r w:rsidRPr="000C7330" w:rsidDel="008076F4">
                  <w:rPr>
                    <w:rFonts w:eastAsiaTheme="minorHAnsi" w:cs="굴림" w:hint="eastAsia"/>
                    <w:color w:val="000000" w:themeColor="text1"/>
                    <w:kern w:val="0"/>
                    <w:sz w:val="16"/>
                    <w:szCs w:val="20"/>
                    <w:rPrChange w:id="4483" w:author="FURSYS" w:date="2025-12-04T15:42:00Z">
                      <w:rPr>
                        <w:rFonts w:ascii="바탕" w:eastAsia="바탕" w:hAnsi="바탕" w:cs="굴림" w:hint="eastAsia"/>
                        <w:kern w:val="0"/>
                        <w:szCs w:val="20"/>
                      </w:rPr>
                    </w:rPrChange>
                  </w:rPr>
                  <w:delText> 총</w:delText>
                </w:r>
                <w:r w:rsidRPr="000C7330" w:rsidDel="008076F4">
                  <w:rPr>
                    <w:rFonts w:eastAsiaTheme="minorHAnsi" w:cs="굴림"/>
                    <w:color w:val="000000" w:themeColor="text1"/>
                    <w:kern w:val="0"/>
                    <w:sz w:val="16"/>
                    <w:szCs w:val="20"/>
                    <w:rPrChange w:id="4484"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485" w:author="FURSYS" w:date="2025-12-04T15:42:00Z">
                      <w:rPr>
                        <w:rFonts w:ascii="바탕" w:eastAsia="바탕" w:hAnsi="바탕" w:cs="굴림" w:hint="eastAsia"/>
                        <w:kern w:val="0"/>
                        <w:szCs w:val="20"/>
                      </w:rPr>
                    </w:rPrChange>
                  </w:rPr>
                  <w:delText>계약금액의 </w:delText>
                </w:r>
                <w:r w:rsidRPr="000C7330" w:rsidDel="008076F4">
                  <w:rPr>
                    <w:rFonts w:eastAsiaTheme="minorHAnsi" w:cs="굴림"/>
                    <w:b/>
                    <w:bCs/>
                    <w:color w:val="000000" w:themeColor="text1"/>
                    <w:kern w:val="0"/>
                    <w:szCs w:val="24"/>
                    <w:rPrChange w:id="4486" w:author="FURSYS" w:date="2025-12-04T15:42:00Z">
                      <w:rPr>
                        <w:rFonts w:ascii="바탕" w:eastAsia="바탕" w:hAnsi="바탕" w:cs="굴림"/>
                        <w:b/>
                        <w:bCs/>
                        <w:kern w:val="0"/>
                        <w:sz w:val="24"/>
                        <w:szCs w:val="24"/>
                      </w:rPr>
                    </w:rPrChange>
                  </w:rPr>
                  <w:delText>0</w:delText>
                </w:r>
                <w:r w:rsidRPr="000C7330" w:rsidDel="008076F4">
                  <w:rPr>
                    <w:rFonts w:eastAsiaTheme="minorHAnsi" w:cs="굴림" w:hint="eastAsia"/>
                    <w:color w:val="000000" w:themeColor="text1"/>
                    <w:kern w:val="0"/>
                    <w:sz w:val="16"/>
                    <w:szCs w:val="20"/>
                    <w:rPrChange w:id="4487" w:author="FURSYS" w:date="2025-12-04T15:42:00Z">
                      <w:rPr>
                        <w:rFonts w:ascii="바탕" w:eastAsia="바탕" w:hAnsi="바탕" w:cs="굴림" w:hint="eastAsia"/>
                        <w:kern w:val="0"/>
                        <w:szCs w:val="20"/>
                      </w:rPr>
                    </w:rPrChange>
                  </w:rPr>
                  <w:delText> </w:delText>
                </w:r>
                <w:r w:rsidRPr="000C7330" w:rsidDel="008076F4">
                  <w:rPr>
                    <w:rFonts w:eastAsiaTheme="minorHAnsi" w:cs="굴림"/>
                    <w:color w:val="000000" w:themeColor="text1"/>
                    <w:kern w:val="0"/>
                    <w:sz w:val="16"/>
                    <w:szCs w:val="20"/>
                    <w:rPrChange w:id="4488" w:author="FURSYS" w:date="2025-12-04T15:42:00Z">
                      <w:rPr>
                        <w:rFonts w:ascii="바탕" w:eastAsia="바탕" w:hAnsi="바탕" w:cs="굴림"/>
                        <w:kern w:val="0"/>
                        <w:szCs w:val="20"/>
                      </w:rPr>
                    </w:rPrChange>
                  </w:rPr>
                  <w:delText>%</w:delText>
                </w:r>
              </w:del>
            </w:ins>
          </w:p>
        </w:tc>
      </w:tr>
      <w:tr w:rsidR="00A60C55" w:rsidRPr="000C7330" w:rsidDel="008076F4" w14:paraId="15274937" w14:textId="413D3655" w:rsidTr="00DE56DB">
        <w:trPr>
          <w:trHeight w:val="353"/>
          <w:jc w:val="center"/>
          <w:ins w:id="4489" w:author="이승준 (Seungjun Lee)" w:date="2025-07-29T11:35:00Z"/>
          <w:del w:id="4490" w:author="FURSYS" w:date="2025-08-06T14:26:00Z"/>
        </w:trPr>
        <w:tc>
          <w:tcPr>
            <w:tcW w:w="692" w:type="dxa"/>
            <w:vMerge w:val="restart"/>
            <w:tcBorders>
              <w:top w:val="nil"/>
              <w:left w:val="single" w:sz="6" w:space="0" w:color="CCCCCC"/>
              <w:bottom w:val="single" w:sz="6" w:space="0" w:color="CCCCCC"/>
              <w:right w:val="single" w:sz="6" w:space="0" w:color="CCCCCC"/>
            </w:tcBorders>
            <w:vAlign w:val="center"/>
            <w:hideMark/>
          </w:tcPr>
          <w:p w14:paraId="7756C3BA" w14:textId="079FAF70" w:rsidR="002E2521" w:rsidRPr="000C7330" w:rsidDel="008076F4" w:rsidRDefault="002E2521">
            <w:pPr>
              <w:rPr>
                <w:ins w:id="4491" w:author="이승준 (Seungjun Lee)" w:date="2025-07-29T11:35:00Z"/>
                <w:del w:id="4492" w:author="FURSYS" w:date="2025-08-06T14:26:00Z"/>
                <w:rFonts w:eastAsiaTheme="minorHAnsi" w:cs="굴림"/>
                <w:color w:val="000000" w:themeColor="text1"/>
                <w:kern w:val="0"/>
                <w:sz w:val="16"/>
                <w:szCs w:val="20"/>
                <w:rPrChange w:id="4493" w:author="FURSYS" w:date="2025-12-04T15:42:00Z">
                  <w:rPr>
                    <w:ins w:id="4494" w:author="이승준 (Seungjun Lee)" w:date="2025-07-29T11:35:00Z"/>
                    <w:del w:id="4495" w:author="FURSYS" w:date="2025-08-06T14:26:00Z"/>
                    <w:rFonts w:ascii="굴림" w:eastAsia="굴림" w:hAnsi="굴림" w:cs="굴림"/>
                    <w:kern w:val="0"/>
                    <w:szCs w:val="20"/>
                  </w:rPr>
                </w:rPrChange>
              </w:rPr>
              <w:pPrChange w:id="4496" w:author="FURSYS" w:date="2025-08-06T14:26:00Z">
                <w:pPr>
                  <w:widowControl/>
                  <w:wordWrap/>
                  <w:autoSpaceDE/>
                  <w:autoSpaceDN/>
                  <w:spacing w:after="240"/>
                  <w:jc w:val="center"/>
                </w:pPr>
              </w:pPrChange>
            </w:pPr>
            <w:ins w:id="4497" w:author="이승준 (Seungjun Lee)" w:date="2025-07-29T11:35:00Z">
              <w:del w:id="4498" w:author="FURSYS" w:date="2025-08-06T14:26:00Z">
                <w:r w:rsidRPr="000C7330" w:rsidDel="008076F4">
                  <w:rPr>
                    <w:rFonts w:eastAsiaTheme="minorHAnsi" w:cs="굴림" w:hint="eastAsia"/>
                    <w:color w:val="000000" w:themeColor="text1"/>
                    <w:kern w:val="0"/>
                    <w:sz w:val="16"/>
                    <w:szCs w:val="20"/>
                    <w:rPrChange w:id="4499" w:author="FURSYS" w:date="2025-12-04T15:42:00Z">
                      <w:rPr>
                        <w:rFonts w:ascii="바탕" w:eastAsia="바탕" w:hAnsi="바탕" w:cs="굴림" w:hint="eastAsia"/>
                        <w:kern w:val="0"/>
                        <w:szCs w:val="20"/>
                      </w:rPr>
                    </w:rPrChange>
                  </w:rPr>
                  <w:delText> </w:delText>
                </w:r>
                <w:r w:rsidRPr="000C7330" w:rsidDel="008076F4">
                  <w:rPr>
                    <w:rFonts w:eastAsiaTheme="minorHAnsi" w:cs="굴림"/>
                    <w:color w:val="000000" w:themeColor="text1"/>
                    <w:kern w:val="0"/>
                    <w:sz w:val="16"/>
                    <w:szCs w:val="20"/>
                    <w:rPrChange w:id="4500" w:author="FURSYS" w:date="2025-12-04T15:42:00Z">
                      <w:rPr>
                        <w:rFonts w:ascii="바탕" w:eastAsia="바탕" w:hAnsi="바탕" w:cs="굴림"/>
                        <w:kern w:val="0"/>
                        <w:szCs w:val="20"/>
                      </w:rPr>
                    </w:rPrChange>
                  </w:rPr>
                  <w:delText>8</w:delText>
                </w:r>
              </w:del>
            </w:ins>
          </w:p>
        </w:tc>
        <w:tc>
          <w:tcPr>
            <w:tcW w:w="1577" w:type="dxa"/>
            <w:vMerge w:val="restart"/>
            <w:tcBorders>
              <w:top w:val="nil"/>
              <w:left w:val="nil"/>
              <w:bottom w:val="single" w:sz="6" w:space="0" w:color="CCCCCC"/>
              <w:right w:val="single" w:sz="6" w:space="0" w:color="CCCCCC"/>
            </w:tcBorders>
            <w:vAlign w:val="center"/>
            <w:hideMark/>
          </w:tcPr>
          <w:p w14:paraId="569F9EDF" w14:textId="2C91E3B4" w:rsidR="002E2521" w:rsidRPr="000C7330" w:rsidDel="008076F4" w:rsidRDefault="002E2521">
            <w:pPr>
              <w:rPr>
                <w:ins w:id="4501" w:author="이승준 (Seungjun Lee)" w:date="2025-07-29T11:35:00Z"/>
                <w:del w:id="4502" w:author="FURSYS" w:date="2025-08-06T14:26:00Z"/>
                <w:rFonts w:eastAsiaTheme="minorHAnsi" w:cs="굴림"/>
                <w:color w:val="000000" w:themeColor="text1"/>
                <w:kern w:val="0"/>
                <w:sz w:val="16"/>
                <w:szCs w:val="20"/>
                <w:rPrChange w:id="4503" w:author="FURSYS" w:date="2025-12-04T15:42:00Z">
                  <w:rPr>
                    <w:ins w:id="4504" w:author="이승준 (Seungjun Lee)" w:date="2025-07-29T11:35:00Z"/>
                    <w:del w:id="4505" w:author="FURSYS" w:date="2025-08-06T14:26:00Z"/>
                    <w:rFonts w:ascii="굴림" w:eastAsia="굴림" w:hAnsi="굴림" w:cs="굴림"/>
                    <w:kern w:val="0"/>
                    <w:szCs w:val="20"/>
                  </w:rPr>
                </w:rPrChange>
              </w:rPr>
              <w:pPrChange w:id="4506" w:author="FURSYS" w:date="2025-08-06T14:26:00Z">
                <w:pPr>
                  <w:widowControl/>
                  <w:wordWrap/>
                  <w:autoSpaceDE/>
                  <w:autoSpaceDN/>
                  <w:spacing w:after="240"/>
                  <w:jc w:val="center"/>
                </w:pPr>
              </w:pPrChange>
            </w:pPr>
            <w:ins w:id="4507" w:author="이승준 (Seungjun Lee)" w:date="2025-07-29T11:35:00Z">
              <w:del w:id="4508" w:author="FURSYS" w:date="2025-08-06T14:26:00Z">
                <w:r w:rsidRPr="000C7330" w:rsidDel="008076F4">
                  <w:rPr>
                    <w:rFonts w:eastAsiaTheme="minorHAnsi" w:cs="굴림" w:hint="eastAsia"/>
                    <w:color w:val="000000" w:themeColor="text1"/>
                    <w:kern w:val="0"/>
                    <w:sz w:val="16"/>
                    <w:szCs w:val="20"/>
                    <w:rPrChange w:id="4509" w:author="FURSYS" w:date="2025-12-04T15:42:00Z">
                      <w:rPr>
                        <w:rFonts w:ascii="바탕" w:eastAsia="바탕" w:hAnsi="바탕" w:cs="굴림" w:hint="eastAsia"/>
                        <w:kern w:val="0"/>
                        <w:szCs w:val="20"/>
                      </w:rPr>
                    </w:rPrChange>
                  </w:rPr>
                  <w:delText>첨 </w:delText>
                </w:r>
                <w:r w:rsidRPr="000C7330" w:rsidDel="008076F4">
                  <w:rPr>
                    <w:rFonts w:eastAsiaTheme="minorHAnsi" w:cs="굴림"/>
                    <w:color w:val="000000" w:themeColor="text1"/>
                    <w:kern w:val="0"/>
                    <w:sz w:val="16"/>
                    <w:szCs w:val="20"/>
                    <w:rPrChange w:id="4510"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511" w:author="FURSYS" w:date="2025-12-04T15:42:00Z">
                      <w:rPr>
                        <w:rFonts w:ascii="바탕" w:eastAsia="바탕" w:hAnsi="바탕" w:cs="굴림" w:hint="eastAsia"/>
                        <w:kern w:val="0"/>
                        <w:szCs w:val="20"/>
                      </w:rPr>
                    </w:rPrChange>
                  </w:rPr>
                  <w:delText>부 </w:delText>
                </w:r>
                <w:r w:rsidRPr="000C7330" w:rsidDel="008076F4">
                  <w:rPr>
                    <w:rFonts w:eastAsiaTheme="minorHAnsi" w:cs="굴림"/>
                    <w:color w:val="000000" w:themeColor="text1"/>
                    <w:kern w:val="0"/>
                    <w:sz w:val="16"/>
                    <w:szCs w:val="20"/>
                    <w:rPrChange w:id="4512"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513" w:author="FURSYS" w:date="2025-12-04T15:42:00Z">
                      <w:rPr>
                        <w:rFonts w:ascii="바탕" w:eastAsia="바탕" w:hAnsi="바탕" w:cs="굴림" w:hint="eastAsia"/>
                        <w:kern w:val="0"/>
                        <w:szCs w:val="20"/>
                      </w:rPr>
                    </w:rPrChange>
                  </w:rPr>
                  <w:delText>서 </w:delText>
                </w:r>
                <w:r w:rsidRPr="000C7330" w:rsidDel="008076F4">
                  <w:rPr>
                    <w:rFonts w:eastAsiaTheme="minorHAnsi" w:cs="굴림"/>
                    <w:color w:val="000000" w:themeColor="text1"/>
                    <w:kern w:val="0"/>
                    <w:sz w:val="16"/>
                    <w:szCs w:val="20"/>
                    <w:rPrChange w:id="4514"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515" w:author="FURSYS" w:date="2025-12-04T15:42:00Z">
                      <w:rPr>
                        <w:rFonts w:ascii="바탕" w:eastAsia="바탕" w:hAnsi="바탕" w:cs="굴림" w:hint="eastAsia"/>
                        <w:kern w:val="0"/>
                        <w:szCs w:val="20"/>
                      </w:rPr>
                    </w:rPrChange>
                  </w:rPr>
                  <w:delText>류</w:delText>
                </w:r>
              </w:del>
            </w:ins>
          </w:p>
        </w:tc>
        <w:tc>
          <w:tcPr>
            <w:tcW w:w="7786" w:type="dxa"/>
            <w:tcBorders>
              <w:top w:val="nil"/>
              <w:left w:val="nil"/>
              <w:bottom w:val="single" w:sz="6" w:space="0" w:color="CCCCCC"/>
              <w:right w:val="single" w:sz="6" w:space="0" w:color="CCCCCC"/>
            </w:tcBorders>
            <w:vAlign w:val="center"/>
            <w:hideMark/>
          </w:tcPr>
          <w:p w14:paraId="449EA4DB" w14:textId="7269004B" w:rsidR="002E2521" w:rsidRPr="000C7330" w:rsidDel="008076F4" w:rsidRDefault="002E2521">
            <w:pPr>
              <w:rPr>
                <w:ins w:id="4516" w:author="이승준 (Seungjun Lee)" w:date="2025-07-29T11:35:00Z"/>
                <w:del w:id="4517" w:author="FURSYS" w:date="2025-08-06T14:26:00Z"/>
                <w:rFonts w:eastAsiaTheme="minorHAnsi" w:cs="굴림"/>
                <w:color w:val="000000" w:themeColor="text1"/>
                <w:kern w:val="0"/>
                <w:sz w:val="16"/>
                <w:szCs w:val="20"/>
                <w:rPrChange w:id="4518" w:author="FURSYS" w:date="2025-12-04T15:42:00Z">
                  <w:rPr>
                    <w:ins w:id="4519" w:author="이승준 (Seungjun Lee)" w:date="2025-07-29T11:35:00Z"/>
                    <w:del w:id="4520" w:author="FURSYS" w:date="2025-08-06T14:26:00Z"/>
                    <w:rFonts w:ascii="굴림" w:eastAsia="굴림" w:hAnsi="굴림" w:cs="굴림"/>
                    <w:kern w:val="0"/>
                    <w:szCs w:val="20"/>
                  </w:rPr>
                </w:rPrChange>
              </w:rPr>
              <w:pPrChange w:id="4521" w:author="FURSYS" w:date="2025-08-06T14:26:00Z">
                <w:pPr>
                  <w:widowControl/>
                  <w:wordWrap/>
                  <w:autoSpaceDE/>
                  <w:autoSpaceDN/>
                  <w:spacing w:after="240"/>
                  <w:jc w:val="left"/>
                </w:pPr>
              </w:pPrChange>
            </w:pPr>
            <w:ins w:id="4522" w:author="이승준 (Seungjun Lee)" w:date="2025-07-29T11:35:00Z">
              <w:del w:id="4523" w:author="FURSYS" w:date="2025-08-06T14:26:00Z">
                <w:r w:rsidRPr="000C7330" w:rsidDel="008076F4">
                  <w:rPr>
                    <w:rFonts w:eastAsiaTheme="minorHAnsi" w:cs="굴림" w:hint="eastAsia"/>
                    <w:color w:val="000000" w:themeColor="text1"/>
                    <w:kern w:val="0"/>
                    <w:sz w:val="16"/>
                    <w:szCs w:val="20"/>
                    <w:rPrChange w:id="4524" w:author="FURSYS" w:date="2025-12-04T15:42:00Z">
                      <w:rPr>
                        <w:rFonts w:ascii="바탕" w:eastAsia="바탕" w:hAnsi="바탕" w:cs="굴림" w:hint="eastAsia"/>
                        <w:kern w:val="0"/>
                        <w:szCs w:val="20"/>
                      </w:rPr>
                    </w:rPrChange>
                  </w:rPr>
                  <w:delText> </w:delText>
                </w:r>
                <w:r w:rsidRPr="000C7330" w:rsidDel="008076F4">
                  <w:rPr>
                    <w:rFonts w:eastAsiaTheme="minorHAnsi" w:cs="굴림"/>
                    <w:color w:val="000000" w:themeColor="text1"/>
                    <w:kern w:val="0"/>
                    <w:sz w:val="16"/>
                    <w:szCs w:val="20"/>
                    <w:rPrChange w:id="4525" w:author="FURSYS" w:date="2025-12-04T15:42:00Z">
                      <w:rPr>
                        <w:rFonts w:ascii="바탕" w:eastAsia="바탕" w:hAnsi="바탕" w:cs="굴림"/>
                        <w:kern w:val="0"/>
                        <w:szCs w:val="20"/>
                      </w:rPr>
                    </w:rPrChange>
                  </w:rPr>
                  <w:delText xml:space="preserve">(1) </w:delText>
                </w:r>
                <w:r w:rsidRPr="000C7330" w:rsidDel="008076F4">
                  <w:rPr>
                    <w:rFonts w:eastAsiaTheme="minorHAnsi" w:cs="굴림" w:hint="eastAsia"/>
                    <w:color w:val="000000" w:themeColor="text1"/>
                    <w:kern w:val="0"/>
                    <w:sz w:val="16"/>
                    <w:szCs w:val="20"/>
                    <w:rPrChange w:id="4526" w:author="FURSYS" w:date="2025-12-04T15:42:00Z">
                      <w:rPr>
                        <w:rFonts w:ascii="바탕" w:eastAsia="바탕" w:hAnsi="바탕" w:cs="굴림" w:hint="eastAsia"/>
                        <w:kern w:val="0"/>
                        <w:szCs w:val="20"/>
                      </w:rPr>
                    </w:rPrChange>
                  </w:rPr>
                  <w:delText>용역계약</w:delText>
                </w:r>
                <w:r w:rsidRPr="000C7330" w:rsidDel="008076F4">
                  <w:rPr>
                    <w:rFonts w:eastAsiaTheme="minorHAnsi" w:cs="굴림"/>
                    <w:color w:val="000000" w:themeColor="text1"/>
                    <w:kern w:val="0"/>
                    <w:sz w:val="16"/>
                    <w:szCs w:val="20"/>
                    <w:rPrChange w:id="4527"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528" w:author="FURSYS" w:date="2025-12-04T15:42:00Z">
                      <w:rPr>
                        <w:rFonts w:ascii="바탕" w:eastAsia="바탕" w:hAnsi="바탕" w:cs="굴림" w:hint="eastAsia"/>
                        <w:kern w:val="0"/>
                        <w:szCs w:val="20"/>
                      </w:rPr>
                    </w:rPrChange>
                  </w:rPr>
                  <w:delText>일반조건</w:delText>
                </w:r>
              </w:del>
            </w:ins>
          </w:p>
        </w:tc>
      </w:tr>
      <w:tr w:rsidR="00A60C55" w:rsidRPr="000C7330" w:rsidDel="008076F4" w14:paraId="43EF504F" w14:textId="66E7D958" w:rsidTr="00DE56DB">
        <w:trPr>
          <w:trHeight w:val="308"/>
          <w:jc w:val="center"/>
          <w:ins w:id="4529" w:author="이승준 (Seungjun Lee)" w:date="2025-07-29T11:35:00Z"/>
          <w:del w:id="4530" w:author="FURSYS" w:date="2025-08-06T14:26:00Z"/>
        </w:trPr>
        <w:tc>
          <w:tcPr>
            <w:tcW w:w="0" w:type="auto"/>
            <w:vMerge/>
            <w:tcBorders>
              <w:top w:val="nil"/>
              <w:left w:val="single" w:sz="6" w:space="0" w:color="CCCCCC"/>
              <w:bottom w:val="single" w:sz="6" w:space="0" w:color="CCCCCC"/>
              <w:right w:val="single" w:sz="6" w:space="0" w:color="CCCCCC"/>
            </w:tcBorders>
            <w:vAlign w:val="center"/>
            <w:hideMark/>
          </w:tcPr>
          <w:p w14:paraId="1F308CCA" w14:textId="645A22BC" w:rsidR="002E2521" w:rsidRPr="000C7330" w:rsidDel="008076F4" w:rsidRDefault="002E2521">
            <w:pPr>
              <w:rPr>
                <w:ins w:id="4531" w:author="이승준 (Seungjun Lee)" w:date="2025-07-29T11:35:00Z"/>
                <w:del w:id="4532" w:author="FURSYS" w:date="2025-08-06T14:26:00Z"/>
                <w:rFonts w:eastAsiaTheme="minorHAnsi" w:cs="굴림"/>
                <w:color w:val="000000" w:themeColor="text1"/>
                <w:kern w:val="0"/>
                <w:sz w:val="16"/>
                <w:szCs w:val="20"/>
                <w:rPrChange w:id="4533" w:author="FURSYS" w:date="2025-12-04T15:42:00Z">
                  <w:rPr>
                    <w:ins w:id="4534" w:author="이승준 (Seungjun Lee)" w:date="2025-07-29T11:35:00Z"/>
                    <w:del w:id="4535" w:author="FURSYS" w:date="2025-08-06T14:26:00Z"/>
                    <w:rFonts w:ascii="굴림" w:eastAsia="굴림" w:hAnsi="굴림" w:cs="굴림"/>
                    <w:kern w:val="0"/>
                    <w:szCs w:val="20"/>
                  </w:rPr>
                </w:rPrChange>
              </w:rPr>
              <w:pPrChange w:id="4536" w:author="FURSYS" w:date="2025-08-06T14:26:00Z">
                <w:pPr>
                  <w:widowControl/>
                  <w:wordWrap/>
                  <w:autoSpaceDE/>
                  <w:autoSpaceDN/>
                  <w:jc w:val="left"/>
                </w:pPr>
              </w:pPrChange>
            </w:pPr>
          </w:p>
        </w:tc>
        <w:tc>
          <w:tcPr>
            <w:tcW w:w="1577" w:type="dxa"/>
            <w:vMerge/>
            <w:tcBorders>
              <w:top w:val="nil"/>
              <w:left w:val="nil"/>
              <w:bottom w:val="single" w:sz="6" w:space="0" w:color="CCCCCC"/>
              <w:right w:val="single" w:sz="6" w:space="0" w:color="CCCCCC"/>
            </w:tcBorders>
            <w:vAlign w:val="center"/>
            <w:hideMark/>
          </w:tcPr>
          <w:p w14:paraId="2495D1A3" w14:textId="70F3678D" w:rsidR="002E2521" w:rsidRPr="000C7330" w:rsidDel="008076F4" w:rsidRDefault="002E2521">
            <w:pPr>
              <w:rPr>
                <w:ins w:id="4537" w:author="이승준 (Seungjun Lee)" w:date="2025-07-29T11:35:00Z"/>
                <w:del w:id="4538" w:author="FURSYS" w:date="2025-08-06T14:26:00Z"/>
                <w:rFonts w:eastAsiaTheme="minorHAnsi" w:cs="굴림"/>
                <w:color w:val="000000" w:themeColor="text1"/>
                <w:kern w:val="0"/>
                <w:sz w:val="16"/>
                <w:szCs w:val="20"/>
                <w:rPrChange w:id="4539" w:author="FURSYS" w:date="2025-12-04T15:42:00Z">
                  <w:rPr>
                    <w:ins w:id="4540" w:author="이승준 (Seungjun Lee)" w:date="2025-07-29T11:35:00Z"/>
                    <w:del w:id="4541" w:author="FURSYS" w:date="2025-08-06T14:26:00Z"/>
                    <w:rFonts w:ascii="굴림" w:eastAsia="굴림" w:hAnsi="굴림" w:cs="굴림"/>
                    <w:kern w:val="0"/>
                    <w:szCs w:val="20"/>
                  </w:rPr>
                </w:rPrChange>
              </w:rPr>
              <w:pPrChange w:id="4542" w:author="FURSYS" w:date="2025-08-06T14:26:00Z">
                <w:pPr>
                  <w:widowControl/>
                  <w:wordWrap/>
                  <w:autoSpaceDE/>
                  <w:autoSpaceDN/>
                  <w:jc w:val="left"/>
                </w:pPr>
              </w:pPrChange>
            </w:pPr>
          </w:p>
        </w:tc>
        <w:tc>
          <w:tcPr>
            <w:tcW w:w="7786" w:type="dxa"/>
            <w:tcBorders>
              <w:top w:val="nil"/>
              <w:left w:val="nil"/>
              <w:bottom w:val="single" w:sz="6" w:space="0" w:color="CCCCCC"/>
              <w:right w:val="single" w:sz="6" w:space="0" w:color="CCCCCC"/>
            </w:tcBorders>
            <w:vAlign w:val="center"/>
            <w:hideMark/>
          </w:tcPr>
          <w:p w14:paraId="22983328" w14:textId="1F0D93B2" w:rsidR="002E2521" w:rsidRPr="000C7330" w:rsidDel="008076F4" w:rsidRDefault="002E2521">
            <w:pPr>
              <w:rPr>
                <w:ins w:id="4543" w:author="이승준 (Seungjun Lee)" w:date="2025-07-29T11:35:00Z"/>
                <w:del w:id="4544" w:author="FURSYS" w:date="2025-08-06T14:26:00Z"/>
                <w:rFonts w:eastAsiaTheme="minorHAnsi" w:cs="굴림"/>
                <w:color w:val="000000" w:themeColor="text1"/>
                <w:kern w:val="0"/>
                <w:sz w:val="16"/>
                <w:szCs w:val="20"/>
                <w:rPrChange w:id="4545" w:author="FURSYS" w:date="2025-12-04T15:42:00Z">
                  <w:rPr>
                    <w:ins w:id="4546" w:author="이승준 (Seungjun Lee)" w:date="2025-07-29T11:35:00Z"/>
                    <w:del w:id="4547" w:author="FURSYS" w:date="2025-08-06T14:26:00Z"/>
                    <w:rFonts w:ascii="굴림" w:eastAsia="굴림" w:hAnsi="굴림" w:cs="굴림"/>
                    <w:kern w:val="0"/>
                    <w:szCs w:val="20"/>
                  </w:rPr>
                </w:rPrChange>
              </w:rPr>
              <w:pPrChange w:id="4548" w:author="FURSYS" w:date="2025-08-06T14:26:00Z">
                <w:pPr>
                  <w:widowControl/>
                  <w:wordWrap/>
                  <w:autoSpaceDE/>
                  <w:autoSpaceDN/>
                  <w:spacing w:after="240"/>
                  <w:jc w:val="left"/>
                </w:pPr>
              </w:pPrChange>
            </w:pPr>
            <w:ins w:id="4549" w:author="이승준 (Seungjun Lee)" w:date="2025-07-29T11:35:00Z">
              <w:del w:id="4550" w:author="FURSYS" w:date="2025-08-06T14:26:00Z">
                <w:r w:rsidRPr="000C7330" w:rsidDel="008076F4">
                  <w:rPr>
                    <w:rFonts w:eastAsiaTheme="minorHAnsi" w:cs="굴림" w:hint="eastAsia"/>
                    <w:color w:val="000000" w:themeColor="text1"/>
                    <w:kern w:val="0"/>
                    <w:sz w:val="16"/>
                    <w:szCs w:val="20"/>
                    <w:rPrChange w:id="4551" w:author="FURSYS" w:date="2025-12-04T15:42:00Z">
                      <w:rPr>
                        <w:rFonts w:ascii="바탕" w:eastAsia="바탕" w:hAnsi="바탕" w:cs="굴림" w:hint="eastAsia"/>
                        <w:kern w:val="0"/>
                        <w:szCs w:val="20"/>
                      </w:rPr>
                    </w:rPrChange>
                  </w:rPr>
                  <w:delText> </w:delText>
                </w:r>
                <w:r w:rsidRPr="000C7330" w:rsidDel="008076F4">
                  <w:rPr>
                    <w:rFonts w:eastAsiaTheme="minorHAnsi" w:cs="굴림"/>
                    <w:color w:val="000000" w:themeColor="text1"/>
                    <w:kern w:val="0"/>
                    <w:sz w:val="16"/>
                    <w:szCs w:val="20"/>
                    <w:rPrChange w:id="4552" w:author="FURSYS" w:date="2025-12-04T15:42:00Z">
                      <w:rPr>
                        <w:rFonts w:ascii="바탕" w:eastAsia="바탕" w:hAnsi="바탕" w:cs="굴림"/>
                        <w:kern w:val="0"/>
                        <w:szCs w:val="20"/>
                      </w:rPr>
                    </w:rPrChange>
                  </w:rPr>
                  <w:delText xml:space="preserve">(2) </w:delText>
                </w:r>
                <w:r w:rsidRPr="000C7330" w:rsidDel="008076F4">
                  <w:rPr>
                    <w:rFonts w:eastAsiaTheme="minorHAnsi" w:cs="굴림" w:hint="eastAsia"/>
                    <w:color w:val="000000" w:themeColor="text1"/>
                    <w:kern w:val="0"/>
                    <w:sz w:val="16"/>
                    <w:szCs w:val="20"/>
                    <w:rPrChange w:id="4553" w:author="FURSYS" w:date="2025-12-04T15:42:00Z">
                      <w:rPr>
                        <w:rFonts w:ascii="바탕" w:eastAsia="바탕" w:hAnsi="바탕" w:cs="굴림" w:hint="eastAsia"/>
                        <w:kern w:val="0"/>
                        <w:szCs w:val="20"/>
                      </w:rPr>
                    </w:rPrChange>
                  </w:rPr>
                  <w:delText>윤리경영실천서약서</w:delText>
                </w:r>
              </w:del>
            </w:ins>
          </w:p>
        </w:tc>
      </w:tr>
      <w:tr w:rsidR="00A60C55" w:rsidRPr="000C7330" w:rsidDel="008076F4" w14:paraId="35374B17" w14:textId="6748C3AC" w:rsidTr="00DE56DB">
        <w:trPr>
          <w:trHeight w:val="308"/>
          <w:jc w:val="center"/>
          <w:ins w:id="4554" w:author="이승준 (Seungjun Lee)" w:date="2025-07-29T11:35:00Z"/>
          <w:del w:id="4555" w:author="FURSYS" w:date="2025-08-06T14:26:00Z"/>
        </w:trPr>
        <w:tc>
          <w:tcPr>
            <w:tcW w:w="0" w:type="auto"/>
            <w:vMerge/>
            <w:tcBorders>
              <w:top w:val="nil"/>
              <w:left w:val="single" w:sz="6" w:space="0" w:color="CCCCCC"/>
              <w:bottom w:val="single" w:sz="6" w:space="0" w:color="CCCCCC"/>
              <w:right w:val="single" w:sz="6" w:space="0" w:color="CCCCCC"/>
            </w:tcBorders>
            <w:vAlign w:val="center"/>
            <w:hideMark/>
          </w:tcPr>
          <w:p w14:paraId="4EE8CB2D" w14:textId="678A0252" w:rsidR="002E2521" w:rsidRPr="000C7330" w:rsidDel="008076F4" w:rsidRDefault="002E2521">
            <w:pPr>
              <w:rPr>
                <w:ins w:id="4556" w:author="이승준 (Seungjun Lee)" w:date="2025-07-29T11:35:00Z"/>
                <w:del w:id="4557" w:author="FURSYS" w:date="2025-08-06T14:26:00Z"/>
                <w:rFonts w:eastAsiaTheme="minorHAnsi" w:cs="굴림"/>
                <w:color w:val="000000" w:themeColor="text1"/>
                <w:kern w:val="0"/>
                <w:sz w:val="16"/>
                <w:szCs w:val="20"/>
                <w:rPrChange w:id="4558" w:author="FURSYS" w:date="2025-12-04T15:42:00Z">
                  <w:rPr>
                    <w:ins w:id="4559" w:author="이승준 (Seungjun Lee)" w:date="2025-07-29T11:35:00Z"/>
                    <w:del w:id="4560" w:author="FURSYS" w:date="2025-08-06T14:26:00Z"/>
                    <w:rFonts w:ascii="굴림" w:eastAsia="굴림" w:hAnsi="굴림" w:cs="굴림"/>
                    <w:kern w:val="0"/>
                    <w:szCs w:val="20"/>
                  </w:rPr>
                </w:rPrChange>
              </w:rPr>
              <w:pPrChange w:id="4561" w:author="FURSYS" w:date="2025-08-06T14:26:00Z">
                <w:pPr>
                  <w:widowControl/>
                  <w:wordWrap/>
                  <w:autoSpaceDE/>
                  <w:autoSpaceDN/>
                  <w:jc w:val="left"/>
                </w:pPr>
              </w:pPrChange>
            </w:pPr>
          </w:p>
        </w:tc>
        <w:tc>
          <w:tcPr>
            <w:tcW w:w="1577" w:type="dxa"/>
            <w:vMerge/>
            <w:tcBorders>
              <w:top w:val="nil"/>
              <w:left w:val="nil"/>
              <w:bottom w:val="single" w:sz="6" w:space="0" w:color="CCCCCC"/>
              <w:right w:val="single" w:sz="6" w:space="0" w:color="CCCCCC"/>
            </w:tcBorders>
            <w:vAlign w:val="center"/>
            <w:hideMark/>
          </w:tcPr>
          <w:p w14:paraId="53C76D71" w14:textId="3487FF92" w:rsidR="002E2521" w:rsidRPr="000C7330" w:rsidDel="008076F4" w:rsidRDefault="002E2521">
            <w:pPr>
              <w:rPr>
                <w:ins w:id="4562" w:author="이승준 (Seungjun Lee)" w:date="2025-07-29T11:35:00Z"/>
                <w:del w:id="4563" w:author="FURSYS" w:date="2025-08-06T14:26:00Z"/>
                <w:rFonts w:eastAsiaTheme="minorHAnsi" w:cs="굴림"/>
                <w:color w:val="000000" w:themeColor="text1"/>
                <w:kern w:val="0"/>
                <w:sz w:val="16"/>
                <w:szCs w:val="20"/>
                <w:rPrChange w:id="4564" w:author="FURSYS" w:date="2025-12-04T15:42:00Z">
                  <w:rPr>
                    <w:ins w:id="4565" w:author="이승준 (Seungjun Lee)" w:date="2025-07-29T11:35:00Z"/>
                    <w:del w:id="4566" w:author="FURSYS" w:date="2025-08-06T14:26:00Z"/>
                    <w:rFonts w:ascii="굴림" w:eastAsia="굴림" w:hAnsi="굴림" w:cs="굴림"/>
                    <w:kern w:val="0"/>
                    <w:szCs w:val="20"/>
                  </w:rPr>
                </w:rPrChange>
              </w:rPr>
              <w:pPrChange w:id="4567" w:author="FURSYS" w:date="2025-08-06T14:26:00Z">
                <w:pPr>
                  <w:widowControl/>
                  <w:wordWrap/>
                  <w:autoSpaceDE/>
                  <w:autoSpaceDN/>
                  <w:jc w:val="left"/>
                </w:pPr>
              </w:pPrChange>
            </w:pPr>
          </w:p>
        </w:tc>
        <w:tc>
          <w:tcPr>
            <w:tcW w:w="7786" w:type="dxa"/>
            <w:tcBorders>
              <w:top w:val="nil"/>
              <w:left w:val="nil"/>
              <w:bottom w:val="single" w:sz="6" w:space="0" w:color="CCCCCC"/>
              <w:right w:val="single" w:sz="6" w:space="0" w:color="CCCCCC"/>
            </w:tcBorders>
            <w:vAlign w:val="center"/>
            <w:hideMark/>
          </w:tcPr>
          <w:p w14:paraId="24BE57B4" w14:textId="04A9204C" w:rsidR="002E2521" w:rsidRPr="000C7330" w:rsidDel="008076F4" w:rsidRDefault="002E2521">
            <w:pPr>
              <w:rPr>
                <w:ins w:id="4568" w:author="이승준 (Seungjun Lee)" w:date="2025-07-29T11:35:00Z"/>
                <w:del w:id="4569" w:author="FURSYS" w:date="2025-08-06T14:26:00Z"/>
                <w:rFonts w:eastAsiaTheme="minorHAnsi" w:cs="굴림"/>
                <w:color w:val="000000" w:themeColor="text1"/>
                <w:kern w:val="0"/>
                <w:sz w:val="16"/>
                <w:szCs w:val="20"/>
                <w:rPrChange w:id="4570" w:author="FURSYS" w:date="2025-12-04T15:42:00Z">
                  <w:rPr>
                    <w:ins w:id="4571" w:author="이승준 (Seungjun Lee)" w:date="2025-07-29T11:35:00Z"/>
                    <w:del w:id="4572" w:author="FURSYS" w:date="2025-08-06T14:26:00Z"/>
                    <w:rFonts w:ascii="굴림" w:eastAsia="굴림" w:hAnsi="굴림" w:cs="굴림"/>
                    <w:kern w:val="0"/>
                    <w:szCs w:val="20"/>
                  </w:rPr>
                </w:rPrChange>
              </w:rPr>
              <w:pPrChange w:id="4573" w:author="FURSYS" w:date="2025-08-06T14:26:00Z">
                <w:pPr>
                  <w:widowControl/>
                  <w:wordWrap/>
                  <w:autoSpaceDE/>
                  <w:autoSpaceDN/>
                  <w:spacing w:after="240"/>
                  <w:jc w:val="left"/>
                </w:pPr>
              </w:pPrChange>
            </w:pPr>
            <w:ins w:id="4574" w:author="이승준 (Seungjun Lee)" w:date="2025-07-29T11:35:00Z">
              <w:del w:id="4575" w:author="FURSYS" w:date="2025-08-06T14:26:00Z">
                <w:r w:rsidRPr="000C7330" w:rsidDel="008076F4">
                  <w:rPr>
                    <w:rFonts w:eastAsiaTheme="minorHAnsi" w:cs="굴림" w:hint="eastAsia"/>
                    <w:color w:val="000000" w:themeColor="text1"/>
                    <w:kern w:val="0"/>
                    <w:sz w:val="16"/>
                    <w:szCs w:val="20"/>
                    <w:rPrChange w:id="4576" w:author="FURSYS" w:date="2025-12-04T15:42:00Z">
                      <w:rPr>
                        <w:rFonts w:ascii="바탕" w:eastAsia="바탕" w:hAnsi="바탕" w:cs="굴림" w:hint="eastAsia"/>
                        <w:kern w:val="0"/>
                        <w:szCs w:val="20"/>
                      </w:rPr>
                    </w:rPrChange>
                  </w:rPr>
                  <w:delText> </w:delText>
                </w:r>
                <w:r w:rsidRPr="000C7330" w:rsidDel="008076F4">
                  <w:rPr>
                    <w:rFonts w:eastAsiaTheme="minorHAnsi" w:cs="굴림"/>
                    <w:color w:val="000000" w:themeColor="text1"/>
                    <w:kern w:val="0"/>
                    <w:sz w:val="16"/>
                    <w:szCs w:val="20"/>
                    <w:rPrChange w:id="4577" w:author="FURSYS" w:date="2025-12-04T15:42:00Z">
                      <w:rPr>
                        <w:rFonts w:ascii="바탕" w:eastAsia="바탕" w:hAnsi="바탕" w:cs="굴림"/>
                        <w:kern w:val="0"/>
                        <w:szCs w:val="20"/>
                      </w:rPr>
                    </w:rPrChange>
                  </w:rPr>
                  <w:delText xml:space="preserve">(3) </w:delText>
                </w:r>
                <w:r w:rsidRPr="000C7330" w:rsidDel="008076F4">
                  <w:rPr>
                    <w:rFonts w:eastAsiaTheme="minorHAnsi" w:cs="굴림" w:hint="eastAsia"/>
                    <w:color w:val="000000" w:themeColor="text1"/>
                    <w:kern w:val="0"/>
                    <w:sz w:val="16"/>
                    <w:szCs w:val="20"/>
                    <w:rPrChange w:id="4578" w:author="FURSYS" w:date="2025-12-04T15:42:00Z">
                      <w:rPr>
                        <w:rFonts w:ascii="바탕" w:eastAsia="바탕" w:hAnsi="바탕" w:cs="굴림" w:hint="eastAsia"/>
                        <w:kern w:val="0"/>
                        <w:szCs w:val="20"/>
                      </w:rPr>
                    </w:rPrChange>
                  </w:rPr>
                  <w:delText>비밀유지서약서</w:delText>
                </w:r>
              </w:del>
            </w:ins>
          </w:p>
        </w:tc>
      </w:tr>
      <w:tr w:rsidR="00A60C55" w:rsidRPr="000C7330" w:rsidDel="008076F4" w14:paraId="282479CF" w14:textId="73856E19" w:rsidTr="00DE56DB">
        <w:trPr>
          <w:trHeight w:val="308"/>
          <w:jc w:val="center"/>
          <w:ins w:id="4579" w:author="이승준 (Seungjun Lee)" w:date="2025-07-29T11:35:00Z"/>
          <w:del w:id="4580" w:author="FURSYS" w:date="2025-08-06T14:26:00Z"/>
        </w:trPr>
        <w:tc>
          <w:tcPr>
            <w:tcW w:w="0" w:type="auto"/>
            <w:vMerge/>
            <w:tcBorders>
              <w:top w:val="nil"/>
              <w:left w:val="single" w:sz="6" w:space="0" w:color="CCCCCC"/>
              <w:bottom w:val="single" w:sz="6" w:space="0" w:color="CCCCCC"/>
              <w:right w:val="single" w:sz="6" w:space="0" w:color="CCCCCC"/>
            </w:tcBorders>
            <w:vAlign w:val="center"/>
            <w:hideMark/>
          </w:tcPr>
          <w:p w14:paraId="25487BC3" w14:textId="6D8782EF" w:rsidR="002E2521" w:rsidRPr="000C7330" w:rsidDel="008076F4" w:rsidRDefault="002E2521">
            <w:pPr>
              <w:rPr>
                <w:ins w:id="4581" w:author="이승준 (Seungjun Lee)" w:date="2025-07-29T11:35:00Z"/>
                <w:del w:id="4582" w:author="FURSYS" w:date="2025-08-06T14:26:00Z"/>
                <w:rFonts w:eastAsiaTheme="minorHAnsi" w:cs="굴림"/>
                <w:color w:val="000000" w:themeColor="text1"/>
                <w:kern w:val="0"/>
                <w:sz w:val="16"/>
                <w:szCs w:val="20"/>
                <w:rPrChange w:id="4583" w:author="FURSYS" w:date="2025-12-04T15:42:00Z">
                  <w:rPr>
                    <w:ins w:id="4584" w:author="이승준 (Seungjun Lee)" w:date="2025-07-29T11:35:00Z"/>
                    <w:del w:id="4585" w:author="FURSYS" w:date="2025-08-06T14:26:00Z"/>
                    <w:rFonts w:ascii="굴림" w:eastAsia="굴림" w:hAnsi="굴림" w:cs="굴림"/>
                    <w:kern w:val="0"/>
                    <w:szCs w:val="20"/>
                  </w:rPr>
                </w:rPrChange>
              </w:rPr>
              <w:pPrChange w:id="4586" w:author="FURSYS" w:date="2025-08-06T14:26:00Z">
                <w:pPr>
                  <w:widowControl/>
                  <w:wordWrap/>
                  <w:autoSpaceDE/>
                  <w:autoSpaceDN/>
                  <w:jc w:val="left"/>
                </w:pPr>
              </w:pPrChange>
            </w:pPr>
          </w:p>
        </w:tc>
        <w:tc>
          <w:tcPr>
            <w:tcW w:w="1577" w:type="dxa"/>
            <w:vMerge/>
            <w:tcBorders>
              <w:top w:val="nil"/>
              <w:left w:val="nil"/>
              <w:bottom w:val="single" w:sz="6" w:space="0" w:color="CCCCCC"/>
              <w:right w:val="single" w:sz="6" w:space="0" w:color="CCCCCC"/>
            </w:tcBorders>
            <w:vAlign w:val="center"/>
            <w:hideMark/>
          </w:tcPr>
          <w:p w14:paraId="68C0A97A" w14:textId="02B708C8" w:rsidR="002E2521" w:rsidRPr="000C7330" w:rsidDel="008076F4" w:rsidRDefault="002E2521">
            <w:pPr>
              <w:rPr>
                <w:ins w:id="4587" w:author="이승준 (Seungjun Lee)" w:date="2025-07-29T11:35:00Z"/>
                <w:del w:id="4588" w:author="FURSYS" w:date="2025-08-06T14:26:00Z"/>
                <w:rFonts w:eastAsiaTheme="minorHAnsi" w:cs="굴림"/>
                <w:color w:val="000000" w:themeColor="text1"/>
                <w:kern w:val="0"/>
                <w:sz w:val="16"/>
                <w:szCs w:val="20"/>
                <w:rPrChange w:id="4589" w:author="FURSYS" w:date="2025-12-04T15:42:00Z">
                  <w:rPr>
                    <w:ins w:id="4590" w:author="이승준 (Seungjun Lee)" w:date="2025-07-29T11:35:00Z"/>
                    <w:del w:id="4591" w:author="FURSYS" w:date="2025-08-06T14:26:00Z"/>
                    <w:rFonts w:ascii="굴림" w:eastAsia="굴림" w:hAnsi="굴림" w:cs="굴림"/>
                    <w:kern w:val="0"/>
                    <w:szCs w:val="20"/>
                  </w:rPr>
                </w:rPrChange>
              </w:rPr>
              <w:pPrChange w:id="4592" w:author="FURSYS" w:date="2025-08-06T14:26:00Z">
                <w:pPr>
                  <w:widowControl/>
                  <w:wordWrap/>
                  <w:autoSpaceDE/>
                  <w:autoSpaceDN/>
                  <w:jc w:val="left"/>
                </w:pPr>
              </w:pPrChange>
            </w:pPr>
          </w:p>
        </w:tc>
        <w:tc>
          <w:tcPr>
            <w:tcW w:w="7786" w:type="dxa"/>
            <w:tcBorders>
              <w:top w:val="nil"/>
              <w:left w:val="nil"/>
              <w:bottom w:val="single" w:sz="6" w:space="0" w:color="CCCCCC"/>
              <w:right w:val="single" w:sz="6" w:space="0" w:color="CCCCCC"/>
            </w:tcBorders>
            <w:vAlign w:val="center"/>
            <w:hideMark/>
          </w:tcPr>
          <w:p w14:paraId="42328BA8" w14:textId="5D5A7D4A" w:rsidR="002E2521" w:rsidRPr="000C7330" w:rsidDel="008076F4" w:rsidRDefault="002E2521">
            <w:pPr>
              <w:rPr>
                <w:ins w:id="4593" w:author="이승준 (Seungjun Lee)" w:date="2025-07-29T11:35:00Z"/>
                <w:del w:id="4594" w:author="FURSYS" w:date="2025-08-06T14:26:00Z"/>
                <w:rFonts w:eastAsiaTheme="minorHAnsi" w:cs="굴림"/>
                <w:color w:val="000000" w:themeColor="text1"/>
                <w:kern w:val="0"/>
                <w:sz w:val="16"/>
                <w:szCs w:val="20"/>
                <w:rPrChange w:id="4595" w:author="FURSYS" w:date="2025-12-04T15:42:00Z">
                  <w:rPr>
                    <w:ins w:id="4596" w:author="이승준 (Seungjun Lee)" w:date="2025-07-29T11:35:00Z"/>
                    <w:del w:id="4597" w:author="FURSYS" w:date="2025-08-06T14:26:00Z"/>
                    <w:rFonts w:ascii="굴림" w:eastAsia="굴림" w:hAnsi="굴림" w:cs="굴림"/>
                    <w:kern w:val="0"/>
                    <w:szCs w:val="20"/>
                  </w:rPr>
                </w:rPrChange>
              </w:rPr>
              <w:pPrChange w:id="4598" w:author="FURSYS" w:date="2025-08-06T14:26:00Z">
                <w:pPr>
                  <w:widowControl/>
                  <w:wordWrap/>
                  <w:autoSpaceDE/>
                  <w:autoSpaceDN/>
                  <w:spacing w:after="240"/>
                  <w:jc w:val="left"/>
                </w:pPr>
              </w:pPrChange>
            </w:pPr>
            <w:ins w:id="4599" w:author="이승준 (Seungjun Lee)" w:date="2025-07-29T11:35:00Z">
              <w:del w:id="4600" w:author="FURSYS" w:date="2025-08-06T14:26:00Z">
                <w:r w:rsidRPr="000C7330" w:rsidDel="008076F4">
                  <w:rPr>
                    <w:rFonts w:eastAsiaTheme="minorHAnsi" w:cs="굴림" w:hint="eastAsia"/>
                    <w:color w:val="000000" w:themeColor="text1"/>
                    <w:kern w:val="0"/>
                    <w:sz w:val="16"/>
                    <w:szCs w:val="20"/>
                    <w:rPrChange w:id="4601" w:author="FURSYS" w:date="2025-12-04T15:42:00Z">
                      <w:rPr>
                        <w:rFonts w:ascii="바탕" w:eastAsia="바탕" w:hAnsi="바탕" w:cs="굴림" w:hint="eastAsia"/>
                        <w:kern w:val="0"/>
                        <w:szCs w:val="20"/>
                      </w:rPr>
                    </w:rPrChange>
                  </w:rPr>
                  <w:delText> </w:delText>
                </w:r>
                <w:r w:rsidRPr="000C7330" w:rsidDel="008076F4">
                  <w:rPr>
                    <w:rFonts w:eastAsiaTheme="minorHAnsi" w:cs="굴림"/>
                    <w:color w:val="000000" w:themeColor="text1"/>
                    <w:kern w:val="0"/>
                    <w:sz w:val="16"/>
                    <w:szCs w:val="20"/>
                    <w:rPrChange w:id="4602" w:author="FURSYS" w:date="2025-12-04T15:42:00Z">
                      <w:rPr>
                        <w:rFonts w:ascii="바탕" w:eastAsia="바탕" w:hAnsi="바탕" w:cs="굴림"/>
                        <w:kern w:val="0"/>
                        <w:szCs w:val="20"/>
                      </w:rPr>
                    </w:rPrChange>
                  </w:rPr>
                  <w:delText xml:space="preserve">(4) </w:delText>
                </w:r>
                <w:r w:rsidRPr="000C7330" w:rsidDel="008076F4">
                  <w:rPr>
                    <w:rFonts w:eastAsiaTheme="minorHAnsi" w:cs="굴림" w:hint="eastAsia"/>
                    <w:color w:val="000000" w:themeColor="text1"/>
                    <w:kern w:val="0"/>
                    <w:sz w:val="16"/>
                    <w:szCs w:val="20"/>
                    <w:rPrChange w:id="4603" w:author="FURSYS" w:date="2025-12-04T15:42:00Z">
                      <w:rPr>
                        <w:rFonts w:ascii="바탕" w:eastAsia="바탕" w:hAnsi="바탕" w:cs="굴림" w:hint="eastAsia"/>
                        <w:kern w:val="0"/>
                        <w:szCs w:val="20"/>
                      </w:rPr>
                    </w:rPrChange>
                  </w:rPr>
                  <w:delText>개인정보</w:delText>
                </w:r>
                <w:r w:rsidRPr="000C7330" w:rsidDel="008076F4">
                  <w:rPr>
                    <w:rFonts w:eastAsiaTheme="minorHAnsi" w:cs="굴림"/>
                    <w:color w:val="000000" w:themeColor="text1"/>
                    <w:kern w:val="0"/>
                    <w:sz w:val="16"/>
                    <w:szCs w:val="20"/>
                    <w:rPrChange w:id="4604"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605" w:author="FURSYS" w:date="2025-12-04T15:42:00Z">
                      <w:rPr>
                        <w:rFonts w:ascii="바탕" w:eastAsia="바탕" w:hAnsi="바탕" w:cs="굴림" w:hint="eastAsia"/>
                        <w:kern w:val="0"/>
                        <w:szCs w:val="20"/>
                      </w:rPr>
                    </w:rPrChange>
                  </w:rPr>
                  <w:delText>처리</w:delText>
                </w:r>
                <w:r w:rsidRPr="000C7330" w:rsidDel="008076F4">
                  <w:rPr>
                    <w:rFonts w:eastAsiaTheme="minorHAnsi" w:cs="굴림"/>
                    <w:color w:val="000000" w:themeColor="text1"/>
                    <w:kern w:val="0"/>
                    <w:sz w:val="16"/>
                    <w:szCs w:val="20"/>
                    <w:rPrChange w:id="4606"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607" w:author="FURSYS" w:date="2025-12-04T15:42:00Z">
                      <w:rPr>
                        <w:rFonts w:ascii="바탕" w:eastAsia="바탕" w:hAnsi="바탕" w:cs="굴림" w:hint="eastAsia"/>
                        <w:kern w:val="0"/>
                        <w:szCs w:val="20"/>
                      </w:rPr>
                    </w:rPrChange>
                  </w:rPr>
                  <w:delText>위탁에</w:delText>
                </w:r>
                <w:r w:rsidRPr="000C7330" w:rsidDel="008076F4">
                  <w:rPr>
                    <w:rFonts w:eastAsiaTheme="minorHAnsi" w:cs="굴림"/>
                    <w:color w:val="000000" w:themeColor="text1"/>
                    <w:kern w:val="0"/>
                    <w:sz w:val="16"/>
                    <w:szCs w:val="20"/>
                    <w:rPrChange w:id="4608"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609" w:author="FURSYS" w:date="2025-12-04T15:42:00Z">
                      <w:rPr>
                        <w:rFonts w:ascii="바탕" w:eastAsia="바탕" w:hAnsi="바탕" w:cs="굴림" w:hint="eastAsia"/>
                        <w:kern w:val="0"/>
                        <w:szCs w:val="20"/>
                      </w:rPr>
                    </w:rPrChange>
                  </w:rPr>
                  <w:delText>관한</w:delText>
                </w:r>
                <w:r w:rsidRPr="000C7330" w:rsidDel="008076F4">
                  <w:rPr>
                    <w:rFonts w:eastAsiaTheme="minorHAnsi" w:cs="굴림"/>
                    <w:color w:val="000000" w:themeColor="text1"/>
                    <w:kern w:val="0"/>
                    <w:sz w:val="16"/>
                    <w:szCs w:val="20"/>
                    <w:rPrChange w:id="4610"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611" w:author="FURSYS" w:date="2025-12-04T15:42:00Z">
                      <w:rPr>
                        <w:rFonts w:ascii="바탕" w:eastAsia="바탕" w:hAnsi="바탕" w:cs="굴림" w:hint="eastAsia"/>
                        <w:kern w:val="0"/>
                        <w:szCs w:val="20"/>
                      </w:rPr>
                    </w:rPrChange>
                  </w:rPr>
                  <w:delText>특약서</w:delText>
                </w:r>
              </w:del>
            </w:ins>
          </w:p>
        </w:tc>
      </w:tr>
      <w:tr w:rsidR="00A60C55" w:rsidRPr="000C7330" w:rsidDel="008076F4" w14:paraId="003AE05A" w14:textId="49DC972A" w:rsidTr="00DE56DB">
        <w:trPr>
          <w:trHeight w:val="279"/>
          <w:jc w:val="center"/>
          <w:ins w:id="4612" w:author="이승준 (Seungjun Lee)" w:date="2025-07-29T11:35:00Z"/>
          <w:del w:id="4613" w:author="FURSYS" w:date="2025-08-06T14:26:00Z"/>
        </w:trPr>
        <w:tc>
          <w:tcPr>
            <w:tcW w:w="0" w:type="auto"/>
            <w:vMerge/>
            <w:tcBorders>
              <w:top w:val="nil"/>
              <w:left w:val="single" w:sz="6" w:space="0" w:color="CCCCCC"/>
              <w:bottom w:val="single" w:sz="6" w:space="0" w:color="CCCCCC"/>
              <w:right w:val="single" w:sz="6" w:space="0" w:color="CCCCCC"/>
            </w:tcBorders>
            <w:vAlign w:val="center"/>
            <w:hideMark/>
          </w:tcPr>
          <w:p w14:paraId="1A61C282" w14:textId="60DDBCB3" w:rsidR="002E2521" w:rsidRPr="000C7330" w:rsidDel="008076F4" w:rsidRDefault="002E2521">
            <w:pPr>
              <w:rPr>
                <w:ins w:id="4614" w:author="이승준 (Seungjun Lee)" w:date="2025-07-29T11:35:00Z"/>
                <w:del w:id="4615" w:author="FURSYS" w:date="2025-08-06T14:26:00Z"/>
                <w:rFonts w:eastAsiaTheme="minorHAnsi" w:cs="굴림"/>
                <w:color w:val="000000" w:themeColor="text1"/>
                <w:kern w:val="0"/>
                <w:sz w:val="16"/>
                <w:szCs w:val="20"/>
                <w:rPrChange w:id="4616" w:author="FURSYS" w:date="2025-12-04T15:42:00Z">
                  <w:rPr>
                    <w:ins w:id="4617" w:author="이승준 (Seungjun Lee)" w:date="2025-07-29T11:35:00Z"/>
                    <w:del w:id="4618" w:author="FURSYS" w:date="2025-08-06T14:26:00Z"/>
                    <w:rFonts w:ascii="굴림" w:eastAsia="굴림" w:hAnsi="굴림" w:cs="굴림"/>
                    <w:kern w:val="0"/>
                    <w:szCs w:val="20"/>
                  </w:rPr>
                </w:rPrChange>
              </w:rPr>
              <w:pPrChange w:id="4619" w:author="FURSYS" w:date="2025-08-06T14:26:00Z">
                <w:pPr>
                  <w:widowControl/>
                  <w:wordWrap/>
                  <w:autoSpaceDE/>
                  <w:autoSpaceDN/>
                  <w:jc w:val="left"/>
                </w:pPr>
              </w:pPrChange>
            </w:pPr>
          </w:p>
        </w:tc>
        <w:tc>
          <w:tcPr>
            <w:tcW w:w="1577" w:type="dxa"/>
            <w:vMerge/>
            <w:tcBorders>
              <w:top w:val="nil"/>
              <w:left w:val="nil"/>
              <w:bottom w:val="single" w:sz="6" w:space="0" w:color="CCCCCC"/>
              <w:right w:val="single" w:sz="6" w:space="0" w:color="CCCCCC"/>
            </w:tcBorders>
            <w:vAlign w:val="center"/>
            <w:hideMark/>
          </w:tcPr>
          <w:p w14:paraId="336FB391" w14:textId="359D168A" w:rsidR="002E2521" w:rsidRPr="000C7330" w:rsidDel="008076F4" w:rsidRDefault="002E2521">
            <w:pPr>
              <w:rPr>
                <w:ins w:id="4620" w:author="이승준 (Seungjun Lee)" w:date="2025-07-29T11:35:00Z"/>
                <w:del w:id="4621" w:author="FURSYS" w:date="2025-08-06T14:26:00Z"/>
                <w:rFonts w:eastAsiaTheme="minorHAnsi" w:cs="굴림"/>
                <w:color w:val="000000" w:themeColor="text1"/>
                <w:kern w:val="0"/>
                <w:sz w:val="16"/>
                <w:szCs w:val="20"/>
                <w:rPrChange w:id="4622" w:author="FURSYS" w:date="2025-12-04T15:42:00Z">
                  <w:rPr>
                    <w:ins w:id="4623" w:author="이승준 (Seungjun Lee)" w:date="2025-07-29T11:35:00Z"/>
                    <w:del w:id="4624" w:author="FURSYS" w:date="2025-08-06T14:26:00Z"/>
                    <w:rFonts w:ascii="굴림" w:eastAsia="굴림" w:hAnsi="굴림" w:cs="굴림"/>
                    <w:kern w:val="0"/>
                    <w:szCs w:val="20"/>
                  </w:rPr>
                </w:rPrChange>
              </w:rPr>
              <w:pPrChange w:id="4625" w:author="FURSYS" w:date="2025-08-06T14:26:00Z">
                <w:pPr>
                  <w:widowControl/>
                  <w:wordWrap/>
                  <w:autoSpaceDE/>
                  <w:autoSpaceDN/>
                  <w:jc w:val="left"/>
                </w:pPr>
              </w:pPrChange>
            </w:pPr>
          </w:p>
        </w:tc>
        <w:tc>
          <w:tcPr>
            <w:tcW w:w="7786" w:type="dxa"/>
            <w:tcBorders>
              <w:top w:val="nil"/>
              <w:left w:val="nil"/>
              <w:bottom w:val="single" w:sz="6" w:space="0" w:color="CCCCCC"/>
              <w:right w:val="single" w:sz="6" w:space="0" w:color="CCCCCC"/>
            </w:tcBorders>
            <w:vAlign w:val="center"/>
            <w:hideMark/>
          </w:tcPr>
          <w:p w14:paraId="5F48A04F" w14:textId="09CAF318" w:rsidR="002E2521" w:rsidRPr="000C7330" w:rsidDel="008076F4" w:rsidRDefault="002E2521">
            <w:pPr>
              <w:rPr>
                <w:ins w:id="4626" w:author="이승준 (Seungjun Lee)" w:date="2025-07-29T11:35:00Z"/>
                <w:del w:id="4627" w:author="FURSYS" w:date="2025-08-06T14:26:00Z"/>
                <w:rFonts w:eastAsiaTheme="minorHAnsi" w:cs="굴림"/>
                <w:color w:val="000000" w:themeColor="text1"/>
                <w:kern w:val="0"/>
                <w:sz w:val="16"/>
                <w:szCs w:val="20"/>
                <w:rPrChange w:id="4628" w:author="FURSYS" w:date="2025-12-04T15:42:00Z">
                  <w:rPr>
                    <w:ins w:id="4629" w:author="이승준 (Seungjun Lee)" w:date="2025-07-29T11:35:00Z"/>
                    <w:del w:id="4630" w:author="FURSYS" w:date="2025-08-06T14:26:00Z"/>
                    <w:rFonts w:ascii="굴림" w:eastAsia="굴림" w:hAnsi="굴림" w:cs="굴림"/>
                    <w:kern w:val="0"/>
                    <w:szCs w:val="20"/>
                  </w:rPr>
                </w:rPrChange>
              </w:rPr>
              <w:pPrChange w:id="4631" w:author="FURSYS" w:date="2025-08-06T14:26:00Z">
                <w:pPr>
                  <w:widowControl/>
                  <w:wordWrap/>
                  <w:autoSpaceDE/>
                  <w:autoSpaceDN/>
                  <w:spacing w:after="240"/>
                  <w:jc w:val="left"/>
                </w:pPr>
              </w:pPrChange>
            </w:pPr>
            <w:ins w:id="4632" w:author="이승준 (Seungjun Lee)" w:date="2025-07-29T11:35:00Z">
              <w:del w:id="4633" w:author="FURSYS" w:date="2025-08-06T14:26:00Z">
                <w:r w:rsidRPr="000C7330" w:rsidDel="008076F4">
                  <w:rPr>
                    <w:rFonts w:eastAsiaTheme="minorHAnsi" w:cs="굴림" w:hint="eastAsia"/>
                    <w:color w:val="000000" w:themeColor="text1"/>
                    <w:kern w:val="0"/>
                    <w:sz w:val="16"/>
                    <w:szCs w:val="20"/>
                    <w:rPrChange w:id="4634" w:author="FURSYS" w:date="2025-12-04T15:42:00Z">
                      <w:rPr>
                        <w:rFonts w:ascii="굴림" w:eastAsia="굴림" w:hAnsi="굴림" w:cs="굴림" w:hint="eastAsia"/>
                        <w:kern w:val="0"/>
                        <w:szCs w:val="20"/>
                      </w:rPr>
                    </w:rPrChange>
                  </w:rPr>
                  <w:delText> </w:delText>
                </w:r>
                <w:r w:rsidRPr="000C7330" w:rsidDel="008076F4">
                  <w:rPr>
                    <w:rFonts w:eastAsiaTheme="minorHAnsi" w:cs="굴림"/>
                    <w:color w:val="000000" w:themeColor="text1"/>
                    <w:kern w:val="0"/>
                    <w:sz w:val="16"/>
                    <w:szCs w:val="20"/>
                    <w:rPrChange w:id="4635" w:author="FURSYS" w:date="2025-12-04T15:42:00Z">
                      <w:rPr>
                        <w:rFonts w:ascii="굴림" w:eastAsia="굴림" w:hAnsi="굴림" w:cs="굴림"/>
                        <w:kern w:val="0"/>
                        <w:szCs w:val="20"/>
                      </w:rPr>
                    </w:rPrChange>
                  </w:rPr>
                  <w:delText>(5) </w:delText>
                </w:r>
                <w:r w:rsidRPr="000C7330" w:rsidDel="008076F4">
                  <w:rPr>
                    <w:rFonts w:eastAsiaTheme="minorHAnsi" w:cs="굴림" w:hint="eastAsia"/>
                    <w:color w:val="000000" w:themeColor="text1"/>
                    <w:kern w:val="0"/>
                    <w:sz w:val="16"/>
                    <w:szCs w:val="20"/>
                    <w:rPrChange w:id="4636" w:author="FURSYS" w:date="2025-12-04T15:42:00Z">
                      <w:rPr>
                        <w:rFonts w:ascii="바탕" w:eastAsia="바탕" w:hAnsi="바탕" w:cs="굴림" w:hint="eastAsia"/>
                        <w:kern w:val="0"/>
                        <w:szCs w:val="20"/>
                      </w:rPr>
                    </w:rPrChange>
                  </w:rPr>
                  <w:delText>안전관리</w:delText>
                </w:r>
                <w:r w:rsidRPr="000C7330" w:rsidDel="008076F4">
                  <w:rPr>
                    <w:rFonts w:eastAsiaTheme="minorHAnsi" w:cs="굴림"/>
                    <w:color w:val="000000" w:themeColor="text1"/>
                    <w:kern w:val="0"/>
                    <w:sz w:val="16"/>
                    <w:szCs w:val="20"/>
                    <w:rPrChange w:id="4637" w:author="FURSYS" w:date="2025-12-04T15:42:00Z">
                      <w:rPr>
                        <w:rFonts w:ascii="바탕" w:eastAsia="바탕" w:hAnsi="바탕" w:cs="굴림"/>
                        <w:kern w:val="0"/>
                        <w:szCs w:val="20"/>
                      </w:rPr>
                    </w:rPrChange>
                  </w:rPr>
                  <w:delText xml:space="preserve"> </w:delText>
                </w:r>
                <w:r w:rsidRPr="000C7330" w:rsidDel="008076F4">
                  <w:rPr>
                    <w:rFonts w:eastAsiaTheme="minorHAnsi" w:cs="굴림" w:hint="eastAsia"/>
                    <w:color w:val="000000" w:themeColor="text1"/>
                    <w:kern w:val="0"/>
                    <w:sz w:val="16"/>
                    <w:szCs w:val="20"/>
                    <w:rPrChange w:id="4638" w:author="FURSYS" w:date="2025-12-04T15:42:00Z">
                      <w:rPr>
                        <w:rFonts w:ascii="바탕" w:eastAsia="바탕" w:hAnsi="바탕" w:cs="굴림" w:hint="eastAsia"/>
                        <w:kern w:val="0"/>
                        <w:szCs w:val="20"/>
                      </w:rPr>
                    </w:rPrChange>
                  </w:rPr>
                  <w:delText>특별약관</w:delText>
                </w:r>
              </w:del>
            </w:ins>
          </w:p>
        </w:tc>
      </w:tr>
      <w:tr w:rsidR="00A60C55" w:rsidRPr="000C7330" w:rsidDel="008076F4" w14:paraId="39397F64" w14:textId="663BD050" w:rsidTr="00DE56DB">
        <w:trPr>
          <w:trHeight w:val="353"/>
          <w:jc w:val="center"/>
          <w:ins w:id="4639" w:author="이승준 (Seungjun Lee)" w:date="2025-07-29T11:35:00Z"/>
          <w:del w:id="4640" w:author="FURSYS" w:date="2025-08-06T14:26:00Z"/>
        </w:trPr>
        <w:tc>
          <w:tcPr>
            <w:tcW w:w="0" w:type="auto"/>
            <w:vMerge/>
            <w:tcBorders>
              <w:top w:val="nil"/>
              <w:left w:val="single" w:sz="6" w:space="0" w:color="CCCCCC"/>
              <w:bottom w:val="single" w:sz="6" w:space="0" w:color="CCCCCC"/>
              <w:right w:val="single" w:sz="6" w:space="0" w:color="CCCCCC"/>
            </w:tcBorders>
            <w:vAlign w:val="center"/>
            <w:hideMark/>
          </w:tcPr>
          <w:p w14:paraId="6DBD9484" w14:textId="2EA00FFC" w:rsidR="002E2521" w:rsidRPr="000C7330" w:rsidDel="008076F4" w:rsidRDefault="002E2521">
            <w:pPr>
              <w:rPr>
                <w:ins w:id="4641" w:author="이승준 (Seungjun Lee)" w:date="2025-07-29T11:35:00Z"/>
                <w:del w:id="4642" w:author="FURSYS" w:date="2025-08-06T14:26:00Z"/>
                <w:rFonts w:eastAsiaTheme="minorHAnsi" w:cs="굴림"/>
                <w:color w:val="000000" w:themeColor="text1"/>
                <w:kern w:val="0"/>
                <w:sz w:val="16"/>
                <w:szCs w:val="20"/>
                <w:rPrChange w:id="4643" w:author="FURSYS" w:date="2025-12-04T15:42:00Z">
                  <w:rPr>
                    <w:ins w:id="4644" w:author="이승준 (Seungjun Lee)" w:date="2025-07-29T11:35:00Z"/>
                    <w:del w:id="4645" w:author="FURSYS" w:date="2025-08-06T14:26:00Z"/>
                    <w:rFonts w:ascii="굴림" w:eastAsia="굴림" w:hAnsi="굴림" w:cs="굴림"/>
                    <w:kern w:val="0"/>
                    <w:szCs w:val="20"/>
                  </w:rPr>
                </w:rPrChange>
              </w:rPr>
              <w:pPrChange w:id="4646" w:author="FURSYS" w:date="2025-08-06T14:26:00Z">
                <w:pPr>
                  <w:widowControl/>
                  <w:wordWrap/>
                  <w:autoSpaceDE/>
                  <w:autoSpaceDN/>
                  <w:jc w:val="left"/>
                </w:pPr>
              </w:pPrChange>
            </w:pPr>
          </w:p>
        </w:tc>
        <w:tc>
          <w:tcPr>
            <w:tcW w:w="1577" w:type="dxa"/>
            <w:vMerge/>
            <w:tcBorders>
              <w:top w:val="nil"/>
              <w:left w:val="nil"/>
              <w:bottom w:val="single" w:sz="6" w:space="0" w:color="CCCCCC"/>
              <w:right w:val="single" w:sz="6" w:space="0" w:color="CCCCCC"/>
            </w:tcBorders>
            <w:vAlign w:val="center"/>
            <w:hideMark/>
          </w:tcPr>
          <w:p w14:paraId="1CF77229" w14:textId="4D91F556" w:rsidR="002E2521" w:rsidRPr="000C7330" w:rsidDel="008076F4" w:rsidRDefault="002E2521">
            <w:pPr>
              <w:rPr>
                <w:ins w:id="4647" w:author="이승준 (Seungjun Lee)" w:date="2025-07-29T11:35:00Z"/>
                <w:del w:id="4648" w:author="FURSYS" w:date="2025-08-06T14:26:00Z"/>
                <w:rFonts w:eastAsiaTheme="minorHAnsi" w:cs="굴림"/>
                <w:color w:val="000000" w:themeColor="text1"/>
                <w:kern w:val="0"/>
                <w:sz w:val="16"/>
                <w:szCs w:val="20"/>
                <w:rPrChange w:id="4649" w:author="FURSYS" w:date="2025-12-04T15:42:00Z">
                  <w:rPr>
                    <w:ins w:id="4650" w:author="이승준 (Seungjun Lee)" w:date="2025-07-29T11:35:00Z"/>
                    <w:del w:id="4651" w:author="FURSYS" w:date="2025-08-06T14:26:00Z"/>
                    <w:rFonts w:ascii="굴림" w:eastAsia="굴림" w:hAnsi="굴림" w:cs="굴림"/>
                    <w:kern w:val="0"/>
                    <w:szCs w:val="20"/>
                  </w:rPr>
                </w:rPrChange>
              </w:rPr>
              <w:pPrChange w:id="4652" w:author="FURSYS" w:date="2025-08-06T14:26:00Z">
                <w:pPr>
                  <w:widowControl/>
                  <w:wordWrap/>
                  <w:autoSpaceDE/>
                  <w:autoSpaceDN/>
                  <w:jc w:val="left"/>
                </w:pPr>
              </w:pPrChange>
            </w:pPr>
          </w:p>
        </w:tc>
        <w:tc>
          <w:tcPr>
            <w:tcW w:w="7786" w:type="dxa"/>
            <w:tcBorders>
              <w:top w:val="nil"/>
              <w:left w:val="nil"/>
              <w:bottom w:val="single" w:sz="6" w:space="0" w:color="CCCCCC"/>
              <w:right w:val="single" w:sz="6" w:space="0" w:color="CCCCCC"/>
            </w:tcBorders>
            <w:vAlign w:val="center"/>
            <w:hideMark/>
          </w:tcPr>
          <w:p w14:paraId="5BE34777" w14:textId="75D0CC55" w:rsidR="002E2521" w:rsidRPr="000C7330" w:rsidDel="008076F4" w:rsidRDefault="002E2521">
            <w:pPr>
              <w:rPr>
                <w:ins w:id="4653" w:author="이승준 (Seungjun Lee)" w:date="2025-07-29T11:35:00Z"/>
                <w:del w:id="4654" w:author="FURSYS" w:date="2025-08-06T14:26:00Z"/>
                <w:rFonts w:eastAsiaTheme="minorHAnsi" w:cs="굴림"/>
                <w:color w:val="000000" w:themeColor="text1"/>
                <w:kern w:val="0"/>
                <w:sz w:val="16"/>
                <w:szCs w:val="20"/>
                <w:rPrChange w:id="4655" w:author="FURSYS" w:date="2025-12-04T15:42:00Z">
                  <w:rPr>
                    <w:ins w:id="4656" w:author="이승준 (Seungjun Lee)" w:date="2025-07-29T11:35:00Z"/>
                    <w:del w:id="4657" w:author="FURSYS" w:date="2025-08-06T14:26:00Z"/>
                    <w:rFonts w:ascii="굴림" w:eastAsia="굴림" w:hAnsi="굴림" w:cs="굴림"/>
                    <w:kern w:val="0"/>
                    <w:szCs w:val="20"/>
                  </w:rPr>
                </w:rPrChange>
              </w:rPr>
              <w:pPrChange w:id="4658" w:author="FURSYS" w:date="2025-08-06T14:26:00Z">
                <w:pPr>
                  <w:widowControl/>
                  <w:wordWrap/>
                  <w:autoSpaceDE/>
                  <w:autoSpaceDN/>
                  <w:spacing w:after="240"/>
                  <w:jc w:val="left"/>
                </w:pPr>
              </w:pPrChange>
            </w:pPr>
            <w:ins w:id="4659" w:author="이승준 (Seungjun Lee)" w:date="2025-07-29T11:35:00Z">
              <w:del w:id="4660" w:author="FURSYS" w:date="2025-08-06T14:26:00Z">
                <w:r w:rsidRPr="000C7330" w:rsidDel="008076F4">
                  <w:rPr>
                    <w:rFonts w:eastAsiaTheme="minorHAnsi" w:cs="굴림" w:hint="eastAsia"/>
                    <w:color w:val="000000" w:themeColor="text1"/>
                    <w:kern w:val="0"/>
                    <w:sz w:val="16"/>
                    <w:szCs w:val="20"/>
                    <w:rPrChange w:id="4661" w:author="FURSYS" w:date="2025-12-04T15:42:00Z">
                      <w:rPr>
                        <w:rFonts w:ascii="바탕" w:eastAsia="바탕" w:hAnsi="바탕" w:cs="굴림" w:hint="eastAsia"/>
                        <w:kern w:val="0"/>
                        <w:szCs w:val="20"/>
                      </w:rPr>
                    </w:rPrChange>
                  </w:rPr>
                  <w:delText> </w:delText>
                </w:r>
                <w:r w:rsidRPr="000C7330" w:rsidDel="008076F4">
                  <w:rPr>
                    <w:rFonts w:eastAsiaTheme="minorHAnsi" w:cs="굴림"/>
                    <w:color w:val="000000" w:themeColor="text1"/>
                    <w:kern w:val="0"/>
                    <w:sz w:val="16"/>
                    <w:szCs w:val="20"/>
                    <w:rPrChange w:id="4662" w:author="FURSYS" w:date="2025-12-04T15:42:00Z">
                      <w:rPr>
                        <w:rFonts w:ascii="바탕" w:eastAsia="바탕" w:hAnsi="바탕" w:cs="굴림"/>
                        <w:kern w:val="0"/>
                        <w:szCs w:val="20"/>
                      </w:rPr>
                    </w:rPrChange>
                  </w:rPr>
                  <w:delText>(6)</w:delText>
                </w:r>
              </w:del>
            </w:ins>
          </w:p>
        </w:tc>
      </w:tr>
    </w:tbl>
    <w:p w14:paraId="6DD8ED07" w14:textId="4398D9E5" w:rsidR="002E2521" w:rsidRPr="000C7330" w:rsidDel="008076F4" w:rsidRDefault="002E2521">
      <w:pPr>
        <w:rPr>
          <w:ins w:id="4663" w:author="이승준 (Seungjun Lee)" w:date="2025-07-29T11:35:00Z"/>
          <w:del w:id="4664" w:author="FURSYS" w:date="2025-08-06T14:26:00Z"/>
          <w:rFonts w:eastAsiaTheme="minorHAnsi" w:cs="굴림"/>
          <w:color w:val="000000" w:themeColor="text1"/>
          <w:kern w:val="0"/>
          <w:szCs w:val="24"/>
          <w:rPrChange w:id="4665" w:author="FURSYS" w:date="2025-12-04T15:42:00Z">
            <w:rPr>
              <w:ins w:id="4666" w:author="이승준 (Seungjun Lee)" w:date="2025-07-29T11:35:00Z"/>
              <w:del w:id="4667" w:author="FURSYS" w:date="2025-08-06T14:26:00Z"/>
              <w:rFonts w:ascii="굴림" w:eastAsia="굴림" w:hAnsi="굴림" w:cs="굴림"/>
              <w:kern w:val="0"/>
              <w:sz w:val="24"/>
              <w:szCs w:val="24"/>
            </w:rPr>
          </w:rPrChange>
        </w:rPr>
        <w:pPrChange w:id="4668" w:author="FURSYS" w:date="2025-08-06T14:26:00Z">
          <w:pPr>
            <w:widowControl/>
            <w:wordWrap/>
            <w:autoSpaceDE/>
            <w:autoSpaceDN/>
            <w:spacing w:after="240"/>
            <w:jc w:val="left"/>
          </w:pPr>
        </w:pPrChange>
      </w:pPr>
      <w:ins w:id="4669" w:author="이승준 (Seungjun Lee)" w:date="2025-07-29T11:35:00Z">
        <w:del w:id="4670" w:author="FURSYS" w:date="2025-08-06T14:26:00Z">
          <w:r w:rsidRPr="000C7330" w:rsidDel="008076F4">
            <w:rPr>
              <w:rFonts w:eastAsiaTheme="minorHAnsi" w:cs="굴림"/>
              <w:color w:val="000000" w:themeColor="text1"/>
              <w:kern w:val="0"/>
              <w:szCs w:val="24"/>
              <w:rPrChange w:id="4671" w:author="FURSYS" w:date="2025-12-04T15:42:00Z">
                <w:rPr>
                  <w:rFonts w:ascii="굴림" w:eastAsia="굴림" w:hAnsi="굴림" w:cs="굴림"/>
                  <w:kern w:val="0"/>
                  <w:sz w:val="24"/>
                  <w:szCs w:val="24"/>
                </w:rPr>
              </w:rPrChange>
            </w:rPr>
            <w:delText> </w:delText>
          </w:r>
        </w:del>
      </w:ins>
    </w:p>
    <w:p w14:paraId="360A0D3F" w14:textId="59EC0D11" w:rsidR="002E2521" w:rsidRPr="000C7330" w:rsidDel="008076F4" w:rsidRDefault="002E2521">
      <w:pPr>
        <w:rPr>
          <w:ins w:id="4672" w:author="이승준 (Seungjun Lee)" w:date="2025-07-29T11:35:00Z"/>
          <w:del w:id="4673" w:author="FURSYS" w:date="2025-08-06T14:26:00Z"/>
          <w:rFonts w:eastAsiaTheme="minorHAnsi" w:cs="굴림"/>
          <w:color w:val="000000" w:themeColor="text1"/>
          <w:kern w:val="0"/>
          <w:szCs w:val="24"/>
          <w:rPrChange w:id="4674" w:author="FURSYS" w:date="2025-12-04T15:42:00Z">
            <w:rPr>
              <w:ins w:id="4675" w:author="이승준 (Seungjun Lee)" w:date="2025-07-29T11:35:00Z"/>
              <w:del w:id="4676" w:author="FURSYS" w:date="2025-08-06T14:26:00Z"/>
              <w:rFonts w:ascii="굴림" w:eastAsia="굴림" w:hAnsi="굴림" w:cs="굴림"/>
              <w:kern w:val="0"/>
              <w:sz w:val="24"/>
              <w:szCs w:val="24"/>
            </w:rPr>
          </w:rPrChange>
        </w:rPr>
        <w:pPrChange w:id="4677" w:author="FURSYS" w:date="2025-08-06T14:26:00Z">
          <w:pPr>
            <w:widowControl/>
            <w:wordWrap/>
            <w:autoSpaceDE/>
            <w:autoSpaceDN/>
            <w:spacing w:after="240"/>
            <w:jc w:val="left"/>
          </w:pPr>
        </w:pPrChange>
      </w:pPr>
    </w:p>
    <w:p w14:paraId="3AAAEC59" w14:textId="4FBE2E13" w:rsidR="002E2521" w:rsidRPr="000C7330" w:rsidDel="008076F4" w:rsidRDefault="002E2521">
      <w:pPr>
        <w:rPr>
          <w:ins w:id="4678" w:author="이승준 (Seungjun Lee)" w:date="2025-07-29T11:35:00Z"/>
          <w:del w:id="4679" w:author="FURSYS" w:date="2025-08-06T14:26:00Z"/>
          <w:rFonts w:eastAsiaTheme="minorHAnsi" w:cs="굴림"/>
          <w:color w:val="000000" w:themeColor="text1"/>
          <w:kern w:val="0"/>
          <w:szCs w:val="24"/>
          <w:rPrChange w:id="4680" w:author="FURSYS" w:date="2025-12-04T15:42:00Z">
            <w:rPr>
              <w:ins w:id="4681" w:author="이승준 (Seungjun Lee)" w:date="2025-07-29T11:35:00Z"/>
              <w:del w:id="4682" w:author="FURSYS" w:date="2025-08-06T14:26:00Z"/>
              <w:rFonts w:ascii="굴림" w:eastAsia="굴림" w:hAnsi="굴림" w:cs="굴림"/>
              <w:kern w:val="0"/>
              <w:sz w:val="24"/>
              <w:szCs w:val="24"/>
            </w:rPr>
          </w:rPrChange>
        </w:rPr>
        <w:pPrChange w:id="4683" w:author="FURSYS" w:date="2025-08-06T14:26:00Z">
          <w:pPr>
            <w:widowControl/>
            <w:wordWrap/>
            <w:autoSpaceDE/>
            <w:autoSpaceDN/>
            <w:spacing w:after="240"/>
            <w:jc w:val="left"/>
          </w:pPr>
        </w:pPrChange>
      </w:pPr>
    </w:p>
    <w:p w14:paraId="4A39F097" w14:textId="4DFA7421" w:rsidR="002E2521" w:rsidRPr="000C7330" w:rsidDel="008076F4" w:rsidRDefault="002E2521">
      <w:pPr>
        <w:rPr>
          <w:ins w:id="4684" w:author="이승준 (Seungjun Lee)" w:date="2025-07-29T11:35:00Z"/>
          <w:del w:id="4685" w:author="FURSYS" w:date="2025-08-06T14:26:00Z"/>
          <w:rFonts w:eastAsiaTheme="minorHAnsi" w:cs="굴림"/>
          <w:color w:val="000000" w:themeColor="text1"/>
          <w:kern w:val="0"/>
          <w:szCs w:val="24"/>
          <w:rPrChange w:id="4686" w:author="FURSYS" w:date="2025-12-04T15:42:00Z">
            <w:rPr>
              <w:ins w:id="4687" w:author="이승준 (Seungjun Lee)" w:date="2025-07-29T11:35:00Z"/>
              <w:del w:id="4688" w:author="FURSYS" w:date="2025-08-06T14:26:00Z"/>
              <w:rFonts w:ascii="굴림" w:eastAsia="굴림" w:hAnsi="굴림" w:cs="굴림"/>
              <w:kern w:val="0"/>
              <w:sz w:val="24"/>
              <w:szCs w:val="24"/>
            </w:rPr>
          </w:rPrChange>
        </w:rPr>
        <w:pPrChange w:id="4689" w:author="FURSYS" w:date="2025-08-06T14:26:00Z">
          <w:pPr>
            <w:widowControl/>
            <w:wordWrap/>
            <w:autoSpaceDE/>
            <w:autoSpaceDN/>
            <w:spacing w:after="240"/>
            <w:jc w:val="left"/>
          </w:pPr>
        </w:pPrChange>
      </w:pPr>
    </w:p>
    <w:p w14:paraId="2BCFBE07" w14:textId="1C45FF0A" w:rsidR="002E2521" w:rsidRPr="000C7330" w:rsidDel="008076F4" w:rsidRDefault="002E2521">
      <w:pPr>
        <w:rPr>
          <w:ins w:id="4690" w:author="이승준 (Seungjun Lee)" w:date="2025-07-29T11:35:00Z"/>
          <w:del w:id="4691" w:author="FURSYS" w:date="2025-08-06T14:26:00Z"/>
          <w:rFonts w:eastAsiaTheme="minorHAnsi" w:cs="굴림"/>
          <w:color w:val="000000" w:themeColor="text1"/>
          <w:kern w:val="0"/>
          <w:szCs w:val="24"/>
          <w:rPrChange w:id="4692" w:author="FURSYS" w:date="2025-12-04T15:42:00Z">
            <w:rPr>
              <w:ins w:id="4693" w:author="이승준 (Seungjun Lee)" w:date="2025-07-29T11:35:00Z"/>
              <w:del w:id="4694" w:author="FURSYS" w:date="2025-08-06T14:26:00Z"/>
              <w:rFonts w:ascii="굴림" w:eastAsia="굴림" w:hAnsi="굴림" w:cs="굴림"/>
              <w:kern w:val="0"/>
              <w:sz w:val="24"/>
              <w:szCs w:val="24"/>
            </w:rPr>
          </w:rPrChange>
        </w:rPr>
        <w:pPrChange w:id="4695" w:author="FURSYS" w:date="2025-08-06T14:26:00Z">
          <w:pPr>
            <w:widowControl/>
            <w:wordWrap/>
            <w:autoSpaceDE/>
            <w:autoSpaceDN/>
            <w:spacing w:after="240"/>
            <w:jc w:val="center"/>
          </w:pPr>
        </w:pPrChange>
      </w:pPr>
    </w:p>
    <w:p w14:paraId="5BB9DEF8" w14:textId="4455EF6F" w:rsidR="002E2521" w:rsidRPr="000C7330" w:rsidDel="008076F4" w:rsidRDefault="002E2521">
      <w:pPr>
        <w:rPr>
          <w:ins w:id="4696" w:author="이승준 (Seungjun Lee)" w:date="2025-07-29T11:35:00Z"/>
          <w:del w:id="4697" w:author="FURSYS" w:date="2025-08-06T14:26:00Z"/>
          <w:rFonts w:eastAsiaTheme="minorHAnsi" w:cs="굴림"/>
          <w:color w:val="000000" w:themeColor="text1"/>
          <w:kern w:val="0"/>
          <w:szCs w:val="24"/>
          <w:rPrChange w:id="4698" w:author="FURSYS" w:date="2025-12-04T15:42:00Z">
            <w:rPr>
              <w:ins w:id="4699" w:author="이승준 (Seungjun Lee)" w:date="2025-07-29T11:35:00Z"/>
              <w:del w:id="4700" w:author="FURSYS" w:date="2025-08-06T14:26:00Z"/>
              <w:rFonts w:ascii="굴림" w:eastAsia="굴림" w:hAnsi="굴림" w:cs="굴림"/>
              <w:kern w:val="0"/>
              <w:sz w:val="24"/>
              <w:szCs w:val="24"/>
            </w:rPr>
          </w:rPrChange>
        </w:rPr>
        <w:pPrChange w:id="4701" w:author="FURSYS" w:date="2025-08-06T14:26:00Z">
          <w:pPr>
            <w:widowControl/>
            <w:wordWrap/>
            <w:autoSpaceDE/>
            <w:autoSpaceDN/>
            <w:spacing w:after="240"/>
            <w:jc w:val="center"/>
          </w:pPr>
        </w:pPrChange>
      </w:pPr>
    </w:p>
    <w:p w14:paraId="04ABB46D" w14:textId="2FCF5622" w:rsidR="002E2521" w:rsidRPr="000C7330" w:rsidDel="008076F4" w:rsidRDefault="002E2521">
      <w:pPr>
        <w:rPr>
          <w:ins w:id="4702" w:author="이승준 (Seungjun Lee)" w:date="2025-07-29T11:35:00Z"/>
          <w:del w:id="4703" w:author="FURSYS" w:date="2025-08-06T14:26:00Z"/>
          <w:rFonts w:eastAsiaTheme="minorHAnsi" w:cs="굴림"/>
          <w:color w:val="000000" w:themeColor="text1"/>
          <w:kern w:val="0"/>
          <w:szCs w:val="24"/>
          <w:rPrChange w:id="4704" w:author="FURSYS" w:date="2025-12-04T15:42:00Z">
            <w:rPr>
              <w:ins w:id="4705" w:author="이승준 (Seungjun Lee)" w:date="2025-07-29T11:35:00Z"/>
              <w:del w:id="4706" w:author="FURSYS" w:date="2025-08-06T14:26:00Z"/>
              <w:rFonts w:ascii="굴림" w:eastAsia="굴림" w:hAnsi="굴림" w:cs="굴림"/>
              <w:kern w:val="0"/>
              <w:sz w:val="24"/>
              <w:szCs w:val="24"/>
            </w:rPr>
          </w:rPrChange>
        </w:rPr>
        <w:pPrChange w:id="4707" w:author="FURSYS" w:date="2025-08-06T14:26:00Z">
          <w:pPr>
            <w:widowControl/>
            <w:wordWrap/>
            <w:autoSpaceDE/>
            <w:autoSpaceDN/>
            <w:spacing w:after="240"/>
            <w:jc w:val="center"/>
          </w:pPr>
        </w:pPrChange>
      </w:pPr>
    </w:p>
    <w:p w14:paraId="4A357564" w14:textId="402823E7" w:rsidR="002E2521" w:rsidRPr="000C7330" w:rsidDel="008076F4" w:rsidRDefault="002E2521">
      <w:pPr>
        <w:rPr>
          <w:ins w:id="4708" w:author="이승준 (Seungjun Lee)" w:date="2025-07-29T11:35:00Z"/>
          <w:del w:id="4709" w:author="FURSYS" w:date="2025-08-06T14:26:00Z"/>
          <w:rFonts w:eastAsiaTheme="minorHAnsi" w:cs="굴림"/>
          <w:color w:val="000000" w:themeColor="text1"/>
          <w:kern w:val="0"/>
          <w:szCs w:val="24"/>
          <w:rPrChange w:id="4710" w:author="FURSYS" w:date="2025-12-04T15:42:00Z">
            <w:rPr>
              <w:ins w:id="4711" w:author="이승준 (Seungjun Lee)" w:date="2025-07-29T11:35:00Z"/>
              <w:del w:id="4712" w:author="FURSYS" w:date="2025-08-06T14:26:00Z"/>
              <w:rFonts w:ascii="굴림" w:eastAsia="굴림" w:hAnsi="굴림" w:cs="굴림"/>
              <w:kern w:val="0"/>
              <w:sz w:val="24"/>
              <w:szCs w:val="24"/>
            </w:rPr>
          </w:rPrChange>
        </w:rPr>
        <w:pPrChange w:id="4713" w:author="FURSYS" w:date="2025-08-06T14:26:00Z">
          <w:pPr>
            <w:widowControl/>
            <w:wordWrap/>
            <w:autoSpaceDE/>
            <w:autoSpaceDN/>
            <w:spacing w:after="240"/>
            <w:jc w:val="center"/>
          </w:pPr>
        </w:pPrChange>
      </w:pPr>
    </w:p>
    <w:p w14:paraId="7FE55537" w14:textId="5EF62EAE" w:rsidR="002E2521" w:rsidRPr="000C7330" w:rsidDel="008076F4" w:rsidRDefault="002E2521">
      <w:pPr>
        <w:rPr>
          <w:ins w:id="4714" w:author="이승준 (Seungjun Lee)" w:date="2025-07-29T11:35:00Z"/>
          <w:del w:id="4715" w:author="FURSYS" w:date="2025-08-06T14:26:00Z"/>
          <w:rFonts w:eastAsiaTheme="minorHAnsi" w:cs="굴림"/>
          <w:color w:val="000000" w:themeColor="text1"/>
          <w:kern w:val="0"/>
          <w:szCs w:val="24"/>
          <w:rPrChange w:id="4716" w:author="FURSYS" w:date="2025-12-04T15:42:00Z">
            <w:rPr>
              <w:ins w:id="4717" w:author="이승준 (Seungjun Lee)" w:date="2025-07-29T11:35:00Z"/>
              <w:del w:id="4718" w:author="FURSYS" w:date="2025-08-06T14:26:00Z"/>
              <w:rFonts w:ascii="굴림" w:eastAsia="굴림" w:hAnsi="굴림" w:cs="굴림"/>
              <w:kern w:val="0"/>
              <w:sz w:val="24"/>
              <w:szCs w:val="24"/>
            </w:rPr>
          </w:rPrChange>
        </w:rPr>
        <w:pPrChange w:id="4719" w:author="FURSYS" w:date="2025-08-06T14:26:00Z">
          <w:pPr>
            <w:widowControl/>
            <w:wordWrap/>
            <w:autoSpaceDE/>
            <w:autoSpaceDN/>
            <w:spacing w:after="240"/>
            <w:jc w:val="center"/>
          </w:pPr>
        </w:pPrChange>
      </w:pPr>
    </w:p>
    <w:p w14:paraId="1C0321A8" w14:textId="2569BA48" w:rsidR="002E2521" w:rsidRPr="000C7330" w:rsidDel="008076F4" w:rsidRDefault="002E2521">
      <w:pPr>
        <w:rPr>
          <w:ins w:id="4720" w:author="이승준 (Seungjun Lee)" w:date="2025-07-29T11:35:00Z"/>
          <w:del w:id="4721" w:author="FURSYS" w:date="2025-08-06T14:26:00Z"/>
          <w:rFonts w:eastAsiaTheme="minorHAnsi" w:cs="굴림"/>
          <w:color w:val="000000" w:themeColor="text1"/>
          <w:kern w:val="0"/>
          <w:szCs w:val="24"/>
          <w:rPrChange w:id="4722" w:author="FURSYS" w:date="2025-12-04T15:42:00Z">
            <w:rPr>
              <w:ins w:id="4723" w:author="이승준 (Seungjun Lee)" w:date="2025-07-29T11:35:00Z"/>
              <w:del w:id="4724" w:author="FURSYS" w:date="2025-08-06T14:26:00Z"/>
              <w:rFonts w:ascii="굴림" w:eastAsia="굴림" w:hAnsi="굴림" w:cs="굴림"/>
              <w:kern w:val="0"/>
              <w:sz w:val="24"/>
              <w:szCs w:val="24"/>
            </w:rPr>
          </w:rPrChange>
        </w:rPr>
        <w:pPrChange w:id="4725" w:author="FURSYS" w:date="2025-08-06T14:26:00Z">
          <w:pPr>
            <w:widowControl/>
            <w:wordWrap/>
            <w:autoSpaceDE/>
            <w:autoSpaceDN/>
            <w:spacing w:after="240"/>
            <w:jc w:val="center"/>
          </w:pPr>
        </w:pPrChange>
      </w:pPr>
    </w:p>
    <w:p w14:paraId="0872622C" w14:textId="641C134D" w:rsidR="002E2521" w:rsidRPr="000C7330" w:rsidDel="008076F4" w:rsidRDefault="002E2521">
      <w:pPr>
        <w:rPr>
          <w:ins w:id="4726" w:author="이승준 (Seungjun Lee)" w:date="2025-07-29T11:38:00Z"/>
          <w:del w:id="4727" w:author="FURSYS" w:date="2025-08-06T14:26:00Z"/>
          <w:rFonts w:eastAsiaTheme="minorHAnsi" w:cs="굴림"/>
          <w:color w:val="000000" w:themeColor="text1"/>
          <w:kern w:val="0"/>
          <w:szCs w:val="24"/>
          <w:rPrChange w:id="4728" w:author="FURSYS" w:date="2025-12-04T15:42:00Z">
            <w:rPr>
              <w:ins w:id="4729" w:author="이승준 (Seungjun Lee)" w:date="2025-07-29T11:38:00Z"/>
              <w:del w:id="4730" w:author="FURSYS" w:date="2025-08-06T14:26:00Z"/>
              <w:rFonts w:ascii="Noto Sans CJK KR Regular" w:eastAsia="Noto Sans CJK KR Regular" w:hAnsi="Noto Sans CJK KR Regular" w:cs="굴림"/>
              <w:kern w:val="0"/>
              <w:szCs w:val="24"/>
            </w:rPr>
          </w:rPrChange>
        </w:rPr>
        <w:pPrChange w:id="4731" w:author="FURSYS" w:date="2025-08-06T14:26:00Z">
          <w:pPr>
            <w:widowControl/>
            <w:wordWrap/>
            <w:autoSpaceDE/>
            <w:autoSpaceDN/>
            <w:spacing w:after="240"/>
            <w:jc w:val="center"/>
          </w:pPr>
        </w:pPrChange>
      </w:pPr>
    </w:p>
    <w:p w14:paraId="645405FA" w14:textId="241D6530" w:rsidR="002E2521" w:rsidRPr="000C7330" w:rsidDel="008076F4" w:rsidRDefault="002E2521">
      <w:pPr>
        <w:rPr>
          <w:ins w:id="4732" w:author="이승준 (Seungjun Lee)" w:date="2025-07-29T11:35:00Z"/>
          <w:del w:id="4733" w:author="FURSYS" w:date="2025-08-06T14:26:00Z"/>
          <w:rFonts w:eastAsiaTheme="minorHAnsi" w:cs="굴림"/>
          <w:color w:val="000000" w:themeColor="text1"/>
          <w:kern w:val="0"/>
          <w:szCs w:val="24"/>
          <w:rPrChange w:id="4734" w:author="FURSYS" w:date="2025-12-04T15:42:00Z">
            <w:rPr>
              <w:ins w:id="4735" w:author="이승준 (Seungjun Lee)" w:date="2025-07-29T11:35:00Z"/>
              <w:del w:id="4736" w:author="FURSYS" w:date="2025-08-06T14:26:00Z"/>
              <w:rFonts w:ascii="굴림" w:eastAsia="굴림" w:hAnsi="굴림" w:cs="굴림"/>
              <w:kern w:val="0"/>
              <w:sz w:val="24"/>
              <w:szCs w:val="24"/>
            </w:rPr>
          </w:rPrChange>
        </w:rPr>
        <w:pPrChange w:id="4737" w:author="FURSYS" w:date="2025-08-06T14:26:00Z">
          <w:pPr>
            <w:widowControl/>
            <w:wordWrap/>
            <w:autoSpaceDE/>
            <w:autoSpaceDN/>
            <w:spacing w:after="240"/>
            <w:jc w:val="center"/>
          </w:pPr>
        </w:pPrChange>
      </w:pPr>
    </w:p>
    <w:p w14:paraId="272CE636" w14:textId="3C12ED43" w:rsidR="002E2521" w:rsidRPr="000C7330" w:rsidDel="008076F4" w:rsidRDefault="002E2521">
      <w:pPr>
        <w:rPr>
          <w:ins w:id="4738" w:author="이승준 (Seungjun Lee)" w:date="2025-07-29T11:35:00Z"/>
          <w:del w:id="4739" w:author="FURSYS" w:date="2025-08-06T14:26:00Z"/>
          <w:rFonts w:eastAsiaTheme="minorHAnsi" w:cs="굴림"/>
          <w:color w:val="000000" w:themeColor="text1"/>
          <w:kern w:val="0"/>
          <w:szCs w:val="24"/>
          <w:rPrChange w:id="4740" w:author="FURSYS" w:date="2025-12-04T15:42:00Z">
            <w:rPr>
              <w:ins w:id="4741" w:author="이승준 (Seungjun Lee)" w:date="2025-07-29T11:35:00Z"/>
              <w:del w:id="4742" w:author="FURSYS" w:date="2025-08-06T14:26:00Z"/>
              <w:rFonts w:ascii="굴림" w:eastAsia="굴림" w:hAnsi="굴림" w:cs="굴림"/>
              <w:kern w:val="0"/>
              <w:sz w:val="24"/>
              <w:szCs w:val="24"/>
            </w:rPr>
          </w:rPrChange>
        </w:rPr>
        <w:pPrChange w:id="4743" w:author="FURSYS" w:date="2025-08-06T14:26:00Z">
          <w:pPr>
            <w:widowControl/>
            <w:wordWrap/>
            <w:autoSpaceDE/>
            <w:autoSpaceDN/>
            <w:spacing w:after="240"/>
            <w:jc w:val="center"/>
          </w:pPr>
        </w:pPrChange>
      </w:pPr>
      <w:ins w:id="4744" w:author="이승준 (Seungjun Lee)" w:date="2025-07-29T11:35:00Z">
        <w:del w:id="4745" w:author="FURSYS" w:date="2025-08-06T14:26:00Z">
          <w:r w:rsidRPr="000C7330" w:rsidDel="008076F4">
            <w:rPr>
              <w:rFonts w:eastAsiaTheme="minorHAnsi" w:cs="굴림" w:hint="eastAsia"/>
              <w:color w:val="000000" w:themeColor="text1"/>
              <w:kern w:val="0"/>
              <w:szCs w:val="24"/>
              <w:rPrChange w:id="4746" w:author="FURSYS" w:date="2025-12-04T15:42:00Z">
                <w:rPr>
                  <w:rFonts w:ascii="바탕" w:eastAsia="바탕" w:hAnsi="바탕" w:cs="굴림" w:hint="eastAsia"/>
                  <w:kern w:val="0"/>
                  <w:sz w:val="24"/>
                  <w:szCs w:val="24"/>
                </w:rPr>
              </w:rPrChange>
            </w:rPr>
            <w:delText>위와</w:delText>
          </w:r>
          <w:r w:rsidRPr="000C7330" w:rsidDel="008076F4">
            <w:rPr>
              <w:rFonts w:eastAsiaTheme="minorHAnsi" w:cs="굴림"/>
              <w:color w:val="000000" w:themeColor="text1"/>
              <w:kern w:val="0"/>
              <w:szCs w:val="24"/>
              <w:rPrChange w:id="474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48" w:author="FURSYS" w:date="2025-12-04T15:42:00Z">
                <w:rPr>
                  <w:rFonts w:ascii="바탕" w:eastAsia="바탕" w:hAnsi="바탕" w:cs="굴림" w:hint="eastAsia"/>
                  <w:kern w:val="0"/>
                  <w:sz w:val="24"/>
                  <w:szCs w:val="24"/>
                </w:rPr>
              </w:rPrChange>
            </w:rPr>
            <w:delText>같이</w:delText>
          </w:r>
          <w:r w:rsidRPr="000C7330" w:rsidDel="008076F4">
            <w:rPr>
              <w:rFonts w:eastAsiaTheme="minorHAnsi" w:cs="굴림"/>
              <w:color w:val="000000" w:themeColor="text1"/>
              <w:kern w:val="0"/>
              <w:szCs w:val="24"/>
              <w:rPrChange w:id="474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50" w:author="FURSYS" w:date="2025-12-04T15:42:00Z">
                <w:rPr>
                  <w:rFonts w:ascii="바탕" w:eastAsia="바탕" w:hAnsi="바탕" w:cs="굴림" w:hint="eastAsia"/>
                  <w:kern w:val="0"/>
                  <w:sz w:val="24"/>
                  <w:szCs w:val="24"/>
                </w:rPr>
              </w:rPrChange>
            </w:rPr>
            <w:delText>계약이</w:delText>
          </w:r>
          <w:r w:rsidRPr="000C7330" w:rsidDel="008076F4">
            <w:rPr>
              <w:rFonts w:eastAsiaTheme="minorHAnsi" w:cs="굴림"/>
              <w:color w:val="000000" w:themeColor="text1"/>
              <w:kern w:val="0"/>
              <w:szCs w:val="24"/>
              <w:rPrChange w:id="475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52" w:author="FURSYS" w:date="2025-12-04T15:42:00Z">
                <w:rPr>
                  <w:rFonts w:ascii="바탕" w:eastAsia="바탕" w:hAnsi="바탕" w:cs="굴림" w:hint="eastAsia"/>
                  <w:kern w:val="0"/>
                  <w:sz w:val="24"/>
                  <w:szCs w:val="24"/>
                </w:rPr>
              </w:rPrChange>
            </w:rPr>
            <w:delText>유효하게</w:delText>
          </w:r>
          <w:r w:rsidRPr="000C7330" w:rsidDel="008076F4">
            <w:rPr>
              <w:rFonts w:eastAsiaTheme="minorHAnsi" w:cs="굴림"/>
              <w:color w:val="000000" w:themeColor="text1"/>
              <w:kern w:val="0"/>
              <w:szCs w:val="24"/>
              <w:rPrChange w:id="475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54" w:author="FURSYS" w:date="2025-12-04T15:42:00Z">
                <w:rPr>
                  <w:rFonts w:ascii="바탕" w:eastAsia="바탕" w:hAnsi="바탕" w:cs="굴림" w:hint="eastAsia"/>
                  <w:kern w:val="0"/>
                  <w:sz w:val="24"/>
                  <w:szCs w:val="24"/>
                </w:rPr>
              </w:rPrChange>
            </w:rPr>
            <w:delText>성립되었음을</w:delText>
          </w:r>
          <w:r w:rsidRPr="000C7330" w:rsidDel="008076F4">
            <w:rPr>
              <w:rFonts w:eastAsiaTheme="minorHAnsi" w:cs="굴림"/>
              <w:color w:val="000000" w:themeColor="text1"/>
              <w:kern w:val="0"/>
              <w:szCs w:val="24"/>
              <w:rPrChange w:id="475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56" w:author="FURSYS" w:date="2025-12-04T15:42:00Z">
                <w:rPr>
                  <w:rFonts w:ascii="바탕" w:eastAsia="바탕" w:hAnsi="바탕" w:cs="굴림" w:hint="eastAsia"/>
                  <w:kern w:val="0"/>
                  <w:sz w:val="24"/>
                  <w:szCs w:val="24"/>
                </w:rPr>
              </w:rPrChange>
            </w:rPr>
            <w:delText>증명하기</w:delText>
          </w:r>
          <w:r w:rsidRPr="000C7330" w:rsidDel="008076F4">
            <w:rPr>
              <w:rFonts w:eastAsiaTheme="minorHAnsi" w:cs="굴림"/>
              <w:color w:val="000000" w:themeColor="text1"/>
              <w:kern w:val="0"/>
              <w:szCs w:val="24"/>
              <w:rPrChange w:id="475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58" w:author="FURSYS" w:date="2025-12-04T15:42:00Z">
                <w:rPr>
                  <w:rFonts w:ascii="바탕" w:eastAsia="바탕" w:hAnsi="바탕" w:cs="굴림" w:hint="eastAsia"/>
                  <w:kern w:val="0"/>
                  <w:sz w:val="24"/>
                  <w:szCs w:val="24"/>
                </w:rPr>
              </w:rPrChange>
            </w:rPr>
            <w:delText>위하여</w:delText>
          </w:r>
          <w:r w:rsidRPr="000C7330" w:rsidDel="008076F4">
            <w:rPr>
              <w:rFonts w:eastAsiaTheme="minorHAnsi" w:cs="굴림"/>
              <w:color w:val="000000" w:themeColor="text1"/>
              <w:kern w:val="0"/>
              <w:szCs w:val="24"/>
              <w:rPrChange w:id="475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60" w:author="FURSYS" w:date="2025-12-04T15:42:00Z">
                <w:rPr>
                  <w:rFonts w:ascii="바탕" w:eastAsia="바탕" w:hAnsi="바탕" w:cs="굴림" w:hint="eastAsia"/>
                  <w:kern w:val="0"/>
                  <w:sz w:val="24"/>
                  <w:szCs w:val="24"/>
                </w:rPr>
              </w:rPrChange>
            </w:rPr>
            <w:delText>첨부서류를</w:delText>
          </w:r>
          <w:r w:rsidRPr="000C7330" w:rsidDel="008076F4">
            <w:rPr>
              <w:rFonts w:eastAsiaTheme="minorHAnsi" w:cs="굴림"/>
              <w:color w:val="000000" w:themeColor="text1"/>
              <w:kern w:val="0"/>
              <w:szCs w:val="24"/>
              <w:rPrChange w:id="476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62" w:author="FURSYS" w:date="2025-12-04T15:42:00Z">
                <w:rPr>
                  <w:rFonts w:ascii="바탕" w:eastAsia="바탕" w:hAnsi="바탕" w:cs="굴림" w:hint="eastAsia"/>
                  <w:kern w:val="0"/>
                  <w:sz w:val="24"/>
                  <w:szCs w:val="24"/>
                </w:rPr>
              </w:rPrChange>
            </w:rPr>
            <w:delText>포함한</w:delText>
          </w:r>
          <w:r w:rsidRPr="000C7330" w:rsidDel="008076F4">
            <w:rPr>
              <w:rFonts w:eastAsiaTheme="minorHAnsi" w:cs="굴림"/>
              <w:color w:val="000000" w:themeColor="text1"/>
              <w:kern w:val="0"/>
              <w:szCs w:val="24"/>
              <w:rPrChange w:id="476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64" w:author="FURSYS" w:date="2025-12-04T15:42:00Z">
                <w:rPr>
                  <w:rFonts w:ascii="바탕" w:eastAsia="바탕" w:hAnsi="바탕" w:cs="굴림" w:hint="eastAsia"/>
                  <w:kern w:val="0"/>
                  <w:sz w:val="24"/>
                  <w:szCs w:val="24"/>
                </w:rPr>
              </w:rPrChange>
            </w:rPr>
            <w:delText>계약서를</w:delText>
          </w:r>
          <w:r w:rsidRPr="000C7330" w:rsidDel="008076F4">
            <w:rPr>
              <w:rFonts w:eastAsiaTheme="minorHAnsi" w:cs="굴림"/>
              <w:color w:val="000000" w:themeColor="text1"/>
              <w:kern w:val="0"/>
              <w:szCs w:val="24"/>
              <w:rPrChange w:id="4765" w:author="FURSYS" w:date="2025-12-04T15:42:00Z">
                <w:rPr>
                  <w:rFonts w:ascii="바탕" w:eastAsia="바탕" w:hAnsi="바탕" w:cs="굴림"/>
                  <w:kern w:val="0"/>
                  <w:sz w:val="24"/>
                  <w:szCs w:val="24"/>
                </w:rPr>
              </w:rPrChange>
            </w:rPr>
            <w:delText xml:space="preserve"> 2부 </w:delText>
          </w:r>
          <w:r w:rsidRPr="000C7330" w:rsidDel="008076F4">
            <w:rPr>
              <w:rFonts w:eastAsiaTheme="minorHAnsi" w:cs="굴림" w:hint="eastAsia"/>
              <w:color w:val="000000" w:themeColor="text1"/>
              <w:kern w:val="0"/>
              <w:szCs w:val="24"/>
              <w:rPrChange w:id="4766" w:author="FURSYS" w:date="2025-12-04T15:42:00Z">
                <w:rPr>
                  <w:rFonts w:ascii="바탕" w:eastAsia="바탕" w:hAnsi="바탕" w:cs="굴림" w:hint="eastAsia"/>
                  <w:kern w:val="0"/>
                  <w:sz w:val="24"/>
                  <w:szCs w:val="24"/>
                </w:rPr>
              </w:rPrChange>
            </w:rPr>
            <w:delText>작성하고</w:delText>
          </w:r>
          <w:r w:rsidRPr="000C7330" w:rsidDel="008076F4">
            <w:rPr>
              <w:rFonts w:eastAsiaTheme="minorHAnsi" w:cs="굴림"/>
              <w:color w:val="000000" w:themeColor="text1"/>
              <w:kern w:val="0"/>
              <w:szCs w:val="24"/>
              <w:rPrChange w:id="476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68" w:author="FURSYS" w:date="2025-12-04T15:42:00Z">
                <w:rPr>
                  <w:rFonts w:ascii="바탕" w:eastAsia="바탕" w:hAnsi="바탕" w:cs="굴림" w:hint="eastAsia"/>
                  <w:kern w:val="0"/>
                  <w:sz w:val="24"/>
                  <w:szCs w:val="24"/>
                </w:rPr>
              </w:rPrChange>
            </w:rPr>
            <w:delText>아래와</w:delText>
          </w:r>
          <w:r w:rsidRPr="000C7330" w:rsidDel="008076F4">
            <w:rPr>
              <w:rFonts w:eastAsiaTheme="minorHAnsi" w:cs="굴림"/>
              <w:color w:val="000000" w:themeColor="text1"/>
              <w:kern w:val="0"/>
              <w:szCs w:val="24"/>
              <w:rPrChange w:id="476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70" w:author="FURSYS" w:date="2025-12-04T15:42:00Z">
                <w:rPr>
                  <w:rFonts w:ascii="바탕" w:eastAsia="바탕" w:hAnsi="바탕" w:cs="굴림" w:hint="eastAsia"/>
                  <w:kern w:val="0"/>
                  <w:sz w:val="24"/>
                  <w:szCs w:val="24"/>
                </w:rPr>
              </w:rPrChange>
            </w:rPr>
            <w:delText>같이</w:delText>
          </w:r>
          <w:r w:rsidRPr="000C7330" w:rsidDel="008076F4">
            <w:rPr>
              <w:rFonts w:eastAsiaTheme="minorHAnsi" w:cs="굴림"/>
              <w:color w:val="000000" w:themeColor="text1"/>
              <w:kern w:val="0"/>
              <w:szCs w:val="24"/>
              <w:rPrChange w:id="477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72" w:author="FURSYS" w:date="2025-12-04T15:42:00Z">
                <w:rPr>
                  <w:rFonts w:ascii="바탕" w:eastAsia="바탕" w:hAnsi="바탕" w:cs="굴림" w:hint="eastAsia"/>
                  <w:kern w:val="0"/>
                  <w:sz w:val="24"/>
                  <w:szCs w:val="24"/>
                </w:rPr>
              </w:rPrChange>
            </w:rPr>
            <w:delText>기명</w:delText>
          </w:r>
          <w:r w:rsidRPr="000C7330" w:rsidDel="008076F4">
            <w:rPr>
              <w:rFonts w:eastAsiaTheme="minorHAnsi" w:cs="굴림"/>
              <w:color w:val="000000" w:themeColor="text1"/>
              <w:kern w:val="0"/>
              <w:szCs w:val="24"/>
              <w:rPrChange w:id="477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74" w:author="FURSYS" w:date="2025-12-04T15:42:00Z">
                <w:rPr>
                  <w:rFonts w:ascii="바탕" w:eastAsia="바탕" w:hAnsi="바탕" w:cs="굴림" w:hint="eastAsia"/>
                  <w:kern w:val="0"/>
                  <w:sz w:val="24"/>
                  <w:szCs w:val="24"/>
                </w:rPr>
              </w:rPrChange>
            </w:rPr>
            <w:delText>날인한</w:delText>
          </w:r>
          <w:r w:rsidRPr="000C7330" w:rsidDel="008076F4">
            <w:rPr>
              <w:rFonts w:eastAsiaTheme="minorHAnsi" w:cs="굴림"/>
              <w:color w:val="000000" w:themeColor="text1"/>
              <w:kern w:val="0"/>
              <w:szCs w:val="24"/>
              <w:rPrChange w:id="477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76" w:author="FURSYS" w:date="2025-12-04T15:42:00Z">
                <w:rPr>
                  <w:rFonts w:ascii="바탕" w:eastAsia="바탕" w:hAnsi="바탕" w:cs="굴림" w:hint="eastAsia"/>
                  <w:kern w:val="0"/>
                  <w:sz w:val="24"/>
                  <w:szCs w:val="24"/>
                </w:rPr>
              </w:rPrChange>
            </w:rPr>
            <w:delText>후</w:delText>
          </w:r>
          <w:r w:rsidRPr="000C7330" w:rsidDel="008076F4">
            <w:rPr>
              <w:rFonts w:eastAsiaTheme="minorHAnsi" w:cs="굴림"/>
              <w:color w:val="000000" w:themeColor="text1"/>
              <w:kern w:val="0"/>
              <w:szCs w:val="24"/>
              <w:rPrChange w:id="477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78" w:author="FURSYS" w:date="2025-12-04T15:42:00Z">
                <w:rPr>
                  <w:rFonts w:ascii="바탕" w:eastAsia="바탕" w:hAnsi="바탕" w:cs="굴림" w:hint="eastAsia"/>
                  <w:kern w:val="0"/>
                  <w:sz w:val="24"/>
                  <w:szCs w:val="24"/>
                </w:rPr>
              </w:rPrChange>
            </w:rPr>
            <w:delText>“갑”과</w:delText>
          </w:r>
          <w:r w:rsidRPr="000C7330" w:rsidDel="008076F4">
            <w:rPr>
              <w:rFonts w:eastAsiaTheme="minorHAnsi" w:cs="굴림"/>
              <w:color w:val="000000" w:themeColor="text1"/>
              <w:kern w:val="0"/>
              <w:szCs w:val="24"/>
              <w:rPrChange w:id="477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4780" w:author="FURSYS" w:date="2025-12-04T15:42:00Z">
                <w:rPr>
                  <w:rFonts w:ascii="바탕" w:eastAsia="바탕" w:hAnsi="바탕" w:cs="굴림" w:hint="eastAsia"/>
                  <w:kern w:val="0"/>
                  <w:sz w:val="24"/>
                  <w:szCs w:val="24"/>
                </w:rPr>
              </w:rPrChange>
            </w:rPr>
            <w:delText>을”이</w:delText>
          </w:r>
          <w:r w:rsidRPr="000C7330" w:rsidDel="008076F4">
            <w:rPr>
              <w:rFonts w:eastAsiaTheme="minorHAnsi" w:cs="굴림"/>
              <w:color w:val="000000" w:themeColor="text1"/>
              <w:kern w:val="0"/>
              <w:szCs w:val="24"/>
              <w:rPrChange w:id="4781" w:author="FURSYS" w:date="2025-12-04T15:42:00Z">
                <w:rPr>
                  <w:rFonts w:ascii="바탕" w:eastAsia="바탕" w:hAnsi="바탕" w:cs="굴림"/>
                  <w:kern w:val="0"/>
                  <w:sz w:val="24"/>
                  <w:szCs w:val="24"/>
                </w:rPr>
              </w:rPrChange>
            </w:rPr>
            <w:delText xml:space="preserve"> 각 1부씩 보관한다</w:delText>
          </w:r>
        </w:del>
      </w:ins>
    </w:p>
    <w:p w14:paraId="00887040" w14:textId="4D3FF455" w:rsidR="002E2521" w:rsidRPr="000C7330" w:rsidDel="008076F4" w:rsidRDefault="002E2521">
      <w:pPr>
        <w:rPr>
          <w:ins w:id="4782" w:author="이승준 (Seungjun Lee)" w:date="2025-07-29T11:35:00Z"/>
          <w:del w:id="4783" w:author="FURSYS" w:date="2025-08-06T14:26:00Z"/>
          <w:rFonts w:eastAsiaTheme="minorHAnsi" w:cs="굴림"/>
          <w:color w:val="000000" w:themeColor="text1"/>
          <w:kern w:val="0"/>
          <w:szCs w:val="24"/>
          <w:rPrChange w:id="4784" w:author="FURSYS" w:date="2025-12-04T15:42:00Z">
            <w:rPr>
              <w:ins w:id="4785" w:author="이승준 (Seungjun Lee)" w:date="2025-07-29T11:35:00Z"/>
              <w:del w:id="4786" w:author="FURSYS" w:date="2025-08-06T14:26:00Z"/>
              <w:rFonts w:ascii="굴림" w:eastAsia="굴림" w:hAnsi="굴림" w:cs="굴림"/>
              <w:kern w:val="0"/>
              <w:sz w:val="24"/>
              <w:szCs w:val="24"/>
            </w:rPr>
          </w:rPrChange>
        </w:rPr>
        <w:pPrChange w:id="4787" w:author="FURSYS" w:date="2025-08-06T14:26:00Z">
          <w:pPr>
            <w:widowControl/>
            <w:wordWrap/>
            <w:autoSpaceDE/>
            <w:autoSpaceDN/>
            <w:spacing w:after="240"/>
            <w:jc w:val="left"/>
          </w:pPr>
        </w:pPrChange>
      </w:pPr>
      <w:ins w:id="4788" w:author="이승준 (Seungjun Lee)" w:date="2025-07-29T11:35:00Z">
        <w:del w:id="4789" w:author="FURSYS" w:date="2025-08-06T14:26:00Z">
          <w:r w:rsidRPr="000C7330" w:rsidDel="008076F4">
            <w:rPr>
              <w:rFonts w:eastAsiaTheme="minorHAnsi" w:cs="굴림"/>
              <w:color w:val="000000" w:themeColor="text1"/>
              <w:kern w:val="0"/>
              <w:szCs w:val="24"/>
              <w:rPrChange w:id="4790" w:author="FURSYS" w:date="2025-12-04T15:42:00Z">
                <w:rPr>
                  <w:rFonts w:ascii="굴림" w:eastAsia="굴림" w:hAnsi="굴림" w:cs="굴림"/>
                  <w:kern w:val="0"/>
                  <w:sz w:val="24"/>
                  <w:szCs w:val="24"/>
                </w:rPr>
              </w:rPrChange>
            </w:rPr>
            <w:delText> </w:delText>
          </w:r>
        </w:del>
      </w:ins>
    </w:p>
    <w:p w14:paraId="0D46F76F" w14:textId="298D49B5" w:rsidR="002E2521" w:rsidRPr="000C7330" w:rsidDel="008076F4" w:rsidRDefault="002E2521">
      <w:pPr>
        <w:rPr>
          <w:ins w:id="4791" w:author="이승준 (Seungjun Lee)" w:date="2025-07-29T11:35:00Z"/>
          <w:del w:id="4792" w:author="FURSYS" w:date="2025-08-06T14:26:00Z"/>
          <w:rFonts w:eastAsiaTheme="minorHAnsi" w:cs="굴림"/>
          <w:color w:val="000000" w:themeColor="text1"/>
          <w:kern w:val="0"/>
          <w:szCs w:val="24"/>
          <w:rPrChange w:id="4793" w:author="FURSYS" w:date="2025-12-04T15:42:00Z">
            <w:rPr>
              <w:ins w:id="4794" w:author="이승준 (Seungjun Lee)" w:date="2025-07-29T11:35:00Z"/>
              <w:del w:id="4795" w:author="FURSYS" w:date="2025-08-06T14:26:00Z"/>
              <w:rFonts w:ascii="굴림" w:eastAsia="굴림" w:hAnsi="굴림" w:cs="굴림"/>
              <w:kern w:val="0"/>
              <w:sz w:val="24"/>
              <w:szCs w:val="24"/>
            </w:rPr>
          </w:rPrChange>
        </w:rPr>
        <w:pPrChange w:id="4796" w:author="FURSYS" w:date="2025-08-06T14:26:00Z">
          <w:pPr>
            <w:widowControl/>
            <w:wordWrap/>
            <w:autoSpaceDE/>
            <w:autoSpaceDN/>
            <w:spacing w:after="240"/>
            <w:jc w:val="left"/>
          </w:pPr>
        </w:pPrChange>
      </w:pPr>
    </w:p>
    <w:p w14:paraId="768F08EE" w14:textId="4FE99EDC" w:rsidR="002E2521" w:rsidRPr="000C7330" w:rsidDel="008076F4" w:rsidRDefault="002E2521">
      <w:pPr>
        <w:rPr>
          <w:ins w:id="4797" w:author="이승준 (Seungjun Lee)" w:date="2025-07-29T11:35:00Z"/>
          <w:del w:id="4798" w:author="FURSYS" w:date="2025-08-06T14:26:00Z"/>
          <w:rFonts w:eastAsiaTheme="minorHAnsi" w:cs="굴림"/>
          <w:color w:val="000000" w:themeColor="text1"/>
          <w:kern w:val="0"/>
          <w:szCs w:val="24"/>
          <w:rPrChange w:id="4799" w:author="FURSYS" w:date="2025-12-04T15:42:00Z">
            <w:rPr>
              <w:ins w:id="4800" w:author="이승준 (Seungjun Lee)" w:date="2025-07-29T11:35:00Z"/>
              <w:del w:id="4801" w:author="FURSYS" w:date="2025-08-06T14:26:00Z"/>
              <w:rFonts w:ascii="굴림" w:eastAsia="굴림" w:hAnsi="굴림" w:cs="굴림"/>
              <w:kern w:val="0"/>
              <w:sz w:val="24"/>
              <w:szCs w:val="24"/>
            </w:rPr>
          </w:rPrChange>
        </w:rPr>
        <w:pPrChange w:id="4802" w:author="FURSYS" w:date="2025-08-06T14:26:00Z">
          <w:pPr>
            <w:widowControl/>
            <w:wordWrap/>
            <w:autoSpaceDE/>
            <w:autoSpaceDN/>
            <w:spacing w:after="240"/>
            <w:jc w:val="center"/>
          </w:pPr>
        </w:pPrChange>
      </w:pPr>
      <w:ins w:id="4803" w:author="이승준 (Seungjun Lee)" w:date="2025-07-29T11:35:00Z">
        <w:del w:id="4804" w:author="FURSYS" w:date="2025-08-06T14:26:00Z">
          <w:r w:rsidRPr="000C7330" w:rsidDel="008076F4">
            <w:rPr>
              <w:rFonts w:eastAsiaTheme="minorHAnsi" w:cs="굴림"/>
              <w:b/>
              <w:bCs/>
              <w:color w:val="000000" w:themeColor="text1"/>
              <w:kern w:val="0"/>
              <w:szCs w:val="24"/>
              <w:rPrChange w:id="4805" w:author="FURSYS" w:date="2025-12-04T15:42:00Z">
                <w:rPr>
                  <w:rFonts w:ascii="바탕" w:eastAsia="바탕" w:hAnsi="바탕" w:cs="굴림"/>
                  <w:b/>
                  <w:bCs/>
                  <w:kern w:val="0"/>
                  <w:sz w:val="24"/>
                  <w:szCs w:val="24"/>
                </w:rPr>
              </w:rPrChange>
            </w:rPr>
            <w:delText>2025년 07월 28일</w:delText>
          </w:r>
        </w:del>
      </w:ins>
    </w:p>
    <w:p w14:paraId="68569339" w14:textId="6529A001" w:rsidR="002E2521" w:rsidRPr="000C7330" w:rsidDel="008076F4" w:rsidRDefault="002E2521">
      <w:pPr>
        <w:rPr>
          <w:ins w:id="4806" w:author="이승준 (Seungjun Lee)" w:date="2025-07-29T11:35:00Z"/>
          <w:del w:id="4807" w:author="FURSYS" w:date="2025-08-06T14:26:00Z"/>
          <w:rFonts w:eastAsiaTheme="minorHAnsi" w:cs="굴림"/>
          <w:color w:val="000000" w:themeColor="text1"/>
          <w:kern w:val="0"/>
          <w:szCs w:val="24"/>
          <w:rPrChange w:id="4808" w:author="FURSYS" w:date="2025-12-04T15:42:00Z">
            <w:rPr>
              <w:ins w:id="4809" w:author="이승준 (Seungjun Lee)" w:date="2025-07-29T11:35:00Z"/>
              <w:del w:id="4810" w:author="FURSYS" w:date="2025-08-06T14:26:00Z"/>
              <w:rFonts w:ascii="굴림" w:eastAsia="굴림" w:hAnsi="굴림" w:cs="굴림"/>
              <w:kern w:val="0"/>
              <w:sz w:val="24"/>
              <w:szCs w:val="24"/>
            </w:rPr>
          </w:rPrChange>
        </w:rPr>
        <w:pPrChange w:id="4811" w:author="FURSYS" w:date="2025-08-06T14:26:00Z">
          <w:pPr>
            <w:widowControl/>
            <w:wordWrap/>
            <w:autoSpaceDE/>
            <w:autoSpaceDN/>
            <w:spacing w:after="240"/>
            <w:jc w:val="left"/>
          </w:pPr>
        </w:pPrChange>
      </w:pPr>
      <w:ins w:id="4812" w:author="이승준 (Seungjun Lee)" w:date="2025-07-29T11:35:00Z">
        <w:del w:id="4813" w:author="FURSYS" w:date="2025-08-06T14:26:00Z">
          <w:r w:rsidRPr="000C7330" w:rsidDel="008076F4">
            <w:rPr>
              <w:rFonts w:eastAsiaTheme="minorHAnsi" w:cs="굴림"/>
              <w:color w:val="000000" w:themeColor="text1"/>
              <w:kern w:val="0"/>
              <w:szCs w:val="24"/>
              <w:rPrChange w:id="4814" w:author="FURSYS" w:date="2025-12-04T15:42:00Z">
                <w:rPr>
                  <w:rFonts w:ascii="굴림" w:eastAsia="굴림" w:hAnsi="굴림" w:cs="굴림"/>
                  <w:kern w:val="0"/>
                  <w:sz w:val="24"/>
                  <w:szCs w:val="24"/>
                </w:rPr>
              </w:rPrChange>
            </w:rPr>
            <w:delText> </w:delText>
          </w:r>
        </w:del>
      </w:ins>
    </w:p>
    <w:p w14:paraId="5C5AE492" w14:textId="08EC4046" w:rsidR="002E2521" w:rsidRPr="000C7330" w:rsidDel="008076F4" w:rsidRDefault="002E2521">
      <w:pPr>
        <w:rPr>
          <w:ins w:id="4815" w:author="이승준 (Seungjun Lee)" w:date="2025-07-29T11:35:00Z"/>
          <w:del w:id="4816" w:author="FURSYS" w:date="2025-08-06T14:26:00Z"/>
          <w:rFonts w:eastAsiaTheme="minorHAnsi" w:cs="굴림"/>
          <w:color w:val="000000" w:themeColor="text1"/>
          <w:kern w:val="0"/>
          <w:szCs w:val="24"/>
          <w:rPrChange w:id="4817" w:author="FURSYS" w:date="2025-12-04T15:42:00Z">
            <w:rPr>
              <w:ins w:id="4818" w:author="이승준 (Seungjun Lee)" w:date="2025-07-29T11:35:00Z"/>
              <w:del w:id="4819" w:author="FURSYS" w:date="2025-08-06T14:26:00Z"/>
              <w:rFonts w:ascii="굴림" w:eastAsia="굴림" w:hAnsi="굴림" w:cs="굴림"/>
              <w:kern w:val="0"/>
              <w:sz w:val="24"/>
              <w:szCs w:val="24"/>
            </w:rPr>
          </w:rPrChange>
        </w:rPr>
        <w:pPrChange w:id="4820" w:author="FURSYS" w:date="2025-08-06T14:26:00Z">
          <w:pPr>
            <w:widowControl/>
            <w:wordWrap/>
            <w:autoSpaceDE/>
            <w:autoSpaceDN/>
            <w:spacing w:after="240"/>
            <w:jc w:val="left"/>
          </w:pPr>
        </w:pPrChange>
      </w:pPr>
    </w:p>
    <w:tbl>
      <w:tblPr>
        <w:tblW w:w="9932" w:type="dxa"/>
        <w:jc w:val="center"/>
        <w:tblCellMar>
          <w:left w:w="0" w:type="dxa"/>
          <w:right w:w="0" w:type="dxa"/>
        </w:tblCellMar>
        <w:tblLook w:val="04A0" w:firstRow="1" w:lastRow="0" w:firstColumn="1" w:lastColumn="0" w:noHBand="0" w:noVBand="1"/>
      </w:tblPr>
      <w:tblGrid>
        <w:gridCol w:w="1332"/>
        <w:gridCol w:w="3459"/>
        <w:gridCol w:w="1473"/>
        <w:gridCol w:w="3668"/>
      </w:tblGrid>
      <w:tr w:rsidR="00A60C55" w:rsidRPr="000C7330" w:rsidDel="008076F4" w14:paraId="34ED390F" w14:textId="26311EF1" w:rsidTr="002E2521">
        <w:trPr>
          <w:trHeight w:val="328"/>
          <w:jc w:val="center"/>
          <w:ins w:id="4821" w:author="이승준 (Seungjun Lee)" w:date="2025-07-29T11:35:00Z"/>
          <w:del w:id="4822" w:author="FURSYS" w:date="2025-08-06T14:26:00Z"/>
        </w:trPr>
        <w:tc>
          <w:tcPr>
            <w:tcW w:w="4791" w:type="dxa"/>
            <w:gridSpan w:val="2"/>
            <w:tcBorders>
              <w:top w:val="single" w:sz="6" w:space="0" w:color="7C84EF"/>
              <w:left w:val="single" w:sz="6" w:space="0" w:color="7C84EF"/>
              <w:bottom w:val="single" w:sz="6" w:space="0" w:color="7C84EF"/>
              <w:right w:val="single" w:sz="6" w:space="0" w:color="7C84EF"/>
            </w:tcBorders>
            <w:vAlign w:val="center"/>
            <w:hideMark/>
          </w:tcPr>
          <w:p w14:paraId="25FFA057" w14:textId="56C48F60" w:rsidR="002E2521" w:rsidRPr="000C7330" w:rsidDel="008076F4" w:rsidRDefault="002E2521">
            <w:pPr>
              <w:rPr>
                <w:ins w:id="4823" w:author="이승준 (Seungjun Lee)" w:date="2025-07-29T11:35:00Z"/>
                <w:del w:id="4824" w:author="FURSYS" w:date="2025-08-06T14:26:00Z"/>
                <w:rFonts w:eastAsiaTheme="minorHAnsi" w:cs="굴림"/>
                <w:color w:val="000000" w:themeColor="text1"/>
                <w:kern w:val="0"/>
                <w:sz w:val="16"/>
                <w:szCs w:val="20"/>
                <w:rPrChange w:id="4825" w:author="FURSYS" w:date="2025-12-04T15:42:00Z">
                  <w:rPr>
                    <w:ins w:id="4826" w:author="이승준 (Seungjun Lee)" w:date="2025-07-29T11:35:00Z"/>
                    <w:del w:id="4827" w:author="FURSYS" w:date="2025-08-06T14:26:00Z"/>
                    <w:rFonts w:ascii="바탕" w:eastAsia="바탕" w:hAnsi="바탕" w:cs="굴림"/>
                    <w:kern w:val="0"/>
                    <w:szCs w:val="20"/>
                  </w:rPr>
                </w:rPrChange>
              </w:rPr>
              <w:pPrChange w:id="4828" w:author="FURSYS" w:date="2025-08-06T14:26:00Z">
                <w:pPr>
                  <w:widowControl/>
                  <w:wordWrap/>
                  <w:autoSpaceDE/>
                  <w:autoSpaceDN/>
                  <w:spacing w:after="240"/>
                  <w:jc w:val="center"/>
                </w:pPr>
              </w:pPrChange>
            </w:pPr>
            <w:ins w:id="4829" w:author="이승준 (Seungjun Lee)" w:date="2025-07-29T11:35:00Z">
              <w:del w:id="4830" w:author="FURSYS" w:date="2025-08-06T14:26:00Z">
                <w:r w:rsidRPr="000C7330" w:rsidDel="008076F4">
                  <w:rPr>
                    <w:rFonts w:eastAsiaTheme="minorHAnsi" w:cs="굴림" w:hint="eastAsia"/>
                    <w:b/>
                    <w:bCs/>
                    <w:color w:val="000000" w:themeColor="text1"/>
                    <w:kern w:val="0"/>
                    <w:sz w:val="16"/>
                    <w:szCs w:val="20"/>
                    <w:rPrChange w:id="4831" w:author="FURSYS" w:date="2025-12-04T15:42:00Z">
                      <w:rPr>
                        <w:rFonts w:ascii="바탕" w:eastAsia="바탕" w:hAnsi="바탕" w:cs="굴림" w:hint="eastAsia"/>
                        <w:b/>
                        <w:bCs/>
                        <w:kern w:val="0"/>
                        <w:szCs w:val="20"/>
                      </w:rPr>
                    </w:rPrChange>
                  </w:rPr>
                  <w:delText>위탁자 </w:delText>
                </w:r>
                <w:r w:rsidRPr="000C7330" w:rsidDel="008076F4">
                  <w:rPr>
                    <w:rFonts w:eastAsiaTheme="minorHAnsi" w:cs="굴림"/>
                    <w:b/>
                    <w:bCs/>
                    <w:color w:val="000000" w:themeColor="text1"/>
                    <w:kern w:val="0"/>
                    <w:sz w:val="18"/>
                    <w:rPrChange w:id="4832" w:author="FURSYS" w:date="2025-12-04T15:42:00Z">
                      <w:rPr>
                        <w:rFonts w:ascii="바탕" w:eastAsia="바탕" w:hAnsi="바탕" w:cs="굴림"/>
                        <w:b/>
                        <w:bCs/>
                        <w:kern w:val="0"/>
                        <w:sz w:val="22"/>
                      </w:rPr>
                    </w:rPrChange>
                  </w:rPr>
                  <w:delText>"갑"</w:delText>
                </w:r>
              </w:del>
            </w:ins>
          </w:p>
        </w:tc>
        <w:tc>
          <w:tcPr>
            <w:tcW w:w="5141" w:type="dxa"/>
            <w:gridSpan w:val="2"/>
            <w:tcBorders>
              <w:top w:val="single" w:sz="6" w:space="0" w:color="7C84EF"/>
              <w:left w:val="single" w:sz="6" w:space="0" w:color="7C84EF"/>
              <w:bottom w:val="single" w:sz="6" w:space="0" w:color="7C84EF"/>
              <w:right w:val="single" w:sz="6" w:space="0" w:color="7C84EF"/>
            </w:tcBorders>
            <w:vAlign w:val="center"/>
            <w:hideMark/>
          </w:tcPr>
          <w:p w14:paraId="5AB6E147" w14:textId="300E0DB8" w:rsidR="002E2521" w:rsidRPr="000C7330" w:rsidDel="008076F4" w:rsidRDefault="002E2521">
            <w:pPr>
              <w:rPr>
                <w:ins w:id="4833" w:author="이승준 (Seungjun Lee)" w:date="2025-07-29T11:35:00Z"/>
                <w:del w:id="4834" w:author="FURSYS" w:date="2025-08-06T14:26:00Z"/>
                <w:rFonts w:eastAsiaTheme="minorHAnsi" w:cs="굴림"/>
                <w:color w:val="000000" w:themeColor="text1"/>
                <w:kern w:val="0"/>
                <w:sz w:val="16"/>
                <w:szCs w:val="20"/>
                <w:rPrChange w:id="4835" w:author="FURSYS" w:date="2025-12-04T15:42:00Z">
                  <w:rPr>
                    <w:ins w:id="4836" w:author="이승준 (Seungjun Lee)" w:date="2025-07-29T11:35:00Z"/>
                    <w:del w:id="4837" w:author="FURSYS" w:date="2025-08-06T14:26:00Z"/>
                    <w:rFonts w:ascii="굴림" w:eastAsia="굴림" w:hAnsi="굴림" w:cs="굴림"/>
                    <w:kern w:val="0"/>
                    <w:szCs w:val="20"/>
                  </w:rPr>
                </w:rPrChange>
              </w:rPr>
              <w:pPrChange w:id="4838" w:author="FURSYS" w:date="2025-08-06T14:26:00Z">
                <w:pPr>
                  <w:widowControl/>
                  <w:wordWrap/>
                  <w:autoSpaceDE/>
                  <w:autoSpaceDN/>
                  <w:spacing w:after="240"/>
                  <w:jc w:val="center"/>
                </w:pPr>
              </w:pPrChange>
            </w:pPr>
            <w:ins w:id="4839" w:author="이승준 (Seungjun Lee)" w:date="2025-07-29T11:35:00Z">
              <w:del w:id="4840" w:author="FURSYS" w:date="2025-08-06T14:26:00Z">
                <w:r w:rsidRPr="000C7330" w:rsidDel="008076F4">
                  <w:rPr>
                    <w:rFonts w:eastAsiaTheme="minorHAnsi" w:cs="굴림" w:hint="eastAsia"/>
                    <w:b/>
                    <w:bCs/>
                    <w:color w:val="000000" w:themeColor="text1"/>
                    <w:kern w:val="0"/>
                    <w:sz w:val="18"/>
                    <w:rPrChange w:id="4841" w:author="FURSYS" w:date="2025-12-04T15:42:00Z">
                      <w:rPr>
                        <w:rFonts w:ascii="바탕" w:eastAsia="바탕" w:hAnsi="바탕" w:cs="굴림" w:hint="eastAsia"/>
                        <w:b/>
                        <w:bCs/>
                        <w:kern w:val="0"/>
                        <w:sz w:val="22"/>
                      </w:rPr>
                    </w:rPrChange>
                  </w:rPr>
                  <w:delText>수탁자</w:delText>
                </w:r>
                <w:r w:rsidRPr="000C7330" w:rsidDel="008076F4">
                  <w:rPr>
                    <w:rFonts w:eastAsiaTheme="minorHAnsi" w:cs="굴림"/>
                    <w:b/>
                    <w:bCs/>
                    <w:color w:val="000000" w:themeColor="text1"/>
                    <w:kern w:val="0"/>
                    <w:sz w:val="18"/>
                    <w:rPrChange w:id="4842" w:author="FURSYS" w:date="2025-12-04T15:42:00Z">
                      <w:rPr>
                        <w:rFonts w:ascii="바탕" w:eastAsia="바탕" w:hAnsi="바탕" w:cs="굴림"/>
                        <w:b/>
                        <w:bCs/>
                        <w:kern w:val="0"/>
                        <w:sz w:val="22"/>
                      </w:rPr>
                    </w:rPrChange>
                  </w:rPr>
                  <w:delText xml:space="preserve"> "을"</w:delText>
                </w:r>
              </w:del>
            </w:ins>
          </w:p>
        </w:tc>
      </w:tr>
      <w:tr w:rsidR="00A60C55" w:rsidRPr="000C7330" w:rsidDel="008076F4" w14:paraId="4947590A" w14:textId="4A4C2B45" w:rsidTr="002E2521">
        <w:trPr>
          <w:trHeight w:val="343"/>
          <w:jc w:val="center"/>
          <w:ins w:id="4843" w:author="이승준 (Seungjun Lee)" w:date="2025-07-29T11:35:00Z"/>
          <w:del w:id="4844" w:author="FURSYS" w:date="2025-08-06T14:26:00Z"/>
        </w:trPr>
        <w:tc>
          <w:tcPr>
            <w:tcW w:w="1332" w:type="dxa"/>
            <w:tcBorders>
              <w:top w:val="nil"/>
              <w:left w:val="single" w:sz="6" w:space="0" w:color="7C84EF"/>
              <w:bottom w:val="single" w:sz="6" w:space="0" w:color="7C84EF"/>
              <w:right w:val="single" w:sz="6" w:space="0" w:color="7C84EF"/>
            </w:tcBorders>
            <w:vAlign w:val="center"/>
            <w:hideMark/>
          </w:tcPr>
          <w:p w14:paraId="0BB2CD3E" w14:textId="21967AAF" w:rsidR="002E2521" w:rsidRPr="000C7330" w:rsidDel="008076F4" w:rsidRDefault="002E2521">
            <w:pPr>
              <w:rPr>
                <w:ins w:id="4845" w:author="이승준 (Seungjun Lee)" w:date="2025-07-29T11:35:00Z"/>
                <w:del w:id="4846" w:author="FURSYS" w:date="2025-08-06T14:26:00Z"/>
                <w:rFonts w:eastAsiaTheme="minorHAnsi" w:cs="굴림"/>
                <w:color w:val="000000" w:themeColor="text1"/>
                <w:kern w:val="0"/>
                <w:sz w:val="16"/>
                <w:szCs w:val="20"/>
                <w:rPrChange w:id="4847" w:author="FURSYS" w:date="2025-12-04T15:42:00Z">
                  <w:rPr>
                    <w:ins w:id="4848" w:author="이승준 (Seungjun Lee)" w:date="2025-07-29T11:35:00Z"/>
                    <w:del w:id="4849" w:author="FURSYS" w:date="2025-08-06T14:26:00Z"/>
                    <w:rFonts w:ascii="굴림" w:eastAsia="굴림" w:hAnsi="굴림" w:cs="굴림"/>
                    <w:kern w:val="0"/>
                    <w:szCs w:val="20"/>
                  </w:rPr>
                </w:rPrChange>
              </w:rPr>
              <w:pPrChange w:id="4850" w:author="FURSYS" w:date="2025-08-06T14:26:00Z">
                <w:pPr>
                  <w:widowControl/>
                  <w:wordWrap/>
                  <w:autoSpaceDE/>
                  <w:autoSpaceDN/>
                  <w:spacing w:after="240"/>
                  <w:jc w:val="left"/>
                </w:pPr>
              </w:pPrChange>
            </w:pPr>
            <w:ins w:id="4851" w:author="이승준 (Seungjun Lee)" w:date="2025-07-29T11:35:00Z">
              <w:del w:id="4852" w:author="FURSYS" w:date="2025-08-06T14:26:00Z">
                <w:r w:rsidRPr="000C7330" w:rsidDel="008076F4">
                  <w:rPr>
                    <w:rFonts w:eastAsiaTheme="minorHAnsi" w:cs="굴림" w:hint="eastAsia"/>
                    <w:color w:val="000000" w:themeColor="text1"/>
                    <w:kern w:val="0"/>
                    <w:sz w:val="18"/>
                    <w:rPrChange w:id="4853" w:author="FURSYS" w:date="2025-12-04T15:42:00Z">
                      <w:rPr>
                        <w:rFonts w:ascii="굴림" w:eastAsia="굴림" w:hAnsi="굴림" w:cs="굴림" w:hint="eastAsia"/>
                        <w:kern w:val="0"/>
                        <w:sz w:val="22"/>
                      </w:rPr>
                    </w:rPrChange>
                  </w:rPr>
                  <w:delText> </w:delText>
                </w:r>
                <w:r w:rsidRPr="000C7330" w:rsidDel="008076F4">
                  <w:rPr>
                    <w:rFonts w:eastAsiaTheme="minorHAnsi" w:cs="굴림" w:hint="eastAsia"/>
                    <w:b/>
                    <w:bCs/>
                    <w:color w:val="000000" w:themeColor="text1"/>
                    <w:kern w:val="0"/>
                    <w:sz w:val="18"/>
                    <w:rPrChange w:id="4854" w:author="FURSYS" w:date="2025-12-04T15:42:00Z">
                      <w:rPr>
                        <w:rFonts w:ascii="바탕" w:eastAsia="바탕" w:hAnsi="바탕" w:cs="굴림" w:hint="eastAsia"/>
                        <w:b/>
                        <w:bCs/>
                        <w:kern w:val="0"/>
                        <w:sz w:val="22"/>
                      </w:rPr>
                    </w:rPrChange>
                  </w:rPr>
                  <w:delText>주</w:delText>
                </w:r>
                <w:r w:rsidRPr="000C7330" w:rsidDel="008076F4">
                  <w:rPr>
                    <w:rFonts w:eastAsiaTheme="minorHAnsi" w:cs="굴림"/>
                    <w:b/>
                    <w:bCs/>
                    <w:color w:val="000000" w:themeColor="text1"/>
                    <w:kern w:val="0"/>
                    <w:sz w:val="18"/>
                    <w:rPrChange w:id="4855" w:author="FURSYS" w:date="2025-12-04T15:42:00Z">
                      <w:rPr>
                        <w:rFonts w:ascii="바탕" w:eastAsia="바탕" w:hAnsi="바탕" w:cs="굴림"/>
                        <w:b/>
                        <w:bCs/>
                        <w:kern w:val="0"/>
                        <w:sz w:val="22"/>
                      </w:rPr>
                    </w:rPrChange>
                  </w:rPr>
                  <w:delText xml:space="preserve"> </w:delText>
                </w:r>
                <w:r w:rsidRPr="000C7330" w:rsidDel="008076F4">
                  <w:rPr>
                    <w:rFonts w:eastAsiaTheme="minorHAnsi" w:cs="굴림" w:hint="eastAsia"/>
                    <w:b/>
                    <w:bCs/>
                    <w:color w:val="000000" w:themeColor="text1"/>
                    <w:kern w:val="0"/>
                    <w:sz w:val="18"/>
                    <w:rPrChange w:id="4856" w:author="FURSYS" w:date="2025-12-04T15:42:00Z">
                      <w:rPr>
                        <w:rFonts w:ascii="바탕" w:eastAsia="바탕" w:hAnsi="바탕" w:cs="굴림" w:hint="eastAsia"/>
                        <w:b/>
                        <w:bCs/>
                        <w:kern w:val="0"/>
                        <w:sz w:val="22"/>
                      </w:rPr>
                    </w:rPrChange>
                  </w:rPr>
                  <w:delText>  </w:delText>
                </w:r>
                <w:r w:rsidRPr="000C7330" w:rsidDel="008076F4">
                  <w:rPr>
                    <w:rFonts w:eastAsiaTheme="minorHAnsi" w:cs="굴림"/>
                    <w:b/>
                    <w:bCs/>
                    <w:color w:val="000000" w:themeColor="text1"/>
                    <w:kern w:val="0"/>
                    <w:sz w:val="18"/>
                    <w:rPrChange w:id="4857" w:author="FURSYS" w:date="2025-12-04T15:42:00Z">
                      <w:rPr>
                        <w:rFonts w:ascii="바탕" w:eastAsia="바탕" w:hAnsi="바탕" w:cs="굴림"/>
                        <w:b/>
                        <w:bCs/>
                        <w:kern w:val="0"/>
                        <w:sz w:val="22"/>
                      </w:rPr>
                    </w:rPrChange>
                  </w:rPr>
                  <w:delText xml:space="preserve"> </w:delText>
                </w:r>
                <w:r w:rsidRPr="000C7330" w:rsidDel="008076F4">
                  <w:rPr>
                    <w:rFonts w:eastAsiaTheme="minorHAnsi" w:cs="굴림" w:hint="eastAsia"/>
                    <w:b/>
                    <w:bCs/>
                    <w:color w:val="000000" w:themeColor="text1"/>
                    <w:kern w:val="0"/>
                    <w:sz w:val="18"/>
                    <w:rPrChange w:id="4858" w:author="FURSYS" w:date="2025-12-04T15:42:00Z">
                      <w:rPr>
                        <w:rFonts w:ascii="바탕" w:eastAsia="바탕" w:hAnsi="바탕" w:cs="굴림" w:hint="eastAsia"/>
                        <w:b/>
                        <w:bCs/>
                        <w:kern w:val="0"/>
                        <w:sz w:val="22"/>
                      </w:rPr>
                    </w:rPrChange>
                  </w:rPr>
                  <w:delText>소</w:delText>
                </w:r>
              </w:del>
            </w:ins>
          </w:p>
          <w:p w14:paraId="6578805D" w14:textId="24ED55AE" w:rsidR="002E2521" w:rsidRPr="000C7330" w:rsidDel="008076F4" w:rsidRDefault="002E2521">
            <w:pPr>
              <w:rPr>
                <w:ins w:id="4859" w:author="이승준 (Seungjun Lee)" w:date="2025-07-29T11:35:00Z"/>
                <w:del w:id="4860" w:author="FURSYS" w:date="2025-08-06T14:26:00Z"/>
                <w:rFonts w:eastAsiaTheme="minorHAnsi" w:cs="굴림"/>
                <w:color w:val="000000" w:themeColor="text1"/>
                <w:kern w:val="0"/>
                <w:sz w:val="16"/>
                <w:szCs w:val="20"/>
                <w:rPrChange w:id="4861" w:author="FURSYS" w:date="2025-12-04T15:42:00Z">
                  <w:rPr>
                    <w:ins w:id="4862" w:author="이승준 (Seungjun Lee)" w:date="2025-07-29T11:35:00Z"/>
                    <w:del w:id="4863" w:author="FURSYS" w:date="2025-08-06T14:26:00Z"/>
                    <w:rFonts w:ascii="굴림" w:eastAsia="굴림" w:hAnsi="굴림" w:cs="굴림"/>
                    <w:kern w:val="0"/>
                    <w:szCs w:val="20"/>
                  </w:rPr>
                </w:rPrChange>
              </w:rPr>
              <w:pPrChange w:id="4864" w:author="FURSYS" w:date="2025-08-06T14:26:00Z">
                <w:pPr>
                  <w:widowControl/>
                  <w:wordWrap/>
                  <w:autoSpaceDE/>
                  <w:autoSpaceDN/>
                  <w:spacing w:after="240"/>
                  <w:jc w:val="left"/>
                </w:pPr>
              </w:pPrChange>
            </w:pPr>
          </w:p>
          <w:p w14:paraId="5AE15C81" w14:textId="5A746F29" w:rsidR="002E2521" w:rsidRPr="000C7330" w:rsidDel="008076F4" w:rsidRDefault="002E2521">
            <w:pPr>
              <w:rPr>
                <w:ins w:id="4865" w:author="이승준 (Seungjun Lee)" w:date="2025-07-29T11:35:00Z"/>
                <w:del w:id="4866" w:author="FURSYS" w:date="2025-08-06T14:26:00Z"/>
                <w:rFonts w:eastAsiaTheme="minorHAnsi" w:cs="굴림"/>
                <w:color w:val="000000" w:themeColor="text1"/>
                <w:kern w:val="0"/>
                <w:sz w:val="16"/>
                <w:szCs w:val="20"/>
                <w:rPrChange w:id="4867" w:author="FURSYS" w:date="2025-12-04T15:42:00Z">
                  <w:rPr>
                    <w:ins w:id="4868" w:author="이승준 (Seungjun Lee)" w:date="2025-07-29T11:35:00Z"/>
                    <w:del w:id="4869" w:author="FURSYS" w:date="2025-08-06T14:26:00Z"/>
                    <w:rFonts w:ascii="굴림" w:eastAsia="굴림" w:hAnsi="굴림" w:cs="굴림"/>
                    <w:kern w:val="0"/>
                    <w:szCs w:val="20"/>
                  </w:rPr>
                </w:rPrChange>
              </w:rPr>
              <w:pPrChange w:id="4870" w:author="FURSYS" w:date="2025-08-06T14:26:00Z">
                <w:pPr>
                  <w:widowControl/>
                  <w:wordWrap/>
                  <w:autoSpaceDE/>
                  <w:autoSpaceDN/>
                  <w:jc w:val="left"/>
                </w:pPr>
              </w:pPrChange>
            </w:pPr>
            <w:ins w:id="4871" w:author="이승준 (Seungjun Lee)" w:date="2025-07-29T11:35:00Z">
              <w:del w:id="4872" w:author="FURSYS" w:date="2025-08-06T14:26:00Z">
                <w:r w:rsidRPr="000C7330" w:rsidDel="008076F4">
                  <w:rPr>
                    <w:rFonts w:eastAsiaTheme="minorHAnsi" w:cs="굴림" w:hint="eastAsia"/>
                    <w:b/>
                    <w:bCs/>
                    <w:color w:val="000000" w:themeColor="text1"/>
                    <w:kern w:val="0"/>
                    <w:sz w:val="18"/>
                    <w:rPrChange w:id="4873" w:author="FURSYS" w:date="2025-12-04T15:42:00Z">
                      <w:rPr>
                        <w:rFonts w:ascii="바탕" w:eastAsia="바탕" w:hAnsi="바탕" w:cs="굴림" w:hint="eastAsia"/>
                        <w:b/>
                        <w:bCs/>
                        <w:kern w:val="0"/>
                        <w:sz w:val="22"/>
                      </w:rPr>
                    </w:rPrChange>
                  </w:rPr>
                  <w:delText> 상   </w:delText>
                </w:r>
                <w:r w:rsidRPr="000C7330" w:rsidDel="008076F4">
                  <w:rPr>
                    <w:rFonts w:eastAsiaTheme="minorHAnsi" w:cs="굴림"/>
                    <w:b/>
                    <w:bCs/>
                    <w:color w:val="000000" w:themeColor="text1"/>
                    <w:kern w:val="0"/>
                    <w:sz w:val="18"/>
                    <w:rPrChange w:id="4874" w:author="FURSYS" w:date="2025-12-04T15:42:00Z">
                      <w:rPr>
                        <w:rFonts w:ascii="바탕" w:eastAsia="바탕" w:hAnsi="바탕" w:cs="굴림"/>
                        <w:b/>
                        <w:bCs/>
                        <w:kern w:val="0"/>
                        <w:sz w:val="22"/>
                      </w:rPr>
                    </w:rPrChange>
                  </w:rPr>
                  <w:delText xml:space="preserve"> </w:delText>
                </w:r>
                <w:r w:rsidRPr="000C7330" w:rsidDel="008076F4">
                  <w:rPr>
                    <w:rFonts w:eastAsiaTheme="minorHAnsi" w:cs="굴림" w:hint="eastAsia"/>
                    <w:b/>
                    <w:bCs/>
                    <w:color w:val="000000" w:themeColor="text1"/>
                    <w:kern w:val="0"/>
                    <w:sz w:val="18"/>
                    <w:rPrChange w:id="4875" w:author="FURSYS" w:date="2025-12-04T15:42:00Z">
                      <w:rPr>
                        <w:rFonts w:ascii="바탕" w:eastAsia="바탕" w:hAnsi="바탕" w:cs="굴림" w:hint="eastAsia"/>
                        <w:b/>
                        <w:bCs/>
                        <w:kern w:val="0"/>
                        <w:sz w:val="22"/>
                      </w:rPr>
                    </w:rPrChange>
                  </w:rPr>
                  <w:delText>호</w:delText>
                </w:r>
              </w:del>
            </w:ins>
          </w:p>
          <w:p w14:paraId="12A6B036" w14:textId="45000D99" w:rsidR="002E2521" w:rsidRPr="000C7330" w:rsidDel="008076F4" w:rsidRDefault="002E2521">
            <w:pPr>
              <w:rPr>
                <w:ins w:id="4876" w:author="이승준 (Seungjun Lee)" w:date="2025-07-29T11:35:00Z"/>
                <w:del w:id="4877" w:author="FURSYS" w:date="2025-08-06T14:26:00Z"/>
                <w:rFonts w:eastAsiaTheme="minorHAnsi" w:cs="굴림"/>
                <w:color w:val="000000" w:themeColor="text1"/>
                <w:kern w:val="0"/>
                <w:sz w:val="16"/>
                <w:szCs w:val="20"/>
                <w:rPrChange w:id="4878" w:author="FURSYS" w:date="2025-12-04T15:42:00Z">
                  <w:rPr>
                    <w:ins w:id="4879" w:author="이승준 (Seungjun Lee)" w:date="2025-07-29T11:35:00Z"/>
                    <w:del w:id="4880" w:author="FURSYS" w:date="2025-08-06T14:26:00Z"/>
                    <w:rFonts w:ascii="굴림" w:eastAsia="굴림" w:hAnsi="굴림" w:cs="굴림"/>
                    <w:kern w:val="0"/>
                    <w:szCs w:val="20"/>
                  </w:rPr>
                </w:rPrChange>
              </w:rPr>
              <w:pPrChange w:id="4881" w:author="FURSYS" w:date="2025-08-06T14:26:00Z">
                <w:pPr>
                  <w:widowControl/>
                  <w:wordWrap/>
                  <w:autoSpaceDE/>
                  <w:autoSpaceDN/>
                  <w:spacing w:after="240"/>
                  <w:jc w:val="left"/>
                </w:pPr>
              </w:pPrChange>
            </w:pPr>
            <w:ins w:id="4882" w:author="이승준 (Seungjun Lee)" w:date="2025-07-29T11:35:00Z">
              <w:del w:id="4883" w:author="FURSYS" w:date="2025-08-06T14:26:00Z">
                <w:r w:rsidRPr="000C7330" w:rsidDel="008076F4">
                  <w:rPr>
                    <w:rFonts w:eastAsiaTheme="minorHAnsi" w:cs="굴림" w:hint="eastAsia"/>
                    <w:b/>
                    <w:bCs/>
                    <w:color w:val="000000" w:themeColor="text1"/>
                    <w:kern w:val="0"/>
                    <w:sz w:val="18"/>
                    <w:rPrChange w:id="4884" w:author="FURSYS" w:date="2025-12-04T15:42:00Z">
                      <w:rPr>
                        <w:rFonts w:ascii="바탕" w:eastAsia="바탕" w:hAnsi="바탕" w:cs="굴림" w:hint="eastAsia"/>
                        <w:b/>
                        <w:bCs/>
                        <w:kern w:val="0"/>
                        <w:sz w:val="22"/>
                      </w:rPr>
                    </w:rPrChange>
                  </w:rPr>
                  <w:delText> 대표이사</w:delText>
                </w:r>
              </w:del>
            </w:ins>
          </w:p>
        </w:tc>
        <w:tc>
          <w:tcPr>
            <w:tcW w:w="3459" w:type="dxa"/>
            <w:tcBorders>
              <w:top w:val="nil"/>
              <w:left w:val="single" w:sz="6" w:space="0" w:color="7C84EF"/>
              <w:bottom w:val="single" w:sz="6" w:space="0" w:color="7C84EF"/>
              <w:right w:val="single" w:sz="6" w:space="0" w:color="7C84EF"/>
            </w:tcBorders>
            <w:vAlign w:val="center"/>
            <w:hideMark/>
          </w:tcPr>
          <w:p w14:paraId="1FC2B7F3" w14:textId="371FCBFC" w:rsidR="002E2521" w:rsidRPr="000C7330" w:rsidDel="008076F4" w:rsidRDefault="002E2521">
            <w:pPr>
              <w:rPr>
                <w:ins w:id="4885" w:author="이승준 (Seungjun Lee)" w:date="2025-07-29T11:35:00Z"/>
                <w:del w:id="4886" w:author="FURSYS" w:date="2025-08-06T14:26:00Z"/>
                <w:rFonts w:eastAsiaTheme="minorHAnsi" w:cs="굴림"/>
                <w:color w:val="000000" w:themeColor="text1"/>
                <w:kern w:val="0"/>
                <w:sz w:val="16"/>
                <w:szCs w:val="20"/>
                <w:rPrChange w:id="4887" w:author="FURSYS" w:date="2025-12-04T15:42:00Z">
                  <w:rPr>
                    <w:ins w:id="4888" w:author="이승준 (Seungjun Lee)" w:date="2025-07-29T11:35:00Z"/>
                    <w:del w:id="4889" w:author="FURSYS" w:date="2025-08-06T14:26:00Z"/>
                    <w:rFonts w:ascii="굴림" w:eastAsia="굴림" w:hAnsi="굴림" w:cs="굴림"/>
                    <w:kern w:val="0"/>
                    <w:szCs w:val="20"/>
                  </w:rPr>
                </w:rPrChange>
              </w:rPr>
              <w:pPrChange w:id="4890" w:author="FURSYS" w:date="2025-08-06T14:26:00Z">
                <w:pPr>
                  <w:widowControl/>
                  <w:wordWrap/>
                  <w:autoSpaceDE/>
                  <w:autoSpaceDN/>
                  <w:spacing w:after="240"/>
                  <w:jc w:val="left"/>
                </w:pPr>
              </w:pPrChange>
            </w:pPr>
            <w:ins w:id="4891" w:author="이승준 (Seungjun Lee)" w:date="2025-07-29T11:35:00Z">
              <w:del w:id="4892" w:author="FURSYS" w:date="2025-08-06T14:26:00Z">
                <w:r w:rsidRPr="000C7330" w:rsidDel="008076F4">
                  <w:rPr>
                    <w:rFonts w:eastAsiaTheme="minorHAnsi" w:cs="굴림" w:hint="eastAsia"/>
                    <w:color w:val="000000" w:themeColor="text1"/>
                    <w:kern w:val="0"/>
                    <w:sz w:val="18"/>
                    <w:rPrChange w:id="4893" w:author="FURSYS" w:date="2025-12-04T15:42:00Z">
                      <w:rPr>
                        <w:rFonts w:ascii="굴림" w:eastAsia="굴림" w:hAnsi="굴림" w:cs="굴림" w:hint="eastAsia"/>
                        <w:kern w:val="0"/>
                        <w:sz w:val="22"/>
                      </w:rPr>
                    </w:rPrChange>
                  </w:rPr>
                  <w:delText>  </w:delText>
                </w:r>
                <w:r w:rsidRPr="000C7330" w:rsidDel="008076F4">
                  <w:rPr>
                    <w:rFonts w:eastAsiaTheme="minorHAnsi" w:cs="굴림" w:hint="eastAsia"/>
                    <w:b/>
                    <w:bCs/>
                    <w:color w:val="000000" w:themeColor="text1"/>
                    <w:kern w:val="0"/>
                    <w:sz w:val="18"/>
                    <w:rPrChange w:id="4894" w:author="FURSYS" w:date="2025-12-04T15:42:00Z">
                      <w:rPr>
                        <w:rFonts w:ascii="바탕" w:eastAsia="바탕" w:hAnsi="바탕" w:cs="굴림" w:hint="eastAsia"/>
                        <w:b/>
                        <w:bCs/>
                        <w:kern w:val="0"/>
                        <w:sz w:val="22"/>
                      </w:rPr>
                    </w:rPrChange>
                  </w:rPr>
                  <w:delText>서울특별시</w:delText>
                </w:r>
                <w:r w:rsidRPr="000C7330" w:rsidDel="008076F4">
                  <w:rPr>
                    <w:rFonts w:eastAsiaTheme="minorHAnsi" w:cs="굴림"/>
                    <w:b/>
                    <w:bCs/>
                    <w:color w:val="000000" w:themeColor="text1"/>
                    <w:kern w:val="0"/>
                    <w:sz w:val="18"/>
                    <w:rPrChange w:id="4895" w:author="FURSYS" w:date="2025-12-04T15:42:00Z">
                      <w:rPr>
                        <w:rFonts w:ascii="바탕" w:eastAsia="바탕" w:hAnsi="바탕" w:cs="굴림"/>
                        <w:b/>
                        <w:bCs/>
                        <w:kern w:val="0"/>
                        <w:sz w:val="22"/>
                      </w:rPr>
                    </w:rPrChange>
                  </w:rPr>
                  <w:delText xml:space="preserve"> </w:delText>
                </w:r>
                <w:r w:rsidRPr="000C7330" w:rsidDel="008076F4">
                  <w:rPr>
                    <w:rFonts w:eastAsiaTheme="minorHAnsi" w:cs="굴림" w:hint="eastAsia"/>
                    <w:b/>
                    <w:bCs/>
                    <w:color w:val="000000" w:themeColor="text1"/>
                    <w:kern w:val="0"/>
                    <w:sz w:val="18"/>
                    <w:rPrChange w:id="4896" w:author="FURSYS" w:date="2025-12-04T15:42:00Z">
                      <w:rPr>
                        <w:rFonts w:ascii="바탕" w:eastAsia="바탕" w:hAnsi="바탕" w:cs="굴림" w:hint="eastAsia"/>
                        <w:b/>
                        <w:bCs/>
                        <w:kern w:val="0"/>
                        <w:sz w:val="22"/>
                      </w:rPr>
                    </w:rPrChange>
                  </w:rPr>
                  <w:delText>마곡중앙로</w:delText>
                </w:r>
                <w:r w:rsidRPr="000C7330" w:rsidDel="008076F4">
                  <w:rPr>
                    <w:rFonts w:eastAsiaTheme="minorHAnsi" w:cs="굴림"/>
                    <w:b/>
                    <w:bCs/>
                    <w:color w:val="000000" w:themeColor="text1"/>
                    <w:kern w:val="0"/>
                    <w:sz w:val="18"/>
                    <w:rPrChange w:id="4897" w:author="FURSYS" w:date="2025-12-04T15:42:00Z">
                      <w:rPr>
                        <w:rFonts w:ascii="바탕" w:eastAsia="바탕" w:hAnsi="바탕" w:cs="굴림"/>
                        <w:b/>
                        <w:bCs/>
                        <w:kern w:val="0"/>
                        <w:sz w:val="22"/>
                      </w:rPr>
                    </w:rPrChange>
                  </w:rPr>
                  <w:delText xml:space="preserve"> 105-7 </w:delText>
                </w:r>
              </w:del>
            </w:ins>
          </w:p>
          <w:p w14:paraId="0C179ED3" w14:textId="07941C29" w:rsidR="002E2521" w:rsidRPr="000C7330" w:rsidDel="008076F4" w:rsidRDefault="002E2521">
            <w:pPr>
              <w:rPr>
                <w:ins w:id="4898" w:author="이승준 (Seungjun Lee)" w:date="2025-07-29T11:35:00Z"/>
                <w:del w:id="4899" w:author="FURSYS" w:date="2025-08-06T14:26:00Z"/>
                <w:rFonts w:eastAsiaTheme="minorHAnsi" w:cs="굴림"/>
                <w:color w:val="000000" w:themeColor="text1"/>
                <w:kern w:val="0"/>
                <w:sz w:val="16"/>
                <w:szCs w:val="20"/>
                <w:rPrChange w:id="4900" w:author="FURSYS" w:date="2025-12-04T15:42:00Z">
                  <w:rPr>
                    <w:ins w:id="4901" w:author="이승준 (Seungjun Lee)" w:date="2025-07-29T11:35:00Z"/>
                    <w:del w:id="4902" w:author="FURSYS" w:date="2025-08-06T14:26:00Z"/>
                    <w:rFonts w:ascii="굴림" w:eastAsia="굴림" w:hAnsi="굴림" w:cs="굴림"/>
                    <w:kern w:val="0"/>
                    <w:szCs w:val="20"/>
                  </w:rPr>
                </w:rPrChange>
              </w:rPr>
              <w:pPrChange w:id="4903" w:author="FURSYS" w:date="2025-08-06T14:26:00Z">
                <w:pPr>
                  <w:widowControl/>
                  <w:wordWrap/>
                  <w:autoSpaceDE/>
                  <w:autoSpaceDN/>
                  <w:spacing w:after="240"/>
                  <w:jc w:val="left"/>
                </w:pPr>
              </w:pPrChange>
            </w:pPr>
            <w:ins w:id="4904" w:author="이승준 (Seungjun Lee)" w:date="2025-07-29T11:35:00Z">
              <w:del w:id="4905" w:author="FURSYS" w:date="2025-08-06T14:26:00Z">
                <w:r w:rsidRPr="000C7330" w:rsidDel="008076F4">
                  <w:rPr>
                    <w:rFonts w:eastAsiaTheme="minorHAnsi" w:cs="굴림" w:hint="eastAsia"/>
                    <w:b/>
                    <w:bCs/>
                    <w:color w:val="000000" w:themeColor="text1"/>
                    <w:kern w:val="0"/>
                    <w:sz w:val="18"/>
                    <w:rPrChange w:id="4906" w:author="FURSYS" w:date="2025-12-04T15:42:00Z">
                      <w:rPr>
                        <w:rFonts w:ascii="바탕" w:eastAsia="바탕" w:hAnsi="바탕" w:cs="굴림" w:hint="eastAsia"/>
                        <w:b/>
                        <w:bCs/>
                        <w:kern w:val="0"/>
                        <w:sz w:val="22"/>
                      </w:rPr>
                    </w:rPrChange>
                  </w:rPr>
                  <w:delText> </w:delText>
                </w:r>
                <w:r w:rsidRPr="000C7330" w:rsidDel="008076F4">
                  <w:rPr>
                    <w:rFonts w:eastAsiaTheme="minorHAnsi" w:cs="굴림"/>
                    <w:b/>
                    <w:bCs/>
                    <w:color w:val="000000" w:themeColor="text1"/>
                    <w:kern w:val="0"/>
                    <w:sz w:val="18"/>
                    <w:rPrChange w:id="4907" w:author="FURSYS" w:date="2025-12-04T15:42:00Z">
                      <w:rPr>
                        <w:rFonts w:ascii="바탕" w:eastAsia="바탕" w:hAnsi="바탕" w:cs="굴림"/>
                        <w:b/>
                        <w:bCs/>
                        <w:kern w:val="0"/>
                        <w:sz w:val="22"/>
                      </w:rPr>
                    </w:rPrChange>
                  </w:rPr>
                  <w:delText xml:space="preserve"> </w:delText>
                </w:r>
                <w:r w:rsidRPr="000C7330" w:rsidDel="008076F4">
                  <w:rPr>
                    <w:rFonts w:eastAsiaTheme="minorHAnsi" w:cs="굴림" w:hint="eastAsia"/>
                    <w:b/>
                    <w:bCs/>
                    <w:color w:val="000000" w:themeColor="text1"/>
                    <w:kern w:val="0"/>
                    <w:sz w:val="18"/>
                    <w:rPrChange w:id="4908" w:author="FURSYS" w:date="2025-12-04T15:42:00Z">
                      <w:rPr>
                        <w:rFonts w:ascii="바탕" w:eastAsia="바탕" w:hAnsi="바탕" w:cs="굴림" w:hint="eastAsia"/>
                        <w:b/>
                        <w:bCs/>
                        <w:kern w:val="0"/>
                        <w:sz w:val="22"/>
                      </w:rPr>
                    </w:rPrChange>
                  </w:rPr>
                  <w:delText> </w:delText>
                </w:r>
                <w:r w:rsidRPr="000C7330" w:rsidDel="008076F4">
                  <w:rPr>
                    <w:rFonts w:eastAsiaTheme="minorHAnsi" w:cs="굴림"/>
                    <w:b/>
                    <w:bCs/>
                    <w:color w:val="000000" w:themeColor="text1"/>
                    <w:kern w:val="0"/>
                    <w:sz w:val="18"/>
                    <w:rPrChange w:id="4909" w:author="FURSYS" w:date="2025-12-04T15:42:00Z">
                      <w:rPr>
                        <w:rFonts w:ascii="바탕" w:eastAsia="바탕" w:hAnsi="바탕" w:cs="굴림"/>
                        <w:b/>
                        <w:bCs/>
                        <w:kern w:val="0"/>
                        <w:sz w:val="22"/>
                      </w:rPr>
                    </w:rPrChange>
                  </w:rPr>
                  <w:delText xml:space="preserve">K스퀘어마곡 </w:delText>
                </w:r>
                <w:r w:rsidRPr="000C7330" w:rsidDel="008076F4">
                  <w:rPr>
                    <w:rFonts w:eastAsiaTheme="minorHAnsi" w:cs="굴림" w:hint="eastAsia"/>
                    <w:b/>
                    <w:bCs/>
                    <w:color w:val="000000" w:themeColor="text1"/>
                    <w:kern w:val="0"/>
                    <w:sz w:val="18"/>
                    <w:rPrChange w:id="4910" w:author="FURSYS" w:date="2025-12-04T15:42:00Z">
                      <w:rPr>
                        <w:rFonts w:ascii="바탕" w:eastAsia="바탕" w:hAnsi="바탕" w:cs="굴림" w:hint="eastAsia"/>
                        <w:b/>
                        <w:bCs/>
                        <w:kern w:val="0"/>
                        <w:sz w:val="22"/>
                      </w:rPr>
                    </w:rPrChange>
                  </w:rPr>
                  <w:delText>타워</w:delText>
                </w:r>
                <w:r w:rsidRPr="000C7330" w:rsidDel="008076F4">
                  <w:rPr>
                    <w:rFonts w:eastAsiaTheme="minorHAnsi" w:cs="굴림"/>
                    <w:b/>
                    <w:bCs/>
                    <w:color w:val="000000" w:themeColor="text1"/>
                    <w:kern w:val="0"/>
                    <w:sz w:val="18"/>
                    <w:rPrChange w:id="4911" w:author="FURSYS" w:date="2025-12-04T15:42:00Z">
                      <w:rPr>
                        <w:rFonts w:ascii="바탕" w:eastAsia="바탕" w:hAnsi="바탕" w:cs="굴림"/>
                        <w:b/>
                        <w:bCs/>
                        <w:kern w:val="0"/>
                        <w:sz w:val="22"/>
                      </w:rPr>
                    </w:rPrChange>
                  </w:rPr>
                  <w:delText>1 11~12층</w:delText>
                </w:r>
              </w:del>
            </w:ins>
          </w:p>
          <w:p w14:paraId="0134CB50" w14:textId="57ECFEFC" w:rsidR="002E2521" w:rsidRPr="000C7330" w:rsidDel="008076F4" w:rsidRDefault="002E2521">
            <w:pPr>
              <w:rPr>
                <w:ins w:id="4912" w:author="이승준 (Seungjun Lee)" w:date="2025-07-29T11:35:00Z"/>
                <w:del w:id="4913" w:author="FURSYS" w:date="2025-08-06T14:26:00Z"/>
                <w:rFonts w:eastAsiaTheme="minorHAnsi" w:cs="굴림"/>
                <w:color w:val="000000" w:themeColor="text1"/>
                <w:kern w:val="0"/>
                <w:sz w:val="16"/>
                <w:szCs w:val="20"/>
                <w:rPrChange w:id="4914" w:author="FURSYS" w:date="2025-12-04T15:42:00Z">
                  <w:rPr>
                    <w:ins w:id="4915" w:author="이승준 (Seungjun Lee)" w:date="2025-07-29T11:35:00Z"/>
                    <w:del w:id="4916" w:author="FURSYS" w:date="2025-08-06T14:26:00Z"/>
                    <w:rFonts w:ascii="굴림" w:eastAsia="굴림" w:hAnsi="굴림" w:cs="굴림"/>
                    <w:kern w:val="0"/>
                    <w:szCs w:val="20"/>
                  </w:rPr>
                </w:rPrChange>
              </w:rPr>
              <w:pPrChange w:id="4917" w:author="FURSYS" w:date="2025-08-06T14:26:00Z">
                <w:pPr>
                  <w:widowControl/>
                  <w:wordWrap/>
                  <w:autoSpaceDE/>
                  <w:autoSpaceDN/>
                  <w:spacing w:after="240"/>
                  <w:jc w:val="left"/>
                </w:pPr>
              </w:pPrChange>
            </w:pPr>
            <w:ins w:id="4918" w:author="이승준 (Seungjun Lee)" w:date="2025-07-29T11:35:00Z">
              <w:del w:id="4919" w:author="FURSYS" w:date="2025-08-06T14:26:00Z">
                <w:r w:rsidRPr="000C7330" w:rsidDel="008076F4">
                  <w:rPr>
                    <w:rFonts w:eastAsiaTheme="minorHAnsi" w:cs="굴림" w:hint="eastAsia"/>
                    <w:b/>
                    <w:bCs/>
                    <w:color w:val="000000" w:themeColor="text1"/>
                    <w:kern w:val="0"/>
                    <w:sz w:val="18"/>
                    <w:rPrChange w:id="4920" w:author="FURSYS" w:date="2025-12-04T15:42:00Z">
                      <w:rPr>
                        <w:rFonts w:ascii="바탕" w:eastAsia="바탕" w:hAnsi="바탕" w:cs="굴림" w:hint="eastAsia"/>
                        <w:b/>
                        <w:bCs/>
                        <w:kern w:val="0"/>
                        <w:sz w:val="22"/>
                      </w:rPr>
                    </w:rPrChange>
                  </w:rPr>
                  <w:delText> </w:delText>
                </w:r>
                <w:r w:rsidRPr="000C7330" w:rsidDel="008076F4">
                  <w:rPr>
                    <w:rFonts w:eastAsiaTheme="minorHAnsi" w:cs="굴림"/>
                    <w:b/>
                    <w:bCs/>
                    <w:color w:val="000000" w:themeColor="text1"/>
                    <w:kern w:val="0"/>
                    <w:sz w:val="18"/>
                    <w:rPrChange w:id="4921" w:author="FURSYS" w:date="2025-12-04T15:42:00Z">
                      <w:rPr>
                        <w:rFonts w:ascii="바탕" w:eastAsia="바탕" w:hAnsi="바탕" w:cs="굴림"/>
                        <w:b/>
                        <w:bCs/>
                        <w:kern w:val="0"/>
                        <w:sz w:val="22"/>
                      </w:rPr>
                    </w:rPrChange>
                  </w:rPr>
                  <w:delText xml:space="preserve"> (주)</w:delText>
                </w:r>
                <w:r w:rsidRPr="000C7330" w:rsidDel="008076F4">
                  <w:rPr>
                    <w:rFonts w:eastAsiaTheme="minorHAnsi" w:cs="굴림" w:hint="eastAsia"/>
                    <w:b/>
                    <w:bCs/>
                    <w:color w:val="000000" w:themeColor="text1"/>
                    <w:kern w:val="0"/>
                    <w:sz w:val="18"/>
                    <w:rPrChange w:id="4922" w:author="FURSYS" w:date="2025-12-04T15:42:00Z">
                      <w:rPr>
                        <w:rFonts w:ascii="바탕" w:eastAsia="바탕" w:hAnsi="바탕" w:cs="굴림" w:hint="eastAsia"/>
                        <w:b/>
                        <w:bCs/>
                        <w:kern w:val="0"/>
                        <w:sz w:val="22"/>
                      </w:rPr>
                    </w:rPrChange>
                  </w:rPr>
                  <w:delText>에스앤아이코퍼레이션</w:delText>
                </w:r>
              </w:del>
            </w:ins>
          </w:p>
          <w:p w14:paraId="61687A8D" w14:textId="239FAF68" w:rsidR="002E2521" w:rsidRPr="000C7330" w:rsidDel="008076F4" w:rsidRDefault="002E2521">
            <w:pPr>
              <w:rPr>
                <w:ins w:id="4923" w:author="이승준 (Seungjun Lee)" w:date="2025-07-29T11:35:00Z"/>
                <w:del w:id="4924" w:author="FURSYS" w:date="2025-08-06T14:26:00Z"/>
                <w:rFonts w:eastAsiaTheme="minorHAnsi" w:cs="굴림"/>
                <w:color w:val="000000" w:themeColor="text1"/>
                <w:kern w:val="0"/>
                <w:sz w:val="16"/>
                <w:szCs w:val="20"/>
                <w:rPrChange w:id="4925" w:author="FURSYS" w:date="2025-12-04T15:42:00Z">
                  <w:rPr>
                    <w:ins w:id="4926" w:author="이승준 (Seungjun Lee)" w:date="2025-07-29T11:35:00Z"/>
                    <w:del w:id="4927" w:author="FURSYS" w:date="2025-08-06T14:26:00Z"/>
                    <w:rFonts w:ascii="굴림" w:eastAsia="굴림" w:hAnsi="굴림" w:cs="굴림"/>
                    <w:kern w:val="0"/>
                    <w:szCs w:val="20"/>
                  </w:rPr>
                </w:rPrChange>
              </w:rPr>
              <w:pPrChange w:id="4928" w:author="FURSYS" w:date="2025-08-06T14:26:00Z">
                <w:pPr>
                  <w:widowControl/>
                  <w:wordWrap/>
                  <w:autoSpaceDE/>
                  <w:autoSpaceDN/>
                  <w:spacing w:after="240"/>
                  <w:jc w:val="left"/>
                </w:pPr>
              </w:pPrChange>
            </w:pPr>
            <w:ins w:id="4929" w:author="이승준 (Seungjun Lee)" w:date="2025-07-29T11:35:00Z">
              <w:del w:id="4930" w:author="FURSYS" w:date="2025-08-06T14:26:00Z">
                <w:r w:rsidRPr="000C7330" w:rsidDel="008076F4">
                  <w:rPr>
                    <w:rFonts w:eastAsiaTheme="minorHAnsi" w:cs="굴림" w:hint="eastAsia"/>
                    <w:color w:val="000000" w:themeColor="text1"/>
                    <w:kern w:val="0"/>
                    <w:sz w:val="18"/>
                    <w:rPrChange w:id="4931" w:author="FURSYS" w:date="2025-12-04T15:42:00Z">
                      <w:rPr>
                        <w:rFonts w:ascii="굴림" w:eastAsia="굴림" w:hAnsi="굴림" w:cs="굴림" w:hint="eastAsia"/>
                        <w:kern w:val="0"/>
                        <w:sz w:val="22"/>
                      </w:rPr>
                    </w:rPrChange>
                  </w:rPr>
                  <w:delText> </w:delText>
                </w:r>
                <w:r w:rsidRPr="000C7330" w:rsidDel="008076F4">
                  <w:rPr>
                    <w:rFonts w:eastAsiaTheme="minorHAnsi" w:cs="굴림" w:hint="eastAsia"/>
                    <w:b/>
                    <w:bCs/>
                    <w:color w:val="000000" w:themeColor="text1"/>
                    <w:kern w:val="0"/>
                    <w:sz w:val="18"/>
                    <w:rPrChange w:id="4932" w:author="FURSYS" w:date="2025-12-04T15:42:00Z">
                      <w:rPr>
                        <w:rFonts w:ascii="바탕" w:eastAsia="바탕" w:hAnsi="바탕" w:cs="굴림" w:hint="eastAsia"/>
                        <w:b/>
                        <w:bCs/>
                        <w:kern w:val="0"/>
                        <w:sz w:val="22"/>
                      </w:rPr>
                    </w:rPrChange>
                  </w:rPr>
                  <w:delText> 형 </w:delText>
                </w:r>
                <w:r w:rsidRPr="000C7330" w:rsidDel="008076F4">
                  <w:rPr>
                    <w:rFonts w:eastAsiaTheme="minorHAnsi" w:cs="굴림"/>
                    <w:b/>
                    <w:bCs/>
                    <w:color w:val="000000" w:themeColor="text1"/>
                    <w:kern w:val="0"/>
                    <w:sz w:val="18"/>
                    <w:rPrChange w:id="4933" w:author="FURSYS" w:date="2025-12-04T15:42:00Z">
                      <w:rPr>
                        <w:rFonts w:ascii="바탕" w:eastAsia="바탕" w:hAnsi="바탕" w:cs="굴림"/>
                        <w:b/>
                        <w:bCs/>
                        <w:kern w:val="0"/>
                        <w:sz w:val="22"/>
                      </w:rPr>
                    </w:rPrChange>
                  </w:rPr>
                  <w:delText xml:space="preserve"> </w:delText>
                </w:r>
                <w:r w:rsidRPr="000C7330" w:rsidDel="008076F4">
                  <w:rPr>
                    <w:rFonts w:eastAsiaTheme="minorHAnsi" w:cs="굴림" w:hint="eastAsia"/>
                    <w:b/>
                    <w:bCs/>
                    <w:color w:val="000000" w:themeColor="text1"/>
                    <w:kern w:val="0"/>
                    <w:sz w:val="18"/>
                    <w:rPrChange w:id="4934" w:author="FURSYS" w:date="2025-12-04T15:42:00Z">
                      <w:rPr>
                        <w:rFonts w:ascii="바탕" w:eastAsia="바탕" w:hAnsi="바탕" w:cs="굴림" w:hint="eastAsia"/>
                        <w:b/>
                        <w:bCs/>
                        <w:kern w:val="0"/>
                        <w:sz w:val="22"/>
                      </w:rPr>
                    </w:rPrChange>
                  </w:rPr>
                  <w:delText> 원 </w:delText>
                </w:r>
                <w:r w:rsidRPr="000C7330" w:rsidDel="008076F4">
                  <w:rPr>
                    <w:rFonts w:eastAsiaTheme="minorHAnsi" w:cs="굴림"/>
                    <w:b/>
                    <w:bCs/>
                    <w:color w:val="000000" w:themeColor="text1"/>
                    <w:kern w:val="0"/>
                    <w:sz w:val="18"/>
                    <w:rPrChange w:id="4935" w:author="FURSYS" w:date="2025-12-04T15:42:00Z">
                      <w:rPr>
                        <w:rFonts w:ascii="바탕" w:eastAsia="바탕" w:hAnsi="바탕" w:cs="굴림"/>
                        <w:b/>
                        <w:bCs/>
                        <w:kern w:val="0"/>
                        <w:sz w:val="22"/>
                      </w:rPr>
                    </w:rPrChange>
                  </w:rPr>
                  <w:delText xml:space="preserve"> </w:delText>
                </w:r>
                <w:r w:rsidRPr="000C7330" w:rsidDel="008076F4">
                  <w:rPr>
                    <w:rFonts w:eastAsiaTheme="minorHAnsi" w:cs="굴림" w:hint="eastAsia"/>
                    <w:b/>
                    <w:bCs/>
                    <w:color w:val="000000" w:themeColor="text1"/>
                    <w:kern w:val="0"/>
                    <w:sz w:val="18"/>
                    <w:rPrChange w:id="4936" w:author="FURSYS" w:date="2025-12-04T15:42:00Z">
                      <w:rPr>
                        <w:rFonts w:ascii="바탕" w:eastAsia="바탕" w:hAnsi="바탕" w:cs="굴림" w:hint="eastAsia"/>
                        <w:b/>
                        <w:bCs/>
                        <w:kern w:val="0"/>
                        <w:sz w:val="22"/>
                      </w:rPr>
                    </w:rPrChange>
                  </w:rPr>
                  <w:delText> 준 </w:delText>
                </w:r>
                <w:r w:rsidRPr="000C7330" w:rsidDel="008076F4">
                  <w:rPr>
                    <w:rFonts w:eastAsiaTheme="minorHAnsi" w:cs="굴림"/>
                    <w:b/>
                    <w:bCs/>
                    <w:color w:val="000000" w:themeColor="text1"/>
                    <w:kern w:val="0"/>
                    <w:sz w:val="18"/>
                    <w:rPrChange w:id="4937" w:author="FURSYS" w:date="2025-12-04T15:42:00Z">
                      <w:rPr>
                        <w:rFonts w:ascii="바탕" w:eastAsia="바탕" w:hAnsi="바탕" w:cs="굴림"/>
                        <w:b/>
                        <w:bCs/>
                        <w:kern w:val="0"/>
                        <w:sz w:val="22"/>
                      </w:rPr>
                    </w:rPrChange>
                  </w:rPr>
                  <w:delText xml:space="preserve"> (</w:delText>
                </w:r>
                <w:r w:rsidRPr="000C7330" w:rsidDel="008076F4">
                  <w:rPr>
                    <w:rFonts w:eastAsiaTheme="minorHAnsi" w:cs="굴림" w:hint="eastAsia"/>
                    <w:b/>
                    <w:bCs/>
                    <w:color w:val="000000" w:themeColor="text1"/>
                    <w:kern w:val="0"/>
                    <w:sz w:val="18"/>
                    <w:rPrChange w:id="4938" w:author="FURSYS" w:date="2025-12-04T15:42:00Z">
                      <w:rPr>
                        <w:rFonts w:ascii="바탕" w:eastAsia="바탕" w:hAnsi="바탕" w:cs="굴림" w:hint="eastAsia"/>
                        <w:b/>
                        <w:bCs/>
                        <w:kern w:val="0"/>
                        <w:sz w:val="22"/>
                      </w:rPr>
                    </w:rPrChange>
                  </w:rPr>
                  <w:delText>인</w:delText>
                </w:r>
                <w:r w:rsidRPr="000C7330" w:rsidDel="008076F4">
                  <w:rPr>
                    <w:rFonts w:eastAsiaTheme="minorHAnsi" w:cs="굴림"/>
                    <w:b/>
                    <w:bCs/>
                    <w:color w:val="000000" w:themeColor="text1"/>
                    <w:kern w:val="0"/>
                    <w:sz w:val="18"/>
                    <w:rPrChange w:id="4939" w:author="FURSYS" w:date="2025-12-04T15:42:00Z">
                      <w:rPr>
                        <w:rFonts w:ascii="바탕" w:eastAsia="바탕" w:hAnsi="바탕" w:cs="굴림"/>
                        <w:b/>
                        <w:bCs/>
                        <w:kern w:val="0"/>
                        <w:sz w:val="22"/>
                      </w:rPr>
                    </w:rPrChange>
                  </w:rPr>
                  <w:delText>)</w:delText>
                </w:r>
              </w:del>
            </w:ins>
          </w:p>
        </w:tc>
        <w:tc>
          <w:tcPr>
            <w:tcW w:w="1473" w:type="dxa"/>
            <w:tcBorders>
              <w:top w:val="nil"/>
              <w:left w:val="single" w:sz="6" w:space="0" w:color="7C84EF"/>
              <w:bottom w:val="single" w:sz="6" w:space="0" w:color="7C84EF"/>
              <w:right w:val="single" w:sz="6" w:space="0" w:color="7C84EF"/>
            </w:tcBorders>
            <w:vAlign w:val="center"/>
            <w:hideMark/>
          </w:tcPr>
          <w:p w14:paraId="00325FCD" w14:textId="3EB4B2FC" w:rsidR="002E2521" w:rsidRPr="000C7330" w:rsidDel="008076F4" w:rsidRDefault="002E2521">
            <w:pPr>
              <w:rPr>
                <w:ins w:id="4940" w:author="이승준 (Seungjun Lee)" w:date="2025-07-29T11:35:00Z"/>
                <w:del w:id="4941" w:author="FURSYS" w:date="2025-08-06T14:26:00Z"/>
                <w:rFonts w:eastAsiaTheme="minorHAnsi" w:cs="굴림"/>
                <w:color w:val="000000" w:themeColor="text1"/>
                <w:kern w:val="0"/>
                <w:sz w:val="16"/>
                <w:szCs w:val="20"/>
                <w:rPrChange w:id="4942" w:author="FURSYS" w:date="2025-12-04T15:42:00Z">
                  <w:rPr>
                    <w:ins w:id="4943" w:author="이승준 (Seungjun Lee)" w:date="2025-07-29T11:35:00Z"/>
                    <w:del w:id="4944" w:author="FURSYS" w:date="2025-08-06T14:26:00Z"/>
                    <w:rFonts w:ascii="굴림" w:eastAsia="굴림" w:hAnsi="굴림" w:cs="굴림"/>
                    <w:kern w:val="0"/>
                    <w:szCs w:val="20"/>
                  </w:rPr>
                </w:rPrChange>
              </w:rPr>
              <w:pPrChange w:id="4945" w:author="FURSYS" w:date="2025-08-06T14:26:00Z">
                <w:pPr>
                  <w:widowControl/>
                  <w:wordWrap/>
                  <w:autoSpaceDE/>
                  <w:autoSpaceDN/>
                  <w:spacing w:after="240"/>
                  <w:jc w:val="left"/>
                </w:pPr>
              </w:pPrChange>
            </w:pPr>
            <w:ins w:id="4946" w:author="이승준 (Seungjun Lee)" w:date="2025-07-29T11:35:00Z">
              <w:del w:id="4947" w:author="FURSYS" w:date="2025-08-06T14:26:00Z">
                <w:r w:rsidRPr="000C7330" w:rsidDel="008076F4">
                  <w:rPr>
                    <w:rFonts w:eastAsiaTheme="minorHAnsi" w:cs="굴림" w:hint="eastAsia"/>
                    <w:b/>
                    <w:bCs/>
                    <w:color w:val="000000" w:themeColor="text1"/>
                    <w:kern w:val="0"/>
                    <w:sz w:val="16"/>
                    <w:szCs w:val="20"/>
                    <w:rPrChange w:id="4948" w:author="FURSYS" w:date="2025-12-04T15:42:00Z">
                      <w:rPr>
                        <w:rFonts w:ascii="바탕" w:eastAsia="바탕" w:hAnsi="바탕" w:cs="굴림" w:hint="eastAsia"/>
                        <w:b/>
                        <w:bCs/>
                        <w:kern w:val="0"/>
                        <w:szCs w:val="20"/>
                      </w:rPr>
                    </w:rPrChange>
                  </w:rPr>
                  <w:delText> </w:delText>
                </w:r>
                <w:r w:rsidRPr="000C7330" w:rsidDel="008076F4">
                  <w:rPr>
                    <w:rFonts w:eastAsiaTheme="minorHAnsi" w:cs="굴림" w:hint="eastAsia"/>
                    <w:b/>
                    <w:bCs/>
                    <w:color w:val="000000" w:themeColor="text1"/>
                    <w:kern w:val="0"/>
                    <w:sz w:val="18"/>
                    <w:rPrChange w:id="4949" w:author="FURSYS" w:date="2025-12-04T15:42:00Z">
                      <w:rPr>
                        <w:rFonts w:ascii="바탕" w:eastAsia="바탕" w:hAnsi="바탕" w:cs="굴림" w:hint="eastAsia"/>
                        <w:b/>
                        <w:bCs/>
                        <w:kern w:val="0"/>
                        <w:sz w:val="22"/>
                      </w:rPr>
                    </w:rPrChange>
                  </w:rPr>
                  <w:delText>주</w:delText>
                </w:r>
                <w:r w:rsidRPr="000C7330" w:rsidDel="008076F4">
                  <w:rPr>
                    <w:rFonts w:eastAsiaTheme="minorHAnsi" w:cs="굴림"/>
                    <w:b/>
                    <w:bCs/>
                    <w:color w:val="000000" w:themeColor="text1"/>
                    <w:kern w:val="0"/>
                    <w:sz w:val="18"/>
                    <w:rPrChange w:id="4950" w:author="FURSYS" w:date="2025-12-04T15:42:00Z">
                      <w:rPr>
                        <w:rFonts w:ascii="바탕" w:eastAsia="바탕" w:hAnsi="바탕" w:cs="굴림"/>
                        <w:b/>
                        <w:bCs/>
                        <w:kern w:val="0"/>
                        <w:sz w:val="22"/>
                      </w:rPr>
                    </w:rPrChange>
                  </w:rPr>
                  <w:delText xml:space="preserve"> </w:delText>
                </w:r>
                <w:r w:rsidRPr="000C7330" w:rsidDel="008076F4">
                  <w:rPr>
                    <w:rFonts w:eastAsiaTheme="minorHAnsi" w:cs="굴림" w:hint="eastAsia"/>
                    <w:b/>
                    <w:bCs/>
                    <w:color w:val="000000" w:themeColor="text1"/>
                    <w:kern w:val="0"/>
                    <w:sz w:val="18"/>
                    <w:rPrChange w:id="4951" w:author="FURSYS" w:date="2025-12-04T15:42:00Z">
                      <w:rPr>
                        <w:rFonts w:ascii="바탕" w:eastAsia="바탕" w:hAnsi="바탕" w:cs="굴림" w:hint="eastAsia"/>
                        <w:b/>
                        <w:bCs/>
                        <w:kern w:val="0"/>
                        <w:sz w:val="22"/>
                      </w:rPr>
                    </w:rPrChange>
                  </w:rPr>
                  <w:delText>  </w:delText>
                </w:r>
                <w:r w:rsidRPr="000C7330" w:rsidDel="008076F4">
                  <w:rPr>
                    <w:rFonts w:eastAsiaTheme="minorHAnsi" w:cs="굴림"/>
                    <w:b/>
                    <w:bCs/>
                    <w:color w:val="000000" w:themeColor="text1"/>
                    <w:kern w:val="0"/>
                    <w:sz w:val="18"/>
                    <w:rPrChange w:id="4952" w:author="FURSYS" w:date="2025-12-04T15:42:00Z">
                      <w:rPr>
                        <w:rFonts w:ascii="바탕" w:eastAsia="바탕" w:hAnsi="바탕" w:cs="굴림"/>
                        <w:b/>
                        <w:bCs/>
                        <w:kern w:val="0"/>
                        <w:sz w:val="22"/>
                      </w:rPr>
                    </w:rPrChange>
                  </w:rPr>
                  <w:delText xml:space="preserve"> </w:delText>
                </w:r>
                <w:r w:rsidRPr="000C7330" w:rsidDel="008076F4">
                  <w:rPr>
                    <w:rFonts w:eastAsiaTheme="minorHAnsi" w:cs="굴림" w:hint="eastAsia"/>
                    <w:b/>
                    <w:bCs/>
                    <w:color w:val="000000" w:themeColor="text1"/>
                    <w:kern w:val="0"/>
                    <w:sz w:val="18"/>
                    <w:rPrChange w:id="4953" w:author="FURSYS" w:date="2025-12-04T15:42:00Z">
                      <w:rPr>
                        <w:rFonts w:ascii="바탕" w:eastAsia="바탕" w:hAnsi="바탕" w:cs="굴림" w:hint="eastAsia"/>
                        <w:b/>
                        <w:bCs/>
                        <w:kern w:val="0"/>
                        <w:sz w:val="22"/>
                      </w:rPr>
                    </w:rPrChange>
                  </w:rPr>
                  <w:delText>소  </w:delText>
                </w:r>
              </w:del>
            </w:ins>
          </w:p>
          <w:p w14:paraId="2791DB9E" w14:textId="76DC9269" w:rsidR="002E2521" w:rsidRPr="000C7330" w:rsidDel="008076F4" w:rsidRDefault="002E2521">
            <w:pPr>
              <w:rPr>
                <w:ins w:id="4954" w:author="이승준 (Seungjun Lee)" w:date="2025-07-29T11:35:00Z"/>
                <w:del w:id="4955" w:author="FURSYS" w:date="2025-08-06T14:26:00Z"/>
                <w:rFonts w:eastAsiaTheme="minorHAnsi" w:cs="굴림"/>
                <w:color w:val="000000" w:themeColor="text1"/>
                <w:kern w:val="0"/>
                <w:sz w:val="16"/>
                <w:szCs w:val="20"/>
                <w:rPrChange w:id="4956" w:author="FURSYS" w:date="2025-12-04T15:42:00Z">
                  <w:rPr>
                    <w:ins w:id="4957" w:author="이승준 (Seungjun Lee)" w:date="2025-07-29T11:35:00Z"/>
                    <w:del w:id="4958" w:author="FURSYS" w:date="2025-08-06T14:26:00Z"/>
                    <w:rFonts w:ascii="굴림" w:eastAsia="굴림" w:hAnsi="굴림" w:cs="굴림"/>
                    <w:kern w:val="0"/>
                    <w:szCs w:val="20"/>
                  </w:rPr>
                </w:rPrChange>
              </w:rPr>
              <w:pPrChange w:id="4959" w:author="FURSYS" w:date="2025-08-06T14:26:00Z">
                <w:pPr>
                  <w:widowControl/>
                  <w:wordWrap/>
                  <w:autoSpaceDE/>
                  <w:autoSpaceDN/>
                  <w:spacing w:after="240"/>
                  <w:jc w:val="left"/>
                </w:pPr>
              </w:pPrChange>
            </w:pPr>
            <w:ins w:id="4960" w:author="이승준 (Seungjun Lee)" w:date="2025-07-29T11:35:00Z">
              <w:del w:id="4961" w:author="FURSYS" w:date="2025-08-06T14:26:00Z">
                <w:r w:rsidRPr="000C7330" w:rsidDel="008076F4">
                  <w:rPr>
                    <w:rFonts w:eastAsiaTheme="minorHAnsi" w:cs="굴림" w:hint="eastAsia"/>
                    <w:b/>
                    <w:bCs/>
                    <w:color w:val="000000" w:themeColor="text1"/>
                    <w:kern w:val="0"/>
                    <w:sz w:val="18"/>
                    <w:rPrChange w:id="4962" w:author="FURSYS" w:date="2025-12-04T15:42:00Z">
                      <w:rPr>
                        <w:rFonts w:ascii="바탕" w:eastAsia="바탕" w:hAnsi="바탕" w:cs="굴림" w:hint="eastAsia"/>
                        <w:b/>
                        <w:bCs/>
                        <w:kern w:val="0"/>
                        <w:sz w:val="22"/>
                      </w:rPr>
                    </w:rPrChange>
                  </w:rPr>
                  <w:delText> 상   </w:delText>
                </w:r>
                <w:r w:rsidRPr="000C7330" w:rsidDel="008076F4">
                  <w:rPr>
                    <w:rFonts w:eastAsiaTheme="minorHAnsi" w:cs="굴림"/>
                    <w:b/>
                    <w:bCs/>
                    <w:color w:val="000000" w:themeColor="text1"/>
                    <w:kern w:val="0"/>
                    <w:sz w:val="18"/>
                    <w:rPrChange w:id="4963" w:author="FURSYS" w:date="2025-12-04T15:42:00Z">
                      <w:rPr>
                        <w:rFonts w:ascii="바탕" w:eastAsia="바탕" w:hAnsi="바탕" w:cs="굴림"/>
                        <w:b/>
                        <w:bCs/>
                        <w:kern w:val="0"/>
                        <w:sz w:val="22"/>
                      </w:rPr>
                    </w:rPrChange>
                  </w:rPr>
                  <w:delText xml:space="preserve"> </w:delText>
                </w:r>
                <w:r w:rsidRPr="000C7330" w:rsidDel="008076F4">
                  <w:rPr>
                    <w:rFonts w:eastAsiaTheme="minorHAnsi" w:cs="굴림" w:hint="eastAsia"/>
                    <w:b/>
                    <w:bCs/>
                    <w:color w:val="000000" w:themeColor="text1"/>
                    <w:kern w:val="0"/>
                    <w:sz w:val="18"/>
                    <w:rPrChange w:id="4964" w:author="FURSYS" w:date="2025-12-04T15:42:00Z">
                      <w:rPr>
                        <w:rFonts w:ascii="바탕" w:eastAsia="바탕" w:hAnsi="바탕" w:cs="굴림" w:hint="eastAsia"/>
                        <w:b/>
                        <w:bCs/>
                        <w:kern w:val="0"/>
                        <w:sz w:val="22"/>
                      </w:rPr>
                    </w:rPrChange>
                  </w:rPr>
                  <w:delText>호</w:delText>
                </w:r>
              </w:del>
            </w:ins>
          </w:p>
          <w:p w14:paraId="21A31352" w14:textId="558E86D9" w:rsidR="002E2521" w:rsidRPr="000C7330" w:rsidDel="008076F4" w:rsidRDefault="002E2521">
            <w:pPr>
              <w:rPr>
                <w:ins w:id="4965" w:author="이승준 (Seungjun Lee)" w:date="2025-07-29T11:35:00Z"/>
                <w:del w:id="4966" w:author="FURSYS" w:date="2025-08-06T14:26:00Z"/>
                <w:rFonts w:eastAsiaTheme="minorHAnsi" w:cs="굴림"/>
                <w:color w:val="000000" w:themeColor="text1"/>
                <w:kern w:val="0"/>
                <w:sz w:val="16"/>
                <w:szCs w:val="20"/>
                <w:rPrChange w:id="4967" w:author="FURSYS" w:date="2025-12-04T15:42:00Z">
                  <w:rPr>
                    <w:ins w:id="4968" w:author="이승준 (Seungjun Lee)" w:date="2025-07-29T11:35:00Z"/>
                    <w:del w:id="4969" w:author="FURSYS" w:date="2025-08-06T14:26:00Z"/>
                    <w:rFonts w:ascii="굴림" w:eastAsia="굴림" w:hAnsi="굴림" w:cs="굴림"/>
                    <w:kern w:val="0"/>
                    <w:szCs w:val="20"/>
                  </w:rPr>
                </w:rPrChange>
              </w:rPr>
              <w:pPrChange w:id="4970" w:author="FURSYS" w:date="2025-08-06T14:26:00Z">
                <w:pPr>
                  <w:widowControl/>
                  <w:wordWrap/>
                  <w:autoSpaceDE/>
                  <w:autoSpaceDN/>
                  <w:spacing w:after="240"/>
                  <w:jc w:val="left"/>
                </w:pPr>
              </w:pPrChange>
            </w:pPr>
            <w:ins w:id="4971" w:author="이승준 (Seungjun Lee)" w:date="2025-07-29T11:35:00Z">
              <w:del w:id="4972" w:author="FURSYS" w:date="2025-08-06T14:26:00Z">
                <w:r w:rsidRPr="000C7330" w:rsidDel="008076F4">
                  <w:rPr>
                    <w:rFonts w:eastAsiaTheme="minorHAnsi" w:cs="굴림" w:hint="eastAsia"/>
                    <w:b/>
                    <w:bCs/>
                    <w:color w:val="000000" w:themeColor="text1"/>
                    <w:kern w:val="0"/>
                    <w:sz w:val="16"/>
                    <w:szCs w:val="20"/>
                    <w:rPrChange w:id="4973" w:author="FURSYS" w:date="2025-12-04T15:42:00Z">
                      <w:rPr>
                        <w:rFonts w:ascii="바탕" w:eastAsia="바탕" w:hAnsi="바탕" w:cs="굴림" w:hint="eastAsia"/>
                        <w:b/>
                        <w:bCs/>
                        <w:kern w:val="0"/>
                        <w:szCs w:val="20"/>
                      </w:rPr>
                    </w:rPrChange>
                  </w:rPr>
                  <w:delText> </w:delText>
                </w:r>
                <w:r w:rsidRPr="000C7330" w:rsidDel="008076F4">
                  <w:rPr>
                    <w:rFonts w:eastAsiaTheme="minorHAnsi" w:cs="굴림" w:hint="eastAsia"/>
                    <w:b/>
                    <w:bCs/>
                    <w:color w:val="000000" w:themeColor="text1"/>
                    <w:kern w:val="0"/>
                    <w:sz w:val="18"/>
                    <w:rPrChange w:id="4974" w:author="FURSYS" w:date="2025-12-04T15:42:00Z">
                      <w:rPr>
                        <w:rFonts w:ascii="바탕" w:eastAsia="바탕" w:hAnsi="바탕" w:cs="굴림" w:hint="eastAsia"/>
                        <w:b/>
                        <w:bCs/>
                        <w:kern w:val="0"/>
                        <w:sz w:val="22"/>
                      </w:rPr>
                    </w:rPrChange>
                  </w:rPr>
                  <w:delText>대표이사</w:delText>
                </w:r>
              </w:del>
            </w:ins>
          </w:p>
        </w:tc>
        <w:tc>
          <w:tcPr>
            <w:tcW w:w="3667" w:type="dxa"/>
            <w:tcBorders>
              <w:top w:val="nil"/>
              <w:left w:val="nil"/>
              <w:bottom w:val="single" w:sz="6" w:space="0" w:color="7C84EF"/>
              <w:right w:val="single" w:sz="6" w:space="0" w:color="7C84EF"/>
            </w:tcBorders>
            <w:vAlign w:val="center"/>
            <w:hideMark/>
          </w:tcPr>
          <w:p w14:paraId="0828E744" w14:textId="0EF5A041" w:rsidR="002E2521" w:rsidRPr="000C7330" w:rsidDel="008076F4" w:rsidRDefault="002E2521">
            <w:pPr>
              <w:rPr>
                <w:ins w:id="4975" w:author="이승준 (Seungjun Lee)" w:date="2025-07-29T11:35:00Z"/>
                <w:del w:id="4976" w:author="FURSYS" w:date="2025-08-06T14:26:00Z"/>
                <w:rFonts w:eastAsiaTheme="minorHAnsi" w:cs="굴림"/>
                <w:color w:val="000000" w:themeColor="text1"/>
                <w:kern w:val="0"/>
                <w:sz w:val="16"/>
                <w:szCs w:val="20"/>
                <w:rPrChange w:id="4977" w:author="FURSYS" w:date="2025-12-04T15:42:00Z">
                  <w:rPr>
                    <w:ins w:id="4978" w:author="이승준 (Seungjun Lee)" w:date="2025-07-29T11:35:00Z"/>
                    <w:del w:id="4979" w:author="FURSYS" w:date="2025-08-06T14:26:00Z"/>
                    <w:rFonts w:ascii="굴림" w:eastAsia="굴림" w:hAnsi="굴림" w:cs="굴림"/>
                    <w:kern w:val="0"/>
                    <w:szCs w:val="20"/>
                  </w:rPr>
                </w:rPrChange>
              </w:rPr>
              <w:pPrChange w:id="4980" w:author="FURSYS" w:date="2025-08-06T14:26:00Z">
                <w:pPr>
                  <w:widowControl/>
                  <w:wordWrap/>
                  <w:autoSpaceDE/>
                  <w:autoSpaceDN/>
                  <w:spacing w:after="240"/>
                  <w:jc w:val="left"/>
                </w:pPr>
              </w:pPrChange>
            </w:pPr>
            <w:ins w:id="4981" w:author="이승준 (Seungjun Lee)" w:date="2025-07-29T11:35:00Z">
              <w:del w:id="4982" w:author="FURSYS" w:date="2025-08-06T14:26:00Z">
                <w:r w:rsidRPr="000C7330" w:rsidDel="008076F4">
                  <w:rPr>
                    <w:rFonts w:eastAsiaTheme="minorHAnsi" w:cs="굴림" w:hint="eastAsia"/>
                    <w:b/>
                    <w:bCs/>
                    <w:color w:val="000000" w:themeColor="text1"/>
                    <w:kern w:val="0"/>
                    <w:sz w:val="18"/>
                    <w:rPrChange w:id="4983" w:author="FURSYS" w:date="2025-12-04T15:42:00Z">
                      <w:rPr>
                        <w:rFonts w:ascii="바탕" w:eastAsia="바탕" w:hAnsi="바탕" w:cs="굴림" w:hint="eastAsia"/>
                        <w:b/>
                        <w:bCs/>
                        <w:kern w:val="0"/>
                        <w:sz w:val="22"/>
                      </w:rPr>
                    </w:rPrChange>
                  </w:rPr>
                  <w:delText> </w:delText>
                </w:r>
                <w:r w:rsidRPr="000C7330" w:rsidDel="008076F4">
                  <w:rPr>
                    <w:rFonts w:eastAsiaTheme="minorHAnsi" w:cs="굴림" w:hint="eastAsia"/>
                    <w:b/>
                    <w:bCs/>
                    <w:color w:val="000000" w:themeColor="text1"/>
                    <w:kern w:val="0"/>
                    <w:szCs w:val="24"/>
                    <w:rPrChange w:id="4984" w:author="FURSYS" w:date="2025-12-04T15:42:00Z">
                      <w:rPr>
                        <w:rFonts w:ascii="바탕" w:eastAsia="바탕" w:hAnsi="바탕" w:cs="굴림" w:hint="eastAsia"/>
                        <w:b/>
                        <w:bCs/>
                        <w:kern w:val="0"/>
                        <w:sz w:val="24"/>
                        <w:szCs w:val="24"/>
                      </w:rPr>
                    </w:rPrChange>
                  </w:rPr>
                  <w:delText>서울특별시</w:delText>
                </w:r>
                <w:r w:rsidRPr="000C7330" w:rsidDel="008076F4">
                  <w:rPr>
                    <w:rFonts w:eastAsiaTheme="minorHAnsi" w:cs="굴림"/>
                    <w:b/>
                    <w:bCs/>
                    <w:color w:val="000000" w:themeColor="text1"/>
                    <w:kern w:val="0"/>
                    <w:szCs w:val="24"/>
                    <w:rPrChange w:id="4985" w:author="FURSYS" w:date="2025-12-04T15:42:00Z">
                      <w:rPr>
                        <w:rFonts w:ascii="바탕" w:eastAsia="바탕" w:hAnsi="바탕" w:cs="굴림"/>
                        <w:b/>
                        <w:bCs/>
                        <w:kern w:val="0"/>
                        <w:sz w:val="24"/>
                        <w:szCs w:val="24"/>
                      </w:rPr>
                    </w:rPrChange>
                  </w:rPr>
                  <w:delText xml:space="preserve"> 송파구 </w:delText>
                </w:r>
                <w:r w:rsidRPr="000C7330" w:rsidDel="008076F4">
                  <w:rPr>
                    <w:rFonts w:eastAsiaTheme="minorHAnsi" w:cs="굴림" w:hint="eastAsia"/>
                    <w:b/>
                    <w:bCs/>
                    <w:color w:val="000000" w:themeColor="text1"/>
                    <w:kern w:val="0"/>
                    <w:szCs w:val="24"/>
                    <w:rPrChange w:id="4986" w:author="FURSYS" w:date="2025-12-04T15:42:00Z">
                      <w:rPr>
                        <w:rFonts w:ascii="바탕" w:eastAsia="바탕" w:hAnsi="바탕" w:cs="굴림" w:hint="eastAsia"/>
                        <w:b/>
                        <w:bCs/>
                        <w:kern w:val="0"/>
                        <w:sz w:val="24"/>
                        <w:szCs w:val="24"/>
                      </w:rPr>
                    </w:rPrChange>
                  </w:rPr>
                  <w:delText>오금로</w:delText>
                </w:r>
                <w:r w:rsidRPr="000C7330" w:rsidDel="008076F4">
                  <w:rPr>
                    <w:rFonts w:eastAsiaTheme="minorHAnsi" w:cs="굴림"/>
                    <w:b/>
                    <w:bCs/>
                    <w:color w:val="000000" w:themeColor="text1"/>
                    <w:kern w:val="0"/>
                    <w:szCs w:val="24"/>
                    <w:rPrChange w:id="4987" w:author="FURSYS" w:date="2025-12-04T15:42:00Z">
                      <w:rPr>
                        <w:rFonts w:ascii="바탕" w:eastAsia="바탕" w:hAnsi="바탕" w:cs="굴림"/>
                        <w:b/>
                        <w:bCs/>
                        <w:kern w:val="0"/>
                        <w:sz w:val="24"/>
                        <w:szCs w:val="24"/>
                      </w:rPr>
                    </w:rPrChange>
                  </w:rPr>
                  <w:delText xml:space="preserve"> 311 (</w:delText>
                </w:r>
                <w:r w:rsidRPr="000C7330" w:rsidDel="008076F4">
                  <w:rPr>
                    <w:rFonts w:eastAsiaTheme="minorHAnsi" w:cs="굴림" w:hint="eastAsia"/>
                    <w:b/>
                    <w:bCs/>
                    <w:color w:val="000000" w:themeColor="text1"/>
                    <w:kern w:val="0"/>
                    <w:szCs w:val="24"/>
                    <w:rPrChange w:id="4988" w:author="FURSYS" w:date="2025-12-04T15:42:00Z">
                      <w:rPr>
                        <w:rFonts w:ascii="바탕" w:eastAsia="바탕" w:hAnsi="바탕" w:cs="굴림" w:hint="eastAsia"/>
                        <w:b/>
                        <w:bCs/>
                        <w:kern w:val="0"/>
                        <w:sz w:val="24"/>
                        <w:szCs w:val="24"/>
                      </w:rPr>
                    </w:rPrChange>
                  </w:rPr>
                  <w:delText>오금동</w:delText>
                </w:r>
                <w:r w:rsidRPr="000C7330" w:rsidDel="008076F4">
                  <w:rPr>
                    <w:rFonts w:eastAsiaTheme="minorHAnsi" w:cs="굴림"/>
                    <w:b/>
                    <w:bCs/>
                    <w:color w:val="000000" w:themeColor="text1"/>
                    <w:kern w:val="0"/>
                    <w:szCs w:val="24"/>
                    <w:rPrChange w:id="4989" w:author="FURSYS" w:date="2025-12-04T15:42:00Z">
                      <w:rPr>
                        <w:rFonts w:ascii="바탕" w:eastAsia="바탕" w:hAnsi="바탕" w:cs="굴림"/>
                        <w:b/>
                        <w:bCs/>
                        <w:kern w:val="0"/>
                        <w:sz w:val="24"/>
                        <w:szCs w:val="24"/>
                      </w:rPr>
                    </w:rPrChange>
                  </w:rPr>
                  <w:delText xml:space="preserve"> , 퍼시스 서울본사)</w:delText>
                </w:r>
              </w:del>
            </w:ins>
          </w:p>
          <w:p w14:paraId="243CD134" w14:textId="2B952D2E" w:rsidR="002E2521" w:rsidRPr="000C7330" w:rsidDel="008076F4" w:rsidRDefault="002E2521">
            <w:pPr>
              <w:rPr>
                <w:ins w:id="4990" w:author="이승준 (Seungjun Lee)" w:date="2025-07-29T11:35:00Z"/>
                <w:del w:id="4991" w:author="FURSYS" w:date="2025-08-06T14:26:00Z"/>
                <w:rFonts w:eastAsiaTheme="minorHAnsi" w:cs="굴림"/>
                <w:color w:val="000000" w:themeColor="text1"/>
                <w:kern w:val="0"/>
                <w:sz w:val="16"/>
                <w:szCs w:val="20"/>
                <w:rPrChange w:id="4992" w:author="FURSYS" w:date="2025-12-04T15:42:00Z">
                  <w:rPr>
                    <w:ins w:id="4993" w:author="이승준 (Seungjun Lee)" w:date="2025-07-29T11:35:00Z"/>
                    <w:del w:id="4994" w:author="FURSYS" w:date="2025-08-06T14:26:00Z"/>
                    <w:rFonts w:ascii="굴림" w:eastAsia="굴림" w:hAnsi="굴림" w:cs="굴림"/>
                    <w:kern w:val="0"/>
                    <w:szCs w:val="20"/>
                  </w:rPr>
                </w:rPrChange>
              </w:rPr>
              <w:pPrChange w:id="4995" w:author="FURSYS" w:date="2025-08-06T14:26:00Z">
                <w:pPr>
                  <w:widowControl/>
                  <w:wordWrap/>
                  <w:autoSpaceDE/>
                  <w:autoSpaceDN/>
                  <w:spacing w:after="240"/>
                  <w:jc w:val="left"/>
                </w:pPr>
              </w:pPrChange>
            </w:pPr>
            <w:ins w:id="4996" w:author="이승준 (Seungjun Lee)" w:date="2025-07-29T11:35:00Z">
              <w:del w:id="4997" w:author="FURSYS" w:date="2025-08-06T14:26:00Z">
                <w:r w:rsidRPr="000C7330" w:rsidDel="008076F4">
                  <w:rPr>
                    <w:rFonts w:eastAsiaTheme="minorHAnsi" w:cs="굴림" w:hint="eastAsia"/>
                    <w:b/>
                    <w:bCs/>
                    <w:color w:val="000000" w:themeColor="text1"/>
                    <w:kern w:val="0"/>
                    <w:sz w:val="18"/>
                    <w:rPrChange w:id="4998" w:author="FURSYS" w:date="2025-12-04T15:42:00Z">
                      <w:rPr>
                        <w:rFonts w:ascii="바탕" w:eastAsia="바탕" w:hAnsi="바탕" w:cs="굴림" w:hint="eastAsia"/>
                        <w:b/>
                        <w:bCs/>
                        <w:kern w:val="0"/>
                        <w:sz w:val="22"/>
                      </w:rPr>
                    </w:rPrChange>
                  </w:rPr>
                  <w:delText> </w:delText>
                </w:r>
                <w:r w:rsidRPr="000C7330" w:rsidDel="008076F4">
                  <w:rPr>
                    <w:rFonts w:eastAsiaTheme="minorHAnsi" w:cs="굴림"/>
                    <w:b/>
                    <w:bCs/>
                    <w:color w:val="000000" w:themeColor="text1"/>
                    <w:kern w:val="0"/>
                    <w:szCs w:val="24"/>
                    <w:rPrChange w:id="4999" w:author="FURSYS" w:date="2025-12-04T15:42:00Z">
                      <w:rPr>
                        <w:rFonts w:ascii="바탕" w:eastAsia="바탕" w:hAnsi="바탕" w:cs="굴림"/>
                        <w:b/>
                        <w:bCs/>
                        <w:kern w:val="0"/>
                        <w:sz w:val="24"/>
                        <w:szCs w:val="24"/>
                      </w:rPr>
                    </w:rPrChange>
                  </w:rPr>
                  <w:delText>(주)퍼시스</w:delText>
                </w:r>
              </w:del>
            </w:ins>
          </w:p>
          <w:p w14:paraId="4C3285E4" w14:textId="6556B434" w:rsidR="002E2521" w:rsidRPr="000C7330" w:rsidDel="008076F4" w:rsidRDefault="002E2521">
            <w:pPr>
              <w:rPr>
                <w:ins w:id="5000" w:author="이승준 (Seungjun Lee)" w:date="2025-07-29T11:35:00Z"/>
                <w:del w:id="5001" w:author="FURSYS" w:date="2025-08-06T14:26:00Z"/>
                <w:rFonts w:eastAsiaTheme="minorHAnsi" w:cs="굴림"/>
                <w:color w:val="000000" w:themeColor="text1"/>
                <w:kern w:val="0"/>
                <w:sz w:val="16"/>
                <w:szCs w:val="20"/>
                <w:rPrChange w:id="5002" w:author="FURSYS" w:date="2025-12-04T15:42:00Z">
                  <w:rPr>
                    <w:ins w:id="5003" w:author="이승준 (Seungjun Lee)" w:date="2025-07-29T11:35:00Z"/>
                    <w:del w:id="5004" w:author="FURSYS" w:date="2025-08-06T14:26:00Z"/>
                    <w:rFonts w:ascii="굴림" w:eastAsia="굴림" w:hAnsi="굴림" w:cs="굴림"/>
                    <w:kern w:val="0"/>
                    <w:szCs w:val="20"/>
                  </w:rPr>
                </w:rPrChange>
              </w:rPr>
              <w:pPrChange w:id="5005" w:author="FURSYS" w:date="2025-08-06T14:26:00Z">
                <w:pPr>
                  <w:widowControl/>
                  <w:wordWrap/>
                  <w:autoSpaceDE/>
                  <w:autoSpaceDN/>
                  <w:spacing w:after="240"/>
                  <w:jc w:val="left"/>
                </w:pPr>
              </w:pPrChange>
            </w:pPr>
            <w:ins w:id="5006" w:author="이승준 (Seungjun Lee)" w:date="2025-07-29T11:35:00Z">
              <w:del w:id="5007" w:author="FURSYS" w:date="2025-08-06T14:26:00Z">
                <w:r w:rsidRPr="000C7330" w:rsidDel="008076F4">
                  <w:rPr>
                    <w:rFonts w:eastAsiaTheme="minorHAnsi" w:cs="굴림" w:hint="eastAsia"/>
                    <w:b/>
                    <w:bCs/>
                    <w:color w:val="000000" w:themeColor="text1"/>
                    <w:kern w:val="0"/>
                    <w:sz w:val="18"/>
                    <w:rPrChange w:id="5008" w:author="FURSYS" w:date="2025-12-04T15:42:00Z">
                      <w:rPr>
                        <w:rFonts w:ascii="바탕" w:eastAsia="바탕" w:hAnsi="바탕" w:cs="굴림" w:hint="eastAsia"/>
                        <w:b/>
                        <w:bCs/>
                        <w:kern w:val="0"/>
                        <w:sz w:val="22"/>
                      </w:rPr>
                    </w:rPrChange>
                  </w:rPr>
                  <w:delText> </w:delText>
                </w:r>
                <w:r w:rsidRPr="000C7330" w:rsidDel="008076F4">
                  <w:rPr>
                    <w:rFonts w:eastAsiaTheme="minorHAnsi" w:cs="굴림" w:hint="eastAsia"/>
                    <w:b/>
                    <w:bCs/>
                    <w:color w:val="000000" w:themeColor="text1"/>
                    <w:kern w:val="0"/>
                    <w:szCs w:val="24"/>
                    <w:rPrChange w:id="5009" w:author="FURSYS" w:date="2025-12-04T15:42:00Z">
                      <w:rPr>
                        <w:rFonts w:ascii="바탕" w:eastAsia="바탕" w:hAnsi="바탕" w:cs="굴림" w:hint="eastAsia"/>
                        <w:b/>
                        <w:bCs/>
                        <w:kern w:val="0"/>
                        <w:sz w:val="24"/>
                        <w:szCs w:val="24"/>
                      </w:rPr>
                    </w:rPrChange>
                  </w:rPr>
                  <w:delText>박광호</w:delText>
                </w:r>
                <w:r w:rsidRPr="000C7330" w:rsidDel="008076F4">
                  <w:rPr>
                    <w:rFonts w:eastAsiaTheme="minorHAnsi" w:cs="굴림" w:hint="eastAsia"/>
                    <w:b/>
                    <w:bCs/>
                    <w:color w:val="000000" w:themeColor="text1"/>
                    <w:kern w:val="0"/>
                    <w:sz w:val="18"/>
                    <w:rPrChange w:id="5010" w:author="FURSYS" w:date="2025-12-04T15:42:00Z">
                      <w:rPr>
                        <w:rFonts w:ascii="바탕" w:eastAsia="바탕" w:hAnsi="바탕" w:cs="굴림" w:hint="eastAsia"/>
                        <w:b/>
                        <w:bCs/>
                        <w:kern w:val="0"/>
                        <w:sz w:val="22"/>
                      </w:rPr>
                    </w:rPrChange>
                  </w:rPr>
                  <w:delText> </w:delText>
                </w:r>
                <w:r w:rsidRPr="000C7330" w:rsidDel="008076F4">
                  <w:rPr>
                    <w:rFonts w:eastAsiaTheme="minorHAnsi" w:cs="굴림"/>
                    <w:b/>
                    <w:bCs/>
                    <w:color w:val="000000" w:themeColor="text1"/>
                    <w:kern w:val="0"/>
                    <w:sz w:val="18"/>
                    <w:rPrChange w:id="5011" w:author="FURSYS" w:date="2025-12-04T15:42:00Z">
                      <w:rPr>
                        <w:rFonts w:ascii="바탕" w:eastAsia="바탕" w:hAnsi="바탕" w:cs="굴림"/>
                        <w:b/>
                        <w:bCs/>
                        <w:kern w:val="0"/>
                        <w:sz w:val="22"/>
                      </w:rPr>
                    </w:rPrChange>
                  </w:rPr>
                  <w:delText>(인)</w:delText>
                </w:r>
              </w:del>
            </w:ins>
          </w:p>
        </w:tc>
      </w:tr>
    </w:tbl>
    <w:p w14:paraId="2D0BAC38" w14:textId="0D4B264C" w:rsidR="002E2521" w:rsidRPr="000C7330" w:rsidDel="008076F4" w:rsidRDefault="00B35C7A">
      <w:pPr>
        <w:rPr>
          <w:ins w:id="5012" w:author="이승준 (Seungjun Lee)" w:date="2025-07-29T11:35:00Z"/>
          <w:del w:id="5013" w:author="FURSYS" w:date="2025-08-06T14:26:00Z"/>
          <w:rFonts w:eastAsiaTheme="minorHAnsi" w:cs="굴림"/>
          <w:color w:val="000000" w:themeColor="text1"/>
          <w:kern w:val="0"/>
          <w:szCs w:val="24"/>
          <w:rPrChange w:id="5014" w:author="FURSYS" w:date="2025-12-04T15:42:00Z">
            <w:rPr>
              <w:ins w:id="5015" w:author="이승준 (Seungjun Lee)" w:date="2025-07-29T11:35:00Z"/>
              <w:del w:id="5016" w:author="FURSYS" w:date="2025-08-06T14:26:00Z"/>
              <w:rFonts w:ascii="굴림" w:eastAsia="굴림" w:hAnsi="굴림" w:cs="굴림"/>
              <w:kern w:val="0"/>
              <w:sz w:val="24"/>
              <w:szCs w:val="24"/>
            </w:rPr>
          </w:rPrChange>
        </w:rPr>
        <w:pPrChange w:id="5017" w:author="FURSYS" w:date="2025-08-06T14:26:00Z">
          <w:pPr>
            <w:widowControl/>
            <w:wordWrap/>
            <w:autoSpaceDE/>
            <w:autoSpaceDN/>
            <w:jc w:val="left"/>
          </w:pPr>
        </w:pPrChange>
      </w:pPr>
      <w:ins w:id="5018" w:author="이승준 (Seungjun Lee)" w:date="2025-07-29T11:35:00Z">
        <w:del w:id="5019" w:author="FURSYS" w:date="2025-08-06T14:26:00Z">
          <w:r>
            <w:rPr>
              <w:rFonts w:eastAsiaTheme="minorHAnsi" w:cs="굴림"/>
              <w:color w:val="000000" w:themeColor="text1"/>
              <w:kern w:val="0"/>
              <w:szCs w:val="24"/>
            </w:rPr>
            <w:pict w14:anchorId="7B962015">
              <v:rect id="_x0000_i1029" style="width:0;height:1.5pt" o:hralign="center" o:hrstd="t" o:hr="t" fillcolor="#a0a0a0" stroked="f"/>
            </w:pict>
          </w:r>
        </w:del>
      </w:ins>
    </w:p>
    <w:p w14:paraId="33DA9911" w14:textId="5C86DAD4" w:rsidR="002E2521" w:rsidRPr="000C7330" w:rsidDel="008076F4" w:rsidRDefault="002E2521">
      <w:pPr>
        <w:rPr>
          <w:ins w:id="5020" w:author="이승준 (Seungjun Lee)" w:date="2025-07-29T11:35:00Z"/>
          <w:del w:id="5021" w:author="FURSYS" w:date="2025-08-06T14:26:00Z"/>
          <w:rFonts w:eastAsiaTheme="minorHAnsi" w:cs="굴림"/>
          <w:color w:val="000000" w:themeColor="text1"/>
          <w:kern w:val="0"/>
          <w:szCs w:val="24"/>
          <w:rPrChange w:id="5022" w:author="FURSYS" w:date="2025-12-04T15:42:00Z">
            <w:rPr>
              <w:ins w:id="5023" w:author="이승준 (Seungjun Lee)" w:date="2025-07-29T11:35:00Z"/>
              <w:del w:id="5024" w:author="FURSYS" w:date="2025-08-06T14:26:00Z"/>
              <w:rFonts w:ascii="굴림" w:eastAsia="굴림" w:hAnsi="굴림" w:cs="굴림"/>
              <w:kern w:val="0"/>
              <w:sz w:val="24"/>
              <w:szCs w:val="24"/>
            </w:rPr>
          </w:rPrChange>
        </w:rPr>
        <w:pPrChange w:id="5025" w:author="FURSYS" w:date="2025-08-06T14:26:00Z">
          <w:pPr>
            <w:widowControl/>
            <w:wordWrap/>
            <w:autoSpaceDE/>
            <w:autoSpaceDN/>
            <w:spacing w:after="240"/>
            <w:jc w:val="left"/>
          </w:pPr>
        </w:pPrChange>
      </w:pPr>
      <w:ins w:id="5026" w:author="이승준 (Seungjun Lee)" w:date="2025-07-29T11:35:00Z">
        <w:del w:id="5027" w:author="FURSYS" w:date="2025-08-06T14:26:00Z">
          <w:r w:rsidRPr="000C7330" w:rsidDel="008076F4">
            <w:rPr>
              <w:rFonts w:eastAsiaTheme="minorHAnsi" w:cs="굴림" w:hint="eastAsia"/>
              <w:b/>
              <w:bCs/>
              <w:color w:val="000000" w:themeColor="text1"/>
              <w:kern w:val="0"/>
              <w:sz w:val="18"/>
              <w:rPrChange w:id="5028" w:author="FURSYS" w:date="2025-12-04T15:42:00Z">
                <w:rPr>
                  <w:rFonts w:ascii="바탕" w:eastAsia="바탕" w:hAnsi="바탕" w:cs="굴림" w:hint="eastAsia"/>
                  <w:b/>
                  <w:bCs/>
                  <w:kern w:val="0"/>
                  <w:sz w:val="22"/>
                </w:rPr>
              </w:rPrChange>
            </w:rPr>
            <w:delText>첨부</w:delText>
          </w:r>
          <w:r w:rsidRPr="000C7330" w:rsidDel="008076F4">
            <w:rPr>
              <w:rFonts w:eastAsiaTheme="minorHAnsi" w:cs="굴림"/>
              <w:b/>
              <w:bCs/>
              <w:color w:val="000000" w:themeColor="text1"/>
              <w:kern w:val="0"/>
              <w:sz w:val="18"/>
              <w:rPrChange w:id="5029" w:author="FURSYS" w:date="2025-12-04T15:42:00Z">
                <w:rPr>
                  <w:rFonts w:ascii="바탕" w:eastAsia="바탕" w:hAnsi="바탕" w:cs="굴림"/>
                  <w:b/>
                  <w:bCs/>
                  <w:kern w:val="0"/>
                  <w:sz w:val="22"/>
                </w:rPr>
              </w:rPrChange>
            </w:rPr>
            <w:delText xml:space="preserve"> (1) </w:delText>
          </w:r>
          <w:r w:rsidRPr="000C7330" w:rsidDel="008076F4">
            <w:rPr>
              <w:rFonts w:eastAsiaTheme="minorHAnsi" w:cs="굴림" w:hint="eastAsia"/>
              <w:b/>
              <w:bCs/>
              <w:color w:val="000000" w:themeColor="text1"/>
              <w:kern w:val="0"/>
              <w:sz w:val="18"/>
              <w:rPrChange w:id="5030" w:author="FURSYS" w:date="2025-12-04T15:42:00Z">
                <w:rPr>
                  <w:rFonts w:ascii="바탕" w:eastAsia="바탕" w:hAnsi="바탕" w:cs="굴림" w:hint="eastAsia"/>
                  <w:b/>
                  <w:bCs/>
                  <w:kern w:val="0"/>
                  <w:sz w:val="22"/>
                </w:rPr>
              </w:rPrChange>
            </w:rPr>
            <w:delText>용역계약</w:delText>
          </w:r>
          <w:r w:rsidRPr="000C7330" w:rsidDel="008076F4">
            <w:rPr>
              <w:rFonts w:eastAsiaTheme="minorHAnsi" w:cs="굴림"/>
              <w:b/>
              <w:bCs/>
              <w:color w:val="000000" w:themeColor="text1"/>
              <w:kern w:val="0"/>
              <w:sz w:val="18"/>
              <w:rPrChange w:id="5031" w:author="FURSYS" w:date="2025-12-04T15:42:00Z">
                <w:rPr>
                  <w:rFonts w:ascii="바탕" w:eastAsia="바탕" w:hAnsi="바탕" w:cs="굴림"/>
                  <w:b/>
                  <w:bCs/>
                  <w:kern w:val="0"/>
                  <w:sz w:val="22"/>
                </w:rPr>
              </w:rPrChange>
            </w:rPr>
            <w:delText xml:space="preserve"> </w:delText>
          </w:r>
          <w:r w:rsidRPr="000C7330" w:rsidDel="008076F4">
            <w:rPr>
              <w:rFonts w:eastAsiaTheme="minorHAnsi" w:cs="굴림" w:hint="eastAsia"/>
              <w:b/>
              <w:bCs/>
              <w:color w:val="000000" w:themeColor="text1"/>
              <w:kern w:val="0"/>
              <w:sz w:val="18"/>
              <w:rPrChange w:id="5032" w:author="FURSYS" w:date="2025-12-04T15:42:00Z">
                <w:rPr>
                  <w:rFonts w:ascii="바탕" w:eastAsia="바탕" w:hAnsi="바탕" w:cs="굴림" w:hint="eastAsia"/>
                  <w:b/>
                  <w:bCs/>
                  <w:kern w:val="0"/>
                  <w:sz w:val="22"/>
                </w:rPr>
              </w:rPrChange>
            </w:rPr>
            <w:delText>일반조건</w:delText>
          </w:r>
        </w:del>
      </w:ins>
    </w:p>
    <w:p w14:paraId="642EE7E8" w14:textId="0D80B8FD" w:rsidR="002E2521" w:rsidRPr="000C7330" w:rsidDel="008076F4" w:rsidRDefault="002E2521">
      <w:pPr>
        <w:rPr>
          <w:ins w:id="5033" w:author="이승준 (Seungjun Lee)" w:date="2025-07-29T11:35:00Z"/>
          <w:del w:id="5034" w:author="FURSYS" w:date="2025-08-06T14:26:00Z"/>
          <w:rFonts w:eastAsiaTheme="minorHAnsi" w:cs="굴림"/>
          <w:color w:val="000000" w:themeColor="text1"/>
          <w:kern w:val="0"/>
          <w:szCs w:val="24"/>
          <w:rPrChange w:id="5035" w:author="FURSYS" w:date="2025-12-04T15:42:00Z">
            <w:rPr>
              <w:ins w:id="5036" w:author="이승준 (Seungjun Lee)" w:date="2025-07-29T11:35:00Z"/>
              <w:del w:id="5037" w:author="FURSYS" w:date="2025-08-06T14:26:00Z"/>
              <w:rFonts w:ascii="굴림" w:eastAsia="굴림" w:hAnsi="굴림" w:cs="굴림"/>
              <w:kern w:val="0"/>
              <w:sz w:val="24"/>
              <w:szCs w:val="24"/>
            </w:rPr>
          </w:rPrChange>
        </w:rPr>
        <w:pPrChange w:id="5038" w:author="FURSYS" w:date="2025-08-06T14:26:00Z">
          <w:pPr>
            <w:widowControl/>
            <w:wordWrap/>
            <w:autoSpaceDE/>
            <w:autoSpaceDN/>
            <w:spacing w:after="240"/>
            <w:jc w:val="center"/>
          </w:pPr>
        </w:pPrChange>
      </w:pPr>
      <w:ins w:id="5039" w:author="이승준 (Seungjun Lee)" w:date="2025-07-29T11:35:00Z">
        <w:del w:id="5040" w:author="FURSYS" w:date="2025-08-06T14:26:00Z">
          <w:r w:rsidRPr="000C7330" w:rsidDel="008076F4">
            <w:rPr>
              <w:rFonts w:eastAsiaTheme="minorHAnsi" w:cs="굴림" w:hint="eastAsia"/>
              <w:b/>
              <w:bCs/>
              <w:color w:val="000000" w:themeColor="text1"/>
              <w:kern w:val="0"/>
              <w:sz w:val="28"/>
              <w:szCs w:val="36"/>
              <w:rPrChange w:id="5041" w:author="FURSYS" w:date="2025-12-04T15:42:00Z">
                <w:rPr>
                  <w:rFonts w:ascii="바탕" w:eastAsia="바탕" w:hAnsi="바탕" w:cs="굴림" w:hint="eastAsia"/>
                  <w:b/>
                  <w:bCs/>
                  <w:kern w:val="0"/>
                  <w:sz w:val="36"/>
                  <w:szCs w:val="36"/>
                </w:rPr>
              </w:rPrChange>
            </w:rPr>
            <w:delText>용역계약</w:delText>
          </w:r>
          <w:r w:rsidRPr="000C7330" w:rsidDel="008076F4">
            <w:rPr>
              <w:rFonts w:eastAsiaTheme="minorHAnsi" w:cs="굴림"/>
              <w:b/>
              <w:bCs/>
              <w:color w:val="000000" w:themeColor="text1"/>
              <w:kern w:val="0"/>
              <w:sz w:val="28"/>
              <w:szCs w:val="36"/>
              <w:rPrChange w:id="5042" w:author="FURSYS" w:date="2025-12-04T15:42:00Z">
                <w:rPr>
                  <w:rFonts w:ascii="바탕" w:eastAsia="바탕" w:hAnsi="바탕" w:cs="굴림"/>
                  <w:b/>
                  <w:bCs/>
                  <w:kern w:val="0"/>
                  <w:sz w:val="36"/>
                  <w:szCs w:val="36"/>
                </w:rPr>
              </w:rPrChange>
            </w:rPr>
            <w:delText xml:space="preserve"> </w:delText>
          </w:r>
          <w:r w:rsidRPr="000C7330" w:rsidDel="008076F4">
            <w:rPr>
              <w:rFonts w:eastAsiaTheme="minorHAnsi" w:cs="굴림" w:hint="eastAsia"/>
              <w:b/>
              <w:bCs/>
              <w:color w:val="000000" w:themeColor="text1"/>
              <w:kern w:val="0"/>
              <w:sz w:val="28"/>
              <w:szCs w:val="36"/>
              <w:rPrChange w:id="5043" w:author="FURSYS" w:date="2025-12-04T15:42:00Z">
                <w:rPr>
                  <w:rFonts w:ascii="바탕" w:eastAsia="바탕" w:hAnsi="바탕" w:cs="굴림" w:hint="eastAsia"/>
                  <w:b/>
                  <w:bCs/>
                  <w:kern w:val="0"/>
                  <w:sz w:val="36"/>
                  <w:szCs w:val="36"/>
                </w:rPr>
              </w:rPrChange>
            </w:rPr>
            <w:delText>일반조건</w:delText>
          </w:r>
        </w:del>
      </w:ins>
    </w:p>
    <w:p w14:paraId="76839B1A" w14:textId="6A5061A7" w:rsidR="002E2521" w:rsidRPr="000C7330" w:rsidDel="008076F4" w:rsidRDefault="002E2521">
      <w:pPr>
        <w:rPr>
          <w:ins w:id="5044" w:author="이승준 (Seungjun Lee)" w:date="2025-07-29T11:35:00Z"/>
          <w:del w:id="5045" w:author="FURSYS" w:date="2025-08-06T14:26:00Z"/>
          <w:rFonts w:eastAsiaTheme="minorHAnsi" w:cs="굴림"/>
          <w:color w:val="000000" w:themeColor="text1"/>
          <w:kern w:val="0"/>
          <w:szCs w:val="24"/>
          <w:rPrChange w:id="5046" w:author="FURSYS" w:date="2025-12-04T15:42:00Z">
            <w:rPr>
              <w:ins w:id="5047" w:author="이승준 (Seungjun Lee)" w:date="2025-07-29T11:35:00Z"/>
              <w:del w:id="5048" w:author="FURSYS" w:date="2025-08-06T14:26:00Z"/>
              <w:rFonts w:ascii="굴림" w:eastAsia="굴림" w:hAnsi="굴림" w:cs="굴림"/>
              <w:kern w:val="0"/>
              <w:sz w:val="24"/>
              <w:szCs w:val="24"/>
            </w:rPr>
          </w:rPrChange>
        </w:rPr>
        <w:pPrChange w:id="5049" w:author="FURSYS" w:date="2025-08-06T14:26:00Z">
          <w:pPr>
            <w:widowControl/>
            <w:wordWrap/>
            <w:autoSpaceDE/>
            <w:autoSpaceDN/>
            <w:spacing w:after="240"/>
            <w:jc w:val="center"/>
          </w:pPr>
        </w:pPrChange>
      </w:pPr>
      <w:ins w:id="5050" w:author="이승준 (Seungjun Lee)" w:date="2025-07-29T11:35:00Z">
        <w:del w:id="5051" w:author="FURSYS" w:date="2025-08-06T14:26:00Z">
          <w:r w:rsidRPr="000C7330" w:rsidDel="008076F4">
            <w:rPr>
              <w:rFonts w:eastAsiaTheme="minorHAnsi" w:cs="굴림"/>
              <w:color w:val="000000" w:themeColor="text1"/>
              <w:kern w:val="0"/>
              <w:szCs w:val="24"/>
              <w:rPrChange w:id="5052" w:author="FURSYS" w:date="2025-12-04T15:42:00Z">
                <w:rPr>
                  <w:rFonts w:ascii="굴림" w:eastAsia="굴림" w:hAnsi="굴림" w:cs="굴림"/>
                  <w:kern w:val="0"/>
                  <w:sz w:val="24"/>
                  <w:szCs w:val="24"/>
                </w:rPr>
              </w:rPrChange>
            </w:rPr>
            <w:delText> </w:delText>
          </w:r>
        </w:del>
      </w:ins>
    </w:p>
    <w:p w14:paraId="31E21CE6" w14:textId="47EFC97C" w:rsidR="002E2521" w:rsidRPr="000C7330" w:rsidDel="008076F4" w:rsidRDefault="002E2521">
      <w:pPr>
        <w:rPr>
          <w:ins w:id="5053" w:author="이승준 (Seungjun Lee)" w:date="2025-07-29T11:35:00Z"/>
          <w:del w:id="5054" w:author="FURSYS" w:date="2025-08-06T14:26:00Z"/>
          <w:rFonts w:eastAsiaTheme="minorHAnsi" w:cs="굴림"/>
          <w:color w:val="000000" w:themeColor="text1"/>
          <w:kern w:val="0"/>
          <w:szCs w:val="24"/>
          <w:rPrChange w:id="5055" w:author="FURSYS" w:date="2025-12-04T15:42:00Z">
            <w:rPr>
              <w:ins w:id="5056" w:author="이승준 (Seungjun Lee)" w:date="2025-07-29T11:35:00Z"/>
              <w:del w:id="5057" w:author="FURSYS" w:date="2025-08-06T14:26:00Z"/>
              <w:rFonts w:ascii="굴림" w:eastAsia="굴림" w:hAnsi="굴림" w:cs="굴림"/>
              <w:kern w:val="0"/>
              <w:sz w:val="24"/>
              <w:szCs w:val="24"/>
            </w:rPr>
          </w:rPrChange>
        </w:rPr>
        <w:pPrChange w:id="5058" w:author="FURSYS" w:date="2025-08-06T14:26:00Z">
          <w:pPr>
            <w:widowControl/>
            <w:wordWrap/>
            <w:autoSpaceDE/>
            <w:autoSpaceDN/>
            <w:spacing w:after="240"/>
            <w:jc w:val="left"/>
          </w:pPr>
        </w:pPrChange>
      </w:pPr>
      <w:ins w:id="5059" w:author="이승준 (Seungjun Lee)" w:date="2025-07-29T11:35:00Z">
        <w:del w:id="5060" w:author="FURSYS" w:date="2025-08-06T14:26:00Z">
          <w:r w:rsidRPr="000C7330" w:rsidDel="008076F4">
            <w:rPr>
              <w:rFonts w:eastAsiaTheme="minorHAnsi" w:cs="굴림"/>
              <w:color w:val="000000" w:themeColor="text1"/>
              <w:kern w:val="0"/>
              <w:szCs w:val="24"/>
              <w:rPrChange w:id="5061" w:author="FURSYS" w:date="2025-12-04T15:42:00Z">
                <w:rPr>
                  <w:rFonts w:ascii="굴림" w:eastAsia="굴림" w:hAnsi="굴림" w:cs="굴림"/>
                  <w:kern w:val="0"/>
                  <w:sz w:val="24"/>
                  <w:szCs w:val="24"/>
                </w:rPr>
              </w:rPrChange>
            </w:rPr>
            <w:delText> </w:delText>
          </w:r>
        </w:del>
      </w:ins>
    </w:p>
    <w:p w14:paraId="4A7B5F1F" w14:textId="5930C640" w:rsidR="002E2521" w:rsidRPr="000C7330" w:rsidDel="008076F4" w:rsidRDefault="002E2521">
      <w:pPr>
        <w:rPr>
          <w:ins w:id="5062" w:author="이승준 (Seungjun Lee)" w:date="2025-07-29T11:35:00Z"/>
          <w:del w:id="5063" w:author="FURSYS" w:date="2025-08-06T14:26:00Z"/>
          <w:rFonts w:eastAsiaTheme="minorHAnsi" w:cs="굴림"/>
          <w:color w:val="000000" w:themeColor="text1"/>
          <w:kern w:val="0"/>
          <w:szCs w:val="24"/>
          <w:rPrChange w:id="5064" w:author="FURSYS" w:date="2025-12-04T15:42:00Z">
            <w:rPr>
              <w:ins w:id="5065" w:author="이승준 (Seungjun Lee)" w:date="2025-07-29T11:35:00Z"/>
              <w:del w:id="5066" w:author="FURSYS" w:date="2025-08-06T14:26:00Z"/>
              <w:rFonts w:ascii="굴림" w:eastAsia="굴림" w:hAnsi="굴림" w:cs="굴림"/>
              <w:kern w:val="0"/>
              <w:sz w:val="24"/>
              <w:szCs w:val="24"/>
            </w:rPr>
          </w:rPrChange>
        </w:rPr>
        <w:pPrChange w:id="5067" w:author="FURSYS" w:date="2025-08-06T14:26:00Z">
          <w:pPr>
            <w:widowControl/>
            <w:wordWrap/>
            <w:autoSpaceDE/>
            <w:autoSpaceDN/>
            <w:spacing w:after="240"/>
            <w:jc w:val="left"/>
          </w:pPr>
        </w:pPrChange>
      </w:pPr>
      <w:ins w:id="5068" w:author="이승준 (Seungjun Lee)" w:date="2025-07-29T11:35:00Z">
        <w:del w:id="5069" w:author="FURSYS" w:date="2025-08-06T14:26:00Z">
          <w:r w:rsidRPr="000C7330" w:rsidDel="008076F4">
            <w:rPr>
              <w:rFonts w:eastAsiaTheme="minorHAnsi" w:cs="굴림" w:hint="eastAsia"/>
              <w:b/>
              <w:bCs/>
              <w:color w:val="000000" w:themeColor="text1"/>
              <w:kern w:val="0"/>
              <w:szCs w:val="24"/>
              <w:rPrChange w:id="5070"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5071" w:author="FURSYS" w:date="2025-12-04T15:42:00Z">
                <w:rPr>
                  <w:rFonts w:ascii="바탕" w:eastAsia="바탕" w:hAnsi="바탕" w:cs="굴림"/>
                  <w:b/>
                  <w:bCs/>
                  <w:kern w:val="0"/>
                  <w:sz w:val="24"/>
                  <w:szCs w:val="24"/>
                </w:rPr>
              </w:rPrChange>
            </w:rPr>
            <w:delText xml:space="preserve"> 1 </w:delText>
          </w:r>
          <w:r w:rsidRPr="000C7330" w:rsidDel="008076F4">
            <w:rPr>
              <w:rFonts w:eastAsiaTheme="minorHAnsi" w:cs="굴림" w:hint="eastAsia"/>
              <w:b/>
              <w:bCs/>
              <w:color w:val="000000" w:themeColor="text1"/>
              <w:kern w:val="0"/>
              <w:szCs w:val="24"/>
              <w:rPrChange w:id="5072" w:author="FURSYS" w:date="2025-12-04T15:42:00Z">
                <w:rPr>
                  <w:rFonts w:ascii="바탕" w:eastAsia="바탕" w:hAnsi="바탕" w:cs="굴림" w:hint="eastAsia"/>
                  <w:b/>
                  <w:bCs/>
                  <w:kern w:val="0"/>
                  <w:sz w:val="24"/>
                  <w:szCs w:val="24"/>
                </w:rPr>
              </w:rPrChange>
            </w:rPr>
            <w:delText>조</w:delText>
          </w:r>
          <w:r w:rsidRPr="000C7330" w:rsidDel="008076F4">
            <w:rPr>
              <w:rFonts w:eastAsiaTheme="minorHAnsi" w:cs="굴림"/>
              <w:b/>
              <w:bCs/>
              <w:color w:val="000000" w:themeColor="text1"/>
              <w:kern w:val="0"/>
              <w:szCs w:val="24"/>
              <w:rPrChange w:id="5073" w:author="FURSYS" w:date="2025-12-04T15:42:00Z">
                <w:rPr>
                  <w:rFonts w:ascii="바탕" w:eastAsia="바탕" w:hAnsi="바탕" w:cs="굴림"/>
                  <w:b/>
                  <w:bCs/>
                  <w:kern w:val="0"/>
                  <w:sz w:val="24"/>
                  <w:szCs w:val="24"/>
                </w:rPr>
              </w:rPrChange>
            </w:rPr>
            <w:delText xml:space="preserve"> (총 </w:delText>
          </w:r>
          <w:r w:rsidRPr="000C7330" w:rsidDel="008076F4">
            <w:rPr>
              <w:rFonts w:eastAsiaTheme="minorHAnsi" w:cs="굴림" w:hint="eastAsia"/>
              <w:b/>
              <w:bCs/>
              <w:color w:val="000000" w:themeColor="text1"/>
              <w:kern w:val="0"/>
              <w:szCs w:val="24"/>
              <w:rPrChange w:id="5074" w:author="FURSYS" w:date="2025-12-04T15:42:00Z">
                <w:rPr>
                  <w:rFonts w:ascii="바탕" w:eastAsia="바탕" w:hAnsi="바탕" w:cs="굴림" w:hint="eastAsia"/>
                  <w:b/>
                  <w:bCs/>
                  <w:kern w:val="0"/>
                  <w:sz w:val="24"/>
                  <w:szCs w:val="24"/>
                </w:rPr>
              </w:rPrChange>
            </w:rPr>
            <w:delText>칙</w:delText>
          </w:r>
          <w:r w:rsidRPr="000C7330" w:rsidDel="008076F4">
            <w:rPr>
              <w:rFonts w:eastAsiaTheme="minorHAnsi" w:cs="굴림"/>
              <w:b/>
              <w:bCs/>
              <w:color w:val="000000" w:themeColor="text1"/>
              <w:kern w:val="0"/>
              <w:szCs w:val="24"/>
              <w:rPrChange w:id="5075" w:author="FURSYS" w:date="2025-12-04T15:42:00Z">
                <w:rPr>
                  <w:rFonts w:ascii="바탕" w:eastAsia="바탕" w:hAnsi="바탕" w:cs="굴림"/>
                  <w:b/>
                  <w:bCs/>
                  <w:kern w:val="0"/>
                  <w:sz w:val="24"/>
                  <w:szCs w:val="24"/>
                </w:rPr>
              </w:rPrChange>
            </w:rPr>
            <w:delText>)</w:delText>
          </w:r>
          <w:r w:rsidRPr="000C7330" w:rsidDel="008076F4">
            <w:rPr>
              <w:rFonts w:eastAsiaTheme="minorHAnsi" w:cs="굴림"/>
              <w:b/>
              <w:bCs/>
              <w:color w:val="000000" w:themeColor="text1"/>
              <w:kern w:val="0"/>
              <w:szCs w:val="24"/>
              <w:rPrChange w:id="5076"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5077" w:author="FURSYS" w:date="2025-12-04T15:42:00Z">
                <w:rPr>
                  <w:rFonts w:ascii="바탕" w:eastAsia="바탕" w:hAnsi="바탕" w:cs="굴림" w:hint="eastAsia"/>
                  <w:kern w:val="0"/>
                  <w:sz w:val="24"/>
                  <w:szCs w:val="24"/>
                </w:rPr>
              </w:rPrChange>
            </w:rPr>
            <w:delText>본</w:delText>
          </w:r>
          <w:r w:rsidRPr="000C7330" w:rsidDel="008076F4">
            <w:rPr>
              <w:rFonts w:eastAsiaTheme="minorHAnsi" w:cs="굴림"/>
              <w:color w:val="000000" w:themeColor="text1"/>
              <w:kern w:val="0"/>
              <w:szCs w:val="24"/>
              <w:rPrChange w:id="507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079" w:author="FURSYS" w:date="2025-12-04T15:42:00Z">
                <w:rPr>
                  <w:rFonts w:ascii="바탕" w:eastAsia="바탕" w:hAnsi="바탕" w:cs="굴림" w:hint="eastAsia"/>
                  <w:kern w:val="0"/>
                  <w:sz w:val="24"/>
                  <w:szCs w:val="24"/>
                </w:rPr>
              </w:rPrChange>
            </w:rPr>
            <w:delText>계약은</w:delText>
          </w:r>
          <w:r w:rsidRPr="000C7330" w:rsidDel="008076F4">
            <w:rPr>
              <w:rFonts w:eastAsiaTheme="minorHAnsi" w:cs="굴림"/>
              <w:color w:val="000000" w:themeColor="text1"/>
              <w:kern w:val="0"/>
              <w:szCs w:val="24"/>
              <w:rPrChange w:id="508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081" w:author="FURSYS" w:date="2025-12-04T15:42:00Z">
                <w:rPr>
                  <w:rFonts w:ascii="바탕" w:eastAsia="바탕" w:hAnsi="바탕" w:cs="굴림" w:hint="eastAsia"/>
                  <w:kern w:val="0"/>
                  <w:sz w:val="24"/>
                  <w:szCs w:val="24"/>
                </w:rPr>
              </w:rPrChange>
            </w:rPr>
            <w:delText>위탁자</w:delText>
          </w:r>
          <w:r w:rsidRPr="000C7330" w:rsidDel="008076F4">
            <w:rPr>
              <w:rFonts w:eastAsiaTheme="minorHAnsi" w:cs="굴림"/>
              <w:color w:val="000000" w:themeColor="text1"/>
              <w:kern w:val="0"/>
              <w:szCs w:val="24"/>
              <w:rPrChange w:id="5082" w:author="FURSYS" w:date="2025-12-04T15:42:00Z">
                <w:rPr>
                  <w:rFonts w:ascii="바탕" w:eastAsia="바탕" w:hAnsi="바탕" w:cs="굴림"/>
                  <w:kern w:val="0"/>
                  <w:sz w:val="24"/>
                  <w:szCs w:val="24"/>
                </w:rPr>
              </w:rPrChange>
            </w:rPr>
            <w:delText xml:space="preserve"> (주)</w:delText>
          </w:r>
          <w:r w:rsidRPr="000C7330" w:rsidDel="008076F4">
            <w:rPr>
              <w:rFonts w:eastAsiaTheme="minorHAnsi" w:cs="굴림" w:hint="eastAsia"/>
              <w:color w:val="000000" w:themeColor="text1"/>
              <w:kern w:val="0"/>
              <w:szCs w:val="24"/>
              <w:rPrChange w:id="5083" w:author="FURSYS" w:date="2025-12-04T15:42:00Z">
                <w:rPr>
                  <w:rFonts w:ascii="바탕" w:eastAsia="바탕" w:hAnsi="바탕" w:cs="굴림" w:hint="eastAsia"/>
                  <w:kern w:val="0"/>
                  <w:sz w:val="24"/>
                  <w:szCs w:val="24"/>
                </w:rPr>
              </w:rPrChange>
            </w:rPr>
            <w:delText>에스앤아이코퍼레이션</w:delText>
          </w:r>
          <w:r w:rsidRPr="000C7330" w:rsidDel="008076F4">
            <w:rPr>
              <w:rFonts w:eastAsiaTheme="minorHAnsi" w:cs="굴림"/>
              <w:color w:val="000000" w:themeColor="text1"/>
              <w:kern w:val="0"/>
              <w:szCs w:val="24"/>
              <w:rPrChange w:id="5084" w:author="FURSYS" w:date="2025-12-04T15:42:00Z">
                <w:rPr>
                  <w:rFonts w:ascii="바탕" w:eastAsia="바탕" w:hAnsi="바탕" w:cs="굴림"/>
                  <w:kern w:val="0"/>
                  <w:sz w:val="24"/>
                  <w:szCs w:val="24"/>
                </w:rPr>
              </w:rPrChange>
            </w:rPr>
            <w:delText>(</w:delText>
          </w:r>
          <w:r w:rsidRPr="000C7330" w:rsidDel="008076F4">
            <w:rPr>
              <w:rFonts w:eastAsiaTheme="minorHAnsi" w:cs="굴림" w:hint="eastAsia"/>
              <w:color w:val="000000" w:themeColor="text1"/>
              <w:kern w:val="0"/>
              <w:szCs w:val="24"/>
              <w:rPrChange w:id="5085" w:author="FURSYS" w:date="2025-12-04T15:42:00Z">
                <w:rPr>
                  <w:rFonts w:ascii="바탕" w:eastAsia="바탕" w:hAnsi="바탕" w:cs="굴림" w:hint="eastAsia"/>
                  <w:kern w:val="0"/>
                  <w:sz w:val="24"/>
                  <w:szCs w:val="24"/>
                </w:rPr>
              </w:rPrChange>
            </w:rPr>
            <w:delText>이하“갑”이라</w:delText>
          </w:r>
          <w:r w:rsidRPr="000C7330" w:rsidDel="008076F4">
            <w:rPr>
              <w:rFonts w:eastAsiaTheme="minorHAnsi" w:cs="굴림"/>
              <w:color w:val="000000" w:themeColor="text1"/>
              <w:kern w:val="0"/>
              <w:szCs w:val="24"/>
              <w:rPrChange w:id="5086" w:author="FURSYS" w:date="2025-12-04T15:42:00Z">
                <w:rPr>
                  <w:rFonts w:ascii="바탕" w:eastAsia="바탕" w:hAnsi="바탕" w:cs="굴림"/>
                  <w:kern w:val="0"/>
                  <w:sz w:val="24"/>
                  <w:szCs w:val="24"/>
                </w:rPr>
              </w:rPrChange>
            </w:rPr>
            <w:delText xml:space="preserve"> 한다)가 </w:delText>
          </w:r>
          <w:r w:rsidRPr="000C7330" w:rsidDel="008076F4">
            <w:rPr>
              <w:rFonts w:eastAsiaTheme="minorHAnsi" w:cs="굴림" w:hint="eastAsia"/>
              <w:color w:val="000000" w:themeColor="text1"/>
              <w:kern w:val="0"/>
              <w:szCs w:val="24"/>
              <w:rPrChange w:id="5087" w:author="FURSYS" w:date="2025-12-04T15:42:00Z">
                <w:rPr>
                  <w:rFonts w:ascii="바탕" w:eastAsia="바탕" w:hAnsi="바탕" w:cs="굴림" w:hint="eastAsia"/>
                  <w:kern w:val="0"/>
                  <w:sz w:val="24"/>
                  <w:szCs w:val="24"/>
                </w:rPr>
              </w:rPrChange>
            </w:rPr>
            <w:delText>수탁자  </w:delText>
          </w:r>
          <w:r w:rsidRPr="000C7330" w:rsidDel="008076F4">
            <w:rPr>
              <w:rFonts w:eastAsiaTheme="minorHAnsi" w:cs="굴림"/>
              <w:b/>
              <w:bCs/>
              <w:color w:val="000000" w:themeColor="text1"/>
              <w:kern w:val="0"/>
              <w:szCs w:val="24"/>
              <w:rPrChange w:id="5088" w:author="FURSYS" w:date="2025-12-04T15:42:00Z">
                <w:rPr>
                  <w:rFonts w:ascii="바탕" w:eastAsia="바탕" w:hAnsi="바탕" w:cs="굴림"/>
                  <w:b/>
                  <w:bCs/>
                  <w:kern w:val="0"/>
                  <w:sz w:val="24"/>
                  <w:szCs w:val="24"/>
                </w:rPr>
              </w:rPrChange>
            </w:rPr>
            <w:delText>(</w:delText>
          </w:r>
          <w:r w:rsidRPr="000C7330" w:rsidDel="008076F4">
            <w:rPr>
              <w:rFonts w:eastAsiaTheme="minorHAnsi" w:cs="굴림" w:hint="eastAsia"/>
              <w:b/>
              <w:bCs/>
              <w:color w:val="000000" w:themeColor="text1"/>
              <w:kern w:val="0"/>
              <w:szCs w:val="24"/>
              <w:rPrChange w:id="5089" w:author="FURSYS" w:date="2025-12-04T15:42:00Z">
                <w:rPr>
                  <w:rFonts w:ascii="바탕" w:eastAsia="바탕" w:hAnsi="바탕" w:cs="굴림" w:hint="eastAsia"/>
                  <w:b/>
                  <w:bCs/>
                  <w:kern w:val="0"/>
                  <w:sz w:val="24"/>
                  <w:szCs w:val="24"/>
                </w:rPr>
              </w:rPrChange>
            </w:rPr>
            <w:delText>주</w:delText>
          </w:r>
          <w:r w:rsidRPr="000C7330" w:rsidDel="008076F4">
            <w:rPr>
              <w:rFonts w:eastAsiaTheme="minorHAnsi" w:cs="굴림"/>
              <w:b/>
              <w:bCs/>
              <w:color w:val="000000" w:themeColor="text1"/>
              <w:kern w:val="0"/>
              <w:szCs w:val="24"/>
              <w:rPrChange w:id="5090" w:author="FURSYS" w:date="2025-12-04T15:42:00Z">
                <w:rPr>
                  <w:rFonts w:ascii="바탕" w:eastAsia="바탕" w:hAnsi="바탕" w:cs="굴림"/>
                  <w:b/>
                  <w:bCs/>
                  <w:kern w:val="0"/>
                  <w:sz w:val="24"/>
                  <w:szCs w:val="24"/>
                </w:rPr>
              </w:rPrChange>
            </w:rPr>
            <w:delText>)퍼시스</w:delText>
          </w:r>
          <w:r w:rsidRPr="000C7330" w:rsidDel="008076F4">
            <w:rPr>
              <w:rFonts w:eastAsiaTheme="minorHAnsi" w:cs="굴림"/>
              <w:color w:val="000000" w:themeColor="text1"/>
              <w:kern w:val="0"/>
              <w:szCs w:val="24"/>
              <w:rPrChange w:id="5091" w:author="FURSYS" w:date="2025-12-04T15:42:00Z">
                <w:rPr>
                  <w:rFonts w:ascii="바탕" w:eastAsia="바탕" w:hAnsi="바탕" w:cs="굴림"/>
                  <w:kern w:val="0"/>
                  <w:sz w:val="24"/>
                  <w:szCs w:val="24"/>
                </w:rPr>
              </w:rPrChange>
            </w:rPr>
            <w:delText xml:space="preserve">(이하 </w:delText>
          </w:r>
          <w:r w:rsidRPr="000C7330" w:rsidDel="008076F4">
            <w:rPr>
              <w:rFonts w:eastAsiaTheme="minorHAnsi" w:cs="굴림" w:hint="eastAsia"/>
              <w:color w:val="000000" w:themeColor="text1"/>
              <w:kern w:val="0"/>
              <w:szCs w:val="24"/>
              <w:rPrChange w:id="5092" w:author="FURSYS" w:date="2025-12-04T15:42:00Z">
                <w:rPr>
                  <w:rFonts w:ascii="바탕" w:eastAsia="바탕" w:hAnsi="바탕" w:cs="굴림" w:hint="eastAsia"/>
                  <w:kern w:val="0"/>
                  <w:sz w:val="24"/>
                  <w:szCs w:val="24"/>
                </w:rPr>
              </w:rPrChange>
            </w:rPr>
            <w:delText>“을”이라</w:delText>
          </w:r>
          <w:r w:rsidRPr="000C7330" w:rsidDel="008076F4">
            <w:rPr>
              <w:rFonts w:eastAsiaTheme="minorHAnsi" w:cs="굴림"/>
              <w:color w:val="000000" w:themeColor="text1"/>
              <w:kern w:val="0"/>
              <w:szCs w:val="24"/>
              <w:rPrChange w:id="5093" w:author="FURSYS" w:date="2025-12-04T15:42:00Z">
                <w:rPr>
                  <w:rFonts w:ascii="바탕" w:eastAsia="바탕" w:hAnsi="바탕" w:cs="굴림"/>
                  <w:kern w:val="0"/>
                  <w:sz w:val="24"/>
                  <w:szCs w:val="24"/>
                </w:rPr>
              </w:rPrChange>
            </w:rPr>
            <w:delText xml:space="preserve"> 한다)에게 위탁한 </w:delText>
          </w:r>
          <w:r w:rsidRPr="000C7330" w:rsidDel="008076F4">
            <w:rPr>
              <w:rFonts w:eastAsiaTheme="minorHAnsi" w:cs="굴림"/>
              <w:b/>
              <w:bCs/>
              <w:color w:val="000000" w:themeColor="text1"/>
              <w:kern w:val="0"/>
              <w:szCs w:val="24"/>
              <w:rPrChange w:id="5094" w:author="FURSYS" w:date="2025-12-04T15:42:00Z">
                <w:rPr>
                  <w:rFonts w:ascii="바탕" w:eastAsia="바탕" w:hAnsi="바탕" w:cs="굴림"/>
                  <w:b/>
                  <w:bCs/>
                  <w:kern w:val="0"/>
                  <w:sz w:val="24"/>
                  <w:szCs w:val="24"/>
                </w:rPr>
              </w:rPrChange>
            </w:rPr>
            <w:delText xml:space="preserve">ISC 3층 스마트오피스 및 4층 </w:delText>
          </w:r>
          <w:r w:rsidRPr="000C7330" w:rsidDel="008076F4">
            <w:rPr>
              <w:rFonts w:eastAsiaTheme="minorHAnsi" w:cs="굴림" w:hint="eastAsia"/>
              <w:b/>
              <w:bCs/>
              <w:color w:val="000000" w:themeColor="text1"/>
              <w:kern w:val="0"/>
              <w:szCs w:val="24"/>
              <w:rPrChange w:id="5095" w:author="FURSYS" w:date="2025-12-04T15:42:00Z">
                <w:rPr>
                  <w:rFonts w:ascii="바탕" w:eastAsia="바탕" w:hAnsi="바탕" w:cs="굴림" w:hint="eastAsia"/>
                  <w:b/>
                  <w:bCs/>
                  <w:kern w:val="0"/>
                  <w:sz w:val="24"/>
                  <w:szCs w:val="24"/>
                </w:rPr>
              </w:rPrChange>
            </w:rPr>
            <w:delText>타스크룸</w:delText>
          </w:r>
          <w:r w:rsidRPr="000C7330" w:rsidDel="008076F4">
            <w:rPr>
              <w:rFonts w:eastAsiaTheme="minorHAnsi" w:cs="굴림"/>
              <w:b/>
              <w:bCs/>
              <w:color w:val="000000" w:themeColor="text1"/>
              <w:kern w:val="0"/>
              <w:szCs w:val="24"/>
              <w:rPrChange w:id="5096" w:author="FURSYS" w:date="2025-12-04T15:42:00Z">
                <w:rPr>
                  <w:rFonts w:ascii="바탕" w:eastAsia="바탕" w:hAnsi="바탕" w:cs="굴림"/>
                  <w:b/>
                  <w:bCs/>
                  <w:kern w:val="0"/>
                  <w:sz w:val="24"/>
                  <w:szCs w:val="24"/>
                </w:rPr>
              </w:rPrChange>
            </w:rPr>
            <w:delText xml:space="preserve"> 퍼시스 사무가구(</w:delText>
          </w:r>
          <w:r w:rsidRPr="000C7330" w:rsidDel="008076F4">
            <w:rPr>
              <w:rFonts w:eastAsiaTheme="minorHAnsi" w:cs="굴림" w:hint="eastAsia"/>
              <w:b/>
              <w:bCs/>
              <w:color w:val="000000" w:themeColor="text1"/>
              <w:kern w:val="0"/>
              <w:szCs w:val="24"/>
              <w:rPrChange w:id="5097" w:author="FURSYS" w:date="2025-12-04T15:42:00Z">
                <w:rPr>
                  <w:rFonts w:ascii="바탕" w:eastAsia="바탕" w:hAnsi="바탕" w:cs="굴림" w:hint="eastAsia"/>
                  <w:b/>
                  <w:bCs/>
                  <w:kern w:val="0"/>
                  <w:sz w:val="24"/>
                  <w:szCs w:val="24"/>
                </w:rPr>
              </w:rPrChange>
            </w:rPr>
            <w:delText>렌탈</w:delText>
          </w:r>
          <w:r w:rsidRPr="000C7330" w:rsidDel="008076F4">
            <w:rPr>
              <w:rFonts w:eastAsiaTheme="minorHAnsi" w:cs="굴림"/>
              <w:b/>
              <w:bCs/>
              <w:color w:val="000000" w:themeColor="text1"/>
              <w:kern w:val="0"/>
              <w:szCs w:val="24"/>
              <w:rPrChange w:id="5098" w:author="FURSYS" w:date="2025-12-04T15:42:00Z">
                <w:rPr>
                  <w:rFonts w:ascii="바탕" w:eastAsia="바탕" w:hAnsi="바탕" w:cs="굴림"/>
                  <w:b/>
                  <w:bCs/>
                  <w:kern w:val="0"/>
                  <w:sz w:val="24"/>
                  <w:szCs w:val="24"/>
                </w:rPr>
              </w:rPrChange>
            </w:rPr>
            <w:delText>)-기타_CI25011653</w:delText>
          </w:r>
          <w:r w:rsidRPr="000C7330" w:rsidDel="008076F4">
            <w:rPr>
              <w:rFonts w:eastAsiaTheme="minorHAnsi" w:cs="굴림" w:hint="eastAsia"/>
              <w:color w:val="000000" w:themeColor="text1"/>
              <w:kern w:val="0"/>
              <w:szCs w:val="24"/>
              <w:rPrChange w:id="5099" w:author="FURSYS" w:date="2025-12-04T15:42:00Z">
                <w:rPr>
                  <w:rFonts w:ascii="바탕" w:eastAsia="바탕" w:hAnsi="바탕" w:cs="굴림" w:hint="eastAsia"/>
                  <w:kern w:val="0"/>
                  <w:sz w:val="24"/>
                  <w:szCs w:val="24"/>
                </w:rPr>
              </w:rPrChange>
            </w:rPr>
            <w:delText> 용업역무</w:delText>
          </w:r>
          <w:r w:rsidRPr="000C7330" w:rsidDel="008076F4">
            <w:rPr>
              <w:rFonts w:eastAsiaTheme="minorHAnsi" w:cs="굴림"/>
              <w:color w:val="000000" w:themeColor="text1"/>
              <w:kern w:val="0"/>
              <w:szCs w:val="24"/>
              <w:rPrChange w:id="5100" w:author="FURSYS" w:date="2025-12-04T15:42:00Z">
                <w:rPr>
                  <w:rFonts w:ascii="바탕" w:eastAsia="바탕" w:hAnsi="바탕" w:cs="굴림"/>
                  <w:kern w:val="0"/>
                  <w:sz w:val="24"/>
                  <w:szCs w:val="24"/>
                </w:rPr>
              </w:rPrChange>
            </w:rPr>
            <w:delText xml:space="preserve">(이하 </w:delText>
          </w:r>
          <w:r w:rsidRPr="000C7330" w:rsidDel="008076F4">
            <w:rPr>
              <w:rFonts w:eastAsiaTheme="minorHAnsi" w:cs="굴림" w:hint="eastAsia"/>
              <w:color w:val="000000" w:themeColor="text1"/>
              <w:kern w:val="0"/>
              <w:szCs w:val="24"/>
              <w:rPrChange w:id="5101" w:author="FURSYS" w:date="2025-12-04T15:42:00Z">
                <w:rPr>
                  <w:rFonts w:ascii="바탕" w:eastAsia="바탕" w:hAnsi="바탕" w:cs="굴림" w:hint="eastAsia"/>
                  <w:kern w:val="0"/>
                  <w:sz w:val="24"/>
                  <w:szCs w:val="24"/>
                </w:rPr>
              </w:rPrChange>
            </w:rPr>
            <w:delText>“용역업무”라</w:delText>
          </w:r>
          <w:r w:rsidRPr="000C7330" w:rsidDel="008076F4">
            <w:rPr>
              <w:rFonts w:eastAsiaTheme="minorHAnsi" w:cs="굴림"/>
              <w:color w:val="000000" w:themeColor="text1"/>
              <w:kern w:val="0"/>
              <w:szCs w:val="24"/>
              <w:rPrChange w:id="5102" w:author="FURSYS" w:date="2025-12-04T15:42:00Z">
                <w:rPr>
                  <w:rFonts w:ascii="바탕" w:eastAsia="바탕" w:hAnsi="바탕" w:cs="굴림"/>
                  <w:kern w:val="0"/>
                  <w:sz w:val="24"/>
                  <w:szCs w:val="24"/>
                </w:rPr>
              </w:rPrChange>
            </w:rPr>
            <w:delText xml:space="preserve"> 한다) 수행에 필요한 계약 당사자 상호간의 권리와 의무 등을 정한다.</w:delText>
          </w:r>
        </w:del>
      </w:ins>
    </w:p>
    <w:p w14:paraId="79FD119C" w14:textId="0AD2C2E4" w:rsidR="002E2521" w:rsidRPr="000C7330" w:rsidDel="008076F4" w:rsidRDefault="002E2521">
      <w:pPr>
        <w:rPr>
          <w:ins w:id="5103" w:author="이승준 (Seungjun Lee)" w:date="2025-07-29T11:35:00Z"/>
          <w:del w:id="5104" w:author="FURSYS" w:date="2025-08-06T14:26:00Z"/>
          <w:rFonts w:eastAsiaTheme="minorHAnsi" w:cs="굴림"/>
          <w:color w:val="000000" w:themeColor="text1"/>
          <w:kern w:val="0"/>
          <w:szCs w:val="24"/>
          <w:rPrChange w:id="5105" w:author="FURSYS" w:date="2025-12-04T15:42:00Z">
            <w:rPr>
              <w:ins w:id="5106" w:author="이승준 (Seungjun Lee)" w:date="2025-07-29T11:35:00Z"/>
              <w:del w:id="5107" w:author="FURSYS" w:date="2025-08-06T14:26:00Z"/>
              <w:rFonts w:ascii="굴림" w:eastAsia="굴림" w:hAnsi="굴림" w:cs="굴림"/>
              <w:kern w:val="0"/>
              <w:sz w:val="24"/>
              <w:szCs w:val="24"/>
            </w:rPr>
          </w:rPrChange>
        </w:rPr>
        <w:pPrChange w:id="5108" w:author="FURSYS" w:date="2025-08-06T14:26:00Z">
          <w:pPr>
            <w:widowControl/>
            <w:wordWrap/>
            <w:autoSpaceDE/>
            <w:autoSpaceDN/>
            <w:spacing w:after="240"/>
            <w:jc w:val="left"/>
          </w:pPr>
        </w:pPrChange>
      </w:pPr>
      <w:ins w:id="5109" w:author="이승준 (Seungjun Lee)" w:date="2025-07-29T11:35:00Z">
        <w:del w:id="5110" w:author="FURSYS" w:date="2025-08-06T14:26:00Z">
          <w:r w:rsidRPr="000C7330" w:rsidDel="008076F4">
            <w:rPr>
              <w:rFonts w:eastAsiaTheme="minorHAnsi" w:cs="굴림"/>
              <w:color w:val="000000" w:themeColor="text1"/>
              <w:kern w:val="0"/>
              <w:szCs w:val="24"/>
              <w:rPrChange w:id="5111" w:author="FURSYS" w:date="2025-12-04T15:42:00Z">
                <w:rPr>
                  <w:rFonts w:ascii="굴림" w:eastAsia="굴림" w:hAnsi="굴림" w:cs="굴림"/>
                  <w:kern w:val="0"/>
                  <w:sz w:val="24"/>
                  <w:szCs w:val="24"/>
                </w:rPr>
              </w:rPrChange>
            </w:rPr>
            <w:delText> </w:delText>
          </w:r>
        </w:del>
      </w:ins>
    </w:p>
    <w:p w14:paraId="7C997658" w14:textId="0BFC9B54" w:rsidR="002E2521" w:rsidRPr="000C7330" w:rsidDel="008076F4" w:rsidRDefault="002E2521">
      <w:pPr>
        <w:rPr>
          <w:ins w:id="5112" w:author="이승준 (Seungjun Lee)" w:date="2025-07-29T11:35:00Z"/>
          <w:del w:id="5113" w:author="FURSYS" w:date="2025-08-06T14:26:00Z"/>
          <w:rFonts w:eastAsiaTheme="minorHAnsi" w:cs="굴림"/>
          <w:color w:val="000000" w:themeColor="text1"/>
          <w:kern w:val="0"/>
          <w:szCs w:val="24"/>
          <w:rPrChange w:id="5114" w:author="FURSYS" w:date="2025-12-04T15:42:00Z">
            <w:rPr>
              <w:ins w:id="5115" w:author="이승준 (Seungjun Lee)" w:date="2025-07-29T11:35:00Z"/>
              <w:del w:id="5116" w:author="FURSYS" w:date="2025-08-06T14:26:00Z"/>
              <w:rFonts w:ascii="굴림" w:eastAsia="굴림" w:hAnsi="굴림" w:cs="굴림"/>
              <w:kern w:val="0"/>
              <w:sz w:val="24"/>
              <w:szCs w:val="24"/>
            </w:rPr>
          </w:rPrChange>
        </w:rPr>
        <w:pPrChange w:id="5117" w:author="FURSYS" w:date="2025-08-06T14:26:00Z">
          <w:pPr>
            <w:widowControl/>
            <w:wordWrap/>
            <w:autoSpaceDE/>
            <w:autoSpaceDN/>
            <w:spacing w:after="240"/>
            <w:jc w:val="left"/>
          </w:pPr>
        </w:pPrChange>
      </w:pPr>
      <w:ins w:id="5118" w:author="이승준 (Seungjun Lee)" w:date="2025-07-29T11:35:00Z">
        <w:del w:id="5119" w:author="FURSYS" w:date="2025-08-06T14:26:00Z">
          <w:r w:rsidRPr="000C7330" w:rsidDel="008076F4">
            <w:rPr>
              <w:rFonts w:eastAsiaTheme="minorHAnsi" w:cs="굴림" w:hint="eastAsia"/>
              <w:b/>
              <w:bCs/>
              <w:color w:val="000000" w:themeColor="text1"/>
              <w:kern w:val="0"/>
              <w:szCs w:val="24"/>
              <w:rPrChange w:id="5120"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5121" w:author="FURSYS" w:date="2025-12-04T15:42:00Z">
                <w:rPr>
                  <w:rFonts w:ascii="바탕" w:eastAsia="바탕" w:hAnsi="바탕" w:cs="굴림"/>
                  <w:b/>
                  <w:bCs/>
                  <w:kern w:val="0"/>
                  <w:sz w:val="24"/>
                  <w:szCs w:val="24"/>
                </w:rPr>
              </w:rPrChange>
            </w:rPr>
            <w:delText xml:space="preserve"> 2 조 (용역의 범위)</w:delText>
          </w:r>
          <w:r w:rsidRPr="000C7330" w:rsidDel="008076F4">
            <w:rPr>
              <w:rFonts w:eastAsiaTheme="minorHAnsi" w:cs="굴림"/>
              <w:b/>
              <w:bCs/>
              <w:color w:val="000000" w:themeColor="text1"/>
              <w:kern w:val="0"/>
              <w:szCs w:val="24"/>
              <w:rPrChange w:id="5122"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5123" w:author="FURSYS" w:date="2025-12-04T15:42:00Z">
                <w:rPr>
                  <w:rFonts w:ascii="바탕" w:eastAsia="바탕" w:hAnsi="바탕" w:cs="굴림" w:hint="eastAsia"/>
                  <w:kern w:val="0"/>
                  <w:sz w:val="24"/>
                  <w:szCs w:val="24"/>
                </w:rPr>
              </w:rPrChange>
            </w:rPr>
            <w:delText>“용역업무”의</w:delText>
          </w:r>
          <w:r w:rsidRPr="000C7330" w:rsidDel="008076F4">
            <w:rPr>
              <w:rFonts w:eastAsiaTheme="minorHAnsi" w:cs="굴림"/>
              <w:color w:val="000000" w:themeColor="text1"/>
              <w:kern w:val="0"/>
              <w:szCs w:val="24"/>
              <w:rPrChange w:id="5124" w:author="FURSYS" w:date="2025-12-04T15:42:00Z">
                <w:rPr>
                  <w:rFonts w:ascii="바탕" w:eastAsia="바탕" w:hAnsi="바탕" w:cs="굴림"/>
                  <w:kern w:val="0"/>
                  <w:sz w:val="24"/>
                  <w:szCs w:val="24"/>
                </w:rPr>
              </w:rPrChange>
            </w:rPr>
            <w:delText xml:space="preserve"> 구체적인 내용은 첨부(2)용역업무시방서에 따른다.</w:delText>
          </w:r>
        </w:del>
      </w:ins>
    </w:p>
    <w:p w14:paraId="265E04BB" w14:textId="3F4B0D79" w:rsidR="002E2521" w:rsidRPr="000C7330" w:rsidDel="008076F4" w:rsidRDefault="002E2521">
      <w:pPr>
        <w:rPr>
          <w:ins w:id="5125" w:author="이승준 (Seungjun Lee)" w:date="2025-07-29T11:35:00Z"/>
          <w:del w:id="5126" w:author="FURSYS" w:date="2025-08-06T14:26:00Z"/>
          <w:rFonts w:eastAsiaTheme="minorHAnsi" w:cs="굴림"/>
          <w:color w:val="000000" w:themeColor="text1"/>
          <w:kern w:val="0"/>
          <w:szCs w:val="24"/>
          <w:rPrChange w:id="5127" w:author="FURSYS" w:date="2025-12-04T15:42:00Z">
            <w:rPr>
              <w:ins w:id="5128" w:author="이승준 (Seungjun Lee)" w:date="2025-07-29T11:35:00Z"/>
              <w:del w:id="5129" w:author="FURSYS" w:date="2025-08-06T14:26:00Z"/>
              <w:rFonts w:ascii="굴림" w:eastAsia="굴림" w:hAnsi="굴림" w:cs="굴림"/>
              <w:kern w:val="0"/>
              <w:sz w:val="24"/>
              <w:szCs w:val="24"/>
            </w:rPr>
          </w:rPrChange>
        </w:rPr>
        <w:pPrChange w:id="5130" w:author="FURSYS" w:date="2025-08-06T14:26:00Z">
          <w:pPr>
            <w:widowControl/>
            <w:wordWrap/>
            <w:autoSpaceDE/>
            <w:autoSpaceDN/>
            <w:spacing w:after="240"/>
            <w:jc w:val="left"/>
          </w:pPr>
        </w:pPrChange>
      </w:pPr>
      <w:ins w:id="5131" w:author="이승준 (Seungjun Lee)" w:date="2025-07-29T11:35:00Z">
        <w:del w:id="5132" w:author="FURSYS" w:date="2025-08-06T14:26:00Z">
          <w:r w:rsidRPr="000C7330" w:rsidDel="008076F4">
            <w:rPr>
              <w:rFonts w:eastAsiaTheme="minorHAnsi" w:cs="굴림"/>
              <w:color w:val="000000" w:themeColor="text1"/>
              <w:kern w:val="0"/>
              <w:szCs w:val="24"/>
              <w:rPrChange w:id="5133" w:author="FURSYS" w:date="2025-12-04T15:42:00Z">
                <w:rPr>
                  <w:rFonts w:ascii="굴림" w:eastAsia="굴림" w:hAnsi="굴림" w:cs="굴림"/>
                  <w:kern w:val="0"/>
                  <w:sz w:val="24"/>
                  <w:szCs w:val="24"/>
                </w:rPr>
              </w:rPrChange>
            </w:rPr>
            <w:delText> </w:delText>
          </w:r>
        </w:del>
      </w:ins>
    </w:p>
    <w:p w14:paraId="7FE85006" w14:textId="5D6DA5CD" w:rsidR="002E2521" w:rsidRPr="000C7330" w:rsidDel="008076F4" w:rsidRDefault="002E2521">
      <w:pPr>
        <w:rPr>
          <w:ins w:id="5134" w:author="이승준 (Seungjun Lee)" w:date="2025-07-29T11:35:00Z"/>
          <w:del w:id="5135" w:author="FURSYS" w:date="2025-08-06T14:26:00Z"/>
          <w:rFonts w:eastAsiaTheme="minorHAnsi" w:cs="굴림"/>
          <w:color w:val="000000" w:themeColor="text1"/>
          <w:kern w:val="0"/>
          <w:szCs w:val="24"/>
          <w:rPrChange w:id="5136" w:author="FURSYS" w:date="2025-12-04T15:42:00Z">
            <w:rPr>
              <w:ins w:id="5137" w:author="이승준 (Seungjun Lee)" w:date="2025-07-29T11:35:00Z"/>
              <w:del w:id="5138" w:author="FURSYS" w:date="2025-08-06T14:26:00Z"/>
              <w:rFonts w:ascii="굴림" w:eastAsia="굴림" w:hAnsi="굴림" w:cs="굴림"/>
              <w:kern w:val="0"/>
              <w:sz w:val="24"/>
              <w:szCs w:val="24"/>
            </w:rPr>
          </w:rPrChange>
        </w:rPr>
        <w:pPrChange w:id="5139" w:author="FURSYS" w:date="2025-08-06T14:26:00Z">
          <w:pPr>
            <w:widowControl/>
            <w:wordWrap/>
            <w:autoSpaceDE/>
            <w:autoSpaceDN/>
            <w:spacing w:after="240"/>
            <w:jc w:val="left"/>
          </w:pPr>
        </w:pPrChange>
      </w:pPr>
      <w:ins w:id="5140" w:author="이승준 (Seungjun Lee)" w:date="2025-07-29T11:35:00Z">
        <w:del w:id="5141" w:author="FURSYS" w:date="2025-08-06T14:26:00Z">
          <w:r w:rsidRPr="000C7330" w:rsidDel="008076F4">
            <w:rPr>
              <w:rFonts w:eastAsiaTheme="minorHAnsi" w:cs="굴림" w:hint="eastAsia"/>
              <w:b/>
              <w:bCs/>
              <w:color w:val="000000" w:themeColor="text1"/>
              <w:kern w:val="0"/>
              <w:szCs w:val="24"/>
              <w:rPrChange w:id="5142"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5143" w:author="FURSYS" w:date="2025-12-04T15:42:00Z">
                <w:rPr>
                  <w:rFonts w:ascii="바탕" w:eastAsia="바탕" w:hAnsi="바탕" w:cs="굴림"/>
                  <w:b/>
                  <w:bCs/>
                  <w:kern w:val="0"/>
                  <w:sz w:val="24"/>
                  <w:szCs w:val="24"/>
                </w:rPr>
              </w:rPrChange>
            </w:rPr>
            <w:delText xml:space="preserve"> 3 조 (계약기간)</w:delText>
          </w:r>
          <w:r w:rsidRPr="000C7330" w:rsidDel="008076F4">
            <w:rPr>
              <w:rFonts w:eastAsiaTheme="minorHAnsi" w:cs="굴림"/>
              <w:b/>
              <w:bCs/>
              <w:color w:val="000000" w:themeColor="text1"/>
              <w:kern w:val="0"/>
              <w:szCs w:val="24"/>
              <w:rPrChange w:id="5144"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5145" w:author="FURSYS" w:date="2025-12-04T15:42:00Z">
                <w:rPr>
                  <w:rFonts w:ascii="바탕" w:eastAsia="바탕" w:hAnsi="바탕" w:cs="굴림" w:hint="eastAsia"/>
                  <w:kern w:val="0"/>
                  <w:sz w:val="24"/>
                  <w:szCs w:val="24"/>
                </w:rPr>
              </w:rPrChange>
            </w:rPr>
            <w:delText>본</w:delText>
          </w:r>
          <w:r w:rsidRPr="000C7330" w:rsidDel="008076F4">
            <w:rPr>
              <w:rFonts w:eastAsiaTheme="minorHAnsi" w:cs="굴림"/>
              <w:color w:val="000000" w:themeColor="text1"/>
              <w:kern w:val="0"/>
              <w:szCs w:val="24"/>
              <w:rPrChange w:id="514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147" w:author="FURSYS" w:date="2025-12-04T15:42:00Z">
                <w:rPr>
                  <w:rFonts w:ascii="바탕" w:eastAsia="바탕" w:hAnsi="바탕" w:cs="굴림" w:hint="eastAsia"/>
                  <w:kern w:val="0"/>
                  <w:sz w:val="24"/>
                  <w:szCs w:val="24"/>
                </w:rPr>
              </w:rPrChange>
            </w:rPr>
            <w:delText>계약에서</w:delText>
          </w:r>
          <w:r w:rsidRPr="000C7330" w:rsidDel="008076F4">
            <w:rPr>
              <w:rFonts w:eastAsiaTheme="minorHAnsi" w:cs="굴림"/>
              <w:color w:val="000000" w:themeColor="text1"/>
              <w:kern w:val="0"/>
              <w:szCs w:val="24"/>
              <w:rPrChange w:id="514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149" w:author="FURSYS" w:date="2025-12-04T15:42:00Z">
                <w:rPr>
                  <w:rFonts w:ascii="바탕" w:eastAsia="바탕" w:hAnsi="바탕" w:cs="굴림" w:hint="eastAsia"/>
                  <w:kern w:val="0"/>
                  <w:sz w:val="24"/>
                  <w:szCs w:val="24"/>
                </w:rPr>
              </w:rPrChange>
            </w:rPr>
            <w:delText>정한</w:delText>
          </w:r>
          <w:r w:rsidRPr="000C7330" w:rsidDel="008076F4">
            <w:rPr>
              <w:rFonts w:eastAsiaTheme="minorHAnsi" w:cs="굴림"/>
              <w:color w:val="000000" w:themeColor="text1"/>
              <w:kern w:val="0"/>
              <w:szCs w:val="24"/>
              <w:rPrChange w:id="515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151" w:author="FURSYS" w:date="2025-12-04T15:42:00Z">
                <w:rPr>
                  <w:rFonts w:ascii="바탕" w:eastAsia="바탕" w:hAnsi="바탕" w:cs="굴림" w:hint="eastAsia"/>
                  <w:kern w:val="0"/>
                  <w:sz w:val="24"/>
                  <w:szCs w:val="24"/>
                </w:rPr>
              </w:rPrChange>
            </w:rPr>
            <w:delText>계약기간</w:delText>
          </w:r>
          <w:r w:rsidRPr="000C7330" w:rsidDel="008076F4">
            <w:rPr>
              <w:rFonts w:eastAsiaTheme="minorHAnsi" w:cs="굴림"/>
              <w:color w:val="000000" w:themeColor="text1"/>
              <w:kern w:val="0"/>
              <w:szCs w:val="24"/>
              <w:rPrChange w:id="515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153" w:author="FURSYS" w:date="2025-12-04T15:42:00Z">
                <w:rPr>
                  <w:rFonts w:ascii="바탕" w:eastAsia="바탕" w:hAnsi="바탕" w:cs="굴림" w:hint="eastAsia"/>
                  <w:kern w:val="0"/>
                  <w:sz w:val="24"/>
                  <w:szCs w:val="24"/>
                </w:rPr>
              </w:rPrChange>
            </w:rPr>
            <w:delText>만료일</w:delText>
          </w:r>
          <w:r w:rsidRPr="000C7330" w:rsidDel="008076F4">
            <w:rPr>
              <w:rFonts w:eastAsiaTheme="minorHAnsi" w:cs="굴림"/>
              <w:color w:val="000000" w:themeColor="text1"/>
              <w:kern w:val="0"/>
              <w:szCs w:val="24"/>
              <w:rPrChange w:id="5154" w:author="FURSYS" w:date="2025-12-04T15:42:00Z">
                <w:rPr>
                  <w:rFonts w:ascii="바탕" w:eastAsia="바탕" w:hAnsi="바탕" w:cs="굴림"/>
                  <w:kern w:val="0"/>
                  <w:sz w:val="24"/>
                  <w:szCs w:val="24"/>
                </w:rPr>
              </w:rPrChange>
            </w:rPr>
            <w:delText xml:space="preserve"> 1개월 </w:delText>
          </w:r>
          <w:r w:rsidRPr="000C7330" w:rsidDel="008076F4">
            <w:rPr>
              <w:rFonts w:eastAsiaTheme="minorHAnsi" w:cs="굴림" w:hint="eastAsia"/>
              <w:color w:val="000000" w:themeColor="text1"/>
              <w:kern w:val="0"/>
              <w:szCs w:val="24"/>
              <w:rPrChange w:id="5155" w:author="FURSYS" w:date="2025-12-04T15:42:00Z">
                <w:rPr>
                  <w:rFonts w:ascii="바탕" w:eastAsia="바탕" w:hAnsi="바탕" w:cs="굴림" w:hint="eastAsia"/>
                  <w:kern w:val="0"/>
                  <w:sz w:val="24"/>
                  <w:szCs w:val="24"/>
                </w:rPr>
              </w:rPrChange>
            </w:rPr>
            <w:delText>전까지</w:delText>
          </w:r>
          <w:r w:rsidRPr="000C7330" w:rsidDel="008076F4">
            <w:rPr>
              <w:rFonts w:eastAsiaTheme="minorHAnsi" w:cs="굴림"/>
              <w:color w:val="000000" w:themeColor="text1"/>
              <w:kern w:val="0"/>
              <w:szCs w:val="24"/>
              <w:rPrChange w:id="515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157" w:author="FURSYS" w:date="2025-12-04T15:42:00Z">
                <w:rPr>
                  <w:rFonts w:ascii="바탕" w:eastAsia="바탕" w:hAnsi="바탕" w:cs="굴림" w:hint="eastAsia"/>
                  <w:kern w:val="0"/>
                  <w:sz w:val="24"/>
                  <w:szCs w:val="24"/>
                </w:rPr>
              </w:rPrChange>
            </w:rPr>
            <w:delText>“갑”과</w:delText>
          </w:r>
          <w:r w:rsidRPr="000C7330" w:rsidDel="008076F4">
            <w:rPr>
              <w:rFonts w:eastAsiaTheme="minorHAnsi" w:cs="굴림"/>
              <w:color w:val="000000" w:themeColor="text1"/>
              <w:kern w:val="0"/>
              <w:szCs w:val="24"/>
              <w:rPrChange w:id="515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159" w:author="FURSYS" w:date="2025-12-04T15:42:00Z">
                <w:rPr>
                  <w:rFonts w:ascii="바탕" w:eastAsia="바탕" w:hAnsi="바탕" w:cs="굴림" w:hint="eastAsia"/>
                  <w:kern w:val="0"/>
                  <w:sz w:val="24"/>
                  <w:szCs w:val="24"/>
                </w:rPr>
              </w:rPrChange>
            </w:rPr>
            <w:delText>을”간</w:delText>
          </w:r>
          <w:r w:rsidRPr="000C7330" w:rsidDel="008076F4">
            <w:rPr>
              <w:rFonts w:eastAsiaTheme="minorHAnsi" w:cs="굴림"/>
              <w:color w:val="000000" w:themeColor="text1"/>
              <w:kern w:val="0"/>
              <w:szCs w:val="24"/>
              <w:rPrChange w:id="5160" w:author="FURSYS" w:date="2025-12-04T15:42:00Z">
                <w:rPr>
                  <w:rFonts w:ascii="바탕" w:eastAsia="바탕" w:hAnsi="바탕" w:cs="굴림"/>
                  <w:kern w:val="0"/>
                  <w:sz w:val="24"/>
                  <w:szCs w:val="24"/>
                </w:rPr>
              </w:rPrChange>
            </w:rPr>
            <w:delText xml:space="preserve"> 별도의 의사표시가 없는 경우 본 계약은 계약만료일로부터 1개월간 동일한 조건으로 연장된 것으로 본다. 단, 동 연장기간 내에 “</w:delText>
          </w:r>
          <w:r w:rsidRPr="000C7330" w:rsidDel="008076F4">
            <w:rPr>
              <w:rFonts w:eastAsiaTheme="minorHAnsi" w:cs="굴림" w:hint="eastAsia"/>
              <w:color w:val="000000" w:themeColor="text1"/>
              <w:kern w:val="0"/>
              <w:szCs w:val="24"/>
              <w:rPrChange w:id="5161" w:author="FURSYS" w:date="2025-12-04T15:42:00Z">
                <w:rPr>
                  <w:rFonts w:ascii="바탕" w:eastAsia="바탕" w:hAnsi="바탕" w:cs="굴림" w:hint="eastAsia"/>
                  <w:kern w:val="0"/>
                  <w:sz w:val="24"/>
                  <w:szCs w:val="24"/>
                </w:rPr>
              </w:rPrChange>
            </w:rPr>
            <w:delText>갑”과“을”간</w:delText>
          </w:r>
          <w:r w:rsidRPr="000C7330" w:rsidDel="008076F4">
            <w:rPr>
              <w:rFonts w:eastAsiaTheme="minorHAnsi" w:cs="굴림"/>
              <w:color w:val="000000" w:themeColor="text1"/>
              <w:kern w:val="0"/>
              <w:szCs w:val="24"/>
              <w:rPrChange w:id="5162" w:author="FURSYS" w:date="2025-12-04T15:42:00Z">
                <w:rPr>
                  <w:rFonts w:ascii="바탕" w:eastAsia="바탕" w:hAnsi="바탕" w:cs="굴림"/>
                  <w:kern w:val="0"/>
                  <w:sz w:val="24"/>
                  <w:szCs w:val="24"/>
                </w:rPr>
              </w:rPrChange>
            </w:rPr>
            <w:delText xml:space="preserve"> 재계약체결이 없는 경우 본 계약은 연장기간(1개월)이 만료된 때 종료된다.</w:delText>
          </w:r>
        </w:del>
      </w:ins>
    </w:p>
    <w:p w14:paraId="0E52EB12" w14:textId="5CF3098A" w:rsidR="002E2521" w:rsidRPr="000C7330" w:rsidDel="008076F4" w:rsidRDefault="002E2521">
      <w:pPr>
        <w:rPr>
          <w:ins w:id="5163" w:author="이승준 (Seungjun Lee)" w:date="2025-07-29T11:35:00Z"/>
          <w:del w:id="5164" w:author="FURSYS" w:date="2025-08-06T14:26:00Z"/>
          <w:rFonts w:eastAsiaTheme="minorHAnsi" w:cs="굴림"/>
          <w:color w:val="000000" w:themeColor="text1"/>
          <w:kern w:val="0"/>
          <w:szCs w:val="24"/>
          <w:rPrChange w:id="5165" w:author="FURSYS" w:date="2025-12-04T15:42:00Z">
            <w:rPr>
              <w:ins w:id="5166" w:author="이승준 (Seungjun Lee)" w:date="2025-07-29T11:35:00Z"/>
              <w:del w:id="5167" w:author="FURSYS" w:date="2025-08-06T14:26:00Z"/>
              <w:rFonts w:ascii="굴림" w:eastAsia="굴림" w:hAnsi="굴림" w:cs="굴림"/>
              <w:kern w:val="0"/>
              <w:sz w:val="24"/>
              <w:szCs w:val="24"/>
            </w:rPr>
          </w:rPrChange>
        </w:rPr>
        <w:pPrChange w:id="5168" w:author="FURSYS" w:date="2025-08-06T14:26:00Z">
          <w:pPr>
            <w:widowControl/>
            <w:wordWrap/>
            <w:autoSpaceDE/>
            <w:autoSpaceDN/>
            <w:spacing w:after="240"/>
            <w:jc w:val="left"/>
          </w:pPr>
        </w:pPrChange>
      </w:pPr>
      <w:ins w:id="5169" w:author="이승준 (Seungjun Lee)" w:date="2025-07-29T11:35:00Z">
        <w:del w:id="5170" w:author="FURSYS" w:date="2025-08-06T14:26:00Z">
          <w:r w:rsidRPr="000C7330" w:rsidDel="008076F4">
            <w:rPr>
              <w:rFonts w:eastAsiaTheme="minorHAnsi" w:cs="굴림"/>
              <w:color w:val="000000" w:themeColor="text1"/>
              <w:kern w:val="0"/>
              <w:szCs w:val="24"/>
              <w:rPrChange w:id="5171" w:author="FURSYS" w:date="2025-12-04T15:42:00Z">
                <w:rPr>
                  <w:rFonts w:ascii="굴림" w:eastAsia="굴림" w:hAnsi="굴림" w:cs="굴림"/>
                  <w:kern w:val="0"/>
                  <w:sz w:val="24"/>
                  <w:szCs w:val="24"/>
                </w:rPr>
              </w:rPrChange>
            </w:rPr>
            <w:delText> </w:delText>
          </w:r>
        </w:del>
      </w:ins>
    </w:p>
    <w:p w14:paraId="1E10D2CE" w14:textId="488F624C" w:rsidR="002E2521" w:rsidRPr="000C7330" w:rsidDel="008076F4" w:rsidRDefault="002E2521">
      <w:pPr>
        <w:rPr>
          <w:ins w:id="5172" w:author="이승준 (Seungjun Lee)" w:date="2025-07-29T11:35:00Z"/>
          <w:del w:id="5173" w:author="FURSYS" w:date="2025-08-06T14:26:00Z"/>
          <w:rFonts w:eastAsiaTheme="minorHAnsi" w:cs="굴림"/>
          <w:color w:val="000000" w:themeColor="text1"/>
          <w:kern w:val="0"/>
          <w:szCs w:val="24"/>
          <w:rPrChange w:id="5174" w:author="FURSYS" w:date="2025-12-04T15:42:00Z">
            <w:rPr>
              <w:ins w:id="5175" w:author="이승준 (Seungjun Lee)" w:date="2025-07-29T11:35:00Z"/>
              <w:del w:id="5176" w:author="FURSYS" w:date="2025-08-06T14:26:00Z"/>
              <w:rFonts w:ascii="굴림" w:eastAsia="굴림" w:hAnsi="굴림" w:cs="굴림"/>
              <w:kern w:val="0"/>
              <w:sz w:val="24"/>
              <w:szCs w:val="24"/>
            </w:rPr>
          </w:rPrChange>
        </w:rPr>
        <w:pPrChange w:id="5177" w:author="FURSYS" w:date="2025-08-06T14:26:00Z">
          <w:pPr>
            <w:widowControl/>
            <w:wordWrap/>
            <w:autoSpaceDE/>
            <w:autoSpaceDN/>
            <w:spacing w:after="240"/>
            <w:jc w:val="left"/>
          </w:pPr>
        </w:pPrChange>
      </w:pPr>
      <w:ins w:id="5178" w:author="이승준 (Seungjun Lee)" w:date="2025-07-29T11:35:00Z">
        <w:del w:id="5179" w:author="FURSYS" w:date="2025-08-06T14:26:00Z">
          <w:r w:rsidRPr="000C7330" w:rsidDel="008076F4">
            <w:rPr>
              <w:rFonts w:eastAsiaTheme="minorHAnsi" w:cs="굴림" w:hint="eastAsia"/>
              <w:b/>
              <w:bCs/>
              <w:color w:val="000000" w:themeColor="text1"/>
              <w:kern w:val="0"/>
              <w:szCs w:val="24"/>
              <w:rPrChange w:id="5180" w:author="FURSYS" w:date="2025-12-04T15:42:00Z">
                <w:rPr>
                  <w:rFonts w:ascii="바탕" w:eastAsia="바탕" w:hAnsi="바탕" w:cs="굴림" w:hint="eastAsia"/>
                  <w:b/>
                  <w:bCs/>
                  <w:kern w:val="0"/>
                  <w:sz w:val="24"/>
                  <w:szCs w:val="24"/>
                </w:rPr>
              </w:rPrChange>
            </w:rPr>
            <w:lastRenderedPageBreak/>
            <w:delText>제</w:delText>
          </w:r>
          <w:r w:rsidRPr="000C7330" w:rsidDel="008076F4">
            <w:rPr>
              <w:rFonts w:eastAsiaTheme="minorHAnsi" w:cs="굴림"/>
              <w:b/>
              <w:bCs/>
              <w:color w:val="000000" w:themeColor="text1"/>
              <w:kern w:val="0"/>
              <w:szCs w:val="24"/>
              <w:rPrChange w:id="5181" w:author="FURSYS" w:date="2025-12-04T15:42:00Z">
                <w:rPr>
                  <w:rFonts w:ascii="바탕" w:eastAsia="바탕" w:hAnsi="바탕" w:cs="굴림"/>
                  <w:b/>
                  <w:bCs/>
                  <w:kern w:val="0"/>
                  <w:sz w:val="24"/>
                  <w:szCs w:val="24"/>
                </w:rPr>
              </w:rPrChange>
            </w:rPr>
            <w:delText xml:space="preserve"> 4 조 (계약금액의 지급) </w:delText>
          </w:r>
        </w:del>
      </w:ins>
    </w:p>
    <w:p w14:paraId="0673E455" w14:textId="0506E0DA" w:rsidR="002E2521" w:rsidRPr="000C7330" w:rsidDel="008076F4" w:rsidRDefault="002E2521">
      <w:pPr>
        <w:rPr>
          <w:ins w:id="5182" w:author="이승준 (Seungjun Lee)" w:date="2025-07-29T11:35:00Z"/>
          <w:del w:id="5183" w:author="FURSYS" w:date="2025-08-06T14:26:00Z"/>
          <w:rFonts w:eastAsiaTheme="minorHAnsi" w:cs="굴림"/>
          <w:color w:val="000000" w:themeColor="text1"/>
          <w:kern w:val="0"/>
          <w:szCs w:val="24"/>
          <w:rPrChange w:id="5184" w:author="FURSYS" w:date="2025-12-04T15:42:00Z">
            <w:rPr>
              <w:ins w:id="5185" w:author="이승준 (Seungjun Lee)" w:date="2025-07-29T11:35:00Z"/>
              <w:del w:id="5186" w:author="FURSYS" w:date="2025-08-06T14:26:00Z"/>
              <w:rFonts w:ascii="굴림" w:eastAsia="굴림" w:hAnsi="굴림" w:cs="굴림"/>
              <w:kern w:val="0"/>
              <w:sz w:val="24"/>
              <w:szCs w:val="24"/>
            </w:rPr>
          </w:rPrChange>
        </w:rPr>
        <w:pPrChange w:id="5187" w:author="FURSYS" w:date="2025-08-06T14:26:00Z">
          <w:pPr>
            <w:widowControl/>
            <w:wordWrap/>
            <w:autoSpaceDE/>
            <w:autoSpaceDN/>
            <w:spacing w:after="240"/>
            <w:jc w:val="left"/>
          </w:pPr>
        </w:pPrChange>
      </w:pPr>
      <w:ins w:id="5188" w:author="이승준 (Seungjun Lee)" w:date="2025-07-29T11:35:00Z">
        <w:del w:id="5189" w:author="FURSYS" w:date="2025-08-06T14:26:00Z">
          <w:r w:rsidRPr="000C7330" w:rsidDel="008076F4">
            <w:rPr>
              <w:rFonts w:eastAsiaTheme="minorHAnsi" w:cs="굴림" w:hint="eastAsia"/>
              <w:color w:val="000000" w:themeColor="text1"/>
              <w:kern w:val="0"/>
              <w:szCs w:val="24"/>
              <w:rPrChange w:id="5190"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191" w:author="FURSYS" w:date="2025-12-04T15:42:00Z">
                <w:rPr>
                  <w:rFonts w:ascii="바탕" w:eastAsia="바탕" w:hAnsi="바탕" w:cs="굴림"/>
                  <w:kern w:val="0"/>
                  <w:sz w:val="24"/>
                  <w:szCs w:val="24"/>
                </w:rPr>
              </w:rPrChange>
            </w:rPr>
            <w:delText xml:space="preserve"> 1. </w:delText>
          </w:r>
          <w:r w:rsidRPr="000C7330" w:rsidDel="008076F4">
            <w:rPr>
              <w:rFonts w:eastAsiaTheme="minorHAnsi" w:cs="굴림" w:hint="eastAsia"/>
              <w:color w:val="000000" w:themeColor="text1"/>
              <w:kern w:val="0"/>
              <w:szCs w:val="24"/>
              <w:rPrChange w:id="5192"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193" w:author="FURSYS" w:date="2025-12-04T15:42:00Z">
                <w:rPr>
                  <w:rFonts w:ascii="바탕" w:eastAsia="바탕" w:hAnsi="바탕" w:cs="굴림"/>
                  <w:kern w:val="0"/>
                  <w:sz w:val="24"/>
                  <w:szCs w:val="24"/>
                </w:rPr>
              </w:rPrChange>
            </w:rPr>
            <w:delText xml:space="preserve"> 매월 말일까지 해당월의 계약금액을 “</w:delText>
          </w:r>
          <w:r w:rsidRPr="000C7330" w:rsidDel="008076F4">
            <w:rPr>
              <w:rFonts w:eastAsiaTheme="minorHAnsi" w:cs="굴림" w:hint="eastAsia"/>
              <w:color w:val="000000" w:themeColor="text1"/>
              <w:kern w:val="0"/>
              <w:szCs w:val="24"/>
              <w:rPrChange w:id="5194" w:author="FURSYS" w:date="2025-12-04T15:42:00Z">
                <w:rPr>
                  <w:rFonts w:ascii="바탕" w:eastAsia="바탕" w:hAnsi="바탕" w:cs="굴림" w:hint="eastAsia"/>
                  <w:kern w:val="0"/>
                  <w:sz w:val="24"/>
                  <w:szCs w:val="24"/>
                </w:rPr>
              </w:rPrChange>
            </w:rPr>
            <w:delText>갑”에게</w:delText>
          </w:r>
          <w:r w:rsidRPr="000C7330" w:rsidDel="008076F4">
            <w:rPr>
              <w:rFonts w:eastAsiaTheme="minorHAnsi" w:cs="굴림"/>
              <w:color w:val="000000" w:themeColor="text1"/>
              <w:kern w:val="0"/>
              <w:szCs w:val="24"/>
              <w:rPrChange w:id="5195" w:author="FURSYS" w:date="2025-12-04T15:42:00Z">
                <w:rPr>
                  <w:rFonts w:ascii="바탕" w:eastAsia="바탕" w:hAnsi="바탕" w:cs="굴림"/>
                  <w:kern w:val="0"/>
                  <w:sz w:val="24"/>
                  <w:szCs w:val="24"/>
                </w:rPr>
              </w:rPrChange>
            </w:rPr>
            <w:delText xml:space="preserve"> 청구하고 “</w:delText>
          </w:r>
          <w:r w:rsidRPr="000C7330" w:rsidDel="008076F4">
            <w:rPr>
              <w:rFonts w:eastAsiaTheme="minorHAnsi" w:cs="굴림" w:hint="eastAsia"/>
              <w:color w:val="000000" w:themeColor="text1"/>
              <w:kern w:val="0"/>
              <w:szCs w:val="24"/>
              <w:rPrChange w:id="5196"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5197" w:author="FURSYS" w:date="2025-12-04T15:42:00Z">
                <w:rPr>
                  <w:rFonts w:ascii="바탕" w:eastAsia="바탕" w:hAnsi="바탕" w:cs="굴림"/>
                  <w:kern w:val="0"/>
                  <w:sz w:val="24"/>
                  <w:szCs w:val="24"/>
                </w:rPr>
              </w:rPrChange>
            </w:rPr>
            <w:delText xml:space="preserve"> 세금계산서 발행일로부터 60일 </w:delText>
          </w:r>
          <w:r w:rsidRPr="000C7330" w:rsidDel="008076F4">
            <w:rPr>
              <w:rFonts w:eastAsiaTheme="minorHAnsi" w:cs="굴림" w:hint="eastAsia"/>
              <w:color w:val="000000" w:themeColor="text1"/>
              <w:kern w:val="0"/>
              <w:szCs w:val="24"/>
              <w:rPrChange w:id="5198" w:author="FURSYS" w:date="2025-12-04T15:42:00Z">
                <w:rPr>
                  <w:rFonts w:ascii="바탕" w:eastAsia="바탕" w:hAnsi="바탕" w:cs="굴림" w:hint="eastAsia"/>
                  <w:kern w:val="0"/>
                  <w:sz w:val="24"/>
                  <w:szCs w:val="24"/>
                </w:rPr>
              </w:rPrChange>
            </w:rPr>
            <w:delText>이내</w:delText>
          </w:r>
          <w:r w:rsidRPr="000C7330" w:rsidDel="008076F4">
            <w:rPr>
              <w:rFonts w:eastAsiaTheme="minorHAnsi" w:cs="굴림"/>
              <w:color w:val="000000" w:themeColor="text1"/>
              <w:kern w:val="0"/>
              <w:szCs w:val="24"/>
              <w:rPrChange w:id="519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200" w:author="FURSYS" w:date="2025-12-04T15:42:00Z">
                <w:rPr>
                  <w:rFonts w:ascii="바탕" w:eastAsia="바탕" w:hAnsi="바탕" w:cs="굴림" w:hint="eastAsia"/>
                  <w:kern w:val="0"/>
                  <w:sz w:val="24"/>
                  <w:szCs w:val="24"/>
                </w:rPr>
              </w:rPrChange>
            </w:rPr>
            <w:delText>까지</w:delText>
          </w:r>
          <w:r w:rsidRPr="000C7330" w:rsidDel="008076F4">
            <w:rPr>
              <w:rFonts w:eastAsiaTheme="minorHAnsi" w:cs="굴림"/>
              <w:color w:val="000000" w:themeColor="text1"/>
              <w:kern w:val="0"/>
              <w:szCs w:val="24"/>
              <w:rPrChange w:id="5201" w:author="FURSYS" w:date="2025-12-04T15:42:00Z">
                <w:rPr>
                  <w:rFonts w:ascii="바탕" w:eastAsia="바탕" w:hAnsi="바탕" w:cs="굴림"/>
                  <w:kern w:val="0"/>
                  <w:sz w:val="24"/>
                  <w:szCs w:val="24"/>
                </w:rPr>
              </w:rPrChange>
            </w:rPr>
            <w:delText xml:space="preserve"> 그 금액을 지급한다.</w:delText>
          </w:r>
        </w:del>
      </w:ins>
    </w:p>
    <w:p w14:paraId="270B4CE6" w14:textId="6ED0D81D" w:rsidR="002E2521" w:rsidRPr="000C7330" w:rsidDel="008076F4" w:rsidRDefault="002E2521">
      <w:pPr>
        <w:rPr>
          <w:ins w:id="5202" w:author="이승준 (Seungjun Lee)" w:date="2025-07-29T11:35:00Z"/>
          <w:del w:id="5203" w:author="FURSYS" w:date="2025-08-06T14:26:00Z"/>
          <w:rFonts w:eastAsiaTheme="minorHAnsi" w:cs="굴림"/>
          <w:color w:val="000000" w:themeColor="text1"/>
          <w:kern w:val="0"/>
          <w:szCs w:val="24"/>
          <w:rPrChange w:id="5204" w:author="FURSYS" w:date="2025-12-04T15:42:00Z">
            <w:rPr>
              <w:ins w:id="5205" w:author="이승준 (Seungjun Lee)" w:date="2025-07-29T11:35:00Z"/>
              <w:del w:id="5206" w:author="FURSYS" w:date="2025-08-06T14:26:00Z"/>
              <w:rFonts w:ascii="굴림" w:eastAsia="굴림" w:hAnsi="굴림" w:cs="굴림"/>
              <w:kern w:val="0"/>
              <w:sz w:val="24"/>
              <w:szCs w:val="24"/>
            </w:rPr>
          </w:rPrChange>
        </w:rPr>
        <w:pPrChange w:id="5207" w:author="FURSYS" w:date="2025-08-06T14:26:00Z">
          <w:pPr>
            <w:widowControl/>
            <w:wordWrap/>
            <w:autoSpaceDE/>
            <w:autoSpaceDN/>
            <w:spacing w:after="240"/>
            <w:jc w:val="left"/>
          </w:pPr>
        </w:pPrChange>
      </w:pPr>
      <w:ins w:id="5208" w:author="이승준 (Seungjun Lee)" w:date="2025-07-29T11:35:00Z">
        <w:del w:id="5209" w:author="FURSYS" w:date="2025-08-06T14:26:00Z">
          <w:r w:rsidRPr="000C7330" w:rsidDel="008076F4">
            <w:rPr>
              <w:rFonts w:eastAsiaTheme="minorHAnsi" w:cs="굴림" w:hint="eastAsia"/>
              <w:color w:val="000000" w:themeColor="text1"/>
              <w:kern w:val="0"/>
              <w:szCs w:val="24"/>
              <w:rPrChange w:id="5210"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211" w:author="FURSYS" w:date="2025-12-04T15:42:00Z">
                <w:rPr>
                  <w:rFonts w:ascii="바탕" w:eastAsia="바탕" w:hAnsi="바탕" w:cs="굴림"/>
                  <w:kern w:val="0"/>
                  <w:sz w:val="24"/>
                  <w:szCs w:val="24"/>
                </w:rPr>
              </w:rPrChange>
            </w:rPr>
            <w:delText xml:space="preserve"> 2. </w:delText>
          </w:r>
          <w:r w:rsidRPr="000C7330" w:rsidDel="008076F4">
            <w:rPr>
              <w:rFonts w:eastAsiaTheme="minorHAnsi" w:cs="굴림" w:hint="eastAsia"/>
              <w:color w:val="000000" w:themeColor="text1"/>
              <w:kern w:val="0"/>
              <w:szCs w:val="24"/>
              <w:rPrChange w:id="5212"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521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214"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5215" w:author="FURSYS" w:date="2025-12-04T15:42:00Z">
                <w:rPr>
                  <w:rFonts w:ascii="바탕" w:eastAsia="바탕" w:hAnsi="바탕" w:cs="굴림"/>
                  <w:kern w:val="0"/>
                  <w:sz w:val="24"/>
                  <w:szCs w:val="24"/>
                </w:rPr>
              </w:rPrChange>
            </w:rPr>
            <w:delText xml:space="preserve"> 내부기준에 따라 용역업무를 수행하는 “</w:delText>
          </w:r>
          <w:r w:rsidRPr="000C7330" w:rsidDel="008076F4">
            <w:rPr>
              <w:rFonts w:eastAsiaTheme="minorHAnsi" w:cs="굴림" w:hint="eastAsia"/>
              <w:color w:val="000000" w:themeColor="text1"/>
              <w:kern w:val="0"/>
              <w:szCs w:val="24"/>
              <w:rPrChange w:id="5216"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5217" w:author="FURSYS" w:date="2025-12-04T15:42:00Z">
                <w:rPr>
                  <w:rFonts w:ascii="바탕" w:eastAsia="바탕" w:hAnsi="바탕" w:cs="굴림"/>
                  <w:kern w:val="0"/>
                  <w:sz w:val="24"/>
                  <w:szCs w:val="24"/>
                </w:rPr>
              </w:rPrChange>
            </w:rPr>
            <w:delText xml:space="preserve"> 직원의 근로의욕 고취를 위해 사회통념상 타당한 범위 내의 명절선물을 지급할 수 있다.</w:delText>
          </w:r>
          <w:r w:rsidRPr="000C7330" w:rsidDel="008076F4">
            <w:rPr>
              <w:rFonts w:eastAsiaTheme="minorHAnsi" w:cs="굴림"/>
              <w:color w:val="000000" w:themeColor="text1"/>
              <w:kern w:val="0"/>
              <w:szCs w:val="24"/>
              <w:rPrChange w:id="5218"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219"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220" w:author="FURSYS" w:date="2025-12-04T15:42:00Z">
                <w:rPr>
                  <w:rFonts w:ascii="굴림" w:eastAsia="굴림" w:hAnsi="굴림" w:cs="굴림"/>
                  <w:kern w:val="0"/>
                  <w:sz w:val="24"/>
                  <w:szCs w:val="24"/>
                </w:rPr>
              </w:rPrChange>
            </w:rPr>
            <w:br/>
          </w:r>
          <w:r w:rsidRPr="000C7330" w:rsidDel="008076F4">
            <w:rPr>
              <w:rFonts w:eastAsiaTheme="minorHAnsi" w:cs="굴림" w:hint="eastAsia"/>
              <w:b/>
              <w:bCs/>
              <w:color w:val="000000" w:themeColor="text1"/>
              <w:kern w:val="0"/>
              <w:szCs w:val="24"/>
              <w:rPrChange w:id="5221"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5222" w:author="FURSYS" w:date="2025-12-04T15:42:00Z">
                <w:rPr>
                  <w:rFonts w:ascii="바탕" w:eastAsia="바탕" w:hAnsi="바탕" w:cs="굴림"/>
                  <w:b/>
                  <w:bCs/>
                  <w:kern w:val="0"/>
                  <w:sz w:val="24"/>
                  <w:szCs w:val="24"/>
                </w:rPr>
              </w:rPrChange>
            </w:rPr>
            <w:delText xml:space="preserve"> 5 조 (자료의 제공)</w:delText>
          </w:r>
          <w:r w:rsidRPr="000C7330" w:rsidDel="008076F4">
            <w:rPr>
              <w:rFonts w:eastAsiaTheme="minorHAnsi" w:cs="굴림"/>
              <w:b/>
              <w:bCs/>
              <w:color w:val="000000" w:themeColor="text1"/>
              <w:kern w:val="0"/>
              <w:szCs w:val="24"/>
              <w:rPrChange w:id="5223"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5224"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225" w:author="FURSYS" w:date="2025-12-04T15:42:00Z">
                <w:rPr>
                  <w:rFonts w:ascii="바탕" w:eastAsia="바탕" w:hAnsi="바탕" w:cs="굴림"/>
                  <w:kern w:val="0"/>
                  <w:sz w:val="24"/>
                  <w:szCs w:val="24"/>
                </w:rPr>
              </w:rPrChange>
            </w:rPr>
            <w:delText xml:space="preserve"> 1.  </w:delText>
          </w:r>
          <w:r w:rsidRPr="000C7330" w:rsidDel="008076F4">
            <w:rPr>
              <w:rFonts w:eastAsiaTheme="minorHAnsi" w:cs="굴림" w:hint="eastAsia"/>
              <w:color w:val="000000" w:themeColor="text1"/>
              <w:kern w:val="0"/>
              <w:szCs w:val="24"/>
              <w:rPrChange w:id="5226"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522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228" w:author="FURSYS" w:date="2025-12-04T15:42:00Z">
                <w:rPr>
                  <w:rFonts w:ascii="바탕" w:eastAsia="바탕" w:hAnsi="바탕" w:cs="굴림" w:hint="eastAsia"/>
                  <w:kern w:val="0"/>
                  <w:sz w:val="24"/>
                  <w:szCs w:val="24"/>
                </w:rPr>
              </w:rPrChange>
            </w:rPr>
            <w:delText>을”이</w:delText>
          </w:r>
          <w:r w:rsidRPr="000C7330" w:rsidDel="008076F4">
            <w:rPr>
              <w:rFonts w:eastAsiaTheme="minorHAnsi" w:cs="굴림"/>
              <w:color w:val="000000" w:themeColor="text1"/>
              <w:kern w:val="0"/>
              <w:szCs w:val="24"/>
              <w:rPrChange w:id="522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230" w:author="FURSYS" w:date="2025-12-04T15:42:00Z">
                <w:rPr>
                  <w:rFonts w:ascii="바탕" w:eastAsia="바탕" w:hAnsi="바탕" w:cs="굴림" w:hint="eastAsia"/>
                  <w:kern w:val="0"/>
                  <w:sz w:val="24"/>
                  <w:szCs w:val="24"/>
                </w:rPr>
              </w:rPrChange>
            </w:rPr>
            <w:delText>용역업무”의</w:delText>
          </w:r>
          <w:r w:rsidRPr="000C7330" w:rsidDel="008076F4">
            <w:rPr>
              <w:rFonts w:eastAsiaTheme="minorHAnsi" w:cs="굴림"/>
              <w:color w:val="000000" w:themeColor="text1"/>
              <w:kern w:val="0"/>
              <w:szCs w:val="24"/>
              <w:rPrChange w:id="5231" w:author="FURSYS" w:date="2025-12-04T15:42:00Z">
                <w:rPr>
                  <w:rFonts w:ascii="바탕" w:eastAsia="바탕" w:hAnsi="바탕" w:cs="굴림"/>
                  <w:kern w:val="0"/>
                  <w:sz w:val="24"/>
                  <w:szCs w:val="24"/>
                </w:rPr>
              </w:rPrChange>
            </w:rPr>
            <w:delText xml:space="preserve"> 수행에 필요한 각종 설계도서, 인허가 관련 서류, 도면 등을 요청하는 경우 이를 “</w:delText>
          </w:r>
          <w:r w:rsidRPr="000C7330" w:rsidDel="008076F4">
            <w:rPr>
              <w:rFonts w:eastAsiaTheme="minorHAnsi" w:cs="굴림" w:hint="eastAsia"/>
              <w:color w:val="000000" w:themeColor="text1"/>
              <w:kern w:val="0"/>
              <w:szCs w:val="24"/>
              <w:rPrChange w:id="5232" w:author="FURSYS" w:date="2025-12-04T15:42:00Z">
                <w:rPr>
                  <w:rFonts w:ascii="바탕" w:eastAsia="바탕" w:hAnsi="바탕" w:cs="굴림" w:hint="eastAsia"/>
                  <w:kern w:val="0"/>
                  <w:sz w:val="24"/>
                  <w:szCs w:val="24"/>
                </w:rPr>
              </w:rPrChange>
            </w:rPr>
            <w:delText>을”에게</w:delText>
          </w:r>
          <w:r w:rsidRPr="000C7330" w:rsidDel="008076F4">
            <w:rPr>
              <w:rFonts w:eastAsiaTheme="minorHAnsi" w:cs="굴림"/>
              <w:color w:val="000000" w:themeColor="text1"/>
              <w:kern w:val="0"/>
              <w:szCs w:val="24"/>
              <w:rPrChange w:id="5233" w:author="FURSYS" w:date="2025-12-04T15:42:00Z">
                <w:rPr>
                  <w:rFonts w:ascii="바탕" w:eastAsia="바탕" w:hAnsi="바탕" w:cs="굴림"/>
                  <w:kern w:val="0"/>
                  <w:sz w:val="24"/>
                  <w:szCs w:val="24"/>
                </w:rPr>
              </w:rPrChange>
            </w:rPr>
            <w:delText xml:space="preserve"> 제공한다.</w:delText>
          </w:r>
          <w:r w:rsidRPr="000C7330" w:rsidDel="008076F4">
            <w:rPr>
              <w:rFonts w:eastAsiaTheme="minorHAnsi" w:cs="굴림"/>
              <w:color w:val="000000" w:themeColor="text1"/>
              <w:kern w:val="0"/>
              <w:szCs w:val="24"/>
              <w:rPrChange w:id="5234"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235"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236" w:author="FURSYS" w:date="2025-12-04T15:42:00Z">
                <w:rPr>
                  <w:rFonts w:ascii="바탕" w:eastAsia="바탕" w:hAnsi="바탕" w:cs="굴림"/>
                  <w:kern w:val="0"/>
                  <w:sz w:val="24"/>
                  <w:szCs w:val="24"/>
                </w:rPr>
              </w:rPrChange>
            </w:rPr>
            <w:delText xml:space="preserve"> 2.  </w:delText>
          </w:r>
          <w:r w:rsidRPr="000C7330" w:rsidDel="008076F4">
            <w:rPr>
              <w:rFonts w:eastAsiaTheme="minorHAnsi" w:cs="굴림" w:hint="eastAsia"/>
              <w:color w:val="000000" w:themeColor="text1"/>
              <w:kern w:val="0"/>
              <w:szCs w:val="24"/>
              <w:rPrChange w:id="5237"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23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239" w:author="FURSYS" w:date="2025-12-04T15:42:00Z">
                <w:rPr>
                  <w:rFonts w:ascii="바탕" w:eastAsia="바탕" w:hAnsi="바탕" w:cs="굴림" w:hint="eastAsia"/>
                  <w:kern w:val="0"/>
                  <w:sz w:val="24"/>
                  <w:szCs w:val="24"/>
                </w:rPr>
              </w:rPrChange>
            </w:rPr>
            <w:delText>갑”으로부터</w:delText>
          </w:r>
          <w:r w:rsidRPr="000C7330" w:rsidDel="008076F4">
            <w:rPr>
              <w:rFonts w:eastAsiaTheme="minorHAnsi" w:cs="굴림"/>
              <w:color w:val="000000" w:themeColor="text1"/>
              <w:kern w:val="0"/>
              <w:szCs w:val="24"/>
              <w:rPrChange w:id="5240" w:author="FURSYS" w:date="2025-12-04T15:42:00Z">
                <w:rPr>
                  <w:rFonts w:ascii="바탕" w:eastAsia="바탕" w:hAnsi="바탕" w:cs="굴림"/>
                  <w:kern w:val="0"/>
                  <w:sz w:val="24"/>
                  <w:szCs w:val="24"/>
                </w:rPr>
              </w:rPrChange>
            </w:rPr>
            <w:delText xml:space="preserve"> 받은 자료를 당해 “</w:delText>
          </w:r>
          <w:r w:rsidRPr="000C7330" w:rsidDel="008076F4">
            <w:rPr>
              <w:rFonts w:eastAsiaTheme="minorHAnsi" w:cs="굴림" w:hint="eastAsia"/>
              <w:color w:val="000000" w:themeColor="text1"/>
              <w:kern w:val="0"/>
              <w:szCs w:val="24"/>
              <w:rPrChange w:id="5241" w:author="FURSYS" w:date="2025-12-04T15:42:00Z">
                <w:rPr>
                  <w:rFonts w:ascii="바탕" w:eastAsia="바탕" w:hAnsi="바탕" w:cs="굴림" w:hint="eastAsia"/>
                  <w:kern w:val="0"/>
                  <w:sz w:val="24"/>
                  <w:szCs w:val="24"/>
                </w:rPr>
              </w:rPrChange>
            </w:rPr>
            <w:delText>용역업무”의</w:delText>
          </w:r>
          <w:r w:rsidRPr="000C7330" w:rsidDel="008076F4">
            <w:rPr>
              <w:rFonts w:eastAsiaTheme="minorHAnsi" w:cs="굴림"/>
              <w:color w:val="000000" w:themeColor="text1"/>
              <w:kern w:val="0"/>
              <w:szCs w:val="24"/>
              <w:rPrChange w:id="5242" w:author="FURSYS" w:date="2025-12-04T15:42:00Z">
                <w:rPr>
                  <w:rFonts w:ascii="바탕" w:eastAsia="바탕" w:hAnsi="바탕" w:cs="굴림"/>
                  <w:kern w:val="0"/>
                  <w:sz w:val="24"/>
                  <w:szCs w:val="24"/>
                </w:rPr>
              </w:rPrChange>
            </w:rPr>
            <w:delText xml:space="preserve"> 수행 이외의 목적으로 사용하지 아니 하며, “</w:delText>
          </w:r>
          <w:r w:rsidRPr="000C7330" w:rsidDel="008076F4">
            <w:rPr>
              <w:rFonts w:eastAsiaTheme="minorHAnsi" w:cs="굴림" w:hint="eastAsia"/>
              <w:color w:val="000000" w:themeColor="text1"/>
              <w:kern w:val="0"/>
              <w:szCs w:val="24"/>
              <w:rPrChange w:id="5243"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5244" w:author="FURSYS" w:date="2025-12-04T15:42:00Z">
                <w:rPr>
                  <w:rFonts w:ascii="바탕" w:eastAsia="바탕" w:hAnsi="바탕" w:cs="굴림"/>
                  <w:kern w:val="0"/>
                  <w:sz w:val="24"/>
                  <w:szCs w:val="24"/>
                </w:rPr>
              </w:rPrChange>
            </w:rPr>
            <w:delText xml:space="preserve"> 요청이 있는 경우 “</w:delText>
          </w:r>
          <w:r w:rsidRPr="000C7330" w:rsidDel="008076F4">
            <w:rPr>
              <w:rFonts w:eastAsiaTheme="minorHAnsi" w:cs="굴림" w:hint="eastAsia"/>
              <w:color w:val="000000" w:themeColor="text1"/>
              <w:kern w:val="0"/>
              <w:szCs w:val="24"/>
              <w:rPrChange w:id="5245" w:author="FURSYS" w:date="2025-12-04T15:42:00Z">
                <w:rPr>
                  <w:rFonts w:ascii="바탕" w:eastAsia="바탕" w:hAnsi="바탕" w:cs="굴림" w:hint="eastAsia"/>
                  <w:kern w:val="0"/>
                  <w:sz w:val="24"/>
                  <w:szCs w:val="24"/>
                </w:rPr>
              </w:rPrChange>
            </w:rPr>
            <w:delText>갑”으로부터</w:delText>
          </w:r>
          <w:r w:rsidRPr="000C7330" w:rsidDel="008076F4">
            <w:rPr>
              <w:rFonts w:eastAsiaTheme="minorHAnsi" w:cs="굴림"/>
              <w:color w:val="000000" w:themeColor="text1"/>
              <w:kern w:val="0"/>
              <w:szCs w:val="24"/>
              <w:rPrChange w:id="5246" w:author="FURSYS" w:date="2025-12-04T15:42:00Z">
                <w:rPr>
                  <w:rFonts w:ascii="바탕" w:eastAsia="바탕" w:hAnsi="바탕" w:cs="굴림"/>
                  <w:kern w:val="0"/>
                  <w:sz w:val="24"/>
                  <w:szCs w:val="24"/>
                </w:rPr>
              </w:rPrChange>
            </w:rPr>
            <w:delText xml:space="preserve"> 받은 일체의 자료를 “</w:delText>
          </w:r>
          <w:r w:rsidRPr="000C7330" w:rsidDel="008076F4">
            <w:rPr>
              <w:rFonts w:eastAsiaTheme="minorHAnsi" w:cs="굴림" w:hint="eastAsia"/>
              <w:color w:val="000000" w:themeColor="text1"/>
              <w:kern w:val="0"/>
              <w:szCs w:val="24"/>
              <w:rPrChange w:id="5247" w:author="FURSYS" w:date="2025-12-04T15:42:00Z">
                <w:rPr>
                  <w:rFonts w:ascii="바탕" w:eastAsia="바탕" w:hAnsi="바탕" w:cs="굴림" w:hint="eastAsia"/>
                  <w:kern w:val="0"/>
                  <w:sz w:val="24"/>
                  <w:szCs w:val="24"/>
                </w:rPr>
              </w:rPrChange>
            </w:rPr>
            <w:delText>갑”에게</w:delText>
          </w:r>
          <w:r w:rsidRPr="000C7330" w:rsidDel="008076F4">
            <w:rPr>
              <w:rFonts w:eastAsiaTheme="minorHAnsi" w:cs="굴림"/>
              <w:color w:val="000000" w:themeColor="text1"/>
              <w:kern w:val="0"/>
              <w:szCs w:val="24"/>
              <w:rPrChange w:id="5248" w:author="FURSYS" w:date="2025-12-04T15:42:00Z">
                <w:rPr>
                  <w:rFonts w:ascii="바탕" w:eastAsia="바탕" w:hAnsi="바탕" w:cs="굴림"/>
                  <w:kern w:val="0"/>
                  <w:sz w:val="24"/>
                  <w:szCs w:val="24"/>
                </w:rPr>
              </w:rPrChange>
            </w:rPr>
            <w:delText xml:space="preserve"> 반납하여야 한다.</w:delText>
          </w:r>
          <w:r w:rsidRPr="000C7330" w:rsidDel="008076F4">
            <w:rPr>
              <w:rFonts w:eastAsiaTheme="minorHAnsi" w:cs="굴림"/>
              <w:color w:val="000000" w:themeColor="text1"/>
              <w:kern w:val="0"/>
              <w:szCs w:val="24"/>
              <w:rPrChange w:id="5249"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250"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251" w:author="FURSYS" w:date="2025-12-04T15:42:00Z">
                <w:rPr>
                  <w:rFonts w:ascii="굴림" w:eastAsia="굴림" w:hAnsi="굴림" w:cs="굴림"/>
                  <w:kern w:val="0"/>
                  <w:sz w:val="24"/>
                  <w:szCs w:val="24"/>
                </w:rPr>
              </w:rPrChange>
            </w:rPr>
            <w:br/>
          </w:r>
          <w:r w:rsidRPr="000C7330" w:rsidDel="008076F4">
            <w:rPr>
              <w:rFonts w:eastAsiaTheme="minorHAnsi" w:cs="굴림" w:hint="eastAsia"/>
              <w:b/>
              <w:bCs/>
              <w:color w:val="000000" w:themeColor="text1"/>
              <w:kern w:val="0"/>
              <w:szCs w:val="24"/>
              <w:rPrChange w:id="5252"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5253" w:author="FURSYS" w:date="2025-12-04T15:42:00Z">
                <w:rPr>
                  <w:rFonts w:ascii="바탕" w:eastAsia="바탕" w:hAnsi="바탕" w:cs="굴림"/>
                  <w:b/>
                  <w:bCs/>
                  <w:kern w:val="0"/>
                  <w:sz w:val="24"/>
                  <w:szCs w:val="24"/>
                </w:rPr>
              </w:rPrChange>
            </w:rPr>
            <w:delText xml:space="preserve"> 6 </w:delText>
          </w:r>
          <w:r w:rsidRPr="000C7330" w:rsidDel="008076F4">
            <w:rPr>
              <w:rFonts w:eastAsiaTheme="minorHAnsi" w:cs="굴림" w:hint="eastAsia"/>
              <w:b/>
              <w:bCs/>
              <w:color w:val="000000" w:themeColor="text1"/>
              <w:kern w:val="0"/>
              <w:szCs w:val="24"/>
              <w:rPrChange w:id="5254" w:author="FURSYS" w:date="2025-12-04T15:42:00Z">
                <w:rPr>
                  <w:rFonts w:ascii="바탕" w:eastAsia="바탕" w:hAnsi="바탕" w:cs="굴림" w:hint="eastAsia"/>
                  <w:b/>
                  <w:bCs/>
                  <w:kern w:val="0"/>
                  <w:sz w:val="24"/>
                  <w:szCs w:val="24"/>
                </w:rPr>
              </w:rPrChange>
            </w:rPr>
            <w:delText>조</w:delText>
          </w:r>
          <w:r w:rsidRPr="000C7330" w:rsidDel="008076F4">
            <w:rPr>
              <w:rFonts w:eastAsiaTheme="minorHAnsi" w:cs="굴림"/>
              <w:b/>
              <w:bCs/>
              <w:color w:val="000000" w:themeColor="text1"/>
              <w:kern w:val="0"/>
              <w:szCs w:val="24"/>
              <w:rPrChange w:id="5255" w:author="FURSYS" w:date="2025-12-04T15:42:00Z">
                <w:rPr>
                  <w:rFonts w:ascii="바탕" w:eastAsia="바탕" w:hAnsi="바탕" w:cs="굴림"/>
                  <w:b/>
                  <w:bCs/>
                  <w:kern w:val="0"/>
                  <w:sz w:val="24"/>
                  <w:szCs w:val="24"/>
                </w:rPr>
              </w:rPrChange>
            </w:rPr>
            <w:delText xml:space="preserve"> (정비/점검카드의 </w:delText>
          </w:r>
          <w:r w:rsidRPr="000C7330" w:rsidDel="008076F4">
            <w:rPr>
              <w:rFonts w:eastAsiaTheme="minorHAnsi" w:cs="굴림" w:hint="eastAsia"/>
              <w:b/>
              <w:bCs/>
              <w:color w:val="000000" w:themeColor="text1"/>
              <w:kern w:val="0"/>
              <w:szCs w:val="24"/>
              <w:rPrChange w:id="5256" w:author="FURSYS" w:date="2025-12-04T15:42:00Z">
                <w:rPr>
                  <w:rFonts w:ascii="바탕" w:eastAsia="바탕" w:hAnsi="바탕" w:cs="굴림" w:hint="eastAsia"/>
                  <w:b/>
                  <w:bCs/>
                  <w:kern w:val="0"/>
                  <w:sz w:val="24"/>
                  <w:szCs w:val="24"/>
                </w:rPr>
              </w:rPrChange>
            </w:rPr>
            <w:delText>비치</w:delText>
          </w:r>
          <w:r w:rsidRPr="000C7330" w:rsidDel="008076F4">
            <w:rPr>
              <w:rFonts w:eastAsiaTheme="minorHAnsi" w:cs="굴림"/>
              <w:b/>
              <w:bCs/>
              <w:color w:val="000000" w:themeColor="text1"/>
              <w:kern w:val="0"/>
              <w:szCs w:val="24"/>
              <w:rPrChange w:id="5257" w:author="FURSYS" w:date="2025-12-04T15:42:00Z">
                <w:rPr>
                  <w:rFonts w:ascii="바탕" w:eastAsia="바탕" w:hAnsi="바탕" w:cs="굴림"/>
                  <w:b/>
                  <w:bCs/>
                  <w:kern w:val="0"/>
                  <w:sz w:val="24"/>
                  <w:szCs w:val="24"/>
                </w:rPr>
              </w:rPrChange>
            </w:rPr>
            <w:delText>)</w:delText>
          </w:r>
          <w:r w:rsidRPr="000C7330" w:rsidDel="008076F4">
            <w:rPr>
              <w:rFonts w:eastAsiaTheme="minorHAnsi" w:cs="굴림"/>
              <w:b/>
              <w:bCs/>
              <w:color w:val="000000" w:themeColor="text1"/>
              <w:kern w:val="0"/>
              <w:szCs w:val="24"/>
              <w:rPrChange w:id="5258"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5259"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26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261" w:author="FURSYS" w:date="2025-12-04T15:42:00Z">
                <w:rPr>
                  <w:rFonts w:ascii="바탕" w:eastAsia="바탕" w:hAnsi="바탕" w:cs="굴림" w:hint="eastAsia"/>
                  <w:kern w:val="0"/>
                  <w:sz w:val="24"/>
                  <w:szCs w:val="24"/>
                </w:rPr>
              </w:rPrChange>
            </w:rPr>
            <w:delText>정비•점검•보수</w:delText>
          </w:r>
          <w:r w:rsidRPr="000C7330" w:rsidDel="008076F4">
            <w:rPr>
              <w:rFonts w:eastAsiaTheme="minorHAnsi" w:cs="굴림"/>
              <w:color w:val="000000" w:themeColor="text1"/>
              <w:kern w:val="0"/>
              <w:szCs w:val="24"/>
              <w:rPrChange w:id="5262" w:author="FURSYS" w:date="2025-12-04T15:42:00Z">
                <w:rPr>
                  <w:rFonts w:ascii="바탕" w:eastAsia="바탕" w:hAnsi="바탕" w:cs="굴림"/>
                  <w:kern w:val="0"/>
                  <w:sz w:val="24"/>
                  <w:szCs w:val="24"/>
                </w:rPr>
              </w:rPrChange>
            </w:rPr>
            <w:delText xml:space="preserve"> 등 유지관리 용역업무시 정비/점검카드를 작성하여 “</w:delText>
          </w:r>
          <w:r w:rsidRPr="000C7330" w:rsidDel="008076F4">
            <w:rPr>
              <w:rFonts w:eastAsiaTheme="minorHAnsi" w:cs="굴림" w:hint="eastAsia"/>
              <w:color w:val="000000" w:themeColor="text1"/>
              <w:kern w:val="0"/>
              <w:szCs w:val="24"/>
              <w:rPrChange w:id="5263"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5264" w:author="FURSYS" w:date="2025-12-04T15:42:00Z">
                <w:rPr>
                  <w:rFonts w:ascii="바탕" w:eastAsia="바탕" w:hAnsi="바탕" w:cs="굴림"/>
                  <w:kern w:val="0"/>
                  <w:sz w:val="24"/>
                  <w:szCs w:val="24"/>
                </w:rPr>
              </w:rPrChange>
            </w:rPr>
            <w:delText xml:space="preserve"> 확인을 득해야 하며 “</w:delText>
          </w:r>
          <w:r w:rsidRPr="000C7330" w:rsidDel="008076F4">
            <w:rPr>
              <w:rFonts w:eastAsiaTheme="minorHAnsi" w:cs="굴림" w:hint="eastAsia"/>
              <w:color w:val="000000" w:themeColor="text1"/>
              <w:kern w:val="0"/>
              <w:szCs w:val="24"/>
              <w:rPrChange w:id="5265" w:author="FURSYS" w:date="2025-12-04T15:42:00Z">
                <w:rPr>
                  <w:rFonts w:ascii="바탕" w:eastAsia="바탕" w:hAnsi="바탕" w:cs="굴림" w:hint="eastAsia"/>
                  <w:kern w:val="0"/>
                  <w:sz w:val="24"/>
                  <w:szCs w:val="24"/>
                </w:rPr>
              </w:rPrChange>
            </w:rPr>
            <w:delText>갑”과</w:delText>
          </w:r>
          <w:r w:rsidRPr="000C7330" w:rsidDel="008076F4">
            <w:rPr>
              <w:rFonts w:eastAsiaTheme="minorHAnsi" w:cs="굴림"/>
              <w:color w:val="000000" w:themeColor="text1"/>
              <w:kern w:val="0"/>
              <w:szCs w:val="24"/>
              <w:rPrChange w:id="526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267"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268" w:author="FURSYS" w:date="2025-12-04T15:42:00Z">
                <w:rPr>
                  <w:rFonts w:ascii="바탕" w:eastAsia="바탕" w:hAnsi="바탕" w:cs="굴림"/>
                  <w:kern w:val="0"/>
                  <w:sz w:val="24"/>
                  <w:szCs w:val="24"/>
                </w:rPr>
              </w:rPrChange>
            </w:rPr>
            <w:delText xml:space="preserve"> 이를 각 1부씩 보관하여야 한다.</w:delText>
          </w:r>
          <w:r w:rsidRPr="000C7330" w:rsidDel="008076F4">
            <w:rPr>
              <w:rFonts w:eastAsiaTheme="minorHAnsi" w:cs="굴림"/>
              <w:color w:val="000000" w:themeColor="text1"/>
              <w:kern w:val="0"/>
              <w:szCs w:val="24"/>
              <w:rPrChange w:id="5269"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270"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271" w:author="FURSYS" w:date="2025-12-04T15:42:00Z">
                <w:rPr>
                  <w:rFonts w:ascii="굴림" w:eastAsia="굴림" w:hAnsi="굴림" w:cs="굴림"/>
                  <w:kern w:val="0"/>
                  <w:sz w:val="24"/>
                  <w:szCs w:val="24"/>
                </w:rPr>
              </w:rPrChange>
            </w:rPr>
            <w:br/>
          </w:r>
          <w:r w:rsidRPr="000C7330" w:rsidDel="008076F4">
            <w:rPr>
              <w:rFonts w:eastAsiaTheme="minorHAnsi" w:cs="굴림" w:hint="eastAsia"/>
              <w:b/>
              <w:bCs/>
              <w:color w:val="000000" w:themeColor="text1"/>
              <w:kern w:val="0"/>
              <w:szCs w:val="24"/>
              <w:rPrChange w:id="5272"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5273" w:author="FURSYS" w:date="2025-12-04T15:42:00Z">
                <w:rPr>
                  <w:rFonts w:ascii="바탕" w:eastAsia="바탕" w:hAnsi="바탕" w:cs="굴림"/>
                  <w:b/>
                  <w:bCs/>
                  <w:kern w:val="0"/>
                  <w:sz w:val="24"/>
                  <w:szCs w:val="24"/>
                </w:rPr>
              </w:rPrChange>
            </w:rPr>
            <w:delText xml:space="preserve"> 7 </w:delText>
          </w:r>
          <w:r w:rsidRPr="000C7330" w:rsidDel="008076F4">
            <w:rPr>
              <w:rFonts w:eastAsiaTheme="minorHAnsi" w:cs="굴림" w:hint="eastAsia"/>
              <w:b/>
              <w:bCs/>
              <w:color w:val="000000" w:themeColor="text1"/>
              <w:kern w:val="0"/>
              <w:szCs w:val="24"/>
              <w:rPrChange w:id="5274" w:author="FURSYS" w:date="2025-12-04T15:42:00Z">
                <w:rPr>
                  <w:rFonts w:ascii="바탕" w:eastAsia="바탕" w:hAnsi="바탕" w:cs="굴림" w:hint="eastAsia"/>
                  <w:b/>
                  <w:bCs/>
                  <w:kern w:val="0"/>
                  <w:sz w:val="24"/>
                  <w:szCs w:val="24"/>
                </w:rPr>
              </w:rPrChange>
            </w:rPr>
            <w:delText>조</w:delText>
          </w:r>
          <w:r w:rsidRPr="000C7330" w:rsidDel="008076F4">
            <w:rPr>
              <w:rFonts w:eastAsiaTheme="minorHAnsi" w:cs="굴림"/>
              <w:b/>
              <w:bCs/>
              <w:color w:val="000000" w:themeColor="text1"/>
              <w:kern w:val="0"/>
              <w:szCs w:val="24"/>
              <w:rPrChange w:id="5275" w:author="FURSYS" w:date="2025-12-04T15:42:00Z">
                <w:rPr>
                  <w:rFonts w:ascii="바탕" w:eastAsia="바탕" w:hAnsi="바탕" w:cs="굴림"/>
                  <w:b/>
                  <w:bCs/>
                  <w:kern w:val="0"/>
                  <w:sz w:val="24"/>
                  <w:szCs w:val="24"/>
                </w:rPr>
              </w:rPrChange>
            </w:rPr>
            <w:delText xml:space="preserve"> (“</w:delText>
          </w:r>
          <w:r w:rsidRPr="000C7330" w:rsidDel="008076F4">
            <w:rPr>
              <w:rFonts w:eastAsiaTheme="minorHAnsi" w:cs="굴림" w:hint="eastAsia"/>
              <w:b/>
              <w:bCs/>
              <w:color w:val="000000" w:themeColor="text1"/>
              <w:kern w:val="0"/>
              <w:szCs w:val="24"/>
              <w:rPrChange w:id="5276" w:author="FURSYS" w:date="2025-12-04T15:42:00Z">
                <w:rPr>
                  <w:rFonts w:ascii="바탕" w:eastAsia="바탕" w:hAnsi="바탕" w:cs="굴림" w:hint="eastAsia"/>
                  <w:b/>
                  <w:bCs/>
                  <w:kern w:val="0"/>
                  <w:sz w:val="24"/>
                  <w:szCs w:val="24"/>
                </w:rPr>
              </w:rPrChange>
            </w:rPr>
            <w:delText>갑”의</w:delText>
          </w:r>
          <w:r w:rsidRPr="000C7330" w:rsidDel="008076F4">
            <w:rPr>
              <w:rFonts w:eastAsiaTheme="minorHAnsi" w:cs="굴림"/>
              <w:b/>
              <w:bCs/>
              <w:color w:val="000000" w:themeColor="text1"/>
              <w:kern w:val="0"/>
              <w:szCs w:val="24"/>
              <w:rPrChange w:id="5277" w:author="FURSYS" w:date="2025-12-04T15:42:00Z">
                <w:rPr>
                  <w:rFonts w:ascii="바탕" w:eastAsia="바탕" w:hAnsi="바탕" w:cs="굴림"/>
                  <w:b/>
                  <w:bCs/>
                  <w:kern w:val="0"/>
                  <w:sz w:val="24"/>
                  <w:szCs w:val="24"/>
                </w:rPr>
              </w:rPrChange>
            </w:rPr>
            <w:delText xml:space="preserve"> 지도, 감독권한 및 의무)</w:delText>
          </w:r>
          <w:r w:rsidRPr="000C7330" w:rsidDel="008076F4">
            <w:rPr>
              <w:rFonts w:eastAsiaTheme="minorHAnsi" w:cs="굴림"/>
              <w:b/>
              <w:bCs/>
              <w:color w:val="000000" w:themeColor="text1"/>
              <w:kern w:val="0"/>
              <w:szCs w:val="24"/>
              <w:rPrChange w:id="5278"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5279"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280" w:author="FURSYS" w:date="2025-12-04T15:42:00Z">
                <w:rPr>
                  <w:rFonts w:ascii="바탕" w:eastAsia="바탕" w:hAnsi="바탕" w:cs="굴림"/>
                  <w:kern w:val="0"/>
                  <w:sz w:val="24"/>
                  <w:szCs w:val="24"/>
                </w:rPr>
              </w:rPrChange>
            </w:rPr>
            <w:delText xml:space="preserve"> 1. </w:delText>
          </w:r>
          <w:r w:rsidRPr="000C7330" w:rsidDel="008076F4">
            <w:rPr>
              <w:rFonts w:eastAsiaTheme="minorHAnsi" w:cs="굴림" w:hint="eastAsia"/>
              <w:color w:val="000000" w:themeColor="text1"/>
              <w:kern w:val="0"/>
              <w:szCs w:val="24"/>
              <w:rPrChange w:id="5281"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5282" w:author="FURSYS" w:date="2025-12-04T15:42:00Z">
                <w:rPr>
                  <w:rFonts w:ascii="바탕" w:eastAsia="바탕" w:hAnsi="바탕" w:cs="굴림"/>
                  <w:kern w:val="0"/>
                  <w:sz w:val="24"/>
                  <w:szCs w:val="24"/>
                </w:rPr>
              </w:rPrChange>
            </w:rPr>
            <w:delText xml:space="preserve"> 본 계약에 규정된 바에 따라 “</w:delText>
          </w:r>
          <w:r w:rsidRPr="000C7330" w:rsidDel="008076F4">
            <w:rPr>
              <w:rFonts w:eastAsiaTheme="minorHAnsi" w:cs="굴림" w:hint="eastAsia"/>
              <w:color w:val="000000" w:themeColor="text1"/>
              <w:kern w:val="0"/>
              <w:szCs w:val="24"/>
              <w:rPrChange w:id="5283" w:author="FURSYS" w:date="2025-12-04T15:42:00Z">
                <w:rPr>
                  <w:rFonts w:ascii="바탕" w:eastAsia="바탕" w:hAnsi="바탕" w:cs="굴림" w:hint="eastAsia"/>
                  <w:kern w:val="0"/>
                  <w:sz w:val="24"/>
                  <w:szCs w:val="24"/>
                </w:rPr>
              </w:rPrChange>
            </w:rPr>
            <w:delText>을”을</w:delText>
          </w:r>
          <w:r w:rsidRPr="000C7330" w:rsidDel="008076F4">
            <w:rPr>
              <w:rFonts w:eastAsiaTheme="minorHAnsi" w:cs="굴림"/>
              <w:color w:val="000000" w:themeColor="text1"/>
              <w:kern w:val="0"/>
              <w:szCs w:val="24"/>
              <w:rPrChange w:id="5284" w:author="FURSYS" w:date="2025-12-04T15:42:00Z">
                <w:rPr>
                  <w:rFonts w:ascii="바탕" w:eastAsia="바탕" w:hAnsi="바탕" w:cs="굴림"/>
                  <w:kern w:val="0"/>
                  <w:sz w:val="24"/>
                  <w:szCs w:val="24"/>
                </w:rPr>
              </w:rPrChange>
            </w:rPr>
            <w:delText xml:space="preserve"> 지휘, 지도 및 감독한다.</w:delText>
          </w:r>
          <w:r w:rsidRPr="000C7330" w:rsidDel="008076F4">
            <w:rPr>
              <w:rFonts w:eastAsiaTheme="minorHAnsi" w:cs="굴림"/>
              <w:color w:val="000000" w:themeColor="text1"/>
              <w:kern w:val="0"/>
              <w:szCs w:val="24"/>
              <w:rPrChange w:id="5285"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286"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287" w:author="FURSYS" w:date="2025-12-04T15:42:00Z">
                <w:rPr>
                  <w:rFonts w:ascii="바탕" w:eastAsia="바탕" w:hAnsi="바탕" w:cs="굴림"/>
                  <w:kern w:val="0"/>
                  <w:sz w:val="24"/>
                  <w:szCs w:val="24"/>
                </w:rPr>
              </w:rPrChange>
            </w:rPr>
            <w:delText xml:space="preserve"> 2. </w:delText>
          </w:r>
          <w:r w:rsidRPr="000C7330" w:rsidDel="008076F4">
            <w:rPr>
              <w:rFonts w:eastAsiaTheme="minorHAnsi" w:cs="굴림" w:hint="eastAsia"/>
              <w:color w:val="000000" w:themeColor="text1"/>
              <w:kern w:val="0"/>
              <w:szCs w:val="24"/>
              <w:rPrChange w:id="5288"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528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290"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529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292" w:author="FURSYS" w:date="2025-12-04T15:42:00Z">
                <w:rPr>
                  <w:rFonts w:ascii="바탕" w:eastAsia="바탕" w:hAnsi="바탕" w:cs="굴림" w:hint="eastAsia"/>
                  <w:kern w:val="0"/>
                  <w:sz w:val="24"/>
                  <w:szCs w:val="24"/>
                </w:rPr>
              </w:rPrChange>
            </w:rPr>
            <w:delText>용역업무”가</w:delText>
          </w:r>
          <w:r w:rsidRPr="000C7330" w:rsidDel="008076F4">
            <w:rPr>
              <w:rFonts w:eastAsiaTheme="minorHAnsi" w:cs="굴림"/>
              <w:color w:val="000000" w:themeColor="text1"/>
              <w:kern w:val="0"/>
              <w:szCs w:val="24"/>
              <w:rPrChange w:id="5293" w:author="FURSYS" w:date="2025-12-04T15:42:00Z">
                <w:rPr>
                  <w:rFonts w:ascii="바탕" w:eastAsia="바탕" w:hAnsi="바탕" w:cs="굴림"/>
                  <w:kern w:val="0"/>
                  <w:sz w:val="24"/>
                  <w:szCs w:val="24"/>
                </w:rPr>
              </w:rPrChange>
            </w:rPr>
            <w:delText xml:space="preserve"> 성실히 수행되고 있는지에 대한 지도 점검을 실시할 수 있으며, “</w:delText>
          </w:r>
          <w:r w:rsidRPr="000C7330" w:rsidDel="008076F4">
            <w:rPr>
              <w:rFonts w:eastAsiaTheme="minorHAnsi" w:cs="굴림" w:hint="eastAsia"/>
              <w:color w:val="000000" w:themeColor="text1"/>
              <w:kern w:val="0"/>
              <w:szCs w:val="24"/>
              <w:rPrChange w:id="5294" w:author="FURSYS" w:date="2025-12-04T15:42:00Z">
                <w:rPr>
                  <w:rFonts w:ascii="바탕" w:eastAsia="바탕" w:hAnsi="바탕" w:cs="굴림" w:hint="eastAsia"/>
                  <w:kern w:val="0"/>
                  <w:sz w:val="24"/>
                  <w:szCs w:val="24"/>
                </w:rPr>
              </w:rPrChange>
            </w:rPr>
            <w:delText>을”이</w:delText>
          </w:r>
          <w:r w:rsidRPr="000C7330" w:rsidDel="008076F4">
            <w:rPr>
              <w:rFonts w:eastAsiaTheme="minorHAnsi" w:cs="굴림"/>
              <w:color w:val="000000" w:themeColor="text1"/>
              <w:kern w:val="0"/>
              <w:szCs w:val="24"/>
              <w:rPrChange w:id="5295" w:author="FURSYS" w:date="2025-12-04T15:42:00Z">
                <w:rPr>
                  <w:rFonts w:ascii="바탕" w:eastAsia="바탕" w:hAnsi="바탕" w:cs="굴림"/>
                  <w:kern w:val="0"/>
                  <w:sz w:val="24"/>
                  <w:szCs w:val="24"/>
                </w:rPr>
              </w:rPrChange>
            </w:rPr>
            <w:delText xml:space="preserve"> 부실하게 “</w:delText>
          </w:r>
          <w:r w:rsidRPr="000C7330" w:rsidDel="008076F4">
            <w:rPr>
              <w:rFonts w:eastAsiaTheme="minorHAnsi" w:cs="굴림" w:hint="eastAsia"/>
              <w:color w:val="000000" w:themeColor="text1"/>
              <w:kern w:val="0"/>
              <w:szCs w:val="24"/>
              <w:rPrChange w:id="5296" w:author="FURSYS" w:date="2025-12-04T15:42:00Z">
                <w:rPr>
                  <w:rFonts w:ascii="바탕" w:eastAsia="바탕" w:hAnsi="바탕" w:cs="굴림" w:hint="eastAsia"/>
                  <w:kern w:val="0"/>
                  <w:sz w:val="24"/>
                  <w:szCs w:val="24"/>
                </w:rPr>
              </w:rPrChange>
            </w:rPr>
            <w:delText>용역업무”를</w:delText>
          </w:r>
          <w:r w:rsidRPr="000C7330" w:rsidDel="008076F4">
            <w:rPr>
              <w:rFonts w:eastAsiaTheme="minorHAnsi" w:cs="굴림"/>
              <w:color w:val="000000" w:themeColor="text1"/>
              <w:kern w:val="0"/>
              <w:szCs w:val="24"/>
              <w:rPrChange w:id="5297" w:author="FURSYS" w:date="2025-12-04T15:42:00Z">
                <w:rPr>
                  <w:rFonts w:ascii="바탕" w:eastAsia="바탕" w:hAnsi="바탕" w:cs="굴림"/>
                  <w:kern w:val="0"/>
                  <w:sz w:val="24"/>
                  <w:szCs w:val="24"/>
                </w:rPr>
              </w:rPrChange>
            </w:rPr>
            <w:delText xml:space="preserve"> 수행하고 있는 것으로 판단될 경우 “</w:delText>
          </w:r>
          <w:r w:rsidRPr="000C7330" w:rsidDel="008076F4">
            <w:rPr>
              <w:rFonts w:eastAsiaTheme="minorHAnsi" w:cs="굴림" w:hint="eastAsia"/>
              <w:color w:val="000000" w:themeColor="text1"/>
              <w:kern w:val="0"/>
              <w:szCs w:val="24"/>
              <w:rPrChange w:id="5298" w:author="FURSYS" w:date="2025-12-04T15:42:00Z">
                <w:rPr>
                  <w:rFonts w:ascii="바탕" w:eastAsia="바탕" w:hAnsi="바탕" w:cs="굴림" w:hint="eastAsia"/>
                  <w:kern w:val="0"/>
                  <w:sz w:val="24"/>
                  <w:szCs w:val="24"/>
                </w:rPr>
              </w:rPrChange>
            </w:rPr>
            <w:delText>을”에게</w:delText>
          </w:r>
          <w:r w:rsidRPr="000C7330" w:rsidDel="008076F4">
            <w:rPr>
              <w:rFonts w:eastAsiaTheme="minorHAnsi" w:cs="굴림"/>
              <w:color w:val="000000" w:themeColor="text1"/>
              <w:kern w:val="0"/>
              <w:szCs w:val="24"/>
              <w:rPrChange w:id="5299" w:author="FURSYS" w:date="2025-12-04T15:42:00Z">
                <w:rPr>
                  <w:rFonts w:ascii="바탕" w:eastAsia="바탕" w:hAnsi="바탕" w:cs="굴림"/>
                  <w:kern w:val="0"/>
                  <w:sz w:val="24"/>
                  <w:szCs w:val="24"/>
                </w:rPr>
              </w:rPrChange>
            </w:rPr>
            <w:delText xml:space="preserve"> 그 시정을 요구할 수 있다. “</w:delText>
          </w:r>
          <w:r w:rsidRPr="000C7330" w:rsidDel="008076F4">
            <w:rPr>
              <w:rFonts w:eastAsiaTheme="minorHAnsi" w:cs="굴림" w:hint="eastAsia"/>
              <w:color w:val="000000" w:themeColor="text1"/>
              <w:kern w:val="0"/>
              <w:szCs w:val="24"/>
              <w:rPrChange w:id="5300"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30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302"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5303" w:author="FURSYS" w:date="2025-12-04T15:42:00Z">
                <w:rPr>
                  <w:rFonts w:ascii="바탕" w:eastAsia="바탕" w:hAnsi="바탕" w:cs="굴림"/>
                  <w:kern w:val="0"/>
                  <w:sz w:val="24"/>
                  <w:szCs w:val="24"/>
                </w:rPr>
              </w:rPrChange>
            </w:rPr>
            <w:delText xml:space="preserve"> 시정 요청을 존중하여 필요한 개선조치를 취하여야 한다.</w:delText>
          </w:r>
          <w:r w:rsidRPr="000C7330" w:rsidDel="008076F4">
            <w:rPr>
              <w:rFonts w:eastAsiaTheme="minorHAnsi" w:cs="굴림"/>
              <w:color w:val="000000" w:themeColor="text1"/>
              <w:kern w:val="0"/>
              <w:szCs w:val="24"/>
              <w:rPrChange w:id="5304"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305"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306" w:author="FURSYS" w:date="2025-12-04T15:42:00Z">
                <w:rPr>
                  <w:rFonts w:ascii="바탕" w:eastAsia="바탕" w:hAnsi="바탕" w:cs="굴림"/>
                  <w:kern w:val="0"/>
                  <w:sz w:val="24"/>
                  <w:szCs w:val="24"/>
                </w:rPr>
              </w:rPrChange>
            </w:rPr>
            <w:delText xml:space="preserve"> 3. </w:delText>
          </w:r>
          <w:r w:rsidRPr="000C7330" w:rsidDel="008076F4">
            <w:rPr>
              <w:rFonts w:eastAsiaTheme="minorHAnsi" w:cs="굴림" w:hint="eastAsia"/>
              <w:color w:val="000000" w:themeColor="text1"/>
              <w:kern w:val="0"/>
              <w:szCs w:val="24"/>
              <w:rPrChange w:id="5307"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530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309"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5310" w:author="FURSYS" w:date="2025-12-04T15:42:00Z">
                <w:rPr>
                  <w:rFonts w:ascii="바탕" w:eastAsia="바탕" w:hAnsi="바탕" w:cs="굴림"/>
                  <w:kern w:val="0"/>
                  <w:sz w:val="24"/>
                  <w:szCs w:val="24"/>
                </w:rPr>
              </w:rPrChange>
            </w:rPr>
            <w:delText xml:space="preserve"> 인원이 업무를 태만하게 하여 “</w:delText>
          </w:r>
          <w:r w:rsidRPr="000C7330" w:rsidDel="008076F4">
            <w:rPr>
              <w:rFonts w:eastAsiaTheme="minorHAnsi" w:cs="굴림" w:hint="eastAsia"/>
              <w:color w:val="000000" w:themeColor="text1"/>
              <w:kern w:val="0"/>
              <w:szCs w:val="24"/>
              <w:rPrChange w:id="5311"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5312" w:author="FURSYS" w:date="2025-12-04T15:42:00Z">
                <w:rPr>
                  <w:rFonts w:ascii="바탕" w:eastAsia="바탕" w:hAnsi="바탕" w:cs="굴림"/>
                  <w:kern w:val="0"/>
                  <w:sz w:val="24"/>
                  <w:szCs w:val="24"/>
                </w:rPr>
              </w:rPrChange>
            </w:rPr>
            <w:delText xml:space="preserve"> 업무추진에 지장을 초래하거나 “</w:delText>
          </w:r>
          <w:r w:rsidRPr="000C7330" w:rsidDel="008076F4">
            <w:rPr>
              <w:rFonts w:eastAsiaTheme="minorHAnsi" w:cs="굴림" w:hint="eastAsia"/>
              <w:color w:val="000000" w:themeColor="text1"/>
              <w:kern w:val="0"/>
              <w:szCs w:val="24"/>
              <w:rPrChange w:id="5313" w:author="FURSYS" w:date="2025-12-04T15:42:00Z">
                <w:rPr>
                  <w:rFonts w:ascii="바탕" w:eastAsia="바탕" w:hAnsi="바탕" w:cs="굴림" w:hint="eastAsia"/>
                  <w:kern w:val="0"/>
                  <w:sz w:val="24"/>
                  <w:szCs w:val="24"/>
                </w:rPr>
              </w:rPrChange>
            </w:rPr>
            <w:delText>갑”에게</w:delText>
          </w:r>
          <w:r w:rsidRPr="000C7330" w:rsidDel="008076F4">
            <w:rPr>
              <w:rFonts w:eastAsiaTheme="minorHAnsi" w:cs="굴림"/>
              <w:color w:val="000000" w:themeColor="text1"/>
              <w:kern w:val="0"/>
              <w:szCs w:val="24"/>
              <w:rPrChange w:id="5314" w:author="FURSYS" w:date="2025-12-04T15:42:00Z">
                <w:rPr>
                  <w:rFonts w:ascii="바탕" w:eastAsia="바탕" w:hAnsi="바탕" w:cs="굴림"/>
                  <w:kern w:val="0"/>
                  <w:sz w:val="24"/>
                  <w:szCs w:val="24"/>
                </w:rPr>
              </w:rPrChange>
            </w:rPr>
            <w:delText xml:space="preserve"> 손해를 끼친 경우 사유를 적시하여 해당인원의 일부 또는 전부의 교체를 “</w:delText>
          </w:r>
          <w:r w:rsidRPr="000C7330" w:rsidDel="008076F4">
            <w:rPr>
              <w:rFonts w:eastAsiaTheme="minorHAnsi" w:cs="굴림" w:hint="eastAsia"/>
              <w:color w:val="000000" w:themeColor="text1"/>
              <w:kern w:val="0"/>
              <w:szCs w:val="24"/>
              <w:rPrChange w:id="5315" w:author="FURSYS" w:date="2025-12-04T15:42:00Z">
                <w:rPr>
                  <w:rFonts w:ascii="바탕" w:eastAsia="바탕" w:hAnsi="바탕" w:cs="굴림" w:hint="eastAsia"/>
                  <w:kern w:val="0"/>
                  <w:sz w:val="24"/>
                  <w:szCs w:val="24"/>
                </w:rPr>
              </w:rPrChange>
            </w:rPr>
            <w:delText>을”에게</w:delText>
          </w:r>
          <w:r w:rsidRPr="000C7330" w:rsidDel="008076F4">
            <w:rPr>
              <w:rFonts w:eastAsiaTheme="minorHAnsi" w:cs="굴림"/>
              <w:color w:val="000000" w:themeColor="text1"/>
              <w:kern w:val="0"/>
              <w:szCs w:val="24"/>
              <w:rPrChange w:id="5316" w:author="FURSYS" w:date="2025-12-04T15:42:00Z">
                <w:rPr>
                  <w:rFonts w:ascii="바탕" w:eastAsia="바탕" w:hAnsi="바탕" w:cs="굴림"/>
                  <w:kern w:val="0"/>
                  <w:sz w:val="24"/>
                  <w:szCs w:val="24"/>
                </w:rPr>
              </w:rPrChange>
            </w:rPr>
            <w:delText xml:space="preserve"> 요구할 수 있고, “</w:delText>
          </w:r>
          <w:r w:rsidRPr="000C7330" w:rsidDel="008076F4">
            <w:rPr>
              <w:rFonts w:eastAsiaTheme="minorHAnsi" w:cs="굴림" w:hint="eastAsia"/>
              <w:color w:val="000000" w:themeColor="text1"/>
              <w:kern w:val="0"/>
              <w:szCs w:val="24"/>
              <w:rPrChange w:id="5317"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318" w:author="FURSYS" w:date="2025-12-04T15:42:00Z">
                <w:rPr>
                  <w:rFonts w:ascii="바탕" w:eastAsia="바탕" w:hAnsi="바탕" w:cs="굴림"/>
                  <w:kern w:val="0"/>
                  <w:sz w:val="24"/>
                  <w:szCs w:val="24"/>
                </w:rPr>
              </w:rPrChange>
            </w:rPr>
            <w:delText xml:space="preserve"> 특별한 사유가 없는 한 이에 응하여야 한다. 이때 “</w:delText>
          </w:r>
          <w:r w:rsidRPr="000C7330" w:rsidDel="008076F4">
            <w:rPr>
              <w:rFonts w:eastAsiaTheme="minorHAnsi" w:cs="굴림" w:hint="eastAsia"/>
              <w:color w:val="000000" w:themeColor="text1"/>
              <w:kern w:val="0"/>
              <w:szCs w:val="24"/>
              <w:rPrChange w:id="5319"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320" w:author="FURSYS" w:date="2025-12-04T15:42:00Z">
                <w:rPr>
                  <w:rFonts w:ascii="바탕" w:eastAsia="바탕" w:hAnsi="바탕" w:cs="굴림"/>
                  <w:kern w:val="0"/>
                  <w:sz w:val="24"/>
                  <w:szCs w:val="24"/>
                </w:rPr>
              </w:rPrChange>
            </w:rPr>
            <w:delText xml:space="preserve"> 인원 교체로 인하여 “</w:delText>
          </w:r>
          <w:r w:rsidRPr="000C7330" w:rsidDel="008076F4">
            <w:rPr>
              <w:rFonts w:eastAsiaTheme="minorHAnsi" w:cs="굴림" w:hint="eastAsia"/>
              <w:color w:val="000000" w:themeColor="text1"/>
              <w:kern w:val="0"/>
              <w:szCs w:val="24"/>
              <w:rPrChange w:id="5321" w:author="FURSYS" w:date="2025-12-04T15:42:00Z">
                <w:rPr>
                  <w:rFonts w:ascii="바탕" w:eastAsia="바탕" w:hAnsi="바탕" w:cs="굴림" w:hint="eastAsia"/>
                  <w:kern w:val="0"/>
                  <w:sz w:val="24"/>
                  <w:szCs w:val="24"/>
                </w:rPr>
              </w:rPrChange>
            </w:rPr>
            <w:delText>용역업무”의</w:delText>
          </w:r>
          <w:r w:rsidRPr="000C7330" w:rsidDel="008076F4">
            <w:rPr>
              <w:rFonts w:eastAsiaTheme="minorHAnsi" w:cs="굴림"/>
              <w:color w:val="000000" w:themeColor="text1"/>
              <w:kern w:val="0"/>
              <w:szCs w:val="24"/>
              <w:rPrChange w:id="5322" w:author="FURSYS" w:date="2025-12-04T15:42:00Z">
                <w:rPr>
                  <w:rFonts w:ascii="바탕" w:eastAsia="바탕" w:hAnsi="바탕" w:cs="굴림"/>
                  <w:kern w:val="0"/>
                  <w:sz w:val="24"/>
                  <w:szCs w:val="24"/>
                </w:rPr>
              </w:rPrChange>
            </w:rPr>
            <w:delText xml:space="preserve"> 수행에 지장이 발생하지 않도록 조치하여야 한다.</w:delText>
          </w:r>
          <w:r w:rsidRPr="000C7330" w:rsidDel="008076F4">
            <w:rPr>
              <w:rFonts w:eastAsiaTheme="minorHAnsi" w:cs="굴림"/>
              <w:color w:val="000000" w:themeColor="text1"/>
              <w:kern w:val="0"/>
              <w:szCs w:val="24"/>
              <w:rPrChange w:id="5323"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324"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325" w:author="FURSYS" w:date="2025-12-04T15:42:00Z">
                <w:rPr>
                  <w:rFonts w:ascii="바탕" w:eastAsia="바탕" w:hAnsi="바탕" w:cs="굴림"/>
                  <w:kern w:val="0"/>
                  <w:sz w:val="24"/>
                  <w:szCs w:val="24"/>
                </w:rPr>
              </w:rPrChange>
            </w:rPr>
            <w:delText xml:space="preserve"> 4. </w:delText>
          </w:r>
          <w:r w:rsidRPr="000C7330" w:rsidDel="008076F4">
            <w:rPr>
              <w:rFonts w:eastAsiaTheme="minorHAnsi" w:cs="굴림" w:hint="eastAsia"/>
              <w:color w:val="000000" w:themeColor="text1"/>
              <w:kern w:val="0"/>
              <w:szCs w:val="24"/>
              <w:rPrChange w:id="5326"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5327" w:author="FURSYS" w:date="2025-12-04T15:42:00Z">
                <w:rPr>
                  <w:rFonts w:ascii="바탕" w:eastAsia="바탕" w:hAnsi="바탕" w:cs="굴림"/>
                  <w:kern w:val="0"/>
                  <w:sz w:val="24"/>
                  <w:szCs w:val="24"/>
                </w:rPr>
              </w:rPrChange>
            </w:rPr>
            <w:delText xml:space="preserve"> 중요한 사안에 대하여 “</w:delText>
          </w:r>
          <w:r w:rsidRPr="000C7330" w:rsidDel="008076F4">
            <w:rPr>
              <w:rFonts w:eastAsiaTheme="minorHAnsi" w:cs="굴림" w:hint="eastAsia"/>
              <w:color w:val="000000" w:themeColor="text1"/>
              <w:kern w:val="0"/>
              <w:szCs w:val="24"/>
              <w:rPrChange w:id="5328" w:author="FURSYS" w:date="2025-12-04T15:42:00Z">
                <w:rPr>
                  <w:rFonts w:ascii="바탕" w:eastAsia="바탕" w:hAnsi="바탕" w:cs="굴림" w:hint="eastAsia"/>
                  <w:kern w:val="0"/>
                  <w:sz w:val="24"/>
                  <w:szCs w:val="24"/>
                </w:rPr>
              </w:rPrChange>
            </w:rPr>
            <w:delText>을”에게</w:delText>
          </w:r>
          <w:r w:rsidRPr="000C7330" w:rsidDel="008076F4">
            <w:rPr>
              <w:rFonts w:eastAsiaTheme="minorHAnsi" w:cs="굴림"/>
              <w:color w:val="000000" w:themeColor="text1"/>
              <w:kern w:val="0"/>
              <w:szCs w:val="24"/>
              <w:rPrChange w:id="5329" w:author="FURSYS" w:date="2025-12-04T15:42:00Z">
                <w:rPr>
                  <w:rFonts w:ascii="바탕" w:eastAsia="바탕" w:hAnsi="바탕" w:cs="굴림"/>
                  <w:kern w:val="0"/>
                  <w:sz w:val="24"/>
                  <w:szCs w:val="24"/>
                </w:rPr>
              </w:rPrChange>
            </w:rPr>
            <w:delText xml:space="preserve"> 업무지시, 협의 등을 하고자 할 경우 서면에 의하는 것을 원칙으로 하며, 필요 시 구두, 유무선통신을 이용할 수 있다.</w:delText>
          </w:r>
          <w:r w:rsidRPr="000C7330" w:rsidDel="008076F4">
            <w:rPr>
              <w:rFonts w:eastAsiaTheme="minorHAnsi" w:cs="굴림"/>
              <w:color w:val="000000" w:themeColor="text1"/>
              <w:kern w:val="0"/>
              <w:szCs w:val="24"/>
              <w:rPrChange w:id="5330"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331"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332" w:author="FURSYS" w:date="2025-12-04T15:42:00Z">
                <w:rPr>
                  <w:rFonts w:ascii="굴림" w:eastAsia="굴림" w:hAnsi="굴림" w:cs="굴림"/>
                  <w:kern w:val="0"/>
                  <w:sz w:val="24"/>
                  <w:szCs w:val="24"/>
                </w:rPr>
              </w:rPrChange>
            </w:rPr>
            <w:br/>
          </w:r>
          <w:r w:rsidRPr="000C7330" w:rsidDel="008076F4">
            <w:rPr>
              <w:rFonts w:eastAsiaTheme="minorHAnsi" w:cs="굴림" w:hint="eastAsia"/>
              <w:b/>
              <w:bCs/>
              <w:color w:val="000000" w:themeColor="text1"/>
              <w:kern w:val="0"/>
              <w:szCs w:val="24"/>
              <w:rPrChange w:id="5333"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5334" w:author="FURSYS" w:date="2025-12-04T15:42:00Z">
                <w:rPr>
                  <w:rFonts w:ascii="바탕" w:eastAsia="바탕" w:hAnsi="바탕" w:cs="굴림"/>
                  <w:b/>
                  <w:bCs/>
                  <w:kern w:val="0"/>
                  <w:sz w:val="24"/>
                  <w:szCs w:val="24"/>
                </w:rPr>
              </w:rPrChange>
            </w:rPr>
            <w:delText xml:space="preserve"> 8 조 (“</w:delText>
          </w:r>
          <w:r w:rsidRPr="000C7330" w:rsidDel="008076F4">
            <w:rPr>
              <w:rFonts w:eastAsiaTheme="minorHAnsi" w:cs="굴림" w:hint="eastAsia"/>
              <w:b/>
              <w:bCs/>
              <w:color w:val="000000" w:themeColor="text1"/>
              <w:kern w:val="0"/>
              <w:szCs w:val="24"/>
              <w:rPrChange w:id="5335" w:author="FURSYS" w:date="2025-12-04T15:42:00Z">
                <w:rPr>
                  <w:rFonts w:ascii="바탕" w:eastAsia="바탕" w:hAnsi="바탕" w:cs="굴림" w:hint="eastAsia"/>
                  <w:b/>
                  <w:bCs/>
                  <w:kern w:val="0"/>
                  <w:sz w:val="24"/>
                  <w:szCs w:val="24"/>
                </w:rPr>
              </w:rPrChange>
            </w:rPr>
            <w:delText>을”의</w:delText>
          </w:r>
          <w:r w:rsidRPr="000C7330" w:rsidDel="008076F4">
            <w:rPr>
              <w:rFonts w:eastAsiaTheme="minorHAnsi" w:cs="굴림"/>
              <w:b/>
              <w:bCs/>
              <w:color w:val="000000" w:themeColor="text1"/>
              <w:kern w:val="0"/>
              <w:szCs w:val="24"/>
              <w:rPrChange w:id="5336" w:author="FURSYS" w:date="2025-12-04T15:42:00Z">
                <w:rPr>
                  <w:rFonts w:ascii="바탕" w:eastAsia="바탕" w:hAnsi="바탕" w:cs="굴림"/>
                  <w:b/>
                  <w:bCs/>
                  <w:kern w:val="0"/>
                  <w:sz w:val="24"/>
                  <w:szCs w:val="24"/>
                </w:rPr>
              </w:rPrChange>
            </w:rPr>
            <w:delText xml:space="preserve"> 책임)</w:delText>
          </w:r>
          <w:r w:rsidRPr="000C7330" w:rsidDel="008076F4">
            <w:rPr>
              <w:rFonts w:eastAsiaTheme="minorHAnsi" w:cs="굴림"/>
              <w:b/>
              <w:bCs/>
              <w:color w:val="000000" w:themeColor="text1"/>
              <w:kern w:val="0"/>
              <w:szCs w:val="24"/>
              <w:rPrChange w:id="5337"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5338"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339" w:author="FURSYS" w:date="2025-12-04T15:42:00Z">
                <w:rPr>
                  <w:rFonts w:ascii="바탕" w:eastAsia="바탕" w:hAnsi="바탕" w:cs="굴림"/>
                  <w:kern w:val="0"/>
                  <w:sz w:val="24"/>
                  <w:szCs w:val="24"/>
                </w:rPr>
              </w:rPrChange>
            </w:rPr>
            <w:delText xml:space="preserve"> 1. </w:delText>
          </w:r>
          <w:r w:rsidRPr="000C7330" w:rsidDel="008076F4">
            <w:rPr>
              <w:rFonts w:eastAsiaTheme="minorHAnsi" w:cs="굴림" w:hint="eastAsia"/>
              <w:color w:val="000000" w:themeColor="text1"/>
              <w:kern w:val="0"/>
              <w:szCs w:val="24"/>
              <w:rPrChange w:id="5340" w:author="FURSYS" w:date="2025-12-04T15:42:00Z">
                <w:rPr>
                  <w:rFonts w:ascii="바탕" w:eastAsia="바탕" w:hAnsi="바탕" w:cs="굴림" w:hint="eastAsia"/>
                  <w:kern w:val="0"/>
                  <w:sz w:val="24"/>
                  <w:szCs w:val="24"/>
                </w:rPr>
              </w:rPrChange>
            </w:rPr>
            <w:delText>“을”이</w:delText>
          </w:r>
          <w:r w:rsidRPr="000C7330" w:rsidDel="008076F4">
            <w:rPr>
              <w:rFonts w:eastAsiaTheme="minorHAnsi" w:cs="굴림"/>
              <w:color w:val="000000" w:themeColor="text1"/>
              <w:kern w:val="0"/>
              <w:szCs w:val="24"/>
              <w:rPrChange w:id="5341" w:author="FURSYS" w:date="2025-12-04T15:42:00Z">
                <w:rPr>
                  <w:rFonts w:ascii="바탕" w:eastAsia="바탕" w:hAnsi="바탕" w:cs="굴림"/>
                  <w:kern w:val="0"/>
                  <w:sz w:val="24"/>
                  <w:szCs w:val="24"/>
                </w:rPr>
              </w:rPrChange>
            </w:rPr>
            <w:delText xml:space="preserve"> 용역 수행 중 제3자에게 손해를 가한 경우 “</w:delText>
          </w:r>
          <w:r w:rsidRPr="000C7330" w:rsidDel="008076F4">
            <w:rPr>
              <w:rFonts w:eastAsiaTheme="minorHAnsi" w:cs="굴림" w:hint="eastAsia"/>
              <w:color w:val="000000" w:themeColor="text1"/>
              <w:kern w:val="0"/>
              <w:szCs w:val="24"/>
              <w:rPrChange w:id="5342"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343" w:author="FURSYS" w:date="2025-12-04T15:42:00Z">
                <w:rPr>
                  <w:rFonts w:ascii="바탕" w:eastAsia="바탕" w:hAnsi="바탕" w:cs="굴림"/>
                  <w:kern w:val="0"/>
                  <w:sz w:val="24"/>
                  <w:szCs w:val="24"/>
                </w:rPr>
              </w:rPrChange>
            </w:rPr>
            <w:delText xml:space="preserve"> 그에 관한 일체의 책임을 부담하며 “</w:delText>
          </w:r>
          <w:r w:rsidRPr="000C7330" w:rsidDel="008076F4">
            <w:rPr>
              <w:rFonts w:eastAsiaTheme="minorHAnsi" w:cs="굴림" w:hint="eastAsia"/>
              <w:color w:val="000000" w:themeColor="text1"/>
              <w:kern w:val="0"/>
              <w:szCs w:val="24"/>
              <w:rPrChange w:id="5344" w:author="FURSYS" w:date="2025-12-04T15:42:00Z">
                <w:rPr>
                  <w:rFonts w:ascii="바탕" w:eastAsia="바탕" w:hAnsi="바탕" w:cs="굴림" w:hint="eastAsia"/>
                  <w:kern w:val="0"/>
                  <w:sz w:val="24"/>
                  <w:szCs w:val="24"/>
                </w:rPr>
              </w:rPrChange>
            </w:rPr>
            <w:delText>갑”에게</w:delText>
          </w:r>
          <w:r w:rsidRPr="000C7330" w:rsidDel="008076F4">
            <w:rPr>
              <w:rFonts w:eastAsiaTheme="minorHAnsi" w:cs="굴림"/>
              <w:color w:val="000000" w:themeColor="text1"/>
              <w:kern w:val="0"/>
              <w:szCs w:val="24"/>
              <w:rPrChange w:id="5345" w:author="FURSYS" w:date="2025-12-04T15:42:00Z">
                <w:rPr>
                  <w:rFonts w:ascii="바탕" w:eastAsia="바탕" w:hAnsi="바탕" w:cs="굴림"/>
                  <w:kern w:val="0"/>
                  <w:sz w:val="24"/>
                  <w:szCs w:val="24"/>
                </w:rPr>
              </w:rPrChange>
            </w:rPr>
            <w:delText xml:space="preserve"> 그 책임을 전가할 수 없다.</w:delText>
          </w:r>
          <w:r w:rsidRPr="000C7330" w:rsidDel="008076F4">
            <w:rPr>
              <w:rFonts w:eastAsiaTheme="minorHAnsi" w:cs="굴림"/>
              <w:color w:val="000000" w:themeColor="text1"/>
              <w:kern w:val="0"/>
              <w:szCs w:val="24"/>
              <w:rPrChange w:id="5346"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347"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348" w:author="FURSYS" w:date="2025-12-04T15:42:00Z">
                <w:rPr>
                  <w:rFonts w:ascii="바탕" w:eastAsia="바탕" w:hAnsi="바탕" w:cs="굴림"/>
                  <w:kern w:val="0"/>
                  <w:sz w:val="24"/>
                  <w:szCs w:val="24"/>
                </w:rPr>
              </w:rPrChange>
            </w:rPr>
            <w:delText xml:space="preserve"> 2. </w:delText>
          </w:r>
          <w:r w:rsidRPr="000C7330" w:rsidDel="008076F4">
            <w:rPr>
              <w:rFonts w:eastAsiaTheme="minorHAnsi" w:cs="굴림" w:hint="eastAsia"/>
              <w:color w:val="000000" w:themeColor="text1"/>
              <w:kern w:val="0"/>
              <w:szCs w:val="24"/>
              <w:rPrChange w:id="5349"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350" w:author="FURSYS" w:date="2025-12-04T15:42:00Z">
                <w:rPr>
                  <w:rFonts w:ascii="바탕" w:eastAsia="바탕" w:hAnsi="바탕" w:cs="굴림"/>
                  <w:kern w:val="0"/>
                  <w:sz w:val="24"/>
                  <w:szCs w:val="24"/>
                </w:rPr>
              </w:rPrChange>
            </w:rPr>
            <w:delText xml:space="preserve"> 본 계약과 관련하여 취득한 “</w:delText>
          </w:r>
          <w:r w:rsidRPr="000C7330" w:rsidDel="008076F4">
            <w:rPr>
              <w:rFonts w:eastAsiaTheme="minorHAnsi" w:cs="굴림" w:hint="eastAsia"/>
              <w:color w:val="000000" w:themeColor="text1"/>
              <w:kern w:val="0"/>
              <w:szCs w:val="24"/>
              <w:rPrChange w:id="5351"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5352" w:author="FURSYS" w:date="2025-12-04T15:42:00Z">
                <w:rPr>
                  <w:rFonts w:ascii="바탕" w:eastAsia="바탕" w:hAnsi="바탕" w:cs="굴림"/>
                  <w:kern w:val="0"/>
                  <w:sz w:val="24"/>
                  <w:szCs w:val="24"/>
                </w:rPr>
              </w:rPrChange>
            </w:rPr>
            <w:delText xml:space="preserve"> 비밀사항 및 “</w:delText>
          </w:r>
          <w:r w:rsidRPr="000C7330" w:rsidDel="008076F4">
            <w:rPr>
              <w:rFonts w:eastAsiaTheme="minorHAnsi" w:cs="굴림" w:hint="eastAsia"/>
              <w:color w:val="000000" w:themeColor="text1"/>
              <w:kern w:val="0"/>
              <w:szCs w:val="24"/>
              <w:rPrChange w:id="5353" w:author="FURSYS" w:date="2025-12-04T15:42:00Z">
                <w:rPr>
                  <w:rFonts w:ascii="바탕" w:eastAsia="바탕" w:hAnsi="바탕" w:cs="굴림" w:hint="eastAsia"/>
                  <w:kern w:val="0"/>
                  <w:sz w:val="24"/>
                  <w:szCs w:val="24"/>
                </w:rPr>
              </w:rPrChange>
            </w:rPr>
            <w:delText>갑”으로부터</w:delText>
          </w:r>
          <w:r w:rsidRPr="000C7330" w:rsidDel="008076F4">
            <w:rPr>
              <w:rFonts w:eastAsiaTheme="minorHAnsi" w:cs="굴림"/>
              <w:color w:val="000000" w:themeColor="text1"/>
              <w:kern w:val="0"/>
              <w:szCs w:val="24"/>
              <w:rPrChange w:id="535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355" w:author="FURSYS" w:date="2025-12-04T15:42:00Z">
                <w:rPr>
                  <w:rFonts w:ascii="바탕" w:eastAsia="바탕" w:hAnsi="바탕" w:cs="굴림" w:hint="eastAsia"/>
                  <w:kern w:val="0"/>
                  <w:sz w:val="24"/>
                  <w:szCs w:val="24"/>
                </w:rPr>
              </w:rPrChange>
            </w:rPr>
            <w:delText>제공</w:delText>
          </w:r>
          <w:r w:rsidRPr="000C7330" w:rsidDel="008076F4">
            <w:rPr>
              <w:rFonts w:eastAsiaTheme="minorHAnsi" w:cs="굴림"/>
              <w:color w:val="000000" w:themeColor="text1"/>
              <w:kern w:val="0"/>
              <w:szCs w:val="24"/>
              <w:rPrChange w:id="535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357" w:author="FURSYS" w:date="2025-12-04T15:42:00Z">
                <w:rPr>
                  <w:rFonts w:ascii="바탕" w:eastAsia="바탕" w:hAnsi="바탕" w:cs="굴림" w:hint="eastAsia"/>
                  <w:kern w:val="0"/>
                  <w:sz w:val="24"/>
                  <w:szCs w:val="24"/>
                </w:rPr>
              </w:rPrChange>
            </w:rPr>
            <w:delText>받은</w:delText>
          </w:r>
          <w:r w:rsidRPr="000C7330" w:rsidDel="008076F4">
            <w:rPr>
              <w:rFonts w:eastAsiaTheme="minorHAnsi" w:cs="굴림"/>
              <w:color w:val="000000" w:themeColor="text1"/>
              <w:kern w:val="0"/>
              <w:szCs w:val="24"/>
              <w:rPrChange w:id="5358" w:author="FURSYS" w:date="2025-12-04T15:42:00Z">
                <w:rPr>
                  <w:rFonts w:ascii="바탕" w:eastAsia="바탕" w:hAnsi="바탕" w:cs="굴림"/>
                  <w:kern w:val="0"/>
                  <w:sz w:val="24"/>
                  <w:szCs w:val="24"/>
                </w:rPr>
              </w:rPrChange>
            </w:rPr>
            <w:delText xml:space="preserve"> 자료를 제3자에게 누설하지 아니 하며, 이를 위반함으로 인하여 발생한 모든 법적 책임을 부담한다.</w:delText>
          </w:r>
          <w:r w:rsidRPr="000C7330" w:rsidDel="008076F4">
            <w:rPr>
              <w:rFonts w:eastAsiaTheme="minorHAnsi" w:cs="굴림"/>
              <w:color w:val="000000" w:themeColor="text1"/>
              <w:kern w:val="0"/>
              <w:szCs w:val="24"/>
              <w:rPrChange w:id="5359"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360"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361" w:author="FURSYS" w:date="2025-12-04T15:42:00Z">
                <w:rPr>
                  <w:rFonts w:ascii="바탕" w:eastAsia="바탕" w:hAnsi="바탕" w:cs="굴림"/>
                  <w:kern w:val="0"/>
                  <w:sz w:val="24"/>
                  <w:szCs w:val="24"/>
                </w:rPr>
              </w:rPrChange>
            </w:rPr>
            <w:delText xml:space="preserve"> 3. </w:delText>
          </w:r>
          <w:r w:rsidRPr="000C7330" w:rsidDel="008076F4">
            <w:rPr>
              <w:rFonts w:eastAsiaTheme="minorHAnsi" w:cs="굴림" w:hint="eastAsia"/>
              <w:color w:val="000000" w:themeColor="text1"/>
              <w:kern w:val="0"/>
              <w:szCs w:val="24"/>
              <w:rPrChange w:id="5362"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36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364" w:author="FURSYS" w:date="2025-12-04T15:42:00Z">
                <w:rPr>
                  <w:rFonts w:ascii="바탕" w:eastAsia="바탕" w:hAnsi="바탕" w:cs="굴림" w:hint="eastAsia"/>
                  <w:kern w:val="0"/>
                  <w:sz w:val="24"/>
                  <w:szCs w:val="24"/>
                </w:rPr>
              </w:rPrChange>
            </w:rPr>
            <w:delText>용역업무”의</w:delText>
          </w:r>
          <w:r w:rsidRPr="000C7330" w:rsidDel="008076F4">
            <w:rPr>
              <w:rFonts w:eastAsiaTheme="minorHAnsi" w:cs="굴림"/>
              <w:color w:val="000000" w:themeColor="text1"/>
              <w:kern w:val="0"/>
              <w:szCs w:val="24"/>
              <w:rPrChange w:id="5365" w:author="FURSYS" w:date="2025-12-04T15:42:00Z">
                <w:rPr>
                  <w:rFonts w:ascii="바탕" w:eastAsia="바탕" w:hAnsi="바탕" w:cs="굴림"/>
                  <w:kern w:val="0"/>
                  <w:sz w:val="24"/>
                  <w:szCs w:val="24"/>
                </w:rPr>
              </w:rPrChange>
            </w:rPr>
            <w:delText xml:space="preserve"> 수행결과에 하자가 없음을 보증하며, “</w:delText>
          </w:r>
          <w:r w:rsidRPr="000C7330" w:rsidDel="008076F4">
            <w:rPr>
              <w:rFonts w:eastAsiaTheme="minorHAnsi" w:cs="굴림" w:hint="eastAsia"/>
              <w:color w:val="000000" w:themeColor="text1"/>
              <w:kern w:val="0"/>
              <w:szCs w:val="24"/>
              <w:rPrChange w:id="5366"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5367" w:author="FURSYS" w:date="2025-12-04T15:42:00Z">
                <w:rPr>
                  <w:rFonts w:ascii="바탕" w:eastAsia="바탕" w:hAnsi="바탕" w:cs="굴림"/>
                  <w:kern w:val="0"/>
                  <w:sz w:val="24"/>
                  <w:szCs w:val="24"/>
                </w:rPr>
              </w:rPrChange>
            </w:rPr>
            <w:delText xml:space="preserve"> 용역업무 수행 상 고의 또는 과실로 인한 “</w:delText>
          </w:r>
          <w:r w:rsidRPr="000C7330" w:rsidDel="008076F4">
            <w:rPr>
              <w:rFonts w:eastAsiaTheme="minorHAnsi" w:cs="굴림" w:hint="eastAsia"/>
              <w:color w:val="000000" w:themeColor="text1"/>
              <w:kern w:val="0"/>
              <w:szCs w:val="24"/>
              <w:rPrChange w:id="5368"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5369" w:author="FURSYS" w:date="2025-12-04T15:42:00Z">
                <w:rPr>
                  <w:rFonts w:ascii="바탕" w:eastAsia="바탕" w:hAnsi="바탕" w:cs="굴림"/>
                  <w:kern w:val="0"/>
                  <w:sz w:val="24"/>
                  <w:szCs w:val="24"/>
                </w:rPr>
              </w:rPrChange>
            </w:rPr>
            <w:delText xml:space="preserve"> 손해가 있는 경우 “</w:delText>
          </w:r>
          <w:r w:rsidRPr="000C7330" w:rsidDel="008076F4">
            <w:rPr>
              <w:rFonts w:eastAsiaTheme="minorHAnsi" w:cs="굴림" w:hint="eastAsia"/>
              <w:color w:val="000000" w:themeColor="text1"/>
              <w:kern w:val="0"/>
              <w:szCs w:val="24"/>
              <w:rPrChange w:id="5370"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371" w:author="FURSYS" w:date="2025-12-04T15:42:00Z">
                <w:rPr>
                  <w:rFonts w:ascii="바탕" w:eastAsia="바탕" w:hAnsi="바탕" w:cs="굴림"/>
                  <w:kern w:val="0"/>
                  <w:sz w:val="24"/>
                  <w:szCs w:val="24"/>
                </w:rPr>
              </w:rPrChange>
            </w:rPr>
            <w:delText xml:space="preserve"> 그 손해를 배상하여야 한다.</w:delText>
          </w:r>
        </w:del>
      </w:ins>
    </w:p>
    <w:p w14:paraId="7791D9FC" w14:textId="5A9EEF82" w:rsidR="002E2521" w:rsidRPr="000C7330" w:rsidDel="008076F4" w:rsidRDefault="002E2521">
      <w:pPr>
        <w:rPr>
          <w:ins w:id="5372" w:author="이승준 (Seungjun Lee)" w:date="2025-07-29T11:35:00Z"/>
          <w:del w:id="5373" w:author="FURSYS" w:date="2025-08-06T14:26:00Z"/>
          <w:rFonts w:eastAsiaTheme="minorHAnsi" w:cs="굴림"/>
          <w:color w:val="000000" w:themeColor="text1"/>
          <w:kern w:val="0"/>
          <w:szCs w:val="24"/>
          <w:rPrChange w:id="5374" w:author="FURSYS" w:date="2025-12-04T15:42:00Z">
            <w:rPr>
              <w:ins w:id="5375" w:author="이승준 (Seungjun Lee)" w:date="2025-07-29T11:35:00Z"/>
              <w:del w:id="5376" w:author="FURSYS" w:date="2025-08-06T14:26:00Z"/>
              <w:rFonts w:ascii="굴림" w:eastAsia="굴림" w:hAnsi="굴림" w:cs="굴림"/>
              <w:kern w:val="0"/>
              <w:sz w:val="24"/>
              <w:szCs w:val="24"/>
            </w:rPr>
          </w:rPrChange>
        </w:rPr>
        <w:pPrChange w:id="5377" w:author="FURSYS" w:date="2025-08-06T14:26:00Z">
          <w:pPr>
            <w:widowControl/>
            <w:wordWrap/>
            <w:autoSpaceDE/>
            <w:autoSpaceDN/>
            <w:spacing w:after="240"/>
            <w:jc w:val="left"/>
          </w:pPr>
        </w:pPrChange>
      </w:pPr>
      <w:ins w:id="5378" w:author="이승준 (Seungjun Lee)" w:date="2025-07-29T11:35:00Z">
        <w:del w:id="5379" w:author="FURSYS" w:date="2025-08-06T14:26:00Z">
          <w:r w:rsidRPr="000C7330" w:rsidDel="008076F4">
            <w:rPr>
              <w:rFonts w:eastAsiaTheme="minorHAnsi" w:cs="굴림"/>
              <w:color w:val="000000" w:themeColor="text1"/>
              <w:kern w:val="0"/>
              <w:szCs w:val="24"/>
              <w:rPrChange w:id="5380" w:author="FURSYS" w:date="2025-12-04T15:42:00Z">
                <w:rPr>
                  <w:rFonts w:ascii="굴림" w:eastAsia="굴림" w:hAnsi="굴림" w:cs="굴림"/>
                  <w:kern w:val="0"/>
                  <w:sz w:val="24"/>
                  <w:szCs w:val="24"/>
                </w:rPr>
              </w:rPrChange>
            </w:rPr>
            <w:delText> </w:delText>
          </w:r>
        </w:del>
      </w:ins>
    </w:p>
    <w:p w14:paraId="31648EDC" w14:textId="073424F3" w:rsidR="002E2521" w:rsidRPr="000C7330" w:rsidDel="008076F4" w:rsidRDefault="002E2521">
      <w:pPr>
        <w:rPr>
          <w:ins w:id="5381" w:author="이승준 (Seungjun Lee)" w:date="2025-07-29T11:35:00Z"/>
          <w:del w:id="5382" w:author="FURSYS" w:date="2025-08-06T14:26:00Z"/>
          <w:rFonts w:eastAsiaTheme="minorHAnsi" w:cs="굴림"/>
          <w:color w:val="000000" w:themeColor="text1"/>
          <w:kern w:val="0"/>
          <w:szCs w:val="24"/>
          <w:rPrChange w:id="5383" w:author="FURSYS" w:date="2025-12-04T15:42:00Z">
            <w:rPr>
              <w:ins w:id="5384" w:author="이승준 (Seungjun Lee)" w:date="2025-07-29T11:35:00Z"/>
              <w:del w:id="5385" w:author="FURSYS" w:date="2025-08-06T14:26:00Z"/>
              <w:rFonts w:ascii="굴림" w:eastAsia="굴림" w:hAnsi="굴림" w:cs="굴림"/>
              <w:kern w:val="0"/>
              <w:sz w:val="24"/>
              <w:szCs w:val="24"/>
            </w:rPr>
          </w:rPrChange>
        </w:rPr>
        <w:pPrChange w:id="5386" w:author="FURSYS" w:date="2025-08-06T14:26:00Z">
          <w:pPr>
            <w:widowControl/>
            <w:wordWrap/>
            <w:autoSpaceDE/>
            <w:autoSpaceDN/>
            <w:spacing w:after="240"/>
            <w:jc w:val="left"/>
          </w:pPr>
        </w:pPrChange>
      </w:pPr>
      <w:ins w:id="5387" w:author="이승준 (Seungjun Lee)" w:date="2025-07-29T11:35:00Z">
        <w:del w:id="5388" w:author="FURSYS" w:date="2025-08-06T14:26:00Z">
          <w:r w:rsidRPr="000C7330" w:rsidDel="008076F4">
            <w:rPr>
              <w:rFonts w:eastAsiaTheme="minorHAnsi" w:cs="굴림" w:hint="eastAsia"/>
              <w:b/>
              <w:bCs/>
              <w:color w:val="000000" w:themeColor="text1"/>
              <w:kern w:val="0"/>
              <w:szCs w:val="24"/>
              <w:rPrChange w:id="5389"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5390" w:author="FURSYS" w:date="2025-12-04T15:42:00Z">
                <w:rPr>
                  <w:rFonts w:ascii="바탕" w:eastAsia="바탕" w:hAnsi="바탕" w:cs="굴림"/>
                  <w:b/>
                  <w:bCs/>
                  <w:kern w:val="0"/>
                  <w:sz w:val="24"/>
                  <w:szCs w:val="24"/>
                </w:rPr>
              </w:rPrChange>
            </w:rPr>
            <w:delText xml:space="preserve">8조의1 (개인정보의 </w:delText>
          </w:r>
          <w:r w:rsidRPr="000C7330" w:rsidDel="008076F4">
            <w:rPr>
              <w:rFonts w:eastAsiaTheme="minorHAnsi" w:cs="굴림" w:hint="eastAsia"/>
              <w:b/>
              <w:bCs/>
              <w:color w:val="000000" w:themeColor="text1"/>
              <w:kern w:val="0"/>
              <w:szCs w:val="24"/>
              <w:rPrChange w:id="5391" w:author="FURSYS" w:date="2025-12-04T15:42:00Z">
                <w:rPr>
                  <w:rFonts w:ascii="바탕" w:eastAsia="바탕" w:hAnsi="바탕" w:cs="굴림" w:hint="eastAsia"/>
                  <w:b/>
                  <w:bCs/>
                  <w:kern w:val="0"/>
                  <w:sz w:val="24"/>
                  <w:szCs w:val="24"/>
                </w:rPr>
              </w:rPrChange>
            </w:rPr>
            <w:delText>제공</w:delText>
          </w:r>
          <w:r w:rsidRPr="000C7330" w:rsidDel="008076F4">
            <w:rPr>
              <w:rFonts w:eastAsiaTheme="minorHAnsi" w:cs="굴림"/>
              <w:b/>
              <w:bCs/>
              <w:color w:val="000000" w:themeColor="text1"/>
              <w:kern w:val="0"/>
              <w:szCs w:val="24"/>
              <w:rPrChange w:id="5392" w:author="FURSYS" w:date="2025-12-04T15:42:00Z">
                <w:rPr>
                  <w:rFonts w:ascii="바탕" w:eastAsia="바탕" w:hAnsi="바탕" w:cs="굴림"/>
                  <w:b/>
                  <w:bCs/>
                  <w:kern w:val="0"/>
                  <w:sz w:val="24"/>
                  <w:szCs w:val="24"/>
                </w:rPr>
              </w:rPrChange>
            </w:rPr>
            <w:delText>)</w:delText>
          </w:r>
          <w:r w:rsidRPr="000C7330" w:rsidDel="008076F4">
            <w:rPr>
              <w:rFonts w:eastAsiaTheme="minorHAnsi" w:cs="굴림"/>
              <w:color w:val="000000" w:themeColor="text1"/>
              <w:kern w:val="0"/>
              <w:szCs w:val="24"/>
              <w:rPrChange w:id="5393" w:author="FURSYS" w:date="2025-12-04T15:42:00Z">
                <w:rPr>
                  <w:rFonts w:ascii="바탕" w:eastAsia="바탕" w:hAnsi="바탕" w:cs="굴림"/>
                  <w:kern w:val="0"/>
                  <w:sz w:val="24"/>
                  <w:szCs w:val="24"/>
                </w:rPr>
              </w:rPrChange>
            </w:rPr>
            <w:br/>
            <w:delText xml:space="preserve">1. </w:delText>
          </w:r>
          <w:r w:rsidRPr="000C7330" w:rsidDel="008076F4">
            <w:rPr>
              <w:rFonts w:eastAsiaTheme="minorHAnsi" w:cs="굴림" w:hint="eastAsia"/>
              <w:color w:val="000000" w:themeColor="text1"/>
              <w:kern w:val="0"/>
              <w:szCs w:val="24"/>
              <w:rPrChange w:id="5394"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39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396" w:author="FURSYS" w:date="2025-12-04T15:42:00Z">
                <w:rPr>
                  <w:rFonts w:ascii="바탕" w:eastAsia="바탕" w:hAnsi="바탕" w:cs="굴림" w:hint="eastAsia"/>
                  <w:kern w:val="0"/>
                  <w:sz w:val="24"/>
                  <w:szCs w:val="24"/>
                </w:rPr>
              </w:rPrChange>
            </w:rPr>
            <w:delText>용역업무”의</w:delText>
          </w:r>
          <w:r w:rsidRPr="000C7330" w:rsidDel="008076F4">
            <w:rPr>
              <w:rFonts w:eastAsiaTheme="minorHAnsi" w:cs="굴림"/>
              <w:color w:val="000000" w:themeColor="text1"/>
              <w:kern w:val="0"/>
              <w:szCs w:val="24"/>
              <w:rPrChange w:id="5397" w:author="FURSYS" w:date="2025-12-04T15:42:00Z">
                <w:rPr>
                  <w:rFonts w:ascii="바탕" w:eastAsia="바탕" w:hAnsi="바탕" w:cs="굴림"/>
                  <w:kern w:val="0"/>
                  <w:sz w:val="24"/>
                  <w:szCs w:val="24"/>
                </w:rPr>
              </w:rPrChange>
            </w:rPr>
            <w:delText xml:space="preserve"> 원활한 수행을 위하여 “</w:delText>
          </w:r>
          <w:r w:rsidRPr="000C7330" w:rsidDel="008076F4">
            <w:rPr>
              <w:rFonts w:eastAsiaTheme="minorHAnsi" w:cs="굴림" w:hint="eastAsia"/>
              <w:color w:val="000000" w:themeColor="text1"/>
              <w:kern w:val="0"/>
              <w:szCs w:val="24"/>
              <w:rPrChange w:id="5398"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539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00" w:author="FURSYS" w:date="2025-12-04T15:42:00Z">
                <w:rPr>
                  <w:rFonts w:ascii="바탕" w:eastAsia="바탕" w:hAnsi="바탕" w:cs="굴림" w:hint="eastAsia"/>
                  <w:kern w:val="0"/>
                  <w:sz w:val="24"/>
                  <w:szCs w:val="24"/>
                </w:rPr>
              </w:rPrChange>
            </w:rPr>
            <w:delText>용역인원”에</w:delText>
          </w:r>
          <w:r w:rsidRPr="000C7330" w:rsidDel="008076F4">
            <w:rPr>
              <w:rFonts w:eastAsiaTheme="minorHAnsi" w:cs="굴림"/>
              <w:color w:val="000000" w:themeColor="text1"/>
              <w:kern w:val="0"/>
              <w:szCs w:val="24"/>
              <w:rPrChange w:id="5401" w:author="FURSYS" w:date="2025-12-04T15:42:00Z">
                <w:rPr>
                  <w:rFonts w:ascii="바탕" w:eastAsia="바탕" w:hAnsi="바탕" w:cs="굴림"/>
                  <w:kern w:val="0"/>
                  <w:sz w:val="24"/>
                  <w:szCs w:val="24"/>
                </w:rPr>
              </w:rPrChange>
            </w:rPr>
            <w:delText xml:space="preserve"> 대한 아래 각호의 개인정보를 “</w:delText>
          </w:r>
          <w:r w:rsidRPr="000C7330" w:rsidDel="008076F4">
            <w:rPr>
              <w:rFonts w:eastAsiaTheme="minorHAnsi" w:cs="굴림" w:hint="eastAsia"/>
              <w:color w:val="000000" w:themeColor="text1"/>
              <w:kern w:val="0"/>
              <w:szCs w:val="24"/>
              <w:rPrChange w:id="5402" w:author="FURSYS" w:date="2025-12-04T15:42:00Z">
                <w:rPr>
                  <w:rFonts w:ascii="바탕" w:eastAsia="바탕" w:hAnsi="바탕" w:cs="굴림" w:hint="eastAsia"/>
                  <w:kern w:val="0"/>
                  <w:sz w:val="24"/>
                  <w:szCs w:val="24"/>
                </w:rPr>
              </w:rPrChange>
            </w:rPr>
            <w:delText>갑”에게</w:delText>
          </w:r>
          <w:r w:rsidRPr="000C7330" w:rsidDel="008076F4">
            <w:rPr>
              <w:rFonts w:eastAsiaTheme="minorHAnsi" w:cs="굴림"/>
              <w:color w:val="000000" w:themeColor="text1"/>
              <w:kern w:val="0"/>
              <w:szCs w:val="24"/>
              <w:rPrChange w:id="5403" w:author="FURSYS" w:date="2025-12-04T15:42:00Z">
                <w:rPr>
                  <w:rFonts w:ascii="바탕" w:eastAsia="바탕" w:hAnsi="바탕" w:cs="굴림"/>
                  <w:kern w:val="0"/>
                  <w:sz w:val="24"/>
                  <w:szCs w:val="24"/>
                </w:rPr>
              </w:rPrChange>
            </w:rPr>
            <w:delText xml:space="preserve"> 제공하여야 한다.</w:delText>
          </w:r>
          <w:r w:rsidRPr="000C7330" w:rsidDel="008076F4">
            <w:rPr>
              <w:rFonts w:eastAsiaTheme="minorHAnsi" w:cs="굴림"/>
              <w:color w:val="000000" w:themeColor="text1"/>
              <w:kern w:val="0"/>
              <w:szCs w:val="24"/>
              <w:rPrChange w:id="5404" w:author="FURSYS" w:date="2025-12-04T15:42:00Z">
                <w:rPr>
                  <w:rFonts w:ascii="바탕" w:eastAsia="바탕" w:hAnsi="바탕" w:cs="굴림"/>
                  <w:kern w:val="0"/>
                  <w:sz w:val="24"/>
                  <w:szCs w:val="24"/>
                </w:rPr>
              </w:rPrChange>
            </w:rPr>
            <w:br/>
          </w:r>
          <w:r w:rsidRPr="000C7330" w:rsidDel="008076F4">
            <w:rPr>
              <w:rFonts w:eastAsiaTheme="minorHAnsi" w:cs="굴림" w:hint="eastAsia"/>
              <w:color w:val="000000" w:themeColor="text1"/>
              <w:kern w:val="0"/>
              <w:szCs w:val="24"/>
              <w:rPrChange w:id="5405" w:author="FURSYS" w:date="2025-12-04T15:42:00Z">
                <w:rPr>
                  <w:rFonts w:ascii="바탕" w:eastAsia="바탕" w:hAnsi="바탕" w:cs="굴림" w:hint="eastAsia"/>
                  <w:kern w:val="0"/>
                  <w:sz w:val="24"/>
                  <w:szCs w:val="24"/>
                </w:rPr>
              </w:rPrChange>
            </w:rPr>
            <w:lastRenderedPageBreak/>
            <w:delText>가</w:delText>
          </w:r>
          <w:r w:rsidRPr="000C7330" w:rsidDel="008076F4">
            <w:rPr>
              <w:rFonts w:eastAsiaTheme="minorHAnsi" w:cs="굴림"/>
              <w:color w:val="000000" w:themeColor="text1"/>
              <w:kern w:val="0"/>
              <w:szCs w:val="24"/>
              <w:rPrChange w:id="540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07" w:author="FURSYS" w:date="2025-12-04T15:42:00Z">
                <w:rPr>
                  <w:rFonts w:ascii="바탕" w:eastAsia="바탕" w:hAnsi="바탕" w:cs="굴림" w:hint="eastAsia"/>
                  <w:kern w:val="0"/>
                  <w:sz w:val="24"/>
                  <w:szCs w:val="24"/>
                </w:rPr>
              </w:rPrChange>
            </w:rPr>
            <w:delText>성명</w:delText>
          </w:r>
          <w:r w:rsidRPr="000C7330" w:rsidDel="008076F4">
            <w:rPr>
              <w:rFonts w:eastAsiaTheme="minorHAnsi" w:cs="굴림"/>
              <w:color w:val="000000" w:themeColor="text1"/>
              <w:kern w:val="0"/>
              <w:szCs w:val="24"/>
              <w:rPrChange w:id="5408" w:author="FURSYS" w:date="2025-12-04T15:42:00Z">
                <w:rPr>
                  <w:rFonts w:ascii="바탕" w:eastAsia="바탕" w:hAnsi="바탕" w:cs="굴림"/>
                  <w:kern w:val="0"/>
                  <w:sz w:val="24"/>
                  <w:szCs w:val="24"/>
                </w:rPr>
              </w:rPrChange>
            </w:rPr>
            <w:br/>
          </w:r>
          <w:r w:rsidRPr="000C7330" w:rsidDel="008076F4">
            <w:rPr>
              <w:rFonts w:eastAsiaTheme="minorHAnsi" w:cs="굴림" w:hint="eastAsia"/>
              <w:color w:val="000000" w:themeColor="text1"/>
              <w:kern w:val="0"/>
              <w:szCs w:val="24"/>
              <w:rPrChange w:id="5409"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41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11" w:author="FURSYS" w:date="2025-12-04T15:42:00Z">
                <w:rPr>
                  <w:rFonts w:ascii="바탕" w:eastAsia="바탕" w:hAnsi="바탕" w:cs="굴림" w:hint="eastAsia"/>
                  <w:kern w:val="0"/>
                  <w:sz w:val="24"/>
                  <w:szCs w:val="24"/>
                </w:rPr>
              </w:rPrChange>
            </w:rPr>
            <w:delText>나</w:delText>
          </w:r>
          <w:r w:rsidRPr="000C7330" w:rsidDel="008076F4">
            <w:rPr>
              <w:rFonts w:eastAsiaTheme="minorHAnsi" w:cs="굴림"/>
              <w:color w:val="000000" w:themeColor="text1"/>
              <w:kern w:val="0"/>
              <w:szCs w:val="24"/>
              <w:rPrChange w:id="541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13" w:author="FURSYS" w:date="2025-12-04T15:42:00Z">
                <w:rPr>
                  <w:rFonts w:ascii="바탕" w:eastAsia="바탕" w:hAnsi="바탕" w:cs="굴림" w:hint="eastAsia"/>
                  <w:kern w:val="0"/>
                  <w:sz w:val="24"/>
                  <w:szCs w:val="24"/>
                </w:rPr>
              </w:rPrChange>
            </w:rPr>
            <w:delText>생년월일</w:delText>
          </w:r>
          <w:r w:rsidRPr="000C7330" w:rsidDel="008076F4">
            <w:rPr>
              <w:rFonts w:eastAsiaTheme="minorHAnsi" w:cs="굴림"/>
              <w:color w:val="000000" w:themeColor="text1"/>
              <w:kern w:val="0"/>
              <w:szCs w:val="24"/>
              <w:rPrChange w:id="5414" w:author="FURSYS" w:date="2025-12-04T15:42:00Z">
                <w:rPr>
                  <w:rFonts w:ascii="바탕" w:eastAsia="바탕" w:hAnsi="바탕" w:cs="굴림"/>
                  <w:kern w:val="0"/>
                  <w:sz w:val="24"/>
                  <w:szCs w:val="24"/>
                </w:rPr>
              </w:rPrChange>
            </w:rPr>
            <w:br/>
          </w:r>
          <w:r w:rsidRPr="000C7330" w:rsidDel="008076F4">
            <w:rPr>
              <w:rFonts w:eastAsiaTheme="minorHAnsi" w:cs="굴림" w:hint="eastAsia"/>
              <w:color w:val="000000" w:themeColor="text1"/>
              <w:kern w:val="0"/>
              <w:szCs w:val="24"/>
              <w:rPrChange w:id="5415"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41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17" w:author="FURSYS" w:date="2025-12-04T15:42:00Z">
                <w:rPr>
                  <w:rFonts w:ascii="바탕" w:eastAsia="바탕" w:hAnsi="바탕" w:cs="굴림" w:hint="eastAsia"/>
                  <w:kern w:val="0"/>
                  <w:sz w:val="24"/>
                  <w:szCs w:val="24"/>
                </w:rPr>
              </w:rPrChange>
            </w:rPr>
            <w:delText>다</w:delText>
          </w:r>
          <w:r w:rsidRPr="000C7330" w:rsidDel="008076F4">
            <w:rPr>
              <w:rFonts w:eastAsiaTheme="minorHAnsi" w:cs="굴림"/>
              <w:color w:val="000000" w:themeColor="text1"/>
              <w:kern w:val="0"/>
              <w:szCs w:val="24"/>
              <w:rPrChange w:id="541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19" w:author="FURSYS" w:date="2025-12-04T15:42:00Z">
                <w:rPr>
                  <w:rFonts w:ascii="바탕" w:eastAsia="바탕" w:hAnsi="바탕" w:cs="굴림" w:hint="eastAsia"/>
                  <w:kern w:val="0"/>
                  <w:sz w:val="24"/>
                  <w:szCs w:val="24"/>
                </w:rPr>
              </w:rPrChange>
            </w:rPr>
            <w:delText>성별</w:delText>
          </w:r>
          <w:r w:rsidRPr="000C7330" w:rsidDel="008076F4">
            <w:rPr>
              <w:rFonts w:eastAsiaTheme="minorHAnsi" w:cs="굴림"/>
              <w:color w:val="000000" w:themeColor="text1"/>
              <w:kern w:val="0"/>
              <w:szCs w:val="24"/>
              <w:rPrChange w:id="5420" w:author="FURSYS" w:date="2025-12-04T15:42:00Z">
                <w:rPr>
                  <w:rFonts w:ascii="바탕" w:eastAsia="바탕" w:hAnsi="바탕" w:cs="굴림"/>
                  <w:kern w:val="0"/>
                  <w:sz w:val="24"/>
                  <w:szCs w:val="24"/>
                </w:rPr>
              </w:rPrChange>
            </w:rPr>
            <w:br/>
          </w:r>
          <w:r w:rsidRPr="000C7330" w:rsidDel="008076F4">
            <w:rPr>
              <w:rFonts w:eastAsiaTheme="minorHAnsi" w:cs="굴림" w:hint="eastAsia"/>
              <w:color w:val="000000" w:themeColor="text1"/>
              <w:kern w:val="0"/>
              <w:szCs w:val="24"/>
              <w:rPrChange w:id="5421"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42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23" w:author="FURSYS" w:date="2025-12-04T15:42:00Z">
                <w:rPr>
                  <w:rFonts w:ascii="바탕" w:eastAsia="바탕" w:hAnsi="바탕" w:cs="굴림" w:hint="eastAsia"/>
                  <w:kern w:val="0"/>
                  <w:sz w:val="24"/>
                  <w:szCs w:val="24"/>
                </w:rPr>
              </w:rPrChange>
            </w:rPr>
            <w:delText>라</w:delText>
          </w:r>
          <w:r w:rsidRPr="000C7330" w:rsidDel="008076F4">
            <w:rPr>
              <w:rFonts w:eastAsiaTheme="minorHAnsi" w:cs="굴림"/>
              <w:color w:val="000000" w:themeColor="text1"/>
              <w:kern w:val="0"/>
              <w:szCs w:val="24"/>
              <w:rPrChange w:id="542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25" w:author="FURSYS" w:date="2025-12-04T15:42:00Z">
                <w:rPr>
                  <w:rFonts w:ascii="바탕" w:eastAsia="바탕" w:hAnsi="바탕" w:cs="굴림" w:hint="eastAsia"/>
                  <w:kern w:val="0"/>
                  <w:sz w:val="24"/>
                  <w:szCs w:val="24"/>
                </w:rPr>
              </w:rPrChange>
            </w:rPr>
            <w:delText>주소</w:delText>
          </w:r>
          <w:r w:rsidRPr="000C7330" w:rsidDel="008076F4">
            <w:rPr>
              <w:rFonts w:eastAsiaTheme="minorHAnsi" w:cs="굴림"/>
              <w:color w:val="000000" w:themeColor="text1"/>
              <w:kern w:val="0"/>
              <w:szCs w:val="24"/>
              <w:rPrChange w:id="542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27" w:author="FURSYS" w:date="2025-12-04T15:42:00Z">
                <w:rPr>
                  <w:rFonts w:ascii="바탕" w:eastAsia="바탕" w:hAnsi="바탕" w:cs="굴림" w:hint="eastAsia"/>
                  <w:kern w:val="0"/>
                  <w:sz w:val="24"/>
                  <w:szCs w:val="24"/>
                </w:rPr>
              </w:rPrChange>
            </w:rPr>
            <w:delText>및</w:delText>
          </w:r>
          <w:r w:rsidRPr="000C7330" w:rsidDel="008076F4">
            <w:rPr>
              <w:rFonts w:eastAsiaTheme="minorHAnsi" w:cs="굴림"/>
              <w:color w:val="000000" w:themeColor="text1"/>
              <w:kern w:val="0"/>
              <w:szCs w:val="24"/>
              <w:rPrChange w:id="542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29" w:author="FURSYS" w:date="2025-12-04T15:42:00Z">
                <w:rPr>
                  <w:rFonts w:ascii="바탕" w:eastAsia="바탕" w:hAnsi="바탕" w:cs="굴림" w:hint="eastAsia"/>
                  <w:kern w:val="0"/>
                  <w:sz w:val="24"/>
                  <w:szCs w:val="24"/>
                </w:rPr>
              </w:rPrChange>
            </w:rPr>
            <w:delText>전화번호</w:delText>
          </w:r>
          <w:r w:rsidRPr="000C7330" w:rsidDel="008076F4">
            <w:rPr>
              <w:rFonts w:eastAsiaTheme="minorHAnsi" w:cs="굴림"/>
              <w:color w:val="000000" w:themeColor="text1"/>
              <w:kern w:val="0"/>
              <w:szCs w:val="24"/>
              <w:rPrChange w:id="5430" w:author="FURSYS" w:date="2025-12-04T15:42:00Z">
                <w:rPr>
                  <w:rFonts w:ascii="바탕" w:eastAsia="바탕" w:hAnsi="바탕" w:cs="굴림"/>
                  <w:kern w:val="0"/>
                  <w:sz w:val="24"/>
                  <w:szCs w:val="24"/>
                </w:rPr>
              </w:rPrChange>
            </w:rPr>
            <w:br/>
          </w:r>
          <w:r w:rsidRPr="000C7330" w:rsidDel="008076F4">
            <w:rPr>
              <w:rFonts w:eastAsiaTheme="minorHAnsi" w:cs="굴림" w:hint="eastAsia"/>
              <w:color w:val="000000" w:themeColor="text1"/>
              <w:kern w:val="0"/>
              <w:szCs w:val="24"/>
              <w:rPrChange w:id="5431"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43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33" w:author="FURSYS" w:date="2025-12-04T15:42:00Z">
                <w:rPr>
                  <w:rFonts w:ascii="바탕" w:eastAsia="바탕" w:hAnsi="바탕" w:cs="굴림" w:hint="eastAsia"/>
                  <w:kern w:val="0"/>
                  <w:sz w:val="24"/>
                  <w:szCs w:val="24"/>
                </w:rPr>
              </w:rPrChange>
            </w:rPr>
            <w:delText>마</w:delText>
          </w:r>
          <w:r w:rsidRPr="000C7330" w:rsidDel="008076F4">
            <w:rPr>
              <w:rFonts w:eastAsiaTheme="minorHAnsi" w:cs="굴림"/>
              <w:color w:val="000000" w:themeColor="text1"/>
              <w:kern w:val="0"/>
              <w:szCs w:val="24"/>
              <w:rPrChange w:id="543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35" w:author="FURSYS" w:date="2025-12-04T15:42:00Z">
                <w:rPr>
                  <w:rFonts w:ascii="바탕" w:eastAsia="바탕" w:hAnsi="바탕" w:cs="굴림" w:hint="eastAsia"/>
                  <w:kern w:val="0"/>
                  <w:sz w:val="24"/>
                  <w:szCs w:val="24"/>
                </w:rPr>
              </w:rPrChange>
            </w:rPr>
            <w:delText>업무관련</w:delText>
          </w:r>
          <w:r w:rsidRPr="000C7330" w:rsidDel="008076F4">
            <w:rPr>
              <w:rFonts w:eastAsiaTheme="minorHAnsi" w:cs="굴림"/>
              <w:color w:val="000000" w:themeColor="text1"/>
              <w:kern w:val="0"/>
              <w:szCs w:val="24"/>
              <w:rPrChange w:id="543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37" w:author="FURSYS" w:date="2025-12-04T15:42:00Z">
                <w:rPr>
                  <w:rFonts w:ascii="바탕" w:eastAsia="바탕" w:hAnsi="바탕" w:cs="굴림" w:hint="eastAsia"/>
                  <w:kern w:val="0"/>
                  <w:sz w:val="24"/>
                  <w:szCs w:val="24"/>
                </w:rPr>
              </w:rPrChange>
            </w:rPr>
            <w:delText>자격증</w:delText>
          </w:r>
          <w:r w:rsidRPr="000C7330" w:rsidDel="008076F4">
            <w:rPr>
              <w:rFonts w:eastAsiaTheme="minorHAnsi" w:cs="굴림"/>
              <w:color w:val="000000" w:themeColor="text1"/>
              <w:kern w:val="0"/>
              <w:szCs w:val="24"/>
              <w:rPrChange w:id="543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39" w:author="FURSYS" w:date="2025-12-04T15:42:00Z">
                <w:rPr>
                  <w:rFonts w:ascii="바탕" w:eastAsia="바탕" w:hAnsi="바탕" w:cs="굴림" w:hint="eastAsia"/>
                  <w:kern w:val="0"/>
                  <w:sz w:val="24"/>
                  <w:szCs w:val="24"/>
                </w:rPr>
              </w:rPrChange>
            </w:rPr>
            <w:delText>취득</w:delText>
          </w:r>
          <w:r w:rsidRPr="000C7330" w:rsidDel="008076F4">
            <w:rPr>
              <w:rFonts w:eastAsiaTheme="minorHAnsi" w:cs="굴림"/>
              <w:color w:val="000000" w:themeColor="text1"/>
              <w:kern w:val="0"/>
              <w:szCs w:val="24"/>
              <w:rPrChange w:id="544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41" w:author="FURSYS" w:date="2025-12-04T15:42:00Z">
                <w:rPr>
                  <w:rFonts w:ascii="바탕" w:eastAsia="바탕" w:hAnsi="바탕" w:cs="굴림" w:hint="eastAsia"/>
                  <w:kern w:val="0"/>
                  <w:sz w:val="24"/>
                  <w:szCs w:val="24"/>
                </w:rPr>
              </w:rPrChange>
            </w:rPr>
            <w:delText>사항</w:delText>
          </w:r>
          <w:r w:rsidRPr="000C7330" w:rsidDel="008076F4">
            <w:rPr>
              <w:rFonts w:eastAsiaTheme="minorHAnsi" w:cs="굴림"/>
              <w:color w:val="000000" w:themeColor="text1"/>
              <w:kern w:val="0"/>
              <w:szCs w:val="24"/>
              <w:rPrChange w:id="5442" w:author="FURSYS" w:date="2025-12-04T15:42:00Z">
                <w:rPr>
                  <w:rFonts w:ascii="바탕" w:eastAsia="바탕" w:hAnsi="바탕" w:cs="굴림"/>
                  <w:kern w:val="0"/>
                  <w:sz w:val="24"/>
                  <w:szCs w:val="24"/>
                </w:rPr>
              </w:rPrChange>
            </w:rPr>
            <w:br/>
          </w:r>
          <w:r w:rsidRPr="000C7330" w:rsidDel="008076F4">
            <w:rPr>
              <w:rFonts w:eastAsiaTheme="minorHAnsi" w:cs="굴림" w:hint="eastAsia"/>
              <w:color w:val="000000" w:themeColor="text1"/>
              <w:kern w:val="0"/>
              <w:szCs w:val="24"/>
              <w:rPrChange w:id="5443"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444" w:author="FURSYS" w:date="2025-12-04T15:42:00Z">
                <w:rPr>
                  <w:rFonts w:ascii="바탕" w:eastAsia="바탕" w:hAnsi="바탕" w:cs="굴림"/>
                  <w:kern w:val="0"/>
                  <w:sz w:val="24"/>
                  <w:szCs w:val="24"/>
                </w:rPr>
              </w:rPrChange>
            </w:rPr>
            <w:delText xml:space="preserve"> 2. </w:delText>
          </w:r>
          <w:r w:rsidRPr="000C7330" w:rsidDel="008076F4">
            <w:rPr>
              <w:rFonts w:eastAsiaTheme="minorHAnsi" w:cs="굴림" w:hint="eastAsia"/>
              <w:color w:val="000000" w:themeColor="text1"/>
              <w:kern w:val="0"/>
              <w:szCs w:val="24"/>
              <w:rPrChange w:id="5445"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446" w:author="FURSYS" w:date="2025-12-04T15:42:00Z">
                <w:rPr>
                  <w:rFonts w:ascii="바탕" w:eastAsia="바탕" w:hAnsi="바탕" w:cs="굴림"/>
                  <w:kern w:val="0"/>
                  <w:sz w:val="24"/>
                  <w:szCs w:val="24"/>
                </w:rPr>
              </w:rPrChange>
            </w:rPr>
            <w:delText xml:space="preserve"> 제1항의 개인정보를 제공함에 있어 “</w:delText>
          </w:r>
          <w:r w:rsidRPr="000C7330" w:rsidDel="008076F4">
            <w:rPr>
              <w:rFonts w:eastAsiaTheme="minorHAnsi" w:cs="굴림" w:hint="eastAsia"/>
              <w:color w:val="000000" w:themeColor="text1"/>
              <w:kern w:val="0"/>
              <w:szCs w:val="24"/>
              <w:rPrChange w:id="5447"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544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49" w:author="FURSYS" w:date="2025-12-04T15:42:00Z">
                <w:rPr>
                  <w:rFonts w:ascii="바탕" w:eastAsia="바탕" w:hAnsi="바탕" w:cs="굴림" w:hint="eastAsia"/>
                  <w:kern w:val="0"/>
                  <w:sz w:val="24"/>
                  <w:szCs w:val="24"/>
                </w:rPr>
              </w:rPrChange>
            </w:rPr>
            <w:delText>용역인원”으로부터</w:delText>
          </w:r>
          <w:r w:rsidRPr="000C7330" w:rsidDel="008076F4">
            <w:rPr>
              <w:rFonts w:eastAsiaTheme="minorHAnsi" w:cs="굴림"/>
              <w:color w:val="000000" w:themeColor="text1"/>
              <w:kern w:val="0"/>
              <w:szCs w:val="24"/>
              <w:rPrChange w:id="545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51" w:author="FURSYS" w:date="2025-12-04T15:42:00Z">
                <w:rPr>
                  <w:rFonts w:ascii="바탕" w:eastAsia="바탕" w:hAnsi="바탕" w:cs="굴림" w:hint="eastAsia"/>
                  <w:kern w:val="0"/>
                  <w:sz w:val="24"/>
                  <w:szCs w:val="24"/>
                </w:rPr>
              </w:rPrChange>
            </w:rPr>
            <w:delText>개인정보보호법소정의</w:delText>
          </w:r>
          <w:r w:rsidRPr="000C7330" w:rsidDel="008076F4">
            <w:rPr>
              <w:rFonts w:eastAsiaTheme="minorHAnsi" w:cs="굴림"/>
              <w:color w:val="000000" w:themeColor="text1"/>
              <w:kern w:val="0"/>
              <w:szCs w:val="24"/>
              <w:rPrChange w:id="5452" w:author="FURSYS" w:date="2025-12-04T15:42:00Z">
                <w:rPr>
                  <w:rFonts w:ascii="바탕" w:eastAsia="바탕" w:hAnsi="바탕" w:cs="굴림"/>
                  <w:kern w:val="0"/>
                  <w:sz w:val="24"/>
                  <w:szCs w:val="24"/>
                </w:rPr>
              </w:rPrChange>
            </w:rPr>
            <w:delText xml:space="preserve"> 서면동의를 받아야 </w:delText>
          </w:r>
          <w:r w:rsidRPr="000C7330" w:rsidDel="008076F4">
            <w:rPr>
              <w:rFonts w:eastAsiaTheme="minorHAnsi" w:cs="굴림" w:hint="eastAsia"/>
              <w:color w:val="000000" w:themeColor="text1"/>
              <w:kern w:val="0"/>
              <w:szCs w:val="24"/>
              <w:rPrChange w:id="5453" w:author="FURSYS" w:date="2025-12-04T15:42:00Z">
                <w:rPr>
                  <w:rFonts w:ascii="바탕" w:eastAsia="바탕" w:hAnsi="바탕" w:cs="굴림" w:hint="eastAsia"/>
                  <w:kern w:val="0"/>
                  <w:sz w:val="24"/>
                  <w:szCs w:val="24"/>
                </w:rPr>
              </w:rPrChange>
            </w:rPr>
            <w:delText>하며 </w:delText>
          </w:r>
          <w:r w:rsidRPr="000C7330" w:rsidDel="008076F4">
            <w:rPr>
              <w:rFonts w:eastAsiaTheme="minorHAnsi" w:cs="굴림"/>
              <w:color w:val="000000" w:themeColor="text1"/>
              <w:kern w:val="0"/>
              <w:szCs w:val="24"/>
              <w:rPrChange w:id="545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55"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545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57" w:author="FURSYS" w:date="2025-12-04T15:42:00Z">
                <w:rPr>
                  <w:rFonts w:ascii="바탕" w:eastAsia="바탕" w:hAnsi="바탕" w:cs="굴림" w:hint="eastAsia"/>
                  <w:kern w:val="0"/>
                  <w:sz w:val="24"/>
                  <w:szCs w:val="24"/>
                </w:rPr>
              </w:rPrChange>
            </w:rPr>
            <w:delText>을”에게</w:delText>
          </w:r>
          <w:r w:rsidRPr="000C7330" w:rsidDel="008076F4">
            <w:rPr>
              <w:rFonts w:eastAsiaTheme="minorHAnsi" w:cs="굴림"/>
              <w:color w:val="000000" w:themeColor="text1"/>
              <w:kern w:val="0"/>
              <w:szCs w:val="24"/>
              <w:rPrChange w:id="5458" w:author="FURSYS" w:date="2025-12-04T15:42:00Z">
                <w:rPr>
                  <w:rFonts w:ascii="바탕" w:eastAsia="바탕" w:hAnsi="바탕" w:cs="굴림"/>
                  <w:kern w:val="0"/>
                  <w:sz w:val="24"/>
                  <w:szCs w:val="24"/>
                </w:rPr>
              </w:rPrChange>
            </w:rPr>
            <w:delText xml:space="preserve"> 서면동의 여부에 관한 확인을 요청할 수 있다.</w:delText>
          </w:r>
          <w:r w:rsidRPr="000C7330" w:rsidDel="008076F4">
            <w:rPr>
              <w:rFonts w:eastAsiaTheme="minorHAnsi" w:cs="굴림"/>
              <w:color w:val="000000" w:themeColor="text1"/>
              <w:kern w:val="0"/>
              <w:szCs w:val="24"/>
              <w:rPrChange w:id="5459" w:author="FURSYS" w:date="2025-12-04T15:42:00Z">
                <w:rPr>
                  <w:rFonts w:ascii="바탕" w:eastAsia="바탕" w:hAnsi="바탕" w:cs="굴림"/>
                  <w:kern w:val="0"/>
                  <w:sz w:val="24"/>
                  <w:szCs w:val="24"/>
                </w:rPr>
              </w:rPrChange>
            </w:rPr>
            <w:br/>
          </w:r>
          <w:r w:rsidRPr="000C7330" w:rsidDel="008076F4">
            <w:rPr>
              <w:rFonts w:eastAsiaTheme="minorHAnsi" w:cs="굴림" w:hint="eastAsia"/>
              <w:color w:val="000000" w:themeColor="text1"/>
              <w:kern w:val="0"/>
              <w:szCs w:val="24"/>
              <w:rPrChange w:id="5460"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461" w:author="FURSYS" w:date="2025-12-04T15:42:00Z">
                <w:rPr>
                  <w:rFonts w:ascii="바탕" w:eastAsia="바탕" w:hAnsi="바탕" w:cs="굴림"/>
                  <w:kern w:val="0"/>
                  <w:sz w:val="24"/>
                  <w:szCs w:val="24"/>
                </w:rPr>
              </w:rPrChange>
            </w:rPr>
            <w:delText xml:space="preserve"> 3. </w:delText>
          </w:r>
          <w:r w:rsidRPr="000C7330" w:rsidDel="008076F4">
            <w:rPr>
              <w:rFonts w:eastAsiaTheme="minorHAnsi" w:cs="굴림" w:hint="eastAsia"/>
              <w:color w:val="000000" w:themeColor="text1"/>
              <w:kern w:val="0"/>
              <w:szCs w:val="24"/>
              <w:rPrChange w:id="5462"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5463" w:author="FURSYS" w:date="2025-12-04T15:42:00Z">
                <w:rPr>
                  <w:rFonts w:ascii="바탕" w:eastAsia="바탕" w:hAnsi="바탕" w:cs="굴림"/>
                  <w:kern w:val="0"/>
                  <w:sz w:val="24"/>
                  <w:szCs w:val="24"/>
                </w:rPr>
              </w:rPrChange>
            </w:rPr>
            <w:delText xml:space="preserve"> 제1항에 따라 제공받은 개인정보를 개인정보보호법 등 관계 법령이 정하는 바에 따라 적법하게 관리하여야 한다.</w:delText>
          </w:r>
          <w:r w:rsidRPr="000C7330" w:rsidDel="008076F4">
            <w:rPr>
              <w:rFonts w:eastAsiaTheme="minorHAnsi" w:cs="굴림"/>
              <w:color w:val="000000" w:themeColor="text1"/>
              <w:kern w:val="0"/>
              <w:szCs w:val="24"/>
              <w:rPrChange w:id="5464" w:author="FURSYS" w:date="2025-12-04T15:42:00Z">
                <w:rPr>
                  <w:rFonts w:ascii="바탕" w:eastAsia="바탕" w:hAnsi="바탕" w:cs="굴림"/>
                  <w:kern w:val="0"/>
                  <w:sz w:val="24"/>
                  <w:szCs w:val="24"/>
                </w:rPr>
              </w:rPrChange>
            </w:rPr>
            <w:br/>
          </w:r>
          <w:r w:rsidRPr="000C7330" w:rsidDel="008076F4">
            <w:rPr>
              <w:rFonts w:eastAsiaTheme="minorHAnsi" w:cs="굴림" w:hint="eastAsia"/>
              <w:color w:val="000000" w:themeColor="text1"/>
              <w:kern w:val="0"/>
              <w:szCs w:val="24"/>
              <w:rPrChange w:id="5465"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466" w:author="FURSYS" w:date="2025-12-04T15:42:00Z">
                <w:rPr>
                  <w:rFonts w:ascii="바탕" w:eastAsia="바탕" w:hAnsi="바탕" w:cs="굴림"/>
                  <w:kern w:val="0"/>
                  <w:sz w:val="24"/>
                  <w:szCs w:val="24"/>
                </w:rPr>
              </w:rPrChange>
            </w:rPr>
            <w:br/>
          </w:r>
          <w:r w:rsidRPr="000C7330" w:rsidDel="008076F4">
            <w:rPr>
              <w:rFonts w:eastAsiaTheme="minorHAnsi" w:cs="굴림" w:hint="eastAsia"/>
              <w:b/>
              <w:bCs/>
              <w:color w:val="000000" w:themeColor="text1"/>
              <w:kern w:val="0"/>
              <w:szCs w:val="24"/>
              <w:rPrChange w:id="5467"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5468" w:author="FURSYS" w:date="2025-12-04T15:42:00Z">
                <w:rPr>
                  <w:rFonts w:ascii="바탕" w:eastAsia="바탕" w:hAnsi="바탕" w:cs="굴림"/>
                  <w:b/>
                  <w:bCs/>
                  <w:kern w:val="0"/>
                  <w:sz w:val="24"/>
                  <w:szCs w:val="24"/>
                </w:rPr>
              </w:rPrChange>
            </w:rPr>
            <w:delText xml:space="preserve"> 9 조 (주요 결정 및 통지)</w:delText>
          </w:r>
          <w:r w:rsidRPr="000C7330" w:rsidDel="008076F4">
            <w:rPr>
              <w:rFonts w:eastAsiaTheme="minorHAnsi" w:cs="굴림"/>
              <w:b/>
              <w:bCs/>
              <w:color w:val="000000" w:themeColor="text1"/>
              <w:kern w:val="0"/>
              <w:szCs w:val="24"/>
              <w:rPrChange w:id="5469" w:author="FURSYS" w:date="2025-12-04T15:42:00Z">
                <w:rPr>
                  <w:rFonts w:ascii="바탕" w:eastAsia="바탕" w:hAnsi="바탕" w:cs="굴림"/>
                  <w:b/>
                  <w:bCs/>
                  <w:kern w:val="0"/>
                  <w:sz w:val="24"/>
                  <w:szCs w:val="24"/>
                </w:rPr>
              </w:rPrChange>
            </w:rPr>
            <w:br/>
          </w:r>
          <w:r w:rsidRPr="000C7330" w:rsidDel="008076F4">
            <w:rPr>
              <w:rFonts w:eastAsiaTheme="minorHAnsi" w:cs="굴림" w:hint="eastAsia"/>
              <w:color w:val="000000" w:themeColor="text1"/>
              <w:kern w:val="0"/>
              <w:szCs w:val="24"/>
              <w:rPrChange w:id="5470"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471" w:author="FURSYS" w:date="2025-12-04T15:42:00Z">
                <w:rPr>
                  <w:rFonts w:ascii="바탕" w:eastAsia="바탕" w:hAnsi="바탕" w:cs="굴림"/>
                  <w:kern w:val="0"/>
                  <w:sz w:val="24"/>
                  <w:szCs w:val="24"/>
                </w:rPr>
              </w:rPrChange>
            </w:rPr>
            <w:delText xml:space="preserve"> 1. </w:delText>
          </w:r>
          <w:r w:rsidRPr="000C7330" w:rsidDel="008076F4">
            <w:rPr>
              <w:rFonts w:eastAsiaTheme="minorHAnsi" w:cs="굴림" w:hint="eastAsia"/>
              <w:color w:val="000000" w:themeColor="text1"/>
              <w:kern w:val="0"/>
              <w:szCs w:val="24"/>
              <w:rPrChange w:id="5472"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47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74" w:author="FURSYS" w:date="2025-12-04T15:42:00Z">
                <w:rPr>
                  <w:rFonts w:ascii="바탕" w:eastAsia="바탕" w:hAnsi="바탕" w:cs="굴림" w:hint="eastAsia"/>
                  <w:kern w:val="0"/>
                  <w:sz w:val="24"/>
                  <w:szCs w:val="24"/>
                </w:rPr>
              </w:rPrChange>
            </w:rPr>
            <w:delText>용역</w:delText>
          </w:r>
          <w:r w:rsidRPr="000C7330" w:rsidDel="008076F4">
            <w:rPr>
              <w:rFonts w:eastAsiaTheme="minorHAnsi" w:cs="굴림"/>
              <w:color w:val="000000" w:themeColor="text1"/>
              <w:kern w:val="0"/>
              <w:szCs w:val="24"/>
              <w:rPrChange w:id="547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76" w:author="FURSYS" w:date="2025-12-04T15:42:00Z">
                <w:rPr>
                  <w:rFonts w:ascii="바탕" w:eastAsia="바탕" w:hAnsi="바탕" w:cs="굴림" w:hint="eastAsia"/>
                  <w:kern w:val="0"/>
                  <w:sz w:val="24"/>
                  <w:szCs w:val="24"/>
                </w:rPr>
              </w:rPrChange>
            </w:rPr>
            <w:delText>수행상</w:delText>
          </w:r>
          <w:r w:rsidRPr="000C7330" w:rsidDel="008076F4">
            <w:rPr>
              <w:rFonts w:eastAsiaTheme="minorHAnsi" w:cs="굴림"/>
              <w:color w:val="000000" w:themeColor="text1"/>
              <w:kern w:val="0"/>
              <w:szCs w:val="24"/>
              <w:rPrChange w:id="547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78"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5479" w:author="FURSYS" w:date="2025-12-04T15:42:00Z">
                <w:rPr>
                  <w:rFonts w:ascii="바탕" w:eastAsia="바탕" w:hAnsi="바탕" w:cs="굴림"/>
                  <w:kern w:val="0"/>
                  <w:sz w:val="24"/>
                  <w:szCs w:val="24"/>
                </w:rPr>
              </w:rPrChange>
            </w:rPr>
            <w:delText xml:space="preserve"> 중요한 결정이 필요한 경우 필히 “</w:delText>
          </w:r>
          <w:r w:rsidRPr="000C7330" w:rsidDel="008076F4">
            <w:rPr>
              <w:rFonts w:eastAsiaTheme="minorHAnsi" w:cs="굴림" w:hint="eastAsia"/>
              <w:color w:val="000000" w:themeColor="text1"/>
              <w:kern w:val="0"/>
              <w:szCs w:val="24"/>
              <w:rPrChange w:id="5480" w:author="FURSYS" w:date="2025-12-04T15:42:00Z">
                <w:rPr>
                  <w:rFonts w:ascii="바탕" w:eastAsia="바탕" w:hAnsi="바탕" w:cs="굴림" w:hint="eastAsia"/>
                  <w:kern w:val="0"/>
                  <w:sz w:val="24"/>
                  <w:szCs w:val="24"/>
                </w:rPr>
              </w:rPrChange>
            </w:rPr>
            <w:delText>갑”에게</w:delText>
          </w:r>
          <w:r w:rsidRPr="000C7330" w:rsidDel="008076F4">
            <w:rPr>
              <w:rFonts w:eastAsiaTheme="minorHAnsi" w:cs="굴림"/>
              <w:color w:val="000000" w:themeColor="text1"/>
              <w:kern w:val="0"/>
              <w:szCs w:val="24"/>
              <w:rPrChange w:id="5481" w:author="FURSYS" w:date="2025-12-04T15:42:00Z">
                <w:rPr>
                  <w:rFonts w:ascii="바탕" w:eastAsia="바탕" w:hAnsi="바탕" w:cs="굴림"/>
                  <w:kern w:val="0"/>
                  <w:sz w:val="24"/>
                  <w:szCs w:val="24"/>
                </w:rPr>
              </w:rPrChange>
            </w:rPr>
            <w:delText xml:space="preserve"> 서면으로 보고하고 “</w:delText>
          </w:r>
          <w:r w:rsidRPr="000C7330" w:rsidDel="008076F4">
            <w:rPr>
              <w:rFonts w:eastAsiaTheme="minorHAnsi" w:cs="굴림" w:hint="eastAsia"/>
              <w:color w:val="000000" w:themeColor="text1"/>
              <w:kern w:val="0"/>
              <w:szCs w:val="24"/>
              <w:rPrChange w:id="5482" w:author="FURSYS" w:date="2025-12-04T15:42:00Z">
                <w:rPr>
                  <w:rFonts w:ascii="바탕" w:eastAsia="바탕" w:hAnsi="바탕" w:cs="굴림" w:hint="eastAsia"/>
                  <w:kern w:val="0"/>
                  <w:sz w:val="24"/>
                  <w:szCs w:val="24"/>
                </w:rPr>
              </w:rPrChange>
            </w:rPr>
            <w:delText>갑”과</w:delText>
          </w:r>
          <w:r w:rsidRPr="000C7330" w:rsidDel="008076F4">
            <w:rPr>
              <w:rFonts w:eastAsiaTheme="minorHAnsi" w:cs="굴림"/>
              <w:color w:val="000000" w:themeColor="text1"/>
              <w:kern w:val="0"/>
              <w:szCs w:val="24"/>
              <w:rPrChange w:id="5483" w:author="FURSYS" w:date="2025-12-04T15:42:00Z">
                <w:rPr>
                  <w:rFonts w:ascii="바탕" w:eastAsia="바탕" w:hAnsi="바탕" w:cs="굴림"/>
                  <w:kern w:val="0"/>
                  <w:sz w:val="24"/>
                  <w:szCs w:val="24"/>
                </w:rPr>
              </w:rPrChange>
            </w:rPr>
            <w:delText xml:space="preserve"> 협의한 후 결정하여야 한다.</w:delText>
          </w:r>
          <w:r w:rsidRPr="000C7330" w:rsidDel="008076F4">
            <w:rPr>
              <w:rFonts w:eastAsiaTheme="minorHAnsi" w:cs="굴림"/>
              <w:color w:val="000000" w:themeColor="text1"/>
              <w:kern w:val="0"/>
              <w:szCs w:val="24"/>
              <w:rPrChange w:id="5484" w:author="FURSYS" w:date="2025-12-04T15:42:00Z">
                <w:rPr>
                  <w:rFonts w:ascii="바탕" w:eastAsia="바탕" w:hAnsi="바탕" w:cs="굴림"/>
                  <w:kern w:val="0"/>
                  <w:sz w:val="24"/>
                  <w:szCs w:val="24"/>
                </w:rPr>
              </w:rPrChange>
            </w:rPr>
            <w:br/>
          </w:r>
          <w:r w:rsidRPr="000C7330" w:rsidDel="008076F4">
            <w:rPr>
              <w:rFonts w:eastAsiaTheme="minorHAnsi" w:cs="굴림" w:hint="eastAsia"/>
              <w:color w:val="000000" w:themeColor="text1"/>
              <w:kern w:val="0"/>
              <w:szCs w:val="24"/>
              <w:rPrChange w:id="5485"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486" w:author="FURSYS" w:date="2025-12-04T15:42:00Z">
                <w:rPr>
                  <w:rFonts w:ascii="바탕" w:eastAsia="바탕" w:hAnsi="바탕" w:cs="굴림"/>
                  <w:kern w:val="0"/>
                  <w:sz w:val="24"/>
                  <w:szCs w:val="24"/>
                </w:rPr>
              </w:rPrChange>
            </w:rPr>
            <w:delText xml:space="preserve"> 2. </w:delText>
          </w:r>
          <w:r w:rsidRPr="000C7330" w:rsidDel="008076F4">
            <w:rPr>
              <w:rFonts w:eastAsiaTheme="minorHAnsi" w:cs="굴림" w:hint="eastAsia"/>
              <w:color w:val="000000" w:themeColor="text1"/>
              <w:kern w:val="0"/>
              <w:szCs w:val="24"/>
              <w:rPrChange w:id="5487" w:author="FURSYS" w:date="2025-12-04T15:42:00Z">
                <w:rPr>
                  <w:rFonts w:ascii="바탕" w:eastAsia="바탕" w:hAnsi="바탕" w:cs="굴림" w:hint="eastAsia"/>
                  <w:kern w:val="0"/>
                  <w:sz w:val="24"/>
                  <w:szCs w:val="24"/>
                </w:rPr>
              </w:rPrChange>
            </w:rPr>
            <w:delText>계약과</w:delText>
          </w:r>
          <w:r w:rsidRPr="000C7330" w:rsidDel="008076F4">
            <w:rPr>
              <w:rFonts w:eastAsiaTheme="minorHAnsi" w:cs="굴림"/>
              <w:color w:val="000000" w:themeColor="text1"/>
              <w:kern w:val="0"/>
              <w:szCs w:val="24"/>
              <w:rPrChange w:id="548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89" w:author="FURSYS" w:date="2025-12-04T15:42:00Z">
                <w:rPr>
                  <w:rFonts w:ascii="바탕" w:eastAsia="바탕" w:hAnsi="바탕" w:cs="굴림" w:hint="eastAsia"/>
                  <w:kern w:val="0"/>
                  <w:sz w:val="24"/>
                  <w:szCs w:val="24"/>
                </w:rPr>
              </w:rPrChange>
            </w:rPr>
            <w:delText>관련한</w:delText>
          </w:r>
          <w:r w:rsidRPr="000C7330" w:rsidDel="008076F4">
            <w:rPr>
              <w:rFonts w:eastAsiaTheme="minorHAnsi" w:cs="굴림"/>
              <w:color w:val="000000" w:themeColor="text1"/>
              <w:kern w:val="0"/>
              <w:szCs w:val="24"/>
              <w:rPrChange w:id="549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91" w:author="FURSYS" w:date="2025-12-04T15:42:00Z">
                <w:rPr>
                  <w:rFonts w:ascii="바탕" w:eastAsia="바탕" w:hAnsi="바탕" w:cs="굴림" w:hint="eastAsia"/>
                  <w:kern w:val="0"/>
                  <w:sz w:val="24"/>
                  <w:szCs w:val="24"/>
                </w:rPr>
              </w:rPrChange>
            </w:rPr>
            <w:delText>사항의</w:delText>
          </w:r>
          <w:r w:rsidRPr="000C7330" w:rsidDel="008076F4">
            <w:rPr>
              <w:rFonts w:eastAsiaTheme="minorHAnsi" w:cs="굴림"/>
              <w:color w:val="000000" w:themeColor="text1"/>
              <w:kern w:val="0"/>
              <w:szCs w:val="24"/>
              <w:rPrChange w:id="549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93" w:author="FURSYS" w:date="2025-12-04T15:42:00Z">
                <w:rPr>
                  <w:rFonts w:ascii="바탕" w:eastAsia="바탕" w:hAnsi="바탕" w:cs="굴림" w:hint="eastAsia"/>
                  <w:kern w:val="0"/>
                  <w:sz w:val="24"/>
                  <w:szCs w:val="24"/>
                </w:rPr>
              </w:rPrChange>
            </w:rPr>
            <w:delText>통보</w:delText>
          </w:r>
          <w:r w:rsidRPr="000C7330" w:rsidDel="008076F4">
            <w:rPr>
              <w:rFonts w:eastAsiaTheme="minorHAnsi" w:cs="굴림"/>
              <w:color w:val="000000" w:themeColor="text1"/>
              <w:kern w:val="0"/>
              <w:szCs w:val="24"/>
              <w:rPrChange w:id="549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95" w:author="FURSYS" w:date="2025-12-04T15:42:00Z">
                <w:rPr>
                  <w:rFonts w:ascii="바탕" w:eastAsia="바탕" w:hAnsi="바탕" w:cs="굴림" w:hint="eastAsia"/>
                  <w:kern w:val="0"/>
                  <w:sz w:val="24"/>
                  <w:szCs w:val="24"/>
                </w:rPr>
              </w:rPrChange>
            </w:rPr>
            <w:delText>통지는</w:delText>
          </w:r>
          <w:r w:rsidRPr="000C7330" w:rsidDel="008076F4">
            <w:rPr>
              <w:rFonts w:eastAsiaTheme="minorHAnsi" w:cs="굴림"/>
              <w:color w:val="000000" w:themeColor="text1"/>
              <w:kern w:val="0"/>
              <w:szCs w:val="24"/>
              <w:rPrChange w:id="549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97" w:author="FURSYS" w:date="2025-12-04T15:42:00Z">
                <w:rPr>
                  <w:rFonts w:ascii="바탕" w:eastAsia="바탕" w:hAnsi="바탕" w:cs="굴림" w:hint="eastAsia"/>
                  <w:kern w:val="0"/>
                  <w:sz w:val="24"/>
                  <w:szCs w:val="24"/>
                </w:rPr>
              </w:rPrChange>
            </w:rPr>
            <w:delText>서면으로</w:delText>
          </w:r>
          <w:r w:rsidRPr="000C7330" w:rsidDel="008076F4">
            <w:rPr>
              <w:rFonts w:eastAsiaTheme="minorHAnsi" w:cs="굴림"/>
              <w:color w:val="000000" w:themeColor="text1"/>
              <w:kern w:val="0"/>
              <w:szCs w:val="24"/>
              <w:rPrChange w:id="549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499" w:author="FURSYS" w:date="2025-12-04T15:42:00Z">
                <w:rPr>
                  <w:rFonts w:ascii="바탕" w:eastAsia="바탕" w:hAnsi="바탕" w:cs="굴림" w:hint="eastAsia"/>
                  <w:kern w:val="0"/>
                  <w:sz w:val="24"/>
                  <w:szCs w:val="24"/>
                </w:rPr>
              </w:rPrChange>
            </w:rPr>
            <w:delText>교환함을</w:delText>
          </w:r>
          <w:r w:rsidRPr="000C7330" w:rsidDel="008076F4">
            <w:rPr>
              <w:rFonts w:eastAsiaTheme="minorHAnsi" w:cs="굴림"/>
              <w:color w:val="000000" w:themeColor="text1"/>
              <w:kern w:val="0"/>
              <w:szCs w:val="24"/>
              <w:rPrChange w:id="550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01" w:author="FURSYS" w:date="2025-12-04T15:42:00Z">
                <w:rPr>
                  <w:rFonts w:ascii="바탕" w:eastAsia="바탕" w:hAnsi="바탕" w:cs="굴림" w:hint="eastAsia"/>
                  <w:kern w:val="0"/>
                  <w:sz w:val="24"/>
                  <w:szCs w:val="24"/>
                </w:rPr>
              </w:rPrChange>
            </w:rPr>
            <w:delText>원칙으로</w:delText>
          </w:r>
          <w:r w:rsidRPr="000C7330" w:rsidDel="008076F4">
            <w:rPr>
              <w:rFonts w:eastAsiaTheme="minorHAnsi" w:cs="굴림"/>
              <w:color w:val="000000" w:themeColor="text1"/>
              <w:kern w:val="0"/>
              <w:szCs w:val="24"/>
              <w:rPrChange w:id="550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03" w:author="FURSYS" w:date="2025-12-04T15:42:00Z">
                <w:rPr>
                  <w:rFonts w:ascii="바탕" w:eastAsia="바탕" w:hAnsi="바탕" w:cs="굴림" w:hint="eastAsia"/>
                  <w:kern w:val="0"/>
                  <w:sz w:val="24"/>
                  <w:szCs w:val="24"/>
                </w:rPr>
              </w:rPrChange>
            </w:rPr>
            <w:delText>하며</w:delText>
          </w:r>
          <w:r w:rsidRPr="000C7330" w:rsidDel="008076F4">
            <w:rPr>
              <w:rFonts w:eastAsiaTheme="minorHAnsi" w:cs="굴림"/>
              <w:color w:val="000000" w:themeColor="text1"/>
              <w:kern w:val="0"/>
              <w:szCs w:val="24"/>
              <w:rPrChange w:id="550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05" w:author="FURSYS" w:date="2025-12-04T15:42:00Z">
                <w:rPr>
                  <w:rFonts w:ascii="바탕" w:eastAsia="바탕" w:hAnsi="바탕" w:cs="굴림" w:hint="eastAsia"/>
                  <w:kern w:val="0"/>
                  <w:sz w:val="24"/>
                  <w:szCs w:val="24"/>
                </w:rPr>
              </w:rPrChange>
            </w:rPr>
            <w:delText>통보</w:delText>
          </w:r>
          <w:r w:rsidRPr="000C7330" w:rsidDel="008076F4">
            <w:rPr>
              <w:rFonts w:eastAsiaTheme="minorHAnsi" w:cs="굴림"/>
              <w:color w:val="000000" w:themeColor="text1"/>
              <w:kern w:val="0"/>
              <w:szCs w:val="24"/>
              <w:rPrChange w:id="550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07" w:author="FURSYS" w:date="2025-12-04T15:42:00Z">
                <w:rPr>
                  <w:rFonts w:ascii="바탕" w:eastAsia="바탕" w:hAnsi="바탕" w:cs="굴림" w:hint="eastAsia"/>
                  <w:kern w:val="0"/>
                  <w:sz w:val="24"/>
                  <w:szCs w:val="24"/>
                </w:rPr>
              </w:rPrChange>
            </w:rPr>
            <w:delText>사항은</w:delText>
          </w:r>
          <w:r w:rsidRPr="000C7330" w:rsidDel="008076F4">
            <w:rPr>
              <w:rFonts w:eastAsiaTheme="minorHAnsi" w:cs="굴림"/>
              <w:color w:val="000000" w:themeColor="text1"/>
              <w:kern w:val="0"/>
              <w:szCs w:val="24"/>
              <w:rPrChange w:id="550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09" w:author="FURSYS" w:date="2025-12-04T15:42:00Z">
                <w:rPr>
                  <w:rFonts w:ascii="바탕" w:eastAsia="바탕" w:hAnsi="바탕" w:cs="굴림" w:hint="eastAsia"/>
                  <w:kern w:val="0"/>
                  <w:sz w:val="24"/>
                  <w:szCs w:val="24"/>
                </w:rPr>
              </w:rPrChange>
            </w:rPr>
            <w:delText>서면</w:delText>
          </w:r>
          <w:r w:rsidRPr="000C7330" w:rsidDel="008076F4">
            <w:rPr>
              <w:rFonts w:eastAsiaTheme="minorHAnsi" w:cs="굴림"/>
              <w:color w:val="000000" w:themeColor="text1"/>
              <w:kern w:val="0"/>
              <w:szCs w:val="24"/>
              <w:rPrChange w:id="551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11" w:author="FURSYS" w:date="2025-12-04T15:42:00Z">
                <w:rPr>
                  <w:rFonts w:ascii="바탕" w:eastAsia="바탕" w:hAnsi="바탕" w:cs="굴림" w:hint="eastAsia"/>
                  <w:kern w:val="0"/>
                  <w:sz w:val="24"/>
                  <w:szCs w:val="24"/>
                </w:rPr>
              </w:rPrChange>
            </w:rPr>
            <w:delText>발송</w:delText>
          </w:r>
          <w:r w:rsidRPr="000C7330" w:rsidDel="008076F4">
            <w:rPr>
              <w:rFonts w:eastAsiaTheme="minorHAnsi" w:cs="굴림"/>
              <w:color w:val="000000" w:themeColor="text1"/>
              <w:kern w:val="0"/>
              <w:szCs w:val="24"/>
              <w:rPrChange w:id="551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13" w:author="FURSYS" w:date="2025-12-04T15:42:00Z">
                <w:rPr>
                  <w:rFonts w:ascii="바탕" w:eastAsia="바탕" w:hAnsi="바탕" w:cs="굴림" w:hint="eastAsia"/>
                  <w:kern w:val="0"/>
                  <w:sz w:val="24"/>
                  <w:szCs w:val="24"/>
                </w:rPr>
              </w:rPrChange>
            </w:rPr>
            <w:delText>후</w:delText>
          </w:r>
          <w:r w:rsidRPr="000C7330" w:rsidDel="008076F4">
            <w:rPr>
              <w:rFonts w:eastAsiaTheme="minorHAnsi" w:cs="굴림"/>
              <w:color w:val="000000" w:themeColor="text1"/>
              <w:kern w:val="0"/>
              <w:szCs w:val="24"/>
              <w:rPrChange w:id="5514" w:author="FURSYS" w:date="2025-12-04T15:42:00Z">
                <w:rPr>
                  <w:rFonts w:ascii="바탕" w:eastAsia="바탕" w:hAnsi="바탕" w:cs="굴림"/>
                  <w:kern w:val="0"/>
                  <w:sz w:val="24"/>
                  <w:szCs w:val="24"/>
                </w:rPr>
              </w:rPrChange>
            </w:rPr>
            <w:delText xml:space="preserve"> 7일 </w:delText>
          </w:r>
          <w:r w:rsidRPr="000C7330" w:rsidDel="008076F4">
            <w:rPr>
              <w:rFonts w:eastAsiaTheme="minorHAnsi" w:cs="굴림" w:hint="eastAsia"/>
              <w:color w:val="000000" w:themeColor="text1"/>
              <w:kern w:val="0"/>
              <w:szCs w:val="24"/>
              <w:rPrChange w:id="5515" w:author="FURSYS" w:date="2025-12-04T15:42:00Z">
                <w:rPr>
                  <w:rFonts w:ascii="바탕" w:eastAsia="바탕" w:hAnsi="바탕" w:cs="굴림" w:hint="eastAsia"/>
                  <w:kern w:val="0"/>
                  <w:sz w:val="24"/>
                  <w:szCs w:val="24"/>
                </w:rPr>
              </w:rPrChange>
            </w:rPr>
            <w:delText>내에</w:delText>
          </w:r>
          <w:r w:rsidRPr="000C7330" w:rsidDel="008076F4">
            <w:rPr>
              <w:rFonts w:eastAsiaTheme="minorHAnsi" w:cs="굴림"/>
              <w:color w:val="000000" w:themeColor="text1"/>
              <w:kern w:val="0"/>
              <w:szCs w:val="24"/>
              <w:rPrChange w:id="551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17" w:author="FURSYS" w:date="2025-12-04T15:42:00Z">
                <w:rPr>
                  <w:rFonts w:ascii="바탕" w:eastAsia="바탕" w:hAnsi="바탕" w:cs="굴림" w:hint="eastAsia"/>
                  <w:kern w:val="0"/>
                  <w:sz w:val="24"/>
                  <w:szCs w:val="24"/>
                </w:rPr>
              </w:rPrChange>
            </w:rPr>
            <w:delText>회신이</w:delText>
          </w:r>
          <w:r w:rsidRPr="000C7330" w:rsidDel="008076F4">
            <w:rPr>
              <w:rFonts w:eastAsiaTheme="minorHAnsi" w:cs="굴림"/>
              <w:color w:val="000000" w:themeColor="text1"/>
              <w:kern w:val="0"/>
              <w:szCs w:val="24"/>
              <w:rPrChange w:id="551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19" w:author="FURSYS" w:date="2025-12-04T15:42:00Z">
                <w:rPr>
                  <w:rFonts w:ascii="바탕" w:eastAsia="바탕" w:hAnsi="바탕" w:cs="굴림" w:hint="eastAsia"/>
                  <w:kern w:val="0"/>
                  <w:sz w:val="24"/>
                  <w:szCs w:val="24"/>
                </w:rPr>
              </w:rPrChange>
            </w:rPr>
            <w:delText>없는</w:delText>
          </w:r>
          <w:r w:rsidRPr="000C7330" w:rsidDel="008076F4">
            <w:rPr>
              <w:rFonts w:eastAsiaTheme="minorHAnsi" w:cs="굴림"/>
              <w:color w:val="000000" w:themeColor="text1"/>
              <w:kern w:val="0"/>
              <w:szCs w:val="24"/>
              <w:rPrChange w:id="552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21" w:author="FURSYS" w:date="2025-12-04T15:42:00Z">
                <w:rPr>
                  <w:rFonts w:ascii="바탕" w:eastAsia="바탕" w:hAnsi="바탕" w:cs="굴림" w:hint="eastAsia"/>
                  <w:kern w:val="0"/>
                  <w:sz w:val="24"/>
                  <w:szCs w:val="24"/>
                </w:rPr>
              </w:rPrChange>
            </w:rPr>
            <w:delText>경우</w:delText>
          </w:r>
          <w:r w:rsidRPr="000C7330" w:rsidDel="008076F4">
            <w:rPr>
              <w:rFonts w:eastAsiaTheme="minorHAnsi" w:cs="굴림"/>
              <w:color w:val="000000" w:themeColor="text1"/>
              <w:kern w:val="0"/>
              <w:szCs w:val="24"/>
              <w:rPrChange w:id="552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23" w:author="FURSYS" w:date="2025-12-04T15:42:00Z">
                <w:rPr>
                  <w:rFonts w:ascii="바탕" w:eastAsia="바탕" w:hAnsi="바탕" w:cs="굴림" w:hint="eastAsia"/>
                  <w:kern w:val="0"/>
                  <w:sz w:val="24"/>
                  <w:szCs w:val="24"/>
                </w:rPr>
              </w:rPrChange>
            </w:rPr>
            <w:delText>그</w:delText>
          </w:r>
          <w:r w:rsidRPr="000C7330" w:rsidDel="008076F4">
            <w:rPr>
              <w:rFonts w:eastAsiaTheme="minorHAnsi" w:cs="굴림"/>
              <w:color w:val="000000" w:themeColor="text1"/>
              <w:kern w:val="0"/>
              <w:szCs w:val="24"/>
              <w:rPrChange w:id="552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25" w:author="FURSYS" w:date="2025-12-04T15:42:00Z">
                <w:rPr>
                  <w:rFonts w:ascii="바탕" w:eastAsia="바탕" w:hAnsi="바탕" w:cs="굴림" w:hint="eastAsia"/>
                  <w:kern w:val="0"/>
                  <w:sz w:val="24"/>
                  <w:szCs w:val="24"/>
                </w:rPr>
              </w:rPrChange>
            </w:rPr>
            <w:delText>내용을</w:delText>
          </w:r>
          <w:r w:rsidRPr="000C7330" w:rsidDel="008076F4">
            <w:rPr>
              <w:rFonts w:eastAsiaTheme="minorHAnsi" w:cs="굴림"/>
              <w:color w:val="000000" w:themeColor="text1"/>
              <w:kern w:val="0"/>
              <w:szCs w:val="24"/>
              <w:rPrChange w:id="552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27" w:author="FURSYS" w:date="2025-12-04T15:42:00Z">
                <w:rPr>
                  <w:rFonts w:ascii="바탕" w:eastAsia="바탕" w:hAnsi="바탕" w:cs="굴림" w:hint="eastAsia"/>
                  <w:kern w:val="0"/>
                  <w:sz w:val="24"/>
                  <w:szCs w:val="24"/>
                </w:rPr>
              </w:rPrChange>
            </w:rPr>
            <w:delText>승낙한</w:delText>
          </w:r>
          <w:r w:rsidRPr="000C7330" w:rsidDel="008076F4">
            <w:rPr>
              <w:rFonts w:eastAsiaTheme="minorHAnsi" w:cs="굴림"/>
              <w:color w:val="000000" w:themeColor="text1"/>
              <w:kern w:val="0"/>
              <w:szCs w:val="24"/>
              <w:rPrChange w:id="552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29" w:author="FURSYS" w:date="2025-12-04T15:42:00Z">
                <w:rPr>
                  <w:rFonts w:ascii="바탕" w:eastAsia="바탕" w:hAnsi="바탕" w:cs="굴림" w:hint="eastAsia"/>
                  <w:kern w:val="0"/>
                  <w:sz w:val="24"/>
                  <w:szCs w:val="24"/>
                </w:rPr>
              </w:rPrChange>
            </w:rPr>
            <w:delText>것으로</w:delText>
          </w:r>
          <w:r w:rsidRPr="000C7330" w:rsidDel="008076F4">
            <w:rPr>
              <w:rFonts w:eastAsiaTheme="minorHAnsi" w:cs="굴림"/>
              <w:color w:val="000000" w:themeColor="text1"/>
              <w:kern w:val="0"/>
              <w:szCs w:val="24"/>
              <w:rPrChange w:id="553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31" w:author="FURSYS" w:date="2025-12-04T15:42:00Z">
                <w:rPr>
                  <w:rFonts w:ascii="바탕" w:eastAsia="바탕" w:hAnsi="바탕" w:cs="굴림" w:hint="eastAsia"/>
                  <w:kern w:val="0"/>
                  <w:sz w:val="24"/>
                  <w:szCs w:val="24"/>
                </w:rPr>
              </w:rPrChange>
            </w:rPr>
            <w:delText>간주한다</w:delText>
          </w:r>
          <w:r w:rsidRPr="000C7330" w:rsidDel="008076F4">
            <w:rPr>
              <w:rFonts w:eastAsiaTheme="minorHAnsi" w:cs="굴림"/>
              <w:color w:val="000000" w:themeColor="text1"/>
              <w:kern w:val="0"/>
              <w:szCs w:val="24"/>
              <w:rPrChange w:id="5532" w:author="FURSYS" w:date="2025-12-04T15:42:00Z">
                <w:rPr>
                  <w:rFonts w:ascii="바탕" w:eastAsia="바탕" w:hAnsi="바탕" w:cs="굴림"/>
                  <w:kern w:val="0"/>
                  <w:sz w:val="24"/>
                  <w:szCs w:val="24"/>
                </w:rPr>
              </w:rPrChange>
            </w:rPr>
            <w:delText>.</w:delText>
          </w:r>
        </w:del>
      </w:ins>
    </w:p>
    <w:p w14:paraId="79C96091" w14:textId="4A9CA1B9" w:rsidR="002E2521" w:rsidRPr="000C7330" w:rsidDel="008076F4" w:rsidRDefault="002E2521">
      <w:pPr>
        <w:rPr>
          <w:ins w:id="5533" w:author="이승준 (Seungjun Lee)" w:date="2025-07-29T11:35:00Z"/>
          <w:del w:id="5534" w:author="FURSYS" w:date="2025-08-06T14:26:00Z"/>
          <w:rFonts w:eastAsiaTheme="minorHAnsi" w:cs="굴림"/>
          <w:color w:val="000000" w:themeColor="text1"/>
          <w:kern w:val="0"/>
          <w:szCs w:val="24"/>
          <w:rPrChange w:id="5535" w:author="FURSYS" w:date="2025-12-04T15:42:00Z">
            <w:rPr>
              <w:ins w:id="5536" w:author="이승준 (Seungjun Lee)" w:date="2025-07-29T11:35:00Z"/>
              <w:del w:id="5537" w:author="FURSYS" w:date="2025-08-06T14:26:00Z"/>
              <w:rFonts w:ascii="굴림" w:eastAsia="굴림" w:hAnsi="굴림" w:cs="굴림"/>
              <w:kern w:val="0"/>
              <w:sz w:val="24"/>
              <w:szCs w:val="24"/>
            </w:rPr>
          </w:rPrChange>
        </w:rPr>
        <w:pPrChange w:id="5538" w:author="FURSYS" w:date="2025-08-06T14:26:00Z">
          <w:pPr>
            <w:widowControl/>
            <w:wordWrap/>
            <w:autoSpaceDE/>
            <w:autoSpaceDN/>
            <w:spacing w:after="240"/>
            <w:jc w:val="left"/>
          </w:pPr>
        </w:pPrChange>
      </w:pPr>
      <w:ins w:id="5539" w:author="이승준 (Seungjun Lee)" w:date="2025-07-29T11:35:00Z">
        <w:del w:id="5540" w:author="FURSYS" w:date="2025-08-06T14:26:00Z">
          <w:r w:rsidRPr="000C7330" w:rsidDel="008076F4">
            <w:rPr>
              <w:rFonts w:eastAsiaTheme="minorHAnsi" w:cs="굴림"/>
              <w:color w:val="000000" w:themeColor="text1"/>
              <w:kern w:val="0"/>
              <w:szCs w:val="24"/>
              <w:rPrChange w:id="5541" w:author="FURSYS" w:date="2025-12-04T15:42:00Z">
                <w:rPr>
                  <w:rFonts w:ascii="굴림" w:eastAsia="굴림" w:hAnsi="굴림" w:cs="굴림"/>
                  <w:kern w:val="0"/>
                  <w:sz w:val="24"/>
                  <w:szCs w:val="24"/>
                </w:rPr>
              </w:rPrChange>
            </w:rPr>
            <w:delText> </w:delText>
          </w:r>
        </w:del>
      </w:ins>
    </w:p>
    <w:p w14:paraId="3D8A81ED" w14:textId="5572D403" w:rsidR="002E2521" w:rsidRPr="000C7330" w:rsidDel="008076F4" w:rsidRDefault="002E2521">
      <w:pPr>
        <w:rPr>
          <w:ins w:id="5542" w:author="이승준 (Seungjun Lee)" w:date="2025-07-29T11:35:00Z"/>
          <w:del w:id="5543" w:author="FURSYS" w:date="2025-08-06T14:26:00Z"/>
          <w:rFonts w:eastAsiaTheme="minorHAnsi" w:cs="굴림"/>
          <w:color w:val="000000" w:themeColor="text1"/>
          <w:kern w:val="0"/>
          <w:szCs w:val="24"/>
          <w:rPrChange w:id="5544" w:author="FURSYS" w:date="2025-12-04T15:42:00Z">
            <w:rPr>
              <w:ins w:id="5545" w:author="이승준 (Seungjun Lee)" w:date="2025-07-29T11:35:00Z"/>
              <w:del w:id="5546" w:author="FURSYS" w:date="2025-08-06T14:26:00Z"/>
              <w:rFonts w:ascii="굴림" w:eastAsia="굴림" w:hAnsi="굴림" w:cs="굴림"/>
              <w:kern w:val="0"/>
              <w:sz w:val="24"/>
              <w:szCs w:val="24"/>
            </w:rPr>
          </w:rPrChange>
        </w:rPr>
        <w:pPrChange w:id="5547" w:author="FURSYS" w:date="2025-08-06T14:26:00Z">
          <w:pPr>
            <w:widowControl/>
            <w:wordWrap/>
            <w:autoSpaceDE/>
            <w:autoSpaceDN/>
            <w:spacing w:after="240"/>
            <w:jc w:val="left"/>
          </w:pPr>
        </w:pPrChange>
      </w:pPr>
      <w:ins w:id="5548" w:author="이승준 (Seungjun Lee)" w:date="2025-07-29T11:35:00Z">
        <w:del w:id="5549" w:author="FURSYS" w:date="2025-08-06T14:26:00Z">
          <w:r w:rsidRPr="000C7330" w:rsidDel="008076F4">
            <w:rPr>
              <w:rFonts w:eastAsiaTheme="minorHAnsi" w:cs="굴림" w:hint="eastAsia"/>
              <w:b/>
              <w:bCs/>
              <w:color w:val="000000" w:themeColor="text1"/>
              <w:kern w:val="0"/>
              <w:szCs w:val="24"/>
              <w:rPrChange w:id="5550"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5551" w:author="FURSYS" w:date="2025-12-04T15:42:00Z">
                <w:rPr>
                  <w:rFonts w:ascii="바탕" w:eastAsia="바탕" w:hAnsi="바탕" w:cs="굴림"/>
                  <w:b/>
                  <w:bCs/>
                  <w:kern w:val="0"/>
                  <w:sz w:val="24"/>
                  <w:szCs w:val="24"/>
                </w:rPr>
              </w:rPrChange>
            </w:rPr>
            <w:delText xml:space="preserve"> 10 조 (공급원가 변동 등에 따른 계약금액 조정)</w:delText>
          </w:r>
          <w:r w:rsidRPr="000C7330" w:rsidDel="008076F4">
            <w:rPr>
              <w:rFonts w:eastAsiaTheme="minorHAnsi" w:cs="굴림"/>
              <w:color w:val="000000" w:themeColor="text1"/>
              <w:kern w:val="0"/>
              <w:szCs w:val="24"/>
              <w:rPrChange w:id="5552"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553"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554" w:author="FURSYS" w:date="2025-12-04T15:42:00Z">
                <w:rPr>
                  <w:rFonts w:ascii="바탕" w:eastAsia="바탕" w:hAnsi="바탕" w:cs="굴림"/>
                  <w:kern w:val="0"/>
                  <w:sz w:val="24"/>
                  <w:szCs w:val="24"/>
                </w:rPr>
              </w:rPrChange>
            </w:rPr>
            <w:delText xml:space="preserve"> 1. </w:delText>
          </w:r>
          <w:r w:rsidRPr="000C7330" w:rsidDel="008076F4">
            <w:rPr>
              <w:rFonts w:eastAsiaTheme="minorHAnsi" w:cs="굴림" w:hint="eastAsia"/>
              <w:color w:val="000000" w:themeColor="text1"/>
              <w:kern w:val="0"/>
              <w:szCs w:val="24"/>
              <w:rPrChange w:id="5555" w:author="FURSYS" w:date="2025-12-04T15:42:00Z">
                <w:rPr>
                  <w:rFonts w:ascii="바탕" w:eastAsia="바탕" w:hAnsi="바탕" w:cs="굴림" w:hint="eastAsia"/>
                  <w:kern w:val="0"/>
                  <w:sz w:val="24"/>
                  <w:szCs w:val="24"/>
                </w:rPr>
              </w:rPrChange>
            </w:rPr>
            <w:delText>본</w:delText>
          </w:r>
          <w:r w:rsidRPr="000C7330" w:rsidDel="008076F4">
            <w:rPr>
              <w:rFonts w:eastAsiaTheme="minorHAnsi" w:cs="굴림"/>
              <w:color w:val="000000" w:themeColor="text1"/>
              <w:kern w:val="0"/>
              <w:szCs w:val="24"/>
              <w:rPrChange w:id="555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57" w:author="FURSYS" w:date="2025-12-04T15:42:00Z">
                <w:rPr>
                  <w:rFonts w:ascii="바탕" w:eastAsia="바탕" w:hAnsi="바탕" w:cs="굴림" w:hint="eastAsia"/>
                  <w:kern w:val="0"/>
                  <w:sz w:val="24"/>
                  <w:szCs w:val="24"/>
                </w:rPr>
              </w:rPrChange>
            </w:rPr>
            <w:delText>계약을</w:delText>
          </w:r>
          <w:r w:rsidRPr="000C7330" w:rsidDel="008076F4">
            <w:rPr>
              <w:rFonts w:eastAsiaTheme="minorHAnsi" w:cs="굴림"/>
              <w:color w:val="000000" w:themeColor="text1"/>
              <w:kern w:val="0"/>
              <w:szCs w:val="24"/>
              <w:rPrChange w:id="555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59" w:author="FURSYS" w:date="2025-12-04T15:42:00Z">
                <w:rPr>
                  <w:rFonts w:ascii="바탕" w:eastAsia="바탕" w:hAnsi="바탕" w:cs="굴림" w:hint="eastAsia"/>
                  <w:kern w:val="0"/>
                  <w:sz w:val="24"/>
                  <w:szCs w:val="24"/>
                </w:rPr>
              </w:rPrChange>
            </w:rPr>
            <w:delText>체결한</w:delText>
          </w:r>
          <w:r w:rsidRPr="000C7330" w:rsidDel="008076F4">
            <w:rPr>
              <w:rFonts w:eastAsiaTheme="minorHAnsi" w:cs="굴림"/>
              <w:color w:val="000000" w:themeColor="text1"/>
              <w:kern w:val="0"/>
              <w:szCs w:val="24"/>
              <w:rPrChange w:id="556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61" w:author="FURSYS" w:date="2025-12-04T15:42:00Z">
                <w:rPr>
                  <w:rFonts w:ascii="바탕" w:eastAsia="바탕" w:hAnsi="바탕" w:cs="굴림" w:hint="eastAsia"/>
                  <w:kern w:val="0"/>
                  <w:sz w:val="24"/>
                  <w:szCs w:val="24"/>
                </w:rPr>
              </w:rPrChange>
            </w:rPr>
            <w:delText>후에</w:delText>
          </w:r>
          <w:r w:rsidRPr="000C7330" w:rsidDel="008076F4">
            <w:rPr>
              <w:rFonts w:eastAsiaTheme="minorHAnsi" w:cs="굴림"/>
              <w:color w:val="000000" w:themeColor="text1"/>
              <w:kern w:val="0"/>
              <w:szCs w:val="24"/>
              <w:rPrChange w:id="556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63" w:author="FURSYS" w:date="2025-12-04T15:42:00Z">
                <w:rPr>
                  <w:rFonts w:ascii="바탕" w:eastAsia="바탕" w:hAnsi="바탕" w:cs="굴림" w:hint="eastAsia"/>
                  <w:kern w:val="0"/>
                  <w:sz w:val="24"/>
                  <w:szCs w:val="24"/>
                </w:rPr>
              </w:rPrChange>
            </w:rPr>
            <w:delText>“계약금액”</w:delText>
          </w:r>
          <w:r w:rsidRPr="000C7330" w:rsidDel="008076F4">
            <w:rPr>
              <w:rFonts w:eastAsiaTheme="minorHAnsi" w:cs="굴림"/>
              <w:color w:val="000000" w:themeColor="text1"/>
              <w:kern w:val="0"/>
              <w:szCs w:val="24"/>
              <w:rPrChange w:id="556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65" w:author="FURSYS" w:date="2025-12-04T15:42:00Z">
                <w:rPr>
                  <w:rFonts w:ascii="바탕" w:eastAsia="바탕" w:hAnsi="바탕" w:cs="굴림" w:hint="eastAsia"/>
                  <w:kern w:val="0"/>
                  <w:sz w:val="24"/>
                  <w:szCs w:val="24"/>
                </w:rPr>
              </w:rPrChange>
            </w:rPr>
            <w:delText>결정의</w:delText>
          </w:r>
          <w:r w:rsidRPr="000C7330" w:rsidDel="008076F4">
            <w:rPr>
              <w:rFonts w:eastAsiaTheme="minorHAnsi" w:cs="굴림"/>
              <w:color w:val="000000" w:themeColor="text1"/>
              <w:kern w:val="0"/>
              <w:szCs w:val="24"/>
              <w:rPrChange w:id="556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67" w:author="FURSYS" w:date="2025-12-04T15:42:00Z">
                <w:rPr>
                  <w:rFonts w:ascii="바탕" w:eastAsia="바탕" w:hAnsi="바탕" w:cs="굴림" w:hint="eastAsia"/>
                  <w:kern w:val="0"/>
                  <w:sz w:val="24"/>
                  <w:szCs w:val="24"/>
                </w:rPr>
              </w:rPrChange>
            </w:rPr>
            <w:delText>기초가</w:delText>
          </w:r>
          <w:r w:rsidRPr="000C7330" w:rsidDel="008076F4">
            <w:rPr>
              <w:rFonts w:eastAsiaTheme="minorHAnsi" w:cs="굴림"/>
              <w:color w:val="000000" w:themeColor="text1"/>
              <w:kern w:val="0"/>
              <w:szCs w:val="24"/>
              <w:rPrChange w:id="556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69" w:author="FURSYS" w:date="2025-12-04T15:42:00Z">
                <w:rPr>
                  <w:rFonts w:ascii="바탕" w:eastAsia="바탕" w:hAnsi="바탕" w:cs="굴림" w:hint="eastAsia"/>
                  <w:kern w:val="0"/>
                  <w:sz w:val="24"/>
                  <w:szCs w:val="24"/>
                </w:rPr>
              </w:rPrChange>
            </w:rPr>
            <w:delText>되었던</w:delText>
          </w:r>
          <w:r w:rsidRPr="000C7330" w:rsidDel="008076F4">
            <w:rPr>
              <w:rFonts w:eastAsiaTheme="minorHAnsi" w:cs="굴림"/>
              <w:color w:val="000000" w:themeColor="text1"/>
              <w:kern w:val="0"/>
              <w:szCs w:val="24"/>
              <w:rPrChange w:id="557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71" w:author="FURSYS" w:date="2025-12-04T15:42:00Z">
                <w:rPr>
                  <w:rFonts w:ascii="바탕" w:eastAsia="바탕" w:hAnsi="바탕" w:cs="굴림" w:hint="eastAsia"/>
                  <w:kern w:val="0"/>
                  <w:sz w:val="24"/>
                  <w:szCs w:val="24"/>
                </w:rPr>
              </w:rPrChange>
            </w:rPr>
            <w:delText>공급원가가</w:delText>
          </w:r>
          <w:r w:rsidRPr="000C7330" w:rsidDel="008076F4">
            <w:rPr>
              <w:rFonts w:eastAsiaTheme="minorHAnsi" w:cs="굴림"/>
              <w:color w:val="000000" w:themeColor="text1"/>
              <w:kern w:val="0"/>
              <w:szCs w:val="24"/>
              <w:rPrChange w:id="557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73" w:author="FURSYS" w:date="2025-12-04T15:42:00Z">
                <w:rPr>
                  <w:rFonts w:ascii="바탕" w:eastAsia="바탕" w:hAnsi="바탕" w:cs="굴림" w:hint="eastAsia"/>
                  <w:kern w:val="0"/>
                  <w:sz w:val="24"/>
                  <w:szCs w:val="24"/>
                </w:rPr>
              </w:rPrChange>
            </w:rPr>
            <w:delText>변동되어</w:delText>
          </w:r>
          <w:r w:rsidRPr="000C7330" w:rsidDel="008076F4">
            <w:rPr>
              <w:rFonts w:eastAsiaTheme="minorHAnsi" w:cs="굴림"/>
              <w:color w:val="000000" w:themeColor="text1"/>
              <w:kern w:val="0"/>
              <w:szCs w:val="24"/>
              <w:rPrChange w:id="557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75" w:author="FURSYS" w:date="2025-12-04T15:42:00Z">
                <w:rPr>
                  <w:rFonts w:ascii="바탕" w:eastAsia="바탕" w:hAnsi="바탕" w:cs="굴림" w:hint="eastAsia"/>
                  <w:kern w:val="0"/>
                  <w:sz w:val="24"/>
                  <w:szCs w:val="24"/>
                </w:rPr>
              </w:rPrChange>
            </w:rPr>
            <w:delText>“도급금액”</w:delText>
          </w:r>
          <w:r w:rsidRPr="000C7330" w:rsidDel="008076F4">
            <w:rPr>
              <w:rFonts w:eastAsiaTheme="minorHAnsi" w:cs="굴림"/>
              <w:color w:val="000000" w:themeColor="text1"/>
              <w:kern w:val="0"/>
              <w:szCs w:val="24"/>
              <w:rPrChange w:id="557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77" w:author="FURSYS" w:date="2025-12-04T15:42:00Z">
                <w:rPr>
                  <w:rFonts w:ascii="바탕" w:eastAsia="바탕" w:hAnsi="바탕" w:cs="굴림" w:hint="eastAsia"/>
                  <w:kern w:val="0"/>
                  <w:sz w:val="24"/>
                  <w:szCs w:val="24"/>
                </w:rPr>
              </w:rPrChange>
            </w:rPr>
            <w:delText>조정이</w:delText>
          </w:r>
          <w:r w:rsidRPr="000C7330" w:rsidDel="008076F4">
            <w:rPr>
              <w:rFonts w:eastAsiaTheme="minorHAnsi" w:cs="굴림"/>
              <w:color w:val="000000" w:themeColor="text1"/>
              <w:kern w:val="0"/>
              <w:szCs w:val="24"/>
              <w:rPrChange w:id="557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79" w:author="FURSYS" w:date="2025-12-04T15:42:00Z">
                <w:rPr>
                  <w:rFonts w:ascii="바탕" w:eastAsia="바탕" w:hAnsi="바탕" w:cs="굴림" w:hint="eastAsia"/>
                  <w:kern w:val="0"/>
                  <w:sz w:val="24"/>
                  <w:szCs w:val="24"/>
                </w:rPr>
              </w:rPrChange>
            </w:rPr>
            <w:delText>불가피한</w:delText>
          </w:r>
          <w:r w:rsidRPr="000C7330" w:rsidDel="008076F4">
            <w:rPr>
              <w:rFonts w:eastAsiaTheme="minorHAnsi" w:cs="굴림"/>
              <w:color w:val="000000" w:themeColor="text1"/>
              <w:kern w:val="0"/>
              <w:szCs w:val="24"/>
              <w:rPrChange w:id="558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81" w:author="FURSYS" w:date="2025-12-04T15:42:00Z">
                <w:rPr>
                  <w:rFonts w:ascii="바탕" w:eastAsia="바탕" w:hAnsi="바탕" w:cs="굴림" w:hint="eastAsia"/>
                  <w:kern w:val="0"/>
                  <w:sz w:val="24"/>
                  <w:szCs w:val="24"/>
                </w:rPr>
              </w:rPrChange>
            </w:rPr>
            <w:delText>경우</w:delText>
          </w:r>
          <w:r w:rsidRPr="000C7330" w:rsidDel="008076F4">
            <w:rPr>
              <w:rFonts w:eastAsiaTheme="minorHAnsi" w:cs="굴림"/>
              <w:color w:val="000000" w:themeColor="text1"/>
              <w:kern w:val="0"/>
              <w:szCs w:val="24"/>
              <w:rPrChange w:id="558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83" w:author="FURSYS" w:date="2025-12-04T15:42:00Z">
                <w:rPr>
                  <w:rFonts w:ascii="바탕" w:eastAsia="바탕" w:hAnsi="바탕" w:cs="굴림" w:hint="eastAsia"/>
                  <w:kern w:val="0"/>
                  <w:sz w:val="24"/>
                  <w:szCs w:val="24"/>
                </w:rPr>
              </w:rPrChange>
            </w:rPr>
            <w:delText>“갑”</w:delText>
          </w:r>
          <w:r w:rsidRPr="000C7330" w:rsidDel="008076F4">
            <w:rPr>
              <w:rFonts w:eastAsiaTheme="minorHAnsi" w:cs="굴림"/>
              <w:color w:val="000000" w:themeColor="text1"/>
              <w:kern w:val="0"/>
              <w:szCs w:val="24"/>
              <w:rPrChange w:id="558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85" w:author="FURSYS" w:date="2025-12-04T15:42:00Z">
                <w:rPr>
                  <w:rFonts w:ascii="바탕" w:eastAsia="바탕" w:hAnsi="바탕" w:cs="굴림" w:hint="eastAsia"/>
                  <w:kern w:val="0"/>
                  <w:sz w:val="24"/>
                  <w:szCs w:val="24"/>
                </w:rPr>
              </w:rPrChange>
            </w:rPr>
            <w:delText>또는</w:delText>
          </w:r>
          <w:r w:rsidRPr="000C7330" w:rsidDel="008076F4">
            <w:rPr>
              <w:rFonts w:eastAsiaTheme="minorHAnsi" w:cs="굴림"/>
              <w:color w:val="000000" w:themeColor="text1"/>
              <w:kern w:val="0"/>
              <w:szCs w:val="24"/>
              <w:rPrChange w:id="558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87"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588" w:author="FURSYS" w:date="2025-12-04T15:42:00Z">
                <w:rPr>
                  <w:rFonts w:ascii="바탕" w:eastAsia="바탕" w:hAnsi="바탕" w:cs="굴림"/>
                  <w:kern w:val="0"/>
                  <w:sz w:val="24"/>
                  <w:szCs w:val="24"/>
                </w:rPr>
              </w:rPrChange>
            </w:rPr>
            <w:delText xml:space="preserve"> 상대방에게 “계약금액” 조정을 요청할 수 있다.</w:delText>
          </w:r>
          <w:r w:rsidRPr="000C7330" w:rsidDel="008076F4">
            <w:rPr>
              <w:rFonts w:eastAsiaTheme="minorHAnsi" w:cs="굴림"/>
              <w:color w:val="000000" w:themeColor="text1"/>
              <w:kern w:val="0"/>
              <w:szCs w:val="24"/>
              <w:rPrChange w:id="5589"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590"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591" w:author="FURSYS" w:date="2025-12-04T15:42:00Z">
                <w:rPr>
                  <w:rFonts w:ascii="바탕" w:eastAsia="바탕" w:hAnsi="바탕" w:cs="굴림"/>
                  <w:kern w:val="0"/>
                  <w:sz w:val="24"/>
                  <w:szCs w:val="24"/>
                </w:rPr>
              </w:rPrChange>
            </w:rPr>
            <w:delText xml:space="preserve">2. "계약금액” 조정 요청은 서면으로 하여야 하며, 조정사유 발생과 관련한 제반 사정에 </w:delText>
          </w:r>
          <w:r w:rsidRPr="000C7330" w:rsidDel="008076F4">
            <w:rPr>
              <w:rFonts w:eastAsiaTheme="minorHAnsi" w:cs="굴림" w:hint="eastAsia"/>
              <w:color w:val="000000" w:themeColor="text1"/>
              <w:kern w:val="0"/>
              <w:szCs w:val="24"/>
              <w:rPrChange w:id="5592" w:author="FURSYS" w:date="2025-12-04T15:42:00Z">
                <w:rPr>
                  <w:rFonts w:ascii="바탕" w:eastAsia="바탕" w:hAnsi="바탕" w:cs="굴림" w:hint="eastAsia"/>
                  <w:kern w:val="0"/>
                  <w:sz w:val="24"/>
                  <w:szCs w:val="24"/>
                </w:rPr>
              </w:rPrChange>
            </w:rPr>
            <w:delText>대해서는“계약금액”</w:delText>
          </w:r>
          <w:r w:rsidRPr="000C7330" w:rsidDel="008076F4">
            <w:rPr>
              <w:rFonts w:eastAsiaTheme="minorHAnsi" w:cs="굴림"/>
              <w:color w:val="000000" w:themeColor="text1"/>
              <w:kern w:val="0"/>
              <w:szCs w:val="24"/>
              <w:rPrChange w:id="559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94" w:author="FURSYS" w:date="2025-12-04T15:42:00Z">
                <w:rPr>
                  <w:rFonts w:ascii="바탕" w:eastAsia="바탕" w:hAnsi="바탕" w:cs="굴림" w:hint="eastAsia"/>
                  <w:kern w:val="0"/>
                  <w:sz w:val="24"/>
                  <w:szCs w:val="24"/>
                </w:rPr>
              </w:rPrChange>
            </w:rPr>
            <w:delText>조정을</w:delText>
          </w:r>
          <w:r w:rsidRPr="000C7330" w:rsidDel="008076F4">
            <w:rPr>
              <w:rFonts w:eastAsiaTheme="minorHAnsi" w:cs="굴림"/>
              <w:color w:val="000000" w:themeColor="text1"/>
              <w:kern w:val="0"/>
              <w:szCs w:val="24"/>
              <w:rPrChange w:id="559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96" w:author="FURSYS" w:date="2025-12-04T15:42:00Z">
                <w:rPr>
                  <w:rFonts w:ascii="바탕" w:eastAsia="바탕" w:hAnsi="바탕" w:cs="굴림" w:hint="eastAsia"/>
                  <w:kern w:val="0"/>
                  <w:sz w:val="24"/>
                  <w:szCs w:val="24"/>
                </w:rPr>
              </w:rPrChange>
            </w:rPr>
            <w:delText>요청한</w:delText>
          </w:r>
          <w:r w:rsidRPr="000C7330" w:rsidDel="008076F4">
            <w:rPr>
              <w:rFonts w:eastAsiaTheme="minorHAnsi" w:cs="굴림"/>
              <w:color w:val="000000" w:themeColor="text1"/>
              <w:kern w:val="0"/>
              <w:szCs w:val="24"/>
              <w:rPrChange w:id="559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598" w:author="FURSYS" w:date="2025-12-04T15:42:00Z">
                <w:rPr>
                  <w:rFonts w:ascii="바탕" w:eastAsia="바탕" w:hAnsi="바탕" w:cs="굴림" w:hint="eastAsia"/>
                  <w:kern w:val="0"/>
                  <w:sz w:val="24"/>
                  <w:szCs w:val="24"/>
                </w:rPr>
              </w:rPrChange>
            </w:rPr>
            <w:delText>당사자가</w:delText>
          </w:r>
          <w:r w:rsidRPr="000C7330" w:rsidDel="008076F4">
            <w:rPr>
              <w:rFonts w:eastAsiaTheme="minorHAnsi" w:cs="굴림"/>
              <w:color w:val="000000" w:themeColor="text1"/>
              <w:kern w:val="0"/>
              <w:szCs w:val="24"/>
              <w:rPrChange w:id="559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00" w:author="FURSYS" w:date="2025-12-04T15:42:00Z">
                <w:rPr>
                  <w:rFonts w:ascii="바탕" w:eastAsia="바탕" w:hAnsi="바탕" w:cs="굴림" w:hint="eastAsia"/>
                  <w:kern w:val="0"/>
                  <w:sz w:val="24"/>
                  <w:szCs w:val="24"/>
                </w:rPr>
              </w:rPrChange>
            </w:rPr>
            <w:delText>상대방에게</w:delText>
          </w:r>
          <w:r w:rsidRPr="000C7330" w:rsidDel="008076F4">
            <w:rPr>
              <w:rFonts w:eastAsiaTheme="minorHAnsi" w:cs="굴림"/>
              <w:color w:val="000000" w:themeColor="text1"/>
              <w:kern w:val="0"/>
              <w:szCs w:val="24"/>
              <w:rPrChange w:id="560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02" w:author="FURSYS" w:date="2025-12-04T15:42:00Z">
                <w:rPr>
                  <w:rFonts w:ascii="바탕" w:eastAsia="바탕" w:hAnsi="바탕" w:cs="굴림" w:hint="eastAsia"/>
                  <w:kern w:val="0"/>
                  <w:sz w:val="24"/>
                  <w:szCs w:val="24"/>
                </w:rPr>
              </w:rPrChange>
            </w:rPr>
            <w:delText>입증하여야</w:delText>
          </w:r>
          <w:r w:rsidRPr="000C7330" w:rsidDel="008076F4">
            <w:rPr>
              <w:rFonts w:eastAsiaTheme="minorHAnsi" w:cs="굴림"/>
              <w:color w:val="000000" w:themeColor="text1"/>
              <w:kern w:val="0"/>
              <w:szCs w:val="24"/>
              <w:rPrChange w:id="560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04" w:author="FURSYS" w:date="2025-12-04T15:42:00Z">
                <w:rPr>
                  <w:rFonts w:ascii="바탕" w:eastAsia="바탕" w:hAnsi="바탕" w:cs="굴림" w:hint="eastAsia"/>
                  <w:kern w:val="0"/>
                  <w:sz w:val="24"/>
                  <w:szCs w:val="24"/>
                </w:rPr>
              </w:rPrChange>
            </w:rPr>
            <w:delText>한다</w:delText>
          </w:r>
          <w:r w:rsidRPr="000C7330" w:rsidDel="008076F4">
            <w:rPr>
              <w:rFonts w:eastAsiaTheme="minorHAnsi" w:cs="굴림"/>
              <w:color w:val="000000" w:themeColor="text1"/>
              <w:kern w:val="0"/>
              <w:szCs w:val="24"/>
              <w:rPrChange w:id="5605" w:author="FURSYS" w:date="2025-12-04T15:42:00Z">
                <w:rPr>
                  <w:rFonts w:ascii="바탕" w:eastAsia="바탕" w:hAnsi="바탕" w:cs="굴림"/>
                  <w:kern w:val="0"/>
                  <w:sz w:val="24"/>
                  <w:szCs w:val="24"/>
                </w:rPr>
              </w:rPrChange>
            </w:rPr>
            <w:delText>. </w:delText>
          </w:r>
          <w:r w:rsidRPr="000C7330" w:rsidDel="008076F4">
            <w:rPr>
              <w:rFonts w:eastAsiaTheme="minorHAnsi" w:cs="굴림"/>
              <w:color w:val="000000" w:themeColor="text1"/>
              <w:kern w:val="0"/>
              <w:szCs w:val="24"/>
              <w:rPrChange w:id="5606"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607"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608" w:author="FURSYS" w:date="2025-12-04T15:42:00Z">
                <w:rPr>
                  <w:rFonts w:ascii="바탕" w:eastAsia="바탕" w:hAnsi="바탕" w:cs="굴림"/>
                  <w:kern w:val="0"/>
                  <w:sz w:val="24"/>
                  <w:szCs w:val="24"/>
                </w:rPr>
              </w:rPrChange>
            </w:rPr>
            <w:delText xml:space="preserve">3. </w:delText>
          </w:r>
          <w:r w:rsidRPr="000C7330" w:rsidDel="008076F4">
            <w:rPr>
              <w:rFonts w:eastAsiaTheme="minorHAnsi" w:cs="굴림" w:hint="eastAsia"/>
              <w:color w:val="000000" w:themeColor="text1"/>
              <w:kern w:val="0"/>
              <w:szCs w:val="24"/>
              <w:rPrChange w:id="5609" w:author="FURSYS" w:date="2025-12-04T15:42:00Z">
                <w:rPr>
                  <w:rFonts w:ascii="바탕" w:eastAsia="바탕" w:hAnsi="바탕" w:cs="굴림" w:hint="eastAsia"/>
                  <w:kern w:val="0"/>
                  <w:sz w:val="24"/>
                  <w:szCs w:val="24"/>
                </w:rPr>
              </w:rPrChange>
            </w:rPr>
            <w:delText>상기의</w:delText>
          </w:r>
          <w:r w:rsidRPr="000C7330" w:rsidDel="008076F4">
            <w:rPr>
              <w:rFonts w:eastAsiaTheme="minorHAnsi" w:cs="굴림"/>
              <w:color w:val="000000" w:themeColor="text1"/>
              <w:kern w:val="0"/>
              <w:szCs w:val="24"/>
              <w:rPrChange w:id="561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11" w:author="FURSYS" w:date="2025-12-04T15:42:00Z">
                <w:rPr>
                  <w:rFonts w:ascii="바탕" w:eastAsia="바탕" w:hAnsi="바탕" w:cs="굴림" w:hint="eastAsia"/>
                  <w:kern w:val="0"/>
                  <w:sz w:val="24"/>
                  <w:szCs w:val="24"/>
                </w:rPr>
              </w:rPrChange>
            </w:rPr>
            <w:delText>조정</w:delText>
          </w:r>
          <w:r w:rsidRPr="000C7330" w:rsidDel="008076F4">
            <w:rPr>
              <w:rFonts w:eastAsiaTheme="minorHAnsi" w:cs="굴림"/>
              <w:color w:val="000000" w:themeColor="text1"/>
              <w:kern w:val="0"/>
              <w:szCs w:val="24"/>
              <w:rPrChange w:id="561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13" w:author="FURSYS" w:date="2025-12-04T15:42:00Z">
                <w:rPr>
                  <w:rFonts w:ascii="바탕" w:eastAsia="바탕" w:hAnsi="바탕" w:cs="굴림" w:hint="eastAsia"/>
                  <w:kern w:val="0"/>
                  <w:sz w:val="24"/>
                  <w:szCs w:val="24"/>
                </w:rPr>
              </w:rPrChange>
            </w:rPr>
            <w:delText>요청이</w:delText>
          </w:r>
          <w:r w:rsidRPr="000C7330" w:rsidDel="008076F4">
            <w:rPr>
              <w:rFonts w:eastAsiaTheme="minorHAnsi" w:cs="굴림"/>
              <w:color w:val="000000" w:themeColor="text1"/>
              <w:kern w:val="0"/>
              <w:szCs w:val="24"/>
              <w:rPrChange w:id="561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15" w:author="FURSYS" w:date="2025-12-04T15:42:00Z">
                <w:rPr>
                  <w:rFonts w:ascii="바탕" w:eastAsia="바탕" w:hAnsi="바탕" w:cs="굴림" w:hint="eastAsia"/>
                  <w:kern w:val="0"/>
                  <w:sz w:val="24"/>
                  <w:szCs w:val="24"/>
                </w:rPr>
              </w:rPrChange>
            </w:rPr>
            <w:delText>있을</w:delText>
          </w:r>
          <w:r w:rsidRPr="000C7330" w:rsidDel="008076F4">
            <w:rPr>
              <w:rFonts w:eastAsiaTheme="minorHAnsi" w:cs="굴림"/>
              <w:color w:val="000000" w:themeColor="text1"/>
              <w:kern w:val="0"/>
              <w:szCs w:val="24"/>
              <w:rPrChange w:id="561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17" w:author="FURSYS" w:date="2025-12-04T15:42:00Z">
                <w:rPr>
                  <w:rFonts w:ascii="바탕" w:eastAsia="바탕" w:hAnsi="바탕" w:cs="굴림" w:hint="eastAsia"/>
                  <w:kern w:val="0"/>
                  <w:sz w:val="24"/>
                  <w:szCs w:val="24"/>
                </w:rPr>
              </w:rPrChange>
            </w:rPr>
            <w:delText>경우</w:delText>
          </w:r>
          <w:r w:rsidRPr="000C7330" w:rsidDel="008076F4">
            <w:rPr>
              <w:rFonts w:eastAsiaTheme="minorHAnsi" w:cs="굴림"/>
              <w:color w:val="000000" w:themeColor="text1"/>
              <w:kern w:val="0"/>
              <w:szCs w:val="24"/>
              <w:rPrChange w:id="561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19" w:author="FURSYS" w:date="2025-12-04T15:42:00Z">
                <w:rPr>
                  <w:rFonts w:ascii="바탕" w:eastAsia="바탕" w:hAnsi="바탕" w:cs="굴림" w:hint="eastAsia"/>
                  <w:kern w:val="0"/>
                  <w:sz w:val="24"/>
                  <w:szCs w:val="24"/>
                </w:rPr>
              </w:rPrChange>
            </w:rPr>
            <w:delText>상대방은</w:delText>
          </w:r>
          <w:r w:rsidRPr="000C7330" w:rsidDel="008076F4">
            <w:rPr>
              <w:rFonts w:eastAsiaTheme="minorHAnsi" w:cs="굴림"/>
              <w:color w:val="000000" w:themeColor="text1"/>
              <w:kern w:val="0"/>
              <w:szCs w:val="24"/>
              <w:rPrChange w:id="562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21" w:author="FURSYS" w:date="2025-12-04T15:42:00Z">
                <w:rPr>
                  <w:rFonts w:ascii="바탕" w:eastAsia="바탕" w:hAnsi="바탕" w:cs="굴림" w:hint="eastAsia"/>
                  <w:kern w:val="0"/>
                  <w:sz w:val="24"/>
                  <w:szCs w:val="24"/>
                </w:rPr>
              </w:rPrChange>
            </w:rPr>
            <w:delText>성실하게</w:delText>
          </w:r>
          <w:r w:rsidRPr="000C7330" w:rsidDel="008076F4">
            <w:rPr>
              <w:rFonts w:eastAsiaTheme="minorHAnsi" w:cs="굴림"/>
              <w:color w:val="000000" w:themeColor="text1"/>
              <w:kern w:val="0"/>
              <w:szCs w:val="24"/>
              <w:rPrChange w:id="562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23" w:author="FURSYS" w:date="2025-12-04T15:42:00Z">
                <w:rPr>
                  <w:rFonts w:ascii="바탕" w:eastAsia="바탕" w:hAnsi="바탕" w:cs="굴림" w:hint="eastAsia"/>
                  <w:kern w:val="0"/>
                  <w:sz w:val="24"/>
                  <w:szCs w:val="24"/>
                </w:rPr>
              </w:rPrChange>
            </w:rPr>
            <w:delText>조정</w:delText>
          </w:r>
          <w:r w:rsidRPr="000C7330" w:rsidDel="008076F4">
            <w:rPr>
              <w:rFonts w:eastAsiaTheme="minorHAnsi" w:cs="굴림"/>
              <w:color w:val="000000" w:themeColor="text1"/>
              <w:kern w:val="0"/>
              <w:szCs w:val="24"/>
              <w:rPrChange w:id="562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25" w:author="FURSYS" w:date="2025-12-04T15:42:00Z">
                <w:rPr>
                  <w:rFonts w:ascii="바탕" w:eastAsia="바탕" w:hAnsi="바탕" w:cs="굴림" w:hint="eastAsia"/>
                  <w:kern w:val="0"/>
                  <w:sz w:val="24"/>
                  <w:szCs w:val="24"/>
                </w:rPr>
              </w:rPrChange>
            </w:rPr>
            <w:delText>요청에</w:delText>
          </w:r>
          <w:r w:rsidRPr="000C7330" w:rsidDel="008076F4">
            <w:rPr>
              <w:rFonts w:eastAsiaTheme="minorHAnsi" w:cs="굴림"/>
              <w:color w:val="000000" w:themeColor="text1"/>
              <w:kern w:val="0"/>
              <w:szCs w:val="24"/>
              <w:rPrChange w:id="562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27" w:author="FURSYS" w:date="2025-12-04T15:42:00Z">
                <w:rPr>
                  <w:rFonts w:ascii="바탕" w:eastAsia="바탕" w:hAnsi="바탕" w:cs="굴림" w:hint="eastAsia"/>
                  <w:kern w:val="0"/>
                  <w:sz w:val="24"/>
                  <w:szCs w:val="24"/>
                </w:rPr>
              </w:rPrChange>
            </w:rPr>
            <w:delText>응해야</w:delText>
          </w:r>
          <w:r w:rsidRPr="000C7330" w:rsidDel="008076F4">
            <w:rPr>
              <w:rFonts w:eastAsiaTheme="minorHAnsi" w:cs="굴림"/>
              <w:color w:val="000000" w:themeColor="text1"/>
              <w:kern w:val="0"/>
              <w:szCs w:val="24"/>
              <w:rPrChange w:id="562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29" w:author="FURSYS" w:date="2025-12-04T15:42:00Z">
                <w:rPr>
                  <w:rFonts w:ascii="바탕" w:eastAsia="바탕" w:hAnsi="바탕" w:cs="굴림" w:hint="eastAsia"/>
                  <w:kern w:val="0"/>
                  <w:sz w:val="24"/>
                  <w:szCs w:val="24"/>
                </w:rPr>
              </w:rPrChange>
            </w:rPr>
            <w:delText>하며</w:delText>
          </w:r>
          <w:r w:rsidRPr="000C7330" w:rsidDel="008076F4">
            <w:rPr>
              <w:rFonts w:eastAsiaTheme="minorHAnsi" w:cs="굴림"/>
              <w:color w:val="000000" w:themeColor="text1"/>
              <w:kern w:val="0"/>
              <w:szCs w:val="24"/>
              <w:rPrChange w:id="563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31" w:author="FURSYS" w:date="2025-12-04T15:42:00Z">
                <w:rPr>
                  <w:rFonts w:ascii="바탕" w:eastAsia="바탕" w:hAnsi="바탕" w:cs="굴림" w:hint="eastAsia"/>
                  <w:kern w:val="0"/>
                  <w:sz w:val="24"/>
                  <w:szCs w:val="24"/>
                </w:rPr>
              </w:rPrChange>
            </w:rPr>
            <w:delText>계약당사자는</w:delText>
          </w:r>
          <w:r w:rsidRPr="000C7330" w:rsidDel="008076F4">
            <w:rPr>
              <w:rFonts w:eastAsiaTheme="minorHAnsi" w:cs="굴림"/>
              <w:color w:val="000000" w:themeColor="text1"/>
              <w:kern w:val="0"/>
              <w:szCs w:val="24"/>
              <w:rPrChange w:id="563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33" w:author="FURSYS" w:date="2025-12-04T15:42:00Z">
                <w:rPr>
                  <w:rFonts w:ascii="바탕" w:eastAsia="바탕" w:hAnsi="바탕" w:cs="굴림" w:hint="eastAsia"/>
                  <w:kern w:val="0"/>
                  <w:sz w:val="24"/>
                  <w:szCs w:val="24"/>
                </w:rPr>
              </w:rPrChange>
            </w:rPr>
            <w:delText>조정요청</w:delText>
          </w:r>
          <w:r w:rsidRPr="000C7330" w:rsidDel="008076F4">
            <w:rPr>
              <w:rFonts w:eastAsiaTheme="minorHAnsi" w:cs="굴림"/>
              <w:color w:val="000000" w:themeColor="text1"/>
              <w:kern w:val="0"/>
              <w:szCs w:val="24"/>
              <w:rPrChange w:id="563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35" w:author="FURSYS" w:date="2025-12-04T15:42:00Z">
                <w:rPr>
                  <w:rFonts w:ascii="바탕" w:eastAsia="바탕" w:hAnsi="바탕" w:cs="굴림" w:hint="eastAsia"/>
                  <w:kern w:val="0"/>
                  <w:sz w:val="24"/>
                  <w:szCs w:val="24"/>
                </w:rPr>
              </w:rPrChange>
            </w:rPr>
            <w:delText>상대방이</w:delText>
          </w:r>
          <w:r w:rsidRPr="000C7330" w:rsidDel="008076F4">
            <w:rPr>
              <w:rFonts w:eastAsiaTheme="minorHAnsi" w:cs="굴림"/>
              <w:color w:val="000000" w:themeColor="text1"/>
              <w:kern w:val="0"/>
              <w:szCs w:val="24"/>
              <w:rPrChange w:id="563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37" w:author="FURSYS" w:date="2025-12-04T15:42:00Z">
                <w:rPr>
                  <w:rFonts w:ascii="바탕" w:eastAsia="바탕" w:hAnsi="바탕" w:cs="굴림" w:hint="eastAsia"/>
                  <w:kern w:val="0"/>
                  <w:sz w:val="24"/>
                  <w:szCs w:val="24"/>
                </w:rPr>
              </w:rPrChange>
            </w:rPr>
            <w:delText>요청서면을</w:delText>
          </w:r>
          <w:r w:rsidRPr="000C7330" w:rsidDel="008076F4">
            <w:rPr>
              <w:rFonts w:eastAsiaTheme="minorHAnsi" w:cs="굴림"/>
              <w:color w:val="000000" w:themeColor="text1"/>
              <w:kern w:val="0"/>
              <w:szCs w:val="24"/>
              <w:rPrChange w:id="563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39" w:author="FURSYS" w:date="2025-12-04T15:42:00Z">
                <w:rPr>
                  <w:rFonts w:ascii="바탕" w:eastAsia="바탕" w:hAnsi="바탕" w:cs="굴림" w:hint="eastAsia"/>
                  <w:kern w:val="0"/>
                  <w:sz w:val="24"/>
                  <w:szCs w:val="24"/>
                </w:rPr>
              </w:rPrChange>
            </w:rPr>
            <w:delText>수령한</w:delText>
          </w:r>
          <w:r w:rsidRPr="000C7330" w:rsidDel="008076F4">
            <w:rPr>
              <w:rFonts w:eastAsiaTheme="minorHAnsi" w:cs="굴림"/>
              <w:color w:val="000000" w:themeColor="text1"/>
              <w:kern w:val="0"/>
              <w:szCs w:val="24"/>
              <w:rPrChange w:id="564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41" w:author="FURSYS" w:date="2025-12-04T15:42:00Z">
                <w:rPr>
                  <w:rFonts w:ascii="바탕" w:eastAsia="바탕" w:hAnsi="바탕" w:cs="굴림" w:hint="eastAsia"/>
                  <w:kern w:val="0"/>
                  <w:sz w:val="24"/>
                  <w:szCs w:val="24"/>
                </w:rPr>
              </w:rPrChange>
            </w:rPr>
            <w:delText>날로부터</w:delText>
          </w:r>
          <w:r w:rsidRPr="000C7330" w:rsidDel="008076F4">
            <w:rPr>
              <w:rFonts w:eastAsiaTheme="minorHAnsi" w:cs="굴림"/>
              <w:color w:val="000000" w:themeColor="text1"/>
              <w:kern w:val="0"/>
              <w:szCs w:val="24"/>
              <w:rPrChange w:id="5642" w:author="FURSYS" w:date="2025-12-04T15:42:00Z">
                <w:rPr>
                  <w:rFonts w:ascii="바탕" w:eastAsia="바탕" w:hAnsi="바탕" w:cs="굴림"/>
                  <w:kern w:val="0"/>
                  <w:sz w:val="24"/>
                  <w:szCs w:val="24"/>
                </w:rPr>
              </w:rPrChange>
            </w:rPr>
            <w:delText xml:space="preserve"> 30일 </w:delText>
          </w:r>
          <w:r w:rsidRPr="000C7330" w:rsidDel="008076F4">
            <w:rPr>
              <w:rFonts w:eastAsiaTheme="minorHAnsi" w:cs="굴림" w:hint="eastAsia"/>
              <w:color w:val="000000" w:themeColor="text1"/>
              <w:kern w:val="0"/>
              <w:szCs w:val="24"/>
              <w:rPrChange w:id="5643" w:author="FURSYS" w:date="2025-12-04T15:42:00Z">
                <w:rPr>
                  <w:rFonts w:ascii="바탕" w:eastAsia="바탕" w:hAnsi="바탕" w:cs="굴림" w:hint="eastAsia"/>
                  <w:kern w:val="0"/>
                  <w:sz w:val="24"/>
                  <w:szCs w:val="24"/>
                </w:rPr>
              </w:rPrChange>
            </w:rPr>
            <w:delText>이내에</w:delText>
          </w:r>
          <w:r w:rsidRPr="000C7330" w:rsidDel="008076F4">
            <w:rPr>
              <w:rFonts w:eastAsiaTheme="minorHAnsi" w:cs="굴림"/>
              <w:color w:val="000000" w:themeColor="text1"/>
              <w:kern w:val="0"/>
              <w:szCs w:val="24"/>
              <w:rPrChange w:id="564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45" w:author="FURSYS" w:date="2025-12-04T15:42:00Z">
                <w:rPr>
                  <w:rFonts w:ascii="바탕" w:eastAsia="바탕" w:hAnsi="바탕" w:cs="굴림" w:hint="eastAsia"/>
                  <w:kern w:val="0"/>
                  <w:sz w:val="24"/>
                  <w:szCs w:val="24"/>
                </w:rPr>
              </w:rPrChange>
            </w:rPr>
            <w:delText>상호</w:delText>
          </w:r>
          <w:r w:rsidRPr="000C7330" w:rsidDel="008076F4">
            <w:rPr>
              <w:rFonts w:eastAsiaTheme="minorHAnsi" w:cs="굴림"/>
              <w:color w:val="000000" w:themeColor="text1"/>
              <w:kern w:val="0"/>
              <w:szCs w:val="24"/>
              <w:rPrChange w:id="564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47" w:author="FURSYS" w:date="2025-12-04T15:42:00Z">
                <w:rPr>
                  <w:rFonts w:ascii="바탕" w:eastAsia="바탕" w:hAnsi="바탕" w:cs="굴림" w:hint="eastAsia"/>
                  <w:kern w:val="0"/>
                  <w:sz w:val="24"/>
                  <w:szCs w:val="24"/>
                </w:rPr>
              </w:rPrChange>
            </w:rPr>
            <w:delText>협의를</w:delText>
          </w:r>
          <w:r w:rsidRPr="000C7330" w:rsidDel="008076F4">
            <w:rPr>
              <w:rFonts w:eastAsiaTheme="minorHAnsi" w:cs="굴림"/>
              <w:color w:val="000000" w:themeColor="text1"/>
              <w:kern w:val="0"/>
              <w:szCs w:val="24"/>
              <w:rPrChange w:id="564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49" w:author="FURSYS" w:date="2025-12-04T15:42:00Z">
                <w:rPr>
                  <w:rFonts w:ascii="바탕" w:eastAsia="바탕" w:hAnsi="바탕" w:cs="굴림" w:hint="eastAsia"/>
                  <w:kern w:val="0"/>
                  <w:sz w:val="24"/>
                  <w:szCs w:val="24"/>
                </w:rPr>
              </w:rPrChange>
            </w:rPr>
            <w:delText>통해</w:delText>
          </w:r>
          <w:r w:rsidRPr="000C7330" w:rsidDel="008076F4">
            <w:rPr>
              <w:rFonts w:eastAsiaTheme="minorHAnsi" w:cs="굴림"/>
              <w:color w:val="000000" w:themeColor="text1"/>
              <w:kern w:val="0"/>
              <w:szCs w:val="24"/>
              <w:rPrChange w:id="565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51" w:author="FURSYS" w:date="2025-12-04T15:42:00Z">
                <w:rPr>
                  <w:rFonts w:ascii="바탕" w:eastAsia="바탕" w:hAnsi="바탕" w:cs="굴림" w:hint="eastAsia"/>
                  <w:kern w:val="0"/>
                  <w:sz w:val="24"/>
                  <w:szCs w:val="24"/>
                </w:rPr>
              </w:rPrChange>
            </w:rPr>
            <w:delText>“계약금액”을</w:delText>
          </w:r>
          <w:r w:rsidRPr="000C7330" w:rsidDel="008076F4">
            <w:rPr>
              <w:rFonts w:eastAsiaTheme="minorHAnsi" w:cs="굴림"/>
              <w:color w:val="000000" w:themeColor="text1"/>
              <w:kern w:val="0"/>
              <w:szCs w:val="24"/>
              <w:rPrChange w:id="5652" w:author="FURSYS" w:date="2025-12-04T15:42:00Z">
                <w:rPr>
                  <w:rFonts w:ascii="바탕" w:eastAsia="바탕" w:hAnsi="바탕" w:cs="굴림"/>
                  <w:kern w:val="0"/>
                  <w:sz w:val="24"/>
                  <w:szCs w:val="24"/>
                </w:rPr>
              </w:rPrChange>
            </w:rPr>
            <w:delText xml:space="preserve"> 다시 정한다.</w:delText>
          </w:r>
          <w:r w:rsidRPr="000C7330" w:rsidDel="008076F4">
            <w:rPr>
              <w:rFonts w:eastAsiaTheme="minorHAnsi" w:cs="굴림"/>
              <w:color w:val="000000" w:themeColor="text1"/>
              <w:kern w:val="0"/>
              <w:szCs w:val="24"/>
              <w:rPrChange w:id="5653"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654"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655" w:author="FURSYS" w:date="2025-12-04T15:42:00Z">
                <w:rPr>
                  <w:rFonts w:ascii="바탕" w:eastAsia="바탕" w:hAnsi="바탕" w:cs="굴림"/>
                  <w:kern w:val="0"/>
                  <w:sz w:val="24"/>
                  <w:szCs w:val="24"/>
                </w:rPr>
              </w:rPrChange>
            </w:rPr>
            <w:delText xml:space="preserve">4. </w:delText>
          </w:r>
          <w:r w:rsidRPr="000C7330" w:rsidDel="008076F4">
            <w:rPr>
              <w:rFonts w:eastAsiaTheme="minorHAnsi" w:cs="굴림" w:hint="eastAsia"/>
              <w:color w:val="000000" w:themeColor="text1"/>
              <w:kern w:val="0"/>
              <w:szCs w:val="24"/>
              <w:rPrChange w:id="5656" w:author="FURSYS" w:date="2025-12-04T15:42:00Z">
                <w:rPr>
                  <w:rFonts w:ascii="바탕" w:eastAsia="바탕" w:hAnsi="바탕" w:cs="굴림" w:hint="eastAsia"/>
                  <w:kern w:val="0"/>
                  <w:sz w:val="24"/>
                  <w:szCs w:val="24"/>
                </w:rPr>
              </w:rPrChange>
            </w:rPr>
            <w:delText>용역기간의</w:delText>
          </w:r>
          <w:r w:rsidRPr="000C7330" w:rsidDel="008076F4">
            <w:rPr>
              <w:rFonts w:eastAsiaTheme="minorHAnsi" w:cs="굴림"/>
              <w:color w:val="000000" w:themeColor="text1"/>
              <w:kern w:val="0"/>
              <w:szCs w:val="24"/>
              <w:rPrChange w:id="565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58" w:author="FURSYS" w:date="2025-12-04T15:42:00Z">
                <w:rPr>
                  <w:rFonts w:ascii="바탕" w:eastAsia="바탕" w:hAnsi="바탕" w:cs="굴림" w:hint="eastAsia"/>
                  <w:kern w:val="0"/>
                  <w:sz w:val="24"/>
                  <w:szCs w:val="24"/>
                </w:rPr>
              </w:rPrChange>
            </w:rPr>
            <w:delText>단축</w:delText>
          </w:r>
          <w:r w:rsidRPr="000C7330" w:rsidDel="008076F4">
            <w:rPr>
              <w:rFonts w:eastAsiaTheme="minorHAnsi" w:cs="굴림"/>
              <w:color w:val="000000" w:themeColor="text1"/>
              <w:kern w:val="0"/>
              <w:szCs w:val="24"/>
              <w:rPrChange w:id="5659" w:author="FURSYS" w:date="2025-12-04T15:42:00Z">
                <w:rPr>
                  <w:rFonts w:ascii="바탕" w:eastAsia="바탕" w:hAnsi="바탕" w:cs="굴림"/>
                  <w:kern w:val="0"/>
                  <w:sz w:val="24"/>
                  <w:szCs w:val="24"/>
                </w:rPr>
              </w:rPrChange>
            </w:rPr>
            <w:delText xml:space="preserve">/연장 </w:delText>
          </w:r>
          <w:r w:rsidRPr="000C7330" w:rsidDel="008076F4">
            <w:rPr>
              <w:rFonts w:eastAsiaTheme="minorHAnsi" w:cs="굴림" w:hint="eastAsia"/>
              <w:color w:val="000000" w:themeColor="text1"/>
              <w:kern w:val="0"/>
              <w:szCs w:val="24"/>
              <w:rPrChange w:id="5660" w:author="FURSYS" w:date="2025-12-04T15:42:00Z">
                <w:rPr>
                  <w:rFonts w:ascii="바탕" w:eastAsia="바탕" w:hAnsi="바탕" w:cs="굴림" w:hint="eastAsia"/>
                  <w:kern w:val="0"/>
                  <w:sz w:val="24"/>
                  <w:szCs w:val="24"/>
                </w:rPr>
              </w:rPrChange>
            </w:rPr>
            <w:delText>또는</w:delText>
          </w:r>
          <w:r w:rsidRPr="000C7330" w:rsidDel="008076F4">
            <w:rPr>
              <w:rFonts w:eastAsiaTheme="minorHAnsi" w:cs="굴림"/>
              <w:color w:val="000000" w:themeColor="text1"/>
              <w:kern w:val="0"/>
              <w:szCs w:val="24"/>
              <w:rPrChange w:id="566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62" w:author="FURSYS" w:date="2025-12-04T15:42:00Z">
                <w:rPr>
                  <w:rFonts w:ascii="바탕" w:eastAsia="바탕" w:hAnsi="바탕" w:cs="굴림" w:hint="eastAsia"/>
                  <w:kern w:val="0"/>
                  <w:sz w:val="24"/>
                  <w:szCs w:val="24"/>
                </w:rPr>
              </w:rPrChange>
            </w:rPr>
            <w:delText>용역범위의</w:delText>
          </w:r>
          <w:r w:rsidRPr="000C7330" w:rsidDel="008076F4">
            <w:rPr>
              <w:rFonts w:eastAsiaTheme="minorHAnsi" w:cs="굴림"/>
              <w:color w:val="000000" w:themeColor="text1"/>
              <w:kern w:val="0"/>
              <w:szCs w:val="24"/>
              <w:rPrChange w:id="566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64" w:author="FURSYS" w:date="2025-12-04T15:42:00Z">
                <w:rPr>
                  <w:rFonts w:ascii="바탕" w:eastAsia="바탕" w:hAnsi="바탕" w:cs="굴림" w:hint="eastAsia"/>
                  <w:kern w:val="0"/>
                  <w:sz w:val="24"/>
                  <w:szCs w:val="24"/>
                </w:rPr>
              </w:rPrChange>
            </w:rPr>
            <w:delText>증감</w:delText>
          </w:r>
          <w:r w:rsidRPr="000C7330" w:rsidDel="008076F4">
            <w:rPr>
              <w:rFonts w:eastAsiaTheme="minorHAnsi" w:cs="굴림"/>
              <w:color w:val="000000" w:themeColor="text1"/>
              <w:kern w:val="0"/>
              <w:szCs w:val="24"/>
              <w:rPrChange w:id="566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66" w:author="FURSYS" w:date="2025-12-04T15:42:00Z">
                <w:rPr>
                  <w:rFonts w:ascii="바탕" w:eastAsia="바탕" w:hAnsi="바탕" w:cs="굴림" w:hint="eastAsia"/>
                  <w:kern w:val="0"/>
                  <w:sz w:val="24"/>
                  <w:szCs w:val="24"/>
                </w:rPr>
              </w:rPrChange>
            </w:rPr>
            <w:delText>등으로</w:delText>
          </w:r>
          <w:r w:rsidRPr="000C7330" w:rsidDel="008076F4">
            <w:rPr>
              <w:rFonts w:eastAsiaTheme="minorHAnsi" w:cs="굴림"/>
              <w:color w:val="000000" w:themeColor="text1"/>
              <w:kern w:val="0"/>
              <w:szCs w:val="24"/>
              <w:rPrChange w:id="566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68" w:author="FURSYS" w:date="2025-12-04T15:42:00Z">
                <w:rPr>
                  <w:rFonts w:ascii="바탕" w:eastAsia="바탕" w:hAnsi="바탕" w:cs="굴림" w:hint="eastAsia"/>
                  <w:kern w:val="0"/>
                  <w:sz w:val="24"/>
                  <w:szCs w:val="24"/>
                </w:rPr>
              </w:rPrChange>
            </w:rPr>
            <w:delText>인하여</w:delText>
          </w:r>
          <w:r w:rsidRPr="000C7330" w:rsidDel="008076F4">
            <w:rPr>
              <w:rFonts w:eastAsiaTheme="minorHAnsi" w:cs="굴림"/>
              <w:color w:val="000000" w:themeColor="text1"/>
              <w:kern w:val="0"/>
              <w:szCs w:val="24"/>
              <w:rPrChange w:id="566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70" w:author="FURSYS" w:date="2025-12-04T15:42:00Z">
                <w:rPr>
                  <w:rFonts w:ascii="바탕" w:eastAsia="바탕" w:hAnsi="바탕" w:cs="굴림" w:hint="eastAsia"/>
                  <w:kern w:val="0"/>
                  <w:sz w:val="24"/>
                  <w:szCs w:val="24"/>
                </w:rPr>
              </w:rPrChange>
            </w:rPr>
            <w:delText>계약금액의</w:delText>
          </w:r>
          <w:r w:rsidRPr="000C7330" w:rsidDel="008076F4">
            <w:rPr>
              <w:rFonts w:eastAsiaTheme="minorHAnsi" w:cs="굴림"/>
              <w:color w:val="000000" w:themeColor="text1"/>
              <w:kern w:val="0"/>
              <w:szCs w:val="24"/>
              <w:rPrChange w:id="567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72" w:author="FURSYS" w:date="2025-12-04T15:42:00Z">
                <w:rPr>
                  <w:rFonts w:ascii="바탕" w:eastAsia="바탕" w:hAnsi="바탕" w:cs="굴림" w:hint="eastAsia"/>
                  <w:kern w:val="0"/>
                  <w:sz w:val="24"/>
                  <w:szCs w:val="24"/>
                </w:rPr>
              </w:rPrChange>
            </w:rPr>
            <w:delText>조정이</w:delText>
          </w:r>
          <w:r w:rsidRPr="000C7330" w:rsidDel="008076F4">
            <w:rPr>
              <w:rFonts w:eastAsiaTheme="minorHAnsi" w:cs="굴림"/>
              <w:color w:val="000000" w:themeColor="text1"/>
              <w:kern w:val="0"/>
              <w:szCs w:val="24"/>
              <w:rPrChange w:id="567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74" w:author="FURSYS" w:date="2025-12-04T15:42:00Z">
                <w:rPr>
                  <w:rFonts w:ascii="바탕" w:eastAsia="바탕" w:hAnsi="바탕" w:cs="굴림" w:hint="eastAsia"/>
                  <w:kern w:val="0"/>
                  <w:sz w:val="24"/>
                  <w:szCs w:val="24"/>
                </w:rPr>
              </w:rPrChange>
            </w:rPr>
            <w:delText>요구되는</w:delText>
          </w:r>
          <w:r w:rsidRPr="000C7330" w:rsidDel="008076F4">
            <w:rPr>
              <w:rFonts w:eastAsiaTheme="minorHAnsi" w:cs="굴림"/>
              <w:color w:val="000000" w:themeColor="text1"/>
              <w:kern w:val="0"/>
              <w:szCs w:val="24"/>
              <w:rPrChange w:id="567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76" w:author="FURSYS" w:date="2025-12-04T15:42:00Z">
                <w:rPr>
                  <w:rFonts w:ascii="바탕" w:eastAsia="바탕" w:hAnsi="바탕" w:cs="굴림" w:hint="eastAsia"/>
                  <w:kern w:val="0"/>
                  <w:sz w:val="24"/>
                  <w:szCs w:val="24"/>
                </w:rPr>
              </w:rPrChange>
            </w:rPr>
            <w:delText>경우</w:delText>
          </w:r>
          <w:r w:rsidRPr="000C7330" w:rsidDel="008076F4">
            <w:rPr>
              <w:rFonts w:eastAsiaTheme="minorHAnsi" w:cs="굴림"/>
              <w:color w:val="000000" w:themeColor="text1"/>
              <w:kern w:val="0"/>
              <w:szCs w:val="24"/>
              <w:rPrChange w:id="567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78" w:author="FURSYS" w:date="2025-12-04T15:42:00Z">
                <w:rPr>
                  <w:rFonts w:ascii="바탕" w:eastAsia="바탕" w:hAnsi="바탕" w:cs="굴림" w:hint="eastAsia"/>
                  <w:kern w:val="0"/>
                  <w:sz w:val="24"/>
                  <w:szCs w:val="24"/>
                </w:rPr>
              </w:rPrChange>
            </w:rPr>
            <w:delText>“갑”과</w:delText>
          </w:r>
          <w:r w:rsidRPr="000C7330" w:rsidDel="008076F4">
            <w:rPr>
              <w:rFonts w:eastAsiaTheme="minorHAnsi" w:cs="굴림"/>
              <w:color w:val="000000" w:themeColor="text1"/>
              <w:kern w:val="0"/>
              <w:szCs w:val="24"/>
              <w:rPrChange w:id="567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680"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681" w:author="FURSYS" w:date="2025-12-04T15:42:00Z">
                <w:rPr>
                  <w:rFonts w:ascii="바탕" w:eastAsia="바탕" w:hAnsi="바탕" w:cs="굴림"/>
                  <w:kern w:val="0"/>
                  <w:sz w:val="24"/>
                  <w:szCs w:val="24"/>
                </w:rPr>
              </w:rPrChange>
            </w:rPr>
            <w:delText xml:space="preserve"> 상호 협의하여 계약금액을 조정할 수 있다.</w:delText>
          </w:r>
        </w:del>
      </w:ins>
    </w:p>
    <w:p w14:paraId="05A746A1" w14:textId="71167659" w:rsidR="002E2521" w:rsidRPr="000C7330" w:rsidDel="008076F4" w:rsidRDefault="002E2521">
      <w:pPr>
        <w:rPr>
          <w:ins w:id="5682" w:author="이승준 (Seungjun Lee)" w:date="2025-07-29T11:35:00Z"/>
          <w:del w:id="5683" w:author="FURSYS" w:date="2025-08-06T14:26:00Z"/>
          <w:rFonts w:eastAsiaTheme="minorHAnsi" w:cs="굴림"/>
          <w:color w:val="000000" w:themeColor="text1"/>
          <w:kern w:val="0"/>
          <w:szCs w:val="24"/>
          <w:rPrChange w:id="5684" w:author="FURSYS" w:date="2025-12-04T15:42:00Z">
            <w:rPr>
              <w:ins w:id="5685" w:author="이승준 (Seungjun Lee)" w:date="2025-07-29T11:35:00Z"/>
              <w:del w:id="5686" w:author="FURSYS" w:date="2025-08-06T14:26:00Z"/>
              <w:rFonts w:ascii="굴림" w:eastAsia="굴림" w:hAnsi="굴림" w:cs="굴림"/>
              <w:kern w:val="0"/>
              <w:sz w:val="24"/>
              <w:szCs w:val="24"/>
            </w:rPr>
          </w:rPrChange>
        </w:rPr>
        <w:pPrChange w:id="5687" w:author="FURSYS" w:date="2025-08-06T14:26:00Z">
          <w:pPr>
            <w:widowControl/>
            <w:wordWrap/>
            <w:autoSpaceDE/>
            <w:autoSpaceDN/>
            <w:spacing w:after="240"/>
            <w:jc w:val="left"/>
          </w:pPr>
        </w:pPrChange>
      </w:pPr>
      <w:ins w:id="5688" w:author="이승준 (Seungjun Lee)" w:date="2025-07-29T11:35:00Z">
        <w:del w:id="5689" w:author="FURSYS" w:date="2025-08-06T14:26:00Z">
          <w:r w:rsidRPr="000C7330" w:rsidDel="008076F4">
            <w:rPr>
              <w:rFonts w:eastAsiaTheme="minorHAnsi" w:cs="굴림"/>
              <w:color w:val="000000" w:themeColor="text1"/>
              <w:kern w:val="0"/>
              <w:szCs w:val="24"/>
              <w:rPrChange w:id="5690" w:author="FURSYS" w:date="2025-12-04T15:42:00Z">
                <w:rPr>
                  <w:rFonts w:ascii="굴림" w:eastAsia="굴림" w:hAnsi="굴림" w:cs="굴림"/>
                  <w:kern w:val="0"/>
                  <w:sz w:val="24"/>
                  <w:szCs w:val="24"/>
                </w:rPr>
              </w:rPrChange>
            </w:rPr>
            <w:delText> </w:delText>
          </w:r>
        </w:del>
      </w:ins>
    </w:p>
    <w:p w14:paraId="7D4D46AE" w14:textId="489FADC0" w:rsidR="002E2521" w:rsidRPr="000C7330" w:rsidDel="008076F4" w:rsidRDefault="002E2521">
      <w:pPr>
        <w:rPr>
          <w:ins w:id="5691" w:author="이승준 (Seungjun Lee)" w:date="2025-07-29T11:35:00Z"/>
          <w:del w:id="5692" w:author="FURSYS" w:date="2025-08-06T14:26:00Z"/>
          <w:rFonts w:eastAsiaTheme="minorHAnsi" w:cs="굴림"/>
          <w:color w:val="000000" w:themeColor="text1"/>
          <w:kern w:val="0"/>
          <w:szCs w:val="24"/>
          <w:rPrChange w:id="5693" w:author="FURSYS" w:date="2025-12-04T15:42:00Z">
            <w:rPr>
              <w:ins w:id="5694" w:author="이승준 (Seungjun Lee)" w:date="2025-07-29T11:35:00Z"/>
              <w:del w:id="5695" w:author="FURSYS" w:date="2025-08-06T14:26:00Z"/>
              <w:rFonts w:ascii="굴림" w:eastAsia="굴림" w:hAnsi="굴림" w:cs="굴림"/>
              <w:kern w:val="0"/>
              <w:sz w:val="24"/>
              <w:szCs w:val="24"/>
            </w:rPr>
          </w:rPrChange>
        </w:rPr>
        <w:pPrChange w:id="5696" w:author="FURSYS" w:date="2025-08-06T14:26:00Z">
          <w:pPr>
            <w:widowControl/>
            <w:wordWrap/>
            <w:autoSpaceDE/>
            <w:autoSpaceDN/>
            <w:spacing w:after="240"/>
            <w:jc w:val="left"/>
          </w:pPr>
        </w:pPrChange>
      </w:pPr>
      <w:ins w:id="5697" w:author="이승준 (Seungjun Lee)" w:date="2025-07-29T11:35:00Z">
        <w:del w:id="5698" w:author="FURSYS" w:date="2025-08-06T14:26:00Z">
          <w:r w:rsidRPr="000C7330" w:rsidDel="008076F4">
            <w:rPr>
              <w:rFonts w:eastAsiaTheme="minorHAnsi" w:cs="굴림" w:hint="eastAsia"/>
              <w:b/>
              <w:bCs/>
              <w:color w:val="000000" w:themeColor="text1"/>
              <w:kern w:val="0"/>
              <w:szCs w:val="24"/>
              <w:rPrChange w:id="5699"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5700" w:author="FURSYS" w:date="2025-12-04T15:42:00Z">
                <w:rPr>
                  <w:rFonts w:ascii="바탕" w:eastAsia="바탕" w:hAnsi="바탕" w:cs="굴림"/>
                  <w:b/>
                  <w:bCs/>
                  <w:kern w:val="0"/>
                  <w:sz w:val="24"/>
                  <w:szCs w:val="24"/>
                </w:rPr>
              </w:rPrChange>
            </w:rPr>
            <w:delText xml:space="preserve"> 11 조 (공정의무) </w:delText>
          </w:r>
          <w:r w:rsidRPr="000C7330" w:rsidDel="008076F4">
            <w:rPr>
              <w:rFonts w:eastAsiaTheme="minorHAnsi" w:cs="굴림"/>
              <w:b/>
              <w:bCs/>
              <w:color w:val="000000" w:themeColor="text1"/>
              <w:kern w:val="0"/>
              <w:szCs w:val="24"/>
              <w:rPrChange w:id="5701"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5702"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703" w:author="FURSYS" w:date="2025-12-04T15:42:00Z">
                <w:rPr>
                  <w:rFonts w:ascii="바탕" w:eastAsia="바탕" w:hAnsi="바탕" w:cs="굴림"/>
                  <w:kern w:val="0"/>
                  <w:sz w:val="24"/>
                  <w:szCs w:val="24"/>
                </w:rPr>
              </w:rPrChange>
            </w:rPr>
            <w:delText xml:space="preserve">1. 당사자(그 임직원을 포함)는 “이 </w:delText>
          </w:r>
          <w:r w:rsidRPr="000C7330" w:rsidDel="008076F4">
            <w:rPr>
              <w:rFonts w:eastAsiaTheme="minorHAnsi" w:cs="굴림" w:hint="eastAsia"/>
              <w:color w:val="000000" w:themeColor="text1"/>
              <w:kern w:val="0"/>
              <w:szCs w:val="24"/>
              <w:rPrChange w:id="5704" w:author="FURSYS" w:date="2025-12-04T15:42:00Z">
                <w:rPr>
                  <w:rFonts w:ascii="바탕" w:eastAsia="바탕" w:hAnsi="바탕" w:cs="굴림" w:hint="eastAsia"/>
                  <w:kern w:val="0"/>
                  <w:sz w:val="24"/>
                  <w:szCs w:val="24"/>
                </w:rPr>
              </w:rPrChange>
            </w:rPr>
            <w:delText>계약”의</w:delText>
          </w:r>
          <w:r w:rsidRPr="000C7330" w:rsidDel="008076F4">
            <w:rPr>
              <w:rFonts w:eastAsiaTheme="minorHAnsi" w:cs="굴림"/>
              <w:color w:val="000000" w:themeColor="text1"/>
              <w:kern w:val="0"/>
              <w:szCs w:val="24"/>
              <w:rPrChange w:id="5705" w:author="FURSYS" w:date="2025-12-04T15:42:00Z">
                <w:rPr>
                  <w:rFonts w:ascii="바탕" w:eastAsia="바탕" w:hAnsi="바탕" w:cs="굴림"/>
                  <w:kern w:val="0"/>
                  <w:sz w:val="24"/>
                  <w:szCs w:val="24"/>
                </w:rPr>
              </w:rPrChange>
            </w:rPr>
            <w:delText xml:space="preserve"> 체결, 이행 및 유지에 있어 거래의 공정성에 대한 확보가 중요한 전제 조건임을 인식하고, 상대방(그와 </w:delText>
          </w:r>
          <w:r w:rsidRPr="000C7330" w:rsidDel="008076F4">
            <w:rPr>
              <w:rFonts w:eastAsiaTheme="minorHAnsi" w:cs="굴림" w:hint="eastAsia"/>
              <w:color w:val="000000" w:themeColor="text1"/>
              <w:kern w:val="0"/>
              <w:szCs w:val="24"/>
              <w:rPrChange w:id="5706" w:author="FURSYS" w:date="2025-12-04T15:42:00Z">
                <w:rPr>
                  <w:rFonts w:ascii="바탕" w:eastAsia="바탕" w:hAnsi="바탕" w:cs="굴림" w:hint="eastAsia"/>
                  <w:kern w:val="0"/>
                  <w:sz w:val="24"/>
                  <w:szCs w:val="24"/>
                </w:rPr>
              </w:rPrChange>
            </w:rPr>
            <w:delText>동일시</w:delText>
          </w:r>
          <w:r w:rsidRPr="000C7330" w:rsidDel="008076F4">
            <w:rPr>
              <w:rFonts w:eastAsiaTheme="minorHAnsi" w:cs="굴림"/>
              <w:color w:val="000000" w:themeColor="text1"/>
              <w:kern w:val="0"/>
              <w:szCs w:val="24"/>
              <w:rPrChange w:id="570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08" w:author="FURSYS" w:date="2025-12-04T15:42:00Z">
                <w:rPr>
                  <w:rFonts w:ascii="바탕" w:eastAsia="바탕" w:hAnsi="바탕" w:cs="굴림" w:hint="eastAsia"/>
                  <w:kern w:val="0"/>
                  <w:sz w:val="24"/>
                  <w:szCs w:val="24"/>
                </w:rPr>
              </w:rPrChange>
            </w:rPr>
            <w:delText>할</w:delText>
          </w:r>
          <w:r w:rsidRPr="000C7330" w:rsidDel="008076F4">
            <w:rPr>
              <w:rFonts w:eastAsiaTheme="minorHAnsi" w:cs="굴림"/>
              <w:color w:val="000000" w:themeColor="text1"/>
              <w:kern w:val="0"/>
              <w:szCs w:val="24"/>
              <w:rPrChange w:id="5709" w:author="FURSYS" w:date="2025-12-04T15:42:00Z">
                <w:rPr>
                  <w:rFonts w:ascii="바탕" w:eastAsia="바탕" w:hAnsi="바탕" w:cs="굴림"/>
                  <w:kern w:val="0"/>
                  <w:sz w:val="24"/>
                  <w:szCs w:val="24"/>
                </w:rPr>
              </w:rPrChange>
            </w:rPr>
            <w:delText xml:space="preserve"> 수 있는 친인척 등 관계자 포함) 또는 이 계약과 관련한 제3자에 대하여 거래의 공정성을 해할 수 있는 행위(이하 "</w:delText>
          </w:r>
          <w:r w:rsidRPr="000C7330" w:rsidDel="008076F4">
            <w:rPr>
              <w:rFonts w:eastAsiaTheme="minorHAnsi" w:cs="굴림" w:hint="eastAsia"/>
              <w:color w:val="000000" w:themeColor="text1"/>
              <w:kern w:val="0"/>
              <w:szCs w:val="24"/>
              <w:rPrChange w:id="5710" w:author="FURSYS" w:date="2025-12-04T15:42:00Z">
                <w:rPr>
                  <w:rFonts w:ascii="바탕" w:eastAsia="바탕" w:hAnsi="바탕" w:cs="굴림" w:hint="eastAsia"/>
                  <w:kern w:val="0"/>
                  <w:sz w:val="24"/>
                  <w:szCs w:val="24"/>
                </w:rPr>
              </w:rPrChange>
            </w:rPr>
            <w:delText>비위행위”라</w:delText>
          </w:r>
          <w:r w:rsidRPr="000C7330" w:rsidDel="008076F4">
            <w:rPr>
              <w:rFonts w:eastAsiaTheme="minorHAnsi" w:cs="굴림"/>
              <w:color w:val="000000" w:themeColor="text1"/>
              <w:kern w:val="0"/>
              <w:szCs w:val="24"/>
              <w:rPrChange w:id="5711" w:author="FURSYS" w:date="2025-12-04T15:42:00Z">
                <w:rPr>
                  <w:rFonts w:ascii="바탕" w:eastAsia="바탕" w:hAnsi="바탕" w:cs="굴림"/>
                  <w:kern w:val="0"/>
                  <w:sz w:val="24"/>
                  <w:szCs w:val="24"/>
                </w:rPr>
              </w:rPrChange>
            </w:rPr>
            <w:delText xml:space="preserve"> 함)를 하여서는 아니 된다. "비위행위"의 예는 다음 각 호에 열거되어 있는 바와 </w:delText>
          </w:r>
          <w:r w:rsidRPr="000C7330" w:rsidDel="008076F4">
            <w:rPr>
              <w:rFonts w:eastAsiaTheme="minorHAnsi" w:cs="굴림" w:hint="eastAsia"/>
              <w:color w:val="000000" w:themeColor="text1"/>
              <w:kern w:val="0"/>
              <w:szCs w:val="24"/>
              <w:rPrChange w:id="5712" w:author="FURSYS" w:date="2025-12-04T15:42:00Z">
                <w:rPr>
                  <w:rFonts w:ascii="바탕" w:eastAsia="바탕" w:hAnsi="바탕" w:cs="굴림" w:hint="eastAsia"/>
                  <w:kern w:val="0"/>
                  <w:sz w:val="24"/>
                  <w:szCs w:val="24"/>
                </w:rPr>
              </w:rPrChange>
            </w:rPr>
            <w:delText>같다</w:delText>
          </w:r>
          <w:r w:rsidRPr="000C7330" w:rsidDel="008076F4">
            <w:rPr>
              <w:rFonts w:eastAsiaTheme="minorHAnsi" w:cs="굴림"/>
              <w:color w:val="000000" w:themeColor="text1"/>
              <w:kern w:val="0"/>
              <w:szCs w:val="24"/>
              <w:rPrChange w:id="5713" w:author="FURSYS" w:date="2025-12-04T15:42:00Z">
                <w:rPr>
                  <w:rFonts w:ascii="바탕" w:eastAsia="바탕" w:hAnsi="바탕" w:cs="굴림"/>
                  <w:kern w:val="0"/>
                  <w:sz w:val="24"/>
                  <w:szCs w:val="24"/>
                </w:rPr>
              </w:rPrChange>
            </w:rPr>
            <w:delText>.(</w:delText>
          </w:r>
          <w:r w:rsidRPr="000C7330" w:rsidDel="008076F4">
            <w:rPr>
              <w:rFonts w:eastAsiaTheme="minorHAnsi" w:cs="굴림" w:hint="eastAsia"/>
              <w:color w:val="000000" w:themeColor="text1"/>
              <w:kern w:val="0"/>
              <w:szCs w:val="24"/>
              <w:rPrChange w:id="5714" w:author="FURSYS" w:date="2025-12-04T15:42:00Z">
                <w:rPr>
                  <w:rFonts w:ascii="바탕" w:eastAsia="바탕" w:hAnsi="바탕" w:cs="굴림" w:hint="eastAsia"/>
                  <w:kern w:val="0"/>
                  <w:sz w:val="24"/>
                  <w:szCs w:val="24"/>
                </w:rPr>
              </w:rPrChange>
            </w:rPr>
            <w:delText>다만</w:delText>
          </w:r>
          <w:r w:rsidRPr="000C7330" w:rsidDel="008076F4">
            <w:rPr>
              <w:rFonts w:eastAsiaTheme="minorHAnsi" w:cs="굴림"/>
              <w:color w:val="000000" w:themeColor="text1"/>
              <w:kern w:val="0"/>
              <w:szCs w:val="24"/>
              <w:rPrChange w:id="571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16" w:author="FURSYS" w:date="2025-12-04T15:42:00Z">
                <w:rPr>
                  <w:rFonts w:ascii="바탕" w:eastAsia="바탕" w:hAnsi="바탕" w:cs="굴림" w:hint="eastAsia"/>
                  <w:kern w:val="0"/>
                  <w:sz w:val="24"/>
                  <w:szCs w:val="24"/>
                </w:rPr>
              </w:rPrChange>
            </w:rPr>
            <w:delText>이에</w:delText>
          </w:r>
          <w:r w:rsidRPr="000C7330" w:rsidDel="008076F4">
            <w:rPr>
              <w:rFonts w:eastAsiaTheme="minorHAnsi" w:cs="굴림"/>
              <w:color w:val="000000" w:themeColor="text1"/>
              <w:kern w:val="0"/>
              <w:szCs w:val="24"/>
              <w:rPrChange w:id="571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18" w:author="FURSYS" w:date="2025-12-04T15:42:00Z">
                <w:rPr>
                  <w:rFonts w:ascii="바탕" w:eastAsia="바탕" w:hAnsi="바탕" w:cs="굴림" w:hint="eastAsia"/>
                  <w:kern w:val="0"/>
                  <w:sz w:val="24"/>
                  <w:szCs w:val="24"/>
                </w:rPr>
              </w:rPrChange>
            </w:rPr>
            <w:delText>한하지</w:delText>
          </w:r>
          <w:r w:rsidRPr="000C7330" w:rsidDel="008076F4">
            <w:rPr>
              <w:rFonts w:eastAsiaTheme="minorHAnsi" w:cs="굴림"/>
              <w:color w:val="000000" w:themeColor="text1"/>
              <w:kern w:val="0"/>
              <w:szCs w:val="24"/>
              <w:rPrChange w:id="571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20" w:author="FURSYS" w:date="2025-12-04T15:42:00Z">
                <w:rPr>
                  <w:rFonts w:ascii="바탕" w:eastAsia="바탕" w:hAnsi="바탕" w:cs="굴림" w:hint="eastAsia"/>
                  <w:kern w:val="0"/>
                  <w:sz w:val="24"/>
                  <w:szCs w:val="24"/>
                </w:rPr>
              </w:rPrChange>
            </w:rPr>
            <w:delText>아니함</w:delText>
          </w:r>
          <w:r w:rsidRPr="000C7330" w:rsidDel="008076F4">
            <w:rPr>
              <w:rFonts w:eastAsiaTheme="minorHAnsi" w:cs="굴림"/>
              <w:color w:val="000000" w:themeColor="text1"/>
              <w:kern w:val="0"/>
              <w:szCs w:val="24"/>
              <w:rPrChange w:id="5721" w:author="FURSYS" w:date="2025-12-04T15:42:00Z">
                <w:rPr>
                  <w:rFonts w:ascii="바탕" w:eastAsia="바탕" w:hAnsi="바탕" w:cs="굴림"/>
                  <w:kern w:val="0"/>
                  <w:sz w:val="24"/>
                  <w:szCs w:val="24"/>
                </w:rPr>
              </w:rPrChange>
            </w:rPr>
            <w:delText>). </w:delText>
          </w:r>
          <w:r w:rsidRPr="000C7330" w:rsidDel="008076F4">
            <w:rPr>
              <w:rFonts w:eastAsiaTheme="minorHAnsi" w:cs="굴림"/>
              <w:color w:val="000000" w:themeColor="text1"/>
              <w:kern w:val="0"/>
              <w:szCs w:val="24"/>
              <w:rPrChange w:id="5722"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723" w:author="FURSYS" w:date="2025-12-04T15:42:00Z">
                <w:rPr>
                  <w:rFonts w:ascii="바탕" w:eastAsia="바탕" w:hAnsi="바탕" w:cs="굴림" w:hint="eastAsia"/>
                  <w:kern w:val="0"/>
                  <w:sz w:val="24"/>
                  <w:szCs w:val="24"/>
                </w:rPr>
              </w:rPrChange>
            </w:rPr>
            <w:delText>     가</w:delText>
          </w:r>
          <w:r w:rsidRPr="000C7330" w:rsidDel="008076F4">
            <w:rPr>
              <w:rFonts w:eastAsiaTheme="minorHAnsi" w:cs="굴림"/>
              <w:color w:val="000000" w:themeColor="text1"/>
              <w:kern w:val="0"/>
              <w:szCs w:val="24"/>
              <w:rPrChange w:id="572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25" w:author="FURSYS" w:date="2025-12-04T15:42:00Z">
                <w:rPr>
                  <w:rFonts w:ascii="바탕" w:eastAsia="바탕" w:hAnsi="바탕" w:cs="굴림" w:hint="eastAsia"/>
                  <w:kern w:val="0"/>
                  <w:sz w:val="24"/>
                  <w:szCs w:val="24"/>
                </w:rPr>
              </w:rPrChange>
            </w:rPr>
            <w:delText>금전을</w:delText>
          </w:r>
          <w:r w:rsidRPr="000C7330" w:rsidDel="008076F4">
            <w:rPr>
              <w:rFonts w:eastAsiaTheme="minorHAnsi" w:cs="굴림"/>
              <w:color w:val="000000" w:themeColor="text1"/>
              <w:kern w:val="0"/>
              <w:szCs w:val="24"/>
              <w:rPrChange w:id="572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27" w:author="FURSYS" w:date="2025-12-04T15:42:00Z">
                <w:rPr>
                  <w:rFonts w:ascii="바탕" w:eastAsia="바탕" w:hAnsi="바탕" w:cs="굴림" w:hint="eastAsia"/>
                  <w:kern w:val="0"/>
                  <w:sz w:val="24"/>
                  <w:szCs w:val="24"/>
                </w:rPr>
              </w:rPrChange>
            </w:rPr>
            <w:delText>제공하는</w:delText>
          </w:r>
          <w:r w:rsidRPr="000C7330" w:rsidDel="008076F4">
            <w:rPr>
              <w:rFonts w:eastAsiaTheme="minorHAnsi" w:cs="굴림"/>
              <w:color w:val="000000" w:themeColor="text1"/>
              <w:kern w:val="0"/>
              <w:szCs w:val="24"/>
              <w:rPrChange w:id="572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29" w:author="FURSYS" w:date="2025-12-04T15:42:00Z">
                <w:rPr>
                  <w:rFonts w:ascii="바탕" w:eastAsia="바탕" w:hAnsi="바탕" w:cs="굴림" w:hint="eastAsia"/>
                  <w:kern w:val="0"/>
                  <w:sz w:val="24"/>
                  <w:szCs w:val="24"/>
                </w:rPr>
              </w:rPrChange>
            </w:rPr>
            <w:delText>행위 </w:delText>
          </w:r>
          <w:r w:rsidRPr="000C7330" w:rsidDel="008076F4">
            <w:rPr>
              <w:rFonts w:eastAsiaTheme="minorHAnsi" w:cs="굴림"/>
              <w:color w:val="000000" w:themeColor="text1"/>
              <w:kern w:val="0"/>
              <w:szCs w:val="24"/>
              <w:rPrChange w:id="5730"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731" w:author="FURSYS" w:date="2025-12-04T15:42:00Z">
                <w:rPr>
                  <w:rFonts w:ascii="바탕" w:eastAsia="바탕" w:hAnsi="바탕" w:cs="굴림" w:hint="eastAsia"/>
                  <w:kern w:val="0"/>
                  <w:sz w:val="24"/>
                  <w:szCs w:val="24"/>
                </w:rPr>
              </w:rPrChange>
            </w:rPr>
            <w:delText>     나</w:delText>
          </w:r>
          <w:r w:rsidRPr="000C7330" w:rsidDel="008076F4">
            <w:rPr>
              <w:rFonts w:eastAsiaTheme="minorHAnsi" w:cs="굴림"/>
              <w:color w:val="000000" w:themeColor="text1"/>
              <w:kern w:val="0"/>
              <w:szCs w:val="24"/>
              <w:rPrChange w:id="573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33" w:author="FURSYS" w:date="2025-12-04T15:42:00Z">
                <w:rPr>
                  <w:rFonts w:ascii="바탕" w:eastAsia="바탕" w:hAnsi="바탕" w:cs="굴림" w:hint="eastAsia"/>
                  <w:kern w:val="0"/>
                  <w:sz w:val="24"/>
                  <w:szCs w:val="24"/>
                </w:rPr>
              </w:rPrChange>
            </w:rPr>
            <w:delText>사회통념수준을</w:delText>
          </w:r>
          <w:r w:rsidRPr="000C7330" w:rsidDel="008076F4">
            <w:rPr>
              <w:rFonts w:eastAsiaTheme="minorHAnsi" w:cs="굴림"/>
              <w:color w:val="000000" w:themeColor="text1"/>
              <w:kern w:val="0"/>
              <w:szCs w:val="24"/>
              <w:rPrChange w:id="573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35" w:author="FURSYS" w:date="2025-12-04T15:42:00Z">
                <w:rPr>
                  <w:rFonts w:ascii="바탕" w:eastAsia="바탕" w:hAnsi="바탕" w:cs="굴림" w:hint="eastAsia"/>
                  <w:kern w:val="0"/>
                  <w:sz w:val="24"/>
                  <w:szCs w:val="24"/>
                </w:rPr>
              </w:rPrChange>
            </w:rPr>
            <w:delText>초과하는</w:delText>
          </w:r>
          <w:r w:rsidRPr="000C7330" w:rsidDel="008076F4">
            <w:rPr>
              <w:rFonts w:eastAsiaTheme="minorHAnsi" w:cs="굴림"/>
              <w:color w:val="000000" w:themeColor="text1"/>
              <w:kern w:val="0"/>
              <w:szCs w:val="24"/>
              <w:rPrChange w:id="573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37" w:author="FURSYS" w:date="2025-12-04T15:42:00Z">
                <w:rPr>
                  <w:rFonts w:ascii="바탕" w:eastAsia="바탕" w:hAnsi="바탕" w:cs="굴림" w:hint="eastAsia"/>
                  <w:kern w:val="0"/>
                  <w:sz w:val="24"/>
                  <w:szCs w:val="24"/>
                </w:rPr>
              </w:rPrChange>
            </w:rPr>
            <w:delText>선물</w:delText>
          </w:r>
          <w:r w:rsidRPr="000C7330" w:rsidDel="008076F4">
            <w:rPr>
              <w:rFonts w:eastAsiaTheme="minorHAnsi" w:cs="굴림"/>
              <w:color w:val="000000" w:themeColor="text1"/>
              <w:kern w:val="0"/>
              <w:szCs w:val="24"/>
              <w:rPrChange w:id="573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39" w:author="FURSYS" w:date="2025-12-04T15:42:00Z">
                <w:rPr>
                  <w:rFonts w:ascii="바탕" w:eastAsia="바탕" w:hAnsi="바탕" w:cs="굴림" w:hint="eastAsia"/>
                  <w:kern w:val="0"/>
                  <w:sz w:val="24"/>
                  <w:szCs w:val="24"/>
                </w:rPr>
              </w:rPrChange>
            </w:rPr>
            <w:delText>또는</w:delText>
          </w:r>
          <w:r w:rsidRPr="000C7330" w:rsidDel="008076F4">
            <w:rPr>
              <w:rFonts w:eastAsiaTheme="minorHAnsi" w:cs="굴림"/>
              <w:color w:val="000000" w:themeColor="text1"/>
              <w:kern w:val="0"/>
              <w:szCs w:val="24"/>
              <w:rPrChange w:id="574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41" w:author="FURSYS" w:date="2025-12-04T15:42:00Z">
                <w:rPr>
                  <w:rFonts w:ascii="바탕" w:eastAsia="바탕" w:hAnsi="바탕" w:cs="굴림" w:hint="eastAsia"/>
                  <w:kern w:val="0"/>
                  <w:sz w:val="24"/>
                  <w:szCs w:val="24"/>
                </w:rPr>
              </w:rPrChange>
            </w:rPr>
            <w:delText>식사를</w:delText>
          </w:r>
          <w:r w:rsidRPr="000C7330" w:rsidDel="008076F4">
            <w:rPr>
              <w:rFonts w:eastAsiaTheme="minorHAnsi" w:cs="굴림"/>
              <w:color w:val="000000" w:themeColor="text1"/>
              <w:kern w:val="0"/>
              <w:szCs w:val="24"/>
              <w:rPrChange w:id="574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43" w:author="FURSYS" w:date="2025-12-04T15:42:00Z">
                <w:rPr>
                  <w:rFonts w:ascii="바탕" w:eastAsia="바탕" w:hAnsi="바탕" w:cs="굴림" w:hint="eastAsia"/>
                  <w:kern w:val="0"/>
                  <w:sz w:val="24"/>
                  <w:szCs w:val="24"/>
                </w:rPr>
              </w:rPrChange>
            </w:rPr>
            <w:delText>제공하는</w:delText>
          </w:r>
          <w:r w:rsidRPr="000C7330" w:rsidDel="008076F4">
            <w:rPr>
              <w:rFonts w:eastAsiaTheme="minorHAnsi" w:cs="굴림"/>
              <w:color w:val="000000" w:themeColor="text1"/>
              <w:kern w:val="0"/>
              <w:szCs w:val="24"/>
              <w:rPrChange w:id="574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45" w:author="FURSYS" w:date="2025-12-04T15:42:00Z">
                <w:rPr>
                  <w:rFonts w:ascii="바탕" w:eastAsia="바탕" w:hAnsi="바탕" w:cs="굴림" w:hint="eastAsia"/>
                  <w:kern w:val="0"/>
                  <w:sz w:val="24"/>
                  <w:szCs w:val="24"/>
                </w:rPr>
              </w:rPrChange>
            </w:rPr>
            <w:delText>행위</w:delText>
          </w:r>
          <w:r w:rsidRPr="000C7330" w:rsidDel="008076F4">
            <w:rPr>
              <w:rFonts w:eastAsiaTheme="minorHAnsi" w:cs="굴림"/>
              <w:color w:val="000000" w:themeColor="text1"/>
              <w:kern w:val="0"/>
              <w:szCs w:val="24"/>
              <w:rPrChange w:id="5746"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747" w:author="FURSYS" w:date="2025-12-04T15:42:00Z">
                <w:rPr>
                  <w:rFonts w:ascii="바탕" w:eastAsia="바탕" w:hAnsi="바탕" w:cs="굴림" w:hint="eastAsia"/>
                  <w:kern w:val="0"/>
                  <w:sz w:val="24"/>
                  <w:szCs w:val="24"/>
                </w:rPr>
              </w:rPrChange>
            </w:rPr>
            <w:delText>     다</w:delText>
          </w:r>
          <w:r w:rsidRPr="000C7330" w:rsidDel="008076F4">
            <w:rPr>
              <w:rFonts w:eastAsiaTheme="minorHAnsi" w:cs="굴림"/>
              <w:color w:val="000000" w:themeColor="text1"/>
              <w:kern w:val="0"/>
              <w:szCs w:val="24"/>
              <w:rPrChange w:id="574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49" w:author="FURSYS" w:date="2025-12-04T15:42:00Z">
                <w:rPr>
                  <w:rFonts w:ascii="바탕" w:eastAsia="바탕" w:hAnsi="바탕" w:cs="굴림" w:hint="eastAsia"/>
                  <w:kern w:val="0"/>
                  <w:sz w:val="24"/>
                  <w:szCs w:val="24"/>
                </w:rPr>
              </w:rPrChange>
            </w:rPr>
            <w:delText>불건전</w:delText>
          </w:r>
          <w:r w:rsidRPr="000C7330" w:rsidDel="008076F4">
            <w:rPr>
              <w:rFonts w:eastAsiaTheme="minorHAnsi" w:cs="굴림"/>
              <w:color w:val="000000" w:themeColor="text1"/>
              <w:kern w:val="0"/>
              <w:szCs w:val="24"/>
              <w:rPrChange w:id="575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51" w:author="FURSYS" w:date="2025-12-04T15:42:00Z">
                <w:rPr>
                  <w:rFonts w:ascii="바탕" w:eastAsia="바탕" w:hAnsi="바탕" w:cs="굴림" w:hint="eastAsia"/>
                  <w:kern w:val="0"/>
                  <w:sz w:val="24"/>
                  <w:szCs w:val="24"/>
                </w:rPr>
              </w:rPrChange>
            </w:rPr>
            <w:delText>업소</w:delText>
          </w:r>
          <w:r w:rsidRPr="000C7330" w:rsidDel="008076F4">
            <w:rPr>
              <w:rFonts w:eastAsiaTheme="minorHAnsi" w:cs="굴림"/>
              <w:color w:val="000000" w:themeColor="text1"/>
              <w:kern w:val="0"/>
              <w:szCs w:val="24"/>
              <w:rPrChange w:id="575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53" w:author="FURSYS" w:date="2025-12-04T15:42:00Z">
                <w:rPr>
                  <w:rFonts w:ascii="바탕" w:eastAsia="바탕" w:hAnsi="바탕" w:cs="굴림" w:hint="eastAsia"/>
                  <w:kern w:val="0"/>
                  <w:sz w:val="24"/>
                  <w:szCs w:val="24"/>
                </w:rPr>
              </w:rPrChange>
            </w:rPr>
            <w:delText>오락</w:delText>
          </w:r>
          <w:r w:rsidRPr="000C7330" w:rsidDel="008076F4">
            <w:rPr>
              <w:rFonts w:eastAsiaTheme="minorHAnsi" w:cs="굴림"/>
              <w:color w:val="000000" w:themeColor="text1"/>
              <w:kern w:val="0"/>
              <w:szCs w:val="24"/>
              <w:rPrChange w:id="575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55" w:author="FURSYS" w:date="2025-12-04T15:42:00Z">
                <w:rPr>
                  <w:rFonts w:ascii="바탕" w:eastAsia="바탕" w:hAnsi="바탕" w:cs="굴림" w:hint="eastAsia"/>
                  <w:kern w:val="0"/>
                  <w:sz w:val="24"/>
                  <w:szCs w:val="24"/>
                </w:rPr>
              </w:rPrChange>
            </w:rPr>
            <w:delText>골프</w:delText>
          </w:r>
          <w:r w:rsidRPr="000C7330" w:rsidDel="008076F4">
            <w:rPr>
              <w:rFonts w:eastAsiaTheme="minorHAnsi" w:cs="굴림"/>
              <w:color w:val="000000" w:themeColor="text1"/>
              <w:kern w:val="0"/>
              <w:szCs w:val="24"/>
              <w:rPrChange w:id="575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57" w:author="FURSYS" w:date="2025-12-04T15:42:00Z">
                <w:rPr>
                  <w:rFonts w:ascii="바탕" w:eastAsia="바탕" w:hAnsi="바탕" w:cs="굴림" w:hint="eastAsia"/>
                  <w:kern w:val="0"/>
                  <w:sz w:val="24"/>
                  <w:szCs w:val="24"/>
                </w:rPr>
              </w:rPrChange>
            </w:rPr>
            <w:delText>스키</w:delText>
          </w:r>
          <w:r w:rsidRPr="000C7330" w:rsidDel="008076F4">
            <w:rPr>
              <w:rFonts w:eastAsiaTheme="minorHAnsi" w:cs="굴림"/>
              <w:color w:val="000000" w:themeColor="text1"/>
              <w:kern w:val="0"/>
              <w:szCs w:val="24"/>
              <w:rPrChange w:id="575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59" w:author="FURSYS" w:date="2025-12-04T15:42:00Z">
                <w:rPr>
                  <w:rFonts w:ascii="바탕" w:eastAsia="바탕" w:hAnsi="바탕" w:cs="굴림" w:hint="eastAsia"/>
                  <w:kern w:val="0"/>
                  <w:sz w:val="24"/>
                  <w:szCs w:val="24"/>
                </w:rPr>
              </w:rPrChange>
            </w:rPr>
            <w:delText>등의</w:delText>
          </w:r>
          <w:r w:rsidRPr="000C7330" w:rsidDel="008076F4">
            <w:rPr>
              <w:rFonts w:eastAsiaTheme="minorHAnsi" w:cs="굴림"/>
              <w:color w:val="000000" w:themeColor="text1"/>
              <w:kern w:val="0"/>
              <w:szCs w:val="24"/>
              <w:rPrChange w:id="576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61" w:author="FURSYS" w:date="2025-12-04T15:42:00Z">
                <w:rPr>
                  <w:rFonts w:ascii="바탕" w:eastAsia="바탕" w:hAnsi="바탕" w:cs="굴림" w:hint="eastAsia"/>
                  <w:kern w:val="0"/>
                  <w:sz w:val="24"/>
                  <w:szCs w:val="24"/>
                </w:rPr>
              </w:rPrChange>
            </w:rPr>
            <w:delText>향응</w:delText>
          </w:r>
          <w:r w:rsidRPr="000C7330" w:rsidDel="008076F4">
            <w:rPr>
              <w:rFonts w:eastAsiaTheme="minorHAnsi" w:cs="굴림"/>
              <w:color w:val="000000" w:themeColor="text1"/>
              <w:kern w:val="0"/>
              <w:szCs w:val="24"/>
              <w:rPrChange w:id="576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63" w:author="FURSYS" w:date="2025-12-04T15:42:00Z">
                <w:rPr>
                  <w:rFonts w:ascii="바탕" w:eastAsia="바탕" w:hAnsi="바탕" w:cs="굴림" w:hint="eastAsia"/>
                  <w:kern w:val="0"/>
                  <w:sz w:val="24"/>
                  <w:szCs w:val="24"/>
                </w:rPr>
              </w:rPrChange>
            </w:rPr>
            <w:delText>및</w:delText>
          </w:r>
          <w:r w:rsidRPr="000C7330" w:rsidDel="008076F4">
            <w:rPr>
              <w:rFonts w:eastAsiaTheme="minorHAnsi" w:cs="굴림"/>
              <w:color w:val="000000" w:themeColor="text1"/>
              <w:kern w:val="0"/>
              <w:szCs w:val="24"/>
              <w:rPrChange w:id="576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65" w:author="FURSYS" w:date="2025-12-04T15:42:00Z">
                <w:rPr>
                  <w:rFonts w:ascii="바탕" w:eastAsia="바탕" w:hAnsi="바탕" w:cs="굴림" w:hint="eastAsia"/>
                  <w:kern w:val="0"/>
                  <w:sz w:val="24"/>
                  <w:szCs w:val="24"/>
                </w:rPr>
              </w:rPrChange>
            </w:rPr>
            <w:delText>접대를</w:delText>
          </w:r>
          <w:r w:rsidRPr="000C7330" w:rsidDel="008076F4">
            <w:rPr>
              <w:rFonts w:eastAsiaTheme="minorHAnsi" w:cs="굴림"/>
              <w:color w:val="000000" w:themeColor="text1"/>
              <w:kern w:val="0"/>
              <w:szCs w:val="24"/>
              <w:rPrChange w:id="576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67" w:author="FURSYS" w:date="2025-12-04T15:42:00Z">
                <w:rPr>
                  <w:rFonts w:ascii="바탕" w:eastAsia="바탕" w:hAnsi="바탕" w:cs="굴림" w:hint="eastAsia"/>
                  <w:kern w:val="0"/>
                  <w:sz w:val="24"/>
                  <w:szCs w:val="24"/>
                </w:rPr>
              </w:rPrChange>
            </w:rPr>
            <w:delText>하는</w:delText>
          </w:r>
          <w:r w:rsidRPr="000C7330" w:rsidDel="008076F4">
            <w:rPr>
              <w:rFonts w:eastAsiaTheme="minorHAnsi" w:cs="굴림"/>
              <w:color w:val="000000" w:themeColor="text1"/>
              <w:kern w:val="0"/>
              <w:szCs w:val="24"/>
              <w:rPrChange w:id="576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69" w:author="FURSYS" w:date="2025-12-04T15:42:00Z">
                <w:rPr>
                  <w:rFonts w:ascii="바탕" w:eastAsia="바탕" w:hAnsi="바탕" w:cs="굴림" w:hint="eastAsia"/>
                  <w:kern w:val="0"/>
                  <w:sz w:val="24"/>
                  <w:szCs w:val="24"/>
                </w:rPr>
              </w:rPrChange>
            </w:rPr>
            <w:delText>행위</w:delText>
          </w:r>
          <w:r w:rsidRPr="000C7330" w:rsidDel="008076F4">
            <w:rPr>
              <w:rFonts w:eastAsiaTheme="minorHAnsi" w:cs="굴림"/>
              <w:color w:val="000000" w:themeColor="text1"/>
              <w:kern w:val="0"/>
              <w:szCs w:val="24"/>
              <w:rPrChange w:id="5770"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771" w:author="FURSYS" w:date="2025-12-04T15:42:00Z">
                <w:rPr>
                  <w:rFonts w:ascii="바탕" w:eastAsia="바탕" w:hAnsi="바탕" w:cs="굴림" w:hint="eastAsia"/>
                  <w:kern w:val="0"/>
                  <w:sz w:val="24"/>
                  <w:szCs w:val="24"/>
                </w:rPr>
              </w:rPrChange>
            </w:rPr>
            <w:delText>     라</w:delText>
          </w:r>
          <w:r w:rsidRPr="000C7330" w:rsidDel="008076F4">
            <w:rPr>
              <w:rFonts w:eastAsiaTheme="minorHAnsi" w:cs="굴림"/>
              <w:color w:val="000000" w:themeColor="text1"/>
              <w:kern w:val="0"/>
              <w:szCs w:val="24"/>
              <w:rPrChange w:id="577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73" w:author="FURSYS" w:date="2025-12-04T15:42:00Z">
                <w:rPr>
                  <w:rFonts w:ascii="바탕" w:eastAsia="바탕" w:hAnsi="바탕" w:cs="굴림" w:hint="eastAsia"/>
                  <w:kern w:val="0"/>
                  <w:sz w:val="24"/>
                  <w:szCs w:val="24"/>
                </w:rPr>
              </w:rPrChange>
            </w:rPr>
            <w:delText>출장지원</w:delText>
          </w:r>
          <w:r w:rsidRPr="000C7330" w:rsidDel="008076F4">
            <w:rPr>
              <w:rFonts w:eastAsiaTheme="minorHAnsi" w:cs="굴림"/>
              <w:color w:val="000000" w:themeColor="text1"/>
              <w:kern w:val="0"/>
              <w:szCs w:val="24"/>
              <w:rPrChange w:id="577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75" w:author="FURSYS" w:date="2025-12-04T15:42:00Z">
                <w:rPr>
                  <w:rFonts w:ascii="바탕" w:eastAsia="바탕" w:hAnsi="바탕" w:cs="굴림" w:hint="eastAsia"/>
                  <w:kern w:val="0"/>
                  <w:sz w:val="24"/>
                  <w:szCs w:val="24"/>
                </w:rPr>
              </w:rPrChange>
            </w:rPr>
            <w:delText>개인</w:delText>
          </w:r>
          <w:r w:rsidRPr="000C7330" w:rsidDel="008076F4">
            <w:rPr>
              <w:rFonts w:eastAsiaTheme="minorHAnsi" w:cs="굴림"/>
              <w:color w:val="000000" w:themeColor="text1"/>
              <w:kern w:val="0"/>
              <w:szCs w:val="24"/>
              <w:rPrChange w:id="577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77" w:author="FURSYS" w:date="2025-12-04T15:42:00Z">
                <w:rPr>
                  <w:rFonts w:ascii="바탕" w:eastAsia="바탕" w:hAnsi="바탕" w:cs="굴림" w:hint="eastAsia"/>
                  <w:kern w:val="0"/>
                  <w:sz w:val="24"/>
                  <w:szCs w:val="24"/>
                </w:rPr>
              </w:rPrChange>
            </w:rPr>
            <w:delText>휴가</w:delText>
          </w:r>
          <w:r w:rsidRPr="000C7330" w:rsidDel="008076F4">
            <w:rPr>
              <w:rFonts w:eastAsiaTheme="minorHAnsi" w:cs="굴림"/>
              <w:color w:val="000000" w:themeColor="text1"/>
              <w:kern w:val="0"/>
              <w:szCs w:val="24"/>
              <w:rPrChange w:id="577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79" w:author="FURSYS" w:date="2025-12-04T15:42:00Z">
                <w:rPr>
                  <w:rFonts w:ascii="바탕" w:eastAsia="바탕" w:hAnsi="바탕" w:cs="굴림" w:hint="eastAsia"/>
                  <w:kern w:val="0"/>
                  <w:sz w:val="24"/>
                  <w:szCs w:val="24"/>
                </w:rPr>
              </w:rPrChange>
            </w:rPr>
            <w:delText>지원</w:delText>
          </w:r>
          <w:r w:rsidRPr="000C7330" w:rsidDel="008076F4">
            <w:rPr>
              <w:rFonts w:eastAsiaTheme="minorHAnsi" w:cs="굴림"/>
              <w:color w:val="000000" w:themeColor="text1"/>
              <w:kern w:val="0"/>
              <w:szCs w:val="24"/>
              <w:rPrChange w:id="578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81" w:author="FURSYS" w:date="2025-12-04T15:42:00Z">
                <w:rPr>
                  <w:rFonts w:ascii="바탕" w:eastAsia="바탕" w:hAnsi="바탕" w:cs="굴림" w:hint="eastAsia"/>
                  <w:kern w:val="0"/>
                  <w:sz w:val="24"/>
                  <w:szCs w:val="24"/>
                </w:rPr>
              </w:rPrChange>
            </w:rPr>
            <w:delText>사무실</w:delText>
          </w:r>
          <w:r w:rsidRPr="000C7330" w:rsidDel="008076F4">
            <w:rPr>
              <w:rFonts w:eastAsiaTheme="minorHAnsi" w:cs="굴림"/>
              <w:color w:val="000000" w:themeColor="text1"/>
              <w:kern w:val="0"/>
              <w:szCs w:val="24"/>
              <w:rPrChange w:id="578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83" w:author="FURSYS" w:date="2025-12-04T15:42:00Z">
                <w:rPr>
                  <w:rFonts w:ascii="바탕" w:eastAsia="바탕" w:hAnsi="바탕" w:cs="굴림" w:hint="eastAsia"/>
                  <w:kern w:val="0"/>
                  <w:sz w:val="24"/>
                  <w:szCs w:val="24"/>
                </w:rPr>
              </w:rPrChange>
            </w:rPr>
            <w:delText>비품</w:delText>
          </w:r>
          <w:r w:rsidRPr="000C7330" w:rsidDel="008076F4">
            <w:rPr>
              <w:rFonts w:eastAsiaTheme="minorHAnsi" w:cs="굴림"/>
              <w:color w:val="000000" w:themeColor="text1"/>
              <w:kern w:val="0"/>
              <w:szCs w:val="24"/>
              <w:rPrChange w:id="578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85" w:author="FURSYS" w:date="2025-12-04T15:42:00Z">
                <w:rPr>
                  <w:rFonts w:ascii="바탕" w:eastAsia="바탕" w:hAnsi="바탕" w:cs="굴림" w:hint="eastAsia"/>
                  <w:kern w:val="0"/>
                  <w:sz w:val="24"/>
                  <w:szCs w:val="24"/>
                </w:rPr>
              </w:rPrChange>
            </w:rPr>
            <w:delText>제공</w:delText>
          </w:r>
          <w:r w:rsidRPr="000C7330" w:rsidDel="008076F4">
            <w:rPr>
              <w:rFonts w:eastAsiaTheme="minorHAnsi" w:cs="굴림"/>
              <w:color w:val="000000" w:themeColor="text1"/>
              <w:kern w:val="0"/>
              <w:szCs w:val="24"/>
              <w:rPrChange w:id="578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87" w:author="FURSYS" w:date="2025-12-04T15:42:00Z">
                <w:rPr>
                  <w:rFonts w:ascii="바탕" w:eastAsia="바탕" w:hAnsi="바탕" w:cs="굴림" w:hint="eastAsia"/>
                  <w:kern w:val="0"/>
                  <w:sz w:val="24"/>
                  <w:szCs w:val="24"/>
                </w:rPr>
              </w:rPrChange>
            </w:rPr>
            <w:delText>협찬</w:delText>
          </w:r>
          <w:r w:rsidRPr="000C7330" w:rsidDel="008076F4">
            <w:rPr>
              <w:rFonts w:eastAsiaTheme="minorHAnsi" w:cs="굴림"/>
              <w:color w:val="000000" w:themeColor="text1"/>
              <w:kern w:val="0"/>
              <w:szCs w:val="24"/>
              <w:rPrChange w:id="5788" w:author="FURSYS" w:date="2025-12-04T15:42:00Z">
                <w:rPr>
                  <w:rFonts w:ascii="바탕" w:eastAsia="바탕" w:hAnsi="바탕" w:cs="굴림"/>
                  <w:kern w:val="0"/>
                  <w:sz w:val="24"/>
                  <w:szCs w:val="24"/>
                </w:rPr>
              </w:rPrChange>
            </w:rPr>
            <w:delText xml:space="preserve">/찬조 </w:delText>
          </w:r>
          <w:r w:rsidRPr="000C7330" w:rsidDel="008076F4">
            <w:rPr>
              <w:rFonts w:eastAsiaTheme="minorHAnsi" w:cs="굴림" w:hint="eastAsia"/>
              <w:color w:val="000000" w:themeColor="text1"/>
              <w:kern w:val="0"/>
              <w:szCs w:val="24"/>
              <w:rPrChange w:id="5789" w:author="FURSYS" w:date="2025-12-04T15:42:00Z">
                <w:rPr>
                  <w:rFonts w:ascii="바탕" w:eastAsia="바탕" w:hAnsi="바탕" w:cs="굴림" w:hint="eastAsia"/>
                  <w:kern w:val="0"/>
                  <w:sz w:val="24"/>
                  <w:szCs w:val="24"/>
                </w:rPr>
              </w:rPrChange>
            </w:rPr>
            <w:delText>등의</w:delText>
          </w:r>
          <w:r w:rsidRPr="000C7330" w:rsidDel="008076F4">
            <w:rPr>
              <w:rFonts w:eastAsiaTheme="minorHAnsi" w:cs="굴림"/>
              <w:color w:val="000000" w:themeColor="text1"/>
              <w:kern w:val="0"/>
              <w:szCs w:val="24"/>
              <w:rPrChange w:id="579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91" w:author="FURSYS" w:date="2025-12-04T15:42:00Z">
                <w:rPr>
                  <w:rFonts w:ascii="바탕" w:eastAsia="바탕" w:hAnsi="바탕" w:cs="굴림" w:hint="eastAsia"/>
                  <w:kern w:val="0"/>
                  <w:sz w:val="24"/>
                  <w:szCs w:val="24"/>
                </w:rPr>
              </w:rPrChange>
            </w:rPr>
            <w:delText>편의를</w:delText>
          </w:r>
          <w:r w:rsidRPr="000C7330" w:rsidDel="008076F4">
            <w:rPr>
              <w:rFonts w:eastAsiaTheme="minorHAnsi" w:cs="굴림"/>
              <w:color w:val="000000" w:themeColor="text1"/>
              <w:kern w:val="0"/>
              <w:szCs w:val="24"/>
              <w:rPrChange w:id="579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93" w:author="FURSYS" w:date="2025-12-04T15:42:00Z">
                <w:rPr>
                  <w:rFonts w:ascii="바탕" w:eastAsia="바탕" w:hAnsi="바탕" w:cs="굴림" w:hint="eastAsia"/>
                  <w:kern w:val="0"/>
                  <w:sz w:val="24"/>
                  <w:szCs w:val="24"/>
                </w:rPr>
              </w:rPrChange>
            </w:rPr>
            <w:delText>제공하는</w:delText>
          </w:r>
          <w:r w:rsidRPr="000C7330" w:rsidDel="008076F4">
            <w:rPr>
              <w:rFonts w:eastAsiaTheme="minorHAnsi" w:cs="굴림"/>
              <w:color w:val="000000" w:themeColor="text1"/>
              <w:kern w:val="0"/>
              <w:szCs w:val="24"/>
              <w:rPrChange w:id="579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795" w:author="FURSYS" w:date="2025-12-04T15:42:00Z">
                <w:rPr>
                  <w:rFonts w:ascii="바탕" w:eastAsia="바탕" w:hAnsi="바탕" w:cs="굴림" w:hint="eastAsia"/>
                  <w:kern w:val="0"/>
                  <w:sz w:val="24"/>
                  <w:szCs w:val="24"/>
                </w:rPr>
              </w:rPrChange>
            </w:rPr>
            <w:delText>행위</w:delText>
          </w:r>
          <w:r w:rsidRPr="000C7330" w:rsidDel="008076F4">
            <w:rPr>
              <w:rFonts w:eastAsiaTheme="minorHAnsi" w:cs="굴림"/>
              <w:color w:val="000000" w:themeColor="text1"/>
              <w:kern w:val="0"/>
              <w:szCs w:val="24"/>
              <w:rPrChange w:id="5796"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797" w:author="FURSYS" w:date="2025-12-04T15:42:00Z">
                <w:rPr>
                  <w:rFonts w:ascii="바탕" w:eastAsia="바탕" w:hAnsi="바탕" w:cs="굴림" w:hint="eastAsia"/>
                  <w:kern w:val="0"/>
                  <w:sz w:val="24"/>
                  <w:szCs w:val="24"/>
                </w:rPr>
              </w:rPrChange>
            </w:rPr>
            <w:delText>     마</w:delText>
          </w:r>
          <w:r w:rsidRPr="000C7330" w:rsidDel="008076F4">
            <w:rPr>
              <w:rFonts w:eastAsiaTheme="minorHAnsi" w:cs="굴림"/>
              <w:color w:val="000000" w:themeColor="text1"/>
              <w:kern w:val="0"/>
              <w:szCs w:val="24"/>
              <w:rPrChange w:id="5798" w:author="FURSYS" w:date="2025-12-04T15:42:00Z">
                <w:rPr>
                  <w:rFonts w:ascii="바탕" w:eastAsia="바탕" w:hAnsi="바탕" w:cs="굴림"/>
                  <w:kern w:val="0"/>
                  <w:sz w:val="24"/>
                  <w:szCs w:val="24"/>
                </w:rPr>
              </w:rPrChange>
            </w:rPr>
            <w:delText xml:space="preserve">. 차용/매입/매도, 부채상환, 보증, </w:delText>
          </w:r>
          <w:r w:rsidRPr="000C7330" w:rsidDel="008076F4">
            <w:rPr>
              <w:rFonts w:eastAsiaTheme="minorHAnsi" w:cs="굴림" w:hint="eastAsia"/>
              <w:color w:val="000000" w:themeColor="text1"/>
              <w:kern w:val="0"/>
              <w:szCs w:val="24"/>
              <w:rPrChange w:id="5799" w:author="FURSYS" w:date="2025-12-04T15:42:00Z">
                <w:rPr>
                  <w:rFonts w:ascii="바탕" w:eastAsia="바탕" w:hAnsi="바탕" w:cs="굴림" w:hint="eastAsia"/>
                  <w:kern w:val="0"/>
                  <w:sz w:val="24"/>
                  <w:szCs w:val="24"/>
                </w:rPr>
              </w:rPrChange>
            </w:rPr>
            <w:delText>금전대차</w:delText>
          </w:r>
          <w:r w:rsidRPr="000C7330" w:rsidDel="008076F4">
            <w:rPr>
              <w:rFonts w:eastAsiaTheme="minorHAnsi" w:cs="굴림"/>
              <w:color w:val="000000" w:themeColor="text1"/>
              <w:kern w:val="0"/>
              <w:szCs w:val="24"/>
              <w:rPrChange w:id="5800" w:author="FURSYS" w:date="2025-12-04T15:42:00Z">
                <w:rPr>
                  <w:rFonts w:ascii="바탕" w:eastAsia="바탕" w:hAnsi="바탕" w:cs="굴림"/>
                  <w:kern w:val="0"/>
                  <w:sz w:val="24"/>
                  <w:szCs w:val="24"/>
                </w:rPr>
              </w:rPrChange>
            </w:rPr>
            <w:delText xml:space="preserve"> 등 금전 또는 부동산 관련 모든 거래행위</w:delText>
          </w:r>
          <w:r w:rsidRPr="000C7330" w:rsidDel="008076F4">
            <w:rPr>
              <w:rFonts w:eastAsiaTheme="minorHAnsi" w:cs="굴림"/>
              <w:color w:val="000000" w:themeColor="text1"/>
              <w:kern w:val="0"/>
              <w:szCs w:val="24"/>
              <w:rPrChange w:id="5801"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802" w:author="FURSYS" w:date="2025-12-04T15:42:00Z">
                <w:rPr>
                  <w:rFonts w:ascii="바탕" w:eastAsia="바탕" w:hAnsi="바탕" w:cs="굴림" w:hint="eastAsia"/>
                  <w:kern w:val="0"/>
                  <w:sz w:val="24"/>
                  <w:szCs w:val="24"/>
                </w:rPr>
              </w:rPrChange>
            </w:rPr>
            <w:delText>     바</w:delText>
          </w:r>
          <w:r w:rsidRPr="000C7330" w:rsidDel="008076F4">
            <w:rPr>
              <w:rFonts w:eastAsiaTheme="minorHAnsi" w:cs="굴림"/>
              <w:color w:val="000000" w:themeColor="text1"/>
              <w:kern w:val="0"/>
              <w:szCs w:val="24"/>
              <w:rPrChange w:id="580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04" w:author="FURSYS" w:date="2025-12-04T15:42:00Z">
                <w:rPr>
                  <w:rFonts w:ascii="바탕" w:eastAsia="바탕" w:hAnsi="바탕" w:cs="굴림" w:hint="eastAsia"/>
                  <w:kern w:val="0"/>
                  <w:sz w:val="24"/>
                  <w:szCs w:val="24"/>
                </w:rPr>
              </w:rPrChange>
            </w:rPr>
            <w:delText>공동투자</w:delText>
          </w:r>
          <w:r w:rsidRPr="000C7330" w:rsidDel="008076F4">
            <w:rPr>
              <w:rFonts w:eastAsiaTheme="minorHAnsi" w:cs="굴림"/>
              <w:color w:val="000000" w:themeColor="text1"/>
              <w:kern w:val="0"/>
              <w:szCs w:val="24"/>
              <w:rPrChange w:id="580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06" w:author="FURSYS" w:date="2025-12-04T15:42:00Z">
                <w:rPr>
                  <w:rFonts w:ascii="바탕" w:eastAsia="바탕" w:hAnsi="바탕" w:cs="굴림" w:hint="eastAsia"/>
                  <w:kern w:val="0"/>
                  <w:sz w:val="24"/>
                  <w:szCs w:val="24"/>
                </w:rPr>
              </w:rPrChange>
            </w:rPr>
            <w:delText>및</w:delText>
          </w:r>
          <w:r w:rsidRPr="000C7330" w:rsidDel="008076F4">
            <w:rPr>
              <w:rFonts w:eastAsiaTheme="minorHAnsi" w:cs="굴림"/>
              <w:color w:val="000000" w:themeColor="text1"/>
              <w:kern w:val="0"/>
              <w:szCs w:val="24"/>
              <w:rPrChange w:id="580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08" w:author="FURSYS" w:date="2025-12-04T15:42:00Z">
                <w:rPr>
                  <w:rFonts w:ascii="바탕" w:eastAsia="바탕" w:hAnsi="바탕" w:cs="굴림" w:hint="eastAsia"/>
                  <w:kern w:val="0"/>
                  <w:sz w:val="24"/>
                  <w:szCs w:val="24"/>
                </w:rPr>
              </w:rPrChange>
            </w:rPr>
            <w:delText>공동재산의</w:delText>
          </w:r>
          <w:r w:rsidRPr="000C7330" w:rsidDel="008076F4">
            <w:rPr>
              <w:rFonts w:eastAsiaTheme="minorHAnsi" w:cs="굴림"/>
              <w:color w:val="000000" w:themeColor="text1"/>
              <w:kern w:val="0"/>
              <w:szCs w:val="24"/>
              <w:rPrChange w:id="580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10" w:author="FURSYS" w:date="2025-12-04T15:42:00Z">
                <w:rPr>
                  <w:rFonts w:ascii="바탕" w:eastAsia="바탕" w:hAnsi="바탕" w:cs="굴림" w:hint="eastAsia"/>
                  <w:kern w:val="0"/>
                  <w:sz w:val="24"/>
                  <w:szCs w:val="24"/>
                </w:rPr>
              </w:rPrChange>
            </w:rPr>
            <w:delText>취득</w:delText>
          </w:r>
          <w:r w:rsidRPr="000C7330" w:rsidDel="008076F4">
            <w:rPr>
              <w:rFonts w:eastAsiaTheme="minorHAnsi" w:cs="굴림"/>
              <w:color w:val="000000" w:themeColor="text1"/>
              <w:kern w:val="0"/>
              <w:szCs w:val="24"/>
              <w:rPrChange w:id="581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12" w:author="FURSYS" w:date="2025-12-04T15:42:00Z">
                <w:rPr>
                  <w:rFonts w:ascii="바탕" w:eastAsia="바탕" w:hAnsi="바탕" w:cs="굴림" w:hint="eastAsia"/>
                  <w:kern w:val="0"/>
                  <w:sz w:val="24"/>
                  <w:szCs w:val="24"/>
                </w:rPr>
              </w:rPrChange>
            </w:rPr>
            <w:delText>기회를</w:delText>
          </w:r>
          <w:r w:rsidRPr="000C7330" w:rsidDel="008076F4">
            <w:rPr>
              <w:rFonts w:eastAsiaTheme="minorHAnsi" w:cs="굴림"/>
              <w:color w:val="000000" w:themeColor="text1"/>
              <w:kern w:val="0"/>
              <w:szCs w:val="24"/>
              <w:rPrChange w:id="581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14" w:author="FURSYS" w:date="2025-12-04T15:42:00Z">
                <w:rPr>
                  <w:rFonts w:ascii="바탕" w:eastAsia="바탕" w:hAnsi="바탕" w:cs="굴림" w:hint="eastAsia"/>
                  <w:kern w:val="0"/>
                  <w:sz w:val="24"/>
                  <w:szCs w:val="24"/>
                </w:rPr>
              </w:rPrChange>
            </w:rPr>
            <w:delText>제공하거나</w:delText>
          </w:r>
          <w:r w:rsidRPr="000C7330" w:rsidDel="008076F4">
            <w:rPr>
              <w:rFonts w:eastAsiaTheme="minorHAnsi" w:cs="굴림"/>
              <w:color w:val="000000" w:themeColor="text1"/>
              <w:kern w:val="0"/>
              <w:szCs w:val="24"/>
              <w:rPrChange w:id="581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16" w:author="FURSYS" w:date="2025-12-04T15:42:00Z">
                <w:rPr>
                  <w:rFonts w:ascii="바탕" w:eastAsia="바탕" w:hAnsi="바탕" w:cs="굴림" w:hint="eastAsia"/>
                  <w:kern w:val="0"/>
                  <w:sz w:val="24"/>
                  <w:szCs w:val="24"/>
                </w:rPr>
              </w:rPrChange>
            </w:rPr>
            <w:delText>합작투자</w:delText>
          </w:r>
          <w:r w:rsidRPr="000C7330" w:rsidDel="008076F4">
            <w:rPr>
              <w:rFonts w:eastAsiaTheme="minorHAnsi" w:cs="굴림"/>
              <w:color w:val="000000" w:themeColor="text1"/>
              <w:kern w:val="0"/>
              <w:szCs w:val="24"/>
              <w:rPrChange w:id="581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18" w:author="FURSYS" w:date="2025-12-04T15:42:00Z">
                <w:rPr>
                  <w:rFonts w:ascii="바탕" w:eastAsia="바탕" w:hAnsi="바탕" w:cs="굴림" w:hint="eastAsia"/>
                  <w:kern w:val="0"/>
                  <w:sz w:val="24"/>
                  <w:szCs w:val="24"/>
                </w:rPr>
              </w:rPrChange>
            </w:rPr>
            <w:delText>또는</w:delText>
          </w:r>
          <w:r w:rsidRPr="000C7330" w:rsidDel="008076F4">
            <w:rPr>
              <w:rFonts w:eastAsiaTheme="minorHAnsi" w:cs="굴림"/>
              <w:color w:val="000000" w:themeColor="text1"/>
              <w:kern w:val="0"/>
              <w:szCs w:val="24"/>
              <w:rPrChange w:id="581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20" w:author="FURSYS" w:date="2025-12-04T15:42:00Z">
                <w:rPr>
                  <w:rFonts w:ascii="바탕" w:eastAsia="바탕" w:hAnsi="바탕" w:cs="굴림" w:hint="eastAsia"/>
                  <w:kern w:val="0"/>
                  <w:sz w:val="24"/>
                  <w:szCs w:val="24"/>
                </w:rPr>
              </w:rPrChange>
            </w:rPr>
            <w:delText>“상대방”의</w:delText>
          </w:r>
          <w:r w:rsidRPr="000C7330" w:rsidDel="008076F4">
            <w:rPr>
              <w:rFonts w:eastAsiaTheme="minorHAnsi" w:cs="굴림"/>
              <w:color w:val="000000" w:themeColor="text1"/>
              <w:kern w:val="0"/>
              <w:szCs w:val="24"/>
              <w:rPrChange w:id="5821" w:author="FURSYS" w:date="2025-12-04T15:42:00Z">
                <w:rPr>
                  <w:rFonts w:ascii="바탕" w:eastAsia="바탕" w:hAnsi="바탕" w:cs="굴림"/>
                  <w:kern w:val="0"/>
                  <w:sz w:val="24"/>
                  <w:szCs w:val="24"/>
                </w:rPr>
              </w:rPrChange>
            </w:rPr>
            <w:delText xml:space="preserve"> 회사에 겸직</w:delText>
          </w:r>
          <w:r w:rsidRPr="000C7330" w:rsidDel="008076F4">
            <w:rPr>
              <w:rFonts w:eastAsiaTheme="minorHAnsi" w:cs="굴림"/>
              <w:color w:val="000000" w:themeColor="text1"/>
              <w:kern w:val="0"/>
              <w:szCs w:val="24"/>
              <w:rPrChange w:id="5822" w:author="FURSYS" w:date="2025-12-04T15:42:00Z">
                <w:rPr>
                  <w:rFonts w:ascii="바탕" w:eastAsia="바탕" w:hAnsi="바탕" w:cs="굴림"/>
                  <w:kern w:val="0"/>
                  <w:sz w:val="24"/>
                  <w:szCs w:val="24"/>
                </w:rPr>
              </w:rPrChange>
            </w:rPr>
            <w:lastRenderedPageBreak/>
            <w:delText>하도록 하는 행위 </w:delText>
          </w:r>
          <w:r w:rsidRPr="000C7330" w:rsidDel="008076F4">
            <w:rPr>
              <w:rFonts w:eastAsiaTheme="minorHAnsi" w:cs="굴림"/>
              <w:color w:val="000000" w:themeColor="text1"/>
              <w:kern w:val="0"/>
              <w:szCs w:val="24"/>
              <w:rPrChange w:id="5823"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824" w:author="FURSYS" w:date="2025-12-04T15:42:00Z">
                <w:rPr>
                  <w:rFonts w:ascii="바탕" w:eastAsia="바탕" w:hAnsi="바탕" w:cs="굴림" w:hint="eastAsia"/>
                  <w:kern w:val="0"/>
                  <w:sz w:val="24"/>
                  <w:szCs w:val="24"/>
                </w:rPr>
              </w:rPrChange>
            </w:rPr>
            <w:delText>     사</w:delText>
          </w:r>
          <w:r w:rsidRPr="000C7330" w:rsidDel="008076F4">
            <w:rPr>
              <w:rFonts w:eastAsiaTheme="minorHAnsi" w:cs="굴림"/>
              <w:color w:val="000000" w:themeColor="text1"/>
              <w:kern w:val="0"/>
              <w:szCs w:val="24"/>
              <w:rPrChange w:id="582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26" w:author="FURSYS" w:date="2025-12-04T15:42:00Z">
                <w:rPr>
                  <w:rFonts w:ascii="바탕" w:eastAsia="바탕" w:hAnsi="바탕" w:cs="굴림" w:hint="eastAsia"/>
                  <w:kern w:val="0"/>
                  <w:sz w:val="24"/>
                  <w:szCs w:val="24"/>
                </w:rPr>
              </w:rPrChange>
            </w:rPr>
            <w:delText>“상대방”의</w:delText>
          </w:r>
          <w:r w:rsidRPr="000C7330" w:rsidDel="008076F4">
            <w:rPr>
              <w:rFonts w:eastAsiaTheme="minorHAnsi" w:cs="굴림"/>
              <w:color w:val="000000" w:themeColor="text1"/>
              <w:kern w:val="0"/>
              <w:szCs w:val="24"/>
              <w:rPrChange w:id="5827" w:author="FURSYS" w:date="2025-12-04T15:42:00Z">
                <w:rPr>
                  <w:rFonts w:ascii="바탕" w:eastAsia="바탕" w:hAnsi="바탕" w:cs="굴림"/>
                  <w:kern w:val="0"/>
                  <w:sz w:val="24"/>
                  <w:szCs w:val="24"/>
                </w:rPr>
              </w:rPrChange>
            </w:rPr>
            <w:delText xml:space="preserve"> 주식이나 기타 관련업체의 주식을 제공 또는 </w:delText>
          </w:r>
          <w:r w:rsidRPr="000C7330" w:rsidDel="008076F4">
            <w:rPr>
              <w:rFonts w:eastAsiaTheme="minorHAnsi" w:cs="굴림" w:hint="eastAsia"/>
              <w:color w:val="000000" w:themeColor="text1"/>
              <w:kern w:val="0"/>
              <w:szCs w:val="24"/>
              <w:rPrChange w:id="5828" w:author="FURSYS" w:date="2025-12-04T15:42:00Z">
                <w:rPr>
                  <w:rFonts w:ascii="바탕" w:eastAsia="바탕" w:hAnsi="바탕" w:cs="굴림" w:hint="eastAsia"/>
                  <w:kern w:val="0"/>
                  <w:sz w:val="24"/>
                  <w:szCs w:val="24"/>
                </w:rPr>
              </w:rPrChange>
            </w:rPr>
            <w:delText>투자토록</w:delText>
          </w:r>
          <w:r w:rsidRPr="000C7330" w:rsidDel="008076F4">
            <w:rPr>
              <w:rFonts w:eastAsiaTheme="minorHAnsi" w:cs="굴림"/>
              <w:color w:val="000000" w:themeColor="text1"/>
              <w:kern w:val="0"/>
              <w:szCs w:val="24"/>
              <w:rPrChange w:id="5829" w:author="FURSYS" w:date="2025-12-04T15:42:00Z">
                <w:rPr>
                  <w:rFonts w:ascii="바탕" w:eastAsia="바탕" w:hAnsi="바탕" w:cs="굴림"/>
                  <w:kern w:val="0"/>
                  <w:sz w:val="24"/>
                  <w:szCs w:val="24"/>
                </w:rPr>
              </w:rPrChange>
            </w:rPr>
            <w:delText xml:space="preserve"> 하거나 기타 재산을 공동 투자 또는 취득하도록 하는 행위</w:delText>
          </w:r>
          <w:r w:rsidRPr="000C7330" w:rsidDel="008076F4">
            <w:rPr>
              <w:rFonts w:eastAsiaTheme="minorHAnsi" w:cs="굴림"/>
              <w:color w:val="000000" w:themeColor="text1"/>
              <w:kern w:val="0"/>
              <w:szCs w:val="24"/>
              <w:rPrChange w:id="5830"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831" w:author="FURSYS" w:date="2025-12-04T15:42:00Z">
                <w:rPr>
                  <w:rFonts w:ascii="바탕" w:eastAsia="바탕" w:hAnsi="바탕" w:cs="굴림" w:hint="eastAsia"/>
                  <w:kern w:val="0"/>
                  <w:sz w:val="24"/>
                  <w:szCs w:val="24"/>
                </w:rPr>
              </w:rPrChange>
            </w:rPr>
            <w:delText>     아</w:delText>
          </w:r>
          <w:r w:rsidRPr="000C7330" w:rsidDel="008076F4">
            <w:rPr>
              <w:rFonts w:eastAsiaTheme="minorHAnsi" w:cs="굴림"/>
              <w:color w:val="000000" w:themeColor="text1"/>
              <w:kern w:val="0"/>
              <w:szCs w:val="24"/>
              <w:rPrChange w:id="583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33" w:author="FURSYS" w:date="2025-12-04T15:42:00Z">
                <w:rPr>
                  <w:rFonts w:ascii="바탕" w:eastAsia="바탕" w:hAnsi="바탕" w:cs="굴림" w:hint="eastAsia"/>
                  <w:kern w:val="0"/>
                  <w:sz w:val="24"/>
                  <w:szCs w:val="24"/>
                </w:rPr>
              </w:rPrChange>
            </w:rPr>
            <w:delText>고용보장</w:delText>
          </w:r>
          <w:r w:rsidRPr="000C7330" w:rsidDel="008076F4">
            <w:rPr>
              <w:rFonts w:eastAsiaTheme="minorHAnsi" w:cs="굴림"/>
              <w:color w:val="000000" w:themeColor="text1"/>
              <w:kern w:val="0"/>
              <w:szCs w:val="24"/>
              <w:rPrChange w:id="583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35" w:author="FURSYS" w:date="2025-12-04T15:42:00Z">
                <w:rPr>
                  <w:rFonts w:ascii="바탕" w:eastAsia="바탕" w:hAnsi="바탕" w:cs="굴림" w:hint="eastAsia"/>
                  <w:kern w:val="0"/>
                  <w:sz w:val="24"/>
                  <w:szCs w:val="24"/>
                </w:rPr>
              </w:rPrChange>
            </w:rPr>
            <w:delText>취업알선의</w:delText>
          </w:r>
          <w:r w:rsidRPr="000C7330" w:rsidDel="008076F4">
            <w:rPr>
              <w:rFonts w:eastAsiaTheme="minorHAnsi" w:cs="굴림"/>
              <w:color w:val="000000" w:themeColor="text1"/>
              <w:kern w:val="0"/>
              <w:szCs w:val="24"/>
              <w:rPrChange w:id="583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37" w:author="FURSYS" w:date="2025-12-04T15:42:00Z">
                <w:rPr>
                  <w:rFonts w:ascii="바탕" w:eastAsia="바탕" w:hAnsi="바탕" w:cs="굴림" w:hint="eastAsia"/>
                  <w:kern w:val="0"/>
                  <w:sz w:val="24"/>
                  <w:szCs w:val="24"/>
                </w:rPr>
              </w:rPrChange>
            </w:rPr>
            <w:delText>약속</w:delText>
          </w:r>
          <w:r w:rsidRPr="000C7330" w:rsidDel="008076F4">
            <w:rPr>
              <w:rFonts w:eastAsiaTheme="minorHAnsi" w:cs="굴림"/>
              <w:color w:val="000000" w:themeColor="text1"/>
              <w:kern w:val="0"/>
              <w:szCs w:val="24"/>
              <w:rPrChange w:id="583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39" w:author="FURSYS" w:date="2025-12-04T15:42:00Z">
                <w:rPr>
                  <w:rFonts w:ascii="바탕" w:eastAsia="바탕" w:hAnsi="바탕" w:cs="굴림" w:hint="eastAsia"/>
                  <w:kern w:val="0"/>
                  <w:sz w:val="24"/>
                  <w:szCs w:val="24"/>
                </w:rPr>
              </w:rPrChange>
            </w:rPr>
            <w:delText>등</w:delText>
          </w:r>
          <w:r w:rsidRPr="000C7330" w:rsidDel="008076F4">
            <w:rPr>
              <w:rFonts w:eastAsiaTheme="minorHAnsi" w:cs="굴림"/>
              <w:color w:val="000000" w:themeColor="text1"/>
              <w:kern w:val="0"/>
              <w:szCs w:val="24"/>
              <w:rPrChange w:id="584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41" w:author="FURSYS" w:date="2025-12-04T15:42:00Z">
                <w:rPr>
                  <w:rFonts w:ascii="바탕" w:eastAsia="바탕" w:hAnsi="바탕" w:cs="굴림" w:hint="eastAsia"/>
                  <w:kern w:val="0"/>
                  <w:sz w:val="24"/>
                  <w:szCs w:val="24"/>
                </w:rPr>
              </w:rPrChange>
            </w:rPr>
            <w:delText>미래에</w:delText>
          </w:r>
          <w:r w:rsidRPr="000C7330" w:rsidDel="008076F4">
            <w:rPr>
              <w:rFonts w:eastAsiaTheme="minorHAnsi" w:cs="굴림"/>
              <w:color w:val="000000" w:themeColor="text1"/>
              <w:kern w:val="0"/>
              <w:szCs w:val="24"/>
              <w:rPrChange w:id="584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43" w:author="FURSYS" w:date="2025-12-04T15:42:00Z">
                <w:rPr>
                  <w:rFonts w:ascii="바탕" w:eastAsia="바탕" w:hAnsi="바탕" w:cs="굴림" w:hint="eastAsia"/>
                  <w:kern w:val="0"/>
                  <w:sz w:val="24"/>
                  <w:szCs w:val="24"/>
                </w:rPr>
              </w:rPrChange>
            </w:rPr>
            <w:delText>대한</w:delText>
          </w:r>
          <w:r w:rsidRPr="000C7330" w:rsidDel="008076F4">
            <w:rPr>
              <w:rFonts w:eastAsiaTheme="minorHAnsi" w:cs="굴림"/>
              <w:color w:val="000000" w:themeColor="text1"/>
              <w:kern w:val="0"/>
              <w:szCs w:val="24"/>
              <w:rPrChange w:id="584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45" w:author="FURSYS" w:date="2025-12-04T15:42:00Z">
                <w:rPr>
                  <w:rFonts w:ascii="바탕" w:eastAsia="바탕" w:hAnsi="바탕" w:cs="굴림" w:hint="eastAsia"/>
                  <w:kern w:val="0"/>
                  <w:sz w:val="24"/>
                  <w:szCs w:val="24"/>
                </w:rPr>
              </w:rPrChange>
            </w:rPr>
            <w:delText>보장을</w:delText>
          </w:r>
          <w:r w:rsidRPr="000C7330" w:rsidDel="008076F4">
            <w:rPr>
              <w:rFonts w:eastAsiaTheme="minorHAnsi" w:cs="굴림"/>
              <w:color w:val="000000" w:themeColor="text1"/>
              <w:kern w:val="0"/>
              <w:szCs w:val="24"/>
              <w:rPrChange w:id="584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47" w:author="FURSYS" w:date="2025-12-04T15:42:00Z">
                <w:rPr>
                  <w:rFonts w:ascii="바탕" w:eastAsia="바탕" w:hAnsi="바탕" w:cs="굴림" w:hint="eastAsia"/>
                  <w:kern w:val="0"/>
                  <w:sz w:val="24"/>
                  <w:szCs w:val="24"/>
                </w:rPr>
              </w:rPrChange>
            </w:rPr>
            <w:delText>하는</w:delText>
          </w:r>
          <w:r w:rsidRPr="000C7330" w:rsidDel="008076F4">
            <w:rPr>
              <w:rFonts w:eastAsiaTheme="minorHAnsi" w:cs="굴림"/>
              <w:color w:val="000000" w:themeColor="text1"/>
              <w:kern w:val="0"/>
              <w:szCs w:val="24"/>
              <w:rPrChange w:id="584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49" w:author="FURSYS" w:date="2025-12-04T15:42:00Z">
                <w:rPr>
                  <w:rFonts w:ascii="바탕" w:eastAsia="바탕" w:hAnsi="바탕" w:cs="굴림" w:hint="eastAsia"/>
                  <w:kern w:val="0"/>
                  <w:sz w:val="24"/>
                  <w:szCs w:val="24"/>
                </w:rPr>
              </w:rPrChange>
            </w:rPr>
            <w:delText>행위</w:delText>
          </w:r>
          <w:r w:rsidRPr="000C7330" w:rsidDel="008076F4">
            <w:rPr>
              <w:rFonts w:eastAsiaTheme="minorHAnsi" w:cs="굴림"/>
              <w:color w:val="000000" w:themeColor="text1"/>
              <w:kern w:val="0"/>
              <w:szCs w:val="24"/>
              <w:rPrChange w:id="5850"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851" w:author="FURSYS" w:date="2025-12-04T15:42:00Z">
                <w:rPr>
                  <w:rFonts w:ascii="바탕" w:eastAsia="바탕" w:hAnsi="바탕" w:cs="굴림" w:hint="eastAsia"/>
                  <w:kern w:val="0"/>
                  <w:sz w:val="24"/>
                  <w:szCs w:val="24"/>
                </w:rPr>
              </w:rPrChange>
            </w:rPr>
            <w:delText>     자</w:delText>
          </w:r>
          <w:r w:rsidRPr="000C7330" w:rsidDel="008076F4">
            <w:rPr>
              <w:rFonts w:eastAsiaTheme="minorHAnsi" w:cs="굴림"/>
              <w:color w:val="000000" w:themeColor="text1"/>
              <w:kern w:val="0"/>
              <w:szCs w:val="24"/>
              <w:rPrChange w:id="585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53" w:author="FURSYS" w:date="2025-12-04T15:42:00Z">
                <w:rPr>
                  <w:rFonts w:ascii="바탕" w:eastAsia="바탕" w:hAnsi="바탕" w:cs="굴림" w:hint="eastAsia"/>
                  <w:kern w:val="0"/>
                  <w:sz w:val="24"/>
                  <w:szCs w:val="24"/>
                </w:rPr>
              </w:rPrChange>
            </w:rPr>
            <w:delText>기타</w:delText>
          </w:r>
          <w:r w:rsidRPr="000C7330" w:rsidDel="008076F4">
            <w:rPr>
              <w:rFonts w:eastAsiaTheme="minorHAnsi" w:cs="굴림"/>
              <w:color w:val="000000" w:themeColor="text1"/>
              <w:kern w:val="0"/>
              <w:szCs w:val="24"/>
              <w:rPrChange w:id="585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55" w:author="FURSYS" w:date="2025-12-04T15:42:00Z">
                <w:rPr>
                  <w:rFonts w:ascii="바탕" w:eastAsia="바탕" w:hAnsi="바탕" w:cs="굴림" w:hint="eastAsia"/>
                  <w:kern w:val="0"/>
                  <w:sz w:val="24"/>
                  <w:szCs w:val="24"/>
                </w:rPr>
              </w:rPrChange>
            </w:rPr>
            <w:delText>윤리경영</w:delText>
          </w:r>
          <w:r w:rsidRPr="000C7330" w:rsidDel="008076F4">
            <w:rPr>
              <w:rFonts w:eastAsiaTheme="minorHAnsi" w:cs="굴림"/>
              <w:color w:val="000000" w:themeColor="text1"/>
              <w:kern w:val="0"/>
              <w:szCs w:val="24"/>
              <w:rPrChange w:id="585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57" w:author="FURSYS" w:date="2025-12-04T15:42:00Z">
                <w:rPr>
                  <w:rFonts w:ascii="바탕" w:eastAsia="바탕" w:hAnsi="바탕" w:cs="굴림" w:hint="eastAsia"/>
                  <w:kern w:val="0"/>
                  <w:sz w:val="24"/>
                  <w:szCs w:val="24"/>
                </w:rPr>
              </w:rPrChange>
            </w:rPr>
            <w:delText>준수사항을</w:delText>
          </w:r>
          <w:r w:rsidRPr="000C7330" w:rsidDel="008076F4">
            <w:rPr>
              <w:rFonts w:eastAsiaTheme="minorHAnsi" w:cs="굴림"/>
              <w:color w:val="000000" w:themeColor="text1"/>
              <w:kern w:val="0"/>
              <w:szCs w:val="24"/>
              <w:rPrChange w:id="585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59" w:author="FURSYS" w:date="2025-12-04T15:42:00Z">
                <w:rPr>
                  <w:rFonts w:ascii="바탕" w:eastAsia="바탕" w:hAnsi="바탕" w:cs="굴림" w:hint="eastAsia"/>
                  <w:kern w:val="0"/>
                  <w:sz w:val="24"/>
                  <w:szCs w:val="24"/>
                </w:rPr>
              </w:rPrChange>
            </w:rPr>
            <w:delText>위반하거나</w:delText>
          </w:r>
          <w:r w:rsidRPr="000C7330" w:rsidDel="008076F4">
            <w:rPr>
              <w:rFonts w:eastAsiaTheme="minorHAnsi" w:cs="굴림"/>
              <w:color w:val="000000" w:themeColor="text1"/>
              <w:kern w:val="0"/>
              <w:szCs w:val="24"/>
              <w:rPrChange w:id="586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61" w:author="FURSYS" w:date="2025-12-04T15:42:00Z">
                <w:rPr>
                  <w:rFonts w:ascii="바탕" w:eastAsia="바탕" w:hAnsi="바탕" w:cs="굴림" w:hint="eastAsia"/>
                  <w:kern w:val="0"/>
                  <w:sz w:val="24"/>
                  <w:szCs w:val="24"/>
                </w:rPr>
              </w:rPrChange>
            </w:rPr>
            <w:delText>“상대방”이</w:delText>
          </w:r>
          <w:r w:rsidRPr="000C7330" w:rsidDel="008076F4">
            <w:rPr>
              <w:rFonts w:eastAsiaTheme="minorHAnsi" w:cs="굴림"/>
              <w:color w:val="000000" w:themeColor="text1"/>
              <w:kern w:val="0"/>
              <w:szCs w:val="24"/>
              <w:rPrChange w:id="5862" w:author="FURSYS" w:date="2025-12-04T15:42:00Z">
                <w:rPr>
                  <w:rFonts w:ascii="바탕" w:eastAsia="바탕" w:hAnsi="바탕" w:cs="굴림"/>
                  <w:kern w:val="0"/>
                  <w:sz w:val="24"/>
                  <w:szCs w:val="24"/>
                </w:rPr>
              </w:rPrChange>
            </w:rPr>
            <w:delText xml:space="preserve"> 공정하게 업무를 수행하는 데 지장을 초래하는 행위 </w:delText>
          </w:r>
          <w:r w:rsidRPr="000C7330" w:rsidDel="008076F4">
            <w:rPr>
              <w:rFonts w:eastAsiaTheme="minorHAnsi" w:cs="굴림"/>
              <w:color w:val="000000" w:themeColor="text1"/>
              <w:kern w:val="0"/>
              <w:szCs w:val="24"/>
              <w:rPrChange w:id="5863"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864"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5865" w:author="FURSYS" w:date="2025-12-04T15:42:00Z">
                <w:rPr>
                  <w:rFonts w:ascii="바탕" w:eastAsia="바탕" w:hAnsi="바탕" w:cs="굴림"/>
                  <w:kern w:val="0"/>
                  <w:sz w:val="24"/>
                  <w:szCs w:val="24"/>
                </w:rPr>
              </w:rPrChange>
            </w:rPr>
            <w:delText xml:space="preserve">2. </w:delText>
          </w:r>
          <w:r w:rsidRPr="000C7330" w:rsidDel="008076F4">
            <w:rPr>
              <w:rFonts w:eastAsiaTheme="minorHAnsi" w:cs="굴림" w:hint="eastAsia"/>
              <w:color w:val="000000" w:themeColor="text1"/>
              <w:kern w:val="0"/>
              <w:szCs w:val="24"/>
              <w:rPrChange w:id="5866" w:author="FURSYS" w:date="2025-12-04T15:42:00Z">
                <w:rPr>
                  <w:rFonts w:ascii="바탕" w:eastAsia="바탕" w:hAnsi="바탕" w:cs="굴림" w:hint="eastAsia"/>
                  <w:kern w:val="0"/>
                  <w:sz w:val="24"/>
                  <w:szCs w:val="24"/>
                </w:rPr>
              </w:rPrChange>
            </w:rPr>
            <w:delText>각</w:delText>
          </w:r>
          <w:r w:rsidRPr="000C7330" w:rsidDel="008076F4">
            <w:rPr>
              <w:rFonts w:eastAsiaTheme="minorHAnsi" w:cs="굴림"/>
              <w:color w:val="000000" w:themeColor="text1"/>
              <w:kern w:val="0"/>
              <w:szCs w:val="24"/>
              <w:rPrChange w:id="586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68" w:author="FURSYS" w:date="2025-12-04T15:42:00Z">
                <w:rPr>
                  <w:rFonts w:ascii="바탕" w:eastAsia="바탕" w:hAnsi="바탕" w:cs="굴림" w:hint="eastAsia"/>
                  <w:kern w:val="0"/>
                  <w:sz w:val="24"/>
                  <w:szCs w:val="24"/>
                </w:rPr>
              </w:rPrChange>
            </w:rPr>
            <w:delText>당사자는</w:delText>
          </w:r>
          <w:r w:rsidRPr="000C7330" w:rsidDel="008076F4">
            <w:rPr>
              <w:rFonts w:eastAsiaTheme="minorHAnsi" w:cs="굴림"/>
              <w:color w:val="000000" w:themeColor="text1"/>
              <w:kern w:val="0"/>
              <w:szCs w:val="24"/>
              <w:rPrChange w:id="586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70" w:author="FURSYS" w:date="2025-12-04T15:42:00Z">
                <w:rPr>
                  <w:rFonts w:ascii="바탕" w:eastAsia="바탕" w:hAnsi="바탕" w:cs="굴림" w:hint="eastAsia"/>
                  <w:kern w:val="0"/>
                  <w:sz w:val="24"/>
                  <w:szCs w:val="24"/>
                </w:rPr>
              </w:rPrChange>
            </w:rPr>
            <w:delText>거래</w:delText>
          </w:r>
          <w:r w:rsidRPr="000C7330" w:rsidDel="008076F4">
            <w:rPr>
              <w:rFonts w:eastAsiaTheme="minorHAnsi" w:cs="굴림"/>
              <w:color w:val="000000" w:themeColor="text1"/>
              <w:kern w:val="0"/>
              <w:szCs w:val="24"/>
              <w:rPrChange w:id="587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72" w:author="FURSYS" w:date="2025-12-04T15:42:00Z">
                <w:rPr>
                  <w:rFonts w:ascii="바탕" w:eastAsia="바탕" w:hAnsi="바탕" w:cs="굴림" w:hint="eastAsia"/>
                  <w:kern w:val="0"/>
                  <w:sz w:val="24"/>
                  <w:szCs w:val="24"/>
                </w:rPr>
              </w:rPrChange>
            </w:rPr>
            <w:delText>공정성</w:delText>
          </w:r>
          <w:r w:rsidRPr="000C7330" w:rsidDel="008076F4">
            <w:rPr>
              <w:rFonts w:eastAsiaTheme="minorHAnsi" w:cs="굴림"/>
              <w:color w:val="000000" w:themeColor="text1"/>
              <w:kern w:val="0"/>
              <w:szCs w:val="24"/>
              <w:rPrChange w:id="587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74" w:author="FURSYS" w:date="2025-12-04T15:42:00Z">
                <w:rPr>
                  <w:rFonts w:ascii="바탕" w:eastAsia="바탕" w:hAnsi="바탕" w:cs="굴림" w:hint="eastAsia"/>
                  <w:kern w:val="0"/>
                  <w:sz w:val="24"/>
                  <w:szCs w:val="24"/>
                </w:rPr>
              </w:rPrChange>
            </w:rPr>
            <w:delText>확보를</w:delText>
          </w:r>
          <w:r w:rsidRPr="000C7330" w:rsidDel="008076F4">
            <w:rPr>
              <w:rFonts w:eastAsiaTheme="minorHAnsi" w:cs="굴림"/>
              <w:color w:val="000000" w:themeColor="text1"/>
              <w:kern w:val="0"/>
              <w:szCs w:val="24"/>
              <w:rPrChange w:id="587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76" w:author="FURSYS" w:date="2025-12-04T15:42:00Z">
                <w:rPr>
                  <w:rFonts w:ascii="바탕" w:eastAsia="바탕" w:hAnsi="바탕" w:cs="굴림" w:hint="eastAsia"/>
                  <w:kern w:val="0"/>
                  <w:sz w:val="24"/>
                  <w:szCs w:val="24"/>
                </w:rPr>
              </w:rPrChange>
            </w:rPr>
            <w:delText>위해</w:delText>
          </w:r>
          <w:r w:rsidRPr="000C7330" w:rsidDel="008076F4">
            <w:rPr>
              <w:rFonts w:eastAsiaTheme="minorHAnsi" w:cs="굴림"/>
              <w:color w:val="000000" w:themeColor="text1"/>
              <w:kern w:val="0"/>
              <w:szCs w:val="24"/>
              <w:rPrChange w:id="587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78" w:author="FURSYS" w:date="2025-12-04T15:42:00Z">
                <w:rPr>
                  <w:rFonts w:ascii="바탕" w:eastAsia="바탕" w:hAnsi="바탕" w:cs="굴림" w:hint="eastAsia"/>
                  <w:kern w:val="0"/>
                  <w:sz w:val="24"/>
                  <w:szCs w:val="24"/>
                </w:rPr>
              </w:rPrChange>
            </w:rPr>
            <w:delText>다음</w:delText>
          </w:r>
          <w:r w:rsidRPr="000C7330" w:rsidDel="008076F4">
            <w:rPr>
              <w:rFonts w:eastAsiaTheme="minorHAnsi" w:cs="굴림"/>
              <w:color w:val="000000" w:themeColor="text1"/>
              <w:kern w:val="0"/>
              <w:szCs w:val="24"/>
              <w:rPrChange w:id="587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80" w:author="FURSYS" w:date="2025-12-04T15:42:00Z">
                <w:rPr>
                  <w:rFonts w:ascii="바탕" w:eastAsia="바탕" w:hAnsi="바탕" w:cs="굴림" w:hint="eastAsia"/>
                  <w:kern w:val="0"/>
                  <w:sz w:val="24"/>
                  <w:szCs w:val="24"/>
                </w:rPr>
              </w:rPrChange>
            </w:rPr>
            <w:delText>각</w:delText>
          </w:r>
          <w:r w:rsidRPr="000C7330" w:rsidDel="008076F4">
            <w:rPr>
              <w:rFonts w:eastAsiaTheme="minorHAnsi" w:cs="굴림"/>
              <w:color w:val="000000" w:themeColor="text1"/>
              <w:kern w:val="0"/>
              <w:szCs w:val="24"/>
              <w:rPrChange w:id="588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82" w:author="FURSYS" w:date="2025-12-04T15:42:00Z">
                <w:rPr>
                  <w:rFonts w:ascii="바탕" w:eastAsia="바탕" w:hAnsi="바탕" w:cs="굴림" w:hint="eastAsia"/>
                  <w:kern w:val="0"/>
                  <w:sz w:val="24"/>
                  <w:szCs w:val="24"/>
                </w:rPr>
              </w:rPrChange>
            </w:rPr>
            <w:delText>호의</w:delText>
          </w:r>
          <w:r w:rsidRPr="000C7330" w:rsidDel="008076F4">
            <w:rPr>
              <w:rFonts w:eastAsiaTheme="minorHAnsi" w:cs="굴림"/>
              <w:color w:val="000000" w:themeColor="text1"/>
              <w:kern w:val="0"/>
              <w:szCs w:val="24"/>
              <w:rPrChange w:id="588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84" w:author="FURSYS" w:date="2025-12-04T15:42:00Z">
                <w:rPr>
                  <w:rFonts w:ascii="바탕" w:eastAsia="바탕" w:hAnsi="바탕" w:cs="굴림" w:hint="eastAsia"/>
                  <w:kern w:val="0"/>
                  <w:sz w:val="24"/>
                  <w:szCs w:val="24"/>
                </w:rPr>
              </w:rPrChange>
            </w:rPr>
            <w:delText>사항을</w:delText>
          </w:r>
          <w:r w:rsidRPr="000C7330" w:rsidDel="008076F4">
            <w:rPr>
              <w:rFonts w:eastAsiaTheme="minorHAnsi" w:cs="굴림"/>
              <w:color w:val="000000" w:themeColor="text1"/>
              <w:kern w:val="0"/>
              <w:szCs w:val="24"/>
              <w:rPrChange w:id="588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86" w:author="FURSYS" w:date="2025-12-04T15:42:00Z">
                <w:rPr>
                  <w:rFonts w:ascii="바탕" w:eastAsia="바탕" w:hAnsi="바탕" w:cs="굴림" w:hint="eastAsia"/>
                  <w:kern w:val="0"/>
                  <w:sz w:val="24"/>
                  <w:szCs w:val="24"/>
                </w:rPr>
              </w:rPrChange>
            </w:rPr>
            <w:delText>협조하도록</w:delText>
          </w:r>
          <w:r w:rsidRPr="000C7330" w:rsidDel="008076F4">
            <w:rPr>
              <w:rFonts w:eastAsiaTheme="minorHAnsi" w:cs="굴림"/>
              <w:color w:val="000000" w:themeColor="text1"/>
              <w:kern w:val="0"/>
              <w:szCs w:val="24"/>
              <w:rPrChange w:id="588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88" w:author="FURSYS" w:date="2025-12-04T15:42:00Z">
                <w:rPr>
                  <w:rFonts w:ascii="바탕" w:eastAsia="바탕" w:hAnsi="바탕" w:cs="굴림" w:hint="eastAsia"/>
                  <w:kern w:val="0"/>
                  <w:sz w:val="24"/>
                  <w:szCs w:val="24"/>
                </w:rPr>
              </w:rPrChange>
            </w:rPr>
            <w:delText>한다</w:delText>
          </w:r>
          <w:r w:rsidRPr="000C7330" w:rsidDel="008076F4">
            <w:rPr>
              <w:rFonts w:eastAsiaTheme="minorHAnsi" w:cs="굴림"/>
              <w:color w:val="000000" w:themeColor="text1"/>
              <w:kern w:val="0"/>
              <w:szCs w:val="24"/>
              <w:rPrChange w:id="5889" w:author="FURSYS" w:date="2025-12-04T15:42:00Z">
                <w:rPr>
                  <w:rFonts w:ascii="바탕" w:eastAsia="바탕" w:hAnsi="바탕" w:cs="굴림"/>
                  <w:kern w:val="0"/>
                  <w:sz w:val="24"/>
                  <w:szCs w:val="24"/>
                </w:rPr>
              </w:rPrChange>
            </w:rPr>
            <w:delText>. </w:delText>
          </w:r>
          <w:r w:rsidRPr="000C7330" w:rsidDel="008076F4">
            <w:rPr>
              <w:rFonts w:eastAsiaTheme="minorHAnsi" w:cs="굴림"/>
              <w:color w:val="000000" w:themeColor="text1"/>
              <w:kern w:val="0"/>
              <w:szCs w:val="24"/>
              <w:rPrChange w:id="5890"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891" w:author="FURSYS" w:date="2025-12-04T15:42:00Z">
                <w:rPr>
                  <w:rFonts w:ascii="바탕" w:eastAsia="바탕" w:hAnsi="바탕" w:cs="굴림" w:hint="eastAsia"/>
                  <w:kern w:val="0"/>
                  <w:sz w:val="24"/>
                  <w:szCs w:val="24"/>
                </w:rPr>
              </w:rPrChange>
            </w:rPr>
            <w:delText>     가</w:delText>
          </w:r>
          <w:r w:rsidRPr="000C7330" w:rsidDel="008076F4">
            <w:rPr>
              <w:rFonts w:eastAsiaTheme="minorHAnsi" w:cs="굴림"/>
              <w:color w:val="000000" w:themeColor="text1"/>
              <w:kern w:val="0"/>
              <w:szCs w:val="24"/>
              <w:rPrChange w:id="589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93" w:author="FURSYS" w:date="2025-12-04T15:42:00Z">
                <w:rPr>
                  <w:rFonts w:ascii="바탕" w:eastAsia="바탕" w:hAnsi="바탕" w:cs="굴림" w:hint="eastAsia"/>
                  <w:kern w:val="0"/>
                  <w:sz w:val="24"/>
                  <w:szCs w:val="24"/>
                </w:rPr>
              </w:rPrChange>
            </w:rPr>
            <w:delText>“갑”</w:delText>
          </w:r>
          <w:r w:rsidRPr="000C7330" w:rsidDel="008076F4">
            <w:rPr>
              <w:rFonts w:eastAsiaTheme="minorHAnsi" w:cs="굴림"/>
              <w:color w:val="000000" w:themeColor="text1"/>
              <w:kern w:val="0"/>
              <w:szCs w:val="24"/>
              <w:rPrChange w:id="589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95" w:author="FURSYS" w:date="2025-12-04T15:42:00Z">
                <w:rPr>
                  <w:rFonts w:ascii="바탕" w:eastAsia="바탕" w:hAnsi="바탕" w:cs="굴림" w:hint="eastAsia"/>
                  <w:kern w:val="0"/>
                  <w:sz w:val="24"/>
                  <w:szCs w:val="24"/>
                </w:rPr>
              </w:rPrChange>
            </w:rPr>
            <w:delText>또는</w:delText>
          </w:r>
          <w:r w:rsidRPr="000C7330" w:rsidDel="008076F4">
            <w:rPr>
              <w:rFonts w:eastAsiaTheme="minorHAnsi" w:cs="굴림"/>
              <w:color w:val="000000" w:themeColor="text1"/>
              <w:kern w:val="0"/>
              <w:szCs w:val="24"/>
              <w:rPrChange w:id="589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897"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5898" w:author="FURSYS" w:date="2025-12-04T15:42:00Z">
                <w:rPr>
                  <w:rFonts w:ascii="바탕" w:eastAsia="바탕" w:hAnsi="바탕" w:cs="굴림"/>
                  <w:kern w:val="0"/>
                  <w:sz w:val="24"/>
                  <w:szCs w:val="24"/>
                </w:rPr>
              </w:rPrChange>
            </w:rPr>
            <w:delText xml:space="preserve"> 임직원을 상대로 “을” 또는 “</w:delText>
          </w:r>
          <w:r w:rsidRPr="000C7330" w:rsidDel="008076F4">
            <w:rPr>
              <w:rFonts w:eastAsiaTheme="minorHAnsi" w:cs="굴림" w:hint="eastAsia"/>
              <w:color w:val="000000" w:themeColor="text1"/>
              <w:kern w:val="0"/>
              <w:szCs w:val="24"/>
              <w:rPrChange w:id="5899"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5900" w:author="FURSYS" w:date="2025-12-04T15:42:00Z">
                <w:rPr>
                  <w:rFonts w:ascii="바탕" w:eastAsia="바탕" w:hAnsi="바탕" w:cs="굴림"/>
                  <w:kern w:val="0"/>
                  <w:sz w:val="24"/>
                  <w:szCs w:val="24"/>
                </w:rPr>
              </w:rPrChange>
            </w:rPr>
            <w:delText xml:space="preserve"> 임직원 등에 의해 이루어진 “</w:delText>
          </w:r>
          <w:r w:rsidRPr="000C7330" w:rsidDel="008076F4">
            <w:rPr>
              <w:rFonts w:eastAsiaTheme="minorHAnsi" w:cs="굴림" w:hint="eastAsia"/>
              <w:color w:val="000000" w:themeColor="text1"/>
              <w:kern w:val="0"/>
              <w:szCs w:val="24"/>
              <w:rPrChange w:id="5901" w:author="FURSYS" w:date="2025-12-04T15:42:00Z">
                <w:rPr>
                  <w:rFonts w:ascii="바탕" w:eastAsia="바탕" w:hAnsi="바탕" w:cs="굴림" w:hint="eastAsia"/>
                  <w:kern w:val="0"/>
                  <w:sz w:val="24"/>
                  <w:szCs w:val="24"/>
                </w:rPr>
              </w:rPrChange>
            </w:rPr>
            <w:delText>비위행위”가</w:delText>
          </w:r>
          <w:r w:rsidRPr="000C7330" w:rsidDel="008076F4">
            <w:rPr>
              <w:rFonts w:eastAsiaTheme="minorHAnsi" w:cs="굴림"/>
              <w:color w:val="000000" w:themeColor="text1"/>
              <w:kern w:val="0"/>
              <w:szCs w:val="24"/>
              <w:rPrChange w:id="5902" w:author="FURSYS" w:date="2025-12-04T15:42:00Z">
                <w:rPr>
                  <w:rFonts w:ascii="바탕" w:eastAsia="바탕" w:hAnsi="바탕" w:cs="굴림"/>
                  <w:kern w:val="0"/>
                  <w:sz w:val="24"/>
                  <w:szCs w:val="24"/>
                </w:rPr>
              </w:rPrChange>
            </w:rPr>
            <w:delText xml:space="preserve"> 발견되거나 “</w:delText>
          </w:r>
          <w:r w:rsidRPr="000C7330" w:rsidDel="008076F4">
            <w:rPr>
              <w:rFonts w:eastAsiaTheme="minorHAnsi" w:cs="굴림" w:hint="eastAsia"/>
              <w:color w:val="000000" w:themeColor="text1"/>
              <w:kern w:val="0"/>
              <w:szCs w:val="24"/>
              <w:rPrChange w:id="5903" w:author="FURSYS" w:date="2025-12-04T15:42:00Z">
                <w:rPr>
                  <w:rFonts w:ascii="바탕" w:eastAsia="바탕" w:hAnsi="바탕" w:cs="굴림" w:hint="eastAsia"/>
                  <w:kern w:val="0"/>
                  <w:sz w:val="24"/>
                  <w:szCs w:val="24"/>
                </w:rPr>
              </w:rPrChange>
            </w:rPr>
            <w:delText>비위행위”에</w:delText>
          </w:r>
          <w:r w:rsidRPr="000C7330" w:rsidDel="008076F4">
            <w:rPr>
              <w:rFonts w:eastAsiaTheme="minorHAnsi" w:cs="굴림"/>
              <w:color w:val="000000" w:themeColor="text1"/>
              <w:kern w:val="0"/>
              <w:szCs w:val="24"/>
              <w:rPrChange w:id="5904" w:author="FURSYS" w:date="2025-12-04T15:42:00Z">
                <w:rPr>
                  <w:rFonts w:ascii="바탕" w:eastAsia="바탕" w:hAnsi="바탕" w:cs="굴림"/>
                  <w:kern w:val="0"/>
                  <w:sz w:val="24"/>
                  <w:szCs w:val="24"/>
                </w:rPr>
              </w:rPrChange>
            </w:rPr>
            <w:delText xml:space="preserve"> 대한 의혹이 있는 </w:delText>
          </w:r>
          <w:r w:rsidRPr="000C7330" w:rsidDel="008076F4">
            <w:rPr>
              <w:rFonts w:eastAsiaTheme="minorHAnsi" w:cs="굴림" w:hint="eastAsia"/>
              <w:color w:val="000000" w:themeColor="text1"/>
              <w:kern w:val="0"/>
              <w:szCs w:val="24"/>
              <w:rPrChange w:id="5905" w:author="FURSYS" w:date="2025-12-04T15:42:00Z">
                <w:rPr>
                  <w:rFonts w:ascii="바탕" w:eastAsia="바탕" w:hAnsi="바탕" w:cs="굴림" w:hint="eastAsia"/>
                  <w:kern w:val="0"/>
                  <w:sz w:val="24"/>
                  <w:szCs w:val="24"/>
                </w:rPr>
              </w:rPrChange>
            </w:rPr>
            <w:delText>경우</w:delText>
          </w:r>
          <w:r w:rsidRPr="000C7330" w:rsidDel="008076F4">
            <w:rPr>
              <w:rFonts w:eastAsiaTheme="minorHAnsi" w:cs="굴림"/>
              <w:color w:val="000000" w:themeColor="text1"/>
              <w:kern w:val="0"/>
              <w:szCs w:val="24"/>
              <w:rPrChange w:id="590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07" w:author="FURSYS" w:date="2025-12-04T15:42:00Z">
                <w:rPr>
                  <w:rFonts w:ascii="바탕" w:eastAsia="바탕" w:hAnsi="바탕" w:cs="굴림" w:hint="eastAsia"/>
                  <w:kern w:val="0"/>
                  <w:sz w:val="24"/>
                  <w:szCs w:val="24"/>
                </w:rPr>
              </w:rPrChange>
            </w:rPr>
            <w:delText>“갑”는</w:delText>
          </w:r>
          <w:r w:rsidRPr="000C7330" w:rsidDel="008076F4">
            <w:rPr>
              <w:rFonts w:eastAsiaTheme="minorHAnsi" w:cs="굴림"/>
              <w:color w:val="000000" w:themeColor="text1"/>
              <w:kern w:val="0"/>
              <w:szCs w:val="24"/>
              <w:rPrChange w:id="590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09" w:author="FURSYS" w:date="2025-12-04T15:42:00Z">
                <w:rPr>
                  <w:rFonts w:ascii="바탕" w:eastAsia="바탕" w:hAnsi="바탕" w:cs="굴림" w:hint="eastAsia"/>
                  <w:kern w:val="0"/>
                  <w:sz w:val="24"/>
                  <w:szCs w:val="24"/>
                </w:rPr>
              </w:rPrChange>
            </w:rPr>
            <w:delText>을”에게</w:delText>
          </w:r>
          <w:r w:rsidRPr="000C7330" w:rsidDel="008076F4">
            <w:rPr>
              <w:rFonts w:eastAsiaTheme="minorHAnsi" w:cs="굴림"/>
              <w:color w:val="000000" w:themeColor="text1"/>
              <w:kern w:val="0"/>
              <w:szCs w:val="24"/>
              <w:rPrChange w:id="5910" w:author="FURSYS" w:date="2025-12-04T15:42:00Z">
                <w:rPr>
                  <w:rFonts w:ascii="바탕" w:eastAsia="바탕" w:hAnsi="바탕" w:cs="굴림"/>
                  <w:kern w:val="0"/>
                  <w:sz w:val="24"/>
                  <w:szCs w:val="24"/>
                </w:rPr>
              </w:rPrChange>
            </w:rPr>
            <w:delText xml:space="preserve"> 그와 관련된 자료의 제출 또는 열람을 요구할 수 있으며, 이 경우 “</w:delText>
          </w:r>
          <w:r w:rsidRPr="000C7330" w:rsidDel="008076F4">
            <w:rPr>
              <w:rFonts w:eastAsiaTheme="minorHAnsi" w:cs="굴림" w:hint="eastAsia"/>
              <w:color w:val="000000" w:themeColor="text1"/>
              <w:kern w:val="0"/>
              <w:szCs w:val="24"/>
              <w:rPrChange w:id="5911"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91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13"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5914" w:author="FURSYS" w:date="2025-12-04T15:42:00Z">
                <w:rPr>
                  <w:rFonts w:ascii="바탕" w:eastAsia="바탕" w:hAnsi="바탕" w:cs="굴림"/>
                  <w:kern w:val="0"/>
                  <w:sz w:val="24"/>
                  <w:szCs w:val="24"/>
                </w:rPr>
              </w:rPrChange>
            </w:rPr>
            <w:delText xml:space="preserve"> 요구에 적극 협조하여야 한다. </w:delText>
          </w:r>
          <w:r w:rsidRPr="000C7330" w:rsidDel="008076F4">
            <w:rPr>
              <w:rFonts w:eastAsiaTheme="minorHAnsi" w:cs="굴림"/>
              <w:color w:val="000000" w:themeColor="text1"/>
              <w:kern w:val="0"/>
              <w:szCs w:val="24"/>
              <w:rPrChange w:id="5915"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916" w:author="FURSYS" w:date="2025-12-04T15:42:00Z">
                <w:rPr>
                  <w:rFonts w:ascii="바탕" w:eastAsia="바탕" w:hAnsi="바탕" w:cs="굴림" w:hint="eastAsia"/>
                  <w:kern w:val="0"/>
                  <w:sz w:val="24"/>
                  <w:szCs w:val="24"/>
                </w:rPr>
              </w:rPrChange>
            </w:rPr>
            <w:delText>     나</w:delText>
          </w:r>
          <w:r w:rsidRPr="000C7330" w:rsidDel="008076F4">
            <w:rPr>
              <w:rFonts w:eastAsiaTheme="minorHAnsi" w:cs="굴림"/>
              <w:color w:val="000000" w:themeColor="text1"/>
              <w:kern w:val="0"/>
              <w:szCs w:val="24"/>
              <w:rPrChange w:id="591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18"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91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20" w:author="FURSYS" w:date="2025-12-04T15:42:00Z">
                <w:rPr>
                  <w:rFonts w:ascii="바탕" w:eastAsia="바탕" w:hAnsi="바탕" w:cs="굴림" w:hint="eastAsia"/>
                  <w:kern w:val="0"/>
                  <w:sz w:val="24"/>
                  <w:szCs w:val="24"/>
                </w:rPr>
              </w:rPrChange>
            </w:rPr>
            <w:delText>갑”으로부터</w:delText>
          </w:r>
          <w:r w:rsidRPr="000C7330" w:rsidDel="008076F4">
            <w:rPr>
              <w:rFonts w:eastAsiaTheme="minorHAnsi" w:cs="굴림"/>
              <w:color w:val="000000" w:themeColor="text1"/>
              <w:kern w:val="0"/>
              <w:szCs w:val="24"/>
              <w:rPrChange w:id="5921" w:author="FURSYS" w:date="2025-12-04T15:42:00Z">
                <w:rPr>
                  <w:rFonts w:ascii="바탕" w:eastAsia="바탕" w:hAnsi="바탕" w:cs="굴림"/>
                  <w:kern w:val="0"/>
                  <w:sz w:val="24"/>
                  <w:szCs w:val="24"/>
                </w:rPr>
              </w:rPrChange>
            </w:rPr>
            <w:delText xml:space="preserve"> 제11조 제1항 각 호의 행위를 </w:delText>
          </w:r>
          <w:r w:rsidRPr="000C7330" w:rsidDel="008076F4">
            <w:rPr>
              <w:rFonts w:eastAsiaTheme="minorHAnsi" w:cs="굴림" w:hint="eastAsia"/>
              <w:color w:val="000000" w:themeColor="text1"/>
              <w:kern w:val="0"/>
              <w:szCs w:val="24"/>
              <w:rPrChange w:id="5922" w:author="FURSYS" w:date="2025-12-04T15:42:00Z">
                <w:rPr>
                  <w:rFonts w:ascii="바탕" w:eastAsia="바탕" w:hAnsi="바탕" w:cs="굴림" w:hint="eastAsia"/>
                  <w:kern w:val="0"/>
                  <w:sz w:val="24"/>
                  <w:szCs w:val="24"/>
                </w:rPr>
              </w:rPrChange>
            </w:rPr>
            <w:delText>제의</w:delText>
          </w:r>
          <w:r w:rsidRPr="000C7330" w:rsidDel="008076F4">
            <w:rPr>
              <w:rFonts w:eastAsiaTheme="minorHAnsi" w:cs="굴림"/>
              <w:color w:val="000000" w:themeColor="text1"/>
              <w:kern w:val="0"/>
              <w:szCs w:val="24"/>
              <w:rPrChange w:id="592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24" w:author="FURSYS" w:date="2025-12-04T15:42:00Z">
                <w:rPr>
                  <w:rFonts w:ascii="바탕" w:eastAsia="바탕" w:hAnsi="바탕" w:cs="굴림" w:hint="eastAsia"/>
                  <w:kern w:val="0"/>
                  <w:sz w:val="24"/>
                  <w:szCs w:val="24"/>
                </w:rPr>
              </w:rPrChange>
            </w:rPr>
            <w:delText>받거나</w:delText>
          </w:r>
          <w:r w:rsidRPr="000C7330" w:rsidDel="008076F4">
            <w:rPr>
              <w:rFonts w:eastAsiaTheme="minorHAnsi" w:cs="굴림"/>
              <w:color w:val="000000" w:themeColor="text1"/>
              <w:kern w:val="0"/>
              <w:szCs w:val="24"/>
              <w:rPrChange w:id="592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26" w:author="FURSYS" w:date="2025-12-04T15:42:00Z">
                <w:rPr>
                  <w:rFonts w:ascii="바탕" w:eastAsia="바탕" w:hAnsi="바탕" w:cs="굴림" w:hint="eastAsia"/>
                  <w:kern w:val="0"/>
                  <w:sz w:val="24"/>
                  <w:szCs w:val="24"/>
                </w:rPr>
              </w:rPrChange>
            </w:rPr>
            <w:delText>이러한</w:delText>
          </w:r>
          <w:r w:rsidRPr="000C7330" w:rsidDel="008076F4">
            <w:rPr>
              <w:rFonts w:eastAsiaTheme="minorHAnsi" w:cs="굴림"/>
              <w:color w:val="000000" w:themeColor="text1"/>
              <w:kern w:val="0"/>
              <w:szCs w:val="24"/>
              <w:rPrChange w:id="592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28" w:author="FURSYS" w:date="2025-12-04T15:42:00Z">
                <w:rPr>
                  <w:rFonts w:ascii="바탕" w:eastAsia="바탕" w:hAnsi="바탕" w:cs="굴림" w:hint="eastAsia"/>
                  <w:kern w:val="0"/>
                  <w:sz w:val="24"/>
                  <w:szCs w:val="24"/>
                </w:rPr>
              </w:rPrChange>
            </w:rPr>
            <w:delText>사실을</w:delText>
          </w:r>
          <w:r w:rsidRPr="000C7330" w:rsidDel="008076F4">
            <w:rPr>
              <w:rFonts w:eastAsiaTheme="minorHAnsi" w:cs="굴림"/>
              <w:color w:val="000000" w:themeColor="text1"/>
              <w:kern w:val="0"/>
              <w:szCs w:val="24"/>
              <w:rPrChange w:id="592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30" w:author="FURSYS" w:date="2025-12-04T15:42:00Z">
                <w:rPr>
                  <w:rFonts w:ascii="바탕" w:eastAsia="바탕" w:hAnsi="바탕" w:cs="굴림" w:hint="eastAsia"/>
                  <w:kern w:val="0"/>
                  <w:sz w:val="24"/>
                  <w:szCs w:val="24"/>
                </w:rPr>
              </w:rPrChange>
            </w:rPr>
            <w:delText>인지한</w:delText>
          </w:r>
          <w:r w:rsidRPr="000C7330" w:rsidDel="008076F4">
            <w:rPr>
              <w:rFonts w:eastAsiaTheme="minorHAnsi" w:cs="굴림"/>
              <w:color w:val="000000" w:themeColor="text1"/>
              <w:kern w:val="0"/>
              <w:szCs w:val="24"/>
              <w:rPrChange w:id="593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32" w:author="FURSYS" w:date="2025-12-04T15:42:00Z">
                <w:rPr>
                  <w:rFonts w:ascii="바탕" w:eastAsia="바탕" w:hAnsi="바탕" w:cs="굴림" w:hint="eastAsia"/>
                  <w:kern w:val="0"/>
                  <w:sz w:val="24"/>
                  <w:szCs w:val="24"/>
                </w:rPr>
              </w:rPrChange>
            </w:rPr>
            <w:delText>때에는</w:delText>
          </w:r>
          <w:r w:rsidRPr="000C7330" w:rsidDel="008076F4">
            <w:rPr>
              <w:rFonts w:eastAsiaTheme="minorHAnsi" w:cs="굴림"/>
              <w:color w:val="000000" w:themeColor="text1"/>
              <w:kern w:val="0"/>
              <w:szCs w:val="24"/>
              <w:rPrChange w:id="593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34"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5935" w:author="FURSYS" w:date="2025-12-04T15:42:00Z">
                <w:rPr>
                  <w:rFonts w:ascii="바탕" w:eastAsia="바탕" w:hAnsi="바탕" w:cs="굴림"/>
                  <w:kern w:val="0"/>
                  <w:sz w:val="24"/>
                  <w:szCs w:val="24"/>
                </w:rPr>
              </w:rPrChange>
            </w:rPr>
            <w:delText xml:space="preserve"> 관련 부서에 즉각 </w:delText>
          </w:r>
          <w:r w:rsidRPr="000C7330" w:rsidDel="008076F4">
            <w:rPr>
              <w:rFonts w:eastAsiaTheme="minorHAnsi" w:cs="굴림" w:hint="eastAsia"/>
              <w:color w:val="000000" w:themeColor="text1"/>
              <w:kern w:val="0"/>
              <w:szCs w:val="24"/>
              <w:rPrChange w:id="5936" w:author="FURSYS" w:date="2025-12-04T15:42:00Z">
                <w:rPr>
                  <w:rFonts w:ascii="바탕" w:eastAsia="바탕" w:hAnsi="바탕" w:cs="굴림" w:hint="eastAsia"/>
                  <w:kern w:val="0"/>
                  <w:sz w:val="24"/>
                  <w:szCs w:val="24"/>
                </w:rPr>
              </w:rPrChange>
            </w:rPr>
            <w:delText>신고토록</w:delText>
          </w:r>
          <w:r w:rsidRPr="000C7330" w:rsidDel="008076F4">
            <w:rPr>
              <w:rFonts w:eastAsiaTheme="minorHAnsi" w:cs="굴림"/>
              <w:color w:val="000000" w:themeColor="text1"/>
              <w:kern w:val="0"/>
              <w:szCs w:val="24"/>
              <w:rPrChange w:id="5937" w:author="FURSYS" w:date="2025-12-04T15:42:00Z">
                <w:rPr>
                  <w:rFonts w:ascii="바탕" w:eastAsia="바탕" w:hAnsi="바탕" w:cs="굴림"/>
                  <w:kern w:val="0"/>
                  <w:sz w:val="24"/>
                  <w:szCs w:val="24"/>
                </w:rPr>
              </w:rPrChange>
            </w:rPr>
            <w:delText xml:space="preserve"> 한다. </w:delText>
          </w:r>
          <w:r w:rsidRPr="000C7330" w:rsidDel="008076F4">
            <w:rPr>
              <w:rFonts w:eastAsiaTheme="minorHAnsi" w:cs="굴림"/>
              <w:color w:val="000000" w:themeColor="text1"/>
              <w:kern w:val="0"/>
              <w:szCs w:val="24"/>
              <w:rPrChange w:id="5938"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5939" w:author="FURSYS" w:date="2025-12-04T15:42:00Z">
                <w:rPr>
                  <w:rFonts w:ascii="바탕" w:eastAsia="바탕" w:hAnsi="바탕" w:cs="굴림" w:hint="eastAsia"/>
                  <w:kern w:val="0"/>
                  <w:sz w:val="24"/>
                  <w:szCs w:val="24"/>
                </w:rPr>
              </w:rPrChange>
            </w:rPr>
            <w:delText>     다</w:delText>
          </w:r>
          <w:r w:rsidRPr="000C7330" w:rsidDel="008076F4">
            <w:rPr>
              <w:rFonts w:eastAsiaTheme="minorHAnsi" w:cs="굴림"/>
              <w:color w:val="000000" w:themeColor="text1"/>
              <w:kern w:val="0"/>
              <w:szCs w:val="24"/>
              <w:rPrChange w:id="594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41"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942" w:author="FURSYS" w:date="2025-12-04T15:42:00Z">
                <w:rPr>
                  <w:rFonts w:ascii="바탕" w:eastAsia="바탕" w:hAnsi="바탕" w:cs="굴림"/>
                  <w:kern w:val="0"/>
                  <w:sz w:val="24"/>
                  <w:szCs w:val="24"/>
                </w:rPr>
              </w:rPrChange>
            </w:rPr>
            <w:delText xml:space="preserve"> 이 계약서 외에 “</w:delText>
          </w:r>
          <w:r w:rsidRPr="000C7330" w:rsidDel="008076F4">
            <w:rPr>
              <w:rFonts w:eastAsiaTheme="minorHAnsi" w:cs="굴림" w:hint="eastAsia"/>
              <w:color w:val="000000" w:themeColor="text1"/>
              <w:kern w:val="0"/>
              <w:szCs w:val="24"/>
              <w:rPrChange w:id="5943"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5944" w:author="FURSYS" w:date="2025-12-04T15:42:00Z">
                <w:rPr>
                  <w:rFonts w:ascii="바탕" w:eastAsia="바탕" w:hAnsi="바탕" w:cs="굴림"/>
                  <w:kern w:val="0"/>
                  <w:sz w:val="24"/>
                  <w:szCs w:val="24"/>
                </w:rPr>
              </w:rPrChange>
            </w:rPr>
            <w:delText xml:space="preserve"> 윤리경영 실천에 적극 협조하는 뜻으로 </w:delText>
          </w:r>
          <w:r w:rsidRPr="000C7330" w:rsidDel="008076F4">
            <w:rPr>
              <w:rFonts w:eastAsiaTheme="minorHAnsi" w:cs="굴림" w:hint="eastAsia"/>
              <w:color w:val="000000" w:themeColor="text1"/>
              <w:kern w:val="0"/>
              <w:szCs w:val="24"/>
              <w:rPrChange w:id="5945" w:author="FURSYS" w:date="2025-12-04T15:42:00Z">
                <w:rPr>
                  <w:rFonts w:ascii="바탕" w:eastAsia="바탕" w:hAnsi="바탕" w:cs="굴림" w:hint="eastAsia"/>
                  <w:kern w:val="0"/>
                  <w:sz w:val="24"/>
                  <w:szCs w:val="24"/>
                </w:rPr>
              </w:rPrChange>
            </w:rPr>
            <w:delText>별첨된</w:delText>
          </w:r>
          <w:r w:rsidRPr="000C7330" w:rsidDel="008076F4">
            <w:rPr>
              <w:rFonts w:eastAsiaTheme="minorHAnsi" w:cs="굴림"/>
              <w:color w:val="000000" w:themeColor="text1"/>
              <w:kern w:val="0"/>
              <w:szCs w:val="24"/>
              <w:rPrChange w:id="5946" w:author="FURSYS" w:date="2025-12-04T15:42:00Z">
                <w:rPr>
                  <w:rFonts w:ascii="바탕" w:eastAsia="바탕" w:hAnsi="바탕" w:cs="굴림"/>
                  <w:kern w:val="0"/>
                  <w:sz w:val="24"/>
                  <w:szCs w:val="24"/>
                </w:rPr>
              </w:rPrChange>
            </w:rPr>
            <w:delText xml:space="preserve"> ‘윤리경영 </w:delText>
          </w:r>
          <w:r w:rsidRPr="000C7330" w:rsidDel="008076F4">
            <w:rPr>
              <w:rFonts w:eastAsiaTheme="minorHAnsi" w:cs="굴림" w:hint="eastAsia"/>
              <w:color w:val="000000" w:themeColor="text1"/>
              <w:kern w:val="0"/>
              <w:szCs w:val="24"/>
              <w:rPrChange w:id="5947" w:author="FURSYS" w:date="2025-12-04T15:42:00Z">
                <w:rPr>
                  <w:rFonts w:ascii="바탕" w:eastAsia="바탕" w:hAnsi="바탕" w:cs="굴림" w:hint="eastAsia"/>
                  <w:kern w:val="0"/>
                  <w:sz w:val="24"/>
                  <w:szCs w:val="24"/>
                </w:rPr>
              </w:rPrChange>
            </w:rPr>
            <w:delText>실천서약서’를</w:delText>
          </w:r>
          <w:r w:rsidRPr="000C7330" w:rsidDel="008076F4">
            <w:rPr>
              <w:rFonts w:eastAsiaTheme="minorHAnsi" w:cs="굴림"/>
              <w:color w:val="000000" w:themeColor="text1"/>
              <w:kern w:val="0"/>
              <w:szCs w:val="24"/>
              <w:rPrChange w:id="5948" w:author="FURSYS" w:date="2025-12-04T15:42:00Z">
                <w:rPr>
                  <w:rFonts w:ascii="바탕" w:eastAsia="바탕" w:hAnsi="바탕" w:cs="굴림"/>
                  <w:kern w:val="0"/>
                  <w:sz w:val="24"/>
                  <w:szCs w:val="24"/>
                </w:rPr>
              </w:rPrChange>
            </w:rPr>
            <w:delText xml:space="preserve"> 숙지한 후 서약한다.</w:delText>
          </w:r>
        </w:del>
      </w:ins>
    </w:p>
    <w:p w14:paraId="189D8A42" w14:textId="2404F2BC" w:rsidR="002E2521" w:rsidRPr="000C7330" w:rsidDel="008076F4" w:rsidRDefault="002E2521">
      <w:pPr>
        <w:rPr>
          <w:ins w:id="5949" w:author="이승준 (Seungjun Lee)" w:date="2025-07-29T11:35:00Z"/>
          <w:del w:id="5950" w:author="FURSYS" w:date="2025-08-06T14:26:00Z"/>
          <w:rFonts w:eastAsiaTheme="minorHAnsi" w:cs="굴림"/>
          <w:color w:val="000000" w:themeColor="text1"/>
          <w:kern w:val="0"/>
          <w:szCs w:val="24"/>
          <w:rPrChange w:id="5951" w:author="FURSYS" w:date="2025-12-04T15:42:00Z">
            <w:rPr>
              <w:ins w:id="5952" w:author="이승준 (Seungjun Lee)" w:date="2025-07-29T11:35:00Z"/>
              <w:del w:id="5953" w:author="FURSYS" w:date="2025-08-06T14:26:00Z"/>
              <w:rFonts w:ascii="굴림" w:eastAsia="굴림" w:hAnsi="굴림" w:cs="굴림"/>
              <w:kern w:val="0"/>
              <w:sz w:val="24"/>
              <w:szCs w:val="24"/>
            </w:rPr>
          </w:rPrChange>
        </w:rPr>
        <w:pPrChange w:id="5954" w:author="FURSYS" w:date="2025-08-06T14:26:00Z">
          <w:pPr>
            <w:widowControl/>
            <w:wordWrap/>
            <w:autoSpaceDE/>
            <w:autoSpaceDN/>
            <w:spacing w:after="240"/>
            <w:jc w:val="left"/>
          </w:pPr>
        </w:pPrChange>
      </w:pPr>
      <w:ins w:id="5955" w:author="이승준 (Seungjun Lee)" w:date="2025-07-29T11:35:00Z">
        <w:del w:id="5956" w:author="FURSYS" w:date="2025-08-06T14:26:00Z">
          <w:r w:rsidRPr="000C7330" w:rsidDel="008076F4">
            <w:rPr>
              <w:rFonts w:eastAsiaTheme="minorHAnsi" w:cs="굴림"/>
              <w:color w:val="000000" w:themeColor="text1"/>
              <w:kern w:val="0"/>
              <w:szCs w:val="24"/>
              <w:rPrChange w:id="5957" w:author="FURSYS" w:date="2025-12-04T15:42:00Z">
                <w:rPr>
                  <w:rFonts w:ascii="굴림" w:eastAsia="굴림" w:hAnsi="굴림" w:cs="굴림"/>
                  <w:kern w:val="0"/>
                  <w:sz w:val="24"/>
                  <w:szCs w:val="24"/>
                </w:rPr>
              </w:rPrChange>
            </w:rPr>
            <w:delText> </w:delText>
          </w:r>
        </w:del>
      </w:ins>
    </w:p>
    <w:p w14:paraId="6ECDC1FE" w14:textId="7FADC784" w:rsidR="002E2521" w:rsidRPr="000C7330" w:rsidDel="008076F4" w:rsidRDefault="002E2521">
      <w:pPr>
        <w:rPr>
          <w:ins w:id="5958" w:author="이승준 (Seungjun Lee)" w:date="2025-07-29T11:35:00Z"/>
          <w:del w:id="5959" w:author="FURSYS" w:date="2025-08-06T14:26:00Z"/>
          <w:rFonts w:eastAsiaTheme="minorHAnsi" w:cs="굴림"/>
          <w:color w:val="000000" w:themeColor="text1"/>
          <w:kern w:val="0"/>
          <w:szCs w:val="24"/>
          <w:rPrChange w:id="5960" w:author="FURSYS" w:date="2025-12-04T15:42:00Z">
            <w:rPr>
              <w:ins w:id="5961" w:author="이승준 (Seungjun Lee)" w:date="2025-07-29T11:35:00Z"/>
              <w:del w:id="5962" w:author="FURSYS" w:date="2025-08-06T14:26:00Z"/>
              <w:rFonts w:ascii="굴림" w:eastAsia="굴림" w:hAnsi="굴림" w:cs="굴림"/>
              <w:kern w:val="0"/>
              <w:sz w:val="24"/>
              <w:szCs w:val="24"/>
            </w:rPr>
          </w:rPrChange>
        </w:rPr>
        <w:pPrChange w:id="5963" w:author="FURSYS" w:date="2025-08-06T14:26:00Z">
          <w:pPr>
            <w:widowControl/>
            <w:wordWrap/>
            <w:autoSpaceDE/>
            <w:autoSpaceDN/>
            <w:spacing w:after="240"/>
            <w:jc w:val="left"/>
          </w:pPr>
        </w:pPrChange>
      </w:pPr>
      <w:ins w:id="5964" w:author="이승준 (Seungjun Lee)" w:date="2025-07-29T11:35:00Z">
        <w:del w:id="5965" w:author="FURSYS" w:date="2025-08-06T14:26:00Z">
          <w:r w:rsidRPr="000C7330" w:rsidDel="008076F4">
            <w:rPr>
              <w:rFonts w:eastAsiaTheme="minorHAnsi" w:cs="굴림" w:hint="eastAsia"/>
              <w:b/>
              <w:bCs/>
              <w:color w:val="000000" w:themeColor="text1"/>
              <w:kern w:val="0"/>
              <w:szCs w:val="24"/>
              <w:rPrChange w:id="5966"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5967" w:author="FURSYS" w:date="2025-12-04T15:42:00Z">
                <w:rPr>
                  <w:rFonts w:ascii="바탕" w:eastAsia="바탕" w:hAnsi="바탕" w:cs="굴림"/>
                  <w:b/>
                  <w:bCs/>
                  <w:kern w:val="0"/>
                  <w:sz w:val="24"/>
                  <w:szCs w:val="24"/>
                </w:rPr>
              </w:rPrChange>
            </w:rPr>
            <w:delText xml:space="preserve"> 11</w:delText>
          </w:r>
          <w:r w:rsidRPr="000C7330" w:rsidDel="008076F4">
            <w:rPr>
              <w:rFonts w:eastAsiaTheme="minorHAnsi" w:cs="굴림" w:hint="eastAsia"/>
              <w:b/>
              <w:bCs/>
              <w:color w:val="000000" w:themeColor="text1"/>
              <w:kern w:val="0"/>
              <w:szCs w:val="24"/>
              <w:rPrChange w:id="5968" w:author="FURSYS" w:date="2025-12-04T15:42:00Z">
                <w:rPr>
                  <w:rFonts w:ascii="바탕" w:eastAsia="바탕" w:hAnsi="바탕" w:cs="굴림" w:hint="eastAsia"/>
                  <w:b/>
                  <w:bCs/>
                  <w:kern w:val="0"/>
                  <w:sz w:val="24"/>
                  <w:szCs w:val="24"/>
                </w:rPr>
              </w:rPrChange>
            </w:rPr>
            <w:delText>조의</w:delText>
          </w:r>
          <w:r w:rsidRPr="000C7330" w:rsidDel="008076F4">
            <w:rPr>
              <w:rFonts w:eastAsiaTheme="minorHAnsi" w:cs="굴림"/>
              <w:b/>
              <w:bCs/>
              <w:color w:val="000000" w:themeColor="text1"/>
              <w:kern w:val="0"/>
              <w:szCs w:val="24"/>
              <w:rPrChange w:id="5969" w:author="FURSYS" w:date="2025-12-04T15:42:00Z">
                <w:rPr>
                  <w:rFonts w:ascii="바탕" w:eastAsia="바탕" w:hAnsi="바탕" w:cs="굴림"/>
                  <w:b/>
                  <w:bCs/>
                  <w:kern w:val="0"/>
                  <w:sz w:val="24"/>
                  <w:szCs w:val="24"/>
                </w:rPr>
              </w:rPrChange>
            </w:rPr>
            <w:delText xml:space="preserve">1 (기업의 </w:delText>
          </w:r>
          <w:r w:rsidRPr="000C7330" w:rsidDel="008076F4">
            <w:rPr>
              <w:rFonts w:eastAsiaTheme="minorHAnsi" w:cs="굴림" w:hint="eastAsia"/>
              <w:b/>
              <w:bCs/>
              <w:color w:val="000000" w:themeColor="text1"/>
              <w:kern w:val="0"/>
              <w:szCs w:val="24"/>
              <w:rPrChange w:id="5970" w:author="FURSYS" w:date="2025-12-04T15:42:00Z">
                <w:rPr>
                  <w:rFonts w:ascii="바탕" w:eastAsia="바탕" w:hAnsi="바탕" w:cs="굴림" w:hint="eastAsia"/>
                  <w:b/>
                  <w:bCs/>
                  <w:kern w:val="0"/>
                  <w:sz w:val="24"/>
                  <w:szCs w:val="24"/>
                </w:rPr>
              </w:rPrChange>
            </w:rPr>
            <w:delText>사회적</w:delText>
          </w:r>
          <w:r w:rsidRPr="000C7330" w:rsidDel="008076F4">
            <w:rPr>
              <w:rFonts w:eastAsiaTheme="minorHAnsi" w:cs="굴림"/>
              <w:b/>
              <w:bCs/>
              <w:color w:val="000000" w:themeColor="text1"/>
              <w:kern w:val="0"/>
              <w:szCs w:val="24"/>
              <w:rPrChange w:id="5971" w:author="FURSYS" w:date="2025-12-04T15:42:00Z">
                <w:rPr>
                  <w:rFonts w:ascii="바탕" w:eastAsia="바탕" w:hAnsi="바탕" w:cs="굴림"/>
                  <w:b/>
                  <w:bCs/>
                  <w:kern w:val="0"/>
                  <w:sz w:val="24"/>
                  <w:szCs w:val="24"/>
                </w:rPr>
              </w:rPrChange>
            </w:rPr>
            <w:delText xml:space="preserve"> </w:delText>
          </w:r>
          <w:r w:rsidRPr="000C7330" w:rsidDel="008076F4">
            <w:rPr>
              <w:rFonts w:eastAsiaTheme="minorHAnsi" w:cs="굴림" w:hint="eastAsia"/>
              <w:b/>
              <w:bCs/>
              <w:color w:val="000000" w:themeColor="text1"/>
              <w:kern w:val="0"/>
              <w:szCs w:val="24"/>
              <w:rPrChange w:id="5972" w:author="FURSYS" w:date="2025-12-04T15:42:00Z">
                <w:rPr>
                  <w:rFonts w:ascii="바탕" w:eastAsia="바탕" w:hAnsi="바탕" w:cs="굴림" w:hint="eastAsia"/>
                  <w:b/>
                  <w:bCs/>
                  <w:kern w:val="0"/>
                  <w:sz w:val="24"/>
                  <w:szCs w:val="24"/>
                </w:rPr>
              </w:rPrChange>
            </w:rPr>
            <w:delText>책임</w:delText>
          </w:r>
          <w:r w:rsidRPr="000C7330" w:rsidDel="008076F4">
            <w:rPr>
              <w:rFonts w:eastAsiaTheme="minorHAnsi" w:cs="굴림"/>
              <w:b/>
              <w:bCs/>
              <w:color w:val="000000" w:themeColor="text1"/>
              <w:kern w:val="0"/>
              <w:szCs w:val="24"/>
              <w:rPrChange w:id="5973" w:author="FURSYS" w:date="2025-12-04T15:42:00Z">
                <w:rPr>
                  <w:rFonts w:ascii="바탕" w:eastAsia="바탕" w:hAnsi="바탕" w:cs="굴림"/>
                  <w:b/>
                  <w:bCs/>
                  <w:kern w:val="0"/>
                  <w:sz w:val="24"/>
                  <w:szCs w:val="24"/>
                </w:rPr>
              </w:rPrChange>
            </w:rPr>
            <w:delText>)</w:delText>
          </w:r>
          <w:r w:rsidRPr="000C7330" w:rsidDel="008076F4">
            <w:rPr>
              <w:rFonts w:eastAsiaTheme="minorHAnsi" w:cs="굴림"/>
              <w:color w:val="000000" w:themeColor="text1"/>
              <w:kern w:val="0"/>
              <w:szCs w:val="24"/>
              <w:rPrChange w:id="5974" w:author="FURSYS" w:date="2025-12-04T15:42:00Z">
                <w:rPr>
                  <w:rFonts w:ascii="굴림" w:eastAsia="굴림" w:hAnsi="굴림" w:cs="굴림"/>
                  <w:kern w:val="0"/>
                  <w:sz w:val="24"/>
                  <w:szCs w:val="24"/>
                </w:rPr>
              </w:rPrChange>
            </w:rPr>
            <w:br/>
          </w:r>
          <w:r w:rsidRPr="000C7330" w:rsidDel="008076F4">
            <w:rPr>
              <w:rFonts w:eastAsiaTheme="minorHAnsi" w:cs="굴림"/>
              <w:color w:val="000000" w:themeColor="text1"/>
              <w:kern w:val="0"/>
              <w:szCs w:val="24"/>
              <w:rPrChange w:id="5975" w:author="FURSYS" w:date="2025-12-04T15:42:00Z">
                <w:rPr>
                  <w:rFonts w:ascii="바탕" w:eastAsia="바탕" w:hAnsi="바탕" w:cs="굴림"/>
                  <w:kern w:val="0"/>
                  <w:sz w:val="24"/>
                  <w:szCs w:val="24"/>
                </w:rPr>
              </w:rPrChange>
            </w:rPr>
            <w:delText xml:space="preserve">1. </w:delText>
          </w:r>
          <w:r w:rsidRPr="000C7330" w:rsidDel="008076F4">
            <w:rPr>
              <w:rFonts w:eastAsiaTheme="minorHAnsi" w:cs="굴림" w:hint="eastAsia"/>
              <w:color w:val="000000" w:themeColor="text1"/>
              <w:kern w:val="0"/>
              <w:szCs w:val="24"/>
              <w:rPrChange w:id="5976"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597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78" w:author="FURSYS" w:date="2025-12-04T15:42:00Z">
                <w:rPr>
                  <w:rFonts w:ascii="바탕" w:eastAsia="바탕" w:hAnsi="바탕" w:cs="굴림" w:hint="eastAsia"/>
                  <w:kern w:val="0"/>
                  <w:sz w:val="24"/>
                  <w:szCs w:val="24"/>
                </w:rPr>
              </w:rPrChange>
            </w:rPr>
            <w:delText>본</w:delText>
          </w:r>
          <w:r w:rsidRPr="000C7330" w:rsidDel="008076F4">
            <w:rPr>
              <w:rFonts w:eastAsiaTheme="minorHAnsi" w:cs="굴림"/>
              <w:color w:val="000000" w:themeColor="text1"/>
              <w:kern w:val="0"/>
              <w:szCs w:val="24"/>
              <w:rPrChange w:id="597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80" w:author="FURSYS" w:date="2025-12-04T15:42:00Z">
                <w:rPr>
                  <w:rFonts w:ascii="바탕" w:eastAsia="바탕" w:hAnsi="바탕" w:cs="굴림" w:hint="eastAsia"/>
                  <w:kern w:val="0"/>
                  <w:sz w:val="24"/>
                  <w:szCs w:val="24"/>
                </w:rPr>
              </w:rPrChange>
            </w:rPr>
            <w:delText>계약의</w:delText>
          </w:r>
          <w:r w:rsidRPr="000C7330" w:rsidDel="008076F4">
            <w:rPr>
              <w:rFonts w:eastAsiaTheme="minorHAnsi" w:cs="굴림"/>
              <w:color w:val="000000" w:themeColor="text1"/>
              <w:kern w:val="0"/>
              <w:szCs w:val="24"/>
              <w:rPrChange w:id="598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82" w:author="FURSYS" w:date="2025-12-04T15:42:00Z">
                <w:rPr>
                  <w:rFonts w:ascii="바탕" w:eastAsia="바탕" w:hAnsi="바탕" w:cs="굴림" w:hint="eastAsia"/>
                  <w:kern w:val="0"/>
                  <w:sz w:val="24"/>
                  <w:szCs w:val="24"/>
                </w:rPr>
              </w:rPrChange>
            </w:rPr>
            <w:delText>이행과</w:delText>
          </w:r>
          <w:r w:rsidRPr="000C7330" w:rsidDel="008076F4">
            <w:rPr>
              <w:rFonts w:eastAsiaTheme="minorHAnsi" w:cs="굴림"/>
              <w:color w:val="000000" w:themeColor="text1"/>
              <w:kern w:val="0"/>
              <w:szCs w:val="24"/>
              <w:rPrChange w:id="598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84" w:author="FURSYS" w:date="2025-12-04T15:42:00Z">
                <w:rPr>
                  <w:rFonts w:ascii="바탕" w:eastAsia="바탕" w:hAnsi="바탕" w:cs="굴림" w:hint="eastAsia"/>
                  <w:kern w:val="0"/>
                  <w:sz w:val="24"/>
                  <w:szCs w:val="24"/>
                </w:rPr>
              </w:rPrChange>
            </w:rPr>
            <w:delText>관련하여</w:delText>
          </w:r>
          <w:r w:rsidRPr="000C7330" w:rsidDel="008076F4">
            <w:rPr>
              <w:rFonts w:eastAsiaTheme="minorHAnsi" w:cs="굴림"/>
              <w:color w:val="000000" w:themeColor="text1"/>
              <w:kern w:val="0"/>
              <w:szCs w:val="24"/>
              <w:rPrChange w:id="598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86" w:author="FURSYS" w:date="2025-12-04T15:42:00Z">
                <w:rPr>
                  <w:rFonts w:ascii="바탕" w:eastAsia="바탕" w:hAnsi="바탕" w:cs="굴림" w:hint="eastAsia"/>
                  <w:kern w:val="0"/>
                  <w:sz w:val="24"/>
                  <w:szCs w:val="24"/>
                </w:rPr>
              </w:rPrChange>
            </w:rPr>
            <w:delText>기업의</w:delText>
          </w:r>
          <w:r w:rsidRPr="000C7330" w:rsidDel="008076F4">
            <w:rPr>
              <w:rFonts w:eastAsiaTheme="minorHAnsi" w:cs="굴림"/>
              <w:color w:val="000000" w:themeColor="text1"/>
              <w:kern w:val="0"/>
              <w:szCs w:val="24"/>
              <w:rPrChange w:id="598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88" w:author="FURSYS" w:date="2025-12-04T15:42:00Z">
                <w:rPr>
                  <w:rFonts w:ascii="바탕" w:eastAsia="바탕" w:hAnsi="바탕" w:cs="굴림" w:hint="eastAsia"/>
                  <w:kern w:val="0"/>
                  <w:sz w:val="24"/>
                  <w:szCs w:val="24"/>
                </w:rPr>
              </w:rPrChange>
            </w:rPr>
            <w:delText>사회적</w:delText>
          </w:r>
          <w:r w:rsidRPr="000C7330" w:rsidDel="008076F4">
            <w:rPr>
              <w:rFonts w:eastAsiaTheme="minorHAnsi" w:cs="굴림"/>
              <w:color w:val="000000" w:themeColor="text1"/>
              <w:kern w:val="0"/>
              <w:szCs w:val="24"/>
              <w:rPrChange w:id="598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90" w:author="FURSYS" w:date="2025-12-04T15:42:00Z">
                <w:rPr>
                  <w:rFonts w:ascii="바탕" w:eastAsia="바탕" w:hAnsi="바탕" w:cs="굴림" w:hint="eastAsia"/>
                  <w:kern w:val="0"/>
                  <w:sz w:val="24"/>
                  <w:szCs w:val="24"/>
                </w:rPr>
              </w:rPrChange>
            </w:rPr>
            <w:delText>책임</w:delText>
          </w:r>
          <w:r w:rsidRPr="000C7330" w:rsidDel="008076F4">
            <w:rPr>
              <w:rFonts w:eastAsiaTheme="minorHAnsi" w:cs="굴림"/>
              <w:color w:val="000000" w:themeColor="text1"/>
              <w:kern w:val="0"/>
              <w:szCs w:val="24"/>
              <w:rPrChange w:id="5991" w:author="FURSYS" w:date="2025-12-04T15:42:00Z">
                <w:rPr>
                  <w:rFonts w:ascii="바탕" w:eastAsia="바탕" w:hAnsi="바탕" w:cs="굴림"/>
                  <w:kern w:val="0"/>
                  <w:sz w:val="24"/>
                  <w:szCs w:val="24"/>
                </w:rPr>
              </w:rPrChange>
            </w:rPr>
            <w:delText xml:space="preserve">(이하 </w:delText>
          </w:r>
          <w:r w:rsidRPr="000C7330" w:rsidDel="008076F4">
            <w:rPr>
              <w:rFonts w:eastAsiaTheme="minorHAnsi" w:cs="굴림" w:hint="eastAsia"/>
              <w:color w:val="000000" w:themeColor="text1"/>
              <w:kern w:val="0"/>
              <w:szCs w:val="24"/>
              <w:rPrChange w:id="5992" w:author="FURSYS" w:date="2025-12-04T15:42:00Z">
                <w:rPr>
                  <w:rFonts w:ascii="바탕" w:eastAsia="바탕" w:hAnsi="바탕" w:cs="굴림" w:hint="eastAsia"/>
                  <w:kern w:val="0"/>
                  <w:sz w:val="24"/>
                  <w:szCs w:val="24"/>
                </w:rPr>
              </w:rPrChange>
            </w:rPr>
            <w:delText>“</w:delText>
          </w:r>
          <w:r w:rsidRPr="000C7330" w:rsidDel="008076F4">
            <w:rPr>
              <w:rFonts w:eastAsiaTheme="minorHAnsi" w:cs="굴림"/>
              <w:color w:val="000000" w:themeColor="text1"/>
              <w:kern w:val="0"/>
              <w:szCs w:val="24"/>
              <w:rPrChange w:id="5993" w:author="FURSYS" w:date="2025-12-04T15:42:00Z">
                <w:rPr>
                  <w:rFonts w:ascii="바탕" w:eastAsia="바탕" w:hAnsi="바탕" w:cs="굴림"/>
                  <w:kern w:val="0"/>
                  <w:sz w:val="24"/>
                  <w:szCs w:val="24"/>
                </w:rPr>
              </w:rPrChange>
            </w:rPr>
            <w:delText xml:space="preserve">CSR”이라 </w:delText>
          </w:r>
          <w:r w:rsidRPr="000C7330" w:rsidDel="008076F4">
            <w:rPr>
              <w:rFonts w:eastAsiaTheme="minorHAnsi" w:cs="굴림" w:hint="eastAsia"/>
              <w:color w:val="000000" w:themeColor="text1"/>
              <w:kern w:val="0"/>
              <w:szCs w:val="24"/>
              <w:rPrChange w:id="5994" w:author="FURSYS" w:date="2025-12-04T15:42:00Z">
                <w:rPr>
                  <w:rFonts w:ascii="바탕" w:eastAsia="바탕" w:hAnsi="바탕" w:cs="굴림" w:hint="eastAsia"/>
                  <w:kern w:val="0"/>
                  <w:sz w:val="24"/>
                  <w:szCs w:val="24"/>
                </w:rPr>
              </w:rPrChange>
            </w:rPr>
            <w:delText>한다</w:delText>
          </w:r>
          <w:r w:rsidRPr="000C7330" w:rsidDel="008076F4">
            <w:rPr>
              <w:rFonts w:eastAsiaTheme="minorHAnsi" w:cs="굴림"/>
              <w:color w:val="000000" w:themeColor="text1"/>
              <w:kern w:val="0"/>
              <w:szCs w:val="24"/>
              <w:rPrChange w:id="5995" w:author="FURSYS" w:date="2025-12-04T15:42:00Z">
                <w:rPr>
                  <w:rFonts w:ascii="바탕" w:eastAsia="바탕" w:hAnsi="바탕" w:cs="굴림"/>
                  <w:kern w:val="0"/>
                  <w:sz w:val="24"/>
                  <w:szCs w:val="24"/>
                </w:rPr>
              </w:rPrChange>
            </w:rPr>
            <w:delText xml:space="preserve">)을 </w:delText>
          </w:r>
          <w:r w:rsidRPr="000C7330" w:rsidDel="008076F4">
            <w:rPr>
              <w:rFonts w:eastAsiaTheme="minorHAnsi" w:cs="굴림" w:hint="eastAsia"/>
              <w:color w:val="000000" w:themeColor="text1"/>
              <w:kern w:val="0"/>
              <w:szCs w:val="24"/>
              <w:rPrChange w:id="5996" w:author="FURSYS" w:date="2025-12-04T15:42:00Z">
                <w:rPr>
                  <w:rFonts w:ascii="바탕" w:eastAsia="바탕" w:hAnsi="바탕" w:cs="굴림" w:hint="eastAsia"/>
                  <w:kern w:val="0"/>
                  <w:sz w:val="24"/>
                  <w:szCs w:val="24"/>
                </w:rPr>
              </w:rPrChange>
            </w:rPr>
            <w:delText>준수하기로</w:delText>
          </w:r>
          <w:r w:rsidRPr="000C7330" w:rsidDel="008076F4">
            <w:rPr>
              <w:rFonts w:eastAsiaTheme="minorHAnsi" w:cs="굴림"/>
              <w:color w:val="000000" w:themeColor="text1"/>
              <w:kern w:val="0"/>
              <w:szCs w:val="24"/>
              <w:rPrChange w:id="599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5998" w:author="FURSYS" w:date="2025-12-04T15:42:00Z">
                <w:rPr>
                  <w:rFonts w:ascii="바탕" w:eastAsia="바탕" w:hAnsi="바탕" w:cs="굴림" w:hint="eastAsia"/>
                  <w:kern w:val="0"/>
                  <w:sz w:val="24"/>
                  <w:szCs w:val="24"/>
                </w:rPr>
              </w:rPrChange>
            </w:rPr>
            <w:delText>한다</w:delText>
          </w:r>
          <w:r w:rsidRPr="000C7330" w:rsidDel="008076F4">
            <w:rPr>
              <w:rFonts w:eastAsiaTheme="minorHAnsi" w:cs="굴림"/>
              <w:color w:val="000000" w:themeColor="text1"/>
              <w:kern w:val="0"/>
              <w:szCs w:val="24"/>
              <w:rPrChange w:id="599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00" w:author="FURSYS" w:date="2025-12-04T15:42:00Z">
                <w:rPr>
                  <w:rFonts w:ascii="바탕" w:eastAsia="바탕" w:hAnsi="바탕" w:cs="굴림" w:hint="eastAsia"/>
                  <w:kern w:val="0"/>
                  <w:sz w:val="24"/>
                  <w:szCs w:val="24"/>
                </w:rPr>
              </w:rPrChange>
            </w:rPr>
            <w:delText>특히</w:delText>
          </w:r>
          <w:r w:rsidRPr="000C7330" w:rsidDel="008076F4">
            <w:rPr>
              <w:rFonts w:eastAsiaTheme="minorHAnsi" w:cs="굴림"/>
              <w:color w:val="000000" w:themeColor="text1"/>
              <w:kern w:val="0"/>
              <w:szCs w:val="24"/>
              <w:rPrChange w:id="600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02" w:author="FURSYS" w:date="2025-12-04T15:42:00Z">
                <w:rPr>
                  <w:rFonts w:ascii="바탕" w:eastAsia="바탕" w:hAnsi="바탕" w:cs="굴림" w:hint="eastAsia"/>
                  <w:kern w:val="0"/>
                  <w:sz w:val="24"/>
                  <w:szCs w:val="24"/>
                </w:rPr>
              </w:rPrChange>
            </w:rPr>
            <w:delText>윤리경영</w:delText>
          </w:r>
          <w:r w:rsidRPr="000C7330" w:rsidDel="008076F4">
            <w:rPr>
              <w:rFonts w:eastAsiaTheme="minorHAnsi" w:cs="굴림"/>
              <w:color w:val="000000" w:themeColor="text1"/>
              <w:kern w:val="0"/>
              <w:szCs w:val="24"/>
              <w:rPrChange w:id="600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04" w:author="FURSYS" w:date="2025-12-04T15:42:00Z">
                <w:rPr>
                  <w:rFonts w:ascii="바탕" w:eastAsia="바탕" w:hAnsi="바탕" w:cs="굴림" w:hint="eastAsia"/>
                  <w:kern w:val="0"/>
                  <w:sz w:val="24"/>
                  <w:szCs w:val="24"/>
                </w:rPr>
              </w:rPrChange>
            </w:rPr>
            <w:delText>노동관행</w:delText>
          </w:r>
          <w:r w:rsidRPr="000C7330" w:rsidDel="008076F4">
            <w:rPr>
              <w:rFonts w:eastAsiaTheme="minorHAnsi" w:cs="굴림"/>
              <w:color w:val="000000" w:themeColor="text1"/>
              <w:kern w:val="0"/>
              <w:szCs w:val="24"/>
              <w:rPrChange w:id="600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06" w:author="FURSYS" w:date="2025-12-04T15:42:00Z">
                <w:rPr>
                  <w:rFonts w:ascii="바탕" w:eastAsia="바탕" w:hAnsi="바탕" w:cs="굴림" w:hint="eastAsia"/>
                  <w:kern w:val="0"/>
                  <w:sz w:val="24"/>
                  <w:szCs w:val="24"/>
                </w:rPr>
              </w:rPrChange>
            </w:rPr>
            <w:delText>안전보건</w:delText>
          </w:r>
          <w:r w:rsidRPr="000C7330" w:rsidDel="008076F4">
            <w:rPr>
              <w:rFonts w:eastAsiaTheme="minorHAnsi" w:cs="굴림"/>
              <w:color w:val="000000" w:themeColor="text1"/>
              <w:kern w:val="0"/>
              <w:szCs w:val="24"/>
              <w:rPrChange w:id="600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08" w:author="FURSYS" w:date="2025-12-04T15:42:00Z">
                <w:rPr>
                  <w:rFonts w:ascii="바탕" w:eastAsia="바탕" w:hAnsi="바탕" w:cs="굴림" w:hint="eastAsia"/>
                  <w:kern w:val="0"/>
                  <w:sz w:val="24"/>
                  <w:szCs w:val="24"/>
                </w:rPr>
              </w:rPrChange>
            </w:rPr>
            <w:delText>환경경영에</w:delText>
          </w:r>
          <w:r w:rsidRPr="000C7330" w:rsidDel="008076F4">
            <w:rPr>
              <w:rFonts w:eastAsiaTheme="minorHAnsi" w:cs="굴림"/>
              <w:color w:val="000000" w:themeColor="text1"/>
              <w:kern w:val="0"/>
              <w:szCs w:val="24"/>
              <w:rPrChange w:id="600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10" w:author="FURSYS" w:date="2025-12-04T15:42:00Z">
                <w:rPr>
                  <w:rFonts w:ascii="바탕" w:eastAsia="바탕" w:hAnsi="바탕" w:cs="굴림" w:hint="eastAsia"/>
                  <w:kern w:val="0"/>
                  <w:sz w:val="24"/>
                  <w:szCs w:val="24"/>
                </w:rPr>
              </w:rPrChange>
            </w:rPr>
            <w:delText>있어</w:delText>
          </w:r>
          <w:r w:rsidRPr="000C7330" w:rsidDel="008076F4">
            <w:rPr>
              <w:rFonts w:eastAsiaTheme="minorHAnsi" w:cs="굴림"/>
              <w:color w:val="000000" w:themeColor="text1"/>
              <w:kern w:val="0"/>
              <w:szCs w:val="24"/>
              <w:rPrChange w:id="601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12" w:author="FURSYS" w:date="2025-12-04T15:42:00Z">
                <w:rPr>
                  <w:rFonts w:ascii="바탕" w:eastAsia="바탕" w:hAnsi="바탕" w:cs="굴림" w:hint="eastAsia"/>
                  <w:kern w:val="0"/>
                  <w:sz w:val="24"/>
                  <w:szCs w:val="24"/>
                </w:rPr>
              </w:rPrChange>
            </w:rPr>
            <w:delText>관계법규를</w:delText>
          </w:r>
          <w:r w:rsidRPr="000C7330" w:rsidDel="008076F4">
            <w:rPr>
              <w:rFonts w:eastAsiaTheme="minorHAnsi" w:cs="굴림"/>
              <w:color w:val="000000" w:themeColor="text1"/>
              <w:kern w:val="0"/>
              <w:szCs w:val="24"/>
              <w:rPrChange w:id="601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14" w:author="FURSYS" w:date="2025-12-04T15:42:00Z">
                <w:rPr>
                  <w:rFonts w:ascii="바탕" w:eastAsia="바탕" w:hAnsi="바탕" w:cs="굴림" w:hint="eastAsia"/>
                  <w:kern w:val="0"/>
                  <w:sz w:val="24"/>
                  <w:szCs w:val="24"/>
                </w:rPr>
              </w:rPrChange>
            </w:rPr>
            <w:delText>준수함은</w:delText>
          </w:r>
          <w:r w:rsidRPr="000C7330" w:rsidDel="008076F4">
            <w:rPr>
              <w:rFonts w:eastAsiaTheme="minorHAnsi" w:cs="굴림"/>
              <w:color w:val="000000" w:themeColor="text1"/>
              <w:kern w:val="0"/>
              <w:szCs w:val="24"/>
              <w:rPrChange w:id="601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16" w:author="FURSYS" w:date="2025-12-04T15:42:00Z">
                <w:rPr>
                  <w:rFonts w:ascii="바탕" w:eastAsia="바탕" w:hAnsi="바탕" w:cs="굴림" w:hint="eastAsia"/>
                  <w:kern w:val="0"/>
                  <w:sz w:val="24"/>
                  <w:szCs w:val="24"/>
                </w:rPr>
              </w:rPrChange>
            </w:rPr>
            <w:delText>물론</w:delText>
          </w:r>
          <w:r w:rsidRPr="000C7330" w:rsidDel="008076F4">
            <w:rPr>
              <w:rFonts w:eastAsiaTheme="minorHAnsi" w:cs="굴림"/>
              <w:color w:val="000000" w:themeColor="text1"/>
              <w:kern w:val="0"/>
              <w:szCs w:val="24"/>
              <w:rPrChange w:id="601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18" w:author="FURSYS" w:date="2025-12-04T15:42:00Z">
                <w:rPr>
                  <w:rFonts w:ascii="바탕" w:eastAsia="바탕" w:hAnsi="바탕" w:cs="굴림" w:hint="eastAsia"/>
                  <w:kern w:val="0"/>
                  <w:sz w:val="24"/>
                  <w:szCs w:val="24"/>
                </w:rPr>
              </w:rPrChange>
            </w:rPr>
            <w:delText>자발적으로</w:delText>
          </w:r>
          <w:r w:rsidRPr="000C7330" w:rsidDel="008076F4">
            <w:rPr>
              <w:rFonts w:eastAsiaTheme="minorHAnsi" w:cs="굴림"/>
              <w:color w:val="000000" w:themeColor="text1"/>
              <w:kern w:val="0"/>
              <w:szCs w:val="24"/>
              <w:rPrChange w:id="601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20" w:author="FURSYS" w:date="2025-12-04T15:42:00Z">
                <w:rPr>
                  <w:rFonts w:ascii="바탕" w:eastAsia="바탕" w:hAnsi="바탕" w:cs="굴림" w:hint="eastAsia"/>
                  <w:kern w:val="0"/>
                  <w:sz w:val="24"/>
                  <w:szCs w:val="24"/>
                </w:rPr>
              </w:rPrChange>
            </w:rPr>
            <w:delText>이해관계자들의</w:delText>
          </w:r>
          <w:r w:rsidRPr="000C7330" w:rsidDel="008076F4">
            <w:rPr>
              <w:rFonts w:eastAsiaTheme="minorHAnsi" w:cs="굴림"/>
              <w:color w:val="000000" w:themeColor="text1"/>
              <w:kern w:val="0"/>
              <w:szCs w:val="24"/>
              <w:rPrChange w:id="602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22" w:author="FURSYS" w:date="2025-12-04T15:42:00Z">
                <w:rPr>
                  <w:rFonts w:ascii="바탕" w:eastAsia="바탕" w:hAnsi="바탕" w:cs="굴림" w:hint="eastAsia"/>
                  <w:kern w:val="0"/>
                  <w:sz w:val="24"/>
                  <w:szCs w:val="24"/>
                </w:rPr>
              </w:rPrChange>
            </w:rPr>
            <w:delText>윤리적</w:delText>
          </w:r>
          <w:r w:rsidRPr="000C7330" w:rsidDel="008076F4">
            <w:rPr>
              <w:rFonts w:eastAsiaTheme="minorHAnsi" w:cs="굴림"/>
              <w:color w:val="000000" w:themeColor="text1"/>
              <w:kern w:val="0"/>
              <w:szCs w:val="24"/>
              <w:rPrChange w:id="602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24" w:author="FURSYS" w:date="2025-12-04T15:42:00Z">
                <w:rPr>
                  <w:rFonts w:ascii="바탕" w:eastAsia="바탕" w:hAnsi="바탕" w:cs="굴림" w:hint="eastAsia"/>
                  <w:kern w:val="0"/>
                  <w:sz w:val="24"/>
                  <w:szCs w:val="24"/>
                </w:rPr>
              </w:rPrChange>
            </w:rPr>
            <w:delText>기준과</w:delText>
          </w:r>
          <w:r w:rsidRPr="000C7330" w:rsidDel="008076F4">
            <w:rPr>
              <w:rFonts w:eastAsiaTheme="minorHAnsi" w:cs="굴림"/>
              <w:color w:val="000000" w:themeColor="text1"/>
              <w:kern w:val="0"/>
              <w:szCs w:val="24"/>
              <w:rPrChange w:id="602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26" w:author="FURSYS" w:date="2025-12-04T15:42:00Z">
                <w:rPr>
                  <w:rFonts w:ascii="바탕" w:eastAsia="바탕" w:hAnsi="바탕" w:cs="굴림" w:hint="eastAsia"/>
                  <w:kern w:val="0"/>
                  <w:sz w:val="24"/>
                  <w:szCs w:val="24"/>
                </w:rPr>
              </w:rPrChange>
            </w:rPr>
            <w:delText>사회적</w:delText>
          </w:r>
          <w:r w:rsidRPr="000C7330" w:rsidDel="008076F4">
            <w:rPr>
              <w:rFonts w:eastAsiaTheme="minorHAnsi" w:cs="굴림"/>
              <w:color w:val="000000" w:themeColor="text1"/>
              <w:kern w:val="0"/>
              <w:szCs w:val="24"/>
              <w:rPrChange w:id="602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28" w:author="FURSYS" w:date="2025-12-04T15:42:00Z">
                <w:rPr>
                  <w:rFonts w:ascii="바탕" w:eastAsia="바탕" w:hAnsi="바탕" w:cs="굴림" w:hint="eastAsia"/>
                  <w:kern w:val="0"/>
                  <w:sz w:val="24"/>
                  <w:szCs w:val="24"/>
                </w:rPr>
              </w:rPrChange>
            </w:rPr>
            <w:delText>기대에</w:delText>
          </w:r>
          <w:r w:rsidRPr="000C7330" w:rsidDel="008076F4">
            <w:rPr>
              <w:rFonts w:eastAsiaTheme="minorHAnsi" w:cs="굴림"/>
              <w:color w:val="000000" w:themeColor="text1"/>
              <w:kern w:val="0"/>
              <w:szCs w:val="24"/>
              <w:rPrChange w:id="602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30" w:author="FURSYS" w:date="2025-12-04T15:42:00Z">
                <w:rPr>
                  <w:rFonts w:ascii="바탕" w:eastAsia="바탕" w:hAnsi="바탕" w:cs="굴림" w:hint="eastAsia"/>
                  <w:kern w:val="0"/>
                  <w:sz w:val="24"/>
                  <w:szCs w:val="24"/>
                </w:rPr>
              </w:rPrChange>
            </w:rPr>
            <w:delText>부응할</w:delText>
          </w:r>
          <w:r w:rsidRPr="000C7330" w:rsidDel="008076F4">
            <w:rPr>
              <w:rFonts w:eastAsiaTheme="minorHAnsi" w:cs="굴림"/>
              <w:color w:val="000000" w:themeColor="text1"/>
              <w:kern w:val="0"/>
              <w:szCs w:val="24"/>
              <w:rPrChange w:id="603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32" w:author="FURSYS" w:date="2025-12-04T15:42:00Z">
                <w:rPr>
                  <w:rFonts w:ascii="바탕" w:eastAsia="바탕" w:hAnsi="바탕" w:cs="굴림" w:hint="eastAsia"/>
                  <w:kern w:val="0"/>
                  <w:sz w:val="24"/>
                  <w:szCs w:val="24"/>
                </w:rPr>
              </w:rPrChange>
            </w:rPr>
            <w:delText>수</w:delText>
          </w:r>
          <w:r w:rsidRPr="000C7330" w:rsidDel="008076F4">
            <w:rPr>
              <w:rFonts w:eastAsiaTheme="minorHAnsi" w:cs="굴림"/>
              <w:color w:val="000000" w:themeColor="text1"/>
              <w:kern w:val="0"/>
              <w:szCs w:val="24"/>
              <w:rPrChange w:id="603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34" w:author="FURSYS" w:date="2025-12-04T15:42:00Z">
                <w:rPr>
                  <w:rFonts w:ascii="바탕" w:eastAsia="바탕" w:hAnsi="바탕" w:cs="굴림" w:hint="eastAsia"/>
                  <w:kern w:val="0"/>
                  <w:sz w:val="24"/>
                  <w:szCs w:val="24"/>
                </w:rPr>
              </w:rPrChange>
            </w:rPr>
            <w:delText>있는</w:delText>
          </w:r>
          <w:r w:rsidRPr="000C7330" w:rsidDel="008076F4">
            <w:rPr>
              <w:rFonts w:eastAsiaTheme="minorHAnsi" w:cs="굴림"/>
              <w:color w:val="000000" w:themeColor="text1"/>
              <w:kern w:val="0"/>
              <w:szCs w:val="24"/>
              <w:rPrChange w:id="603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36" w:author="FURSYS" w:date="2025-12-04T15:42:00Z">
                <w:rPr>
                  <w:rFonts w:ascii="바탕" w:eastAsia="바탕" w:hAnsi="바탕" w:cs="굴림" w:hint="eastAsia"/>
                  <w:kern w:val="0"/>
                  <w:sz w:val="24"/>
                  <w:szCs w:val="24"/>
                </w:rPr>
              </w:rPrChange>
            </w:rPr>
            <w:delText>활동을</w:delText>
          </w:r>
          <w:r w:rsidRPr="000C7330" w:rsidDel="008076F4">
            <w:rPr>
              <w:rFonts w:eastAsiaTheme="minorHAnsi" w:cs="굴림"/>
              <w:color w:val="000000" w:themeColor="text1"/>
              <w:kern w:val="0"/>
              <w:szCs w:val="24"/>
              <w:rPrChange w:id="603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38" w:author="FURSYS" w:date="2025-12-04T15:42:00Z">
                <w:rPr>
                  <w:rFonts w:ascii="바탕" w:eastAsia="바탕" w:hAnsi="바탕" w:cs="굴림" w:hint="eastAsia"/>
                  <w:kern w:val="0"/>
                  <w:sz w:val="24"/>
                  <w:szCs w:val="24"/>
                </w:rPr>
              </w:rPrChange>
            </w:rPr>
            <w:delText>계획하고</w:delText>
          </w:r>
          <w:r w:rsidRPr="000C7330" w:rsidDel="008076F4">
            <w:rPr>
              <w:rFonts w:eastAsiaTheme="minorHAnsi" w:cs="굴림"/>
              <w:color w:val="000000" w:themeColor="text1"/>
              <w:kern w:val="0"/>
              <w:szCs w:val="24"/>
              <w:rPrChange w:id="603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40" w:author="FURSYS" w:date="2025-12-04T15:42:00Z">
                <w:rPr>
                  <w:rFonts w:ascii="바탕" w:eastAsia="바탕" w:hAnsi="바탕" w:cs="굴림" w:hint="eastAsia"/>
                  <w:kern w:val="0"/>
                  <w:sz w:val="24"/>
                  <w:szCs w:val="24"/>
                </w:rPr>
              </w:rPrChange>
            </w:rPr>
            <w:delText>실행하여야</w:delText>
          </w:r>
          <w:r w:rsidRPr="000C7330" w:rsidDel="008076F4">
            <w:rPr>
              <w:rFonts w:eastAsiaTheme="minorHAnsi" w:cs="굴림"/>
              <w:color w:val="000000" w:themeColor="text1"/>
              <w:kern w:val="0"/>
              <w:szCs w:val="24"/>
              <w:rPrChange w:id="604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42" w:author="FURSYS" w:date="2025-12-04T15:42:00Z">
                <w:rPr>
                  <w:rFonts w:ascii="바탕" w:eastAsia="바탕" w:hAnsi="바탕" w:cs="굴림" w:hint="eastAsia"/>
                  <w:kern w:val="0"/>
                  <w:sz w:val="24"/>
                  <w:szCs w:val="24"/>
                </w:rPr>
              </w:rPrChange>
            </w:rPr>
            <w:delText>한다</w:delText>
          </w:r>
          <w:r w:rsidRPr="000C7330" w:rsidDel="008076F4">
            <w:rPr>
              <w:rFonts w:eastAsiaTheme="minorHAnsi" w:cs="굴림"/>
              <w:color w:val="000000" w:themeColor="text1"/>
              <w:kern w:val="0"/>
              <w:szCs w:val="24"/>
              <w:rPrChange w:id="6043" w:author="FURSYS" w:date="2025-12-04T15:42:00Z">
                <w:rPr>
                  <w:rFonts w:ascii="바탕" w:eastAsia="바탕" w:hAnsi="바탕" w:cs="굴림"/>
                  <w:kern w:val="0"/>
                  <w:sz w:val="24"/>
                  <w:szCs w:val="24"/>
                </w:rPr>
              </w:rPrChange>
            </w:rPr>
            <w:delText>.</w:delText>
          </w:r>
          <w:r w:rsidRPr="000C7330" w:rsidDel="008076F4">
            <w:rPr>
              <w:rFonts w:eastAsiaTheme="minorHAnsi" w:cs="굴림"/>
              <w:color w:val="000000" w:themeColor="text1"/>
              <w:kern w:val="0"/>
              <w:szCs w:val="24"/>
              <w:rPrChange w:id="6044" w:author="FURSYS" w:date="2025-12-04T15:42:00Z">
                <w:rPr>
                  <w:rFonts w:ascii="굴림" w:eastAsia="굴림" w:hAnsi="굴림" w:cs="굴림"/>
                  <w:kern w:val="0"/>
                  <w:sz w:val="24"/>
                  <w:szCs w:val="24"/>
                </w:rPr>
              </w:rPrChange>
            </w:rPr>
            <w:br/>
          </w:r>
          <w:r w:rsidRPr="000C7330" w:rsidDel="008076F4">
            <w:rPr>
              <w:rFonts w:eastAsiaTheme="minorHAnsi" w:cs="굴림"/>
              <w:color w:val="000000" w:themeColor="text1"/>
              <w:kern w:val="0"/>
              <w:szCs w:val="24"/>
              <w:rPrChange w:id="6045" w:author="FURSYS" w:date="2025-12-04T15:42:00Z">
                <w:rPr>
                  <w:rFonts w:ascii="바탕" w:eastAsia="바탕" w:hAnsi="바탕" w:cs="굴림"/>
                  <w:kern w:val="0"/>
                  <w:sz w:val="24"/>
                  <w:szCs w:val="24"/>
                </w:rPr>
              </w:rPrChange>
            </w:rPr>
            <w:delText xml:space="preserve">2. </w:delText>
          </w:r>
          <w:r w:rsidRPr="000C7330" w:rsidDel="008076F4">
            <w:rPr>
              <w:rFonts w:eastAsiaTheme="minorHAnsi" w:cs="굴림" w:hint="eastAsia"/>
              <w:color w:val="000000" w:themeColor="text1"/>
              <w:kern w:val="0"/>
              <w:szCs w:val="24"/>
              <w:rPrChange w:id="6046"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6047" w:author="FURSYS" w:date="2025-12-04T15:42:00Z">
                <w:rPr>
                  <w:rFonts w:ascii="바탕" w:eastAsia="바탕" w:hAnsi="바탕" w:cs="굴림"/>
                  <w:kern w:val="0"/>
                  <w:sz w:val="24"/>
                  <w:szCs w:val="24"/>
                </w:rPr>
              </w:rPrChange>
            </w:rPr>
            <w:delText xml:space="preserve"> 제1항의 활동을 위해 필요한 인력을 둘 수 </w:delText>
          </w:r>
          <w:r w:rsidRPr="000C7330" w:rsidDel="008076F4">
            <w:rPr>
              <w:rFonts w:eastAsiaTheme="minorHAnsi" w:cs="굴림" w:hint="eastAsia"/>
              <w:color w:val="000000" w:themeColor="text1"/>
              <w:kern w:val="0"/>
              <w:szCs w:val="24"/>
              <w:rPrChange w:id="6048" w:author="FURSYS" w:date="2025-12-04T15:42:00Z">
                <w:rPr>
                  <w:rFonts w:ascii="바탕" w:eastAsia="바탕" w:hAnsi="바탕" w:cs="굴림" w:hint="eastAsia"/>
                  <w:kern w:val="0"/>
                  <w:sz w:val="24"/>
                  <w:szCs w:val="24"/>
                </w:rPr>
              </w:rPrChange>
            </w:rPr>
            <w:delText>있으며 </w:delText>
          </w:r>
          <w:r w:rsidRPr="000C7330" w:rsidDel="008076F4">
            <w:rPr>
              <w:rFonts w:eastAsiaTheme="minorHAnsi" w:cs="굴림"/>
              <w:color w:val="000000" w:themeColor="text1"/>
              <w:kern w:val="0"/>
              <w:szCs w:val="24"/>
              <w:rPrChange w:id="604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50"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6051" w:author="FURSYS" w:date="2025-12-04T15:42:00Z">
                <w:rPr>
                  <w:rFonts w:ascii="바탕" w:eastAsia="바탕" w:hAnsi="바탕" w:cs="굴림"/>
                  <w:kern w:val="0"/>
                  <w:sz w:val="24"/>
                  <w:szCs w:val="24"/>
                </w:rPr>
              </w:rPrChange>
            </w:rPr>
            <w:delText xml:space="preserve"> 사업장 내에서 정기적인 CSR활동을 수행할 수 있다.</w:delText>
          </w:r>
          <w:r w:rsidRPr="000C7330" w:rsidDel="008076F4">
            <w:rPr>
              <w:rFonts w:eastAsiaTheme="minorHAnsi" w:cs="굴림"/>
              <w:color w:val="000000" w:themeColor="text1"/>
              <w:kern w:val="0"/>
              <w:szCs w:val="24"/>
              <w:rPrChange w:id="6052" w:author="FURSYS" w:date="2025-12-04T15:42:00Z">
                <w:rPr>
                  <w:rFonts w:ascii="굴림" w:eastAsia="굴림" w:hAnsi="굴림" w:cs="굴림"/>
                  <w:kern w:val="0"/>
                  <w:sz w:val="24"/>
                  <w:szCs w:val="24"/>
                </w:rPr>
              </w:rPrChange>
            </w:rPr>
            <w:br/>
          </w:r>
          <w:r w:rsidRPr="000C7330" w:rsidDel="008076F4">
            <w:rPr>
              <w:rFonts w:eastAsiaTheme="minorHAnsi" w:cs="굴림"/>
              <w:color w:val="000000" w:themeColor="text1"/>
              <w:kern w:val="0"/>
              <w:szCs w:val="24"/>
              <w:rPrChange w:id="6053" w:author="FURSYS" w:date="2025-12-04T15:42:00Z">
                <w:rPr>
                  <w:rFonts w:ascii="바탕" w:eastAsia="바탕" w:hAnsi="바탕" w:cs="굴림"/>
                  <w:kern w:val="0"/>
                  <w:sz w:val="24"/>
                  <w:szCs w:val="24"/>
                </w:rPr>
              </w:rPrChange>
            </w:rPr>
            <w:delText xml:space="preserve">3. </w:delText>
          </w:r>
          <w:r w:rsidRPr="000C7330" w:rsidDel="008076F4">
            <w:rPr>
              <w:rFonts w:eastAsiaTheme="minorHAnsi" w:cs="굴림" w:hint="eastAsia"/>
              <w:color w:val="000000" w:themeColor="text1"/>
              <w:kern w:val="0"/>
              <w:szCs w:val="24"/>
              <w:rPrChange w:id="6054"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6055" w:author="FURSYS" w:date="2025-12-04T15:42:00Z">
                <w:rPr>
                  <w:rFonts w:ascii="바탕" w:eastAsia="바탕" w:hAnsi="바탕" w:cs="굴림"/>
                  <w:kern w:val="0"/>
                  <w:sz w:val="24"/>
                  <w:szCs w:val="24"/>
                </w:rPr>
              </w:rPrChange>
            </w:rPr>
            <w:delText xml:space="preserve"> 제1항과 제2항에 따른 “</w:delText>
          </w:r>
          <w:r w:rsidRPr="000C7330" w:rsidDel="008076F4">
            <w:rPr>
              <w:rFonts w:eastAsiaTheme="minorHAnsi" w:cs="굴림" w:hint="eastAsia"/>
              <w:color w:val="000000" w:themeColor="text1"/>
              <w:kern w:val="0"/>
              <w:szCs w:val="24"/>
              <w:rPrChange w:id="6056"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6057" w:author="FURSYS" w:date="2025-12-04T15:42:00Z">
                <w:rPr>
                  <w:rFonts w:ascii="바탕" w:eastAsia="바탕" w:hAnsi="바탕" w:cs="굴림"/>
                  <w:kern w:val="0"/>
                  <w:sz w:val="24"/>
                  <w:szCs w:val="24"/>
                </w:rPr>
              </w:rPrChange>
            </w:rPr>
            <w:delText xml:space="preserve"> CSR활동의 수준과 성과를 협력사 선정 및 유지를 위한 평가에 활용할 수 있다.</w:delText>
          </w:r>
          <w:r w:rsidRPr="000C7330" w:rsidDel="008076F4">
            <w:rPr>
              <w:rFonts w:eastAsiaTheme="minorHAnsi" w:cs="굴림"/>
              <w:color w:val="000000" w:themeColor="text1"/>
              <w:kern w:val="0"/>
              <w:szCs w:val="24"/>
              <w:rPrChange w:id="6058" w:author="FURSYS" w:date="2025-12-04T15:42:00Z">
                <w:rPr>
                  <w:rFonts w:ascii="굴림" w:eastAsia="굴림" w:hAnsi="굴림" w:cs="굴림"/>
                  <w:kern w:val="0"/>
                  <w:sz w:val="24"/>
                  <w:szCs w:val="24"/>
                </w:rPr>
              </w:rPrChange>
            </w:rPr>
            <w:br/>
          </w:r>
          <w:r w:rsidRPr="000C7330" w:rsidDel="008076F4">
            <w:rPr>
              <w:rFonts w:eastAsiaTheme="minorHAnsi" w:cs="굴림"/>
              <w:color w:val="000000" w:themeColor="text1"/>
              <w:kern w:val="0"/>
              <w:szCs w:val="24"/>
              <w:rPrChange w:id="6059" w:author="FURSYS" w:date="2025-12-04T15:42:00Z">
                <w:rPr>
                  <w:rFonts w:ascii="바탕" w:eastAsia="바탕" w:hAnsi="바탕" w:cs="굴림"/>
                  <w:kern w:val="0"/>
                  <w:sz w:val="24"/>
                  <w:szCs w:val="24"/>
                </w:rPr>
              </w:rPrChange>
            </w:rPr>
            <w:delText xml:space="preserve">4. </w:delText>
          </w:r>
          <w:r w:rsidRPr="000C7330" w:rsidDel="008076F4">
            <w:rPr>
              <w:rFonts w:eastAsiaTheme="minorHAnsi" w:cs="굴림" w:hint="eastAsia"/>
              <w:color w:val="000000" w:themeColor="text1"/>
              <w:kern w:val="0"/>
              <w:szCs w:val="24"/>
              <w:rPrChange w:id="6060"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6061" w:author="FURSYS" w:date="2025-12-04T15:42:00Z">
                <w:rPr>
                  <w:rFonts w:ascii="바탕" w:eastAsia="바탕" w:hAnsi="바탕" w:cs="굴림"/>
                  <w:kern w:val="0"/>
                  <w:sz w:val="24"/>
                  <w:szCs w:val="24"/>
                </w:rPr>
              </w:rPrChange>
            </w:rPr>
            <w:delText xml:space="preserve"> 제3항의 평가를 위한 CSR활동 성과자료를 “</w:delText>
          </w:r>
          <w:r w:rsidRPr="000C7330" w:rsidDel="008076F4">
            <w:rPr>
              <w:rFonts w:eastAsiaTheme="minorHAnsi" w:cs="굴림" w:hint="eastAsia"/>
              <w:color w:val="000000" w:themeColor="text1"/>
              <w:kern w:val="0"/>
              <w:szCs w:val="24"/>
              <w:rPrChange w:id="6062" w:author="FURSYS" w:date="2025-12-04T15:42:00Z">
                <w:rPr>
                  <w:rFonts w:ascii="바탕" w:eastAsia="바탕" w:hAnsi="바탕" w:cs="굴림" w:hint="eastAsia"/>
                  <w:kern w:val="0"/>
                  <w:sz w:val="24"/>
                  <w:szCs w:val="24"/>
                </w:rPr>
              </w:rPrChange>
            </w:rPr>
            <w:delText>을”에게</w:delText>
          </w:r>
          <w:r w:rsidRPr="000C7330" w:rsidDel="008076F4">
            <w:rPr>
              <w:rFonts w:eastAsiaTheme="minorHAnsi" w:cs="굴림"/>
              <w:color w:val="000000" w:themeColor="text1"/>
              <w:kern w:val="0"/>
              <w:szCs w:val="24"/>
              <w:rPrChange w:id="6063" w:author="FURSYS" w:date="2025-12-04T15:42:00Z">
                <w:rPr>
                  <w:rFonts w:ascii="바탕" w:eastAsia="바탕" w:hAnsi="바탕" w:cs="굴림"/>
                  <w:kern w:val="0"/>
                  <w:sz w:val="24"/>
                  <w:szCs w:val="24"/>
                </w:rPr>
              </w:rPrChange>
            </w:rPr>
            <w:delText xml:space="preserve"> 요청할 수 있으며, 이 경우 “</w:delText>
          </w:r>
          <w:r w:rsidRPr="000C7330" w:rsidDel="008076F4">
            <w:rPr>
              <w:rFonts w:eastAsiaTheme="minorHAnsi" w:cs="굴림" w:hint="eastAsia"/>
              <w:color w:val="000000" w:themeColor="text1"/>
              <w:kern w:val="0"/>
              <w:szCs w:val="24"/>
              <w:rPrChange w:id="6064"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6065" w:author="FURSYS" w:date="2025-12-04T15:42:00Z">
                <w:rPr>
                  <w:rFonts w:ascii="바탕" w:eastAsia="바탕" w:hAnsi="바탕" w:cs="굴림"/>
                  <w:kern w:val="0"/>
                  <w:sz w:val="24"/>
                  <w:szCs w:val="24"/>
                </w:rPr>
              </w:rPrChange>
            </w:rPr>
            <w:delText xml:space="preserve"> 지체 없이 해당 성과자료를 “</w:delText>
          </w:r>
          <w:r w:rsidRPr="000C7330" w:rsidDel="008076F4">
            <w:rPr>
              <w:rFonts w:eastAsiaTheme="minorHAnsi" w:cs="굴림" w:hint="eastAsia"/>
              <w:color w:val="000000" w:themeColor="text1"/>
              <w:kern w:val="0"/>
              <w:szCs w:val="24"/>
              <w:rPrChange w:id="6066" w:author="FURSYS" w:date="2025-12-04T15:42:00Z">
                <w:rPr>
                  <w:rFonts w:ascii="바탕" w:eastAsia="바탕" w:hAnsi="바탕" w:cs="굴림" w:hint="eastAsia"/>
                  <w:kern w:val="0"/>
                  <w:sz w:val="24"/>
                  <w:szCs w:val="24"/>
                </w:rPr>
              </w:rPrChange>
            </w:rPr>
            <w:delText>갑”에게</w:delText>
          </w:r>
          <w:r w:rsidRPr="000C7330" w:rsidDel="008076F4">
            <w:rPr>
              <w:rFonts w:eastAsiaTheme="minorHAnsi" w:cs="굴림"/>
              <w:color w:val="000000" w:themeColor="text1"/>
              <w:kern w:val="0"/>
              <w:szCs w:val="24"/>
              <w:rPrChange w:id="6067" w:author="FURSYS" w:date="2025-12-04T15:42:00Z">
                <w:rPr>
                  <w:rFonts w:ascii="바탕" w:eastAsia="바탕" w:hAnsi="바탕" w:cs="굴림"/>
                  <w:kern w:val="0"/>
                  <w:sz w:val="24"/>
                  <w:szCs w:val="24"/>
                </w:rPr>
              </w:rPrChange>
            </w:rPr>
            <w:delText xml:space="preserve"> 제출하여야 한다.</w:delText>
          </w:r>
        </w:del>
      </w:ins>
    </w:p>
    <w:p w14:paraId="66981A11" w14:textId="55CBB0F0" w:rsidR="002E2521" w:rsidRPr="000C7330" w:rsidDel="008076F4" w:rsidRDefault="002E2521">
      <w:pPr>
        <w:rPr>
          <w:ins w:id="6068" w:author="이승준 (Seungjun Lee)" w:date="2025-07-29T11:35:00Z"/>
          <w:del w:id="6069" w:author="FURSYS" w:date="2025-08-06T14:26:00Z"/>
          <w:rFonts w:eastAsiaTheme="minorHAnsi" w:cs="굴림"/>
          <w:color w:val="000000" w:themeColor="text1"/>
          <w:kern w:val="0"/>
          <w:szCs w:val="24"/>
          <w:rPrChange w:id="6070" w:author="FURSYS" w:date="2025-12-04T15:42:00Z">
            <w:rPr>
              <w:ins w:id="6071" w:author="이승준 (Seungjun Lee)" w:date="2025-07-29T11:35:00Z"/>
              <w:del w:id="6072" w:author="FURSYS" w:date="2025-08-06T14:26:00Z"/>
              <w:rFonts w:ascii="굴림" w:eastAsia="굴림" w:hAnsi="굴림" w:cs="굴림"/>
              <w:kern w:val="0"/>
              <w:sz w:val="24"/>
              <w:szCs w:val="24"/>
            </w:rPr>
          </w:rPrChange>
        </w:rPr>
        <w:pPrChange w:id="6073" w:author="FURSYS" w:date="2025-08-06T14:26:00Z">
          <w:pPr>
            <w:widowControl/>
            <w:wordWrap/>
            <w:autoSpaceDE/>
            <w:autoSpaceDN/>
            <w:spacing w:after="240"/>
            <w:jc w:val="left"/>
          </w:pPr>
        </w:pPrChange>
      </w:pPr>
      <w:ins w:id="6074" w:author="이승준 (Seungjun Lee)" w:date="2025-07-29T11:35:00Z">
        <w:del w:id="6075" w:author="FURSYS" w:date="2025-08-06T14:26:00Z">
          <w:r w:rsidRPr="000C7330" w:rsidDel="008076F4">
            <w:rPr>
              <w:rFonts w:eastAsiaTheme="minorHAnsi" w:cs="굴림"/>
              <w:color w:val="000000" w:themeColor="text1"/>
              <w:kern w:val="0"/>
              <w:szCs w:val="24"/>
              <w:rPrChange w:id="6076" w:author="FURSYS" w:date="2025-12-04T15:42:00Z">
                <w:rPr>
                  <w:rFonts w:ascii="굴림" w:eastAsia="굴림" w:hAnsi="굴림" w:cs="굴림"/>
                  <w:kern w:val="0"/>
                  <w:sz w:val="24"/>
                  <w:szCs w:val="24"/>
                </w:rPr>
              </w:rPrChange>
            </w:rPr>
            <w:delText> </w:delText>
          </w:r>
        </w:del>
      </w:ins>
    </w:p>
    <w:p w14:paraId="742CF47C" w14:textId="31252262" w:rsidR="002E2521" w:rsidRPr="000C7330" w:rsidDel="008076F4" w:rsidRDefault="002E2521">
      <w:pPr>
        <w:rPr>
          <w:ins w:id="6077" w:author="이승준 (Seungjun Lee)" w:date="2025-07-29T11:35:00Z"/>
          <w:del w:id="6078" w:author="FURSYS" w:date="2025-08-06T14:26:00Z"/>
          <w:rFonts w:eastAsiaTheme="minorHAnsi" w:cs="굴림"/>
          <w:color w:val="000000" w:themeColor="text1"/>
          <w:kern w:val="0"/>
          <w:szCs w:val="24"/>
          <w:rPrChange w:id="6079" w:author="FURSYS" w:date="2025-12-04T15:42:00Z">
            <w:rPr>
              <w:ins w:id="6080" w:author="이승준 (Seungjun Lee)" w:date="2025-07-29T11:35:00Z"/>
              <w:del w:id="6081" w:author="FURSYS" w:date="2025-08-06T14:26:00Z"/>
              <w:rFonts w:ascii="굴림" w:eastAsia="굴림" w:hAnsi="굴림" w:cs="굴림"/>
              <w:kern w:val="0"/>
              <w:sz w:val="24"/>
              <w:szCs w:val="24"/>
            </w:rPr>
          </w:rPrChange>
        </w:rPr>
        <w:pPrChange w:id="6082" w:author="FURSYS" w:date="2025-08-06T14:26:00Z">
          <w:pPr>
            <w:widowControl/>
            <w:wordWrap/>
            <w:autoSpaceDE/>
            <w:autoSpaceDN/>
            <w:spacing w:after="240"/>
            <w:jc w:val="left"/>
          </w:pPr>
        </w:pPrChange>
      </w:pPr>
      <w:ins w:id="6083" w:author="이승준 (Seungjun Lee)" w:date="2025-07-29T11:35:00Z">
        <w:del w:id="6084" w:author="FURSYS" w:date="2025-08-06T14:26:00Z">
          <w:r w:rsidRPr="000C7330" w:rsidDel="008076F4">
            <w:rPr>
              <w:rFonts w:eastAsiaTheme="minorHAnsi" w:cs="굴림" w:hint="eastAsia"/>
              <w:b/>
              <w:bCs/>
              <w:color w:val="000000" w:themeColor="text1"/>
              <w:kern w:val="0"/>
              <w:szCs w:val="24"/>
              <w:rPrChange w:id="6085"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6086" w:author="FURSYS" w:date="2025-12-04T15:42:00Z">
                <w:rPr>
                  <w:rFonts w:ascii="바탕" w:eastAsia="바탕" w:hAnsi="바탕" w:cs="굴림"/>
                  <w:b/>
                  <w:bCs/>
                  <w:kern w:val="0"/>
                  <w:sz w:val="24"/>
                  <w:szCs w:val="24"/>
                </w:rPr>
              </w:rPrChange>
            </w:rPr>
            <w:delText xml:space="preserve"> 12 조 (양도 및 재하도급 금지) </w:delText>
          </w:r>
          <w:r w:rsidRPr="000C7330" w:rsidDel="008076F4">
            <w:rPr>
              <w:rFonts w:eastAsiaTheme="minorHAnsi" w:cs="굴림"/>
              <w:b/>
              <w:bCs/>
              <w:color w:val="000000" w:themeColor="text1"/>
              <w:kern w:val="0"/>
              <w:szCs w:val="24"/>
              <w:rPrChange w:id="6087"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6088"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089" w:author="FURSYS" w:date="2025-12-04T15:42:00Z">
                <w:rPr>
                  <w:rFonts w:ascii="바탕" w:eastAsia="바탕" w:hAnsi="바탕" w:cs="굴림"/>
                  <w:kern w:val="0"/>
                  <w:sz w:val="24"/>
                  <w:szCs w:val="24"/>
                </w:rPr>
              </w:rPrChange>
            </w:rPr>
            <w:delText xml:space="preserve">1. </w:delText>
          </w:r>
          <w:r w:rsidRPr="000C7330" w:rsidDel="008076F4">
            <w:rPr>
              <w:rFonts w:eastAsiaTheme="minorHAnsi" w:cs="굴림" w:hint="eastAsia"/>
              <w:color w:val="000000" w:themeColor="text1"/>
              <w:kern w:val="0"/>
              <w:szCs w:val="24"/>
              <w:rPrChange w:id="6090"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609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92"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6093" w:author="FURSYS" w:date="2025-12-04T15:42:00Z">
                <w:rPr>
                  <w:rFonts w:ascii="바탕" w:eastAsia="바탕" w:hAnsi="바탕" w:cs="굴림"/>
                  <w:kern w:val="0"/>
                  <w:sz w:val="24"/>
                  <w:szCs w:val="24"/>
                </w:rPr>
              </w:rPrChange>
            </w:rPr>
            <w:delText xml:space="preserve"> 사전 서면동의 없이 이 계약에 의하여 발생하는 권리, 의무의 전부 또는 일부를 제3자에게 양도, 위임, 위탁, 하도급, 담보의 목적으로 제공하거나 기타 어떠한 처분행위도 할 수 없다.</w:delText>
          </w:r>
          <w:r w:rsidRPr="000C7330" w:rsidDel="008076F4">
            <w:rPr>
              <w:rFonts w:eastAsiaTheme="minorHAnsi" w:cs="굴림"/>
              <w:color w:val="000000" w:themeColor="text1"/>
              <w:kern w:val="0"/>
              <w:szCs w:val="24"/>
              <w:rPrChange w:id="6094"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095"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096" w:author="FURSYS" w:date="2025-12-04T15:42:00Z">
                <w:rPr>
                  <w:rFonts w:ascii="바탕" w:eastAsia="바탕" w:hAnsi="바탕" w:cs="굴림"/>
                  <w:kern w:val="0"/>
                  <w:sz w:val="24"/>
                  <w:szCs w:val="24"/>
                </w:rPr>
              </w:rPrChange>
            </w:rPr>
            <w:delText xml:space="preserve"> 2. </w:delText>
          </w:r>
          <w:r w:rsidRPr="000C7330" w:rsidDel="008076F4">
            <w:rPr>
              <w:rFonts w:eastAsiaTheme="minorHAnsi" w:cs="굴림" w:hint="eastAsia"/>
              <w:color w:val="000000" w:themeColor="text1"/>
              <w:kern w:val="0"/>
              <w:szCs w:val="24"/>
              <w:rPrChange w:id="6097" w:author="FURSYS" w:date="2025-12-04T15:42:00Z">
                <w:rPr>
                  <w:rFonts w:ascii="바탕" w:eastAsia="바탕" w:hAnsi="바탕" w:cs="굴림" w:hint="eastAsia"/>
                  <w:kern w:val="0"/>
                  <w:sz w:val="24"/>
                  <w:szCs w:val="24"/>
                </w:rPr>
              </w:rPrChange>
            </w:rPr>
            <w:delText>“을”이</w:delText>
          </w:r>
          <w:r w:rsidRPr="000C7330" w:rsidDel="008076F4">
            <w:rPr>
              <w:rFonts w:eastAsiaTheme="minorHAnsi" w:cs="굴림"/>
              <w:color w:val="000000" w:themeColor="text1"/>
              <w:kern w:val="0"/>
              <w:szCs w:val="24"/>
              <w:rPrChange w:id="609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099"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6100" w:author="FURSYS" w:date="2025-12-04T15:42:00Z">
                <w:rPr>
                  <w:rFonts w:ascii="바탕" w:eastAsia="바탕" w:hAnsi="바탕" w:cs="굴림"/>
                  <w:kern w:val="0"/>
                  <w:sz w:val="24"/>
                  <w:szCs w:val="24"/>
                </w:rPr>
              </w:rPrChange>
            </w:rPr>
            <w:delText xml:space="preserve"> 사전 서면동의를 얻어 이 계약에 의하여 발생하는 권리, 의무의 전부 또는 일부를 제3자에게 위임하거나 위탁한 경우 </w:delText>
          </w:r>
          <w:r w:rsidRPr="000C7330" w:rsidDel="008076F4">
            <w:rPr>
              <w:rFonts w:eastAsiaTheme="minorHAnsi" w:cs="굴림" w:hint="eastAsia"/>
              <w:color w:val="000000" w:themeColor="text1"/>
              <w:kern w:val="0"/>
              <w:szCs w:val="24"/>
              <w:rPrChange w:id="6101" w:author="FURSYS" w:date="2025-12-04T15:42:00Z">
                <w:rPr>
                  <w:rFonts w:ascii="바탕" w:eastAsia="바탕" w:hAnsi="바탕" w:cs="굴림" w:hint="eastAsia"/>
                  <w:kern w:val="0"/>
                  <w:sz w:val="24"/>
                  <w:szCs w:val="24"/>
                </w:rPr>
              </w:rPrChange>
            </w:rPr>
            <w:delText>수임자</w:delText>
          </w:r>
          <w:r w:rsidRPr="000C7330" w:rsidDel="008076F4">
            <w:rPr>
              <w:rFonts w:eastAsiaTheme="minorHAnsi" w:cs="굴림"/>
              <w:color w:val="000000" w:themeColor="text1"/>
              <w:kern w:val="0"/>
              <w:szCs w:val="24"/>
              <w:rPrChange w:id="6102" w:author="FURSYS" w:date="2025-12-04T15:42:00Z">
                <w:rPr>
                  <w:rFonts w:ascii="바탕" w:eastAsia="바탕" w:hAnsi="바탕" w:cs="굴림"/>
                  <w:kern w:val="0"/>
                  <w:sz w:val="24"/>
                  <w:szCs w:val="24"/>
                </w:rPr>
              </w:rPrChange>
            </w:rPr>
            <w:delText xml:space="preserve"> 또는 수탁자는 “</w:delText>
          </w:r>
          <w:r w:rsidRPr="000C7330" w:rsidDel="008076F4">
            <w:rPr>
              <w:rFonts w:eastAsiaTheme="minorHAnsi" w:cs="굴림" w:hint="eastAsia"/>
              <w:color w:val="000000" w:themeColor="text1"/>
              <w:kern w:val="0"/>
              <w:szCs w:val="24"/>
              <w:rPrChange w:id="6103" w:author="FURSYS" w:date="2025-12-04T15:42:00Z">
                <w:rPr>
                  <w:rFonts w:ascii="바탕" w:eastAsia="바탕" w:hAnsi="바탕" w:cs="굴림" w:hint="eastAsia"/>
                  <w:kern w:val="0"/>
                  <w:sz w:val="24"/>
                  <w:szCs w:val="24"/>
                </w:rPr>
              </w:rPrChange>
            </w:rPr>
            <w:delText>갑”에</w:delText>
          </w:r>
          <w:r w:rsidRPr="000C7330" w:rsidDel="008076F4">
            <w:rPr>
              <w:rFonts w:eastAsiaTheme="minorHAnsi" w:cs="굴림"/>
              <w:color w:val="000000" w:themeColor="text1"/>
              <w:kern w:val="0"/>
              <w:szCs w:val="24"/>
              <w:rPrChange w:id="6104" w:author="FURSYS" w:date="2025-12-04T15:42:00Z">
                <w:rPr>
                  <w:rFonts w:ascii="바탕" w:eastAsia="바탕" w:hAnsi="바탕" w:cs="굴림"/>
                  <w:kern w:val="0"/>
                  <w:sz w:val="24"/>
                  <w:szCs w:val="24"/>
                </w:rPr>
              </w:rPrChange>
            </w:rPr>
            <w:delText xml:space="preserve"> 대하여 “</w:delText>
          </w:r>
          <w:r w:rsidRPr="000C7330" w:rsidDel="008076F4">
            <w:rPr>
              <w:rFonts w:eastAsiaTheme="minorHAnsi" w:cs="굴림" w:hint="eastAsia"/>
              <w:color w:val="000000" w:themeColor="text1"/>
              <w:kern w:val="0"/>
              <w:szCs w:val="24"/>
              <w:rPrChange w:id="6105" w:author="FURSYS" w:date="2025-12-04T15:42:00Z">
                <w:rPr>
                  <w:rFonts w:ascii="바탕" w:eastAsia="바탕" w:hAnsi="바탕" w:cs="굴림" w:hint="eastAsia"/>
                  <w:kern w:val="0"/>
                  <w:sz w:val="24"/>
                  <w:szCs w:val="24"/>
                </w:rPr>
              </w:rPrChange>
            </w:rPr>
            <w:delText>을”과</w:delText>
          </w:r>
          <w:r w:rsidRPr="000C7330" w:rsidDel="008076F4">
            <w:rPr>
              <w:rFonts w:eastAsiaTheme="minorHAnsi" w:cs="굴림"/>
              <w:color w:val="000000" w:themeColor="text1"/>
              <w:kern w:val="0"/>
              <w:szCs w:val="24"/>
              <w:rPrChange w:id="6106" w:author="FURSYS" w:date="2025-12-04T15:42:00Z">
                <w:rPr>
                  <w:rFonts w:ascii="바탕" w:eastAsia="바탕" w:hAnsi="바탕" w:cs="굴림"/>
                  <w:kern w:val="0"/>
                  <w:sz w:val="24"/>
                  <w:szCs w:val="24"/>
                </w:rPr>
              </w:rPrChange>
            </w:rPr>
            <w:delText xml:space="preserve"> 동일한 의무를 부담하며 “</w:delText>
          </w:r>
          <w:r w:rsidRPr="000C7330" w:rsidDel="008076F4">
            <w:rPr>
              <w:rFonts w:eastAsiaTheme="minorHAnsi" w:cs="굴림" w:hint="eastAsia"/>
              <w:color w:val="000000" w:themeColor="text1"/>
              <w:kern w:val="0"/>
              <w:szCs w:val="24"/>
              <w:rPrChange w:id="6107"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610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09" w:author="FURSYS" w:date="2025-12-04T15:42:00Z">
                <w:rPr>
                  <w:rFonts w:ascii="바탕" w:eastAsia="바탕" w:hAnsi="바탕" w:cs="굴림" w:hint="eastAsia"/>
                  <w:kern w:val="0"/>
                  <w:sz w:val="24"/>
                  <w:szCs w:val="24"/>
                </w:rPr>
              </w:rPrChange>
            </w:rPr>
            <w:delText>수임자</w:delText>
          </w:r>
          <w:r w:rsidRPr="000C7330" w:rsidDel="008076F4">
            <w:rPr>
              <w:rFonts w:eastAsiaTheme="minorHAnsi" w:cs="굴림"/>
              <w:color w:val="000000" w:themeColor="text1"/>
              <w:kern w:val="0"/>
              <w:szCs w:val="24"/>
              <w:rPrChange w:id="6110" w:author="FURSYS" w:date="2025-12-04T15:42:00Z">
                <w:rPr>
                  <w:rFonts w:ascii="바탕" w:eastAsia="바탕" w:hAnsi="바탕" w:cs="굴림"/>
                  <w:kern w:val="0"/>
                  <w:sz w:val="24"/>
                  <w:szCs w:val="24"/>
                </w:rPr>
              </w:rPrChange>
            </w:rPr>
            <w:delText xml:space="preserve"> 또는 수탁자의 모든 행위에 대하여 연대하여 책임을 진다.</w:delText>
          </w:r>
          <w:r w:rsidRPr="000C7330" w:rsidDel="008076F4">
            <w:rPr>
              <w:rFonts w:eastAsiaTheme="minorHAnsi" w:cs="굴림"/>
              <w:color w:val="000000" w:themeColor="text1"/>
              <w:kern w:val="0"/>
              <w:szCs w:val="24"/>
              <w:rPrChange w:id="6111"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112"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113" w:author="FURSYS" w:date="2025-12-04T15:42:00Z">
                <w:rPr>
                  <w:rFonts w:ascii="바탕" w:eastAsia="바탕" w:hAnsi="바탕" w:cs="굴림"/>
                  <w:kern w:val="0"/>
                  <w:sz w:val="24"/>
                  <w:szCs w:val="24"/>
                </w:rPr>
              </w:rPrChange>
            </w:rPr>
            <w:delText xml:space="preserve"> 3. </w:delText>
          </w:r>
          <w:r w:rsidRPr="000C7330" w:rsidDel="008076F4">
            <w:rPr>
              <w:rFonts w:eastAsiaTheme="minorHAnsi" w:cs="굴림" w:hint="eastAsia"/>
              <w:color w:val="000000" w:themeColor="text1"/>
              <w:kern w:val="0"/>
              <w:szCs w:val="24"/>
              <w:rPrChange w:id="6114"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611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16"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611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18" w:author="FURSYS" w:date="2025-12-04T15:42:00Z">
                <w:rPr>
                  <w:rFonts w:ascii="바탕" w:eastAsia="바탕" w:hAnsi="바탕" w:cs="굴림" w:hint="eastAsia"/>
                  <w:kern w:val="0"/>
                  <w:sz w:val="24"/>
                  <w:szCs w:val="24"/>
                </w:rPr>
              </w:rPrChange>
            </w:rPr>
            <w:delText>수임자</w:delText>
          </w:r>
          <w:r w:rsidRPr="000C7330" w:rsidDel="008076F4">
            <w:rPr>
              <w:rFonts w:eastAsiaTheme="minorHAnsi" w:cs="굴림"/>
              <w:color w:val="000000" w:themeColor="text1"/>
              <w:kern w:val="0"/>
              <w:szCs w:val="24"/>
              <w:rPrChange w:id="6119" w:author="FURSYS" w:date="2025-12-04T15:42:00Z">
                <w:rPr>
                  <w:rFonts w:ascii="바탕" w:eastAsia="바탕" w:hAnsi="바탕" w:cs="굴림"/>
                  <w:kern w:val="0"/>
                  <w:sz w:val="24"/>
                  <w:szCs w:val="24"/>
                </w:rPr>
              </w:rPrChange>
            </w:rPr>
            <w:delText xml:space="preserve"> 또는 수탁자가 “</w:delText>
          </w:r>
          <w:r w:rsidRPr="000C7330" w:rsidDel="008076F4">
            <w:rPr>
              <w:rFonts w:eastAsiaTheme="minorHAnsi" w:cs="굴림" w:hint="eastAsia"/>
              <w:color w:val="000000" w:themeColor="text1"/>
              <w:kern w:val="0"/>
              <w:szCs w:val="24"/>
              <w:rPrChange w:id="6120" w:author="FURSYS" w:date="2025-12-04T15:42:00Z">
                <w:rPr>
                  <w:rFonts w:ascii="바탕" w:eastAsia="바탕" w:hAnsi="바탕" w:cs="굴림" w:hint="eastAsia"/>
                  <w:kern w:val="0"/>
                  <w:sz w:val="24"/>
                  <w:szCs w:val="24"/>
                </w:rPr>
              </w:rPrChange>
            </w:rPr>
            <w:delText>용역업무”를</w:delText>
          </w:r>
          <w:r w:rsidRPr="000C7330" w:rsidDel="008076F4">
            <w:rPr>
              <w:rFonts w:eastAsiaTheme="minorHAnsi" w:cs="굴림"/>
              <w:color w:val="000000" w:themeColor="text1"/>
              <w:kern w:val="0"/>
              <w:szCs w:val="24"/>
              <w:rPrChange w:id="6121" w:author="FURSYS" w:date="2025-12-04T15:42:00Z">
                <w:rPr>
                  <w:rFonts w:ascii="바탕" w:eastAsia="바탕" w:hAnsi="바탕" w:cs="굴림"/>
                  <w:kern w:val="0"/>
                  <w:sz w:val="24"/>
                  <w:szCs w:val="24"/>
                </w:rPr>
              </w:rPrChange>
            </w:rPr>
            <w:delText xml:space="preserve"> 수행하기에 부적합하다고 판단할 경우, “</w:delText>
          </w:r>
          <w:r w:rsidRPr="000C7330" w:rsidDel="008076F4">
            <w:rPr>
              <w:rFonts w:eastAsiaTheme="minorHAnsi" w:cs="굴림" w:hint="eastAsia"/>
              <w:color w:val="000000" w:themeColor="text1"/>
              <w:kern w:val="0"/>
              <w:szCs w:val="24"/>
              <w:rPrChange w:id="6122" w:author="FURSYS" w:date="2025-12-04T15:42:00Z">
                <w:rPr>
                  <w:rFonts w:ascii="바탕" w:eastAsia="바탕" w:hAnsi="바탕" w:cs="굴림" w:hint="eastAsia"/>
                  <w:kern w:val="0"/>
                  <w:sz w:val="24"/>
                  <w:szCs w:val="24"/>
                </w:rPr>
              </w:rPrChange>
            </w:rPr>
            <w:delText>을”에게</w:delText>
          </w:r>
          <w:r w:rsidRPr="000C7330" w:rsidDel="008076F4">
            <w:rPr>
              <w:rFonts w:eastAsiaTheme="minorHAnsi" w:cs="굴림"/>
              <w:color w:val="000000" w:themeColor="text1"/>
              <w:kern w:val="0"/>
              <w:szCs w:val="24"/>
              <w:rPrChange w:id="612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24" w:author="FURSYS" w:date="2025-12-04T15:42:00Z">
                <w:rPr>
                  <w:rFonts w:ascii="바탕" w:eastAsia="바탕" w:hAnsi="바탕" w:cs="굴림" w:hint="eastAsia"/>
                  <w:kern w:val="0"/>
                  <w:sz w:val="24"/>
                  <w:szCs w:val="24"/>
                </w:rPr>
              </w:rPrChange>
            </w:rPr>
            <w:delText>수임자</w:delText>
          </w:r>
          <w:r w:rsidRPr="000C7330" w:rsidDel="008076F4">
            <w:rPr>
              <w:rFonts w:eastAsiaTheme="minorHAnsi" w:cs="굴림"/>
              <w:color w:val="000000" w:themeColor="text1"/>
              <w:kern w:val="0"/>
              <w:szCs w:val="24"/>
              <w:rPrChange w:id="6125" w:author="FURSYS" w:date="2025-12-04T15:42:00Z">
                <w:rPr>
                  <w:rFonts w:ascii="바탕" w:eastAsia="바탕" w:hAnsi="바탕" w:cs="굴림"/>
                  <w:kern w:val="0"/>
                  <w:sz w:val="24"/>
                  <w:szCs w:val="24"/>
                </w:rPr>
              </w:rPrChange>
            </w:rPr>
            <w:delText xml:space="preserve"> 또는 수탁자의 교체를 요구할 수 있다.</w:delText>
          </w:r>
          <w:r w:rsidRPr="000C7330" w:rsidDel="008076F4">
            <w:rPr>
              <w:rFonts w:eastAsiaTheme="minorHAnsi" w:cs="굴림"/>
              <w:color w:val="000000" w:themeColor="text1"/>
              <w:kern w:val="0"/>
              <w:szCs w:val="24"/>
              <w:rPrChange w:id="6126"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127"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128" w:author="FURSYS" w:date="2025-12-04T15:42:00Z">
                <w:rPr>
                  <w:rFonts w:ascii="굴림" w:eastAsia="굴림" w:hAnsi="굴림" w:cs="굴림"/>
                  <w:kern w:val="0"/>
                  <w:sz w:val="24"/>
                  <w:szCs w:val="24"/>
                </w:rPr>
              </w:rPrChange>
            </w:rPr>
            <w:br/>
          </w:r>
          <w:r w:rsidRPr="000C7330" w:rsidDel="008076F4">
            <w:rPr>
              <w:rFonts w:eastAsiaTheme="minorHAnsi" w:cs="굴림" w:hint="eastAsia"/>
              <w:b/>
              <w:bCs/>
              <w:color w:val="000000" w:themeColor="text1"/>
              <w:kern w:val="0"/>
              <w:szCs w:val="24"/>
              <w:rPrChange w:id="6129"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6130" w:author="FURSYS" w:date="2025-12-04T15:42:00Z">
                <w:rPr>
                  <w:rFonts w:ascii="바탕" w:eastAsia="바탕" w:hAnsi="바탕" w:cs="굴림"/>
                  <w:b/>
                  <w:bCs/>
                  <w:kern w:val="0"/>
                  <w:sz w:val="24"/>
                  <w:szCs w:val="24"/>
                </w:rPr>
              </w:rPrChange>
            </w:rPr>
            <w:delText xml:space="preserve"> 13 조 (계약의 해제, 해지) </w:delText>
          </w:r>
          <w:r w:rsidRPr="000C7330" w:rsidDel="008076F4">
            <w:rPr>
              <w:rFonts w:eastAsiaTheme="minorHAnsi" w:cs="굴림"/>
              <w:b/>
              <w:bCs/>
              <w:color w:val="000000" w:themeColor="text1"/>
              <w:kern w:val="0"/>
              <w:szCs w:val="24"/>
              <w:rPrChange w:id="6131"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6132"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133" w:author="FURSYS" w:date="2025-12-04T15:42:00Z">
                <w:rPr>
                  <w:rFonts w:ascii="바탕" w:eastAsia="바탕" w:hAnsi="바탕" w:cs="굴림"/>
                  <w:kern w:val="0"/>
                  <w:sz w:val="24"/>
                  <w:szCs w:val="24"/>
                </w:rPr>
              </w:rPrChange>
            </w:rPr>
            <w:delText xml:space="preserve">1. </w:delText>
          </w:r>
          <w:r w:rsidRPr="000C7330" w:rsidDel="008076F4">
            <w:rPr>
              <w:rFonts w:eastAsiaTheme="minorHAnsi" w:cs="굴림" w:hint="eastAsia"/>
              <w:color w:val="000000" w:themeColor="text1"/>
              <w:kern w:val="0"/>
              <w:szCs w:val="24"/>
              <w:rPrChange w:id="6134"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6135" w:author="FURSYS" w:date="2025-12-04T15:42:00Z">
                <w:rPr>
                  <w:rFonts w:ascii="바탕" w:eastAsia="바탕" w:hAnsi="바탕" w:cs="굴림"/>
                  <w:kern w:val="0"/>
                  <w:sz w:val="24"/>
                  <w:szCs w:val="24"/>
                </w:rPr>
              </w:rPrChange>
            </w:rPr>
            <w:delText xml:space="preserve"> 다음 각 호의 경우 계약의 전부 또는 일부를 해제, </w:delText>
          </w:r>
          <w:r w:rsidRPr="000C7330" w:rsidDel="008076F4">
            <w:rPr>
              <w:rFonts w:eastAsiaTheme="minorHAnsi" w:cs="굴림" w:hint="eastAsia"/>
              <w:color w:val="000000" w:themeColor="text1"/>
              <w:kern w:val="0"/>
              <w:szCs w:val="24"/>
              <w:rPrChange w:id="6136" w:author="FURSYS" w:date="2025-12-04T15:42:00Z">
                <w:rPr>
                  <w:rFonts w:ascii="바탕" w:eastAsia="바탕" w:hAnsi="바탕" w:cs="굴림" w:hint="eastAsia"/>
                  <w:kern w:val="0"/>
                  <w:sz w:val="24"/>
                  <w:szCs w:val="24"/>
                </w:rPr>
              </w:rPrChange>
            </w:rPr>
            <w:delText>해지</w:delText>
          </w:r>
          <w:r w:rsidRPr="000C7330" w:rsidDel="008076F4">
            <w:rPr>
              <w:rFonts w:eastAsiaTheme="minorHAnsi" w:cs="굴림"/>
              <w:color w:val="000000" w:themeColor="text1"/>
              <w:kern w:val="0"/>
              <w:szCs w:val="24"/>
              <w:rPrChange w:id="613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38" w:author="FURSYS" w:date="2025-12-04T15:42:00Z">
                <w:rPr>
                  <w:rFonts w:ascii="바탕" w:eastAsia="바탕" w:hAnsi="바탕" w:cs="굴림" w:hint="eastAsia"/>
                  <w:kern w:val="0"/>
                  <w:sz w:val="24"/>
                  <w:szCs w:val="24"/>
                </w:rPr>
              </w:rPrChange>
            </w:rPr>
            <w:delText>할</w:delText>
          </w:r>
          <w:r w:rsidRPr="000C7330" w:rsidDel="008076F4">
            <w:rPr>
              <w:rFonts w:eastAsiaTheme="minorHAnsi" w:cs="굴림"/>
              <w:color w:val="000000" w:themeColor="text1"/>
              <w:kern w:val="0"/>
              <w:szCs w:val="24"/>
              <w:rPrChange w:id="6139" w:author="FURSYS" w:date="2025-12-04T15:42:00Z">
                <w:rPr>
                  <w:rFonts w:ascii="바탕" w:eastAsia="바탕" w:hAnsi="바탕" w:cs="굴림"/>
                  <w:kern w:val="0"/>
                  <w:sz w:val="24"/>
                  <w:szCs w:val="24"/>
                </w:rPr>
              </w:rPrChange>
            </w:rPr>
            <w:delText xml:space="preserve"> 수 있다. </w:delText>
          </w:r>
          <w:r w:rsidRPr="000C7330" w:rsidDel="008076F4">
            <w:rPr>
              <w:rFonts w:eastAsiaTheme="minorHAnsi" w:cs="굴림"/>
              <w:color w:val="000000" w:themeColor="text1"/>
              <w:kern w:val="0"/>
              <w:szCs w:val="24"/>
              <w:rPrChange w:id="6140"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141" w:author="FURSYS" w:date="2025-12-04T15:42:00Z">
                <w:rPr>
                  <w:rFonts w:ascii="바탕" w:eastAsia="바탕" w:hAnsi="바탕" w:cs="굴림" w:hint="eastAsia"/>
                  <w:kern w:val="0"/>
                  <w:sz w:val="24"/>
                  <w:szCs w:val="24"/>
                </w:rPr>
              </w:rPrChange>
            </w:rPr>
            <w:delText>     가</w:delText>
          </w:r>
          <w:r w:rsidRPr="000C7330" w:rsidDel="008076F4">
            <w:rPr>
              <w:rFonts w:eastAsiaTheme="minorHAnsi" w:cs="굴림"/>
              <w:color w:val="000000" w:themeColor="text1"/>
              <w:kern w:val="0"/>
              <w:szCs w:val="24"/>
              <w:rPrChange w:id="614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43" w:author="FURSYS" w:date="2025-12-04T15:42:00Z">
                <w:rPr>
                  <w:rFonts w:ascii="바탕" w:eastAsia="바탕" w:hAnsi="바탕" w:cs="굴림" w:hint="eastAsia"/>
                  <w:kern w:val="0"/>
                  <w:sz w:val="24"/>
                  <w:szCs w:val="24"/>
                </w:rPr>
              </w:rPrChange>
            </w:rPr>
            <w:delText>“을”이</w:delText>
          </w:r>
          <w:r w:rsidRPr="000C7330" w:rsidDel="008076F4">
            <w:rPr>
              <w:rFonts w:eastAsiaTheme="minorHAnsi" w:cs="굴림"/>
              <w:color w:val="000000" w:themeColor="text1"/>
              <w:kern w:val="0"/>
              <w:szCs w:val="24"/>
              <w:rPrChange w:id="6144" w:author="FURSYS" w:date="2025-12-04T15:42:00Z">
                <w:rPr>
                  <w:rFonts w:ascii="바탕" w:eastAsia="바탕" w:hAnsi="바탕" w:cs="굴림"/>
                  <w:kern w:val="0"/>
                  <w:sz w:val="24"/>
                  <w:szCs w:val="24"/>
                </w:rPr>
              </w:rPrChange>
            </w:rPr>
            <w:delText xml:space="preserve"> 제11조 (공정의무)에서 정한 공정의무를 위반한 경우</w:delText>
          </w:r>
          <w:r w:rsidRPr="000C7330" w:rsidDel="008076F4">
            <w:rPr>
              <w:rFonts w:eastAsiaTheme="minorHAnsi" w:cs="굴림"/>
              <w:color w:val="000000" w:themeColor="text1"/>
              <w:kern w:val="0"/>
              <w:szCs w:val="24"/>
              <w:rPrChange w:id="6145"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146" w:author="FURSYS" w:date="2025-12-04T15:42:00Z">
                <w:rPr>
                  <w:rFonts w:ascii="바탕" w:eastAsia="바탕" w:hAnsi="바탕" w:cs="굴림" w:hint="eastAsia"/>
                  <w:kern w:val="0"/>
                  <w:sz w:val="24"/>
                  <w:szCs w:val="24"/>
                </w:rPr>
              </w:rPrChange>
            </w:rPr>
            <w:lastRenderedPageBreak/>
            <w:delText>    </w:delText>
          </w:r>
          <w:r w:rsidRPr="000C7330" w:rsidDel="008076F4">
            <w:rPr>
              <w:rFonts w:eastAsiaTheme="minorHAnsi" w:cs="굴림"/>
              <w:color w:val="000000" w:themeColor="text1"/>
              <w:kern w:val="0"/>
              <w:szCs w:val="24"/>
              <w:rPrChange w:id="614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48" w:author="FURSYS" w:date="2025-12-04T15:42:00Z">
                <w:rPr>
                  <w:rFonts w:ascii="바탕" w:eastAsia="바탕" w:hAnsi="바탕" w:cs="굴림" w:hint="eastAsia"/>
                  <w:kern w:val="0"/>
                  <w:sz w:val="24"/>
                  <w:szCs w:val="24"/>
                </w:rPr>
              </w:rPrChange>
            </w:rPr>
            <w:delText>나</w:delText>
          </w:r>
          <w:r w:rsidRPr="000C7330" w:rsidDel="008076F4">
            <w:rPr>
              <w:rFonts w:eastAsiaTheme="minorHAnsi" w:cs="굴림"/>
              <w:color w:val="000000" w:themeColor="text1"/>
              <w:kern w:val="0"/>
              <w:szCs w:val="24"/>
              <w:rPrChange w:id="614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50" w:author="FURSYS" w:date="2025-12-04T15:42:00Z">
                <w:rPr>
                  <w:rFonts w:ascii="바탕" w:eastAsia="바탕" w:hAnsi="바탕" w:cs="굴림" w:hint="eastAsia"/>
                  <w:kern w:val="0"/>
                  <w:sz w:val="24"/>
                  <w:szCs w:val="24"/>
                </w:rPr>
              </w:rPrChange>
            </w:rPr>
            <w:delText>“을”이</w:delText>
          </w:r>
          <w:r w:rsidRPr="000C7330" w:rsidDel="008076F4">
            <w:rPr>
              <w:rFonts w:eastAsiaTheme="minorHAnsi" w:cs="굴림"/>
              <w:color w:val="000000" w:themeColor="text1"/>
              <w:kern w:val="0"/>
              <w:szCs w:val="24"/>
              <w:rPrChange w:id="6151" w:author="FURSYS" w:date="2025-12-04T15:42:00Z">
                <w:rPr>
                  <w:rFonts w:ascii="바탕" w:eastAsia="바탕" w:hAnsi="바탕" w:cs="굴림"/>
                  <w:kern w:val="0"/>
                  <w:sz w:val="24"/>
                  <w:szCs w:val="24"/>
                </w:rPr>
              </w:rPrChange>
            </w:rPr>
            <w:delText xml:space="preserve"> 약정 기일에 용역수행에 착수하지 아니하여 “</w:delText>
          </w:r>
          <w:r w:rsidRPr="000C7330" w:rsidDel="008076F4">
            <w:rPr>
              <w:rFonts w:eastAsiaTheme="minorHAnsi" w:cs="굴림" w:hint="eastAsia"/>
              <w:color w:val="000000" w:themeColor="text1"/>
              <w:kern w:val="0"/>
              <w:szCs w:val="24"/>
              <w:rPrChange w:id="6152" w:author="FURSYS" w:date="2025-12-04T15:42:00Z">
                <w:rPr>
                  <w:rFonts w:ascii="바탕" w:eastAsia="바탕" w:hAnsi="바탕" w:cs="굴림" w:hint="eastAsia"/>
                  <w:kern w:val="0"/>
                  <w:sz w:val="24"/>
                  <w:szCs w:val="24"/>
                </w:rPr>
              </w:rPrChange>
            </w:rPr>
            <w:delText>갑”이</w:delText>
          </w:r>
          <w:r w:rsidRPr="000C7330" w:rsidDel="008076F4">
            <w:rPr>
              <w:rFonts w:eastAsiaTheme="minorHAnsi" w:cs="굴림"/>
              <w:color w:val="000000" w:themeColor="text1"/>
              <w:kern w:val="0"/>
              <w:szCs w:val="24"/>
              <w:rPrChange w:id="6153" w:author="FURSYS" w:date="2025-12-04T15:42:00Z">
                <w:rPr>
                  <w:rFonts w:ascii="바탕" w:eastAsia="바탕" w:hAnsi="바탕" w:cs="굴림"/>
                  <w:kern w:val="0"/>
                  <w:sz w:val="24"/>
                  <w:szCs w:val="24"/>
                </w:rPr>
              </w:rPrChange>
            </w:rPr>
            <w:delText xml:space="preserve"> 10일 </w:delText>
          </w:r>
          <w:r w:rsidRPr="000C7330" w:rsidDel="008076F4">
            <w:rPr>
              <w:rFonts w:eastAsiaTheme="minorHAnsi" w:cs="굴림" w:hint="eastAsia"/>
              <w:color w:val="000000" w:themeColor="text1"/>
              <w:kern w:val="0"/>
              <w:szCs w:val="24"/>
              <w:rPrChange w:id="6154" w:author="FURSYS" w:date="2025-12-04T15:42:00Z">
                <w:rPr>
                  <w:rFonts w:ascii="바탕" w:eastAsia="바탕" w:hAnsi="바탕" w:cs="굴림" w:hint="eastAsia"/>
                  <w:kern w:val="0"/>
                  <w:sz w:val="24"/>
                  <w:szCs w:val="24"/>
                </w:rPr>
              </w:rPrChange>
            </w:rPr>
            <w:delText>이상</w:delText>
          </w:r>
          <w:r w:rsidRPr="000C7330" w:rsidDel="008076F4">
            <w:rPr>
              <w:rFonts w:eastAsiaTheme="minorHAnsi" w:cs="굴림"/>
              <w:color w:val="000000" w:themeColor="text1"/>
              <w:kern w:val="0"/>
              <w:szCs w:val="24"/>
              <w:rPrChange w:id="615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56" w:author="FURSYS" w:date="2025-12-04T15:42:00Z">
                <w:rPr>
                  <w:rFonts w:ascii="바탕" w:eastAsia="바탕" w:hAnsi="바탕" w:cs="굴림" w:hint="eastAsia"/>
                  <w:kern w:val="0"/>
                  <w:sz w:val="24"/>
                  <w:szCs w:val="24"/>
                </w:rPr>
              </w:rPrChange>
            </w:rPr>
            <w:delText>의</w:delText>
          </w:r>
          <w:r w:rsidRPr="000C7330" w:rsidDel="008076F4">
            <w:rPr>
              <w:rFonts w:eastAsiaTheme="minorHAnsi" w:cs="굴림"/>
              <w:color w:val="000000" w:themeColor="text1"/>
              <w:kern w:val="0"/>
              <w:szCs w:val="24"/>
              <w:rPrChange w:id="6157" w:author="FURSYS" w:date="2025-12-04T15:42:00Z">
                <w:rPr>
                  <w:rFonts w:ascii="바탕" w:eastAsia="바탕" w:hAnsi="바탕" w:cs="굴림"/>
                  <w:kern w:val="0"/>
                  <w:sz w:val="24"/>
                  <w:szCs w:val="24"/>
                </w:rPr>
              </w:rPrChange>
            </w:rPr>
            <w:delText xml:space="preserve"> 기간 내에 이행에 착수하라고 최고하였음에도 “</w:delText>
          </w:r>
          <w:r w:rsidRPr="000C7330" w:rsidDel="008076F4">
            <w:rPr>
              <w:rFonts w:eastAsiaTheme="minorHAnsi" w:cs="굴림" w:hint="eastAsia"/>
              <w:color w:val="000000" w:themeColor="text1"/>
              <w:kern w:val="0"/>
              <w:szCs w:val="24"/>
              <w:rPrChange w:id="6158" w:author="FURSYS" w:date="2025-12-04T15:42:00Z">
                <w:rPr>
                  <w:rFonts w:ascii="바탕" w:eastAsia="바탕" w:hAnsi="바탕" w:cs="굴림" w:hint="eastAsia"/>
                  <w:kern w:val="0"/>
                  <w:sz w:val="24"/>
                  <w:szCs w:val="24"/>
                </w:rPr>
              </w:rPrChange>
            </w:rPr>
            <w:delText>을”이</w:delText>
          </w:r>
          <w:r w:rsidRPr="000C7330" w:rsidDel="008076F4">
            <w:rPr>
              <w:rFonts w:eastAsiaTheme="minorHAnsi" w:cs="굴림"/>
              <w:color w:val="000000" w:themeColor="text1"/>
              <w:kern w:val="0"/>
              <w:szCs w:val="24"/>
              <w:rPrChange w:id="6159" w:author="FURSYS" w:date="2025-12-04T15:42:00Z">
                <w:rPr>
                  <w:rFonts w:ascii="바탕" w:eastAsia="바탕" w:hAnsi="바탕" w:cs="굴림"/>
                  <w:kern w:val="0"/>
                  <w:sz w:val="24"/>
                  <w:szCs w:val="24"/>
                </w:rPr>
              </w:rPrChange>
            </w:rPr>
            <w:delText xml:space="preserve"> 그 최고기간이 지나도록 용역에 착수하지 아니한 경우.</w:delText>
          </w:r>
          <w:r w:rsidRPr="000C7330" w:rsidDel="008076F4">
            <w:rPr>
              <w:rFonts w:eastAsiaTheme="minorHAnsi" w:cs="굴림"/>
              <w:color w:val="000000" w:themeColor="text1"/>
              <w:kern w:val="0"/>
              <w:szCs w:val="24"/>
              <w:rPrChange w:id="6160"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161"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16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63" w:author="FURSYS" w:date="2025-12-04T15:42:00Z">
                <w:rPr>
                  <w:rFonts w:ascii="바탕" w:eastAsia="바탕" w:hAnsi="바탕" w:cs="굴림" w:hint="eastAsia"/>
                  <w:kern w:val="0"/>
                  <w:sz w:val="24"/>
                  <w:szCs w:val="24"/>
                </w:rPr>
              </w:rPrChange>
            </w:rPr>
            <w:delText>다</w:delText>
          </w:r>
          <w:r w:rsidRPr="000C7330" w:rsidDel="008076F4">
            <w:rPr>
              <w:rFonts w:eastAsiaTheme="minorHAnsi" w:cs="굴림"/>
              <w:color w:val="000000" w:themeColor="text1"/>
              <w:kern w:val="0"/>
              <w:szCs w:val="24"/>
              <w:rPrChange w:id="616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65" w:author="FURSYS" w:date="2025-12-04T15:42:00Z">
                <w:rPr>
                  <w:rFonts w:ascii="바탕" w:eastAsia="바탕" w:hAnsi="바탕" w:cs="굴림" w:hint="eastAsia"/>
                  <w:kern w:val="0"/>
                  <w:sz w:val="24"/>
                  <w:szCs w:val="24"/>
                </w:rPr>
              </w:rPrChange>
            </w:rPr>
            <w:delText>“을”이</w:delText>
          </w:r>
          <w:r w:rsidRPr="000C7330" w:rsidDel="008076F4">
            <w:rPr>
              <w:rFonts w:eastAsiaTheme="minorHAnsi" w:cs="굴림"/>
              <w:color w:val="000000" w:themeColor="text1"/>
              <w:kern w:val="0"/>
              <w:szCs w:val="24"/>
              <w:rPrChange w:id="6166" w:author="FURSYS" w:date="2025-12-04T15:42:00Z">
                <w:rPr>
                  <w:rFonts w:ascii="바탕" w:eastAsia="바탕" w:hAnsi="바탕" w:cs="굴림"/>
                  <w:kern w:val="0"/>
                  <w:sz w:val="24"/>
                  <w:szCs w:val="24"/>
                </w:rPr>
              </w:rPrChange>
            </w:rPr>
            <w:delText xml:space="preserve"> 금융기관의 거래정지, 어음 또는 수표의 부도, 제3자에 의한 압류, 가압류, 가처분 등 강제집행, 금치산, 한정치산, 파산선고 또는 회사정리절차의 개시 등으로 계약이행이 곤란한 경우.</w:delText>
          </w:r>
          <w:r w:rsidRPr="000C7330" w:rsidDel="008076F4">
            <w:rPr>
              <w:rFonts w:eastAsiaTheme="minorHAnsi" w:cs="굴림"/>
              <w:color w:val="000000" w:themeColor="text1"/>
              <w:kern w:val="0"/>
              <w:szCs w:val="24"/>
              <w:rPrChange w:id="6167"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168"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16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70" w:author="FURSYS" w:date="2025-12-04T15:42:00Z">
                <w:rPr>
                  <w:rFonts w:ascii="바탕" w:eastAsia="바탕" w:hAnsi="바탕" w:cs="굴림" w:hint="eastAsia"/>
                  <w:kern w:val="0"/>
                  <w:sz w:val="24"/>
                  <w:szCs w:val="24"/>
                </w:rPr>
              </w:rPrChange>
            </w:rPr>
            <w:delText>라</w:delText>
          </w:r>
          <w:r w:rsidRPr="000C7330" w:rsidDel="008076F4">
            <w:rPr>
              <w:rFonts w:eastAsiaTheme="minorHAnsi" w:cs="굴림"/>
              <w:color w:val="000000" w:themeColor="text1"/>
              <w:kern w:val="0"/>
              <w:szCs w:val="24"/>
              <w:rPrChange w:id="6171" w:author="FURSYS" w:date="2025-12-04T15:42:00Z">
                <w:rPr>
                  <w:rFonts w:ascii="바탕" w:eastAsia="바탕" w:hAnsi="바탕" w:cs="굴림"/>
                  <w:kern w:val="0"/>
                  <w:sz w:val="24"/>
                  <w:szCs w:val="24"/>
                </w:rPr>
              </w:rPrChange>
            </w:rPr>
            <w:delText>. "</w:delText>
          </w:r>
          <w:r w:rsidRPr="000C7330" w:rsidDel="008076F4">
            <w:rPr>
              <w:rFonts w:eastAsiaTheme="minorHAnsi" w:cs="굴림" w:hint="eastAsia"/>
              <w:color w:val="000000" w:themeColor="text1"/>
              <w:kern w:val="0"/>
              <w:szCs w:val="24"/>
              <w:rPrChange w:id="6172" w:author="FURSYS" w:date="2025-12-04T15:42:00Z">
                <w:rPr>
                  <w:rFonts w:ascii="바탕" w:eastAsia="바탕" w:hAnsi="바탕" w:cs="굴림" w:hint="eastAsia"/>
                  <w:kern w:val="0"/>
                  <w:sz w:val="24"/>
                  <w:szCs w:val="24"/>
                </w:rPr>
              </w:rPrChange>
            </w:rPr>
            <w:delText>을”이</w:delText>
          </w:r>
          <w:r w:rsidRPr="000C7330" w:rsidDel="008076F4">
            <w:rPr>
              <w:rFonts w:eastAsiaTheme="minorHAnsi" w:cs="굴림"/>
              <w:color w:val="000000" w:themeColor="text1"/>
              <w:kern w:val="0"/>
              <w:szCs w:val="24"/>
              <w:rPrChange w:id="617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74"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6175" w:author="FURSYS" w:date="2025-12-04T15:42:00Z">
                <w:rPr>
                  <w:rFonts w:ascii="바탕" w:eastAsia="바탕" w:hAnsi="바탕" w:cs="굴림"/>
                  <w:kern w:val="0"/>
                  <w:sz w:val="24"/>
                  <w:szCs w:val="24"/>
                </w:rPr>
              </w:rPrChange>
            </w:rPr>
            <w:delText xml:space="preserve"> 승낙 없이 계약상의 권리 또는 의무를 양도한 경우.</w:delText>
          </w:r>
          <w:r w:rsidRPr="000C7330" w:rsidDel="008076F4">
            <w:rPr>
              <w:rFonts w:eastAsiaTheme="minorHAnsi" w:cs="굴림"/>
              <w:color w:val="000000" w:themeColor="text1"/>
              <w:kern w:val="0"/>
              <w:szCs w:val="24"/>
              <w:rPrChange w:id="6176"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177"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17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79" w:author="FURSYS" w:date="2025-12-04T15:42:00Z">
                <w:rPr>
                  <w:rFonts w:ascii="바탕" w:eastAsia="바탕" w:hAnsi="바탕" w:cs="굴림" w:hint="eastAsia"/>
                  <w:kern w:val="0"/>
                  <w:sz w:val="24"/>
                  <w:szCs w:val="24"/>
                </w:rPr>
              </w:rPrChange>
            </w:rPr>
            <w:delText>나</w:delText>
          </w:r>
          <w:r w:rsidRPr="000C7330" w:rsidDel="008076F4">
            <w:rPr>
              <w:rFonts w:eastAsiaTheme="minorHAnsi" w:cs="굴림"/>
              <w:color w:val="000000" w:themeColor="text1"/>
              <w:kern w:val="0"/>
              <w:szCs w:val="24"/>
              <w:rPrChange w:id="618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81"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6182" w:author="FURSYS" w:date="2025-12-04T15:42:00Z">
                <w:rPr>
                  <w:rFonts w:ascii="바탕" w:eastAsia="바탕" w:hAnsi="바탕" w:cs="굴림"/>
                  <w:kern w:val="0"/>
                  <w:sz w:val="24"/>
                  <w:szCs w:val="24"/>
                </w:rPr>
              </w:rPrChange>
            </w:rPr>
            <w:delText xml:space="preserve"> 귀책사유로 인하여 본 계약의 이행이 불가능한 경우.</w:delText>
          </w:r>
          <w:r w:rsidRPr="000C7330" w:rsidDel="008076F4">
            <w:rPr>
              <w:rFonts w:eastAsiaTheme="minorHAnsi" w:cs="굴림"/>
              <w:color w:val="000000" w:themeColor="text1"/>
              <w:kern w:val="0"/>
              <w:szCs w:val="24"/>
              <w:rPrChange w:id="6183"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184"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18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86" w:author="FURSYS" w:date="2025-12-04T15:42:00Z">
                <w:rPr>
                  <w:rFonts w:ascii="바탕" w:eastAsia="바탕" w:hAnsi="바탕" w:cs="굴림" w:hint="eastAsia"/>
                  <w:kern w:val="0"/>
                  <w:sz w:val="24"/>
                  <w:szCs w:val="24"/>
                </w:rPr>
              </w:rPrChange>
            </w:rPr>
            <w:delText>바</w:delText>
          </w:r>
          <w:r w:rsidRPr="000C7330" w:rsidDel="008076F4">
            <w:rPr>
              <w:rFonts w:eastAsiaTheme="minorHAnsi" w:cs="굴림"/>
              <w:color w:val="000000" w:themeColor="text1"/>
              <w:kern w:val="0"/>
              <w:szCs w:val="24"/>
              <w:rPrChange w:id="618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88" w:author="FURSYS" w:date="2025-12-04T15:42:00Z">
                <w:rPr>
                  <w:rFonts w:ascii="바탕" w:eastAsia="바탕" w:hAnsi="바탕" w:cs="굴림" w:hint="eastAsia"/>
                  <w:kern w:val="0"/>
                  <w:sz w:val="24"/>
                  <w:szCs w:val="24"/>
                </w:rPr>
              </w:rPrChange>
            </w:rPr>
            <w:delText>“을”이</w:delText>
          </w:r>
          <w:r w:rsidRPr="000C7330" w:rsidDel="008076F4">
            <w:rPr>
              <w:rFonts w:eastAsiaTheme="minorHAnsi" w:cs="굴림"/>
              <w:color w:val="000000" w:themeColor="text1"/>
              <w:kern w:val="0"/>
              <w:szCs w:val="24"/>
              <w:rPrChange w:id="6189" w:author="FURSYS" w:date="2025-12-04T15:42:00Z">
                <w:rPr>
                  <w:rFonts w:ascii="바탕" w:eastAsia="바탕" w:hAnsi="바탕" w:cs="굴림"/>
                  <w:kern w:val="0"/>
                  <w:sz w:val="24"/>
                  <w:szCs w:val="24"/>
                </w:rPr>
              </w:rPrChange>
            </w:rPr>
            <w:delText xml:space="preserve"> 본 계약의 이행과 관련하여 뇌물수수 등 불법 또는 부정행위를 하거나, “</w:delText>
          </w:r>
          <w:r w:rsidRPr="000C7330" w:rsidDel="008076F4">
            <w:rPr>
              <w:rFonts w:eastAsiaTheme="minorHAnsi" w:cs="굴림" w:hint="eastAsia"/>
              <w:color w:val="000000" w:themeColor="text1"/>
              <w:kern w:val="0"/>
              <w:szCs w:val="24"/>
              <w:rPrChange w:id="6190"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6191" w:author="FURSYS" w:date="2025-12-04T15:42:00Z">
                <w:rPr>
                  <w:rFonts w:ascii="바탕" w:eastAsia="바탕" w:hAnsi="바탕" w:cs="굴림"/>
                  <w:kern w:val="0"/>
                  <w:sz w:val="24"/>
                  <w:szCs w:val="24"/>
                </w:rPr>
              </w:rPrChange>
            </w:rPr>
            <w:delText xml:space="preserve"> 명예를 심각하게 훼손하는 행위를 한 경우</w:delText>
          </w:r>
          <w:r w:rsidRPr="000C7330" w:rsidDel="008076F4">
            <w:rPr>
              <w:rFonts w:eastAsiaTheme="minorHAnsi" w:cs="굴림"/>
              <w:color w:val="000000" w:themeColor="text1"/>
              <w:kern w:val="0"/>
              <w:szCs w:val="24"/>
              <w:rPrChange w:id="6192"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193"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19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95" w:author="FURSYS" w:date="2025-12-04T15:42:00Z">
                <w:rPr>
                  <w:rFonts w:ascii="바탕" w:eastAsia="바탕" w:hAnsi="바탕" w:cs="굴림" w:hint="eastAsia"/>
                  <w:kern w:val="0"/>
                  <w:sz w:val="24"/>
                  <w:szCs w:val="24"/>
                </w:rPr>
              </w:rPrChange>
            </w:rPr>
            <w:delText>사</w:delText>
          </w:r>
          <w:r w:rsidRPr="000C7330" w:rsidDel="008076F4">
            <w:rPr>
              <w:rFonts w:eastAsiaTheme="minorHAnsi" w:cs="굴림"/>
              <w:color w:val="000000" w:themeColor="text1"/>
              <w:kern w:val="0"/>
              <w:szCs w:val="24"/>
              <w:rPrChange w:id="619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197"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6198" w:author="FURSYS" w:date="2025-12-04T15:42:00Z">
                <w:rPr>
                  <w:rFonts w:ascii="바탕" w:eastAsia="바탕" w:hAnsi="바탕" w:cs="굴림"/>
                  <w:kern w:val="0"/>
                  <w:sz w:val="24"/>
                  <w:szCs w:val="24"/>
                </w:rPr>
              </w:rPrChange>
            </w:rPr>
            <w:delText xml:space="preserve"> 기준에 따른 평가 또는 점검 결과 “</w:delText>
          </w:r>
          <w:r w:rsidRPr="000C7330" w:rsidDel="008076F4">
            <w:rPr>
              <w:rFonts w:eastAsiaTheme="minorHAnsi" w:cs="굴림" w:hint="eastAsia"/>
              <w:color w:val="000000" w:themeColor="text1"/>
              <w:kern w:val="0"/>
              <w:szCs w:val="24"/>
              <w:rPrChange w:id="6199"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6200" w:author="FURSYS" w:date="2025-12-04T15:42:00Z">
                <w:rPr>
                  <w:rFonts w:ascii="바탕" w:eastAsia="바탕" w:hAnsi="바탕" w:cs="굴림"/>
                  <w:kern w:val="0"/>
                  <w:sz w:val="24"/>
                  <w:szCs w:val="24"/>
                </w:rPr>
              </w:rPrChange>
            </w:rPr>
            <w:delText xml:space="preserve"> “용역업무” 수행능력이 “</w:delText>
          </w:r>
          <w:r w:rsidRPr="000C7330" w:rsidDel="008076F4">
            <w:rPr>
              <w:rFonts w:eastAsiaTheme="minorHAnsi" w:cs="굴림" w:hint="eastAsia"/>
              <w:color w:val="000000" w:themeColor="text1"/>
              <w:kern w:val="0"/>
              <w:szCs w:val="24"/>
              <w:rPrChange w:id="6201"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6202" w:author="FURSYS" w:date="2025-12-04T15:42:00Z">
                <w:rPr>
                  <w:rFonts w:ascii="바탕" w:eastAsia="바탕" w:hAnsi="바탕" w:cs="굴림"/>
                  <w:kern w:val="0"/>
                  <w:sz w:val="24"/>
                  <w:szCs w:val="24"/>
                </w:rPr>
              </w:rPrChange>
            </w:rPr>
            <w:delText xml:space="preserve"> 기준 이하로 판명된 경우</w:delText>
          </w:r>
          <w:r w:rsidRPr="000C7330" w:rsidDel="008076F4">
            <w:rPr>
              <w:rFonts w:eastAsiaTheme="minorHAnsi" w:cs="굴림"/>
              <w:color w:val="000000" w:themeColor="text1"/>
              <w:kern w:val="0"/>
              <w:szCs w:val="24"/>
              <w:rPrChange w:id="6203"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204"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20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06" w:author="FURSYS" w:date="2025-12-04T15:42:00Z">
                <w:rPr>
                  <w:rFonts w:ascii="바탕" w:eastAsia="바탕" w:hAnsi="바탕" w:cs="굴림" w:hint="eastAsia"/>
                  <w:kern w:val="0"/>
                  <w:sz w:val="24"/>
                  <w:szCs w:val="24"/>
                </w:rPr>
              </w:rPrChange>
            </w:rPr>
            <w:delText>아</w:delText>
          </w:r>
          <w:r w:rsidRPr="000C7330" w:rsidDel="008076F4">
            <w:rPr>
              <w:rFonts w:eastAsiaTheme="minorHAnsi" w:cs="굴림"/>
              <w:color w:val="000000" w:themeColor="text1"/>
              <w:kern w:val="0"/>
              <w:szCs w:val="24"/>
              <w:rPrChange w:id="620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08" w:author="FURSYS" w:date="2025-12-04T15:42:00Z">
                <w:rPr>
                  <w:rFonts w:ascii="바탕" w:eastAsia="바탕" w:hAnsi="바탕" w:cs="굴림" w:hint="eastAsia"/>
                  <w:kern w:val="0"/>
                  <w:sz w:val="24"/>
                  <w:szCs w:val="24"/>
                </w:rPr>
              </w:rPrChange>
            </w:rPr>
            <w:delText>“을”이</w:delText>
          </w:r>
          <w:r w:rsidRPr="000C7330" w:rsidDel="008076F4">
            <w:rPr>
              <w:rFonts w:eastAsiaTheme="minorHAnsi" w:cs="굴림"/>
              <w:color w:val="000000" w:themeColor="text1"/>
              <w:kern w:val="0"/>
              <w:szCs w:val="24"/>
              <w:rPrChange w:id="6209" w:author="FURSYS" w:date="2025-12-04T15:42:00Z">
                <w:rPr>
                  <w:rFonts w:ascii="바탕" w:eastAsia="바탕" w:hAnsi="바탕" w:cs="굴림"/>
                  <w:kern w:val="0"/>
                  <w:sz w:val="24"/>
                  <w:szCs w:val="24"/>
                </w:rPr>
              </w:rPrChange>
            </w:rPr>
            <w:delText xml:space="preserve"> 정당한 사유 없이 일방적으로 “</w:delText>
          </w:r>
          <w:r w:rsidRPr="000C7330" w:rsidDel="008076F4">
            <w:rPr>
              <w:rFonts w:eastAsiaTheme="minorHAnsi" w:cs="굴림" w:hint="eastAsia"/>
              <w:color w:val="000000" w:themeColor="text1"/>
              <w:kern w:val="0"/>
              <w:szCs w:val="24"/>
              <w:rPrChange w:id="6210" w:author="FURSYS" w:date="2025-12-04T15:42:00Z">
                <w:rPr>
                  <w:rFonts w:ascii="바탕" w:eastAsia="바탕" w:hAnsi="바탕" w:cs="굴림" w:hint="eastAsia"/>
                  <w:kern w:val="0"/>
                  <w:sz w:val="24"/>
                  <w:szCs w:val="24"/>
                </w:rPr>
              </w:rPrChange>
            </w:rPr>
            <w:delText>용역업무”의</w:delText>
          </w:r>
          <w:r w:rsidRPr="000C7330" w:rsidDel="008076F4">
            <w:rPr>
              <w:rFonts w:eastAsiaTheme="minorHAnsi" w:cs="굴림"/>
              <w:color w:val="000000" w:themeColor="text1"/>
              <w:kern w:val="0"/>
              <w:szCs w:val="24"/>
              <w:rPrChange w:id="6211" w:author="FURSYS" w:date="2025-12-04T15:42:00Z">
                <w:rPr>
                  <w:rFonts w:ascii="바탕" w:eastAsia="바탕" w:hAnsi="바탕" w:cs="굴림"/>
                  <w:kern w:val="0"/>
                  <w:sz w:val="24"/>
                  <w:szCs w:val="24"/>
                </w:rPr>
              </w:rPrChange>
            </w:rPr>
            <w:delText xml:space="preserve"> 수행을 거부하거나 “</w:delText>
          </w:r>
          <w:r w:rsidRPr="000C7330" w:rsidDel="008076F4">
            <w:rPr>
              <w:rFonts w:eastAsiaTheme="minorHAnsi" w:cs="굴림" w:hint="eastAsia"/>
              <w:color w:val="000000" w:themeColor="text1"/>
              <w:kern w:val="0"/>
              <w:szCs w:val="24"/>
              <w:rPrChange w:id="6212" w:author="FURSYS" w:date="2025-12-04T15:42:00Z">
                <w:rPr>
                  <w:rFonts w:ascii="바탕" w:eastAsia="바탕" w:hAnsi="바탕" w:cs="굴림" w:hint="eastAsia"/>
                  <w:kern w:val="0"/>
                  <w:sz w:val="24"/>
                  <w:szCs w:val="24"/>
                </w:rPr>
              </w:rPrChange>
            </w:rPr>
            <w:delText>용역업무”의</w:delText>
          </w:r>
          <w:r w:rsidRPr="000C7330" w:rsidDel="008076F4">
            <w:rPr>
              <w:rFonts w:eastAsiaTheme="minorHAnsi" w:cs="굴림"/>
              <w:color w:val="000000" w:themeColor="text1"/>
              <w:kern w:val="0"/>
              <w:szCs w:val="24"/>
              <w:rPrChange w:id="6213" w:author="FURSYS" w:date="2025-12-04T15:42:00Z">
                <w:rPr>
                  <w:rFonts w:ascii="바탕" w:eastAsia="바탕" w:hAnsi="바탕" w:cs="굴림"/>
                  <w:kern w:val="0"/>
                  <w:sz w:val="24"/>
                  <w:szCs w:val="24"/>
                </w:rPr>
              </w:rPrChange>
            </w:rPr>
            <w:delText xml:space="preserve"> 수행을 중지하는 경우</w:delText>
          </w:r>
          <w:r w:rsidRPr="000C7330" w:rsidDel="008076F4">
            <w:rPr>
              <w:rFonts w:eastAsiaTheme="minorHAnsi" w:cs="굴림"/>
              <w:color w:val="000000" w:themeColor="text1"/>
              <w:kern w:val="0"/>
              <w:szCs w:val="24"/>
              <w:rPrChange w:id="6214"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215"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21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17" w:author="FURSYS" w:date="2025-12-04T15:42:00Z">
                <w:rPr>
                  <w:rFonts w:ascii="바탕" w:eastAsia="바탕" w:hAnsi="바탕" w:cs="굴림" w:hint="eastAsia"/>
                  <w:kern w:val="0"/>
                  <w:sz w:val="24"/>
                  <w:szCs w:val="24"/>
                </w:rPr>
              </w:rPrChange>
            </w:rPr>
            <w:delText>자</w:delText>
          </w:r>
          <w:r w:rsidRPr="000C7330" w:rsidDel="008076F4">
            <w:rPr>
              <w:rFonts w:eastAsiaTheme="minorHAnsi" w:cs="굴림"/>
              <w:color w:val="000000" w:themeColor="text1"/>
              <w:kern w:val="0"/>
              <w:szCs w:val="24"/>
              <w:rPrChange w:id="621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19" w:author="FURSYS" w:date="2025-12-04T15:42:00Z">
                <w:rPr>
                  <w:rFonts w:ascii="바탕" w:eastAsia="바탕" w:hAnsi="바탕" w:cs="굴림" w:hint="eastAsia"/>
                  <w:kern w:val="0"/>
                  <w:sz w:val="24"/>
                  <w:szCs w:val="24"/>
                </w:rPr>
              </w:rPrChange>
            </w:rPr>
            <w:delText>기타</w:delText>
          </w:r>
          <w:r w:rsidRPr="000C7330" w:rsidDel="008076F4">
            <w:rPr>
              <w:rFonts w:eastAsiaTheme="minorHAnsi" w:cs="굴림"/>
              <w:color w:val="000000" w:themeColor="text1"/>
              <w:kern w:val="0"/>
              <w:szCs w:val="24"/>
              <w:rPrChange w:id="622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21" w:author="FURSYS" w:date="2025-12-04T15:42:00Z">
                <w:rPr>
                  <w:rFonts w:ascii="바탕" w:eastAsia="바탕" w:hAnsi="바탕" w:cs="굴림" w:hint="eastAsia"/>
                  <w:kern w:val="0"/>
                  <w:sz w:val="24"/>
                  <w:szCs w:val="24"/>
                </w:rPr>
              </w:rPrChange>
            </w:rPr>
            <w:delText>계약조건의</w:delText>
          </w:r>
          <w:r w:rsidRPr="000C7330" w:rsidDel="008076F4">
            <w:rPr>
              <w:rFonts w:eastAsiaTheme="minorHAnsi" w:cs="굴림"/>
              <w:color w:val="000000" w:themeColor="text1"/>
              <w:kern w:val="0"/>
              <w:szCs w:val="24"/>
              <w:rPrChange w:id="622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23" w:author="FURSYS" w:date="2025-12-04T15:42:00Z">
                <w:rPr>
                  <w:rFonts w:ascii="바탕" w:eastAsia="바탕" w:hAnsi="바탕" w:cs="굴림" w:hint="eastAsia"/>
                  <w:kern w:val="0"/>
                  <w:sz w:val="24"/>
                  <w:szCs w:val="24"/>
                </w:rPr>
              </w:rPrChange>
            </w:rPr>
            <w:delText>위반으로</w:delText>
          </w:r>
          <w:r w:rsidRPr="000C7330" w:rsidDel="008076F4">
            <w:rPr>
              <w:rFonts w:eastAsiaTheme="minorHAnsi" w:cs="굴림"/>
              <w:color w:val="000000" w:themeColor="text1"/>
              <w:kern w:val="0"/>
              <w:szCs w:val="24"/>
              <w:rPrChange w:id="622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25" w:author="FURSYS" w:date="2025-12-04T15:42:00Z">
                <w:rPr>
                  <w:rFonts w:ascii="바탕" w:eastAsia="바탕" w:hAnsi="바탕" w:cs="굴림" w:hint="eastAsia"/>
                  <w:kern w:val="0"/>
                  <w:sz w:val="24"/>
                  <w:szCs w:val="24"/>
                </w:rPr>
              </w:rPrChange>
            </w:rPr>
            <w:delText>계약의</w:delText>
          </w:r>
          <w:r w:rsidRPr="000C7330" w:rsidDel="008076F4">
            <w:rPr>
              <w:rFonts w:eastAsiaTheme="minorHAnsi" w:cs="굴림"/>
              <w:color w:val="000000" w:themeColor="text1"/>
              <w:kern w:val="0"/>
              <w:szCs w:val="24"/>
              <w:rPrChange w:id="622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27" w:author="FURSYS" w:date="2025-12-04T15:42:00Z">
                <w:rPr>
                  <w:rFonts w:ascii="바탕" w:eastAsia="바탕" w:hAnsi="바탕" w:cs="굴림" w:hint="eastAsia"/>
                  <w:kern w:val="0"/>
                  <w:sz w:val="24"/>
                  <w:szCs w:val="24"/>
                </w:rPr>
              </w:rPrChange>
            </w:rPr>
            <w:delText>목적을</w:delText>
          </w:r>
          <w:r w:rsidRPr="000C7330" w:rsidDel="008076F4">
            <w:rPr>
              <w:rFonts w:eastAsiaTheme="minorHAnsi" w:cs="굴림"/>
              <w:color w:val="000000" w:themeColor="text1"/>
              <w:kern w:val="0"/>
              <w:szCs w:val="24"/>
              <w:rPrChange w:id="622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29" w:author="FURSYS" w:date="2025-12-04T15:42:00Z">
                <w:rPr>
                  <w:rFonts w:ascii="바탕" w:eastAsia="바탕" w:hAnsi="바탕" w:cs="굴림" w:hint="eastAsia"/>
                  <w:kern w:val="0"/>
                  <w:sz w:val="24"/>
                  <w:szCs w:val="24"/>
                </w:rPr>
              </w:rPrChange>
            </w:rPr>
            <w:delText>달성할</w:delText>
          </w:r>
          <w:r w:rsidRPr="000C7330" w:rsidDel="008076F4">
            <w:rPr>
              <w:rFonts w:eastAsiaTheme="minorHAnsi" w:cs="굴림"/>
              <w:color w:val="000000" w:themeColor="text1"/>
              <w:kern w:val="0"/>
              <w:szCs w:val="24"/>
              <w:rPrChange w:id="623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31" w:author="FURSYS" w:date="2025-12-04T15:42:00Z">
                <w:rPr>
                  <w:rFonts w:ascii="바탕" w:eastAsia="바탕" w:hAnsi="바탕" w:cs="굴림" w:hint="eastAsia"/>
                  <w:kern w:val="0"/>
                  <w:sz w:val="24"/>
                  <w:szCs w:val="24"/>
                </w:rPr>
              </w:rPrChange>
            </w:rPr>
            <w:delText>수</w:delText>
          </w:r>
          <w:r w:rsidRPr="000C7330" w:rsidDel="008076F4">
            <w:rPr>
              <w:rFonts w:eastAsiaTheme="minorHAnsi" w:cs="굴림"/>
              <w:color w:val="000000" w:themeColor="text1"/>
              <w:kern w:val="0"/>
              <w:szCs w:val="24"/>
              <w:rPrChange w:id="623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33" w:author="FURSYS" w:date="2025-12-04T15:42:00Z">
                <w:rPr>
                  <w:rFonts w:ascii="바탕" w:eastAsia="바탕" w:hAnsi="바탕" w:cs="굴림" w:hint="eastAsia"/>
                  <w:kern w:val="0"/>
                  <w:sz w:val="24"/>
                  <w:szCs w:val="24"/>
                </w:rPr>
              </w:rPrChange>
            </w:rPr>
            <w:delText>없다고</w:delText>
          </w:r>
          <w:r w:rsidRPr="000C7330" w:rsidDel="008076F4">
            <w:rPr>
              <w:rFonts w:eastAsiaTheme="minorHAnsi" w:cs="굴림"/>
              <w:color w:val="000000" w:themeColor="text1"/>
              <w:kern w:val="0"/>
              <w:szCs w:val="24"/>
              <w:rPrChange w:id="623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35" w:author="FURSYS" w:date="2025-12-04T15:42:00Z">
                <w:rPr>
                  <w:rFonts w:ascii="바탕" w:eastAsia="바탕" w:hAnsi="바탕" w:cs="굴림" w:hint="eastAsia"/>
                  <w:kern w:val="0"/>
                  <w:sz w:val="24"/>
                  <w:szCs w:val="24"/>
                </w:rPr>
              </w:rPrChange>
            </w:rPr>
            <w:delText>판단되는</w:delText>
          </w:r>
          <w:r w:rsidRPr="000C7330" w:rsidDel="008076F4">
            <w:rPr>
              <w:rFonts w:eastAsiaTheme="minorHAnsi" w:cs="굴림"/>
              <w:color w:val="000000" w:themeColor="text1"/>
              <w:kern w:val="0"/>
              <w:szCs w:val="24"/>
              <w:rPrChange w:id="623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37" w:author="FURSYS" w:date="2025-12-04T15:42:00Z">
                <w:rPr>
                  <w:rFonts w:ascii="바탕" w:eastAsia="바탕" w:hAnsi="바탕" w:cs="굴림" w:hint="eastAsia"/>
                  <w:kern w:val="0"/>
                  <w:sz w:val="24"/>
                  <w:szCs w:val="24"/>
                </w:rPr>
              </w:rPrChange>
            </w:rPr>
            <w:delText>경우</w:delText>
          </w:r>
          <w:r w:rsidRPr="000C7330" w:rsidDel="008076F4">
            <w:rPr>
              <w:rFonts w:eastAsiaTheme="minorHAnsi" w:cs="굴림"/>
              <w:color w:val="000000" w:themeColor="text1"/>
              <w:kern w:val="0"/>
              <w:szCs w:val="24"/>
              <w:rPrChange w:id="6238" w:author="FURSYS" w:date="2025-12-04T15:42:00Z">
                <w:rPr>
                  <w:rFonts w:ascii="바탕" w:eastAsia="바탕" w:hAnsi="바탕" w:cs="굴림"/>
                  <w:kern w:val="0"/>
                  <w:sz w:val="24"/>
                  <w:szCs w:val="24"/>
                </w:rPr>
              </w:rPrChange>
            </w:rPr>
            <w:delText>.</w:delText>
          </w:r>
          <w:r w:rsidRPr="000C7330" w:rsidDel="008076F4">
            <w:rPr>
              <w:rFonts w:eastAsiaTheme="minorHAnsi" w:cs="굴림"/>
              <w:color w:val="000000" w:themeColor="text1"/>
              <w:kern w:val="0"/>
              <w:szCs w:val="24"/>
              <w:rPrChange w:id="6239"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240"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24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42" w:author="FURSYS" w:date="2025-12-04T15:42:00Z">
                <w:rPr>
                  <w:rFonts w:ascii="바탕" w:eastAsia="바탕" w:hAnsi="바탕" w:cs="굴림" w:hint="eastAsia"/>
                  <w:kern w:val="0"/>
                  <w:sz w:val="24"/>
                  <w:szCs w:val="24"/>
                </w:rPr>
              </w:rPrChange>
            </w:rPr>
            <w:delText>자</w:delText>
          </w:r>
          <w:r w:rsidRPr="000C7330" w:rsidDel="008076F4">
            <w:rPr>
              <w:rFonts w:eastAsiaTheme="minorHAnsi" w:cs="굴림"/>
              <w:color w:val="000000" w:themeColor="text1"/>
              <w:kern w:val="0"/>
              <w:szCs w:val="24"/>
              <w:rPrChange w:id="624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44" w:author="FURSYS" w:date="2025-12-04T15:42:00Z">
                <w:rPr>
                  <w:rFonts w:ascii="바탕" w:eastAsia="바탕" w:hAnsi="바탕" w:cs="굴림" w:hint="eastAsia"/>
                  <w:kern w:val="0"/>
                  <w:sz w:val="24"/>
                  <w:szCs w:val="24"/>
                </w:rPr>
              </w:rPrChange>
            </w:rPr>
            <w:delText>본</w:delText>
          </w:r>
          <w:r w:rsidRPr="000C7330" w:rsidDel="008076F4">
            <w:rPr>
              <w:rFonts w:eastAsiaTheme="minorHAnsi" w:cs="굴림"/>
              <w:color w:val="000000" w:themeColor="text1"/>
              <w:kern w:val="0"/>
              <w:szCs w:val="24"/>
              <w:rPrChange w:id="624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46" w:author="FURSYS" w:date="2025-12-04T15:42:00Z">
                <w:rPr>
                  <w:rFonts w:ascii="바탕" w:eastAsia="바탕" w:hAnsi="바탕" w:cs="굴림" w:hint="eastAsia"/>
                  <w:kern w:val="0"/>
                  <w:sz w:val="24"/>
                  <w:szCs w:val="24"/>
                </w:rPr>
              </w:rPrChange>
            </w:rPr>
            <w:delText>계약</w:delText>
          </w:r>
          <w:r w:rsidRPr="000C7330" w:rsidDel="008076F4">
            <w:rPr>
              <w:rFonts w:eastAsiaTheme="minorHAnsi" w:cs="굴림"/>
              <w:color w:val="000000" w:themeColor="text1"/>
              <w:kern w:val="0"/>
              <w:szCs w:val="24"/>
              <w:rPrChange w:id="624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48" w:author="FURSYS" w:date="2025-12-04T15:42:00Z">
                <w:rPr>
                  <w:rFonts w:ascii="바탕" w:eastAsia="바탕" w:hAnsi="바탕" w:cs="굴림" w:hint="eastAsia"/>
                  <w:kern w:val="0"/>
                  <w:sz w:val="24"/>
                  <w:szCs w:val="24"/>
                </w:rPr>
              </w:rPrChange>
            </w:rPr>
            <w:delText>목적물의</w:delText>
          </w:r>
          <w:r w:rsidRPr="000C7330" w:rsidDel="008076F4">
            <w:rPr>
              <w:rFonts w:eastAsiaTheme="minorHAnsi" w:cs="굴림"/>
              <w:color w:val="000000" w:themeColor="text1"/>
              <w:kern w:val="0"/>
              <w:szCs w:val="24"/>
              <w:rPrChange w:id="624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50" w:author="FURSYS" w:date="2025-12-04T15:42:00Z">
                <w:rPr>
                  <w:rFonts w:ascii="바탕" w:eastAsia="바탕" w:hAnsi="바탕" w:cs="굴림" w:hint="eastAsia"/>
                  <w:kern w:val="0"/>
                  <w:sz w:val="24"/>
                  <w:szCs w:val="24"/>
                </w:rPr>
              </w:rPrChange>
            </w:rPr>
            <w:delText>소유자와</w:delText>
          </w:r>
          <w:r w:rsidRPr="000C7330" w:rsidDel="008076F4">
            <w:rPr>
              <w:rFonts w:eastAsiaTheme="minorHAnsi" w:cs="굴림"/>
              <w:color w:val="000000" w:themeColor="text1"/>
              <w:kern w:val="0"/>
              <w:szCs w:val="24"/>
              <w:rPrChange w:id="625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52" w:author="FURSYS" w:date="2025-12-04T15:42:00Z">
                <w:rPr>
                  <w:rFonts w:ascii="바탕" w:eastAsia="바탕" w:hAnsi="바탕" w:cs="굴림" w:hint="eastAsia"/>
                  <w:kern w:val="0"/>
                  <w:sz w:val="24"/>
                  <w:szCs w:val="24"/>
                </w:rPr>
              </w:rPrChange>
            </w:rPr>
            <w:delText>“갑”사이의</w:delText>
          </w:r>
          <w:r w:rsidRPr="000C7330" w:rsidDel="008076F4">
            <w:rPr>
              <w:rFonts w:eastAsiaTheme="minorHAnsi" w:cs="굴림"/>
              <w:color w:val="000000" w:themeColor="text1"/>
              <w:kern w:val="0"/>
              <w:szCs w:val="24"/>
              <w:rPrChange w:id="6253" w:author="FURSYS" w:date="2025-12-04T15:42:00Z">
                <w:rPr>
                  <w:rFonts w:ascii="바탕" w:eastAsia="바탕" w:hAnsi="바탕" w:cs="굴림"/>
                  <w:kern w:val="0"/>
                  <w:sz w:val="24"/>
                  <w:szCs w:val="24"/>
                </w:rPr>
              </w:rPrChange>
            </w:rPr>
            <w:delText xml:space="preserve"> 위탁계약이 소멸되어 본 계약을 유지할 수 없는 경우</w:delText>
          </w:r>
          <w:r w:rsidRPr="000C7330" w:rsidDel="008076F4">
            <w:rPr>
              <w:rFonts w:eastAsiaTheme="minorHAnsi" w:cs="굴림"/>
              <w:color w:val="000000" w:themeColor="text1"/>
              <w:kern w:val="0"/>
              <w:szCs w:val="24"/>
              <w:rPrChange w:id="6254"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255"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256" w:author="FURSYS" w:date="2025-12-04T15:42:00Z">
                <w:rPr>
                  <w:rFonts w:ascii="바탕" w:eastAsia="바탕" w:hAnsi="바탕" w:cs="굴림"/>
                  <w:kern w:val="0"/>
                  <w:sz w:val="24"/>
                  <w:szCs w:val="24"/>
                </w:rPr>
              </w:rPrChange>
            </w:rPr>
            <w:delText xml:space="preserve"> 2. </w:delText>
          </w:r>
          <w:r w:rsidRPr="000C7330" w:rsidDel="008076F4">
            <w:rPr>
              <w:rFonts w:eastAsiaTheme="minorHAnsi" w:cs="굴림" w:hint="eastAsia"/>
              <w:color w:val="000000" w:themeColor="text1"/>
              <w:kern w:val="0"/>
              <w:szCs w:val="24"/>
              <w:rPrChange w:id="6257"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6258" w:author="FURSYS" w:date="2025-12-04T15:42:00Z">
                <w:rPr>
                  <w:rFonts w:ascii="바탕" w:eastAsia="바탕" w:hAnsi="바탕" w:cs="굴림"/>
                  <w:kern w:val="0"/>
                  <w:sz w:val="24"/>
                  <w:szCs w:val="24"/>
                </w:rPr>
              </w:rPrChange>
            </w:rPr>
            <w:delText xml:space="preserve"> 다음의 경우에 계약을 해제, 해지할 수 있다.</w:delText>
          </w:r>
          <w:r w:rsidRPr="000C7330" w:rsidDel="008076F4">
            <w:rPr>
              <w:rFonts w:eastAsiaTheme="minorHAnsi" w:cs="굴림"/>
              <w:color w:val="000000" w:themeColor="text1"/>
              <w:kern w:val="0"/>
              <w:szCs w:val="24"/>
              <w:rPrChange w:id="6259"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260" w:author="FURSYS" w:date="2025-12-04T15:42:00Z">
                <w:rPr>
                  <w:rFonts w:ascii="바탕" w:eastAsia="바탕" w:hAnsi="바탕" w:cs="굴림" w:hint="eastAsia"/>
                  <w:kern w:val="0"/>
                  <w:sz w:val="24"/>
                  <w:szCs w:val="24"/>
                </w:rPr>
              </w:rPrChange>
            </w:rPr>
            <w:delText>     가</w:delText>
          </w:r>
          <w:r w:rsidRPr="000C7330" w:rsidDel="008076F4">
            <w:rPr>
              <w:rFonts w:eastAsiaTheme="minorHAnsi" w:cs="굴림"/>
              <w:color w:val="000000" w:themeColor="text1"/>
              <w:kern w:val="0"/>
              <w:szCs w:val="24"/>
              <w:rPrChange w:id="626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62" w:author="FURSYS" w:date="2025-12-04T15:42:00Z">
                <w:rPr>
                  <w:rFonts w:ascii="바탕" w:eastAsia="바탕" w:hAnsi="바탕" w:cs="굴림" w:hint="eastAsia"/>
                  <w:kern w:val="0"/>
                  <w:sz w:val="24"/>
                  <w:szCs w:val="24"/>
                </w:rPr>
              </w:rPrChange>
            </w:rPr>
            <w:delText>“갑”이</w:delText>
          </w:r>
          <w:r w:rsidRPr="000C7330" w:rsidDel="008076F4">
            <w:rPr>
              <w:rFonts w:eastAsiaTheme="minorHAnsi" w:cs="굴림"/>
              <w:color w:val="000000" w:themeColor="text1"/>
              <w:kern w:val="0"/>
              <w:szCs w:val="24"/>
              <w:rPrChange w:id="626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64"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6265" w:author="FURSYS" w:date="2025-12-04T15:42:00Z">
                <w:rPr>
                  <w:rFonts w:ascii="바탕" w:eastAsia="바탕" w:hAnsi="바탕" w:cs="굴림"/>
                  <w:kern w:val="0"/>
                  <w:sz w:val="24"/>
                  <w:szCs w:val="24"/>
                </w:rPr>
              </w:rPrChange>
            </w:rPr>
            <w:delText xml:space="preserve"> 업무를 방해하거나 그 보수의 지불을 정당한 사유 없이 또는 고의적으로 지연시켜 “</w:delText>
          </w:r>
          <w:r w:rsidRPr="000C7330" w:rsidDel="008076F4">
            <w:rPr>
              <w:rFonts w:eastAsiaTheme="minorHAnsi" w:cs="굴림" w:hint="eastAsia"/>
              <w:color w:val="000000" w:themeColor="text1"/>
              <w:kern w:val="0"/>
              <w:szCs w:val="24"/>
              <w:rPrChange w:id="6266"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6267" w:author="FURSYS" w:date="2025-12-04T15:42:00Z">
                <w:rPr>
                  <w:rFonts w:ascii="바탕" w:eastAsia="바탕" w:hAnsi="바탕" w:cs="굴림"/>
                  <w:kern w:val="0"/>
                  <w:sz w:val="24"/>
                  <w:szCs w:val="24"/>
                </w:rPr>
              </w:rPrChange>
            </w:rPr>
            <w:delText xml:space="preserve"> 업무가 중단되어 30일 이내에 재개할 수 없다고 판단될 경우</w:delText>
          </w:r>
          <w:r w:rsidRPr="000C7330" w:rsidDel="008076F4">
            <w:rPr>
              <w:rFonts w:eastAsiaTheme="minorHAnsi" w:cs="굴림"/>
              <w:color w:val="000000" w:themeColor="text1"/>
              <w:kern w:val="0"/>
              <w:szCs w:val="24"/>
              <w:rPrChange w:id="6268"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269" w:author="FURSYS" w:date="2025-12-04T15:42:00Z">
                <w:rPr>
                  <w:rFonts w:ascii="바탕" w:eastAsia="바탕" w:hAnsi="바탕" w:cs="굴림" w:hint="eastAsia"/>
                  <w:kern w:val="0"/>
                  <w:sz w:val="24"/>
                  <w:szCs w:val="24"/>
                </w:rPr>
              </w:rPrChange>
            </w:rPr>
            <w:delText>     나</w:delText>
          </w:r>
          <w:r w:rsidRPr="000C7330" w:rsidDel="008076F4">
            <w:rPr>
              <w:rFonts w:eastAsiaTheme="minorHAnsi" w:cs="굴림"/>
              <w:color w:val="000000" w:themeColor="text1"/>
              <w:kern w:val="0"/>
              <w:szCs w:val="24"/>
              <w:rPrChange w:id="627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71" w:author="FURSYS" w:date="2025-12-04T15:42:00Z">
                <w:rPr>
                  <w:rFonts w:ascii="바탕" w:eastAsia="바탕" w:hAnsi="바탕" w:cs="굴림" w:hint="eastAsia"/>
                  <w:kern w:val="0"/>
                  <w:sz w:val="24"/>
                  <w:szCs w:val="24"/>
                </w:rPr>
              </w:rPrChange>
            </w:rPr>
            <w:delText>“갑”이</w:delText>
          </w:r>
          <w:r w:rsidRPr="000C7330" w:rsidDel="008076F4">
            <w:rPr>
              <w:rFonts w:eastAsiaTheme="minorHAnsi" w:cs="굴림"/>
              <w:color w:val="000000" w:themeColor="text1"/>
              <w:kern w:val="0"/>
              <w:szCs w:val="24"/>
              <w:rPrChange w:id="6272" w:author="FURSYS" w:date="2025-12-04T15:42:00Z">
                <w:rPr>
                  <w:rFonts w:ascii="바탕" w:eastAsia="바탕" w:hAnsi="바탕" w:cs="굴림"/>
                  <w:kern w:val="0"/>
                  <w:sz w:val="24"/>
                  <w:szCs w:val="24"/>
                </w:rPr>
              </w:rPrChange>
            </w:rPr>
            <w:delText xml:space="preserve"> 계약 당시 제시한 요건을 현저하게 변경하여 그 실현이 객관적으로 불가능한 것이 명백한 경우</w:delText>
          </w:r>
          <w:r w:rsidRPr="000C7330" w:rsidDel="008076F4">
            <w:rPr>
              <w:rFonts w:eastAsiaTheme="minorHAnsi" w:cs="굴림"/>
              <w:color w:val="000000" w:themeColor="text1"/>
              <w:kern w:val="0"/>
              <w:szCs w:val="24"/>
              <w:rPrChange w:id="6273"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274" w:author="FURSYS" w:date="2025-12-04T15:42:00Z">
                <w:rPr>
                  <w:rFonts w:ascii="바탕" w:eastAsia="바탕" w:hAnsi="바탕" w:cs="굴림" w:hint="eastAsia"/>
                  <w:kern w:val="0"/>
                  <w:sz w:val="24"/>
                  <w:szCs w:val="24"/>
                </w:rPr>
              </w:rPrChange>
            </w:rPr>
            <w:delText>     다</w:delText>
          </w:r>
          <w:r w:rsidRPr="000C7330" w:rsidDel="008076F4">
            <w:rPr>
              <w:rFonts w:eastAsiaTheme="minorHAnsi" w:cs="굴림"/>
              <w:color w:val="000000" w:themeColor="text1"/>
              <w:kern w:val="0"/>
              <w:szCs w:val="24"/>
              <w:rPrChange w:id="627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76" w:author="FURSYS" w:date="2025-12-04T15:42:00Z">
                <w:rPr>
                  <w:rFonts w:ascii="바탕" w:eastAsia="바탕" w:hAnsi="바탕" w:cs="굴림" w:hint="eastAsia"/>
                  <w:kern w:val="0"/>
                  <w:sz w:val="24"/>
                  <w:szCs w:val="24"/>
                </w:rPr>
              </w:rPrChange>
            </w:rPr>
            <w:delText>“갑”이</w:delText>
          </w:r>
          <w:r w:rsidRPr="000C7330" w:rsidDel="008076F4">
            <w:rPr>
              <w:rFonts w:eastAsiaTheme="minorHAnsi" w:cs="굴림"/>
              <w:color w:val="000000" w:themeColor="text1"/>
              <w:kern w:val="0"/>
              <w:szCs w:val="24"/>
              <w:rPrChange w:id="627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78"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6279" w:author="FURSYS" w:date="2025-12-04T15:42:00Z">
                <w:rPr>
                  <w:rFonts w:ascii="바탕" w:eastAsia="바탕" w:hAnsi="바탕" w:cs="굴림"/>
                  <w:kern w:val="0"/>
                  <w:sz w:val="24"/>
                  <w:szCs w:val="24"/>
                </w:rPr>
              </w:rPrChange>
            </w:rPr>
            <w:delText xml:space="preserve"> 동의 없이 계약상의 권리 또는 의무를 양도한 경우</w:delText>
          </w:r>
          <w:r w:rsidRPr="000C7330" w:rsidDel="008076F4">
            <w:rPr>
              <w:rFonts w:eastAsiaTheme="minorHAnsi" w:cs="굴림"/>
              <w:color w:val="000000" w:themeColor="text1"/>
              <w:kern w:val="0"/>
              <w:szCs w:val="24"/>
              <w:rPrChange w:id="6280"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281" w:author="FURSYS" w:date="2025-12-04T15:42:00Z">
                <w:rPr>
                  <w:rFonts w:ascii="바탕" w:eastAsia="바탕" w:hAnsi="바탕" w:cs="굴림" w:hint="eastAsia"/>
                  <w:kern w:val="0"/>
                  <w:sz w:val="24"/>
                  <w:szCs w:val="24"/>
                </w:rPr>
              </w:rPrChange>
            </w:rPr>
            <w:delText>     라</w:delText>
          </w:r>
          <w:r w:rsidRPr="000C7330" w:rsidDel="008076F4">
            <w:rPr>
              <w:rFonts w:eastAsiaTheme="minorHAnsi" w:cs="굴림"/>
              <w:color w:val="000000" w:themeColor="text1"/>
              <w:kern w:val="0"/>
              <w:szCs w:val="24"/>
              <w:rPrChange w:id="628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83" w:author="FURSYS" w:date="2025-12-04T15:42:00Z">
                <w:rPr>
                  <w:rFonts w:ascii="바탕" w:eastAsia="바탕" w:hAnsi="바탕" w:cs="굴림" w:hint="eastAsia"/>
                  <w:kern w:val="0"/>
                  <w:sz w:val="24"/>
                  <w:szCs w:val="24"/>
                </w:rPr>
              </w:rPrChange>
            </w:rPr>
            <w:delText>사망</w:delText>
          </w:r>
          <w:r w:rsidRPr="000C7330" w:rsidDel="008076F4">
            <w:rPr>
              <w:rFonts w:eastAsiaTheme="minorHAnsi" w:cs="굴림"/>
              <w:color w:val="000000" w:themeColor="text1"/>
              <w:kern w:val="0"/>
              <w:szCs w:val="24"/>
              <w:rPrChange w:id="628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85" w:author="FURSYS" w:date="2025-12-04T15:42:00Z">
                <w:rPr>
                  <w:rFonts w:ascii="바탕" w:eastAsia="바탕" w:hAnsi="바탕" w:cs="굴림" w:hint="eastAsia"/>
                  <w:kern w:val="0"/>
                  <w:sz w:val="24"/>
                  <w:szCs w:val="24"/>
                </w:rPr>
              </w:rPrChange>
            </w:rPr>
            <w:delText>실종</w:delText>
          </w:r>
          <w:r w:rsidRPr="000C7330" w:rsidDel="008076F4">
            <w:rPr>
              <w:rFonts w:eastAsiaTheme="minorHAnsi" w:cs="굴림"/>
              <w:color w:val="000000" w:themeColor="text1"/>
              <w:kern w:val="0"/>
              <w:szCs w:val="24"/>
              <w:rPrChange w:id="628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87" w:author="FURSYS" w:date="2025-12-04T15:42:00Z">
                <w:rPr>
                  <w:rFonts w:ascii="바탕" w:eastAsia="바탕" w:hAnsi="바탕" w:cs="굴림" w:hint="eastAsia"/>
                  <w:kern w:val="0"/>
                  <w:sz w:val="24"/>
                  <w:szCs w:val="24"/>
                </w:rPr>
              </w:rPrChange>
            </w:rPr>
            <w:delText>질병</w:delText>
          </w:r>
          <w:r w:rsidRPr="000C7330" w:rsidDel="008076F4">
            <w:rPr>
              <w:rFonts w:eastAsiaTheme="minorHAnsi" w:cs="굴림"/>
              <w:color w:val="000000" w:themeColor="text1"/>
              <w:kern w:val="0"/>
              <w:szCs w:val="24"/>
              <w:rPrChange w:id="628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89" w:author="FURSYS" w:date="2025-12-04T15:42:00Z">
                <w:rPr>
                  <w:rFonts w:ascii="바탕" w:eastAsia="바탕" w:hAnsi="바탕" w:cs="굴림" w:hint="eastAsia"/>
                  <w:kern w:val="0"/>
                  <w:sz w:val="24"/>
                  <w:szCs w:val="24"/>
                </w:rPr>
              </w:rPrChange>
            </w:rPr>
            <w:delText>기타</w:delText>
          </w:r>
          <w:r w:rsidRPr="000C7330" w:rsidDel="008076F4">
            <w:rPr>
              <w:rFonts w:eastAsiaTheme="minorHAnsi" w:cs="굴림"/>
              <w:color w:val="000000" w:themeColor="text1"/>
              <w:kern w:val="0"/>
              <w:szCs w:val="24"/>
              <w:rPrChange w:id="629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91" w:author="FURSYS" w:date="2025-12-04T15:42:00Z">
                <w:rPr>
                  <w:rFonts w:ascii="바탕" w:eastAsia="바탕" w:hAnsi="바탕" w:cs="굴림" w:hint="eastAsia"/>
                  <w:kern w:val="0"/>
                  <w:sz w:val="24"/>
                  <w:szCs w:val="24"/>
                </w:rPr>
              </w:rPrChange>
            </w:rPr>
            <w:delText>사유로</w:delText>
          </w:r>
          <w:r w:rsidRPr="000C7330" w:rsidDel="008076F4">
            <w:rPr>
              <w:rFonts w:eastAsiaTheme="minorHAnsi" w:cs="굴림"/>
              <w:color w:val="000000" w:themeColor="text1"/>
              <w:kern w:val="0"/>
              <w:szCs w:val="24"/>
              <w:rPrChange w:id="629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93" w:author="FURSYS" w:date="2025-12-04T15:42:00Z">
                <w:rPr>
                  <w:rFonts w:ascii="바탕" w:eastAsia="바탕" w:hAnsi="바탕" w:cs="굴림" w:hint="eastAsia"/>
                  <w:kern w:val="0"/>
                  <w:sz w:val="24"/>
                  <w:szCs w:val="24"/>
                </w:rPr>
              </w:rPrChange>
            </w:rPr>
            <w:delText>계약이행이</w:delText>
          </w:r>
          <w:r w:rsidRPr="000C7330" w:rsidDel="008076F4">
            <w:rPr>
              <w:rFonts w:eastAsiaTheme="minorHAnsi" w:cs="굴림"/>
              <w:color w:val="000000" w:themeColor="text1"/>
              <w:kern w:val="0"/>
              <w:szCs w:val="24"/>
              <w:rPrChange w:id="629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95" w:author="FURSYS" w:date="2025-12-04T15:42:00Z">
                <w:rPr>
                  <w:rFonts w:ascii="바탕" w:eastAsia="바탕" w:hAnsi="바탕" w:cs="굴림" w:hint="eastAsia"/>
                  <w:kern w:val="0"/>
                  <w:sz w:val="24"/>
                  <w:szCs w:val="24"/>
                </w:rPr>
              </w:rPrChange>
            </w:rPr>
            <w:delText>불가능한</w:delText>
          </w:r>
          <w:r w:rsidRPr="000C7330" w:rsidDel="008076F4">
            <w:rPr>
              <w:rFonts w:eastAsiaTheme="minorHAnsi" w:cs="굴림"/>
              <w:color w:val="000000" w:themeColor="text1"/>
              <w:kern w:val="0"/>
              <w:szCs w:val="24"/>
              <w:rPrChange w:id="629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297" w:author="FURSYS" w:date="2025-12-04T15:42:00Z">
                <w:rPr>
                  <w:rFonts w:ascii="바탕" w:eastAsia="바탕" w:hAnsi="바탕" w:cs="굴림" w:hint="eastAsia"/>
                  <w:kern w:val="0"/>
                  <w:sz w:val="24"/>
                  <w:szCs w:val="24"/>
                </w:rPr>
              </w:rPrChange>
            </w:rPr>
            <w:delText>경우</w:delText>
          </w:r>
          <w:r w:rsidRPr="000C7330" w:rsidDel="008076F4">
            <w:rPr>
              <w:rFonts w:eastAsiaTheme="minorHAnsi" w:cs="굴림"/>
              <w:color w:val="000000" w:themeColor="text1"/>
              <w:kern w:val="0"/>
              <w:szCs w:val="24"/>
              <w:rPrChange w:id="6298"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299"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300" w:author="FURSYS" w:date="2025-12-04T15:42:00Z">
                <w:rPr>
                  <w:rFonts w:ascii="바탕" w:eastAsia="바탕" w:hAnsi="바탕" w:cs="굴림"/>
                  <w:kern w:val="0"/>
                  <w:sz w:val="24"/>
                  <w:szCs w:val="24"/>
                </w:rPr>
              </w:rPrChange>
            </w:rPr>
            <w:delText xml:space="preserve">3. </w:delText>
          </w:r>
          <w:r w:rsidRPr="000C7330" w:rsidDel="008076F4">
            <w:rPr>
              <w:rFonts w:eastAsiaTheme="minorHAnsi" w:cs="굴림" w:hint="eastAsia"/>
              <w:color w:val="000000" w:themeColor="text1"/>
              <w:kern w:val="0"/>
              <w:szCs w:val="24"/>
              <w:rPrChange w:id="6301" w:author="FURSYS" w:date="2025-12-04T15:42:00Z">
                <w:rPr>
                  <w:rFonts w:ascii="바탕" w:eastAsia="바탕" w:hAnsi="바탕" w:cs="굴림" w:hint="eastAsia"/>
                  <w:kern w:val="0"/>
                  <w:sz w:val="24"/>
                  <w:szCs w:val="24"/>
                </w:rPr>
              </w:rPrChange>
            </w:rPr>
            <w:delText>“갑”과</w:delText>
          </w:r>
          <w:r w:rsidRPr="000C7330" w:rsidDel="008076F4">
            <w:rPr>
              <w:rFonts w:eastAsiaTheme="minorHAnsi" w:cs="굴림"/>
              <w:color w:val="000000" w:themeColor="text1"/>
              <w:kern w:val="0"/>
              <w:szCs w:val="24"/>
              <w:rPrChange w:id="630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03"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6304" w:author="FURSYS" w:date="2025-12-04T15:42:00Z">
                <w:rPr>
                  <w:rFonts w:ascii="바탕" w:eastAsia="바탕" w:hAnsi="바탕" w:cs="굴림"/>
                  <w:kern w:val="0"/>
                  <w:sz w:val="24"/>
                  <w:szCs w:val="24"/>
                </w:rPr>
              </w:rPrChange>
            </w:rPr>
            <w:delText xml:space="preserve"> 계약을 해제, 해지하려는 경우에는 해제, 해지를 통지하기 15일 전에 그 사유 및 뜻을 서면으로 알려주어야 하고, 계약의 해제, 해지를 할 때에는 반드시 서면으로 하여야 한다.</w:delText>
          </w:r>
          <w:r w:rsidRPr="000C7330" w:rsidDel="008076F4">
            <w:rPr>
              <w:rFonts w:eastAsiaTheme="minorHAnsi" w:cs="굴림"/>
              <w:color w:val="000000" w:themeColor="text1"/>
              <w:kern w:val="0"/>
              <w:szCs w:val="24"/>
              <w:rPrChange w:id="6305"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306"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307" w:author="FURSYS" w:date="2025-12-04T15:42:00Z">
                <w:rPr>
                  <w:rFonts w:ascii="바탕" w:eastAsia="바탕" w:hAnsi="바탕" w:cs="굴림"/>
                  <w:kern w:val="0"/>
                  <w:sz w:val="24"/>
                  <w:szCs w:val="24"/>
                </w:rPr>
              </w:rPrChange>
            </w:rPr>
            <w:delText xml:space="preserve"> 4. 이 계약이 해제된 경우 각 당사자는 그 상대방에 대하여 </w:delText>
          </w:r>
          <w:r w:rsidRPr="000C7330" w:rsidDel="008076F4">
            <w:rPr>
              <w:rFonts w:eastAsiaTheme="minorHAnsi" w:cs="굴림" w:hint="eastAsia"/>
              <w:color w:val="000000" w:themeColor="text1"/>
              <w:kern w:val="0"/>
              <w:szCs w:val="24"/>
              <w:rPrChange w:id="6308" w:author="FURSYS" w:date="2025-12-04T15:42:00Z">
                <w:rPr>
                  <w:rFonts w:ascii="바탕" w:eastAsia="바탕" w:hAnsi="바탕" w:cs="굴림" w:hint="eastAsia"/>
                  <w:kern w:val="0"/>
                  <w:sz w:val="24"/>
                  <w:szCs w:val="24"/>
                </w:rPr>
              </w:rPrChange>
            </w:rPr>
            <w:delText>원상회복할</w:delText>
          </w:r>
          <w:r w:rsidRPr="000C7330" w:rsidDel="008076F4">
            <w:rPr>
              <w:rFonts w:eastAsiaTheme="minorHAnsi" w:cs="굴림"/>
              <w:color w:val="000000" w:themeColor="text1"/>
              <w:kern w:val="0"/>
              <w:szCs w:val="24"/>
              <w:rPrChange w:id="6309" w:author="FURSYS" w:date="2025-12-04T15:42:00Z">
                <w:rPr>
                  <w:rFonts w:ascii="바탕" w:eastAsia="바탕" w:hAnsi="바탕" w:cs="굴림"/>
                  <w:kern w:val="0"/>
                  <w:sz w:val="24"/>
                  <w:szCs w:val="24"/>
                </w:rPr>
              </w:rPrChange>
            </w:rPr>
            <w:delText xml:space="preserve"> 의무가 있다</w:delText>
          </w:r>
          <w:r w:rsidRPr="000C7330" w:rsidDel="008076F4">
            <w:rPr>
              <w:rFonts w:eastAsiaTheme="minorHAnsi" w:cs="굴림"/>
              <w:color w:val="000000" w:themeColor="text1"/>
              <w:kern w:val="0"/>
              <w:szCs w:val="24"/>
              <w:rPrChange w:id="6310"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311"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312" w:author="FURSYS" w:date="2025-12-04T15:42:00Z">
                <w:rPr>
                  <w:rFonts w:ascii="바탕" w:eastAsia="바탕" w:hAnsi="바탕" w:cs="굴림"/>
                  <w:kern w:val="0"/>
                  <w:sz w:val="24"/>
                  <w:szCs w:val="24"/>
                </w:rPr>
              </w:rPrChange>
            </w:rPr>
            <w:delText xml:space="preserve"> 5. </w:delText>
          </w:r>
          <w:r w:rsidRPr="000C7330" w:rsidDel="008076F4">
            <w:rPr>
              <w:rFonts w:eastAsiaTheme="minorHAnsi" w:cs="굴림" w:hint="eastAsia"/>
              <w:color w:val="000000" w:themeColor="text1"/>
              <w:kern w:val="0"/>
              <w:szCs w:val="24"/>
              <w:rPrChange w:id="6313" w:author="FURSYS" w:date="2025-12-04T15:42:00Z">
                <w:rPr>
                  <w:rFonts w:ascii="바탕" w:eastAsia="바탕" w:hAnsi="바탕" w:cs="굴림" w:hint="eastAsia"/>
                  <w:kern w:val="0"/>
                  <w:sz w:val="24"/>
                  <w:szCs w:val="24"/>
                </w:rPr>
              </w:rPrChange>
            </w:rPr>
            <w:delText>이</w:delText>
          </w:r>
          <w:r w:rsidRPr="000C7330" w:rsidDel="008076F4">
            <w:rPr>
              <w:rFonts w:eastAsiaTheme="minorHAnsi" w:cs="굴림"/>
              <w:color w:val="000000" w:themeColor="text1"/>
              <w:kern w:val="0"/>
              <w:szCs w:val="24"/>
              <w:rPrChange w:id="631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15" w:author="FURSYS" w:date="2025-12-04T15:42:00Z">
                <w:rPr>
                  <w:rFonts w:ascii="바탕" w:eastAsia="바탕" w:hAnsi="바탕" w:cs="굴림" w:hint="eastAsia"/>
                  <w:kern w:val="0"/>
                  <w:sz w:val="24"/>
                  <w:szCs w:val="24"/>
                </w:rPr>
              </w:rPrChange>
            </w:rPr>
            <w:delText>계약이</w:delText>
          </w:r>
          <w:r w:rsidRPr="000C7330" w:rsidDel="008076F4">
            <w:rPr>
              <w:rFonts w:eastAsiaTheme="minorHAnsi" w:cs="굴림"/>
              <w:color w:val="000000" w:themeColor="text1"/>
              <w:kern w:val="0"/>
              <w:szCs w:val="24"/>
              <w:rPrChange w:id="631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17" w:author="FURSYS" w:date="2025-12-04T15:42:00Z">
                <w:rPr>
                  <w:rFonts w:ascii="바탕" w:eastAsia="바탕" w:hAnsi="바탕" w:cs="굴림" w:hint="eastAsia"/>
                  <w:kern w:val="0"/>
                  <w:sz w:val="24"/>
                  <w:szCs w:val="24"/>
                </w:rPr>
              </w:rPrChange>
            </w:rPr>
            <w:delText>해지될</w:delText>
          </w:r>
          <w:r w:rsidRPr="000C7330" w:rsidDel="008076F4">
            <w:rPr>
              <w:rFonts w:eastAsiaTheme="minorHAnsi" w:cs="굴림"/>
              <w:color w:val="000000" w:themeColor="text1"/>
              <w:kern w:val="0"/>
              <w:szCs w:val="24"/>
              <w:rPrChange w:id="631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19" w:author="FURSYS" w:date="2025-12-04T15:42:00Z">
                <w:rPr>
                  <w:rFonts w:ascii="바탕" w:eastAsia="바탕" w:hAnsi="바탕" w:cs="굴림" w:hint="eastAsia"/>
                  <w:kern w:val="0"/>
                  <w:sz w:val="24"/>
                  <w:szCs w:val="24"/>
                </w:rPr>
              </w:rPrChange>
            </w:rPr>
            <w:delText>경우</w:delText>
          </w:r>
          <w:r w:rsidRPr="000C7330" w:rsidDel="008076F4">
            <w:rPr>
              <w:rFonts w:eastAsiaTheme="minorHAnsi" w:cs="굴림"/>
              <w:color w:val="000000" w:themeColor="text1"/>
              <w:kern w:val="0"/>
              <w:szCs w:val="24"/>
              <w:rPrChange w:id="632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21" w:author="FURSYS" w:date="2025-12-04T15:42:00Z">
                <w:rPr>
                  <w:rFonts w:ascii="바탕" w:eastAsia="바탕" w:hAnsi="바탕" w:cs="굴림" w:hint="eastAsia"/>
                  <w:kern w:val="0"/>
                  <w:sz w:val="24"/>
                  <w:szCs w:val="24"/>
                </w:rPr>
              </w:rPrChange>
            </w:rPr>
            <w:delText>계약의</w:delText>
          </w:r>
          <w:r w:rsidRPr="000C7330" w:rsidDel="008076F4">
            <w:rPr>
              <w:rFonts w:eastAsiaTheme="minorHAnsi" w:cs="굴림"/>
              <w:color w:val="000000" w:themeColor="text1"/>
              <w:kern w:val="0"/>
              <w:szCs w:val="24"/>
              <w:rPrChange w:id="632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23" w:author="FURSYS" w:date="2025-12-04T15:42:00Z">
                <w:rPr>
                  <w:rFonts w:ascii="바탕" w:eastAsia="바탕" w:hAnsi="바탕" w:cs="굴림" w:hint="eastAsia"/>
                  <w:kern w:val="0"/>
                  <w:sz w:val="24"/>
                  <w:szCs w:val="24"/>
                </w:rPr>
              </w:rPrChange>
            </w:rPr>
            <w:delText>해지</w:delText>
          </w:r>
          <w:r w:rsidRPr="000C7330" w:rsidDel="008076F4">
            <w:rPr>
              <w:rFonts w:eastAsiaTheme="minorHAnsi" w:cs="굴림"/>
              <w:color w:val="000000" w:themeColor="text1"/>
              <w:kern w:val="0"/>
              <w:szCs w:val="24"/>
              <w:rPrChange w:id="632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25" w:author="FURSYS" w:date="2025-12-04T15:42:00Z">
                <w:rPr>
                  <w:rFonts w:ascii="바탕" w:eastAsia="바탕" w:hAnsi="바탕" w:cs="굴림" w:hint="eastAsia"/>
                  <w:kern w:val="0"/>
                  <w:sz w:val="24"/>
                  <w:szCs w:val="24"/>
                </w:rPr>
              </w:rPrChange>
            </w:rPr>
            <w:delText>시점까지</w:delText>
          </w:r>
          <w:r w:rsidRPr="000C7330" w:rsidDel="008076F4">
            <w:rPr>
              <w:rFonts w:eastAsiaTheme="minorHAnsi" w:cs="굴림"/>
              <w:color w:val="000000" w:themeColor="text1"/>
              <w:kern w:val="0"/>
              <w:szCs w:val="24"/>
              <w:rPrChange w:id="632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27" w:author="FURSYS" w:date="2025-12-04T15:42:00Z">
                <w:rPr>
                  <w:rFonts w:ascii="바탕" w:eastAsia="바탕" w:hAnsi="바탕" w:cs="굴림" w:hint="eastAsia"/>
                  <w:kern w:val="0"/>
                  <w:sz w:val="24"/>
                  <w:szCs w:val="24"/>
                </w:rPr>
              </w:rPrChange>
            </w:rPr>
            <w:delText>“을”이</w:delText>
          </w:r>
          <w:r w:rsidRPr="000C7330" w:rsidDel="008076F4">
            <w:rPr>
              <w:rFonts w:eastAsiaTheme="minorHAnsi" w:cs="굴림"/>
              <w:color w:val="000000" w:themeColor="text1"/>
              <w:kern w:val="0"/>
              <w:szCs w:val="24"/>
              <w:rPrChange w:id="6328" w:author="FURSYS" w:date="2025-12-04T15:42:00Z">
                <w:rPr>
                  <w:rFonts w:ascii="바탕" w:eastAsia="바탕" w:hAnsi="바탕" w:cs="굴림"/>
                  <w:kern w:val="0"/>
                  <w:sz w:val="24"/>
                  <w:szCs w:val="24"/>
                </w:rPr>
              </w:rPrChange>
            </w:rPr>
            <w:delText xml:space="preserve"> 실행한 용역에 대하여 실비 정산하며, 기타의 사항에 대하여는 상호 협의하여 처리한다.</w:delText>
          </w:r>
          <w:r w:rsidRPr="000C7330" w:rsidDel="008076F4">
            <w:rPr>
              <w:rFonts w:eastAsiaTheme="minorHAnsi" w:cs="굴림"/>
              <w:color w:val="000000" w:themeColor="text1"/>
              <w:kern w:val="0"/>
              <w:szCs w:val="24"/>
              <w:rPrChange w:id="6329"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330"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331" w:author="FURSYS" w:date="2025-12-04T15:42:00Z">
                <w:rPr>
                  <w:rFonts w:ascii="굴림" w:eastAsia="굴림" w:hAnsi="굴림" w:cs="굴림"/>
                  <w:kern w:val="0"/>
                  <w:sz w:val="24"/>
                  <w:szCs w:val="24"/>
                </w:rPr>
              </w:rPrChange>
            </w:rPr>
            <w:br/>
          </w:r>
          <w:r w:rsidRPr="000C7330" w:rsidDel="008076F4">
            <w:rPr>
              <w:rFonts w:eastAsiaTheme="minorHAnsi" w:cs="굴림" w:hint="eastAsia"/>
              <w:b/>
              <w:bCs/>
              <w:color w:val="000000" w:themeColor="text1"/>
              <w:kern w:val="0"/>
              <w:szCs w:val="24"/>
              <w:rPrChange w:id="6332"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6333" w:author="FURSYS" w:date="2025-12-04T15:42:00Z">
                <w:rPr>
                  <w:rFonts w:ascii="바탕" w:eastAsia="바탕" w:hAnsi="바탕" w:cs="굴림"/>
                  <w:b/>
                  <w:bCs/>
                  <w:kern w:val="0"/>
                  <w:sz w:val="24"/>
                  <w:szCs w:val="24"/>
                </w:rPr>
              </w:rPrChange>
            </w:rPr>
            <w:delText xml:space="preserve"> 14 조 (계약이행보증) </w:delText>
          </w:r>
          <w:r w:rsidRPr="000C7330" w:rsidDel="008076F4">
            <w:rPr>
              <w:rFonts w:eastAsiaTheme="minorHAnsi" w:cs="굴림"/>
              <w:b/>
              <w:bCs/>
              <w:color w:val="000000" w:themeColor="text1"/>
              <w:kern w:val="0"/>
              <w:szCs w:val="24"/>
              <w:rPrChange w:id="6334"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6335"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336" w:author="FURSYS" w:date="2025-12-04T15:42:00Z">
                <w:rPr>
                  <w:rFonts w:ascii="바탕" w:eastAsia="바탕" w:hAnsi="바탕" w:cs="굴림"/>
                  <w:kern w:val="0"/>
                  <w:sz w:val="24"/>
                  <w:szCs w:val="24"/>
                </w:rPr>
              </w:rPrChange>
            </w:rPr>
            <w:delText xml:space="preserve">1. </w:delText>
          </w:r>
          <w:r w:rsidRPr="000C7330" w:rsidDel="008076F4">
            <w:rPr>
              <w:rFonts w:eastAsiaTheme="minorHAnsi" w:cs="굴림" w:hint="eastAsia"/>
              <w:color w:val="000000" w:themeColor="text1"/>
              <w:kern w:val="0"/>
              <w:szCs w:val="24"/>
              <w:rPrChange w:id="6337"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633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39"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6340" w:author="FURSYS" w:date="2025-12-04T15:42:00Z">
                <w:rPr>
                  <w:rFonts w:ascii="바탕" w:eastAsia="바탕" w:hAnsi="바탕" w:cs="굴림"/>
                  <w:kern w:val="0"/>
                  <w:sz w:val="24"/>
                  <w:szCs w:val="24"/>
                </w:rPr>
              </w:rPrChange>
            </w:rPr>
            <w:delText xml:space="preserve"> 요청이 있는 경우 이 계약의 이행을 보증하기 위하여 총 계약금액에 이 계약에서 정한 보증금율을 곱한 “</w:delText>
          </w:r>
          <w:r w:rsidRPr="000C7330" w:rsidDel="008076F4">
            <w:rPr>
              <w:rFonts w:eastAsiaTheme="minorHAnsi" w:cs="굴림" w:hint="eastAsia"/>
              <w:color w:val="000000" w:themeColor="text1"/>
              <w:kern w:val="0"/>
              <w:szCs w:val="24"/>
              <w:rPrChange w:id="6341" w:author="FURSYS" w:date="2025-12-04T15:42:00Z">
                <w:rPr>
                  <w:rFonts w:ascii="바탕" w:eastAsia="바탕" w:hAnsi="바탕" w:cs="굴림" w:hint="eastAsia"/>
                  <w:kern w:val="0"/>
                  <w:sz w:val="24"/>
                  <w:szCs w:val="24"/>
                </w:rPr>
              </w:rPrChange>
            </w:rPr>
            <w:delText>계약이행보증금”을</w:delText>
          </w:r>
          <w:r w:rsidRPr="000C7330" w:rsidDel="008076F4">
            <w:rPr>
              <w:rFonts w:eastAsiaTheme="minorHAnsi" w:cs="굴림"/>
              <w:color w:val="000000" w:themeColor="text1"/>
              <w:kern w:val="0"/>
              <w:szCs w:val="24"/>
              <w:rPrChange w:id="6342" w:author="FURSYS" w:date="2025-12-04T15:42:00Z">
                <w:rPr>
                  <w:rFonts w:ascii="바탕" w:eastAsia="바탕" w:hAnsi="바탕" w:cs="굴림"/>
                  <w:kern w:val="0"/>
                  <w:sz w:val="24"/>
                  <w:szCs w:val="24"/>
                </w:rPr>
              </w:rPrChange>
            </w:rPr>
            <w:delText xml:space="preserve"> 이 계약 체결 즉시 현금으로 “</w:delText>
          </w:r>
          <w:r w:rsidRPr="000C7330" w:rsidDel="008076F4">
            <w:rPr>
              <w:rFonts w:eastAsiaTheme="minorHAnsi" w:cs="굴림" w:hint="eastAsia"/>
              <w:color w:val="000000" w:themeColor="text1"/>
              <w:kern w:val="0"/>
              <w:szCs w:val="24"/>
              <w:rPrChange w:id="6343" w:author="FURSYS" w:date="2025-12-04T15:42:00Z">
                <w:rPr>
                  <w:rFonts w:ascii="바탕" w:eastAsia="바탕" w:hAnsi="바탕" w:cs="굴림" w:hint="eastAsia"/>
                  <w:kern w:val="0"/>
                  <w:sz w:val="24"/>
                  <w:szCs w:val="24"/>
                </w:rPr>
              </w:rPrChange>
            </w:rPr>
            <w:delText>갑”에게</w:delText>
          </w:r>
          <w:r w:rsidRPr="000C7330" w:rsidDel="008076F4">
            <w:rPr>
              <w:rFonts w:eastAsiaTheme="minorHAnsi" w:cs="굴림"/>
              <w:color w:val="000000" w:themeColor="text1"/>
              <w:kern w:val="0"/>
              <w:szCs w:val="24"/>
              <w:rPrChange w:id="6344" w:author="FURSYS" w:date="2025-12-04T15:42:00Z">
                <w:rPr>
                  <w:rFonts w:ascii="바탕" w:eastAsia="바탕" w:hAnsi="바탕" w:cs="굴림"/>
                  <w:kern w:val="0"/>
                  <w:sz w:val="24"/>
                  <w:szCs w:val="24"/>
                </w:rPr>
              </w:rPrChange>
            </w:rPr>
            <w:delText xml:space="preserve"> 지급하여야 한다.</w:delText>
          </w:r>
          <w:r w:rsidRPr="000C7330" w:rsidDel="008076F4">
            <w:rPr>
              <w:rFonts w:eastAsiaTheme="minorHAnsi" w:cs="굴림"/>
              <w:color w:val="000000" w:themeColor="text1"/>
              <w:kern w:val="0"/>
              <w:szCs w:val="24"/>
              <w:rPrChange w:id="6345"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346"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347" w:author="FURSYS" w:date="2025-12-04T15:42:00Z">
                <w:rPr>
                  <w:rFonts w:ascii="바탕" w:eastAsia="바탕" w:hAnsi="바탕" w:cs="굴림"/>
                  <w:kern w:val="0"/>
                  <w:sz w:val="24"/>
                  <w:szCs w:val="24"/>
                </w:rPr>
              </w:rPrChange>
            </w:rPr>
            <w:delText xml:space="preserve">2. 제1항의 계약이행보증금은 </w:delText>
          </w:r>
          <w:r w:rsidRPr="000C7330" w:rsidDel="008076F4">
            <w:rPr>
              <w:rFonts w:eastAsiaTheme="minorHAnsi" w:cs="굴림" w:hint="eastAsia"/>
              <w:color w:val="000000" w:themeColor="text1"/>
              <w:kern w:val="0"/>
              <w:szCs w:val="24"/>
              <w:rPrChange w:id="6348" w:author="FURSYS" w:date="2025-12-04T15:42:00Z">
                <w:rPr>
                  <w:rFonts w:ascii="바탕" w:eastAsia="바탕" w:hAnsi="바탕" w:cs="굴림" w:hint="eastAsia"/>
                  <w:kern w:val="0"/>
                  <w:sz w:val="24"/>
                  <w:szCs w:val="24"/>
                </w:rPr>
              </w:rPrChange>
            </w:rPr>
            <w:delText>다음각호의</w:delText>
          </w:r>
          <w:r w:rsidRPr="000C7330" w:rsidDel="008076F4">
            <w:rPr>
              <w:rFonts w:eastAsiaTheme="minorHAnsi" w:cs="굴림"/>
              <w:color w:val="000000" w:themeColor="text1"/>
              <w:kern w:val="0"/>
              <w:szCs w:val="24"/>
              <w:rPrChange w:id="6349" w:author="FURSYS" w:date="2025-12-04T15:42:00Z">
                <w:rPr>
                  <w:rFonts w:ascii="바탕" w:eastAsia="바탕" w:hAnsi="바탕" w:cs="굴림"/>
                  <w:kern w:val="0"/>
                  <w:sz w:val="24"/>
                  <w:szCs w:val="24"/>
                </w:rPr>
              </w:rPrChange>
            </w:rPr>
            <w:delText xml:space="preserve"> 기관이 발행한 보증서로 대신할 수 있다.</w:delText>
          </w:r>
          <w:r w:rsidRPr="000C7330" w:rsidDel="008076F4">
            <w:rPr>
              <w:rFonts w:eastAsiaTheme="minorHAnsi" w:cs="굴림"/>
              <w:color w:val="000000" w:themeColor="text1"/>
              <w:kern w:val="0"/>
              <w:szCs w:val="24"/>
              <w:rPrChange w:id="6350"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351" w:author="FURSYS" w:date="2025-12-04T15:42:00Z">
                <w:rPr>
                  <w:rFonts w:ascii="바탕" w:eastAsia="바탕" w:hAnsi="바탕" w:cs="굴림" w:hint="eastAsia"/>
                  <w:kern w:val="0"/>
                  <w:sz w:val="24"/>
                  <w:szCs w:val="24"/>
                </w:rPr>
              </w:rPrChange>
            </w:rPr>
            <w:delText>     가</w:delText>
          </w:r>
          <w:r w:rsidRPr="000C7330" w:rsidDel="008076F4">
            <w:rPr>
              <w:rFonts w:eastAsiaTheme="minorHAnsi" w:cs="굴림"/>
              <w:color w:val="000000" w:themeColor="text1"/>
              <w:kern w:val="0"/>
              <w:szCs w:val="24"/>
              <w:rPrChange w:id="6352" w:author="FURSYS" w:date="2025-12-04T15:42:00Z">
                <w:rPr>
                  <w:rFonts w:ascii="바탕" w:eastAsia="바탕" w:hAnsi="바탕" w:cs="굴림"/>
                  <w:kern w:val="0"/>
                  <w:sz w:val="24"/>
                  <w:szCs w:val="24"/>
                </w:rPr>
              </w:rPrChange>
            </w:rPr>
            <w:delText xml:space="preserve">. (전문)건설공제조합, </w:delText>
          </w:r>
          <w:r w:rsidRPr="000C7330" w:rsidDel="008076F4">
            <w:rPr>
              <w:rFonts w:eastAsiaTheme="minorHAnsi" w:cs="굴림" w:hint="eastAsia"/>
              <w:color w:val="000000" w:themeColor="text1"/>
              <w:kern w:val="0"/>
              <w:szCs w:val="24"/>
              <w:rPrChange w:id="6353" w:author="FURSYS" w:date="2025-12-04T15:42:00Z">
                <w:rPr>
                  <w:rFonts w:ascii="바탕" w:eastAsia="바탕" w:hAnsi="바탕" w:cs="굴림" w:hint="eastAsia"/>
                  <w:kern w:val="0"/>
                  <w:sz w:val="24"/>
                  <w:szCs w:val="24"/>
                </w:rPr>
              </w:rPrChange>
            </w:rPr>
            <w:delText>전기공제조합</w:delText>
          </w:r>
          <w:r w:rsidRPr="000C7330" w:rsidDel="008076F4">
            <w:rPr>
              <w:rFonts w:eastAsiaTheme="minorHAnsi" w:cs="굴림"/>
              <w:color w:val="000000" w:themeColor="text1"/>
              <w:kern w:val="0"/>
              <w:szCs w:val="24"/>
              <w:rPrChange w:id="635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55" w:author="FURSYS" w:date="2025-12-04T15:42:00Z">
                <w:rPr>
                  <w:rFonts w:ascii="바탕" w:eastAsia="바탕" w:hAnsi="바탕" w:cs="굴림" w:hint="eastAsia"/>
                  <w:kern w:val="0"/>
                  <w:sz w:val="24"/>
                  <w:szCs w:val="24"/>
                </w:rPr>
              </w:rPrChange>
            </w:rPr>
            <w:delText>설비공제조합</w:delText>
          </w:r>
          <w:r w:rsidRPr="000C7330" w:rsidDel="008076F4">
            <w:rPr>
              <w:rFonts w:eastAsiaTheme="minorHAnsi" w:cs="굴림"/>
              <w:color w:val="000000" w:themeColor="text1"/>
              <w:kern w:val="0"/>
              <w:szCs w:val="24"/>
              <w:rPrChange w:id="635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57" w:author="FURSYS" w:date="2025-12-04T15:42:00Z">
                <w:rPr>
                  <w:rFonts w:ascii="바탕" w:eastAsia="바탕" w:hAnsi="바탕" w:cs="굴림" w:hint="eastAsia"/>
                  <w:kern w:val="0"/>
                  <w:sz w:val="24"/>
                  <w:szCs w:val="24"/>
                </w:rPr>
              </w:rPrChange>
            </w:rPr>
            <w:delText>정보통신공제조합</w:delText>
          </w:r>
          <w:r w:rsidRPr="000C7330" w:rsidDel="008076F4">
            <w:rPr>
              <w:rFonts w:eastAsiaTheme="minorHAnsi" w:cs="굴림"/>
              <w:color w:val="000000" w:themeColor="text1"/>
              <w:kern w:val="0"/>
              <w:szCs w:val="24"/>
              <w:rPrChange w:id="635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59" w:author="FURSYS" w:date="2025-12-04T15:42:00Z">
                <w:rPr>
                  <w:rFonts w:ascii="바탕" w:eastAsia="바탕" w:hAnsi="바탕" w:cs="굴림" w:hint="eastAsia"/>
                  <w:kern w:val="0"/>
                  <w:sz w:val="24"/>
                  <w:szCs w:val="24"/>
                </w:rPr>
              </w:rPrChange>
            </w:rPr>
            <w:delText>등</w:delText>
          </w:r>
          <w:r w:rsidRPr="000C7330" w:rsidDel="008076F4">
            <w:rPr>
              <w:rFonts w:eastAsiaTheme="minorHAnsi" w:cs="굴림"/>
              <w:color w:val="000000" w:themeColor="text1"/>
              <w:kern w:val="0"/>
              <w:szCs w:val="24"/>
              <w:rPrChange w:id="636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61" w:author="FURSYS" w:date="2025-12-04T15:42:00Z">
                <w:rPr>
                  <w:rFonts w:ascii="바탕" w:eastAsia="바탕" w:hAnsi="바탕" w:cs="굴림" w:hint="eastAsia"/>
                  <w:kern w:val="0"/>
                  <w:sz w:val="24"/>
                  <w:szCs w:val="24"/>
                </w:rPr>
              </w:rPrChange>
            </w:rPr>
            <w:delText>관계법령에</w:delText>
          </w:r>
          <w:r w:rsidRPr="000C7330" w:rsidDel="008076F4">
            <w:rPr>
              <w:rFonts w:eastAsiaTheme="minorHAnsi" w:cs="굴림"/>
              <w:color w:val="000000" w:themeColor="text1"/>
              <w:kern w:val="0"/>
              <w:szCs w:val="24"/>
              <w:rPrChange w:id="636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63" w:author="FURSYS" w:date="2025-12-04T15:42:00Z">
                <w:rPr>
                  <w:rFonts w:ascii="바탕" w:eastAsia="바탕" w:hAnsi="바탕" w:cs="굴림" w:hint="eastAsia"/>
                  <w:kern w:val="0"/>
                  <w:sz w:val="24"/>
                  <w:szCs w:val="24"/>
                </w:rPr>
              </w:rPrChange>
            </w:rPr>
            <w:delText>의해</w:delText>
          </w:r>
          <w:r w:rsidRPr="000C7330" w:rsidDel="008076F4">
            <w:rPr>
              <w:rFonts w:eastAsiaTheme="minorHAnsi" w:cs="굴림"/>
              <w:color w:val="000000" w:themeColor="text1"/>
              <w:kern w:val="0"/>
              <w:szCs w:val="24"/>
              <w:rPrChange w:id="636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65" w:author="FURSYS" w:date="2025-12-04T15:42:00Z">
                <w:rPr>
                  <w:rFonts w:ascii="바탕" w:eastAsia="바탕" w:hAnsi="바탕" w:cs="굴림" w:hint="eastAsia"/>
                  <w:kern w:val="0"/>
                  <w:sz w:val="24"/>
                  <w:szCs w:val="24"/>
                </w:rPr>
              </w:rPrChange>
            </w:rPr>
            <w:delText>설립된</w:delText>
          </w:r>
          <w:r w:rsidRPr="000C7330" w:rsidDel="008076F4">
            <w:rPr>
              <w:rFonts w:eastAsiaTheme="minorHAnsi" w:cs="굴림"/>
              <w:color w:val="000000" w:themeColor="text1"/>
              <w:kern w:val="0"/>
              <w:szCs w:val="24"/>
              <w:rPrChange w:id="636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67" w:author="FURSYS" w:date="2025-12-04T15:42:00Z">
                <w:rPr>
                  <w:rFonts w:ascii="바탕" w:eastAsia="바탕" w:hAnsi="바탕" w:cs="굴림" w:hint="eastAsia"/>
                  <w:kern w:val="0"/>
                  <w:sz w:val="24"/>
                  <w:szCs w:val="24"/>
                </w:rPr>
              </w:rPrChange>
            </w:rPr>
            <w:delText>공제조합</w:delText>
          </w:r>
          <w:r w:rsidRPr="000C7330" w:rsidDel="008076F4">
            <w:rPr>
              <w:rFonts w:eastAsiaTheme="minorHAnsi" w:cs="굴림"/>
              <w:color w:val="000000" w:themeColor="text1"/>
              <w:kern w:val="0"/>
              <w:szCs w:val="24"/>
              <w:rPrChange w:id="6368"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369" w:author="FURSYS" w:date="2025-12-04T15:42:00Z">
                <w:rPr>
                  <w:rFonts w:ascii="바탕" w:eastAsia="바탕" w:hAnsi="바탕" w:cs="굴림" w:hint="eastAsia"/>
                  <w:kern w:val="0"/>
                  <w:sz w:val="24"/>
                  <w:szCs w:val="24"/>
                </w:rPr>
              </w:rPrChange>
            </w:rPr>
            <w:delText>     나</w:delText>
          </w:r>
          <w:r w:rsidRPr="000C7330" w:rsidDel="008076F4">
            <w:rPr>
              <w:rFonts w:eastAsiaTheme="minorHAnsi" w:cs="굴림"/>
              <w:color w:val="000000" w:themeColor="text1"/>
              <w:kern w:val="0"/>
              <w:szCs w:val="24"/>
              <w:rPrChange w:id="637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71" w:author="FURSYS" w:date="2025-12-04T15:42:00Z">
                <w:rPr>
                  <w:rFonts w:ascii="바탕" w:eastAsia="바탕" w:hAnsi="바탕" w:cs="굴림" w:hint="eastAsia"/>
                  <w:kern w:val="0"/>
                  <w:sz w:val="24"/>
                  <w:szCs w:val="24"/>
                </w:rPr>
              </w:rPrChange>
            </w:rPr>
            <w:delText>보험업법에</w:delText>
          </w:r>
          <w:r w:rsidRPr="000C7330" w:rsidDel="008076F4">
            <w:rPr>
              <w:rFonts w:eastAsiaTheme="minorHAnsi" w:cs="굴림"/>
              <w:color w:val="000000" w:themeColor="text1"/>
              <w:kern w:val="0"/>
              <w:szCs w:val="24"/>
              <w:rPrChange w:id="637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73" w:author="FURSYS" w:date="2025-12-04T15:42:00Z">
                <w:rPr>
                  <w:rFonts w:ascii="바탕" w:eastAsia="바탕" w:hAnsi="바탕" w:cs="굴림" w:hint="eastAsia"/>
                  <w:kern w:val="0"/>
                  <w:sz w:val="24"/>
                  <w:szCs w:val="24"/>
                </w:rPr>
              </w:rPrChange>
            </w:rPr>
            <w:delText>의한</w:delText>
          </w:r>
          <w:r w:rsidRPr="000C7330" w:rsidDel="008076F4">
            <w:rPr>
              <w:rFonts w:eastAsiaTheme="minorHAnsi" w:cs="굴림"/>
              <w:color w:val="000000" w:themeColor="text1"/>
              <w:kern w:val="0"/>
              <w:szCs w:val="24"/>
              <w:rPrChange w:id="637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75" w:author="FURSYS" w:date="2025-12-04T15:42:00Z">
                <w:rPr>
                  <w:rFonts w:ascii="바탕" w:eastAsia="바탕" w:hAnsi="바탕" w:cs="굴림" w:hint="eastAsia"/>
                  <w:kern w:val="0"/>
                  <w:sz w:val="24"/>
                  <w:szCs w:val="24"/>
                </w:rPr>
              </w:rPrChange>
            </w:rPr>
            <w:delText>보험사업자</w:delText>
          </w:r>
          <w:r w:rsidRPr="000C7330" w:rsidDel="008076F4">
            <w:rPr>
              <w:rFonts w:eastAsiaTheme="minorHAnsi" w:cs="굴림"/>
              <w:color w:val="000000" w:themeColor="text1"/>
              <w:kern w:val="0"/>
              <w:szCs w:val="24"/>
              <w:rPrChange w:id="6376"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377" w:author="FURSYS" w:date="2025-12-04T15:42:00Z">
                <w:rPr>
                  <w:rFonts w:ascii="바탕" w:eastAsia="바탕" w:hAnsi="바탕" w:cs="굴림" w:hint="eastAsia"/>
                  <w:kern w:val="0"/>
                  <w:sz w:val="24"/>
                  <w:szCs w:val="24"/>
                </w:rPr>
              </w:rPrChange>
            </w:rPr>
            <w:delText>     다</w:delText>
          </w:r>
          <w:r w:rsidRPr="000C7330" w:rsidDel="008076F4">
            <w:rPr>
              <w:rFonts w:eastAsiaTheme="minorHAnsi" w:cs="굴림"/>
              <w:color w:val="000000" w:themeColor="text1"/>
              <w:kern w:val="0"/>
              <w:szCs w:val="24"/>
              <w:rPrChange w:id="637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79" w:author="FURSYS" w:date="2025-12-04T15:42:00Z">
                <w:rPr>
                  <w:rFonts w:ascii="바탕" w:eastAsia="바탕" w:hAnsi="바탕" w:cs="굴림" w:hint="eastAsia"/>
                  <w:kern w:val="0"/>
                  <w:sz w:val="24"/>
                  <w:szCs w:val="24"/>
                </w:rPr>
              </w:rPrChange>
            </w:rPr>
            <w:delText>신용보증기금법에</w:delText>
          </w:r>
          <w:r w:rsidRPr="000C7330" w:rsidDel="008076F4">
            <w:rPr>
              <w:rFonts w:eastAsiaTheme="minorHAnsi" w:cs="굴림"/>
              <w:color w:val="000000" w:themeColor="text1"/>
              <w:kern w:val="0"/>
              <w:szCs w:val="24"/>
              <w:rPrChange w:id="638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81" w:author="FURSYS" w:date="2025-12-04T15:42:00Z">
                <w:rPr>
                  <w:rFonts w:ascii="바탕" w:eastAsia="바탕" w:hAnsi="바탕" w:cs="굴림" w:hint="eastAsia"/>
                  <w:kern w:val="0"/>
                  <w:sz w:val="24"/>
                  <w:szCs w:val="24"/>
                </w:rPr>
              </w:rPrChange>
            </w:rPr>
            <w:delText>의한</w:delText>
          </w:r>
          <w:r w:rsidRPr="000C7330" w:rsidDel="008076F4">
            <w:rPr>
              <w:rFonts w:eastAsiaTheme="minorHAnsi" w:cs="굴림"/>
              <w:color w:val="000000" w:themeColor="text1"/>
              <w:kern w:val="0"/>
              <w:szCs w:val="24"/>
              <w:rPrChange w:id="638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83" w:author="FURSYS" w:date="2025-12-04T15:42:00Z">
                <w:rPr>
                  <w:rFonts w:ascii="바탕" w:eastAsia="바탕" w:hAnsi="바탕" w:cs="굴림" w:hint="eastAsia"/>
                  <w:kern w:val="0"/>
                  <w:sz w:val="24"/>
                  <w:szCs w:val="24"/>
                </w:rPr>
              </w:rPrChange>
            </w:rPr>
            <w:delText>신용보증기금</w:delText>
          </w:r>
          <w:r w:rsidRPr="000C7330" w:rsidDel="008076F4">
            <w:rPr>
              <w:rFonts w:eastAsiaTheme="minorHAnsi" w:cs="굴림"/>
              <w:color w:val="000000" w:themeColor="text1"/>
              <w:kern w:val="0"/>
              <w:szCs w:val="24"/>
              <w:rPrChange w:id="6384"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385" w:author="FURSYS" w:date="2025-12-04T15:42:00Z">
                <w:rPr>
                  <w:rFonts w:ascii="바탕" w:eastAsia="바탕" w:hAnsi="바탕" w:cs="굴림" w:hint="eastAsia"/>
                  <w:kern w:val="0"/>
                  <w:sz w:val="24"/>
                  <w:szCs w:val="24"/>
                </w:rPr>
              </w:rPrChange>
            </w:rPr>
            <w:delText>     라</w:delText>
          </w:r>
          <w:r w:rsidRPr="000C7330" w:rsidDel="008076F4">
            <w:rPr>
              <w:rFonts w:eastAsiaTheme="minorHAnsi" w:cs="굴림"/>
              <w:color w:val="000000" w:themeColor="text1"/>
              <w:kern w:val="0"/>
              <w:szCs w:val="24"/>
              <w:rPrChange w:id="638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87" w:author="FURSYS" w:date="2025-12-04T15:42:00Z">
                <w:rPr>
                  <w:rFonts w:ascii="바탕" w:eastAsia="바탕" w:hAnsi="바탕" w:cs="굴림" w:hint="eastAsia"/>
                  <w:kern w:val="0"/>
                  <w:sz w:val="24"/>
                  <w:szCs w:val="24"/>
                </w:rPr>
              </w:rPrChange>
            </w:rPr>
            <w:delText>은행법에</w:delText>
          </w:r>
          <w:r w:rsidRPr="000C7330" w:rsidDel="008076F4">
            <w:rPr>
              <w:rFonts w:eastAsiaTheme="minorHAnsi" w:cs="굴림"/>
              <w:color w:val="000000" w:themeColor="text1"/>
              <w:kern w:val="0"/>
              <w:szCs w:val="24"/>
              <w:rPrChange w:id="638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89" w:author="FURSYS" w:date="2025-12-04T15:42:00Z">
                <w:rPr>
                  <w:rFonts w:ascii="바탕" w:eastAsia="바탕" w:hAnsi="바탕" w:cs="굴림" w:hint="eastAsia"/>
                  <w:kern w:val="0"/>
                  <w:sz w:val="24"/>
                  <w:szCs w:val="24"/>
                </w:rPr>
              </w:rPrChange>
            </w:rPr>
            <w:delText>의한</w:delText>
          </w:r>
          <w:r w:rsidRPr="000C7330" w:rsidDel="008076F4">
            <w:rPr>
              <w:rFonts w:eastAsiaTheme="minorHAnsi" w:cs="굴림"/>
              <w:color w:val="000000" w:themeColor="text1"/>
              <w:kern w:val="0"/>
              <w:szCs w:val="24"/>
              <w:rPrChange w:id="639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91" w:author="FURSYS" w:date="2025-12-04T15:42:00Z">
                <w:rPr>
                  <w:rFonts w:ascii="바탕" w:eastAsia="바탕" w:hAnsi="바탕" w:cs="굴림" w:hint="eastAsia"/>
                  <w:kern w:val="0"/>
                  <w:sz w:val="24"/>
                  <w:szCs w:val="24"/>
                </w:rPr>
              </w:rPrChange>
            </w:rPr>
            <w:delText>금융기관</w:delText>
          </w:r>
          <w:r w:rsidRPr="000C7330" w:rsidDel="008076F4">
            <w:rPr>
              <w:rFonts w:eastAsiaTheme="minorHAnsi" w:cs="굴림"/>
              <w:color w:val="000000" w:themeColor="text1"/>
              <w:kern w:val="0"/>
              <w:szCs w:val="24"/>
              <w:rPrChange w:id="6392"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393" w:author="FURSYS" w:date="2025-12-04T15:42:00Z">
                <w:rPr>
                  <w:rFonts w:ascii="바탕" w:eastAsia="바탕" w:hAnsi="바탕" w:cs="굴림" w:hint="eastAsia"/>
                  <w:kern w:val="0"/>
                  <w:sz w:val="24"/>
                  <w:szCs w:val="24"/>
                </w:rPr>
              </w:rPrChange>
            </w:rPr>
            <w:lastRenderedPageBreak/>
            <w:delText>     마</w:delText>
          </w:r>
          <w:r w:rsidRPr="000C7330" w:rsidDel="008076F4">
            <w:rPr>
              <w:rFonts w:eastAsiaTheme="minorHAnsi" w:cs="굴림"/>
              <w:color w:val="000000" w:themeColor="text1"/>
              <w:kern w:val="0"/>
              <w:szCs w:val="24"/>
              <w:rPrChange w:id="639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95" w:author="FURSYS" w:date="2025-12-04T15:42:00Z">
                <w:rPr>
                  <w:rFonts w:ascii="바탕" w:eastAsia="바탕" w:hAnsi="바탕" w:cs="굴림" w:hint="eastAsia"/>
                  <w:kern w:val="0"/>
                  <w:sz w:val="24"/>
                  <w:szCs w:val="24"/>
                </w:rPr>
              </w:rPrChange>
            </w:rPr>
            <w:delText>기타</w:delText>
          </w:r>
          <w:r w:rsidRPr="000C7330" w:rsidDel="008076F4">
            <w:rPr>
              <w:rFonts w:eastAsiaTheme="minorHAnsi" w:cs="굴림"/>
              <w:color w:val="000000" w:themeColor="text1"/>
              <w:kern w:val="0"/>
              <w:szCs w:val="24"/>
              <w:rPrChange w:id="639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97" w:author="FURSYS" w:date="2025-12-04T15:42:00Z">
                <w:rPr>
                  <w:rFonts w:ascii="바탕" w:eastAsia="바탕" w:hAnsi="바탕" w:cs="굴림" w:hint="eastAsia"/>
                  <w:kern w:val="0"/>
                  <w:sz w:val="24"/>
                  <w:szCs w:val="24"/>
                </w:rPr>
              </w:rPrChange>
            </w:rPr>
            <w:delText>가</w:delText>
          </w:r>
          <w:r w:rsidRPr="000C7330" w:rsidDel="008076F4">
            <w:rPr>
              <w:rFonts w:eastAsiaTheme="minorHAnsi" w:cs="굴림"/>
              <w:color w:val="000000" w:themeColor="text1"/>
              <w:kern w:val="0"/>
              <w:szCs w:val="24"/>
              <w:rPrChange w:id="639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399" w:author="FURSYS" w:date="2025-12-04T15:42:00Z">
                <w:rPr>
                  <w:rFonts w:ascii="바탕" w:eastAsia="바탕" w:hAnsi="바탕" w:cs="굴림" w:hint="eastAsia"/>
                  <w:kern w:val="0"/>
                  <w:sz w:val="24"/>
                  <w:szCs w:val="24"/>
                </w:rPr>
              </w:rPrChange>
            </w:rPr>
            <w:delText>내지</w:delText>
          </w:r>
          <w:r w:rsidRPr="000C7330" w:rsidDel="008076F4">
            <w:rPr>
              <w:rFonts w:eastAsiaTheme="minorHAnsi" w:cs="굴림"/>
              <w:color w:val="000000" w:themeColor="text1"/>
              <w:kern w:val="0"/>
              <w:szCs w:val="24"/>
              <w:rPrChange w:id="640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01" w:author="FURSYS" w:date="2025-12-04T15:42:00Z">
                <w:rPr>
                  <w:rFonts w:ascii="바탕" w:eastAsia="바탕" w:hAnsi="바탕" w:cs="굴림" w:hint="eastAsia"/>
                  <w:kern w:val="0"/>
                  <w:sz w:val="24"/>
                  <w:szCs w:val="24"/>
                </w:rPr>
              </w:rPrChange>
            </w:rPr>
            <w:delText>라</w:delText>
          </w:r>
          <w:r w:rsidRPr="000C7330" w:rsidDel="008076F4">
            <w:rPr>
              <w:rFonts w:eastAsiaTheme="minorHAnsi" w:cs="굴림"/>
              <w:color w:val="000000" w:themeColor="text1"/>
              <w:kern w:val="0"/>
              <w:szCs w:val="24"/>
              <w:rPrChange w:id="640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03" w:author="FURSYS" w:date="2025-12-04T15:42:00Z">
                <w:rPr>
                  <w:rFonts w:ascii="바탕" w:eastAsia="바탕" w:hAnsi="바탕" w:cs="굴림" w:hint="eastAsia"/>
                  <w:kern w:val="0"/>
                  <w:sz w:val="24"/>
                  <w:szCs w:val="24"/>
                </w:rPr>
              </w:rPrChange>
            </w:rPr>
            <w:delText>호와</w:delText>
          </w:r>
          <w:r w:rsidRPr="000C7330" w:rsidDel="008076F4">
            <w:rPr>
              <w:rFonts w:eastAsiaTheme="minorHAnsi" w:cs="굴림"/>
              <w:color w:val="000000" w:themeColor="text1"/>
              <w:kern w:val="0"/>
              <w:szCs w:val="24"/>
              <w:rPrChange w:id="640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05" w:author="FURSYS" w:date="2025-12-04T15:42:00Z">
                <w:rPr>
                  <w:rFonts w:ascii="바탕" w:eastAsia="바탕" w:hAnsi="바탕" w:cs="굴림" w:hint="eastAsia"/>
                  <w:kern w:val="0"/>
                  <w:sz w:val="24"/>
                  <w:szCs w:val="24"/>
                </w:rPr>
              </w:rPrChange>
            </w:rPr>
            <w:delText>동등한</w:delText>
          </w:r>
          <w:r w:rsidRPr="000C7330" w:rsidDel="008076F4">
            <w:rPr>
              <w:rFonts w:eastAsiaTheme="minorHAnsi" w:cs="굴림"/>
              <w:color w:val="000000" w:themeColor="text1"/>
              <w:kern w:val="0"/>
              <w:szCs w:val="24"/>
              <w:rPrChange w:id="640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07" w:author="FURSYS" w:date="2025-12-04T15:42:00Z">
                <w:rPr>
                  <w:rFonts w:ascii="바탕" w:eastAsia="바탕" w:hAnsi="바탕" w:cs="굴림" w:hint="eastAsia"/>
                  <w:kern w:val="0"/>
                  <w:sz w:val="24"/>
                  <w:szCs w:val="24"/>
                </w:rPr>
              </w:rPrChange>
            </w:rPr>
            <w:delText>기관</w:delText>
          </w:r>
          <w:r w:rsidRPr="000C7330" w:rsidDel="008076F4">
            <w:rPr>
              <w:rFonts w:eastAsiaTheme="minorHAnsi" w:cs="굴림"/>
              <w:color w:val="000000" w:themeColor="text1"/>
              <w:kern w:val="0"/>
              <w:szCs w:val="24"/>
              <w:rPrChange w:id="6408"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409"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410" w:author="FURSYS" w:date="2025-12-04T15:42:00Z">
                <w:rPr>
                  <w:rFonts w:ascii="바탕" w:eastAsia="바탕" w:hAnsi="바탕" w:cs="굴림"/>
                  <w:kern w:val="0"/>
                  <w:sz w:val="24"/>
                  <w:szCs w:val="24"/>
                </w:rPr>
              </w:rPrChange>
            </w:rPr>
            <w:delText xml:space="preserve">3. </w:delText>
          </w:r>
          <w:r w:rsidRPr="000C7330" w:rsidDel="008076F4">
            <w:rPr>
              <w:rFonts w:eastAsiaTheme="minorHAnsi" w:cs="굴림" w:hint="eastAsia"/>
              <w:color w:val="000000" w:themeColor="text1"/>
              <w:kern w:val="0"/>
              <w:szCs w:val="24"/>
              <w:rPrChange w:id="6411" w:author="FURSYS" w:date="2025-12-04T15:42:00Z">
                <w:rPr>
                  <w:rFonts w:ascii="바탕" w:eastAsia="바탕" w:hAnsi="바탕" w:cs="굴림" w:hint="eastAsia"/>
                  <w:kern w:val="0"/>
                  <w:sz w:val="24"/>
                  <w:szCs w:val="24"/>
                </w:rPr>
              </w:rPrChange>
            </w:rPr>
            <w:delText>당사자의</w:delText>
          </w:r>
          <w:r w:rsidRPr="000C7330" w:rsidDel="008076F4">
            <w:rPr>
              <w:rFonts w:eastAsiaTheme="minorHAnsi" w:cs="굴림"/>
              <w:color w:val="000000" w:themeColor="text1"/>
              <w:kern w:val="0"/>
              <w:szCs w:val="24"/>
              <w:rPrChange w:id="641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13" w:author="FURSYS" w:date="2025-12-04T15:42:00Z">
                <w:rPr>
                  <w:rFonts w:ascii="바탕" w:eastAsia="바탕" w:hAnsi="바탕" w:cs="굴림" w:hint="eastAsia"/>
                  <w:kern w:val="0"/>
                  <w:sz w:val="24"/>
                  <w:szCs w:val="24"/>
                </w:rPr>
              </w:rPrChange>
            </w:rPr>
            <w:delText>합의에</w:delText>
          </w:r>
          <w:r w:rsidRPr="000C7330" w:rsidDel="008076F4">
            <w:rPr>
              <w:rFonts w:eastAsiaTheme="minorHAnsi" w:cs="굴림"/>
              <w:color w:val="000000" w:themeColor="text1"/>
              <w:kern w:val="0"/>
              <w:szCs w:val="24"/>
              <w:rPrChange w:id="641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15" w:author="FURSYS" w:date="2025-12-04T15:42:00Z">
                <w:rPr>
                  <w:rFonts w:ascii="바탕" w:eastAsia="바탕" w:hAnsi="바탕" w:cs="굴림" w:hint="eastAsia"/>
                  <w:kern w:val="0"/>
                  <w:sz w:val="24"/>
                  <w:szCs w:val="24"/>
                </w:rPr>
              </w:rPrChange>
            </w:rPr>
            <w:delText>따라</w:delText>
          </w:r>
          <w:r w:rsidRPr="000C7330" w:rsidDel="008076F4">
            <w:rPr>
              <w:rFonts w:eastAsiaTheme="minorHAnsi" w:cs="굴림"/>
              <w:color w:val="000000" w:themeColor="text1"/>
              <w:kern w:val="0"/>
              <w:szCs w:val="24"/>
              <w:rPrChange w:id="641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17" w:author="FURSYS" w:date="2025-12-04T15:42:00Z">
                <w:rPr>
                  <w:rFonts w:ascii="바탕" w:eastAsia="바탕" w:hAnsi="바탕" w:cs="굴림" w:hint="eastAsia"/>
                  <w:kern w:val="0"/>
                  <w:sz w:val="24"/>
                  <w:szCs w:val="24"/>
                </w:rPr>
              </w:rPrChange>
            </w:rPr>
            <w:delText>“계약금액”이</w:delText>
          </w:r>
          <w:r w:rsidRPr="000C7330" w:rsidDel="008076F4">
            <w:rPr>
              <w:rFonts w:eastAsiaTheme="minorHAnsi" w:cs="굴림"/>
              <w:color w:val="000000" w:themeColor="text1"/>
              <w:kern w:val="0"/>
              <w:szCs w:val="24"/>
              <w:rPrChange w:id="6418" w:author="FURSYS" w:date="2025-12-04T15:42:00Z">
                <w:rPr>
                  <w:rFonts w:ascii="바탕" w:eastAsia="바탕" w:hAnsi="바탕" w:cs="굴림"/>
                  <w:kern w:val="0"/>
                  <w:sz w:val="24"/>
                  <w:szCs w:val="24"/>
                </w:rPr>
              </w:rPrChange>
            </w:rPr>
            <w:delText xml:space="preserve"> 증액된 경우 “</w:delText>
          </w:r>
          <w:r w:rsidRPr="000C7330" w:rsidDel="008076F4">
            <w:rPr>
              <w:rFonts w:eastAsiaTheme="minorHAnsi" w:cs="굴림" w:hint="eastAsia"/>
              <w:color w:val="000000" w:themeColor="text1"/>
              <w:kern w:val="0"/>
              <w:szCs w:val="24"/>
              <w:rPrChange w:id="6419"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642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21" w:author="FURSYS" w:date="2025-12-04T15:42:00Z">
                <w:rPr>
                  <w:rFonts w:ascii="바탕" w:eastAsia="바탕" w:hAnsi="바탕" w:cs="굴림" w:hint="eastAsia"/>
                  <w:kern w:val="0"/>
                  <w:sz w:val="24"/>
                  <w:szCs w:val="24"/>
                </w:rPr>
              </w:rPrChange>
            </w:rPr>
            <w:delText>갑”에게</w:delText>
          </w:r>
          <w:r w:rsidRPr="000C7330" w:rsidDel="008076F4">
            <w:rPr>
              <w:rFonts w:eastAsiaTheme="minorHAnsi" w:cs="굴림"/>
              <w:color w:val="000000" w:themeColor="text1"/>
              <w:kern w:val="0"/>
              <w:szCs w:val="24"/>
              <w:rPrChange w:id="6422" w:author="FURSYS" w:date="2025-12-04T15:42:00Z">
                <w:rPr>
                  <w:rFonts w:ascii="바탕" w:eastAsia="바탕" w:hAnsi="바탕" w:cs="굴림"/>
                  <w:kern w:val="0"/>
                  <w:sz w:val="24"/>
                  <w:szCs w:val="24"/>
                </w:rPr>
              </w:rPrChange>
            </w:rPr>
            <w:delText xml:space="preserve"> 그에 상응하는 금액의 계약이행보증금을 제1항 및 제2항의 규정에 따라 추가 지급하여야 하며 감액된 경우 “</w:delText>
          </w:r>
          <w:r w:rsidRPr="000C7330" w:rsidDel="008076F4">
            <w:rPr>
              <w:rFonts w:eastAsiaTheme="minorHAnsi" w:cs="굴림" w:hint="eastAsia"/>
              <w:color w:val="000000" w:themeColor="text1"/>
              <w:kern w:val="0"/>
              <w:szCs w:val="24"/>
              <w:rPrChange w:id="6423"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6424" w:author="FURSYS" w:date="2025-12-04T15:42:00Z">
                <w:rPr>
                  <w:rFonts w:ascii="바탕" w:eastAsia="바탕" w:hAnsi="바탕" w:cs="굴림"/>
                  <w:kern w:val="0"/>
                  <w:sz w:val="24"/>
                  <w:szCs w:val="24"/>
                </w:rPr>
              </w:rPrChange>
            </w:rPr>
            <w:delText xml:space="preserve"> 그에 상응하는 금액의 계약이행보증금을 “</w:delText>
          </w:r>
          <w:r w:rsidRPr="000C7330" w:rsidDel="008076F4">
            <w:rPr>
              <w:rFonts w:eastAsiaTheme="minorHAnsi" w:cs="굴림" w:hint="eastAsia"/>
              <w:color w:val="000000" w:themeColor="text1"/>
              <w:kern w:val="0"/>
              <w:szCs w:val="24"/>
              <w:rPrChange w:id="6425" w:author="FURSYS" w:date="2025-12-04T15:42:00Z">
                <w:rPr>
                  <w:rFonts w:ascii="바탕" w:eastAsia="바탕" w:hAnsi="바탕" w:cs="굴림" w:hint="eastAsia"/>
                  <w:kern w:val="0"/>
                  <w:sz w:val="24"/>
                  <w:szCs w:val="24"/>
                </w:rPr>
              </w:rPrChange>
            </w:rPr>
            <w:delText>을”에게</w:delText>
          </w:r>
          <w:r w:rsidRPr="000C7330" w:rsidDel="008076F4">
            <w:rPr>
              <w:rFonts w:eastAsiaTheme="minorHAnsi" w:cs="굴림"/>
              <w:color w:val="000000" w:themeColor="text1"/>
              <w:kern w:val="0"/>
              <w:szCs w:val="24"/>
              <w:rPrChange w:id="6426" w:author="FURSYS" w:date="2025-12-04T15:42:00Z">
                <w:rPr>
                  <w:rFonts w:ascii="바탕" w:eastAsia="바탕" w:hAnsi="바탕" w:cs="굴림"/>
                  <w:kern w:val="0"/>
                  <w:sz w:val="24"/>
                  <w:szCs w:val="24"/>
                </w:rPr>
              </w:rPrChange>
            </w:rPr>
            <w:delText xml:space="preserve"> 반환하여야 한다. </w:delText>
          </w:r>
          <w:r w:rsidRPr="000C7330" w:rsidDel="008076F4">
            <w:rPr>
              <w:rFonts w:eastAsiaTheme="minorHAnsi" w:cs="굴림"/>
              <w:color w:val="000000" w:themeColor="text1"/>
              <w:kern w:val="0"/>
              <w:szCs w:val="24"/>
              <w:rPrChange w:id="6427"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428"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429" w:author="FURSYS" w:date="2025-12-04T15:42:00Z">
                <w:rPr>
                  <w:rFonts w:ascii="바탕" w:eastAsia="바탕" w:hAnsi="바탕" w:cs="굴림"/>
                  <w:kern w:val="0"/>
                  <w:sz w:val="24"/>
                  <w:szCs w:val="24"/>
                </w:rPr>
              </w:rPrChange>
            </w:rPr>
            <w:delText xml:space="preserve">4. </w:delText>
          </w:r>
          <w:r w:rsidRPr="000C7330" w:rsidDel="008076F4">
            <w:rPr>
              <w:rFonts w:eastAsiaTheme="minorHAnsi" w:cs="굴림" w:hint="eastAsia"/>
              <w:color w:val="000000" w:themeColor="text1"/>
              <w:kern w:val="0"/>
              <w:szCs w:val="24"/>
              <w:rPrChange w:id="6430"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6431" w:author="FURSYS" w:date="2025-12-04T15:42:00Z">
                <w:rPr>
                  <w:rFonts w:ascii="바탕" w:eastAsia="바탕" w:hAnsi="바탕" w:cs="굴림"/>
                  <w:kern w:val="0"/>
                  <w:sz w:val="24"/>
                  <w:szCs w:val="24"/>
                </w:rPr>
              </w:rPrChange>
            </w:rPr>
            <w:delText xml:space="preserve"> 귀책사유로 인하여 이 계약이 해제 또는 해지되는 경우 “</w:delText>
          </w:r>
          <w:r w:rsidRPr="000C7330" w:rsidDel="008076F4">
            <w:rPr>
              <w:rFonts w:eastAsiaTheme="minorHAnsi" w:cs="굴림" w:hint="eastAsia"/>
              <w:color w:val="000000" w:themeColor="text1"/>
              <w:kern w:val="0"/>
              <w:szCs w:val="24"/>
              <w:rPrChange w:id="6432" w:author="FURSYS" w:date="2025-12-04T15:42:00Z">
                <w:rPr>
                  <w:rFonts w:ascii="바탕" w:eastAsia="바탕" w:hAnsi="바탕" w:cs="굴림" w:hint="eastAsia"/>
                  <w:kern w:val="0"/>
                  <w:sz w:val="24"/>
                  <w:szCs w:val="24"/>
                </w:rPr>
              </w:rPrChange>
            </w:rPr>
            <w:delText>계약이행보증금”은</w:delText>
          </w:r>
          <w:r w:rsidRPr="000C7330" w:rsidDel="008076F4">
            <w:rPr>
              <w:rFonts w:eastAsiaTheme="minorHAnsi" w:cs="굴림"/>
              <w:color w:val="000000" w:themeColor="text1"/>
              <w:kern w:val="0"/>
              <w:szCs w:val="24"/>
              <w:rPrChange w:id="643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34" w:author="FURSYS" w:date="2025-12-04T15:42:00Z">
                <w:rPr>
                  <w:rFonts w:ascii="바탕" w:eastAsia="바탕" w:hAnsi="바탕" w:cs="굴림" w:hint="eastAsia"/>
                  <w:kern w:val="0"/>
                  <w:sz w:val="24"/>
                  <w:szCs w:val="24"/>
                </w:rPr>
              </w:rPrChange>
            </w:rPr>
            <w:delText>갑”에게</w:delText>
          </w:r>
          <w:r w:rsidRPr="000C7330" w:rsidDel="008076F4">
            <w:rPr>
              <w:rFonts w:eastAsiaTheme="minorHAnsi" w:cs="굴림"/>
              <w:color w:val="000000" w:themeColor="text1"/>
              <w:kern w:val="0"/>
              <w:szCs w:val="24"/>
              <w:rPrChange w:id="6435" w:author="FURSYS" w:date="2025-12-04T15:42:00Z">
                <w:rPr>
                  <w:rFonts w:ascii="바탕" w:eastAsia="바탕" w:hAnsi="바탕" w:cs="굴림"/>
                  <w:kern w:val="0"/>
                  <w:sz w:val="24"/>
                  <w:szCs w:val="24"/>
                </w:rPr>
              </w:rPrChange>
            </w:rPr>
            <w:delText xml:space="preserve"> 귀속된다. 이 경우 “</w:delText>
          </w:r>
          <w:r w:rsidRPr="000C7330" w:rsidDel="008076F4">
            <w:rPr>
              <w:rFonts w:eastAsiaTheme="minorHAnsi" w:cs="굴림" w:hint="eastAsia"/>
              <w:color w:val="000000" w:themeColor="text1"/>
              <w:kern w:val="0"/>
              <w:szCs w:val="24"/>
              <w:rPrChange w:id="6436"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6437" w:author="FURSYS" w:date="2025-12-04T15:42:00Z">
                <w:rPr>
                  <w:rFonts w:ascii="바탕" w:eastAsia="바탕" w:hAnsi="바탕" w:cs="굴림"/>
                  <w:kern w:val="0"/>
                  <w:sz w:val="24"/>
                  <w:szCs w:val="24"/>
                </w:rPr>
              </w:rPrChange>
            </w:rPr>
            <w:delText xml:space="preserve"> 손해액이 “</w:delText>
          </w:r>
          <w:r w:rsidRPr="000C7330" w:rsidDel="008076F4">
            <w:rPr>
              <w:rFonts w:eastAsiaTheme="minorHAnsi" w:cs="굴림" w:hint="eastAsia"/>
              <w:color w:val="000000" w:themeColor="text1"/>
              <w:kern w:val="0"/>
              <w:szCs w:val="24"/>
              <w:rPrChange w:id="6438" w:author="FURSYS" w:date="2025-12-04T15:42:00Z">
                <w:rPr>
                  <w:rFonts w:ascii="바탕" w:eastAsia="바탕" w:hAnsi="바탕" w:cs="굴림" w:hint="eastAsia"/>
                  <w:kern w:val="0"/>
                  <w:sz w:val="24"/>
                  <w:szCs w:val="24"/>
                </w:rPr>
              </w:rPrChange>
            </w:rPr>
            <w:delText>계약이행보증금”을</w:delText>
          </w:r>
          <w:r w:rsidRPr="000C7330" w:rsidDel="008076F4">
            <w:rPr>
              <w:rFonts w:eastAsiaTheme="minorHAnsi" w:cs="굴림"/>
              <w:color w:val="000000" w:themeColor="text1"/>
              <w:kern w:val="0"/>
              <w:szCs w:val="24"/>
              <w:rPrChange w:id="6439" w:author="FURSYS" w:date="2025-12-04T15:42:00Z">
                <w:rPr>
                  <w:rFonts w:ascii="바탕" w:eastAsia="바탕" w:hAnsi="바탕" w:cs="굴림"/>
                  <w:kern w:val="0"/>
                  <w:sz w:val="24"/>
                  <w:szCs w:val="24"/>
                </w:rPr>
              </w:rPrChange>
            </w:rPr>
            <w:delText xml:space="preserve"> 초과하는 경우 “</w:delText>
          </w:r>
          <w:r w:rsidRPr="000C7330" w:rsidDel="008076F4">
            <w:rPr>
              <w:rFonts w:eastAsiaTheme="minorHAnsi" w:cs="굴림" w:hint="eastAsia"/>
              <w:color w:val="000000" w:themeColor="text1"/>
              <w:kern w:val="0"/>
              <w:szCs w:val="24"/>
              <w:rPrChange w:id="6440"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6441" w:author="FURSYS" w:date="2025-12-04T15:42:00Z">
                <w:rPr>
                  <w:rFonts w:ascii="바탕" w:eastAsia="바탕" w:hAnsi="바탕" w:cs="굴림"/>
                  <w:kern w:val="0"/>
                  <w:sz w:val="24"/>
                  <w:szCs w:val="24"/>
                </w:rPr>
              </w:rPrChange>
            </w:rPr>
            <w:delText xml:space="preserve"> 그 초과분에 대하여도 “</w:delText>
          </w:r>
          <w:r w:rsidRPr="000C7330" w:rsidDel="008076F4">
            <w:rPr>
              <w:rFonts w:eastAsiaTheme="minorHAnsi" w:cs="굴림" w:hint="eastAsia"/>
              <w:color w:val="000000" w:themeColor="text1"/>
              <w:kern w:val="0"/>
              <w:szCs w:val="24"/>
              <w:rPrChange w:id="6442" w:author="FURSYS" w:date="2025-12-04T15:42:00Z">
                <w:rPr>
                  <w:rFonts w:ascii="바탕" w:eastAsia="바탕" w:hAnsi="바탕" w:cs="굴림" w:hint="eastAsia"/>
                  <w:kern w:val="0"/>
                  <w:sz w:val="24"/>
                  <w:szCs w:val="24"/>
                </w:rPr>
              </w:rPrChange>
            </w:rPr>
            <w:delText>갑”에게</w:delText>
          </w:r>
          <w:r w:rsidRPr="000C7330" w:rsidDel="008076F4">
            <w:rPr>
              <w:rFonts w:eastAsiaTheme="minorHAnsi" w:cs="굴림"/>
              <w:color w:val="000000" w:themeColor="text1"/>
              <w:kern w:val="0"/>
              <w:szCs w:val="24"/>
              <w:rPrChange w:id="6443" w:author="FURSYS" w:date="2025-12-04T15:42:00Z">
                <w:rPr>
                  <w:rFonts w:ascii="바탕" w:eastAsia="바탕" w:hAnsi="바탕" w:cs="굴림"/>
                  <w:kern w:val="0"/>
                  <w:sz w:val="24"/>
                  <w:szCs w:val="24"/>
                </w:rPr>
              </w:rPrChange>
            </w:rPr>
            <w:delText xml:space="preserve"> 배상할 책임이 있다 .</w:delText>
          </w:r>
          <w:r w:rsidRPr="000C7330" w:rsidDel="008076F4">
            <w:rPr>
              <w:rFonts w:eastAsiaTheme="minorHAnsi" w:cs="굴림"/>
              <w:color w:val="000000" w:themeColor="text1"/>
              <w:kern w:val="0"/>
              <w:szCs w:val="24"/>
              <w:rPrChange w:id="6444"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445"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446" w:author="FURSYS" w:date="2025-12-04T15:42:00Z">
                <w:rPr>
                  <w:rFonts w:ascii="굴림" w:eastAsia="굴림" w:hAnsi="굴림" w:cs="굴림"/>
                  <w:kern w:val="0"/>
                  <w:sz w:val="24"/>
                  <w:szCs w:val="24"/>
                </w:rPr>
              </w:rPrChange>
            </w:rPr>
            <w:br/>
          </w:r>
          <w:r w:rsidRPr="000C7330" w:rsidDel="008076F4">
            <w:rPr>
              <w:rFonts w:eastAsiaTheme="minorHAnsi" w:cs="굴림" w:hint="eastAsia"/>
              <w:b/>
              <w:bCs/>
              <w:color w:val="000000" w:themeColor="text1"/>
              <w:kern w:val="0"/>
              <w:szCs w:val="24"/>
              <w:rPrChange w:id="6447"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6448" w:author="FURSYS" w:date="2025-12-04T15:42:00Z">
                <w:rPr>
                  <w:rFonts w:ascii="바탕" w:eastAsia="바탕" w:hAnsi="바탕" w:cs="굴림"/>
                  <w:b/>
                  <w:bCs/>
                  <w:kern w:val="0"/>
                  <w:sz w:val="24"/>
                  <w:szCs w:val="24"/>
                </w:rPr>
              </w:rPrChange>
            </w:rPr>
            <w:delText xml:space="preserve"> 15 </w:delText>
          </w:r>
          <w:r w:rsidRPr="000C7330" w:rsidDel="008076F4">
            <w:rPr>
              <w:rFonts w:eastAsiaTheme="minorHAnsi" w:cs="굴림" w:hint="eastAsia"/>
              <w:b/>
              <w:bCs/>
              <w:color w:val="000000" w:themeColor="text1"/>
              <w:kern w:val="0"/>
              <w:szCs w:val="24"/>
              <w:rPrChange w:id="6449" w:author="FURSYS" w:date="2025-12-04T15:42:00Z">
                <w:rPr>
                  <w:rFonts w:ascii="바탕" w:eastAsia="바탕" w:hAnsi="바탕" w:cs="굴림" w:hint="eastAsia"/>
                  <w:b/>
                  <w:bCs/>
                  <w:kern w:val="0"/>
                  <w:sz w:val="24"/>
                  <w:szCs w:val="24"/>
                </w:rPr>
              </w:rPrChange>
            </w:rPr>
            <w:delText>조</w:delText>
          </w:r>
          <w:r w:rsidRPr="000C7330" w:rsidDel="008076F4">
            <w:rPr>
              <w:rFonts w:eastAsiaTheme="minorHAnsi" w:cs="굴림"/>
              <w:b/>
              <w:bCs/>
              <w:color w:val="000000" w:themeColor="text1"/>
              <w:kern w:val="0"/>
              <w:szCs w:val="24"/>
              <w:rPrChange w:id="6450" w:author="FURSYS" w:date="2025-12-04T15:42:00Z">
                <w:rPr>
                  <w:rFonts w:ascii="바탕" w:eastAsia="바탕" w:hAnsi="바탕" w:cs="굴림"/>
                  <w:b/>
                  <w:bCs/>
                  <w:kern w:val="0"/>
                  <w:sz w:val="24"/>
                  <w:szCs w:val="24"/>
                </w:rPr>
              </w:rPrChange>
            </w:rPr>
            <w:delText xml:space="preserve"> (불가항력)</w:delText>
          </w:r>
          <w:r w:rsidRPr="000C7330" w:rsidDel="008076F4">
            <w:rPr>
              <w:rFonts w:eastAsiaTheme="minorHAnsi" w:cs="굴림"/>
              <w:b/>
              <w:bCs/>
              <w:color w:val="000000" w:themeColor="text1"/>
              <w:kern w:val="0"/>
              <w:szCs w:val="24"/>
              <w:rPrChange w:id="6451"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6452"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453" w:author="FURSYS" w:date="2025-12-04T15:42:00Z">
                <w:rPr>
                  <w:rFonts w:ascii="바탕" w:eastAsia="바탕" w:hAnsi="바탕" w:cs="굴림"/>
                  <w:kern w:val="0"/>
                  <w:sz w:val="24"/>
                  <w:szCs w:val="24"/>
                </w:rPr>
              </w:rPrChange>
            </w:rPr>
            <w:delText xml:space="preserve"> 각 당사자는 정부의 조치, 관련 법령의 개폐, 천재지변, 홍수, 전쟁, </w:delText>
          </w:r>
          <w:r w:rsidRPr="000C7330" w:rsidDel="008076F4">
            <w:rPr>
              <w:rFonts w:eastAsiaTheme="minorHAnsi" w:cs="굴림" w:hint="eastAsia"/>
              <w:color w:val="000000" w:themeColor="text1"/>
              <w:kern w:val="0"/>
              <w:szCs w:val="24"/>
              <w:rPrChange w:id="6454" w:author="FURSYS" w:date="2025-12-04T15:42:00Z">
                <w:rPr>
                  <w:rFonts w:ascii="바탕" w:eastAsia="바탕" w:hAnsi="바탕" w:cs="굴림" w:hint="eastAsia"/>
                  <w:kern w:val="0"/>
                  <w:sz w:val="24"/>
                  <w:szCs w:val="24"/>
                </w:rPr>
              </w:rPrChange>
            </w:rPr>
            <w:delText>전쟁유사행위</w:delText>
          </w:r>
          <w:r w:rsidRPr="000C7330" w:rsidDel="008076F4">
            <w:rPr>
              <w:rFonts w:eastAsiaTheme="minorHAnsi" w:cs="굴림"/>
              <w:color w:val="000000" w:themeColor="text1"/>
              <w:kern w:val="0"/>
              <w:szCs w:val="24"/>
              <w:rPrChange w:id="645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56" w:author="FURSYS" w:date="2025-12-04T15:42:00Z">
                <w:rPr>
                  <w:rFonts w:ascii="바탕" w:eastAsia="바탕" w:hAnsi="바탕" w:cs="굴림" w:hint="eastAsia"/>
                  <w:kern w:val="0"/>
                  <w:sz w:val="24"/>
                  <w:szCs w:val="24"/>
                </w:rPr>
              </w:rPrChange>
            </w:rPr>
            <w:delText>내란</w:delText>
          </w:r>
          <w:r w:rsidRPr="000C7330" w:rsidDel="008076F4">
            <w:rPr>
              <w:rFonts w:eastAsiaTheme="minorHAnsi" w:cs="굴림"/>
              <w:color w:val="000000" w:themeColor="text1"/>
              <w:kern w:val="0"/>
              <w:szCs w:val="24"/>
              <w:rPrChange w:id="645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58" w:author="FURSYS" w:date="2025-12-04T15:42:00Z">
                <w:rPr>
                  <w:rFonts w:ascii="바탕" w:eastAsia="바탕" w:hAnsi="바탕" w:cs="굴림" w:hint="eastAsia"/>
                  <w:kern w:val="0"/>
                  <w:sz w:val="24"/>
                  <w:szCs w:val="24"/>
                </w:rPr>
              </w:rPrChange>
            </w:rPr>
            <w:delText>폭동</w:delText>
          </w:r>
          <w:r w:rsidRPr="000C7330" w:rsidDel="008076F4">
            <w:rPr>
              <w:rFonts w:eastAsiaTheme="minorHAnsi" w:cs="굴림"/>
              <w:color w:val="000000" w:themeColor="text1"/>
              <w:kern w:val="0"/>
              <w:szCs w:val="24"/>
              <w:rPrChange w:id="645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60" w:author="FURSYS" w:date="2025-12-04T15:42:00Z">
                <w:rPr>
                  <w:rFonts w:ascii="바탕" w:eastAsia="바탕" w:hAnsi="바탕" w:cs="굴림" w:hint="eastAsia"/>
                  <w:kern w:val="0"/>
                  <w:sz w:val="24"/>
                  <w:szCs w:val="24"/>
                </w:rPr>
              </w:rPrChange>
            </w:rPr>
            <w:delText>소요</w:delText>
          </w:r>
          <w:r w:rsidRPr="000C7330" w:rsidDel="008076F4">
            <w:rPr>
              <w:rFonts w:eastAsiaTheme="minorHAnsi" w:cs="굴림"/>
              <w:color w:val="000000" w:themeColor="text1"/>
              <w:kern w:val="0"/>
              <w:szCs w:val="24"/>
              <w:rPrChange w:id="646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62" w:author="FURSYS" w:date="2025-12-04T15:42:00Z">
                <w:rPr>
                  <w:rFonts w:ascii="바탕" w:eastAsia="바탕" w:hAnsi="바탕" w:cs="굴림" w:hint="eastAsia"/>
                  <w:kern w:val="0"/>
                  <w:sz w:val="24"/>
                  <w:szCs w:val="24"/>
                </w:rPr>
              </w:rPrChange>
            </w:rPr>
            <w:delText>기타</w:delText>
          </w:r>
          <w:r w:rsidRPr="000C7330" w:rsidDel="008076F4">
            <w:rPr>
              <w:rFonts w:eastAsiaTheme="minorHAnsi" w:cs="굴림"/>
              <w:color w:val="000000" w:themeColor="text1"/>
              <w:kern w:val="0"/>
              <w:szCs w:val="24"/>
              <w:rPrChange w:id="646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64" w:author="FURSYS" w:date="2025-12-04T15:42:00Z">
                <w:rPr>
                  <w:rFonts w:ascii="바탕" w:eastAsia="바탕" w:hAnsi="바탕" w:cs="굴림" w:hint="eastAsia"/>
                  <w:kern w:val="0"/>
                  <w:sz w:val="24"/>
                  <w:szCs w:val="24"/>
                </w:rPr>
              </w:rPrChange>
            </w:rPr>
            <w:delText>당사자가</w:delText>
          </w:r>
          <w:r w:rsidRPr="000C7330" w:rsidDel="008076F4">
            <w:rPr>
              <w:rFonts w:eastAsiaTheme="minorHAnsi" w:cs="굴림"/>
              <w:color w:val="000000" w:themeColor="text1"/>
              <w:kern w:val="0"/>
              <w:szCs w:val="24"/>
              <w:rPrChange w:id="646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66" w:author="FURSYS" w:date="2025-12-04T15:42:00Z">
                <w:rPr>
                  <w:rFonts w:ascii="바탕" w:eastAsia="바탕" w:hAnsi="바탕" w:cs="굴림" w:hint="eastAsia"/>
                  <w:kern w:val="0"/>
                  <w:sz w:val="24"/>
                  <w:szCs w:val="24"/>
                </w:rPr>
              </w:rPrChange>
            </w:rPr>
            <w:delText>통제할</w:delText>
          </w:r>
          <w:r w:rsidRPr="000C7330" w:rsidDel="008076F4">
            <w:rPr>
              <w:rFonts w:eastAsiaTheme="minorHAnsi" w:cs="굴림"/>
              <w:color w:val="000000" w:themeColor="text1"/>
              <w:kern w:val="0"/>
              <w:szCs w:val="24"/>
              <w:rPrChange w:id="646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68" w:author="FURSYS" w:date="2025-12-04T15:42:00Z">
                <w:rPr>
                  <w:rFonts w:ascii="바탕" w:eastAsia="바탕" w:hAnsi="바탕" w:cs="굴림" w:hint="eastAsia"/>
                  <w:kern w:val="0"/>
                  <w:sz w:val="24"/>
                  <w:szCs w:val="24"/>
                </w:rPr>
              </w:rPrChange>
            </w:rPr>
            <w:delText>수</w:delText>
          </w:r>
          <w:r w:rsidRPr="000C7330" w:rsidDel="008076F4">
            <w:rPr>
              <w:rFonts w:eastAsiaTheme="minorHAnsi" w:cs="굴림"/>
              <w:color w:val="000000" w:themeColor="text1"/>
              <w:kern w:val="0"/>
              <w:szCs w:val="24"/>
              <w:rPrChange w:id="646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70" w:author="FURSYS" w:date="2025-12-04T15:42:00Z">
                <w:rPr>
                  <w:rFonts w:ascii="바탕" w:eastAsia="바탕" w:hAnsi="바탕" w:cs="굴림" w:hint="eastAsia"/>
                  <w:kern w:val="0"/>
                  <w:sz w:val="24"/>
                  <w:szCs w:val="24"/>
                </w:rPr>
              </w:rPrChange>
            </w:rPr>
            <w:delText>없는</w:delText>
          </w:r>
          <w:r w:rsidRPr="000C7330" w:rsidDel="008076F4">
            <w:rPr>
              <w:rFonts w:eastAsiaTheme="minorHAnsi" w:cs="굴림"/>
              <w:color w:val="000000" w:themeColor="text1"/>
              <w:kern w:val="0"/>
              <w:szCs w:val="24"/>
              <w:rPrChange w:id="647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72" w:author="FURSYS" w:date="2025-12-04T15:42:00Z">
                <w:rPr>
                  <w:rFonts w:ascii="바탕" w:eastAsia="바탕" w:hAnsi="바탕" w:cs="굴림" w:hint="eastAsia"/>
                  <w:kern w:val="0"/>
                  <w:sz w:val="24"/>
                  <w:szCs w:val="24"/>
                </w:rPr>
              </w:rPrChange>
            </w:rPr>
            <w:delText>불가항력적인</w:delText>
          </w:r>
          <w:r w:rsidRPr="000C7330" w:rsidDel="008076F4">
            <w:rPr>
              <w:rFonts w:eastAsiaTheme="minorHAnsi" w:cs="굴림"/>
              <w:color w:val="000000" w:themeColor="text1"/>
              <w:kern w:val="0"/>
              <w:szCs w:val="24"/>
              <w:rPrChange w:id="647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74" w:author="FURSYS" w:date="2025-12-04T15:42:00Z">
                <w:rPr>
                  <w:rFonts w:ascii="바탕" w:eastAsia="바탕" w:hAnsi="바탕" w:cs="굴림" w:hint="eastAsia"/>
                  <w:kern w:val="0"/>
                  <w:sz w:val="24"/>
                  <w:szCs w:val="24"/>
                </w:rPr>
              </w:rPrChange>
            </w:rPr>
            <w:delText>사유</w:delText>
          </w:r>
          <w:r w:rsidRPr="000C7330" w:rsidDel="008076F4">
            <w:rPr>
              <w:rFonts w:eastAsiaTheme="minorHAnsi" w:cs="굴림"/>
              <w:color w:val="000000" w:themeColor="text1"/>
              <w:kern w:val="0"/>
              <w:szCs w:val="24"/>
              <w:rPrChange w:id="6475" w:author="FURSYS" w:date="2025-12-04T15:42:00Z">
                <w:rPr>
                  <w:rFonts w:ascii="바탕" w:eastAsia="바탕" w:hAnsi="바탕" w:cs="굴림"/>
                  <w:kern w:val="0"/>
                  <w:sz w:val="24"/>
                  <w:szCs w:val="24"/>
                </w:rPr>
              </w:rPrChange>
            </w:rPr>
            <w:delText xml:space="preserve">(공사재료 </w:delText>
          </w:r>
          <w:r w:rsidRPr="000C7330" w:rsidDel="008076F4">
            <w:rPr>
              <w:rFonts w:eastAsiaTheme="minorHAnsi" w:cs="굴림" w:hint="eastAsia"/>
              <w:color w:val="000000" w:themeColor="text1"/>
              <w:kern w:val="0"/>
              <w:szCs w:val="24"/>
              <w:rPrChange w:id="6476" w:author="FURSYS" w:date="2025-12-04T15:42:00Z">
                <w:rPr>
                  <w:rFonts w:ascii="바탕" w:eastAsia="바탕" w:hAnsi="바탕" w:cs="굴림" w:hint="eastAsia"/>
                  <w:kern w:val="0"/>
                  <w:sz w:val="24"/>
                  <w:szCs w:val="24"/>
                </w:rPr>
              </w:rPrChange>
            </w:rPr>
            <w:delText>조달의</w:delText>
          </w:r>
          <w:r w:rsidRPr="000C7330" w:rsidDel="008076F4">
            <w:rPr>
              <w:rFonts w:eastAsiaTheme="minorHAnsi" w:cs="굴림"/>
              <w:color w:val="000000" w:themeColor="text1"/>
              <w:kern w:val="0"/>
              <w:szCs w:val="24"/>
              <w:rPrChange w:id="647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78" w:author="FURSYS" w:date="2025-12-04T15:42:00Z">
                <w:rPr>
                  <w:rFonts w:ascii="바탕" w:eastAsia="바탕" w:hAnsi="바탕" w:cs="굴림" w:hint="eastAsia"/>
                  <w:kern w:val="0"/>
                  <w:sz w:val="24"/>
                  <w:szCs w:val="24"/>
                </w:rPr>
              </w:rPrChange>
            </w:rPr>
            <w:delText>불가능</w:delText>
          </w:r>
          <w:r w:rsidRPr="000C7330" w:rsidDel="008076F4">
            <w:rPr>
              <w:rFonts w:eastAsiaTheme="minorHAnsi" w:cs="굴림"/>
              <w:color w:val="000000" w:themeColor="text1"/>
              <w:kern w:val="0"/>
              <w:szCs w:val="24"/>
              <w:rPrChange w:id="647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80" w:author="FURSYS" w:date="2025-12-04T15:42:00Z">
                <w:rPr>
                  <w:rFonts w:ascii="바탕" w:eastAsia="바탕" w:hAnsi="바탕" w:cs="굴림" w:hint="eastAsia"/>
                  <w:kern w:val="0"/>
                  <w:sz w:val="24"/>
                  <w:szCs w:val="24"/>
                </w:rPr>
              </w:rPrChange>
            </w:rPr>
            <w:delText>혹은</w:delText>
          </w:r>
          <w:r w:rsidRPr="000C7330" w:rsidDel="008076F4">
            <w:rPr>
              <w:rFonts w:eastAsiaTheme="minorHAnsi" w:cs="굴림"/>
              <w:color w:val="000000" w:themeColor="text1"/>
              <w:kern w:val="0"/>
              <w:szCs w:val="24"/>
              <w:rPrChange w:id="648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82" w:author="FURSYS" w:date="2025-12-04T15:42:00Z">
                <w:rPr>
                  <w:rFonts w:ascii="바탕" w:eastAsia="바탕" w:hAnsi="바탕" w:cs="굴림" w:hint="eastAsia"/>
                  <w:kern w:val="0"/>
                  <w:sz w:val="24"/>
                  <w:szCs w:val="24"/>
                </w:rPr>
              </w:rPrChange>
            </w:rPr>
            <w:delText>어려움</w:delText>
          </w:r>
          <w:r w:rsidRPr="000C7330" w:rsidDel="008076F4">
            <w:rPr>
              <w:rFonts w:eastAsiaTheme="minorHAnsi" w:cs="굴림"/>
              <w:color w:val="000000" w:themeColor="text1"/>
              <w:kern w:val="0"/>
              <w:szCs w:val="24"/>
              <w:rPrChange w:id="648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84" w:author="FURSYS" w:date="2025-12-04T15:42:00Z">
                <w:rPr>
                  <w:rFonts w:ascii="바탕" w:eastAsia="바탕" w:hAnsi="바탕" w:cs="굴림" w:hint="eastAsia"/>
                  <w:kern w:val="0"/>
                  <w:sz w:val="24"/>
                  <w:szCs w:val="24"/>
                </w:rPr>
              </w:rPrChange>
            </w:rPr>
            <w:delText>대내외적</w:delText>
          </w:r>
          <w:r w:rsidRPr="000C7330" w:rsidDel="008076F4">
            <w:rPr>
              <w:rFonts w:eastAsiaTheme="minorHAnsi" w:cs="굴림"/>
              <w:color w:val="000000" w:themeColor="text1"/>
              <w:kern w:val="0"/>
              <w:szCs w:val="24"/>
              <w:rPrChange w:id="648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86" w:author="FURSYS" w:date="2025-12-04T15:42:00Z">
                <w:rPr>
                  <w:rFonts w:ascii="바탕" w:eastAsia="바탕" w:hAnsi="바탕" w:cs="굴림" w:hint="eastAsia"/>
                  <w:kern w:val="0"/>
                  <w:sz w:val="24"/>
                  <w:szCs w:val="24"/>
                </w:rPr>
              </w:rPrChange>
            </w:rPr>
            <w:delText>노사분규</w:delText>
          </w:r>
          <w:r w:rsidRPr="000C7330" w:rsidDel="008076F4">
            <w:rPr>
              <w:rFonts w:eastAsiaTheme="minorHAnsi" w:cs="굴림"/>
              <w:color w:val="000000" w:themeColor="text1"/>
              <w:kern w:val="0"/>
              <w:szCs w:val="24"/>
              <w:rPrChange w:id="648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88" w:author="FURSYS" w:date="2025-12-04T15:42:00Z">
                <w:rPr>
                  <w:rFonts w:ascii="바탕" w:eastAsia="바탕" w:hAnsi="바탕" w:cs="굴림" w:hint="eastAsia"/>
                  <w:kern w:val="0"/>
                  <w:sz w:val="24"/>
                  <w:szCs w:val="24"/>
                </w:rPr>
              </w:rPrChange>
            </w:rPr>
            <w:delText>운송</w:delText>
          </w:r>
          <w:r w:rsidRPr="000C7330" w:rsidDel="008076F4">
            <w:rPr>
              <w:rFonts w:eastAsiaTheme="minorHAnsi" w:cs="굴림"/>
              <w:color w:val="000000" w:themeColor="text1"/>
              <w:kern w:val="0"/>
              <w:szCs w:val="24"/>
              <w:rPrChange w:id="648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90" w:author="FURSYS" w:date="2025-12-04T15:42:00Z">
                <w:rPr>
                  <w:rFonts w:ascii="바탕" w:eastAsia="바탕" w:hAnsi="바탕" w:cs="굴림" w:hint="eastAsia"/>
                  <w:kern w:val="0"/>
                  <w:sz w:val="24"/>
                  <w:szCs w:val="24"/>
                </w:rPr>
              </w:rPrChange>
            </w:rPr>
            <w:delText>등</w:delText>
          </w:r>
          <w:r w:rsidRPr="000C7330" w:rsidDel="008076F4">
            <w:rPr>
              <w:rFonts w:eastAsiaTheme="minorHAnsi" w:cs="굴림"/>
              <w:color w:val="000000" w:themeColor="text1"/>
              <w:kern w:val="0"/>
              <w:szCs w:val="24"/>
              <w:rPrChange w:id="649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92" w:author="FURSYS" w:date="2025-12-04T15:42:00Z">
                <w:rPr>
                  <w:rFonts w:ascii="바탕" w:eastAsia="바탕" w:hAnsi="바탕" w:cs="굴림" w:hint="eastAsia"/>
                  <w:kern w:val="0"/>
                  <w:sz w:val="24"/>
                  <w:szCs w:val="24"/>
                </w:rPr>
              </w:rPrChange>
            </w:rPr>
            <w:delText>교통</w:delText>
          </w:r>
          <w:r w:rsidRPr="000C7330" w:rsidDel="008076F4">
            <w:rPr>
              <w:rFonts w:eastAsiaTheme="minorHAnsi" w:cs="굴림"/>
              <w:color w:val="000000" w:themeColor="text1"/>
              <w:kern w:val="0"/>
              <w:szCs w:val="24"/>
              <w:rPrChange w:id="649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94" w:author="FURSYS" w:date="2025-12-04T15:42:00Z">
                <w:rPr>
                  <w:rFonts w:ascii="바탕" w:eastAsia="바탕" w:hAnsi="바탕" w:cs="굴림" w:hint="eastAsia"/>
                  <w:kern w:val="0"/>
                  <w:sz w:val="24"/>
                  <w:szCs w:val="24"/>
                </w:rPr>
              </w:rPrChange>
            </w:rPr>
            <w:delText>장애</w:delText>
          </w:r>
          <w:r w:rsidRPr="000C7330" w:rsidDel="008076F4">
            <w:rPr>
              <w:rFonts w:eastAsiaTheme="minorHAnsi" w:cs="굴림"/>
              <w:color w:val="000000" w:themeColor="text1"/>
              <w:kern w:val="0"/>
              <w:szCs w:val="24"/>
              <w:rPrChange w:id="649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96" w:author="FURSYS" w:date="2025-12-04T15:42:00Z">
                <w:rPr>
                  <w:rFonts w:ascii="바탕" w:eastAsia="바탕" w:hAnsi="바탕" w:cs="굴림" w:hint="eastAsia"/>
                  <w:kern w:val="0"/>
                  <w:sz w:val="24"/>
                  <w:szCs w:val="24"/>
                </w:rPr>
              </w:rPrChange>
            </w:rPr>
            <w:delText>대내외적</w:delText>
          </w:r>
          <w:r w:rsidRPr="000C7330" w:rsidDel="008076F4">
            <w:rPr>
              <w:rFonts w:eastAsiaTheme="minorHAnsi" w:cs="굴림"/>
              <w:color w:val="000000" w:themeColor="text1"/>
              <w:kern w:val="0"/>
              <w:szCs w:val="24"/>
              <w:rPrChange w:id="649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498" w:author="FURSYS" w:date="2025-12-04T15:42:00Z">
                <w:rPr>
                  <w:rFonts w:ascii="바탕" w:eastAsia="바탕" w:hAnsi="바탕" w:cs="굴림" w:hint="eastAsia"/>
                  <w:kern w:val="0"/>
                  <w:sz w:val="24"/>
                  <w:szCs w:val="24"/>
                </w:rPr>
              </w:rPrChange>
            </w:rPr>
            <w:delText>경제사정의</w:delText>
          </w:r>
          <w:r w:rsidRPr="000C7330" w:rsidDel="008076F4">
            <w:rPr>
              <w:rFonts w:eastAsiaTheme="minorHAnsi" w:cs="굴림"/>
              <w:color w:val="000000" w:themeColor="text1"/>
              <w:kern w:val="0"/>
              <w:szCs w:val="24"/>
              <w:rPrChange w:id="649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00" w:author="FURSYS" w:date="2025-12-04T15:42:00Z">
                <w:rPr>
                  <w:rFonts w:ascii="바탕" w:eastAsia="바탕" w:hAnsi="바탕" w:cs="굴림" w:hint="eastAsia"/>
                  <w:kern w:val="0"/>
                  <w:sz w:val="24"/>
                  <w:szCs w:val="24"/>
                </w:rPr>
              </w:rPrChange>
            </w:rPr>
            <w:delText>변동</w:delText>
          </w:r>
          <w:r w:rsidRPr="000C7330" w:rsidDel="008076F4">
            <w:rPr>
              <w:rFonts w:eastAsiaTheme="minorHAnsi" w:cs="굴림"/>
              <w:color w:val="000000" w:themeColor="text1"/>
              <w:kern w:val="0"/>
              <w:szCs w:val="24"/>
              <w:rPrChange w:id="650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02" w:author="FURSYS" w:date="2025-12-04T15:42:00Z">
                <w:rPr>
                  <w:rFonts w:ascii="바탕" w:eastAsia="바탕" w:hAnsi="바탕" w:cs="굴림" w:hint="eastAsia"/>
                  <w:kern w:val="0"/>
                  <w:sz w:val="24"/>
                  <w:szCs w:val="24"/>
                </w:rPr>
              </w:rPrChange>
            </w:rPr>
            <w:delText>등은</w:delText>
          </w:r>
          <w:r w:rsidRPr="000C7330" w:rsidDel="008076F4">
            <w:rPr>
              <w:rFonts w:eastAsiaTheme="minorHAnsi" w:cs="굴림"/>
              <w:color w:val="000000" w:themeColor="text1"/>
              <w:kern w:val="0"/>
              <w:szCs w:val="24"/>
              <w:rPrChange w:id="650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04" w:author="FURSYS" w:date="2025-12-04T15:42:00Z">
                <w:rPr>
                  <w:rFonts w:ascii="바탕" w:eastAsia="바탕" w:hAnsi="바탕" w:cs="굴림" w:hint="eastAsia"/>
                  <w:kern w:val="0"/>
                  <w:sz w:val="24"/>
                  <w:szCs w:val="24"/>
                </w:rPr>
              </w:rPrChange>
            </w:rPr>
            <w:delText>이</w:delText>
          </w:r>
          <w:r w:rsidRPr="000C7330" w:rsidDel="008076F4">
            <w:rPr>
              <w:rFonts w:eastAsiaTheme="minorHAnsi" w:cs="굴림"/>
              <w:color w:val="000000" w:themeColor="text1"/>
              <w:kern w:val="0"/>
              <w:szCs w:val="24"/>
              <w:rPrChange w:id="650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06" w:author="FURSYS" w:date="2025-12-04T15:42:00Z">
                <w:rPr>
                  <w:rFonts w:ascii="바탕" w:eastAsia="바탕" w:hAnsi="바탕" w:cs="굴림" w:hint="eastAsia"/>
                  <w:kern w:val="0"/>
                  <w:sz w:val="24"/>
                  <w:szCs w:val="24"/>
                </w:rPr>
              </w:rPrChange>
            </w:rPr>
            <w:delText>조항에</w:delText>
          </w:r>
          <w:r w:rsidRPr="000C7330" w:rsidDel="008076F4">
            <w:rPr>
              <w:rFonts w:eastAsiaTheme="minorHAnsi" w:cs="굴림"/>
              <w:color w:val="000000" w:themeColor="text1"/>
              <w:kern w:val="0"/>
              <w:szCs w:val="24"/>
              <w:rPrChange w:id="650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08" w:author="FURSYS" w:date="2025-12-04T15:42:00Z">
                <w:rPr>
                  <w:rFonts w:ascii="바탕" w:eastAsia="바탕" w:hAnsi="바탕" w:cs="굴림" w:hint="eastAsia"/>
                  <w:kern w:val="0"/>
                  <w:sz w:val="24"/>
                  <w:szCs w:val="24"/>
                </w:rPr>
              </w:rPrChange>
            </w:rPr>
            <w:delText>의한</w:delText>
          </w:r>
          <w:r w:rsidRPr="000C7330" w:rsidDel="008076F4">
            <w:rPr>
              <w:rFonts w:eastAsiaTheme="minorHAnsi" w:cs="굴림"/>
              <w:color w:val="000000" w:themeColor="text1"/>
              <w:kern w:val="0"/>
              <w:szCs w:val="24"/>
              <w:rPrChange w:id="650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10" w:author="FURSYS" w:date="2025-12-04T15:42:00Z">
                <w:rPr>
                  <w:rFonts w:ascii="바탕" w:eastAsia="바탕" w:hAnsi="바탕" w:cs="굴림" w:hint="eastAsia"/>
                  <w:kern w:val="0"/>
                  <w:sz w:val="24"/>
                  <w:szCs w:val="24"/>
                </w:rPr>
              </w:rPrChange>
            </w:rPr>
            <w:delText>불가항력</w:delText>
          </w:r>
          <w:r w:rsidRPr="000C7330" w:rsidDel="008076F4">
            <w:rPr>
              <w:rFonts w:eastAsiaTheme="minorHAnsi" w:cs="굴림"/>
              <w:color w:val="000000" w:themeColor="text1"/>
              <w:kern w:val="0"/>
              <w:szCs w:val="24"/>
              <w:rPrChange w:id="651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12" w:author="FURSYS" w:date="2025-12-04T15:42:00Z">
                <w:rPr>
                  <w:rFonts w:ascii="바탕" w:eastAsia="바탕" w:hAnsi="바탕" w:cs="굴림" w:hint="eastAsia"/>
                  <w:kern w:val="0"/>
                  <w:sz w:val="24"/>
                  <w:szCs w:val="24"/>
                </w:rPr>
              </w:rPrChange>
            </w:rPr>
            <w:delText>사유에</w:delText>
          </w:r>
          <w:r w:rsidRPr="000C7330" w:rsidDel="008076F4">
            <w:rPr>
              <w:rFonts w:eastAsiaTheme="minorHAnsi" w:cs="굴림"/>
              <w:color w:val="000000" w:themeColor="text1"/>
              <w:kern w:val="0"/>
              <w:szCs w:val="24"/>
              <w:rPrChange w:id="651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14" w:author="FURSYS" w:date="2025-12-04T15:42:00Z">
                <w:rPr>
                  <w:rFonts w:ascii="바탕" w:eastAsia="바탕" w:hAnsi="바탕" w:cs="굴림" w:hint="eastAsia"/>
                  <w:kern w:val="0"/>
                  <w:sz w:val="24"/>
                  <w:szCs w:val="24"/>
                </w:rPr>
              </w:rPrChange>
            </w:rPr>
            <w:delText>해당하지</w:delText>
          </w:r>
          <w:r w:rsidRPr="000C7330" w:rsidDel="008076F4">
            <w:rPr>
              <w:rFonts w:eastAsiaTheme="minorHAnsi" w:cs="굴림"/>
              <w:color w:val="000000" w:themeColor="text1"/>
              <w:kern w:val="0"/>
              <w:szCs w:val="24"/>
              <w:rPrChange w:id="651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16" w:author="FURSYS" w:date="2025-12-04T15:42:00Z">
                <w:rPr>
                  <w:rFonts w:ascii="바탕" w:eastAsia="바탕" w:hAnsi="바탕" w:cs="굴림" w:hint="eastAsia"/>
                  <w:kern w:val="0"/>
                  <w:sz w:val="24"/>
                  <w:szCs w:val="24"/>
                </w:rPr>
              </w:rPrChange>
            </w:rPr>
            <w:delText>아니함</w:delText>
          </w:r>
          <w:r w:rsidRPr="000C7330" w:rsidDel="008076F4">
            <w:rPr>
              <w:rFonts w:eastAsiaTheme="minorHAnsi" w:cs="굴림"/>
              <w:color w:val="000000" w:themeColor="text1"/>
              <w:kern w:val="0"/>
              <w:szCs w:val="24"/>
              <w:rPrChange w:id="6517" w:author="FURSYS" w:date="2025-12-04T15:42:00Z">
                <w:rPr>
                  <w:rFonts w:ascii="바탕" w:eastAsia="바탕" w:hAnsi="바탕" w:cs="굴림"/>
                  <w:kern w:val="0"/>
                  <w:sz w:val="24"/>
                  <w:szCs w:val="24"/>
                </w:rPr>
              </w:rPrChange>
            </w:rPr>
            <w:delText xml:space="preserve">)로 </w:delText>
          </w:r>
          <w:r w:rsidRPr="000C7330" w:rsidDel="008076F4">
            <w:rPr>
              <w:rFonts w:eastAsiaTheme="minorHAnsi" w:cs="굴림" w:hint="eastAsia"/>
              <w:color w:val="000000" w:themeColor="text1"/>
              <w:kern w:val="0"/>
              <w:szCs w:val="24"/>
              <w:rPrChange w:id="6518" w:author="FURSYS" w:date="2025-12-04T15:42:00Z">
                <w:rPr>
                  <w:rFonts w:ascii="바탕" w:eastAsia="바탕" w:hAnsi="바탕" w:cs="굴림" w:hint="eastAsia"/>
                  <w:kern w:val="0"/>
                  <w:sz w:val="24"/>
                  <w:szCs w:val="24"/>
                </w:rPr>
              </w:rPrChange>
            </w:rPr>
            <w:delText>인하여</w:delText>
          </w:r>
          <w:r w:rsidRPr="000C7330" w:rsidDel="008076F4">
            <w:rPr>
              <w:rFonts w:eastAsiaTheme="minorHAnsi" w:cs="굴림"/>
              <w:color w:val="000000" w:themeColor="text1"/>
              <w:kern w:val="0"/>
              <w:szCs w:val="24"/>
              <w:rPrChange w:id="651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20" w:author="FURSYS" w:date="2025-12-04T15:42:00Z">
                <w:rPr>
                  <w:rFonts w:ascii="바탕" w:eastAsia="바탕" w:hAnsi="바탕" w:cs="굴림" w:hint="eastAsia"/>
                  <w:kern w:val="0"/>
                  <w:sz w:val="24"/>
                  <w:szCs w:val="24"/>
                </w:rPr>
              </w:rPrChange>
            </w:rPr>
            <w:delText>이</w:delText>
          </w:r>
          <w:r w:rsidRPr="000C7330" w:rsidDel="008076F4">
            <w:rPr>
              <w:rFonts w:eastAsiaTheme="minorHAnsi" w:cs="굴림"/>
              <w:color w:val="000000" w:themeColor="text1"/>
              <w:kern w:val="0"/>
              <w:szCs w:val="24"/>
              <w:rPrChange w:id="652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22" w:author="FURSYS" w:date="2025-12-04T15:42:00Z">
                <w:rPr>
                  <w:rFonts w:ascii="바탕" w:eastAsia="바탕" w:hAnsi="바탕" w:cs="굴림" w:hint="eastAsia"/>
                  <w:kern w:val="0"/>
                  <w:sz w:val="24"/>
                  <w:szCs w:val="24"/>
                </w:rPr>
              </w:rPrChange>
            </w:rPr>
            <w:delText>계약상</w:delText>
          </w:r>
          <w:r w:rsidRPr="000C7330" w:rsidDel="008076F4">
            <w:rPr>
              <w:rFonts w:eastAsiaTheme="minorHAnsi" w:cs="굴림"/>
              <w:color w:val="000000" w:themeColor="text1"/>
              <w:kern w:val="0"/>
              <w:szCs w:val="24"/>
              <w:rPrChange w:id="652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24" w:author="FURSYS" w:date="2025-12-04T15:42:00Z">
                <w:rPr>
                  <w:rFonts w:ascii="바탕" w:eastAsia="바탕" w:hAnsi="바탕" w:cs="굴림" w:hint="eastAsia"/>
                  <w:kern w:val="0"/>
                  <w:sz w:val="24"/>
                  <w:szCs w:val="24"/>
                </w:rPr>
              </w:rPrChange>
            </w:rPr>
            <w:delText>의무의</w:delText>
          </w:r>
          <w:r w:rsidRPr="000C7330" w:rsidDel="008076F4">
            <w:rPr>
              <w:rFonts w:eastAsiaTheme="minorHAnsi" w:cs="굴림"/>
              <w:color w:val="000000" w:themeColor="text1"/>
              <w:kern w:val="0"/>
              <w:szCs w:val="24"/>
              <w:rPrChange w:id="652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26" w:author="FURSYS" w:date="2025-12-04T15:42:00Z">
                <w:rPr>
                  <w:rFonts w:ascii="바탕" w:eastAsia="바탕" w:hAnsi="바탕" w:cs="굴림" w:hint="eastAsia"/>
                  <w:kern w:val="0"/>
                  <w:sz w:val="24"/>
                  <w:szCs w:val="24"/>
                </w:rPr>
              </w:rPrChange>
            </w:rPr>
            <w:delText>전부</w:delText>
          </w:r>
          <w:r w:rsidRPr="000C7330" w:rsidDel="008076F4">
            <w:rPr>
              <w:rFonts w:eastAsiaTheme="minorHAnsi" w:cs="굴림"/>
              <w:color w:val="000000" w:themeColor="text1"/>
              <w:kern w:val="0"/>
              <w:szCs w:val="24"/>
              <w:rPrChange w:id="652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28" w:author="FURSYS" w:date="2025-12-04T15:42:00Z">
                <w:rPr>
                  <w:rFonts w:ascii="바탕" w:eastAsia="바탕" w:hAnsi="바탕" w:cs="굴림" w:hint="eastAsia"/>
                  <w:kern w:val="0"/>
                  <w:sz w:val="24"/>
                  <w:szCs w:val="24"/>
                </w:rPr>
              </w:rPrChange>
            </w:rPr>
            <w:delText>또는</w:delText>
          </w:r>
          <w:r w:rsidRPr="000C7330" w:rsidDel="008076F4">
            <w:rPr>
              <w:rFonts w:eastAsiaTheme="minorHAnsi" w:cs="굴림"/>
              <w:color w:val="000000" w:themeColor="text1"/>
              <w:kern w:val="0"/>
              <w:szCs w:val="24"/>
              <w:rPrChange w:id="652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30" w:author="FURSYS" w:date="2025-12-04T15:42:00Z">
                <w:rPr>
                  <w:rFonts w:ascii="바탕" w:eastAsia="바탕" w:hAnsi="바탕" w:cs="굴림" w:hint="eastAsia"/>
                  <w:kern w:val="0"/>
                  <w:sz w:val="24"/>
                  <w:szCs w:val="24"/>
                </w:rPr>
              </w:rPrChange>
            </w:rPr>
            <w:delText>일부를</w:delText>
          </w:r>
          <w:r w:rsidRPr="000C7330" w:rsidDel="008076F4">
            <w:rPr>
              <w:rFonts w:eastAsiaTheme="minorHAnsi" w:cs="굴림"/>
              <w:color w:val="000000" w:themeColor="text1"/>
              <w:kern w:val="0"/>
              <w:szCs w:val="24"/>
              <w:rPrChange w:id="653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32" w:author="FURSYS" w:date="2025-12-04T15:42:00Z">
                <w:rPr>
                  <w:rFonts w:ascii="바탕" w:eastAsia="바탕" w:hAnsi="바탕" w:cs="굴림" w:hint="eastAsia"/>
                  <w:kern w:val="0"/>
                  <w:sz w:val="24"/>
                  <w:szCs w:val="24"/>
                </w:rPr>
              </w:rPrChange>
            </w:rPr>
            <w:delText>이행하지</w:delText>
          </w:r>
          <w:r w:rsidRPr="000C7330" w:rsidDel="008076F4">
            <w:rPr>
              <w:rFonts w:eastAsiaTheme="minorHAnsi" w:cs="굴림"/>
              <w:color w:val="000000" w:themeColor="text1"/>
              <w:kern w:val="0"/>
              <w:szCs w:val="24"/>
              <w:rPrChange w:id="653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34" w:author="FURSYS" w:date="2025-12-04T15:42:00Z">
                <w:rPr>
                  <w:rFonts w:ascii="바탕" w:eastAsia="바탕" w:hAnsi="바탕" w:cs="굴림" w:hint="eastAsia"/>
                  <w:kern w:val="0"/>
                  <w:sz w:val="24"/>
                  <w:szCs w:val="24"/>
                </w:rPr>
              </w:rPrChange>
            </w:rPr>
            <w:delText>못하게</w:delText>
          </w:r>
          <w:r w:rsidRPr="000C7330" w:rsidDel="008076F4">
            <w:rPr>
              <w:rFonts w:eastAsiaTheme="minorHAnsi" w:cs="굴림"/>
              <w:color w:val="000000" w:themeColor="text1"/>
              <w:kern w:val="0"/>
              <w:szCs w:val="24"/>
              <w:rPrChange w:id="653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36" w:author="FURSYS" w:date="2025-12-04T15:42:00Z">
                <w:rPr>
                  <w:rFonts w:ascii="바탕" w:eastAsia="바탕" w:hAnsi="바탕" w:cs="굴림" w:hint="eastAsia"/>
                  <w:kern w:val="0"/>
                  <w:sz w:val="24"/>
                  <w:szCs w:val="24"/>
                </w:rPr>
              </w:rPrChange>
            </w:rPr>
            <w:delText>될</w:delText>
          </w:r>
          <w:r w:rsidRPr="000C7330" w:rsidDel="008076F4">
            <w:rPr>
              <w:rFonts w:eastAsiaTheme="minorHAnsi" w:cs="굴림"/>
              <w:color w:val="000000" w:themeColor="text1"/>
              <w:kern w:val="0"/>
              <w:szCs w:val="24"/>
              <w:rPrChange w:id="653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38" w:author="FURSYS" w:date="2025-12-04T15:42:00Z">
                <w:rPr>
                  <w:rFonts w:ascii="바탕" w:eastAsia="바탕" w:hAnsi="바탕" w:cs="굴림" w:hint="eastAsia"/>
                  <w:kern w:val="0"/>
                  <w:sz w:val="24"/>
                  <w:szCs w:val="24"/>
                </w:rPr>
              </w:rPrChange>
            </w:rPr>
            <w:delText>경우에는</w:delText>
          </w:r>
          <w:r w:rsidRPr="000C7330" w:rsidDel="008076F4">
            <w:rPr>
              <w:rFonts w:eastAsiaTheme="minorHAnsi" w:cs="굴림"/>
              <w:color w:val="000000" w:themeColor="text1"/>
              <w:kern w:val="0"/>
              <w:szCs w:val="24"/>
              <w:rPrChange w:id="653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40" w:author="FURSYS" w:date="2025-12-04T15:42:00Z">
                <w:rPr>
                  <w:rFonts w:ascii="바탕" w:eastAsia="바탕" w:hAnsi="바탕" w:cs="굴림" w:hint="eastAsia"/>
                  <w:kern w:val="0"/>
                  <w:sz w:val="24"/>
                  <w:szCs w:val="24"/>
                </w:rPr>
              </w:rPrChange>
            </w:rPr>
            <w:delText>상대방에게</w:delText>
          </w:r>
          <w:r w:rsidRPr="000C7330" w:rsidDel="008076F4">
            <w:rPr>
              <w:rFonts w:eastAsiaTheme="minorHAnsi" w:cs="굴림"/>
              <w:color w:val="000000" w:themeColor="text1"/>
              <w:kern w:val="0"/>
              <w:szCs w:val="24"/>
              <w:rPrChange w:id="654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42" w:author="FURSYS" w:date="2025-12-04T15:42:00Z">
                <w:rPr>
                  <w:rFonts w:ascii="바탕" w:eastAsia="바탕" w:hAnsi="바탕" w:cs="굴림" w:hint="eastAsia"/>
                  <w:kern w:val="0"/>
                  <w:sz w:val="24"/>
                  <w:szCs w:val="24"/>
                </w:rPr>
              </w:rPrChange>
            </w:rPr>
            <w:delText>그 </w:delText>
          </w:r>
          <w:r w:rsidRPr="000C7330" w:rsidDel="008076F4">
            <w:rPr>
              <w:rFonts w:eastAsiaTheme="minorHAnsi" w:cs="굴림"/>
              <w:color w:val="000000" w:themeColor="text1"/>
              <w:kern w:val="0"/>
              <w:szCs w:val="24"/>
              <w:rPrChange w:id="654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44" w:author="FURSYS" w:date="2025-12-04T15:42:00Z">
                <w:rPr>
                  <w:rFonts w:ascii="바탕" w:eastAsia="바탕" w:hAnsi="바탕" w:cs="굴림" w:hint="eastAsia"/>
                  <w:kern w:val="0"/>
                  <w:sz w:val="24"/>
                  <w:szCs w:val="24"/>
                </w:rPr>
              </w:rPrChange>
            </w:rPr>
            <w:delText>사실을</w:delText>
          </w:r>
          <w:r w:rsidRPr="000C7330" w:rsidDel="008076F4">
            <w:rPr>
              <w:rFonts w:eastAsiaTheme="minorHAnsi" w:cs="굴림"/>
              <w:color w:val="000000" w:themeColor="text1"/>
              <w:kern w:val="0"/>
              <w:szCs w:val="24"/>
              <w:rPrChange w:id="654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46" w:author="FURSYS" w:date="2025-12-04T15:42:00Z">
                <w:rPr>
                  <w:rFonts w:ascii="바탕" w:eastAsia="바탕" w:hAnsi="바탕" w:cs="굴림" w:hint="eastAsia"/>
                  <w:kern w:val="0"/>
                  <w:sz w:val="24"/>
                  <w:szCs w:val="24"/>
                </w:rPr>
              </w:rPrChange>
            </w:rPr>
            <w:delText>즉시</w:delText>
          </w:r>
          <w:r w:rsidRPr="000C7330" w:rsidDel="008076F4">
            <w:rPr>
              <w:rFonts w:eastAsiaTheme="minorHAnsi" w:cs="굴림"/>
              <w:color w:val="000000" w:themeColor="text1"/>
              <w:kern w:val="0"/>
              <w:szCs w:val="24"/>
              <w:rPrChange w:id="654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48" w:author="FURSYS" w:date="2025-12-04T15:42:00Z">
                <w:rPr>
                  <w:rFonts w:ascii="바탕" w:eastAsia="바탕" w:hAnsi="바탕" w:cs="굴림" w:hint="eastAsia"/>
                  <w:kern w:val="0"/>
                  <w:sz w:val="24"/>
                  <w:szCs w:val="24"/>
                </w:rPr>
              </w:rPrChange>
            </w:rPr>
            <w:delText>서면으로</w:delText>
          </w:r>
          <w:r w:rsidRPr="000C7330" w:rsidDel="008076F4">
            <w:rPr>
              <w:rFonts w:eastAsiaTheme="minorHAnsi" w:cs="굴림"/>
              <w:color w:val="000000" w:themeColor="text1"/>
              <w:kern w:val="0"/>
              <w:szCs w:val="24"/>
              <w:rPrChange w:id="654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50" w:author="FURSYS" w:date="2025-12-04T15:42:00Z">
                <w:rPr>
                  <w:rFonts w:ascii="바탕" w:eastAsia="바탕" w:hAnsi="바탕" w:cs="굴림" w:hint="eastAsia"/>
                  <w:kern w:val="0"/>
                  <w:sz w:val="24"/>
                  <w:szCs w:val="24"/>
                </w:rPr>
              </w:rPrChange>
            </w:rPr>
            <w:delText>통지하여야</w:delText>
          </w:r>
          <w:r w:rsidRPr="000C7330" w:rsidDel="008076F4">
            <w:rPr>
              <w:rFonts w:eastAsiaTheme="minorHAnsi" w:cs="굴림"/>
              <w:color w:val="000000" w:themeColor="text1"/>
              <w:kern w:val="0"/>
              <w:szCs w:val="24"/>
              <w:rPrChange w:id="655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52" w:author="FURSYS" w:date="2025-12-04T15:42:00Z">
                <w:rPr>
                  <w:rFonts w:ascii="바탕" w:eastAsia="바탕" w:hAnsi="바탕" w:cs="굴림" w:hint="eastAsia"/>
                  <w:kern w:val="0"/>
                  <w:sz w:val="24"/>
                  <w:szCs w:val="24"/>
                </w:rPr>
              </w:rPrChange>
            </w:rPr>
            <w:delText>하며</w:delText>
          </w:r>
          <w:r w:rsidRPr="000C7330" w:rsidDel="008076F4">
            <w:rPr>
              <w:rFonts w:eastAsiaTheme="minorHAnsi" w:cs="굴림"/>
              <w:color w:val="000000" w:themeColor="text1"/>
              <w:kern w:val="0"/>
              <w:szCs w:val="24"/>
              <w:rPrChange w:id="655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54" w:author="FURSYS" w:date="2025-12-04T15:42:00Z">
                <w:rPr>
                  <w:rFonts w:ascii="바탕" w:eastAsia="바탕" w:hAnsi="바탕" w:cs="굴림" w:hint="eastAsia"/>
                  <w:kern w:val="0"/>
                  <w:sz w:val="24"/>
                  <w:szCs w:val="24"/>
                </w:rPr>
              </w:rPrChange>
            </w:rPr>
            <w:delText>이러한</w:delText>
          </w:r>
          <w:r w:rsidRPr="000C7330" w:rsidDel="008076F4">
            <w:rPr>
              <w:rFonts w:eastAsiaTheme="minorHAnsi" w:cs="굴림"/>
              <w:color w:val="000000" w:themeColor="text1"/>
              <w:kern w:val="0"/>
              <w:szCs w:val="24"/>
              <w:rPrChange w:id="655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56" w:author="FURSYS" w:date="2025-12-04T15:42:00Z">
                <w:rPr>
                  <w:rFonts w:ascii="바탕" w:eastAsia="바탕" w:hAnsi="바탕" w:cs="굴림" w:hint="eastAsia"/>
                  <w:kern w:val="0"/>
                  <w:sz w:val="24"/>
                  <w:szCs w:val="24"/>
                </w:rPr>
              </w:rPrChange>
            </w:rPr>
            <w:delText>경우</w:delText>
          </w:r>
          <w:r w:rsidRPr="000C7330" w:rsidDel="008076F4">
            <w:rPr>
              <w:rFonts w:eastAsiaTheme="minorHAnsi" w:cs="굴림"/>
              <w:color w:val="000000" w:themeColor="text1"/>
              <w:kern w:val="0"/>
              <w:szCs w:val="24"/>
              <w:rPrChange w:id="655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58" w:author="FURSYS" w:date="2025-12-04T15:42:00Z">
                <w:rPr>
                  <w:rFonts w:ascii="바탕" w:eastAsia="바탕" w:hAnsi="바탕" w:cs="굴림" w:hint="eastAsia"/>
                  <w:kern w:val="0"/>
                  <w:sz w:val="24"/>
                  <w:szCs w:val="24"/>
                </w:rPr>
              </w:rPrChange>
            </w:rPr>
            <w:delText>불가항력적</w:delText>
          </w:r>
          <w:r w:rsidRPr="000C7330" w:rsidDel="008076F4">
            <w:rPr>
              <w:rFonts w:eastAsiaTheme="minorHAnsi" w:cs="굴림"/>
              <w:color w:val="000000" w:themeColor="text1"/>
              <w:kern w:val="0"/>
              <w:szCs w:val="24"/>
              <w:rPrChange w:id="655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60" w:author="FURSYS" w:date="2025-12-04T15:42:00Z">
                <w:rPr>
                  <w:rFonts w:ascii="바탕" w:eastAsia="바탕" w:hAnsi="바탕" w:cs="굴림" w:hint="eastAsia"/>
                  <w:kern w:val="0"/>
                  <w:sz w:val="24"/>
                  <w:szCs w:val="24"/>
                </w:rPr>
              </w:rPrChange>
            </w:rPr>
            <w:delText>사유가</w:delText>
          </w:r>
          <w:r w:rsidRPr="000C7330" w:rsidDel="008076F4">
            <w:rPr>
              <w:rFonts w:eastAsiaTheme="minorHAnsi" w:cs="굴림"/>
              <w:color w:val="000000" w:themeColor="text1"/>
              <w:kern w:val="0"/>
              <w:szCs w:val="24"/>
              <w:rPrChange w:id="656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62" w:author="FURSYS" w:date="2025-12-04T15:42:00Z">
                <w:rPr>
                  <w:rFonts w:ascii="바탕" w:eastAsia="바탕" w:hAnsi="바탕" w:cs="굴림" w:hint="eastAsia"/>
                  <w:kern w:val="0"/>
                  <w:sz w:val="24"/>
                  <w:szCs w:val="24"/>
                </w:rPr>
              </w:rPrChange>
            </w:rPr>
            <w:delText>지속되는</w:delText>
          </w:r>
          <w:r w:rsidRPr="000C7330" w:rsidDel="008076F4">
            <w:rPr>
              <w:rFonts w:eastAsiaTheme="minorHAnsi" w:cs="굴림"/>
              <w:color w:val="000000" w:themeColor="text1"/>
              <w:kern w:val="0"/>
              <w:szCs w:val="24"/>
              <w:rPrChange w:id="656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64" w:author="FURSYS" w:date="2025-12-04T15:42:00Z">
                <w:rPr>
                  <w:rFonts w:ascii="바탕" w:eastAsia="바탕" w:hAnsi="바탕" w:cs="굴림" w:hint="eastAsia"/>
                  <w:kern w:val="0"/>
                  <w:sz w:val="24"/>
                  <w:szCs w:val="24"/>
                </w:rPr>
              </w:rPrChange>
            </w:rPr>
            <w:delText>동안</w:delText>
          </w:r>
          <w:r w:rsidRPr="000C7330" w:rsidDel="008076F4">
            <w:rPr>
              <w:rFonts w:eastAsiaTheme="minorHAnsi" w:cs="굴림"/>
              <w:color w:val="000000" w:themeColor="text1"/>
              <w:kern w:val="0"/>
              <w:szCs w:val="24"/>
              <w:rPrChange w:id="656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66" w:author="FURSYS" w:date="2025-12-04T15:42:00Z">
                <w:rPr>
                  <w:rFonts w:ascii="바탕" w:eastAsia="바탕" w:hAnsi="바탕" w:cs="굴림" w:hint="eastAsia"/>
                  <w:kern w:val="0"/>
                  <w:sz w:val="24"/>
                  <w:szCs w:val="24"/>
                </w:rPr>
              </w:rPrChange>
            </w:rPr>
            <w:delText>채무불이행에</w:delText>
          </w:r>
          <w:r w:rsidRPr="000C7330" w:rsidDel="008076F4">
            <w:rPr>
              <w:rFonts w:eastAsiaTheme="minorHAnsi" w:cs="굴림"/>
              <w:color w:val="000000" w:themeColor="text1"/>
              <w:kern w:val="0"/>
              <w:szCs w:val="24"/>
              <w:rPrChange w:id="656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68" w:author="FURSYS" w:date="2025-12-04T15:42:00Z">
                <w:rPr>
                  <w:rFonts w:ascii="바탕" w:eastAsia="바탕" w:hAnsi="바탕" w:cs="굴림" w:hint="eastAsia"/>
                  <w:kern w:val="0"/>
                  <w:sz w:val="24"/>
                  <w:szCs w:val="24"/>
                </w:rPr>
              </w:rPrChange>
            </w:rPr>
            <w:delText>대한</w:delText>
          </w:r>
          <w:r w:rsidRPr="000C7330" w:rsidDel="008076F4">
            <w:rPr>
              <w:rFonts w:eastAsiaTheme="minorHAnsi" w:cs="굴림"/>
              <w:color w:val="000000" w:themeColor="text1"/>
              <w:kern w:val="0"/>
              <w:szCs w:val="24"/>
              <w:rPrChange w:id="656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70" w:author="FURSYS" w:date="2025-12-04T15:42:00Z">
                <w:rPr>
                  <w:rFonts w:ascii="바탕" w:eastAsia="바탕" w:hAnsi="바탕" w:cs="굴림" w:hint="eastAsia"/>
                  <w:kern w:val="0"/>
                  <w:sz w:val="24"/>
                  <w:szCs w:val="24"/>
                </w:rPr>
              </w:rPrChange>
            </w:rPr>
            <w:delText>책임을</w:delText>
          </w:r>
          <w:r w:rsidRPr="000C7330" w:rsidDel="008076F4">
            <w:rPr>
              <w:rFonts w:eastAsiaTheme="minorHAnsi" w:cs="굴림"/>
              <w:color w:val="000000" w:themeColor="text1"/>
              <w:kern w:val="0"/>
              <w:szCs w:val="24"/>
              <w:rPrChange w:id="657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72" w:author="FURSYS" w:date="2025-12-04T15:42:00Z">
                <w:rPr>
                  <w:rFonts w:ascii="바탕" w:eastAsia="바탕" w:hAnsi="바탕" w:cs="굴림" w:hint="eastAsia"/>
                  <w:kern w:val="0"/>
                  <w:sz w:val="24"/>
                  <w:szCs w:val="24"/>
                </w:rPr>
              </w:rPrChange>
            </w:rPr>
            <w:delText>지지</w:delText>
          </w:r>
          <w:r w:rsidRPr="000C7330" w:rsidDel="008076F4">
            <w:rPr>
              <w:rFonts w:eastAsiaTheme="minorHAnsi" w:cs="굴림"/>
              <w:color w:val="000000" w:themeColor="text1"/>
              <w:kern w:val="0"/>
              <w:szCs w:val="24"/>
              <w:rPrChange w:id="657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74" w:author="FURSYS" w:date="2025-12-04T15:42:00Z">
                <w:rPr>
                  <w:rFonts w:ascii="바탕" w:eastAsia="바탕" w:hAnsi="바탕" w:cs="굴림" w:hint="eastAsia"/>
                  <w:kern w:val="0"/>
                  <w:sz w:val="24"/>
                  <w:szCs w:val="24"/>
                </w:rPr>
              </w:rPrChange>
            </w:rPr>
            <w:delText>아니한다</w:delText>
          </w:r>
          <w:r w:rsidRPr="000C7330" w:rsidDel="008076F4">
            <w:rPr>
              <w:rFonts w:eastAsiaTheme="minorHAnsi" w:cs="굴림"/>
              <w:color w:val="000000" w:themeColor="text1"/>
              <w:kern w:val="0"/>
              <w:szCs w:val="24"/>
              <w:rPrChange w:id="657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76" w:author="FURSYS" w:date="2025-12-04T15:42:00Z">
                <w:rPr>
                  <w:rFonts w:ascii="바탕" w:eastAsia="바탕" w:hAnsi="바탕" w:cs="굴림" w:hint="eastAsia"/>
                  <w:kern w:val="0"/>
                  <w:sz w:val="24"/>
                  <w:szCs w:val="24"/>
                </w:rPr>
              </w:rPrChange>
            </w:rPr>
            <w:delText>불가항력적</w:delText>
          </w:r>
          <w:r w:rsidRPr="000C7330" w:rsidDel="008076F4">
            <w:rPr>
              <w:rFonts w:eastAsiaTheme="minorHAnsi" w:cs="굴림"/>
              <w:color w:val="000000" w:themeColor="text1"/>
              <w:kern w:val="0"/>
              <w:szCs w:val="24"/>
              <w:rPrChange w:id="657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78" w:author="FURSYS" w:date="2025-12-04T15:42:00Z">
                <w:rPr>
                  <w:rFonts w:ascii="바탕" w:eastAsia="바탕" w:hAnsi="바탕" w:cs="굴림" w:hint="eastAsia"/>
                  <w:kern w:val="0"/>
                  <w:sz w:val="24"/>
                  <w:szCs w:val="24"/>
                </w:rPr>
              </w:rPrChange>
            </w:rPr>
            <w:delText>사유가</w:delText>
          </w:r>
          <w:r w:rsidRPr="000C7330" w:rsidDel="008076F4">
            <w:rPr>
              <w:rFonts w:eastAsiaTheme="minorHAnsi" w:cs="굴림"/>
              <w:color w:val="000000" w:themeColor="text1"/>
              <w:kern w:val="0"/>
              <w:szCs w:val="24"/>
              <w:rPrChange w:id="6579" w:author="FURSYS" w:date="2025-12-04T15:42:00Z">
                <w:rPr>
                  <w:rFonts w:ascii="바탕" w:eastAsia="바탕" w:hAnsi="바탕" w:cs="굴림"/>
                  <w:kern w:val="0"/>
                  <w:sz w:val="24"/>
                  <w:szCs w:val="24"/>
                </w:rPr>
              </w:rPrChange>
            </w:rPr>
            <w:delText xml:space="preserve"> 30일 </w:delText>
          </w:r>
          <w:r w:rsidRPr="000C7330" w:rsidDel="008076F4">
            <w:rPr>
              <w:rFonts w:eastAsiaTheme="minorHAnsi" w:cs="굴림" w:hint="eastAsia"/>
              <w:color w:val="000000" w:themeColor="text1"/>
              <w:kern w:val="0"/>
              <w:szCs w:val="24"/>
              <w:rPrChange w:id="6580" w:author="FURSYS" w:date="2025-12-04T15:42:00Z">
                <w:rPr>
                  <w:rFonts w:ascii="바탕" w:eastAsia="바탕" w:hAnsi="바탕" w:cs="굴림" w:hint="eastAsia"/>
                  <w:kern w:val="0"/>
                  <w:sz w:val="24"/>
                  <w:szCs w:val="24"/>
                </w:rPr>
              </w:rPrChange>
            </w:rPr>
            <w:delText>이상</w:delText>
          </w:r>
          <w:r w:rsidRPr="000C7330" w:rsidDel="008076F4">
            <w:rPr>
              <w:rFonts w:eastAsiaTheme="minorHAnsi" w:cs="굴림"/>
              <w:color w:val="000000" w:themeColor="text1"/>
              <w:kern w:val="0"/>
              <w:szCs w:val="24"/>
              <w:rPrChange w:id="658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82" w:author="FURSYS" w:date="2025-12-04T15:42:00Z">
                <w:rPr>
                  <w:rFonts w:ascii="바탕" w:eastAsia="바탕" w:hAnsi="바탕" w:cs="굴림" w:hint="eastAsia"/>
                  <w:kern w:val="0"/>
                  <w:sz w:val="24"/>
                  <w:szCs w:val="24"/>
                </w:rPr>
              </w:rPrChange>
            </w:rPr>
            <w:delText>지속될</w:delText>
          </w:r>
          <w:r w:rsidRPr="000C7330" w:rsidDel="008076F4">
            <w:rPr>
              <w:rFonts w:eastAsiaTheme="minorHAnsi" w:cs="굴림"/>
              <w:color w:val="000000" w:themeColor="text1"/>
              <w:kern w:val="0"/>
              <w:szCs w:val="24"/>
              <w:rPrChange w:id="658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84" w:author="FURSYS" w:date="2025-12-04T15:42:00Z">
                <w:rPr>
                  <w:rFonts w:ascii="바탕" w:eastAsia="바탕" w:hAnsi="바탕" w:cs="굴림" w:hint="eastAsia"/>
                  <w:kern w:val="0"/>
                  <w:sz w:val="24"/>
                  <w:szCs w:val="24"/>
                </w:rPr>
              </w:rPrChange>
            </w:rPr>
            <w:delText>경우</w:delText>
          </w:r>
          <w:r w:rsidRPr="000C7330" w:rsidDel="008076F4">
            <w:rPr>
              <w:rFonts w:eastAsiaTheme="minorHAnsi" w:cs="굴림"/>
              <w:color w:val="000000" w:themeColor="text1"/>
              <w:kern w:val="0"/>
              <w:szCs w:val="24"/>
              <w:rPrChange w:id="658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86" w:author="FURSYS" w:date="2025-12-04T15:42:00Z">
                <w:rPr>
                  <w:rFonts w:ascii="바탕" w:eastAsia="바탕" w:hAnsi="바탕" w:cs="굴림" w:hint="eastAsia"/>
                  <w:kern w:val="0"/>
                  <w:sz w:val="24"/>
                  <w:szCs w:val="24"/>
                </w:rPr>
              </w:rPrChange>
            </w:rPr>
            <w:delText>상대방은</w:delText>
          </w:r>
          <w:r w:rsidRPr="000C7330" w:rsidDel="008076F4">
            <w:rPr>
              <w:rFonts w:eastAsiaTheme="minorHAnsi" w:cs="굴림"/>
              <w:color w:val="000000" w:themeColor="text1"/>
              <w:kern w:val="0"/>
              <w:szCs w:val="24"/>
              <w:rPrChange w:id="658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88" w:author="FURSYS" w:date="2025-12-04T15:42:00Z">
                <w:rPr>
                  <w:rFonts w:ascii="바탕" w:eastAsia="바탕" w:hAnsi="바탕" w:cs="굴림" w:hint="eastAsia"/>
                  <w:kern w:val="0"/>
                  <w:sz w:val="24"/>
                  <w:szCs w:val="24"/>
                </w:rPr>
              </w:rPrChange>
            </w:rPr>
            <w:delText>서면통지로</w:delText>
          </w:r>
          <w:r w:rsidRPr="000C7330" w:rsidDel="008076F4">
            <w:rPr>
              <w:rFonts w:eastAsiaTheme="minorHAnsi" w:cs="굴림"/>
              <w:color w:val="000000" w:themeColor="text1"/>
              <w:kern w:val="0"/>
              <w:szCs w:val="24"/>
              <w:rPrChange w:id="658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90" w:author="FURSYS" w:date="2025-12-04T15:42:00Z">
                <w:rPr>
                  <w:rFonts w:ascii="바탕" w:eastAsia="바탕" w:hAnsi="바탕" w:cs="굴림" w:hint="eastAsia"/>
                  <w:kern w:val="0"/>
                  <w:sz w:val="24"/>
                  <w:szCs w:val="24"/>
                </w:rPr>
              </w:rPrChange>
            </w:rPr>
            <w:delText>즉시</w:delText>
          </w:r>
          <w:r w:rsidRPr="000C7330" w:rsidDel="008076F4">
            <w:rPr>
              <w:rFonts w:eastAsiaTheme="minorHAnsi" w:cs="굴림"/>
              <w:color w:val="000000" w:themeColor="text1"/>
              <w:kern w:val="0"/>
              <w:szCs w:val="24"/>
              <w:rPrChange w:id="659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92" w:author="FURSYS" w:date="2025-12-04T15:42:00Z">
                <w:rPr>
                  <w:rFonts w:ascii="바탕" w:eastAsia="바탕" w:hAnsi="바탕" w:cs="굴림" w:hint="eastAsia"/>
                  <w:kern w:val="0"/>
                  <w:sz w:val="24"/>
                  <w:szCs w:val="24"/>
                </w:rPr>
              </w:rPrChange>
            </w:rPr>
            <w:delText>이</w:delText>
          </w:r>
          <w:r w:rsidRPr="000C7330" w:rsidDel="008076F4">
            <w:rPr>
              <w:rFonts w:eastAsiaTheme="minorHAnsi" w:cs="굴림"/>
              <w:color w:val="000000" w:themeColor="text1"/>
              <w:kern w:val="0"/>
              <w:szCs w:val="24"/>
              <w:rPrChange w:id="659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94" w:author="FURSYS" w:date="2025-12-04T15:42:00Z">
                <w:rPr>
                  <w:rFonts w:ascii="바탕" w:eastAsia="바탕" w:hAnsi="바탕" w:cs="굴림" w:hint="eastAsia"/>
                  <w:kern w:val="0"/>
                  <w:sz w:val="24"/>
                  <w:szCs w:val="24"/>
                </w:rPr>
              </w:rPrChange>
            </w:rPr>
            <w:delText>계약을</w:delText>
          </w:r>
          <w:r w:rsidRPr="000C7330" w:rsidDel="008076F4">
            <w:rPr>
              <w:rFonts w:eastAsiaTheme="minorHAnsi" w:cs="굴림"/>
              <w:color w:val="000000" w:themeColor="text1"/>
              <w:kern w:val="0"/>
              <w:szCs w:val="24"/>
              <w:rPrChange w:id="659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96" w:author="FURSYS" w:date="2025-12-04T15:42:00Z">
                <w:rPr>
                  <w:rFonts w:ascii="바탕" w:eastAsia="바탕" w:hAnsi="바탕" w:cs="굴림" w:hint="eastAsia"/>
                  <w:kern w:val="0"/>
                  <w:sz w:val="24"/>
                  <w:szCs w:val="24"/>
                </w:rPr>
              </w:rPrChange>
            </w:rPr>
            <w:delText>해제</w:delText>
          </w:r>
          <w:r w:rsidRPr="000C7330" w:rsidDel="008076F4">
            <w:rPr>
              <w:rFonts w:eastAsiaTheme="minorHAnsi" w:cs="굴림"/>
              <w:color w:val="000000" w:themeColor="text1"/>
              <w:kern w:val="0"/>
              <w:szCs w:val="24"/>
              <w:rPrChange w:id="659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598" w:author="FURSYS" w:date="2025-12-04T15:42:00Z">
                <w:rPr>
                  <w:rFonts w:ascii="바탕" w:eastAsia="바탕" w:hAnsi="바탕" w:cs="굴림" w:hint="eastAsia"/>
                  <w:kern w:val="0"/>
                  <w:sz w:val="24"/>
                  <w:szCs w:val="24"/>
                </w:rPr>
              </w:rPrChange>
            </w:rPr>
            <w:delText>또는</w:delText>
          </w:r>
          <w:r w:rsidRPr="000C7330" w:rsidDel="008076F4">
            <w:rPr>
              <w:rFonts w:eastAsiaTheme="minorHAnsi" w:cs="굴림"/>
              <w:color w:val="000000" w:themeColor="text1"/>
              <w:kern w:val="0"/>
              <w:szCs w:val="24"/>
              <w:rPrChange w:id="659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00" w:author="FURSYS" w:date="2025-12-04T15:42:00Z">
                <w:rPr>
                  <w:rFonts w:ascii="바탕" w:eastAsia="바탕" w:hAnsi="바탕" w:cs="굴림" w:hint="eastAsia"/>
                  <w:kern w:val="0"/>
                  <w:sz w:val="24"/>
                  <w:szCs w:val="24"/>
                </w:rPr>
              </w:rPrChange>
            </w:rPr>
            <w:delText>해지할</w:delText>
          </w:r>
          <w:r w:rsidRPr="000C7330" w:rsidDel="008076F4">
            <w:rPr>
              <w:rFonts w:eastAsiaTheme="minorHAnsi" w:cs="굴림"/>
              <w:color w:val="000000" w:themeColor="text1"/>
              <w:kern w:val="0"/>
              <w:szCs w:val="24"/>
              <w:rPrChange w:id="660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02" w:author="FURSYS" w:date="2025-12-04T15:42:00Z">
                <w:rPr>
                  <w:rFonts w:ascii="바탕" w:eastAsia="바탕" w:hAnsi="바탕" w:cs="굴림" w:hint="eastAsia"/>
                  <w:kern w:val="0"/>
                  <w:sz w:val="24"/>
                  <w:szCs w:val="24"/>
                </w:rPr>
              </w:rPrChange>
            </w:rPr>
            <w:delText>수</w:delText>
          </w:r>
          <w:r w:rsidRPr="000C7330" w:rsidDel="008076F4">
            <w:rPr>
              <w:rFonts w:eastAsiaTheme="minorHAnsi" w:cs="굴림"/>
              <w:color w:val="000000" w:themeColor="text1"/>
              <w:kern w:val="0"/>
              <w:szCs w:val="24"/>
              <w:rPrChange w:id="660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04" w:author="FURSYS" w:date="2025-12-04T15:42:00Z">
                <w:rPr>
                  <w:rFonts w:ascii="바탕" w:eastAsia="바탕" w:hAnsi="바탕" w:cs="굴림" w:hint="eastAsia"/>
                  <w:kern w:val="0"/>
                  <w:sz w:val="24"/>
                  <w:szCs w:val="24"/>
                </w:rPr>
              </w:rPrChange>
            </w:rPr>
            <w:delText>있다</w:delText>
          </w:r>
          <w:r w:rsidRPr="000C7330" w:rsidDel="008076F4">
            <w:rPr>
              <w:rFonts w:eastAsiaTheme="minorHAnsi" w:cs="굴림"/>
              <w:color w:val="000000" w:themeColor="text1"/>
              <w:kern w:val="0"/>
              <w:szCs w:val="24"/>
              <w:rPrChange w:id="6605" w:author="FURSYS" w:date="2025-12-04T15:42:00Z">
                <w:rPr>
                  <w:rFonts w:ascii="바탕" w:eastAsia="바탕" w:hAnsi="바탕" w:cs="굴림"/>
                  <w:kern w:val="0"/>
                  <w:sz w:val="24"/>
                  <w:szCs w:val="24"/>
                </w:rPr>
              </w:rPrChange>
            </w:rPr>
            <w:delText>.</w:delText>
          </w:r>
          <w:r w:rsidRPr="000C7330" w:rsidDel="008076F4">
            <w:rPr>
              <w:rFonts w:eastAsiaTheme="minorHAnsi" w:cs="굴림"/>
              <w:color w:val="000000" w:themeColor="text1"/>
              <w:kern w:val="0"/>
              <w:szCs w:val="24"/>
              <w:rPrChange w:id="6606"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607"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608" w:author="FURSYS" w:date="2025-12-04T15:42:00Z">
                <w:rPr>
                  <w:rFonts w:ascii="굴림" w:eastAsia="굴림" w:hAnsi="굴림" w:cs="굴림"/>
                  <w:kern w:val="0"/>
                  <w:sz w:val="24"/>
                  <w:szCs w:val="24"/>
                </w:rPr>
              </w:rPrChange>
            </w:rPr>
            <w:br/>
          </w:r>
          <w:r w:rsidRPr="000C7330" w:rsidDel="008076F4">
            <w:rPr>
              <w:rFonts w:eastAsiaTheme="minorHAnsi" w:cs="굴림" w:hint="eastAsia"/>
              <w:b/>
              <w:bCs/>
              <w:color w:val="000000" w:themeColor="text1"/>
              <w:kern w:val="0"/>
              <w:szCs w:val="24"/>
              <w:rPrChange w:id="6609"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6610" w:author="FURSYS" w:date="2025-12-04T15:42:00Z">
                <w:rPr>
                  <w:rFonts w:ascii="바탕" w:eastAsia="바탕" w:hAnsi="바탕" w:cs="굴림"/>
                  <w:b/>
                  <w:bCs/>
                  <w:kern w:val="0"/>
                  <w:sz w:val="24"/>
                  <w:szCs w:val="24"/>
                </w:rPr>
              </w:rPrChange>
            </w:rPr>
            <w:delText xml:space="preserve"> 16 조 (용역수행의 일시 중지)</w:delText>
          </w:r>
          <w:r w:rsidRPr="000C7330" w:rsidDel="008076F4">
            <w:rPr>
              <w:rFonts w:eastAsiaTheme="minorHAnsi" w:cs="굴림"/>
              <w:b/>
              <w:bCs/>
              <w:color w:val="000000" w:themeColor="text1"/>
              <w:kern w:val="0"/>
              <w:szCs w:val="24"/>
              <w:rPrChange w:id="6611"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6612"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613" w:author="FURSYS" w:date="2025-12-04T15:42:00Z">
                <w:rPr>
                  <w:rFonts w:ascii="바탕" w:eastAsia="바탕" w:hAnsi="바탕" w:cs="굴림"/>
                  <w:kern w:val="0"/>
                  <w:sz w:val="24"/>
                  <w:szCs w:val="24"/>
                </w:rPr>
              </w:rPrChange>
            </w:rPr>
            <w:delText xml:space="preserve"> 1.“</w:delText>
          </w:r>
          <w:r w:rsidRPr="000C7330" w:rsidDel="008076F4">
            <w:rPr>
              <w:rFonts w:eastAsiaTheme="minorHAnsi" w:cs="굴림" w:hint="eastAsia"/>
              <w:color w:val="000000" w:themeColor="text1"/>
              <w:kern w:val="0"/>
              <w:szCs w:val="24"/>
              <w:rPrChange w:id="6614"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6615" w:author="FURSYS" w:date="2025-12-04T15:42:00Z">
                <w:rPr>
                  <w:rFonts w:ascii="바탕" w:eastAsia="바탕" w:hAnsi="바탕" w:cs="굴림"/>
                  <w:kern w:val="0"/>
                  <w:sz w:val="24"/>
                  <w:szCs w:val="24"/>
                </w:rPr>
              </w:rPrChange>
            </w:rPr>
            <w:delText xml:space="preserve"> 다음 각호에 해당하는 경우에는 용역의 전부 또는 일부의 수행을 중지시킬 수 있다. 이 경우 “</w:delText>
          </w:r>
          <w:r w:rsidRPr="000C7330" w:rsidDel="008076F4">
            <w:rPr>
              <w:rFonts w:eastAsiaTheme="minorHAnsi" w:cs="굴림" w:hint="eastAsia"/>
              <w:color w:val="000000" w:themeColor="text1"/>
              <w:kern w:val="0"/>
              <w:szCs w:val="24"/>
              <w:rPrChange w:id="6616"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6617" w:author="FURSYS" w:date="2025-12-04T15:42:00Z">
                <w:rPr>
                  <w:rFonts w:ascii="바탕" w:eastAsia="바탕" w:hAnsi="바탕" w:cs="굴림"/>
                  <w:kern w:val="0"/>
                  <w:sz w:val="24"/>
                  <w:szCs w:val="24"/>
                </w:rPr>
              </w:rPrChange>
            </w:rPr>
            <w:delText xml:space="preserve"> 중지기간 중 선량한 관리자의 의무를 다하여야 한다.</w:delText>
          </w:r>
          <w:r w:rsidRPr="000C7330" w:rsidDel="008076F4">
            <w:rPr>
              <w:rFonts w:eastAsiaTheme="minorHAnsi" w:cs="굴림"/>
              <w:color w:val="000000" w:themeColor="text1"/>
              <w:kern w:val="0"/>
              <w:szCs w:val="24"/>
              <w:rPrChange w:id="6618"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619"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62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21" w:author="FURSYS" w:date="2025-12-04T15:42:00Z">
                <w:rPr>
                  <w:rFonts w:ascii="바탕" w:eastAsia="바탕" w:hAnsi="바탕" w:cs="굴림" w:hint="eastAsia"/>
                  <w:kern w:val="0"/>
                  <w:sz w:val="24"/>
                  <w:szCs w:val="24"/>
                </w:rPr>
              </w:rPrChange>
            </w:rPr>
            <w:delText>가</w:delText>
          </w:r>
          <w:r w:rsidRPr="000C7330" w:rsidDel="008076F4">
            <w:rPr>
              <w:rFonts w:eastAsiaTheme="minorHAnsi" w:cs="굴림"/>
              <w:color w:val="000000" w:themeColor="text1"/>
              <w:kern w:val="0"/>
              <w:szCs w:val="24"/>
              <w:rPrChange w:id="662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23" w:author="FURSYS" w:date="2025-12-04T15:42:00Z">
                <w:rPr>
                  <w:rFonts w:ascii="바탕" w:eastAsia="바탕" w:hAnsi="바탕" w:cs="굴림" w:hint="eastAsia"/>
                  <w:kern w:val="0"/>
                  <w:sz w:val="24"/>
                  <w:szCs w:val="24"/>
                </w:rPr>
              </w:rPrChange>
            </w:rPr>
            <w:delText>용역의</w:delText>
          </w:r>
          <w:r w:rsidRPr="000C7330" w:rsidDel="008076F4">
            <w:rPr>
              <w:rFonts w:eastAsiaTheme="minorHAnsi" w:cs="굴림"/>
              <w:color w:val="000000" w:themeColor="text1"/>
              <w:kern w:val="0"/>
              <w:szCs w:val="24"/>
              <w:rPrChange w:id="662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25" w:author="FURSYS" w:date="2025-12-04T15:42:00Z">
                <w:rPr>
                  <w:rFonts w:ascii="바탕" w:eastAsia="바탕" w:hAnsi="바탕" w:cs="굴림" w:hint="eastAsia"/>
                  <w:kern w:val="0"/>
                  <w:sz w:val="24"/>
                  <w:szCs w:val="24"/>
                </w:rPr>
              </w:rPrChange>
            </w:rPr>
            <w:delText>수행이</w:delText>
          </w:r>
          <w:r w:rsidRPr="000C7330" w:rsidDel="008076F4">
            <w:rPr>
              <w:rFonts w:eastAsiaTheme="minorHAnsi" w:cs="굴림"/>
              <w:color w:val="000000" w:themeColor="text1"/>
              <w:kern w:val="0"/>
              <w:szCs w:val="24"/>
              <w:rPrChange w:id="662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27" w:author="FURSYS" w:date="2025-12-04T15:42:00Z">
                <w:rPr>
                  <w:rFonts w:ascii="바탕" w:eastAsia="바탕" w:hAnsi="바탕" w:cs="굴림" w:hint="eastAsia"/>
                  <w:kern w:val="0"/>
                  <w:sz w:val="24"/>
                  <w:szCs w:val="24"/>
                </w:rPr>
              </w:rPrChange>
            </w:rPr>
            <w:delText>계약내용과</w:delText>
          </w:r>
          <w:r w:rsidRPr="000C7330" w:rsidDel="008076F4">
            <w:rPr>
              <w:rFonts w:eastAsiaTheme="minorHAnsi" w:cs="굴림"/>
              <w:color w:val="000000" w:themeColor="text1"/>
              <w:kern w:val="0"/>
              <w:szCs w:val="24"/>
              <w:rPrChange w:id="662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29" w:author="FURSYS" w:date="2025-12-04T15:42:00Z">
                <w:rPr>
                  <w:rFonts w:ascii="바탕" w:eastAsia="바탕" w:hAnsi="바탕" w:cs="굴림" w:hint="eastAsia"/>
                  <w:kern w:val="0"/>
                  <w:sz w:val="24"/>
                  <w:szCs w:val="24"/>
                </w:rPr>
              </w:rPrChange>
            </w:rPr>
            <w:delText>일치하지</w:delText>
          </w:r>
          <w:r w:rsidRPr="000C7330" w:rsidDel="008076F4">
            <w:rPr>
              <w:rFonts w:eastAsiaTheme="minorHAnsi" w:cs="굴림"/>
              <w:color w:val="000000" w:themeColor="text1"/>
              <w:kern w:val="0"/>
              <w:szCs w:val="24"/>
              <w:rPrChange w:id="663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31" w:author="FURSYS" w:date="2025-12-04T15:42:00Z">
                <w:rPr>
                  <w:rFonts w:ascii="바탕" w:eastAsia="바탕" w:hAnsi="바탕" w:cs="굴림" w:hint="eastAsia"/>
                  <w:kern w:val="0"/>
                  <w:sz w:val="24"/>
                  <w:szCs w:val="24"/>
                </w:rPr>
              </w:rPrChange>
            </w:rPr>
            <w:delText>아니하는</w:delText>
          </w:r>
          <w:r w:rsidRPr="000C7330" w:rsidDel="008076F4">
            <w:rPr>
              <w:rFonts w:eastAsiaTheme="minorHAnsi" w:cs="굴림"/>
              <w:color w:val="000000" w:themeColor="text1"/>
              <w:kern w:val="0"/>
              <w:szCs w:val="24"/>
              <w:rPrChange w:id="663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33" w:author="FURSYS" w:date="2025-12-04T15:42:00Z">
                <w:rPr>
                  <w:rFonts w:ascii="바탕" w:eastAsia="바탕" w:hAnsi="바탕" w:cs="굴림" w:hint="eastAsia"/>
                  <w:kern w:val="0"/>
                  <w:sz w:val="24"/>
                  <w:szCs w:val="24"/>
                </w:rPr>
              </w:rPrChange>
            </w:rPr>
            <w:delText>경우</w:delText>
          </w:r>
          <w:r w:rsidRPr="000C7330" w:rsidDel="008076F4">
            <w:rPr>
              <w:rFonts w:eastAsiaTheme="minorHAnsi" w:cs="굴림"/>
              <w:color w:val="000000" w:themeColor="text1"/>
              <w:kern w:val="0"/>
              <w:szCs w:val="24"/>
              <w:rPrChange w:id="6634"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635"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63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37" w:author="FURSYS" w:date="2025-12-04T15:42:00Z">
                <w:rPr>
                  <w:rFonts w:ascii="바탕" w:eastAsia="바탕" w:hAnsi="바탕" w:cs="굴림" w:hint="eastAsia"/>
                  <w:kern w:val="0"/>
                  <w:sz w:val="24"/>
                  <w:szCs w:val="24"/>
                </w:rPr>
              </w:rPrChange>
            </w:rPr>
            <w:delText>나</w:delText>
          </w:r>
          <w:r w:rsidRPr="000C7330" w:rsidDel="008076F4">
            <w:rPr>
              <w:rFonts w:eastAsiaTheme="minorHAnsi" w:cs="굴림"/>
              <w:color w:val="000000" w:themeColor="text1"/>
              <w:kern w:val="0"/>
              <w:szCs w:val="24"/>
              <w:rPrChange w:id="663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39" w:author="FURSYS" w:date="2025-12-04T15:42:00Z">
                <w:rPr>
                  <w:rFonts w:ascii="바탕" w:eastAsia="바탕" w:hAnsi="바탕" w:cs="굴림" w:hint="eastAsia"/>
                  <w:kern w:val="0"/>
                  <w:sz w:val="24"/>
                  <w:szCs w:val="24"/>
                </w:rPr>
              </w:rPrChange>
            </w:rPr>
            <w:delText>용역의</w:delText>
          </w:r>
          <w:r w:rsidRPr="000C7330" w:rsidDel="008076F4">
            <w:rPr>
              <w:rFonts w:eastAsiaTheme="minorHAnsi" w:cs="굴림"/>
              <w:color w:val="000000" w:themeColor="text1"/>
              <w:kern w:val="0"/>
              <w:szCs w:val="24"/>
              <w:rPrChange w:id="664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41" w:author="FURSYS" w:date="2025-12-04T15:42:00Z">
                <w:rPr>
                  <w:rFonts w:ascii="바탕" w:eastAsia="바탕" w:hAnsi="바탕" w:cs="굴림" w:hint="eastAsia"/>
                  <w:kern w:val="0"/>
                  <w:sz w:val="24"/>
                  <w:szCs w:val="24"/>
                </w:rPr>
              </w:rPrChange>
            </w:rPr>
            <w:delText>전부</w:delText>
          </w:r>
          <w:r w:rsidRPr="000C7330" w:rsidDel="008076F4">
            <w:rPr>
              <w:rFonts w:eastAsiaTheme="minorHAnsi" w:cs="굴림"/>
              <w:color w:val="000000" w:themeColor="text1"/>
              <w:kern w:val="0"/>
              <w:szCs w:val="24"/>
              <w:rPrChange w:id="664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43" w:author="FURSYS" w:date="2025-12-04T15:42:00Z">
                <w:rPr>
                  <w:rFonts w:ascii="바탕" w:eastAsia="바탕" w:hAnsi="바탕" w:cs="굴림" w:hint="eastAsia"/>
                  <w:kern w:val="0"/>
                  <w:sz w:val="24"/>
                  <w:szCs w:val="24"/>
                </w:rPr>
              </w:rPrChange>
            </w:rPr>
            <w:delText>또는</w:delText>
          </w:r>
          <w:r w:rsidRPr="000C7330" w:rsidDel="008076F4">
            <w:rPr>
              <w:rFonts w:eastAsiaTheme="minorHAnsi" w:cs="굴림"/>
              <w:color w:val="000000" w:themeColor="text1"/>
              <w:kern w:val="0"/>
              <w:szCs w:val="24"/>
              <w:rPrChange w:id="6644"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45" w:author="FURSYS" w:date="2025-12-04T15:42:00Z">
                <w:rPr>
                  <w:rFonts w:ascii="바탕" w:eastAsia="바탕" w:hAnsi="바탕" w:cs="굴림" w:hint="eastAsia"/>
                  <w:kern w:val="0"/>
                  <w:sz w:val="24"/>
                  <w:szCs w:val="24"/>
                </w:rPr>
              </w:rPrChange>
            </w:rPr>
            <w:delText>일부의</w:delText>
          </w:r>
          <w:r w:rsidRPr="000C7330" w:rsidDel="008076F4">
            <w:rPr>
              <w:rFonts w:eastAsiaTheme="minorHAnsi" w:cs="굴림"/>
              <w:color w:val="000000" w:themeColor="text1"/>
              <w:kern w:val="0"/>
              <w:szCs w:val="24"/>
              <w:rPrChange w:id="664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47" w:author="FURSYS" w:date="2025-12-04T15:42:00Z">
                <w:rPr>
                  <w:rFonts w:ascii="바탕" w:eastAsia="바탕" w:hAnsi="바탕" w:cs="굴림" w:hint="eastAsia"/>
                  <w:kern w:val="0"/>
                  <w:sz w:val="24"/>
                  <w:szCs w:val="24"/>
                </w:rPr>
              </w:rPrChange>
            </w:rPr>
            <w:delText>안전을</w:delText>
          </w:r>
          <w:r w:rsidRPr="000C7330" w:rsidDel="008076F4">
            <w:rPr>
              <w:rFonts w:eastAsiaTheme="minorHAnsi" w:cs="굴림"/>
              <w:color w:val="000000" w:themeColor="text1"/>
              <w:kern w:val="0"/>
              <w:szCs w:val="24"/>
              <w:rPrChange w:id="664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49" w:author="FURSYS" w:date="2025-12-04T15:42:00Z">
                <w:rPr>
                  <w:rFonts w:ascii="바탕" w:eastAsia="바탕" w:hAnsi="바탕" w:cs="굴림" w:hint="eastAsia"/>
                  <w:kern w:val="0"/>
                  <w:sz w:val="24"/>
                  <w:szCs w:val="24"/>
                </w:rPr>
              </w:rPrChange>
            </w:rPr>
            <w:delText>위하여</w:delText>
          </w:r>
          <w:r w:rsidRPr="000C7330" w:rsidDel="008076F4">
            <w:rPr>
              <w:rFonts w:eastAsiaTheme="minorHAnsi" w:cs="굴림"/>
              <w:color w:val="000000" w:themeColor="text1"/>
              <w:kern w:val="0"/>
              <w:szCs w:val="24"/>
              <w:rPrChange w:id="665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51" w:author="FURSYS" w:date="2025-12-04T15:42:00Z">
                <w:rPr>
                  <w:rFonts w:ascii="바탕" w:eastAsia="바탕" w:hAnsi="바탕" w:cs="굴림" w:hint="eastAsia"/>
                  <w:kern w:val="0"/>
                  <w:sz w:val="24"/>
                  <w:szCs w:val="24"/>
                </w:rPr>
              </w:rPrChange>
            </w:rPr>
            <w:delText>필요한</w:delText>
          </w:r>
          <w:r w:rsidRPr="000C7330" w:rsidDel="008076F4">
            <w:rPr>
              <w:rFonts w:eastAsiaTheme="minorHAnsi" w:cs="굴림"/>
              <w:color w:val="000000" w:themeColor="text1"/>
              <w:kern w:val="0"/>
              <w:szCs w:val="24"/>
              <w:rPrChange w:id="6652"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53" w:author="FURSYS" w:date="2025-12-04T15:42:00Z">
                <w:rPr>
                  <w:rFonts w:ascii="바탕" w:eastAsia="바탕" w:hAnsi="바탕" w:cs="굴림" w:hint="eastAsia"/>
                  <w:kern w:val="0"/>
                  <w:sz w:val="24"/>
                  <w:szCs w:val="24"/>
                </w:rPr>
              </w:rPrChange>
            </w:rPr>
            <w:delText>경우</w:delText>
          </w:r>
          <w:r w:rsidRPr="000C7330" w:rsidDel="008076F4">
            <w:rPr>
              <w:rFonts w:eastAsiaTheme="minorHAnsi" w:cs="굴림"/>
              <w:color w:val="000000" w:themeColor="text1"/>
              <w:kern w:val="0"/>
              <w:szCs w:val="24"/>
              <w:rPrChange w:id="6654"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655"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656"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57" w:author="FURSYS" w:date="2025-12-04T15:42:00Z">
                <w:rPr>
                  <w:rFonts w:ascii="바탕" w:eastAsia="바탕" w:hAnsi="바탕" w:cs="굴림" w:hint="eastAsia"/>
                  <w:kern w:val="0"/>
                  <w:sz w:val="24"/>
                  <w:szCs w:val="24"/>
                </w:rPr>
              </w:rPrChange>
            </w:rPr>
            <w:delText>다</w:delText>
          </w:r>
          <w:r w:rsidRPr="000C7330" w:rsidDel="008076F4">
            <w:rPr>
              <w:rFonts w:eastAsiaTheme="minorHAnsi" w:cs="굴림"/>
              <w:color w:val="000000" w:themeColor="text1"/>
              <w:kern w:val="0"/>
              <w:szCs w:val="24"/>
              <w:rPrChange w:id="6658"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59" w:author="FURSYS" w:date="2025-12-04T15:42:00Z">
                <w:rPr>
                  <w:rFonts w:ascii="바탕" w:eastAsia="바탕" w:hAnsi="바탕" w:cs="굴림" w:hint="eastAsia"/>
                  <w:kern w:val="0"/>
                  <w:sz w:val="24"/>
                  <w:szCs w:val="24"/>
                </w:rPr>
              </w:rPrChange>
            </w:rPr>
            <w:delText>기타</w:delText>
          </w:r>
          <w:r w:rsidRPr="000C7330" w:rsidDel="008076F4">
            <w:rPr>
              <w:rFonts w:eastAsiaTheme="minorHAnsi" w:cs="굴림"/>
              <w:color w:val="000000" w:themeColor="text1"/>
              <w:kern w:val="0"/>
              <w:szCs w:val="24"/>
              <w:rPrChange w:id="6660"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61" w:author="FURSYS" w:date="2025-12-04T15:42:00Z">
                <w:rPr>
                  <w:rFonts w:ascii="바탕" w:eastAsia="바탕" w:hAnsi="바탕" w:cs="굴림" w:hint="eastAsia"/>
                  <w:kern w:val="0"/>
                  <w:sz w:val="24"/>
                  <w:szCs w:val="24"/>
                </w:rPr>
              </w:rPrChange>
            </w:rPr>
            <w:delText>“갑”이</w:delText>
          </w:r>
          <w:r w:rsidRPr="000C7330" w:rsidDel="008076F4">
            <w:rPr>
              <w:rFonts w:eastAsiaTheme="minorHAnsi" w:cs="굴림"/>
              <w:color w:val="000000" w:themeColor="text1"/>
              <w:kern w:val="0"/>
              <w:szCs w:val="24"/>
              <w:rPrChange w:id="6662" w:author="FURSYS" w:date="2025-12-04T15:42:00Z">
                <w:rPr>
                  <w:rFonts w:ascii="바탕" w:eastAsia="바탕" w:hAnsi="바탕" w:cs="굴림"/>
                  <w:kern w:val="0"/>
                  <w:sz w:val="24"/>
                  <w:szCs w:val="24"/>
                </w:rPr>
              </w:rPrChange>
            </w:rPr>
            <w:delText xml:space="preserve"> 필요한 경우</w:delText>
          </w:r>
          <w:r w:rsidRPr="000C7330" w:rsidDel="008076F4">
            <w:rPr>
              <w:rFonts w:eastAsiaTheme="minorHAnsi" w:cs="굴림"/>
              <w:color w:val="000000" w:themeColor="text1"/>
              <w:kern w:val="0"/>
              <w:szCs w:val="24"/>
              <w:rPrChange w:id="6663"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664"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665" w:author="FURSYS" w:date="2025-12-04T15:42:00Z">
                <w:rPr>
                  <w:rFonts w:ascii="바탕" w:eastAsia="바탕" w:hAnsi="바탕" w:cs="굴림"/>
                  <w:kern w:val="0"/>
                  <w:sz w:val="24"/>
                  <w:szCs w:val="24"/>
                </w:rPr>
              </w:rPrChange>
            </w:rPr>
            <w:delText xml:space="preserve"> 2. </w:delText>
          </w:r>
          <w:r w:rsidRPr="000C7330" w:rsidDel="008076F4">
            <w:rPr>
              <w:rFonts w:eastAsiaTheme="minorHAnsi" w:cs="굴림" w:hint="eastAsia"/>
              <w:color w:val="000000" w:themeColor="text1"/>
              <w:kern w:val="0"/>
              <w:szCs w:val="24"/>
              <w:rPrChange w:id="6666"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6667" w:author="FURSYS" w:date="2025-12-04T15:42:00Z">
                <w:rPr>
                  <w:rFonts w:ascii="바탕" w:eastAsia="바탕" w:hAnsi="바탕" w:cs="굴림"/>
                  <w:kern w:val="0"/>
                  <w:sz w:val="24"/>
                  <w:szCs w:val="24"/>
                </w:rPr>
              </w:rPrChange>
            </w:rPr>
            <w:delText xml:space="preserve"> 귀책사유로 인하여 “</w:delText>
          </w:r>
          <w:r w:rsidRPr="000C7330" w:rsidDel="008076F4">
            <w:rPr>
              <w:rFonts w:eastAsiaTheme="minorHAnsi" w:cs="굴림" w:hint="eastAsia"/>
              <w:color w:val="000000" w:themeColor="text1"/>
              <w:kern w:val="0"/>
              <w:szCs w:val="24"/>
              <w:rPrChange w:id="6668" w:author="FURSYS" w:date="2025-12-04T15:42:00Z">
                <w:rPr>
                  <w:rFonts w:ascii="바탕" w:eastAsia="바탕" w:hAnsi="바탕" w:cs="굴림" w:hint="eastAsia"/>
                  <w:kern w:val="0"/>
                  <w:sz w:val="24"/>
                  <w:szCs w:val="24"/>
                </w:rPr>
              </w:rPrChange>
            </w:rPr>
            <w:delText>용역업무”의</w:delText>
          </w:r>
          <w:r w:rsidRPr="000C7330" w:rsidDel="008076F4">
            <w:rPr>
              <w:rFonts w:eastAsiaTheme="minorHAnsi" w:cs="굴림"/>
              <w:color w:val="000000" w:themeColor="text1"/>
              <w:kern w:val="0"/>
              <w:szCs w:val="24"/>
              <w:rPrChange w:id="6669" w:author="FURSYS" w:date="2025-12-04T15:42:00Z">
                <w:rPr>
                  <w:rFonts w:ascii="바탕" w:eastAsia="바탕" w:hAnsi="바탕" w:cs="굴림"/>
                  <w:kern w:val="0"/>
                  <w:sz w:val="24"/>
                  <w:szCs w:val="24"/>
                </w:rPr>
              </w:rPrChange>
            </w:rPr>
            <w:delText xml:space="preserve"> 전부 또는 일부가 중지된 경우에 “</w:delText>
          </w:r>
          <w:r w:rsidRPr="000C7330" w:rsidDel="008076F4">
            <w:rPr>
              <w:rFonts w:eastAsiaTheme="minorHAnsi" w:cs="굴림" w:hint="eastAsia"/>
              <w:color w:val="000000" w:themeColor="text1"/>
              <w:kern w:val="0"/>
              <w:szCs w:val="24"/>
              <w:rPrChange w:id="6670" w:author="FURSYS" w:date="2025-12-04T15:42:00Z">
                <w:rPr>
                  <w:rFonts w:ascii="바탕" w:eastAsia="바탕" w:hAnsi="바탕" w:cs="굴림" w:hint="eastAsia"/>
                  <w:kern w:val="0"/>
                  <w:sz w:val="24"/>
                  <w:szCs w:val="24"/>
                </w:rPr>
              </w:rPrChange>
            </w:rPr>
            <w:delText>갑”은</w:delText>
          </w:r>
          <w:r w:rsidRPr="000C7330" w:rsidDel="008076F4">
            <w:rPr>
              <w:rFonts w:eastAsiaTheme="minorHAnsi" w:cs="굴림"/>
              <w:color w:val="000000" w:themeColor="text1"/>
              <w:kern w:val="0"/>
              <w:szCs w:val="24"/>
              <w:rPrChange w:id="667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672" w:author="FURSYS" w:date="2025-12-04T15:42:00Z">
                <w:rPr>
                  <w:rFonts w:ascii="바탕" w:eastAsia="바탕" w:hAnsi="바탕" w:cs="굴림" w:hint="eastAsia"/>
                  <w:kern w:val="0"/>
                  <w:sz w:val="24"/>
                  <w:szCs w:val="24"/>
                </w:rPr>
              </w:rPrChange>
            </w:rPr>
            <w:delText>을”이</w:delText>
          </w:r>
          <w:r w:rsidRPr="000C7330" w:rsidDel="008076F4">
            <w:rPr>
              <w:rFonts w:eastAsiaTheme="minorHAnsi" w:cs="굴림"/>
              <w:color w:val="000000" w:themeColor="text1"/>
              <w:kern w:val="0"/>
              <w:szCs w:val="24"/>
              <w:rPrChange w:id="6673" w:author="FURSYS" w:date="2025-12-04T15:42:00Z">
                <w:rPr>
                  <w:rFonts w:ascii="바탕" w:eastAsia="바탕" w:hAnsi="바탕" w:cs="굴림"/>
                  <w:kern w:val="0"/>
                  <w:sz w:val="24"/>
                  <w:szCs w:val="24"/>
                </w:rPr>
              </w:rPrChange>
            </w:rPr>
            <w:delText xml:space="preserve"> 이미 수행한 용역완료 부분에 대하여는 그 대가를 지급하여야 한다. 단, 일정부분 “</w:delText>
          </w:r>
          <w:r w:rsidRPr="000C7330" w:rsidDel="008076F4">
            <w:rPr>
              <w:rFonts w:eastAsiaTheme="minorHAnsi" w:cs="굴림" w:hint="eastAsia"/>
              <w:color w:val="000000" w:themeColor="text1"/>
              <w:kern w:val="0"/>
              <w:szCs w:val="24"/>
              <w:rPrChange w:id="6674"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6675" w:author="FURSYS" w:date="2025-12-04T15:42:00Z">
                <w:rPr>
                  <w:rFonts w:ascii="바탕" w:eastAsia="바탕" w:hAnsi="바탕" w:cs="굴림"/>
                  <w:kern w:val="0"/>
                  <w:sz w:val="24"/>
                  <w:szCs w:val="24"/>
                </w:rPr>
              </w:rPrChange>
            </w:rPr>
            <w:delText xml:space="preserve"> 책임이 인정될 경우에는 대가의 지급 산정에 고려하여 반영할 수 있다.</w:delText>
          </w:r>
          <w:r w:rsidRPr="000C7330" w:rsidDel="008076F4">
            <w:rPr>
              <w:rFonts w:eastAsiaTheme="minorHAnsi" w:cs="굴림"/>
              <w:color w:val="000000" w:themeColor="text1"/>
              <w:kern w:val="0"/>
              <w:szCs w:val="24"/>
              <w:rPrChange w:id="6676"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677"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678" w:author="FURSYS" w:date="2025-12-04T15:42:00Z">
                <w:rPr>
                  <w:rFonts w:ascii="굴림" w:eastAsia="굴림" w:hAnsi="굴림" w:cs="굴림"/>
                  <w:kern w:val="0"/>
                  <w:sz w:val="24"/>
                  <w:szCs w:val="24"/>
                </w:rPr>
              </w:rPrChange>
            </w:rPr>
            <w:br/>
          </w:r>
          <w:r w:rsidRPr="000C7330" w:rsidDel="008076F4">
            <w:rPr>
              <w:rFonts w:eastAsiaTheme="minorHAnsi" w:cs="굴림" w:hint="eastAsia"/>
              <w:b/>
              <w:bCs/>
              <w:color w:val="000000" w:themeColor="text1"/>
              <w:kern w:val="0"/>
              <w:szCs w:val="24"/>
              <w:rPrChange w:id="6679"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6680" w:author="FURSYS" w:date="2025-12-04T15:42:00Z">
                <w:rPr>
                  <w:rFonts w:ascii="바탕" w:eastAsia="바탕" w:hAnsi="바탕" w:cs="굴림"/>
                  <w:b/>
                  <w:bCs/>
                  <w:kern w:val="0"/>
                  <w:sz w:val="24"/>
                  <w:szCs w:val="24"/>
                </w:rPr>
              </w:rPrChange>
            </w:rPr>
            <w:delText xml:space="preserve"> 17 조 (비밀유지 및 보안) </w:delText>
          </w:r>
          <w:r w:rsidRPr="000C7330" w:rsidDel="008076F4">
            <w:rPr>
              <w:rFonts w:eastAsiaTheme="minorHAnsi" w:cs="굴림"/>
              <w:b/>
              <w:bCs/>
              <w:color w:val="000000" w:themeColor="text1"/>
              <w:kern w:val="0"/>
              <w:szCs w:val="24"/>
              <w:rPrChange w:id="6681"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6682"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683" w:author="FURSYS" w:date="2025-12-04T15:42:00Z">
                <w:rPr>
                  <w:rFonts w:ascii="바탕" w:eastAsia="바탕" w:hAnsi="바탕" w:cs="굴림"/>
                  <w:kern w:val="0"/>
                  <w:sz w:val="24"/>
                  <w:szCs w:val="24"/>
                </w:rPr>
              </w:rPrChange>
            </w:rPr>
            <w:delText xml:space="preserve">1.  </w:delText>
          </w:r>
          <w:r w:rsidRPr="000C7330" w:rsidDel="008076F4">
            <w:rPr>
              <w:rFonts w:eastAsiaTheme="minorHAnsi" w:cs="굴림" w:hint="eastAsia"/>
              <w:color w:val="000000" w:themeColor="text1"/>
              <w:kern w:val="0"/>
              <w:szCs w:val="24"/>
              <w:rPrChange w:id="6684"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6685" w:author="FURSYS" w:date="2025-12-04T15:42:00Z">
                <w:rPr>
                  <w:rFonts w:ascii="바탕" w:eastAsia="바탕" w:hAnsi="바탕" w:cs="굴림"/>
                  <w:kern w:val="0"/>
                  <w:sz w:val="24"/>
                  <w:szCs w:val="24"/>
                </w:rPr>
              </w:rPrChange>
            </w:rPr>
            <w:delText xml:space="preserve"> 본 계약의 내용 및 이 계약의 이행과 관련하여 “</w:delText>
          </w:r>
          <w:r w:rsidRPr="000C7330" w:rsidDel="008076F4">
            <w:rPr>
              <w:rFonts w:eastAsiaTheme="minorHAnsi" w:cs="굴림" w:hint="eastAsia"/>
              <w:color w:val="000000" w:themeColor="text1"/>
              <w:kern w:val="0"/>
              <w:szCs w:val="24"/>
              <w:rPrChange w:id="6686" w:author="FURSYS" w:date="2025-12-04T15:42:00Z">
                <w:rPr>
                  <w:rFonts w:ascii="바탕" w:eastAsia="바탕" w:hAnsi="바탕" w:cs="굴림" w:hint="eastAsia"/>
                  <w:kern w:val="0"/>
                  <w:sz w:val="24"/>
                  <w:szCs w:val="24"/>
                </w:rPr>
              </w:rPrChange>
            </w:rPr>
            <w:delText>갑”으로부터</w:delText>
          </w:r>
          <w:r w:rsidRPr="000C7330" w:rsidDel="008076F4">
            <w:rPr>
              <w:rFonts w:eastAsiaTheme="minorHAnsi" w:cs="굴림"/>
              <w:color w:val="000000" w:themeColor="text1"/>
              <w:kern w:val="0"/>
              <w:szCs w:val="24"/>
              <w:rPrChange w:id="6687" w:author="FURSYS" w:date="2025-12-04T15:42:00Z">
                <w:rPr>
                  <w:rFonts w:ascii="바탕" w:eastAsia="바탕" w:hAnsi="바탕" w:cs="굴림"/>
                  <w:kern w:val="0"/>
                  <w:sz w:val="24"/>
                  <w:szCs w:val="24"/>
                </w:rPr>
              </w:rPrChange>
            </w:rPr>
            <w:delText xml:space="preserve"> 취득하거나 알게 된 기술정보, 제품정보, 경영정보, 업무상 비밀, 영업비밀 등 “</w:delText>
          </w:r>
          <w:r w:rsidRPr="000C7330" w:rsidDel="008076F4">
            <w:rPr>
              <w:rFonts w:eastAsiaTheme="minorHAnsi" w:cs="굴림" w:hint="eastAsia"/>
              <w:color w:val="000000" w:themeColor="text1"/>
              <w:kern w:val="0"/>
              <w:szCs w:val="24"/>
              <w:rPrChange w:id="6688"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6689" w:author="FURSYS" w:date="2025-12-04T15:42:00Z">
                <w:rPr>
                  <w:rFonts w:ascii="바탕" w:eastAsia="바탕" w:hAnsi="바탕" w:cs="굴림"/>
                  <w:kern w:val="0"/>
                  <w:sz w:val="24"/>
                  <w:szCs w:val="24"/>
                </w:rPr>
              </w:rPrChange>
            </w:rPr>
            <w:delText xml:space="preserve"> 정보 (이하 “</w:delText>
          </w:r>
          <w:r w:rsidRPr="000C7330" w:rsidDel="008076F4">
            <w:rPr>
              <w:rFonts w:eastAsiaTheme="minorHAnsi" w:cs="굴림" w:hint="eastAsia"/>
              <w:color w:val="000000" w:themeColor="text1"/>
              <w:kern w:val="0"/>
              <w:szCs w:val="24"/>
              <w:rPrChange w:id="6690" w:author="FURSYS" w:date="2025-12-04T15:42:00Z">
                <w:rPr>
                  <w:rFonts w:ascii="바탕" w:eastAsia="바탕" w:hAnsi="바탕" w:cs="굴림" w:hint="eastAsia"/>
                  <w:kern w:val="0"/>
                  <w:sz w:val="24"/>
                  <w:szCs w:val="24"/>
                </w:rPr>
              </w:rPrChange>
            </w:rPr>
            <w:delText>비밀정보”라</w:delText>
          </w:r>
          <w:r w:rsidRPr="000C7330" w:rsidDel="008076F4">
            <w:rPr>
              <w:rFonts w:eastAsiaTheme="minorHAnsi" w:cs="굴림"/>
              <w:color w:val="000000" w:themeColor="text1"/>
              <w:kern w:val="0"/>
              <w:szCs w:val="24"/>
              <w:rPrChange w:id="6691" w:author="FURSYS" w:date="2025-12-04T15:42:00Z">
                <w:rPr>
                  <w:rFonts w:ascii="바탕" w:eastAsia="바탕" w:hAnsi="바탕" w:cs="굴림"/>
                  <w:kern w:val="0"/>
                  <w:sz w:val="24"/>
                  <w:szCs w:val="24"/>
                </w:rPr>
              </w:rPrChange>
            </w:rPr>
            <w:delText xml:space="preserve"> 함)를 엄격히 비밀로 유지 및 관리하여야 하며, “</w:delText>
          </w:r>
          <w:r w:rsidRPr="000C7330" w:rsidDel="008076F4">
            <w:rPr>
              <w:rFonts w:eastAsiaTheme="minorHAnsi" w:cs="굴림" w:hint="eastAsia"/>
              <w:color w:val="000000" w:themeColor="text1"/>
              <w:kern w:val="0"/>
              <w:szCs w:val="24"/>
              <w:rPrChange w:id="6692"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6693" w:author="FURSYS" w:date="2025-12-04T15:42:00Z">
                <w:rPr>
                  <w:rFonts w:ascii="바탕" w:eastAsia="바탕" w:hAnsi="바탕" w:cs="굴림"/>
                  <w:kern w:val="0"/>
                  <w:sz w:val="24"/>
                  <w:szCs w:val="24"/>
                </w:rPr>
              </w:rPrChange>
            </w:rPr>
            <w:delText xml:space="preserve"> 사전 서면동의 없이는 이를 제3자에게 제공하거나 공개하여서는 아니 되며, 본 계약에서 정한 목적 또는 이 계약에 따른 업무의 수행을 위한 목적 이외의 목적으로 사용할 수 없다.</w:delText>
          </w:r>
          <w:r w:rsidRPr="000C7330" w:rsidDel="008076F4">
            <w:rPr>
              <w:rFonts w:eastAsiaTheme="minorHAnsi" w:cs="굴림"/>
              <w:color w:val="000000" w:themeColor="text1"/>
              <w:kern w:val="0"/>
              <w:szCs w:val="24"/>
              <w:rPrChange w:id="6694"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695"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696" w:author="FURSYS" w:date="2025-12-04T15:42:00Z">
                <w:rPr>
                  <w:rFonts w:ascii="바탕" w:eastAsia="바탕" w:hAnsi="바탕" w:cs="굴림"/>
                  <w:kern w:val="0"/>
                  <w:sz w:val="24"/>
                  <w:szCs w:val="24"/>
                </w:rPr>
              </w:rPrChange>
            </w:rPr>
            <w:delText xml:space="preserve"> 2. </w:delText>
          </w:r>
          <w:r w:rsidRPr="000C7330" w:rsidDel="008076F4">
            <w:rPr>
              <w:rFonts w:eastAsiaTheme="minorHAnsi" w:cs="굴림" w:hint="eastAsia"/>
              <w:color w:val="000000" w:themeColor="text1"/>
              <w:kern w:val="0"/>
              <w:szCs w:val="24"/>
              <w:rPrChange w:id="6697"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6698" w:author="FURSYS" w:date="2025-12-04T15:42:00Z">
                <w:rPr>
                  <w:rFonts w:ascii="바탕" w:eastAsia="바탕" w:hAnsi="바탕" w:cs="굴림"/>
                  <w:kern w:val="0"/>
                  <w:sz w:val="24"/>
                  <w:szCs w:val="24"/>
                </w:rPr>
              </w:rPrChange>
            </w:rPr>
            <w:delText xml:space="preserve"> 수시로 “</w:delText>
          </w:r>
          <w:r w:rsidRPr="000C7330" w:rsidDel="008076F4">
            <w:rPr>
              <w:rFonts w:eastAsiaTheme="minorHAnsi" w:cs="굴림" w:hint="eastAsia"/>
              <w:color w:val="000000" w:themeColor="text1"/>
              <w:kern w:val="0"/>
              <w:szCs w:val="24"/>
              <w:rPrChange w:id="6699"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6700" w:author="FURSYS" w:date="2025-12-04T15:42:00Z">
                <w:rPr>
                  <w:rFonts w:ascii="바탕" w:eastAsia="바탕" w:hAnsi="바탕" w:cs="굴림"/>
                  <w:kern w:val="0"/>
                  <w:sz w:val="24"/>
                  <w:szCs w:val="24"/>
                </w:rPr>
              </w:rPrChange>
            </w:rPr>
            <w:delText xml:space="preserve"> 근로자에 대하여 보안교육을 실시하여야 하며, “</w:delText>
          </w:r>
          <w:r w:rsidRPr="000C7330" w:rsidDel="008076F4">
            <w:rPr>
              <w:rFonts w:eastAsiaTheme="minorHAnsi" w:cs="굴림" w:hint="eastAsia"/>
              <w:color w:val="000000" w:themeColor="text1"/>
              <w:kern w:val="0"/>
              <w:szCs w:val="24"/>
              <w:rPrChange w:id="6701"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6702" w:author="FURSYS" w:date="2025-12-04T15:42:00Z">
                <w:rPr>
                  <w:rFonts w:ascii="바탕" w:eastAsia="바탕" w:hAnsi="바탕" w:cs="굴림"/>
                  <w:kern w:val="0"/>
                  <w:sz w:val="24"/>
                  <w:szCs w:val="24"/>
                </w:rPr>
              </w:rPrChange>
            </w:rPr>
            <w:delText xml:space="preserve"> 계약기간의 전후를 불문하고 “</w:delText>
          </w:r>
          <w:r w:rsidRPr="000C7330" w:rsidDel="008076F4">
            <w:rPr>
              <w:rFonts w:eastAsiaTheme="minorHAnsi" w:cs="굴림" w:hint="eastAsia"/>
              <w:color w:val="000000" w:themeColor="text1"/>
              <w:kern w:val="0"/>
              <w:szCs w:val="24"/>
              <w:rPrChange w:id="6703" w:author="FURSYS" w:date="2025-12-04T15:42:00Z">
                <w:rPr>
                  <w:rFonts w:ascii="바탕" w:eastAsia="바탕" w:hAnsi="바탕" w:cs="굴림" w:hint="eastAsia"/>
                  <w:kern w:val="0"/>
                  <w:sz w:val="24"/>
                  <w:szCs w:val="24"/>
                </w:rPr>
              </w:rPrChange>
            </w:rPr>
            <w:delText>을”의</w:delText>
          </w:r>
          <w:r w:rsidRPr="000C7330" w:rsidDel="008076F4">
            <w:rPr>
              <w:rFonts w:eastAsiaTheme="minorHAnsi" w:cs="굴림"/>
              <w:color w:val="000000" w:themeColor="text1"/>
              <w:kern w:val="0"/>
              <w:szCs w:val="24"/>
              <w:rPrChange w:id="6704" w:author="FURSYS" w:date="2025-12-04T15:42:00Z">
                <w:rPr>
                  <w:rFonts w:ascii="바탕" w:eastAsia="바탕" w:hAnsi="바탕" w:cs="굴림"/>
                  <w:kern w:val="0"/>
                  <w:sz w:val="24"/>
                  <w:szCs w:val="24"/>
                </w:rPr>
              </w:rPrChange>
            </w:rPr>
            <w:delText xml:space="preserve"> 근로자가 고의 또는 과실로 “</w:delText>
          </w:r>
          <w:r w:rsidRPr="000C7330" w:rsidDel="008076F4">
            <w:rPr>
              <w:rFonts w:eastAsiaTheme="minorHAnsi" w:cs="굴림" w:hint="eastAsia"/>
              <w:color w:val="000000" w:themeColor="text1"/>
              <w:kern w:val="0"/>
              <w:szCs w:val="24"/>
              <w:rPrChange w:id="6705"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6706" w:author="FURSYS" w:date="2025-12-04T15:42:00Z">
                <w:rPr>
                  <w:rFonts w:ascii="바탕" w:eastAsia="바탕" w:hAnsi="바탕" w:cs="굴림"/>
                  <w:kern w:val="0"/>
                  <w:sz w:val="24"/>
                  <w:szCs w:val="24"/>
                </w:rPr>
              </w:rPrChange>
            </w:rPr>
            <w:delText xml:space="preserve"> 비밀정보를 누설한 경우에는 이에 대하여 모든 책임을 진다.</w:delText>
          </w:r>
          <w:r w:rsidRPr="000C7330" w:rsidDel="008076F4">
            <w:rPr>
              <w:rFonts w:eastAsiaTheme="minorHAnsi" w:cs="굴림"/>
              <w:color w:val="000000" w:themeColor="text1"/>
              <w:kern w:val="0"/>
              <w:szCs w:val="24"/>
              <w:rPrChange w:id="6707"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708"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709" w:author="FURSYS" w:date="2025-12-04T15:42:00Z">
                <w:rPr>
                  <w:rFonts w:ascii="바탕" w:eastAsia="바탕" w:hAnsi="바탕" w:cs="굴림"/>
                  <w:kern w:val="0"/>
                  <w:sz w:val="24"/>
                  <w:szCs w:val="24"/>
                </w:rPr>
              </w:rPrChange>
            </w:rPr>
            <w:delText xml:space="preserve"> 3.  </w:delText>
          </w:r>
          <w:r w:rsidRPr="000C7330" w:rsidDel="008076F4">
            <w:rPr>
              <w:rFonts w:eastAsiaTheme="minorHAnsi" w:cs="굴림" w:hint="eastAsia"/>
              <w:color w:val="000000" w:themeColor="text1"/>
              <w:kern w:val="0"/>
              <w:szCs w:val="24"/>
              <w:rPrChange w:id="6710" w:author="FURSYS" w:date="2025-12-04T15:42:00Z">
                <w:rPr>
                  <w:rFonts w:ascii="바탕" w:eastAsia="바탕" w:hAnsi="바탕" w:cs="굴림" w:hint="eastAsia"/>
                  <w:kern w:val="0"/>
                  <w:sz w:val="24"/>
                  <w:szCs w:val="24"/>
                </w:rPr>
              </w:rPrChange>
            </w:rPr>
            <w:delText>“을”은</w:delText>
          </w:r>
          <w:r w:rsidRPr="000C7330" w:rsidDel="008076F4">
            <w:rPr>
              <w:rFonts w:eastAsiaTheme="minorHAnsi" w:cs="굴림"/>
              <w:color w:val="000000" w:themeColor="text1"/>
              <w:kern w:val="0"/>
              <w:szCs w:val="24"/>
              <w:rPrChange w:id="6711" w:author="FURSYS" w:date="2025-12-04T15:42:00Z">
                <w:rPr>
                  <w:rFonts w:ascii="바탕" w:eastAsia="바탕" w:hAnsi="바탕" w:cs="굴림"/>
                  <w:kern w:val="0"/>
                  <w:sz w:val="24"/>
                  <w:szCs w:val="24"/>
                </w:rPr>
              </w:rPrChange>
            </w:rPr>
            <w:delText xml:space="preserve"> 이 계약기간 중은 물론 계약이 해제 또는 해지되거나 종료된 이후라도 “</w:delText>
          </w:r>
          <w:r w:rsidRPr="000C7330" w:rsidDel="008076F4">
            <w:rPr>
              <w:rFonts w:eastAsiaTheme="minorHAnsi" w:cs="굴림" w:hint="eastAsia"/>
              <w:color w:val="000000" w:themeColor="text1"/>
              <w:kern w:val="0"/>
              <w:szCs w:val="24"/>
              <w:rPrChange w:id="6712"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6713" w:author="FURSYS" w:date="2025-12-04T15:42:00Z">
                <w:rPr>
                  <w:rFonts w:ascii="바탕" w:eastAsia="바탕" w:hAnsi="바탕" w:cs="굴림"/>
                  <w:kern w:val="0"/>
                  <w:sz w:val="24"/>
                  <w:szCs w:val="24"/>
                </w:rPr>
              </w:rPrChange>
            </w:rPr>
            <w:delText xml:space="preserve"> 요구가 있는 경우에는 “</w:delText>
          </w:r>
          <w:r w:rsidRPr="000C7330" w:rsidDel="008076F4">
            <w:rPr>
              <w:rFonts w:eastAsiaTheme="minorHAnsi" w:cs="굴림" w:hint="eastAsia"/>
              <w:color w:val="000000" w:themeColor="text1"/>
              <w:kern w:val="0"/>
              <w:szCs w:val="24"/>
              <w:rPrChange w:id="6714" w:author="FURSYS" w:date="2025-12-04T15:42:00Z">
                <w:rPr>
                  <w:rFonts w:ascii="바탕" w:eastAsia="바탕" w:hAnsi="바탕" w:cs="굴림" w:hint="eastAsia"/>
                  <w:kern w:val="0"/>
                  <w:sz w:val="24"/>
                  <w:szCs w:val="24"/>
                </w:rPr>
              </w:rPrChange>
            </w:rPr>
            <w:delText>갑”이</w:delText>
          </w:r>
          <w:r w:rsidRPr="000C7330" w:rsidDel="008076F4">
            <w:rPr>
              <w:rFonts w:eastAsiaTheme="minorHAnsi" w:cs="굴림"/>
              <w:color w:val="000000" w:themeColor="text1"/>
              <w:kern w:val="0"/>
              <w:szCs w:val="24"/>
              <w:rPrChange w:id="6715" w:author="FURSYS" w:date="2025-12-04T15:42:00Z">
                <w:rPr>
                  <w:rFonts w:ascii="바탕" w:eastAsia="바탕" w:hAnsi="바탕" w:cs="굴림"/>
                  <w:kern w:val="0"/>
                  <w:sz w:val="24"/>
                  <w:szCs w:val="24"/>
                </w:rPr>
              </w:rPrChange>
            </w:rPr>
            <w:delText xml:space="preserve"> 제공한 “</w:delText>
          </w:r>
          <w:r w:rsidRPr="000C7330" w:rsidDel="008076F4">
            <w:rPr>
              <w:rFonts w:eastAsiaTheme="minorHAnsi" w:cs="굴림" w:hint="eastAsia"/>
              <w:color w:val="000000" w:themeColor="text1"/>
              <w:kern w:val="0"/>
              <w:szCs w:val="24"/>
              <w:rPrChange w:id="6716" w:author="FURSYS" w:date="2025-12-04T15:42:00Z">
                <w:rPr>
                  <w:rFonts w:ascii="바탕" w:eastAsia="바탕" w:hAnsi="바탕" w:cs="굴림" w:hint="eastAsia"/>
                  <w:kern w:val="0"/>
                  <w:sz w:val="24"/>
                  <w:szCs w:val="24"/>
                </w:rPr>
              </w:rPrChange>
            </w:rPr>
            <w:delText>비밀정보”의</w:delText>
          </w:r>
          <w:r w:rsidRPr="000C7330" w:rsidDel="008076F4">
            <w:rPr>
              <w:rFonts w:eastAsiaTheme="minorHAnsi" w:cs="굴림"/>
              <w:color w:val="000000" w:themeColor="text1"/>
              <w:kern w:val="0"/>
              <w:szCs w:val="24"/>
              <w:rPrChange w:id="6717" w:author="FURSYS" w:date="2025-12-04T15:42:00Z">
                <w:rPr>
                  <w:rFonts w:ascii="바탕" w:eastAsia="바탕" w:hAnsi="바탕" w:cs="굴림"/>
                  <w:kern w:val="0"/>
                  <w:sz w:val="24"/>
                  <w:szCs w:val="24"/>
                </w:rPr>
              </w:rPrChange>
            </w:rPr>
            <w:delText xml:space="preserve"> 사용을 즉시 중단하고, “</w:delText>
          </w:r>
          <w:r w:rsidRPr="000C7330" w:rsidDel="008076F4">
            <w:rPr>
              <w:rFonts w:eastAsiaTheme="minorHAnsi" w:cs="굴림" w:hint="eastAsia"/>
              <w:color w:val="000000" w:themeColor="text1"/>
              <w:kern w:val="0"/>
              <w:szCs w:val="24"/>
              <w:rPrChange w:id="6718" w:author="FURSYS" w:date="2025-12-04T15:42:00Z">
                <w:rPr>
                  <w:rFonts w:ascii="바탕" w:eastAsia="바탕" w:hAnsi="바탕" w:cs="굴림" w:hint="eastAsia"/>
                  <w:kern w:val="0"/>
                  <w:sz w:val="24"/>
                  <w:szCs w:val="24"/>
                </w:rPr>
              </w:rPrChange>
            </w:rPr>
            <w:delText>비밀정보”의</w:delText>
          </w:r>
          <w:r w:rsidRPr="000C7330" w:rsidDel="008076F4">
            <w:rPr>
              <w:rFonts w:eastAsiaTheme="minorHAnsi" w:cs="굴림"/>
              <w:color w:val="000000" w:themeColor="text1"/>
              <w:kern w:val="0"/>
              <w:szCs w:val="24"/>
              <w:rPrChange w:id="6719" w:author="FURSYS" w:date="2025-12-04T15:42:00Z">
                <w:rPr>
                  <w:rFonts w:ascii="바탕" w:eastAsia="바탕" w:hAnsi="바탕" w:cs="굴림"/>
                  <w:kern w:val="0"/>
                  <w:sz w:val="24"/>
                  <w:szCs w:val="24"/>
                </w:rPr>
              </w:rPrChange>
            </w:rPr>
            <w:delText xml:space="preserve"> 원본, 복사본, 기타 “</w:delText>
          </w:r>
          <w:r w:rsidRPr="000C7330" w:rsidDel="008076F4">
            <w:rPr>
              <w:rFonts w:eastAsiaTheme="minorHAnsi" w:cs="굴림" w:hint="eastAsia"/>
              <w:color w:val="000000" w:themeColor="text1"/>
              <w:kern w:val="0"/>
              <w:szCs w:val="24"/>
              <w:rPrChange w:id="6720" w:author="FURSYS" w:date="2025-12-04T15:42:00Z">
                <w:rPr>
                  <w:rFonts w:ascii="바탕" w:eastAsia="바탕" w:hAnsi="바탕" w:cs="굴림" w:hint="eastAsia"/>
                  <w:kern w:val="0"/>
                  <w:sz w:val="24"/>
                  <w:szCs w:val="24"/>
                </w:rPr>
              </w:rPrChange>
            </w:rPr>
            <w:delText>갑”으로부터</w:delText>
          </w:r>
          <w:r w:rsidRPr="000C7330" w:rsidDel="008076F4">
            <w:rPr>
              <w:rFonts w:eastAsiaTheme="minorHAnsi" w:cs="굴림"/>
              <w:color w:val="000000" w:themeColor="text1"/>
              <w:kern w:val="0"/>
              <w:szCs w:val="24"/>
              <w:rPrChange w:id="672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22" w:author="FURSYS" w:date="2025-12-04T15:42:00Z">
                <w:rPr>
                  <w:rFonts w:ascii="바탕" w:eastAsia="바탕" w:hAnsi="바탕" w:cs="굴림" w:hint="eastAsia"/>
                  <w:kern w:val="0"/>
                  <w:sz w:val="24"/>
                  <w:szCs w:val="24"/>
                </w:rPr>
              </w:rPrChange>
            </w:rPr>
            <w:delText>제공</w:delText>
          </w:r>
          <w:r w:rsidRPr="000C7330" w:rsidDel="008076F4">
            <w:rPr>
              <w:rFonts w:eastAsiaTheme="minorHAnsi" w:cs="굴림"/>
              <w:color w:val="000000" w:themeColor="text1"/>
              <w:kern w:val="0"/>
              <w:szCs w:val="24"/>
              <w:rPrChange w:id="672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24" w:author="FURSYS" w:date="2025-12-04T15:42:00Z">
                <w:rPr>
                  <w:rFonts w:ascii="바탕" w:eastAsia="바탕" w:hAnsi="바탕" w:cs="굴림" w:hint="eastAsia"/>
                  <w:kern w:val="0"/>
                  <w:sz w:val="24"/>
                  <w:szCs w:val="24"/>
                </w:rPr>
              </w:rPrChange>
            </w:rPr>
            <w:delText>받은</w:delText>
          </w:r>
          <w:r w:rsidRPr="000C7330" w:rsidDel="008076F4">
            <w:rPr>
              <w:rFonts w:eastAsiaTheme="minorHAnsi" w:cs="굴림"/>
              <w:color w:val="000000" w:themeColor="text1"/>
              <w:kern w:val="0"/>
              <w:szCs w:val="24"/>
              <w:rPrChange w:id="6725" w:author="FURSYS" w:date="2025-12-04T15:42:00Z">
                <w:rPr>
                  <w:rFonts w:ascii="바탕" w:eastAsia="바탕" w:hAnsi="바탕" w:cs="굴림"/>
                  <w:kern w:val="0"/>
                  <w:sz w:val="24"/>
                  <w:szCs w:val="24"/>
                </w:rPr>
              </w:rPrChange>
            </w:rPr>
            <w:delText xml:space="preserve"> 모든 서류와 자료 및 이를 기초로 하여 “</w:delText>
          </w:r>
          <w:r w:rsidRPr="000C7330" w:rsidDel="008076F4">
            <w:rPr>
              <w:rFonts w:eastAsiaTheme="minorHAnsi" w:cs="굴림" w:hint="eastAsia"/>
              <w:color w:val="000000" w:themeColor="text1"/>
              <w:kern w:val="0"/>
              <w:szCs w:val="24"/>
              <w:rPrChange w:id="6726" w:author="FURSYS" w:date="2025-12-04T15:42:00Z">
                <w:rPr>
                  <w:rFonts w:ascii="바탕" w:eastAsia="바탕" w:hAnsi="바탕" w:cs="굴림" w:hint="eastAsia"/>
                  <w:kern w:val="0"/>
                  <w:sz w:val="24"/>
                  <w:szCs w:val="24"/>
                </w:rPr>
              </w:rPrChange>
            </w:rPr>
            <w:delText>을”이</w:delText>
          </w:r>
          <w:r w:rsidRPr="000C7330" w:rsidDel="008076F4">
            <w:rPr>
              <w:rFonts w:eastAsiaTheme="minorHAnsi" w:cs="굴림"/>
              <w:color w:val="000000" w:themeColor="text1"/>
              <w:kern w:val="0"/>
              <w:szCs w:val="24"/>
              <w:rPrChange w:id="6727" w:author="FURSYS" w:date="2025-12-04T15:42:00Z">
                <w:rPr>
                  <w:rFonts w:ascii="바탕" w:eastAsia="바탕" w:hAnsi="바탕" w:cs="굴림"/>
                  <w:kern w:val="0"/>
                  <w:sz w:val="24"/>
                  <w:szCs w:val="24"/>
                </w:rPr>
              </w:rPrChange>
            </w:rPr>
            <w:delText xml:space="preserve"> 가공 또는 획득한 제반 </w:delText>
          </w:r>
          <w:r w:rsidRPr="000C7330" w:rsidDel="008076F4">
            <w:rPr>
              <w:rFonts w:eastAsiaTheme="minorHAnsi" w:cs="굴림"/>
              <w:color w:val="000000" w:themeColor="text1"/>
              <w:kern w:val="0"/>
              <w:szCs w:val="24"/>
              <w:rPrChange w:id="6728" w:author="FURSYS" w:date="2025-12-04T15:42:00Z">
                <w:rPr>
                  <w:rFonts w:ascii="바탕" w:eastAsia="바탕" w:hAnsi="바탕" w:cs="굴림"/>
                  <w:kern w:val="0"/>
                  <w:sz w:val="24"/>
                  <w:szCs w:val="24"/>
                </w:rPr>
              </w:rPrChange>
            </w:rPr>
            <w:lastRenderedPageBreak/>
            <w:delText>정보들을 모두 “</w:delText>
          </w:r>
          <w:r w:rsidRPr="000C7330" w:rsidDel="008076F4">
            <w:rPr>
              <w:rFonts w:eastAsiaTheme="minorHAnsi" w:cs="굴림" w:hint="eastAsia"/>
              <w:color w:val="000000" w:themeColor="text1"/>
              <w:kern w:val="0"/>
              <w:szCs w:val="24"/>
              <w:rPrChange w:id="6729" w:author="FURSYS" w:date="2025-12-04T15:42:00Z">
                <w:rPr>
                  <w:rFonts w:ascii="바탕" w:eastAsia="바탕" w:hAnsi="바탕" w:cs="굴림" w:hint="eastAsia"/>
                  <w:kern w:val="0"/>
                  <w:sz w:val="24"/>
                  <w:szCs w:val="24"/>
                </w:rPr>
              </w:rPrChange>
            </w:rPr>
            <w:delText>갑”의</w:delText>
          </w:r>
          <w:r w:rsidRPr="000C7330" w:rsidDel="008076F4">
            <w:rPr>
              <w:rFonts w:eastAsiaTheme="minorHAnsi" w:cs="굴림"/>
              <w:color w:val="000000" w:themeColor="text1"/>
              <w:kern w:val="0"/>
              <w:szCs w:val="24"/>
              <w:rPrChange w:id="6730" w:author="FURSYS" w:date="2025-12-04T15:42:00Z">
                <w:rPr>
                  <w:rFonts w:ascii="바탕" w:eastAsia="바탕" w:hAnsi="바탕" w:cs="굴림"/>
                  <w:kern w:val="0"/>
                  <w:sz w:val="24"/>
                  <w:szCs w:val="24"/>
                </w:rPr>
              </w:rPrChange>
            </w:rPr>
            <w:delText xml:space="preserve"> 선택에 따라 반환 또는 폐기하여야 한다.</w:delText>
          </w:r>
          <w:r w:rsidRPr="000C7330" w:rsidDel="008076F4">
            <w:rPr>
              <w:rFonts w:eastAsiaTheme="minorHAnsi" w:cs="굴림"/>
              <w:color w:val="000000" w:themeColor="text1"/>
              <w:kern w:val="0"/>
              <w:szCs w:val="24"/>
              <w:rPrChange w:id="6731"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732"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733" w:author="FURSYS" w:date="2025-12-04T15:42:00Z">
                <w:rPr>
                  <w:rFonts w:ascii="바탕" w:eastAsia="바탕" w:hAnsi="바탕" w:cs="굴림"/>
                  <w:kern w:val="0"/>
                  <w:sz w:val="24"/>
                  <w:szCs w:val="24"/>
                </w:rPr>
              </w:rPrChange>
            </w:rPr>
            <w:delText xml:space="preserve"> 4. </w:delText>
          </w:r>
          <w:r w:rsidRPr="000C7330" w:rsidDel="008076F4">
            <w:rPr>
              <w:rFonts w:eastAsiaTheme="minorHAnsi" w:cs="굴림" w:hint="eastAsia"/>
              <w:color w:val="000000" w:themeColor="text1"/>
              <w:kern w:val="0"/>
              <w:szCs w:val="24"/>
              <w:rPrChange w:id="6734" w:author="FURSYS" w:date="2025-12-04T15:42:00Z">
                <w:rPr>
                  <w:rFonts w:ascii="바탕" w:eastAsia="바탕" w:hAnsi="바탕" w:cs="굴림" w:hint="eastAsia"/>
                  <w:kern w:val="0"/>
                  <w:sz w:val="24"/>
                  <w:szCs w:val="24"/>
                </w:rPr>
              </w:rPrChange>
            </w:rPr>
            <w:delText>이</w:delText>
          </w:r>
          <w:r w:rsidRPr="000C7330" w:rsidDel="008076F4">
            <w:rPr>
              <w:rFonts w:eastAsiaTheme="minorHAnsi" w:cs="굴림"/>
              <w:color w:val="000000" w:themeColor="text1"/>
              <w:kern w:val="0"/>
              <w:szCs w:val="24"/>
              <w:rPrChange w:id="673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36" w:author="FURSYS" w:date="2025-12-04T15:42:00Z">
                <w:rPr>
                  <w:rFonts w:ascii="바탕" w:eastAsia="바탕" w:hAnsi="바탕" w:cs="굴림" w:hint="eastAsia"/>
                  <w:kern w:val="0"/>
                  <w:sz w:val="24"/>
                  <w:szCs w:val="24"/>
                </w:rPr>
              </w:rPrChange>
            </w:rPr>
            <w:delText>조항에</w:delText>
          </w:r>
          <w:r w:rsidRPr="000C7330" w:rsidDel="008076F4">
            <w:rPr>
              <w:rFonts w:eastAsiaTheme="minorHAnsi" w:cs="굴림"/>
              <w:color w:val="000000" w:themeColor="text1"/>
              <w:kern w:val="0"/>
              <w:szCs w:val="24"/>
              <w:rPrChange w:id="673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38" w:author="FURSYS" w:date="2025-12-04T15:42:00Z">
                <w:rPr>
                  <w:rFonts w:ascii="바탕" w:eastAsia="바탕" w:hAnsi="바탕" w:cs="굴림" w:hint="eastAsia"/>
                  <w:kern w:val="0"/>
                  <w:sz w:val="24"/>
                  <w:szCs w:val="24"/>
                </w:rPr>
              </w:rPrChange>
            </w:rPr>
            <w:delText>명시된</w:delText>
          </w:r>
          <w:r w:rsidRPr="000C7330" w:rsidDel="008076F4">
            <w:rPr>
              <w:rFonts w:eastAsiaTheme="minorHAnsi" w:cs="굴림"/>
              <w:color w:val="000000" w:themeColor="text1"/>
              <w:kern w:val="0"/>
              <w:szCs w:val="24"/>
              <w:rPrChange w:id="673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40" w:author="FURSYS" w:date="2025-12-04T15:42:00Z">
                <w:rPr>
                  <w:rFonts w:ascii="바탕" w:eastAsia="바탕" w:hAnsi="바탕" w:cs="굴림" w:hint="eastAsia"/>
                  <w:kern w:val="0"/>
                  <w:sz w:val="24"/>
                  <w:szCs w:val="24"/>
                </w:rPr>
              </w:rPrChange>
            </w:rPr>
            <w:delText>비밀유지의무는</w:delText>
          </w:r>
          <w:r w:rsidRPr="000C7330" w:rsidDel="008076F4">
            <w:rPr>
              <w:rFonts w:eastAsiaTheme="minorHAnsi" w:cs="굴림"/>
              <w:color w:val="000000" w:themeColor="text1"/>
              <w:kern w:val="0"/>
              <w:szCs w:val="24"/>
              <w:rPrChange w:id="674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42" w:author="FURSYS" w:date="2025-12-04T15:42:00Z">
                <w:rPr>
                  <w:rFonts w:ascii="바탕" w:eastAsia="바탕" w:hAnsi="바탕" w:cs="굴림" w:hint="eastAsia"/>
                  <w:kern w:val="0"/>
                  <w:sz w:val="24"/>
                  <w:szCs w:val="24"/>
                </w:rPr>
              </w:rPrChange>
            </w:rPr>
            <w:delText>계약기간</w:delText>
          </w:r>
          <w:r w:rsidRPr="000C7330" w:rsidDel="008076F4">
            <w:rPr>
              <w:rFonts w:eastAsiaTheme="minorHAnsi" w:cs="굴림"/>
              <w:color w:val="000000" w:themeColor="text1"/>
              <w:kern w:val="0"/>
              <w:szCs w:val="24"/>
              <w:rPrChange w:id="674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44" w:author="FURSYS" w:date="2025-12-04T15:42:00Z">
                <w:rPr>
                  <w:rFonts w:ascii="바탕" w:eastAsia="바탕" w:hAnsi="바탕" w:cs="굴림" w:hint="eastAsia"/>
                  <w:kern w:val="0"/>
                  <w:sz w:val="24"/>
                  <w:szCs w:val="24"/>
                </w:rPr>
              </w:rPrChange>
            </w:rPr>
            <w:delText>중은</w:delText>
          </w:r>
          <w:r w:rsidRPr="000C7330" w:rsidDel="008076F4">
            <w:rPr>
              <w:rFonts w:eastAsiaTheme="minorHAnsi" w:cs="굴림"/>
              <w:color w:val="000000" w:themeColor="text1"/>
              <w:kern w:val="0"/>
              <w:szCs w:val="24"/>
              <w:rPrChange w:id="674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46" w:author="FURSYS" w:date="2025-12-04T15:42:00Z">
                <w:rPr>
                  <w:rFonts w:ascii="바탕" w:eastAsia="바탕" w:hAnsi="바탕" w:cs="굴림" w:hint="eastAsia"/>
                  <w:kern w:val="0"/>
                  <w:sz w:val="24"/>
                  <w:szCs w:val="24"/>
                </w:rPr>
              </w:rPrChange>
            </w:rPr>
            <w:delText>물론</w:delText>
          </w:r>
          <w:r w:rsidRPr="000C7330" w:rsidDel="008076F4">
            <w:rPr>
              <w:rFonts w:eastAsiaTheme="minorHAnsi" w:cs="굴림"/>
              <w:color w:val="000000" w:themeColor="text1"/>
              <w:kern w:val="0"/>
              <w:szCs w:val="24"/>
              <w:rPrChange w:id="674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48" w:author="FURSYS" w:date="2025-12-04T15:42:00Z">
                <w:rPr>
                  <w:rFonts w:ascii="바탕" w:eastAsia="바탕" w:hAnsi="바탕" w:cs="굴림" w:hint="eastAsia"/>
                  <w:kern w:val="0"/>
                  <w:sz w:val="24"/>
                  <w:szCs w:val="24"/>
                </w:rPr>
              </w:rPrChange>
            </w:rPr>
            <w:delText>계약의</w:delText>
          </w:r>
          <w:r w:rsidRPr="000C7330" w:rsidDel="008076F4">
            <w:rPr>
              <w:rFonts w:eastAsiaTheme="minorHAnsi" w:cs="굴림"/>
              <w:color w:val="000000" w:themeColor="text1"/>
              <w:kern w:val="0"/>
              <w:szCs w:val="24"/>
              <w:rPrChange w:id="674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50" w:author="FURSYS" w:date="2025-12-04T15:42:00Z">
                <w:rPr>
                  <w:rFonts w:ascii="바탕" w:eastAsia="바탕" w:hAnsi="바탕" w:cs="굴림" w:hint="eastAsia"/>
                  <w:kern w:val="0"/>
                  <w:sz w:val="24"/>
                  <w:szCs w:val="24"/>
                </w:rPr>
              </w:rPrChange>
            </w:rPr>
            <w:delText>해제</w:delText>
          </w:r>
          <w:r w:rsidRPr="000C7330" w:rsidDel="008076F4">
            <w:rPr>
              <w:rFonts w:eastAsiaTheme="minorHAnsi" w:cs="굴림"/>
              <w:color w:val="000000" w:themeColor="text1"/>
              <w:kern w:val="0"/>
              <w:szCs w:val="24"/>
              <w:rPrChange w:id="675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52" w:author="FURSYS" w:date="2025-12-04T15:42:00Z">
                <w:rPr>
                  <w:rFonts w:ascii="바탕" w:eastAsia="바탕" w:hAnsi="바탕" w:cs="굴림" w:hint="eastAsia"/>
                  <w:kern w:val="0"/>
                  <w:sz w:val="24"/>
                  <w:szCs w:val="24"/>
                </w:rPr>
              </w:rPrChange>
            </w:rPr>
            <w:delText>해지</w:delText>
          </w:r>
          <w:r w:rsidRPr="000C7330" w:rsidDel="008076F4">
            <w:rPr>
              <w:rFonts w:eastAsiaTheme="minorHAnsi" w:cs="굴림"/>
              <w:color w:val="000000" w:themeColor="text1"/>
              <w:kern w:val="0"/>
              <w:szCs w:val="24"/>
              <w:rPrChange w:id="675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54" w:author="FURSYS" w:date="2025-12-04T15:42:00Z">
                <w:rPr>
                  <w:rFonts w:ascii="바탕" w:eastAsia="바탕" w:hAnsi="바탕" w:cs="굴림" w:hint="eastAsia"/>
                  <w:kern w:val="0"/>
                  <w:sz w:val="24"/>
                  <w:szCs w:val="24"/>
                </w:rPr>
              </w:rPrChange>
            </w:rPr>
            <w:delText>또는</w:delText>
          </w:r>
          <w:r w:rsidRPr="000C7330" w:rsidDel="008076F4">
            <w:rPr>
              <w:rFonts w:eastAsiaTheme="minorHAnsi" w:cs="굴림"/>
              <w:color w:val="000000" w:themeColor="text1"/>
              <w:kern w:val="0"/>
              <w:szCs w:val="24"/>
              <w:rPrChange w:id="675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56" w:author="FURSYS" w:date="2025-12-04T15:42:00Z">
                <w:rPr>
                  <w:rFonts w:ascii="바탕" w:eastAsia="바탕" w:hAnsi="바탕" w:cs="굴림" w:hint="eastAsia"/>
                  <w:kern w:val="0"/>
                  <w:sz w:val="24"/>
                  <w:szCs w:val="24"/>
                </w:rPr>
              </w:rPrChange>
            </w:rPr>
            <w:delText>종료</w:delText>
          </w:r>
          <w:r w:rsidRPr="000C7330" w:rsidDel="008076F4">
            <w:rPr>
              <w:rFonts w:eastAsiaTheme="minorHAnsi" w:cs="굴림"/>
              <w:color w:val="000000" w:themeColor="text1"/>
              <w:kern w:val="0"/>
              <w:szCs w:val="24"/>
              <w:rPrChange w:id="675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58" w:author="FURSYS" w:date="2025-12-04T15:42:00Z">
                <w:rPr>
                  <w:rFonts w:ascii="바탕" w:eastAsia="바탕" w:hAnsi="바탕" w:cs="굴림" w:hint="eastAsia"/>
                  <w:kern w:val="0"/>
                  <w:sz w:val="24"/>
                  <w:szCs w:val="24"/>
                </w:rPr>
              </w:rPrChange>
            </w:rPr>
            <w:delText>후에도</w:delText>
          </w:r>
          <w:r w:rsidRPr="000C7330" w:rsidDel="008076F4">
            <w:rPr>
              <w:rFonts w:eastAsiaTheme="minorHAnsi" w:cs="굴림"/>
              <w:color w:val="000000" w:themeColor="text1"/>
              <w:kern w:val="0"/>
              <w:szCs w:val="24"/>
              <w:rPrChange w:id="675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60" w:author="FURSYS" w:date="2025-12-04T15:42:00Z">
                <w:rPr>
                  <w:rFonts w:ascii="바탕" w:eastAsia="바탕" w:hAnsi="바탕" w:cs="굴림" w:hint="eastAsia"/>
                  <w:kern w:val="0"/>
                  <w:sz w:val="24"/>
                  <w:szCs w:val="24"/>
                </w:rPr>
              </w:rPrChange>
            </w:rPr>
            <w:delText>계속</w:delText>
          </w:r>
          <w:r w:rsidRPr="000C7330" w:rsidDel="008076F4">
            <w:rPr>
              <w:rFonts w:eastAsiaTheme="minorHAnsi" w:cs="굴림"/>
              <w:color w:val="000000" w:themeColor="text1"/>
              <w:kern w:val="0"/>
              <w:szCs w:val="24"/>
              <w:rPrChange w:id="676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62" w:author="FURSYS" w:date="2025-12-04T15:42:00Z">
                <w:rPr>
                  <w:rFonts w:ascii="바탕" w:eastAsia="바탕" w:hAnsi="바탕" w:cs="굴림" w:hint="eastAsia"/>
                  <w:kern w:val="0"/>
                  <w:sz w:val="24"/>
                  <w:szCs w:val="24"/>
                </w:rPr>
              </w:rPrChange>
            </w:rPr>
            <w:delText>유효하게</w:delText>
          </w:r>
          <w:r w:rsidRPr="000C7330" w:rsidDel="008076F4">
            <w:rPr>
              <w:rFonts w:eastAsiaTheme="minorHAnsi" w:cs="굴림"/>
              <w:color w:val="000000" w:themeColor="text1"/>
              <w:kern w:val="0"/>
              <w:szCs w:val="24"/>
              <w:rPrChange w:id="676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64" w:author="FURSYS" w:date="2025-12-04T15:42:00Z">
                <w:rPr>
                  <w:rFonts w:ascii="바탕" w:eastAsia="바탕" w:hAnsi="바탕" w:cs="굴림" w:hint="eastAsia"/>
                  <w:kern w:val="0"/>
                  <w:sz w:val="24"/>
                  <w:szCs w:val="24"/>
                </w:rPr>
              </w:rPrChange>
            </w:rPr>
            <w:delText>존속한다</w:delText>
          </w:r>
          <w:r w:rsidRPr="000C7330" w:rsidDel="008076F4">
            <w:rPr>
              <w:rFonts w:eastAsiaTheme="minorHAnsi" w:cs="굴림"/>
              <w:color w:val="000000" w:themeColor="text1"/>
              <w:kern w:val="0"/>
              <w:szCs w:val="24"/>
              <w:rPrChange w:id="6765" w:author="FURSYS" w:date="2025-12-04T15:42:00Z">
                <w:rPr>
                  <w:rFonts w:ascii="바탕" w:eastAsia="바탕" w:hAnsi="바탕" w:cs="굴림"/>
                  <w:kern w:val="0"/>
                  <w:sz w:val="24"/>
                  <w:szCs w:val="24"/>
                </w:rPr>
              </w:rPrChange>
            </w:rPr>
            <w:delText>.</w:delText>
          </w:r>
          <w:r w:rsidRPr="000C7330" w:rsidDel="008076F4">
            <w:rPr>
              <w:rFonts w:eastAsiaTheme="minorHAnsi" w:cs="굴림"/>
              <w:color w:val="000000" w:themeColor="text1"/>
              <w:kern w:val="0"/>
              <w:szCs w:val="24"/>
              <w:rPrChange w:id="6766"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767"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768" w:author="FURSYS" w:date="2025-12-04T15:42:00Z">
                <w:rPr>
                  <w:rFonts w:ascii="굴림" w:eastAsia="굴림" w:hAnsi="굴림" w:cs="굴림"/>
                  <w:kern w:val="0"/>
                  <w:sz w:val="24"/>
                  <w:szCs w:val="24"/>
                </w:rPr>
              </w:rPrChange>
            </w:rPr>
            <w:br/>
          </w:r>
          <w:r w:rsidRPr="000C7330" w:rsidDel="008076F4">
            <w:rPr>
              <w:rFonts w:eastAsiaTheme="minorHAnsi" w:cs="굴림" w:hint="eastAsia"/>
              <w:b/>
              <w:bCs/>
              <w:color w:val="000000" w:themeColor="text1"/>
              <w:kern w:val="0"/>
              <w:szCs w:val="24"/>
              <w:rPrChange w:id="6769"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6770" w:author="FURSYS" w:date="2025-12-04T15:42:00Z">
                <w:rPr>
                  <w:rFonts w:ascii="바탕" w:eastAsia="바탕" w:hAnsi="바탕" w:cs="굴림"/>
                  <w:b/>
                  <w:bCs/>
                  <w:kern w:val="0"/>
                  <w:sz w:val="24"/>
                  <w:szCs w:val="24"/>
                </w:rPr>
              </w:rPrChange>
            </w:rPr>
            <w:delText xml:space="preserve"> 18 조 (완전합의 등)</w:delText>
          </w:r>
          <w:r w:rsidRPr="000C7330" w:rsidDel="008076F4">
            <w:rPr>
              <w:rFonts w:eastAsiaTheme="minorHAnsi" w:cs="굴림"/>
              <w:b/>
              <w:bCs/>
              <w:color w:val="000000" w:themeColor="text1"/>
              <w:kern w:val="0"/>
              <w:szCs w:val="24"/>
              <w:rPrChange w:id="6771"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6772"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773" w:author="FURSYS" w:date="2025-12-04T15:42:00Z">
                <w:rPr>
                  <w:rFonts w:ascii="바탕" w:eastAsia="바탕" w:hAnsi="바탕" w:cs="굴림"/>
                  <w:kern w:val="0"/>
                  <w:sz w:val="24"/>
                  <w:szCs w:val="24"/>
                </w:rPr>
              </w:rPrChange>
            </w:rPr>
            <w:delText xml:space="preserve"> 첨부를 포함한 이 계약은 본 계약 체결 이전에 이루어진 당사자들 간의 어떠한 구두 또는 서면상의 양해나 합의에 우선하며, </w:delText>
          </w:r>
          <w:r w:rsidRPr="000C7330" w:rsidDel="008076F4">
            <w:rPr>
              <w:rFonts w:eastAsiaTheme="minorHAnsi" w:cs="굴림" w:hint="eastAsia"/>
              <w:color w:val="000000" w:themeColor="text1"/>
              <w:kern w:val="0"/>
              <w:szCs w:val="24"/>
              <w:rPrChange w:id="6774" w:author="FURSYS" w:date="2025-12-04T15:42:00Z">
                <w:rPr>
                  <w:rFonts w:ascii="바탕" w:eastAsia="바탕" w:hAnsi="바탕" w:cs="굴림" w:hint="eastAsia"/>
                  <w:kern w:val="0"/>
                  <w:sz w:val="24"/>
                  <w:szCs w:val="24"/>
                </w:rPr>
              </w:rPrChange>
            </w:rPr>
            <w:delText>당사자들간의</w:delText>
          </w:r>
          <w:r w:rsidRPr="000C7330" w:rsidDel="008076F4">
            <w:rPr>
              <w:rFonts w:eastAsiaTheme="minorHAnsi" w:cs="굴림"/>
              <w:color w:val="000000" w:themeColor="text1"/>
              <w:kern w:val="0"/>
              <w:szCs w:val="24"/>
              <w:rPrChange w:id="6775" w:author="FURSYS" w:date="2025-12-04T15:42:00Z">
                <w:rPr>
                  <w:rFonts w:ascii="바탕" w:eastAsia="바탕" w:hAnsi="바탕" w:cs="굴림"/>
                  <w:kern w:val="0"/>
                  <w:sz w:val="24"/>
                  <w:szCs w:val="24"/>
                </w:rPr>
              </w:rPrChange>
            </w:rPr>
            <w:delText xml:space="preserve"> 서면합의에 </w:delText>
          </w:r>
          <w:r w:rsidRPr="000C7330" w:rsidDel="008076F4">
            <w:rPr>
              <w:rFonts w:eastAsiaTheme="minorHAnsi" w:cs="굴림" w:hint="eastAsia"/>
              <w:color w:val="000000" w:themeColor="text1"/>
              <w:kern w:val="0"/>
              <w:szCs w:val="24"/>
              <w:rPrChange w:id="6776" w:author="FURSYS" w:date="2025-12-04T15:42:00Z">
                <w:rPr>
                  <w:rFonts w:ascii="바탕" w:eastAsia="바탕" w:hAnsi="바탕" w:cs="굴림" w:hint="eastAsia"/>
                  <w:kern w:val="0"/>
                  <w:sz w:val="24"/>
                  <w:szCs w:val="24"/>
                </w:rPr>
              </w:rPrChange>
            </w:rPr>
            <w:delText>의하여서만</w:delText>
          </w:r>
          <w:r w:rsidRPr="000C7330" w:rsidDel="008076F4">
            <w:rPr>
              <w:rFonts w:eastAsiaTheme="minorHAnsi" w:cs="굴림"/>
              <w:color w:val="000000" w:themeColor="text1"/>
              <w:kern w:val="0"/>
              <w:szCs w:val="24"/>
              <w:rPrChange w:id="6777" w:author="FURSYS" w:date="2025-12-04T15:42:00Z">
                <w:rPr>
                  <w:rFonts w:ascii="바탕" w:eastAsia="바탕" w:hAnsi="바탕" w:cs="굴림"/>
                  <w:kern w:val="0"/>
                  <w:sz w:val="24"/>
                  <w:szCs w:val="24"/>
                </w:rPr>
              </w:rPrChange>
            </w:rPr>
            <w:delText xml:space="preserve"> 변경될 수 있다. 또한, 어느 일방 당사자가 이 계약 상의 권리를 일시적으로 행사하지 아니하였다고 하여 그 권리를 종국적으로 포기한 것으로 간주되는 것은 아니다.</w:delText>
          </w:r>
          <w:r w:rsidRPr="000C7330" w:rsidDel="008076F4">
            <w:rPr>
              <w:rFonts w:eastAsiaTheme="minorHAnsi" w:cs="굴림"/>
              <w:color w:val="000000" w:themeColor="text1"/>
              <w:kern w:val="0"/>
              <w:szCs w:val="24"/>
              <w:rPrChange w:id="6778"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6779"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780" w:author="FURSYS" w:date="2025-12-04T15:42:00Z">
                <w:rPr>
                  <w:rFonts w:ascii="굴림" w:eastAsia="굴림" w:hAnsi="굴림" w:cs="굴림"/>
                  <w:kern w:val="0"/>
                  <w:sz w:val="24"/>
                  <w:szCs w:val="24"/>
                </w:rPr>
              </w:rPrChange>
            </w:rPr>
            <w:br/>
          </w:r>
          <w:r w:rsidRPr="000C7330" w:rsidDel="008076F4">
            <w:rPr>
              <w:rFonts w:eastAsiaTheme="minorHAnsi" w:cs="굴림" w:hint="eastAsia"/>
              <w:b/>
              <w:bCs/>
              <w:color w:val="000000" w:themeColor="text1"/>
              <w:kern w:val="0"/>
              <w:szCs w:val="24"/>
              <w:rPrChange w:id="6781" w:author="FURSYS" w:date="2025-12-04T15:42:00Z">
                <w:rPr>
                  <w:rFonts w:ascii="바탕" w:eastAsia="바탕" w:hAnsi="바탕" w:cs="굴림" w:hint="eastAsia"/>
                  <w:b/>
                  <w:bCs/>
                  <w:kern w:val="0"/>
                  <w:sz w:val="24"/>
                  <w:szCs w:val="24"/>
                </w:rPr>
              </w:rPrChange>
            </w:rPr>
            <w:delText>제</w:delText>
          </w:r>
          <w:r w:rsidRPr="000C7330" w:rsidDel="008076F4">
            <w:rPr>
              <w:rFonts w:eastAsiaTheme="minorHAnsi" w:cs="굴림"/>
              <w:b/>
              <w:bCs/>
              <w:color w:val="000000" w:themeColor="text1"/>
              <w:kern w:val="0"/>
              <w:szCs w:val="24"/>
              <w:rPrChange w:id="6782" w:author="FURSYS" w:date="2025-12-04T15:42:00Z">
                <w:rPr>
                  <w:rFonts w:ascii="바탕" w:eastAsia="바탕" w:hAnsi="바탕" w:cs="굴림"/>
                  <w:b/>
                  <w:bCs/>
                  <w:kern w:val="0"/>
                  <w:sz w:val="24"/>
                  <w:szCs w:val="24"/>
                </w:rPr>
              </w:rPrChange>
            </w:rPr>
            <w:delText xml:space="preserve"> 19 조 (관할의 합의)</w:delText>
          </w:r>
          <w:r w:rsidRPr="000C7330" w:rsidDel="008076F4">
            <w:rPr>
              <w:rFonts w:eastAsiaTheme="minorHAnsi" w:cs="굴림"/>
              <w:b/>
              <w:bCs/>
              <w:color w:val="000000" w:themeColor="text1"/>
              <w:kern w:val="0"/>
              <w:szCs w:val="24"/>
              <w:rPrChange w:id="6783" w:author="FURSYS" w:date="2025-12-04T15:42:00Z">
                <w:rPr>
                  <w:rFonts w:ascii="굴림" w:eastAsia="굴림" w:hAnsi="굴림" w:cs="굴림"/>
                  <w:b/>
                  <w:bCs/>
                  <w:kern w:val="0"/>
                  <w:sz w:val="24"/>
                  <w:szCs w:val="24"/>
                </w:rPr>
              </w:rPrChange>
            </w:rPr>
            <w:br/>
          </w:r>
          <w:r w:rsidRPr="000C7330" w:rsidDel="008076F4">
            <w:rPr>
              <w:rFonts w:eastAsiaTheme="minorHAnsi" w:cs="굴림" w:hint="eastAsia"/>
              <w:color w:val="000000" w:themeColor="text1"/>
              <w:kern w:val="0"/>
              <w:szCs w:val="24"/>
              <w:rPrChange w:id="6784" w:author="FURSYS" w:date="2025-12-04T15:42:00Z">
                <w:rPr>
                  <w:rFonts w:ascii="바탕" w:eastAsia="바탕" w:hAnsi="바탕" w:cs="굴림" w:hint="eastAsia"/>
                  <w:kern w:val="0"/>
                  <w:sz w:val="24"/>
                  <w:szCs w:val="24"/>
                </w:rPr>
              </w:rPrChange>
            </w:rPr>
            <w:delText> </w:delText>
          </w:r>
          <w:r w:rsidRPr="000C7330" w:rsidDel="008076F4">
            <w:rPr>
              <w:rFonts w:eastAsiaTheme="minorHAnsi" w:cs="굴림"/>
              <w:color w:val="000000" w:themeColor="text1"/>
              <w:kern w:val="0"/>
              <w:szCs w:val="24"/>
              <w:rPrChange w:id="678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86" w:author="FURSYS" w:date="2025-12-04T15:42:00Z">
                <w:rPr>
                  <w:rFonts w:ascii="바탕" w:eastAsia="바탕" w:hAnsi="바탕" w:cs="굴림" w:hint="eastAsia"/>
                  <w:kern w:val="0"/>
                  <w:sz w:val="24"/>
                  <w:szCs w:val="24"/>
                </w:rPr>
              </w:rPrChange>
            </w:rPr>
            <w:delText>이</w:delText>
          </w:r>
          <w:r w:rsidRPr="000C7330" w:rsidDel="008076F4">
            <w:rPr>
              <w:rFonts w:eastAsiaTheme="minorHAnsi" w:cs="굴림"/>
              <w:color w:val="000000" w:themeColor="text1"/>
              <w:kern w:val="0"/>
              <w:szCs w:val="24"/>
              <w:rPrChange w:id="678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88" w:author="FURSYS" w:date="2025-12-04T15:42:00Z">
                <w:rPr>
                  <w:rFonts w:ascii="바탕" w:eastAsia="바탕" w:hAnsi="바탕" w:cs="굴림" w:hint="eastAsia"/>
                  <w:kern w:val="0"/>
                  <w:sz w:val="24"/>
                  <w:szCs w:val="24"/>
                </w:rPr>
              </w:rPrChange>
            </w:rPr>
            <w:delText>계약과</w:delText>
          </w:r>
          <w:r w:rsidRPr="000C7330" w:rsidDel="008076F4">
            <w:rPr>
              <w:rFonts w:eastAsiaTheme="minorHAnsi" w:cs="굴림"/>
              <w:color w:val="000000" w:themeColor="text1"/>
              <w:kern w:val="0"/>
              <w:szCs w:val="24"/>
              <w:rPrChange w:id="6789"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90" w:author="FURSYS" w:date="2025-12-04T15:42:00Z">
                <w:rPr>
                  <w:rFonts w:ascii="바탕" w:eastAsia="바탕" w:hAnsi="바탕" w:cs="굴림" w:hint="eastAsia"/>
                  <w:kern w:val="0"/>
                  <w:sz w:val="24"/>
                  <w:szCs w:val="24"/>
                </w:rPr>
              </w:rPrChange>
            </w:rPr>
            <w:delText>관련한</w:delText>
          </w:r>
          <w:r w:rsidRPr="000C7330" w:rsidDel="008076F4">
            <w:rPr>
              <w:rFonts w:eastAsiaTheme="minorHAnsi" w:cs="굴림"/>
              <w:color w:val="000000" w:themeColor="text1"/>
              <w:kern w:val="0"/>
              <w:szCs w:val="24"/>
              <w:rPrChange w:id="679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92" w:author="FURSYS" w:date="2025-12-04T15:42:00Z">
                <w:rPr>
                  <w:rFonts w:ascii="바탕" w:eastAsia="바탕" w:hAnsi="바탕" w:cs="굴림" w:hint="eastAsia"/>
                  <w:kern w:val="0"/>
                  <w:sz w:val="24"/>
                  <w:szCs w:val="24"/>
                </w:rPr>
              </w:rPrChange>
            </w:rPr>
            <w:delText>분쟁은</w:delText>
          </w:r>
          <w:r w:rsidRPr="000C7330" w:rsidDel="008076F4">
            <w:rPr>
              <w:rFonts w:eastAsiaTheme="minorHAnsi" w:cs="굴림"/>
              <w:color w:val="000000" w:themeColor="text1"/>
              <w:kern w:val="0"/>
              <w:szCs w:val="24"/>
              <w:rPrChange w:id="6793"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94" w:author="FURSYS" w:date="2025-12-04T15:42:00Z">
                <w:rPr>
                  <w:rFonts w:ascii="바탕" w:eastAsia="바탕" w:hAnsi="바탕" w:cs="굴림" w:hint="eastAsia"/>
                  <w:kern w:val="0"/>
                  <w:sz w:val="24"/>
                  <w:szCs w:val="24"/>
                </w:rPr>
              </w:rPrChange>
            </w:rPr>
            <w:delText>서울중앙지방법원을</w:delText>
          </w:r>
          <w:r w:rsidRPr="000C7330" w:rsidDel="008076F4">
            <w:rPr>
              <w:rFonts w:eastAsiaTheme="minorHAnsi" w:cs="굴림"/>
              <w:color w:val="000000" w:themeColor="text1"/>
              <w:kern w:val="0"/>
              <w:szCs w:val="24"/>
              <w:rPrChange w:id="6795"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96" w:author="FURSYS" w:date="2025-12-04T15:42:00Z">
                <w:rPr>
                  <w:rFonts w:ascii="바탕" w:eastAsia="바탕" w:hAnsi="바탕" w:cs="굴림" w:hint="eastAsia"/>
                  <w:kern w:val="0"/>
                  <w:sz w:val="24"/>
                  <w:szCs w:val="24"/>
                </w:rPr>
              </w:rPrChange>
            </w:rPr>
            <w:delText>전속적</w:delText>
          </w:r>
          <w:r w:rsidRPr="000C7330" w:rsidDel="008076F4">
            <w:rPr>
              <w:rFonts w:eastAsiaTheme="minorHAnsi" w:cs="굴림"/>
              <w:color w:val="000000" w:themeColor="text1"/>
              <w:kern w:val="0"/>
              <w:szCs w:val="24"/>
              <w:rPrChange w:id="6797"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798" w:author="FURSYS" w:date="2025-12-04T15:42:00Z">
                <w:rPr>
                  <w:rFonts w:ascii="바탕" w:eastAsia="바탕" w:hAnsi="바탕" w:cs="굴림" w:hint="eastAsia"/>
                  <w:kern w:val="0"/>
                  <w:sz w:val="24"/>
                  <w:szCs w:val="24"/>
                </w:rPr>
              </w:rPrChange>
            </w:rPr>
            <w:delText>제</w:delText>
          </w:r>
          <w:r w:rsidRPr="000C7330" w:rsidDel="008076F4">
            <w:rPr>
              <w:rFonts w:eastAsiaTheme="minorHAnsi" w:cs="굴림"/>
              <w:color w:val="000000" w:themeColor="text1"/>
              <w:kern w:val="0"/>
              <w:szCs w:val="24"/>
              <w:rPrChange w:id="6799" w:author="FURSYS" w:date="2025-12-04T15:42:00Z">
                <w:rPr>
                  <w:rFonts w:ascii="바탕" w:eastAsia="바탕" w:hAnsi="바탕" w:cs="굴림"/>
                  <w:kern w:val="0"/>
                  <w:sz w:val="24"/>
                  <w:szCs w:val="24"/>
                </w:rPr>
              </w:rPrChange>
            </w:rPr>
            <w:delText xml:space="preserve">1심 </w:delText>
          </w:r>
          <w:r w:rsidRPr="000C7330" w:rsidDel="008076F4">
            <w:rPr>
              <w:rFonts w:eastAsiaTheme="minorHAnsi" w:cs="굴림" w:hint="eastAsia"/>
              <w:color w:val="000000" w:themeColor="text1"/>
              <w:kern w:val="0"/>
              <w:szCs w:val="24"/>
              <w:rPrChange w:id="6800" w:author="FURSYS" w:date="2025-12-04T15:42:00Z">
                <w:rPr>
                  <w:rFonts w:ascii="바탕" w:eastAsia="바탕" w:hAnsi="바탕" w:cs="굴림" w:hint="eastAsia"/>
                  <w:kern w:val="0"/>
                  <w:sz w:val="24"/>
                  <w:szCs w:val="24"/>
                </w:rPr>
              </w:rPrChange>
            </w:rPr>
            <w:delText>관할법원으로</w:delText>
          </w:r>
          <w:r w:rsidRPr="000C7330" w:rsidDel="008076F4">
            <w:rPr>
              <w:rFonts w:eastAsiaTheme="minorHAnsi" w:cs="굴림"/>
              <w:color w:val="000000" w:themeColor="text1"/>
              <w:kern w:val="0"/>
              <w:szCs w:val="24"/>
              <w:rPrChange w:id="6801" w:author="FURSYS" w:date="2025-12-04T15:42:00Z">
                <w:rPr>
                  <w:rFonts w:ascii="바탕" w:eastAsia="바탕" w:hAnsi="바탕" w:cs="굴림"/>
                  <w:kern w:val="0"/>
                  <w:sz w:val="24"/>
                  <w:szCs w:val="24"/>
                </w:rPr>
              </w:rPrChange>
            </w:rPr>
            <w:delText xml:space="preserve"> </w:delText>
          </w:r>
          <w:r w:rsidRPr="000C7330" w:rsidDel="008076F4">
            <w:rPr>
              <w:rFonts w:eastAsiaTheme="minorHAnsi" w:cs="굴림" w:hint="eastAsia"/>
              <w:color w:val="000000" w:themeColor="text1"/>
              <w:kern w:val="0"/>
              <w:szCs w:val="24"/>
              <w:rPrChange w:id="6802" w:author="FURSYS" w:date="2025-12-04T15:42:00Z">
                <w:rPr>
                  <w:rFonts w:ascii="바탕" w:eastAsia="바탕" w:hAnsi="바탕" w:cs="굴림" w:hint="eastAsia"/>
                  <w:kern w:val="0"/>
                  <w:sz w:val="24"/>
                  <w:szCs w:val="24"/>
                </w:rPr>
              </w:rPrChange>
            </w:rPr>
            <w:delText>한다</w:delText>
          </w:r>
          <w:r w:rsidRPr="000C7330" w:rsidDel="008076F4">
            <w:rPr>
              <w:rFonts w:eastAsiaTheme="minorHAnsi" w:cs="굴림"/>
              <w:color w:val="000000" w:themeColor="text1"/>
              <w:kern w:val="0"/>
              <w:szCs w:val="24"/>
              <w:rPrChange w:id="6803" w:author="FURSYS" w:date="2025-12-04T15:42:00Z">
                <w:rPr>
                  <w:rFonts w:ascii="바탕" w:eastAsia="바탕" w:hAnsi="바탕" w:cs="굴림"/>
                  <w:kern w:val="0"/>
                  <w:sz w:val="24"/>
                  <w:szCs w:val="24"/>
                </w:rPr>
              </w:rPrChange>
            </w:rPr>
            <w:delText>.</w:delText>
          </w:r>
        </w:del>
      </w:ins>
    </w:p>
    <w:p w14:paraId="7BAC31FA" w14:textId="6549962B" w:rsidR="002E2521" w:rsidRPr="000C7330" w:rsidDel="008076F4" w:rsidRDefault="002E2521">
      <w:pPr>
        <w:rPr>
          <w:ins w:id="6804" w:author="이승준 (Seungjun Lee)" w:date="2025-07-29T11:35:00Z"/>
          <w:del w:id="6805" w:author="FURSYS" w:date="2025-08-06T14:26:00Z"/>
          <w:rFonts w:eastAsiaTheme="minorHAnsi" w:cs="굴림"/>
          <w:color w:val="000000" w:themeColor="text1"/>
          <w:kern w:val="0"/>
          <w:szCs w:val="24"/>
          <w:rPrChange w:id="6806" w:author="FURSYS" w:date="2025-12-04T15:42:00Z">
            <w:rPr>
              <w:ins w:id="6807" w:author="이승준 (Seungjun Lee)" w:date="2025-07-29T11:35:00Z"/>
              <w:del w:id="6808" w:author="FURSYS" w:date="2025-08-06T14:26:00Z"/>
              <w:rFonts w:ascii="굴림" w:eastAsia="굴림" w:hAnsi="굴림" w:cs="굴림"/>
              <w:kern w:val="0"/>
              <w:sz w:val="24"/>
              <w:szCs w:val="24"/>
            </w:rPr>
          </w:rPrChange>
        </w:rPr>
        <w:pPrChange w:id="6809" w:author="FURSYS" w:date="2025-08-06T14:26:00Z">
          <w:pPr>
            <w:widowControl/>
            <w:wordWrap/>
            <w:autoSpaceDE/>
            <w:autoSpaceDN/>
            <w:spacing w:after="240"/>
            <w:jc w:val="left"/>
          </w:pPr>
        </w:pPrChange>
      </w:pPr>
      <w:ins w:id="6810" w:author="이승준 (Seungjun Lee)" w:date="2025-07-29T11:35:00Z">
        <w:del w:id="6811" w:author="FURSYS" w:date="2025-08-06T14:26:00Z">
          <w:r w:rsidRPr="000C7330" w:rsidDel="008076F4">
            <w:rPr>
              <w:rFonts w:eastAsiaTheme="minorHAnsi" w:cs="굴림"/>
              <w:color w:val="000000" w:themeColor="text1"/>
              <w:kern w:val="0"/>
              <w:szCs w:val="24"/>
              <w:rPrChange w:id="6812" w:author="FURSYS" w:date="2025-12-04T15:42:00Z">
                <w:rPr>
                  <w:rFonts w:ascii="굴림" w:eastAsia="굴림" w:hAnsi="굴림" w:cs="굴림"/>
                  <w:kern w:val="0"/>
                  <w:sz w:val="24"/>
                  <w:szCs w:val="24"/>
                </w:rPr>
              </w:rPrChange>
            </w:rPr>
            <w:delText> </w:delText>
          </w:r>
        </w:del>
      </w:ins>
    </w:p>
    <w:p w14:paraId="18064A9E" w14:textId="43F80BA8" w:rsidR="002E2521" w:rsidRPr="000C7330" w:rsidDel="008076F4" w:rsidRDefault="002E2521">
      <w:pPr>
        <w:rPr>
          <w:ins w:id="6813" w:author="이승준 (Seungjun Lee)" w:date="2025-07-29T11:35:00Z"/>
          <w:del w:id="6814" w:author="FURSYS" w:date="2025-08-06T14:26:00Z"/>
          <w:rFonts w:eastAsiaTheme="minorHAnsi" w:cs="굴림"/>
          <w:color w:val="000000" w:themeColor="text1"/>
          <w:kern w:val="0"/>
          <w:szCs w:val="24"/>
          <w:rPrChange w:id="6815" w:author="FURSYS" w:date="2025-12-04T15:42:00Z">
            <w:rPr>
              <w:ins w:id="6816" w:author="이승준 (Seungjun Lee)" w:date="2025-07-29T11:35:00Z"/>
              <w:del w:id="6817" w:author="FURSYS" w:date="2025-08-06T14:26:00Z"/>
              <w:rFonts w:ascii="굴림" w:eastAsia="굴림" w:hAnsi="굴림" w:cs="굴림"/>
              <w:kern w:val="0"/>
              <w:sz w:val="24"/>
              <w:szCs w:val="24"/>
            </w:rPr>
          </w:rPrChange>
        </w:rPr>
        <w:pPrChange w:id="6818" w:author="FURSYS" w:date="2025-08-06T14:26:00Z">
          <w:pPr>
            <w:widowControl/>
            <w:wordWrap/>
            <w:autoSpaceDE/>
            <w:autoSpaceDN/>
            <w:spacing w:after="240"/>
            <w:jc w:val="center"/>
          </w:pPr>
        </w:pPrChange>
      </w:pPr>
      <w:ins w:id="6819" w:author="이승준 (Seungjun Lee)" w:date="2025-07-29T11:35:00Z">
        <w:del w:id="6820" w:author="FURSYS" w:date="2025-08-06T14:26:00Z">
          <w:r w:rsidRPr="000C7330" w:rsidDel="008076F4">
            <w:rPr>
              <w:rFonts w:eastAsiaTheme="minorHAnsi" w:cs="굴림"/>
              <w:color w:val="000000" w:themeColor="text1"/>
              <w:kern w:val="0"/>
              <w:szCs w:val="24"/>
              <w:rPrChange w:id="6821" w:author="FURSYS" w:date="2025-12-04T15:42:00Z">
                <w:rPr>
                  <w:rFonts w:ascii="굴림" w:eastAsia="굴림" w:hAnsi="굴림" w:cs="굴림"/>
                  <w:kern w:val="0"/>
                  <w:sz w:val="24"/>
                  <w:szCs w:val="24"/>
                </w:rPr>
              </w:rPrChange>
            </w:rPr>
            <w:br/>
          </w:r>
          <w:r w:rsidRPr="000C7330" w:rsidDel="008076F4">
            <w:rPr>
              <w:rFonts w:eastAsiaTheme="minorHAnsi" w:cs="굴림" w:hint="eastAsia"/>
              <w:b/>
              <w:bCs/>
              <w:color w:val="000000" w:themeColor="text1"/>
              <w:kern w:val="0"/>
              <w:szCs w:val="24"/>
              <w:rPrChange w:id="6822" w:author="FURSYS" w:date="2025-12-04T15:42:00Z">
                <w:rPr>
                  <w:rFonts w:ascii="바탕" w:eastAsia="바탕" w:hAnsi="바탕" w:cs="굴림" w:hint="eastAsia"/>
                  <w:b/>
                  <w:bCs/>
                  <w:kern w:val="0"/>
                  <w:sz w:val="24"/>
                  <w:szCs w:val="24"/>
                </w:rPr>
              </w:rPrChange>
            </w:rPr>
            <w:delText>이하여백</w:delText>
          </w:r>
        </w:del>
      </w:ins>
    </w:p>
    <w:p w14:paraId="4469608C" w14:textId="51575B73" w:rsidR="002E2521" w:rsidRPr="000C7330" w:rsidDel="008076F4" w:rsidRDefault="002E2521">
      <w:pPr>
        <w:rPr>
          <w:ins w:id="6823" w:author="이승준 (Seungjun Lee)" w:date="2025-07-29T11:35:00Z"/>
          <w:del w:id="6824" w:author="FURSYS" w:date="2025-08-06T14:26:00Z"/>
          <w:rFonts w:eastAsiaTheme="minorHAnsi" w:cs="굴림"/>
          <w:color w:val="000000" w:themeColor="text1"/>
          <w:kern w:val="0"/>
          <w:sz w:val="18"/>
          <w:rPrChange w:id="6825" w:author="FURSYS" w:date="2025-12-04T15:42:00Z">
            <w:rPr>
              <w:ins w:id="6826" w:author="이승준 (Seungjun Lee)" w:date="2025-07-29T11:35:00Z"/>
              <w:del w:id="6827" w:author="FURSYS" w:date="2025-08-06T14:26:00Z"/>
              <w:rFonts w:ascii="굴림" w:eastAsia="굴림" w:hAnsi="굴림" w:cs="굴림"/>
              <w:kern w:val="0"/>
              <w:sz w:val="22"/>
            </w:rPr>
          </w:rPrChange>
        </w:rPr>
        <w:pPrChange w:id="6828" w:author="FURSYS" w:date="2025-08-06T14:26:00Z">
          <w:pPr>
            <w:widowControl/>
            <w:wordWrap/>
            <w:autoSpaceDE/>
            <w:autoSpaceDN/>
            <w:spacing w:line="299" w:lineRule="atLeast"/>
            <w:jc w:val="left"/>
          </w:pPr>
        </w:pPrChange>
      </w:pPr>
      <w:ins w:id="6829" w:author="이승준 (Seungjun Lee)" w:date="2025-07-29T11:35:00Z">
        <w:del w:id="6830" w:author="FURSYS" w:date="2025-08-06T14:26:00Z">
          <w:r w:rsidRPr="000C7330" w:rsidDel="008076F4">
            <w:rPr>
              <w:rFonts w:eastAsiaTheme="minorHAnsi" w:cs="굴림"/>
              <w:color w:val="000000" w:themeColor="text1"/>
              <w:kern w:val="0"/>
              <w:sz w:val="18"/>
              <w:rPrChange w:id="6831" w:author="FURSYS" w:date="2025-12-04T15:42:00Z">
                <w:rPr>
                  <w:rFonts w:ascii="굴림" w:eastAsia="굴림" w:hAnsi="굴림" w:cs="굴림"/>
                  <w:kern w:val="0"/>
                  <w:sz w:val="22"/>
                </w:rPr>
              </w:rPrChange>
            </w:rPr>
            <w:delText> </w:delText>
          </w:r>
        </w:del>
      </w:ins>
    </w:p>
    <w:p w14:paraId="19A9A9D6" w14:textId="1F5C1E8D" w:rsidR="002E2521" w:rsidRPr="000C7330" w:rsidDel="008076F4" w:rsidRDefault="002E2521">
      <w:pPr>
        <w:rPr>
          <w:ins w:id="6832" w:author="이승준 (Seungjun Lee)" w:date="2025-07-29T11:35:00Z"/>
          <w:del w:id="6833" w:author="FURSYS" w:date="2025-08-06T14:26:00Z"/>
          <w:rFonts w:eastAsiaTheme="minorHAnsi" w:cs="굴림"/>
          <w:color w:val="000000" w:themeColor="text1"/>
          <w:kern w:val="0"/>
          <w:szCs w:val="24"/>
          <w:rPrChange w:id="6834" w:author="FURSYS" w:date="2025-12-04T15:42:00Z">
            <w:rPr>
              <w:ins w:id="6835" w:author="이승준 (Seungjun Lee)" w:date="2025-07-29T11:35:00Z"/>
              <w:del w:id="6836" w:author="FURSYS" w:date="2025-08-06T14:26:00Z"/>
              <w:rFonts w:ascii="굴림" w:eastAsia="굴림" w:hAnsi="굴림" w:cs="굴림"/>
              <w:kern w:val="0"/>
              <w:sz w:val="24"/>
              <w:szCs w:val="24"/>
            </w:rPr>
          </w:rPrChange>
        </w:rPr>
        <w:pPrChange w:id="6837" w:author="FURSYS" w:date="2025-08-06T14:26:00Z">
          <w:pPr>
            <w:widowControl/>
            <w:wordWrap/>
            <w:autoSpaceDE/>
            <w:autoSpaceDN/>
            <w:spacing w:line="299" w:lineRule="atLeast"/>
            <w:jc w:val="left"/>
          </w:pPr>
        </w:pPrChange>
      </w:pPr>
    </w:p>
    <w:p w14:paraId="1CE53B74" w14:textId="2C0CBD8C" w:rsidR="002E2521" w:rsidRPr="000C7330" w:rsidDel="008076F4" w:rsidRDefault="002E2521">
      <w:pPr>
        <w:rPr>
          <w:ins w:id="6838" w:author="이승준 (Seungjun Lee)" w:date="2025-07-29T11:35:00Z"/>
          <w:del w:id="6839" w:author="FURSYS" w:date="2025-08-06T14:26:00Z"/>
          <w:rFonts w:eastAsiaTheme="minorHAnsi" w:cs="굴림"/>
          <w:color w:val="000000" w:themeColor="text1"/>
          <w:kern w:val="0"/>
          <w:szCs w:val="24"/>
          <w:rPrChange w:id="6840" w:author="FURSYS" w:date="2025-12-04T15:42:00Z">
            <w:rPr>
              <w:ins w:id="6841" w:author="이승준 (Seungjun Lee)" w:date="2025-07-29T11:35:00Z"/>
              <w:del w:id="6842" w:author="FURSYS" w:date="2025-08-06T14:26:00Z"/>
              <w:rFonts w:ascii="굴림" w:eastAsia="굴림" w:hAnsi="굴림" w:cs="굴림"/>
              <w:kern w:val="0"/>
              <w:sz w:val="24"/>
              <w:szCs w:val="24"/>
            </w:rPr>
          </w:rPrChange>
        </w:rPr>
        <w:pPrChange w:id="6843" w:author="FURSYS" w:date="2025-08-06T14:26:00Z">
          <w:pPr>
            <w:widowControl/>
            <w:wordWrap/>
            <w:autoSpaceDE/>
            <w:autoSpaceDN/>
            <w:spacing w:line="299" w:lineRule="atLeast"/>
            <w:jc w:val="left"/>
          </w:pPr>
        </w:pPrChange>
      </w:pPr>
    </w:p>
    <w:p w14:paraId="21269A46" w14:textId="7FD071C8" w:rsidR="002E2521" w:rsidRPr="000C7330" w:rsidDel="008076F4" w:rsidRDefault="002E2521">
      <w:pPr>
        <w:rPr>
          <w:ins w:id="6844" w:author="이승준 (Seungjun Lee)" w:date="2025-07-29T11:35:00Z"/>
          <w:del w:id="6845" w:author="FURSYS" w:date="2025-08-06T14:26:00Z"/>
          <w:rFonts w:eastAsiaTheme="minorHAnsi" w:cs="굴림"/>
          <w:color w:val="000000" w:themeColor="text1"/>
          <w:kern w:val="0"/>
          <w:szCs w:val="24"/>
          <w:rPrChange w:id="6846" w:author="FURSYS" w:date="2025-12-04T15:42:00Z">
            <w:rPr>
              <w:ins w:id="6847" w:author="이승준 (Seungjun Lee)" w:date="2025-07-29T11:35:00Z"/>
              <w:del w:id="6848" w:author="FURSYS" w:date="2025-08-06T14:26:00Z"/>
              <w:rFonts w:ascii="굴림" w:eastAsia="굴림" w:hAnsi="굴림" w:cs="굴림"/>
              <w:kern w:val="0"/>
              <w:sz w:val="24"/>
              <w:szCs w:val="24"/>
            </w:rPr>
          </w:rPrChange>
        </w:rPr>
        <w:pPrChange w:id="6849" w:author="FURSYS" w:date="2025-08-06T14:26:00Z">
          <w:pPr>
            <w:widowControl/>
            <w:wordWrap/>
            <w:autoSpaceDE/>
            <w:autoSpaceDN/>
            <w:spacing w:line="299" w:lineRule="atLeast"/>
            <w:jc w:val="left"/>
          </w:pPr>
        </w:pPrChange>
      </w:pPr>
    </w:p>
    <w:p w14:paraId="60F92DB2" w14:textId="7AAA0242" w:rsidR="002E2521" w:rsidRPr="000C7330" w:rsidDel="008076F4" w:rsidRDefault="002E2521">
      <w:pPr>
        <w:rPr>
          <w:ins w:id="6850" w:author="이승준 (Seungjun Lee)" w:date="2025-07-29T11:35:00Z"/>
          <w:del w:id="6851" w:author="FURSYS" w:date="2025-08-06T14:26:00Z"/>
          <w:rFonts w:eastAsiaTheme="minorHAnsi" w:cs="굴림"/>
          <w:color w:val="000000" w:themeColor="text1"/>
          <w:kern w:val="0"/>
          <w:szCs w:val="24"/>
          <w:rPrChange w:id="6852" w:author="FURSYS" w:date="2025-12-04T15:42:00Z">
            <w:rPr>
              <w:ins w:id="6853" w:author="이승준 (Seungjun Lee)" w:date="2025-07-29T11:35:00Z"/>
              <w:del w:id="6854" w:author="FURSYS" w:date="2025-08-06T14:26:00Z"/>
              <w:rFonts w:ascii="굴림" w:eastAsia="굴림" w:hAnsi="굴림" w:cs="굴림"/>
              <w:kern w:val="0"/>
              <w:sz w:val="24"/>
              <w:szCs w:val="24"/>
            </w:rPr>
          </w:rPrChange>
        </w:rPr>
        <w:pPrChange w:id="6855" w:author="FURSYS" w:date="2025-08-06T14:26:00Z">
          <w:pPr>
            <w:widowControl/>
            <w:wordWrap/>
            <w:autoSpaceDE/>
            <w:autoSpaceDN/>
            <w:spacing w:line="299" w:lineRule="atLeast"/>
            <w:jc w:val="left"/>
          </w:pPr>
        </w:pPrChange>
      </w:pPr>
    </w:p>
    <w:p w14:paraId="525ADD54" w14:textId="6725A0E0" w:rsidR="002E2521" w:rsidRPr="000C7330" w:rsidDel="008076F4" w:rsidRDefault="002E2521">
      <w:pPr>
        <w:rPr>
          <w:ins w:id="6856" w:author="이승준 (Seungjun Lee)" w:date="2025-07-29T11:35:00Z"/>
          <w:del w:id="6857" w:author="FURSYS" w:date="2025-08-06T14:26:00Z"/>
          <w:rFonts w:eastAsiaTheme="minorHAnsi" w:cs="굴림"/>
          <w:color w:val="000000" w:themeColor="text1"/>
          <w:kern w:val="0"/>
          <w:szCs w:val="24"/>
          <w:rPrChange w:id="6858" w:author="FURSYS" w:date="2025-12-04T15:42:00Z">
            <w:rPr>
              <w:ins w:id="6859" w:author="이승준 (Seungjun Lee)" w:date="2025-07-29T11:35:00Z"/>
              <w:del w:id="6860" w:author="FURSYS" w:date="2025-08-06T14:26:00Z"/>
              <w:rFonts w:ascii="굴림" w:eastAsia="굴림" w:hAnsi="굴림" w:cs="굴림"/>
              <w:kern w:val="0"/>
              <w:sz w:val="24"/>
              <w:szCs w:val="24"/>
            </w:rPr>
          </w:rPrChange>
        </w:rPr>
        <w:pPrChange w:id="6861" w:author="FURSYS" w:date="2025-08-06T14:26:00Z">
          <w:pPr>
            <w:widowControl/>
            <w:wordWrap/>
            <w:autoSpaceDE/>
            <w:autoSpaceDN/>
            <w:spacing w:line="299" w:lineRule="atLeast"/>
            <w:jc w:val="left"/>
          </w:pPr>
        </w:pPrChange>
      </w:pPr>
    </w:p>
    <w:p w14:paraId="02E9CD4A" w14:textId="299997CE" w:rsidR="002E2521" w:rsidRPr="000C7330" w:rsidDel="008076F4" w:rsidRDefault="002E2521">
      <w:pPr>
        <w:rPr>
          <w:ins w:id="6862" w:author="이승준 (Seungjun Lee)" w:date="2025-07-29T11:35:00Z"/>
          <w:del w:id="6863" w:author="FURSYS" w:date="2025-08-06T14:26:00Z"/>
          <w:rFonts w:eastAsiaTheme="minorHAnsi" w:cs="굴림"/>
          <w:color w:val="000000" w:themeColor="text1"/>
          <w:kern w:val="0"/>
          <w:szCs w:val="24"/>
          <w:rPrChange w:id="6864" w:author="FURSYS" w:date="2025-12-04T15:42:00Z">
            <w:rPr>
              <w:ins w:id="6865" w:author="이승준 (Seungjun Lee)" w:date="2025-07-29T11:35:00Z"/>
              <w:del w:id="6866" w:author="FURSYS" w:date="2025-08-06T14:26:00Z"/>
              <w:rFonts w:ascii="굴림" w:eastAsia="굴림" w:hAnsi="굴림" w:cs="굴림"/>
              <w:kern w:val="0"/>
              <w:sz w:val="24"/>
              <w:szCs w:val="24"/>
            </w:rPr>
          </w:rPrChange>
        </w:rPr>
        <w:pPrChange w:id="6867" w:author="FURSYS" w:date="2025-08-06T14:26:00Z">
          <w:pPr>
            <w:widowControl/>
            <w:wordWrap/>
            <w:autoSpaceDE/>
            <w:autoSpaceDN/>
            <w:spacing w:line="299" w:lineRule="atLeast"/>
            <w:jc w:val="left"/>
          </w:pPr>
        </w:pPrChange>
      </w:pPr>
    </w:p>
    <w:p w14:paraId="015540FC" w14:textId="2A68F3B1" w:rsidR="002E2521" w:rsidRPr="000C7330" w:rsidDel="008076F4" w:rsidRDefault="00B35C7A">
      <w:pPr>
        <w:rPr>
          <w:ins w:id="6868" w:author="이승준 (Seungjun Lee)" w:date="2025-07-29T11:35:00Z"/>
          <w:del w:id="6869" w:author="FURSYS" w:date="2025-08-06T14:26:00Z"/>
          <w:rFonts w:eastAsiaTheme="minorHAnsi" w:cs="굴림"/>
          <w:color w:val="000000" w:themeColor="text1"/>
          <w:kern w:val="0"/>
          <w:szCs w:val="24"/>
          <w:rPrChange w:id="6870" w:author="FURSYS" w:date="2025-12-04T15:42:00Z">
            <w:rPr>
              <w:ins w:id="6871" w:author="이승준 (Seungjun Lee)" w:date="2025-07-29T11:35:00Z"/>
              <w:del w:id="6872" w:author="FURSYS" w:date="2025-08-06T14:26:00Z"/>
              <w:rFonts w:ascii="굴림" w:eastAsia="굴림" w:hAnsi="굴림" w:cs="굴림"/>
              <w:kern w:val="0"/>
              <w:sz w:val="24"/>
              <w:szCs w:val="24"/>
            </w:rPr>
          </w:rPrChange>
        </w:rPr>
        <w:pPrChange w:id="6873" w:author="FURSYS" w:date="2025-08-06T14:26:00Z">
          <w:pPr>
            <w:widowControl/>
            <w:wordWrap/>
            <w:autoSpaceDE/>
            <w:autoSpaceDN/>
            <w:jc w:val="left"/>
          </w:pPr>
        </w:pPrChange>
      </w:pPr>
      <w:ins w:id="6874" w:author="이승준 (Seungjun Lee)" w:date="2025-07-29T11:35:00Z">
        <w:del w:id="6875" w:author="FURSYS" w:date="2025-08-06T14:26:00Z">
          <w:r w:rsidRPr="00B35C7A">
            <w:rPr>
              <w:rFonts w:eastAsiaTheme="minorHAnsi" w:cs="굴림"/>
              <w:color w:val="000000" w:themeColor="text1"/>
              <w:kern w:val="0"/>
              <w:szCs w:val="24"/>
            </w:rPr>
            <w:pict w14:anchorId="4959C89A">
              <v:rect id="_x0000_i1030" style="width:0;height:1.5pt" o:hralign="center" o:hrstd="t" o:hr="t" fillcolor="#a0a0a0" stroked="f"/>
            </w:pict>
          </w:r>
        </w:del>
      </w:ins>
    </w:p>
    <w:p w14:paraId="3EAAAF28" w14:textId="6A1F6A90" w:rsidR="002E2521" w:rsidRPr="000C7330" w:rsidDel="008076F4" w:rsidRDefault="002E2521">
      <w:pPr>
        <w:rPr>
          <w:ins w:id="6876" w:author="이승준 (Seungjun Lee)" w:date="2025-07-29T11:35:00Z"/>
          <w:del w:id="6877" w:author="FURSYS" w:date="2025-08-06T14:26:00Z"/>
          <w:rFonts w:eastAsiaTheme="minorHAnsi" w:cs="굴림"/>
          <w:color w:val="000000" w:themeColor="text1"/>
          <w:kern w:val="0"/>
          <w:szCs w:val="24"/>
          <w:rPrChange w:id="6878" w:author="FURSYS" w:date="2025-12-04T15:42:00Z">
            <w:rPr>
              <w:ins w:id="6879" w:author="이승준 (Seungjun Lee)" w:date="2025-07-29T11:35:00Z"/>
              <w:del w:id="6880" w:author="FURSYS" w:date="2025-08-06T14:26:00Z"/>
              <w:rFonts w:ascii="굴림" w:eastAsia="굴림" w:hAnsi="굴림" w:cs="굴림"/>
              <w:kern w:val="0"/>
              <w:sz w:val="24"/>
              <w:szCs w:val="24"/>
            </w:rPr>
          </w:rPrChange>
        </w:rPr>
        <w:pPrChange w:id="6881" w:author="FURSYS" w:date="2025-08-06T14:26:00Z">
          <w:pPr>
            <w:widowControl/>
            <w:wordWrap/>
            <w:autoSpaceDE/>
            <w:autoSpaceDN/>
            <w:spacing w:line="299" w:lineRule="atLeast"/>
            <w:jc w:val="left"/>
          </w:pPr>
        </w:pPrChange>
      </w:pPr>
      <w:ins w:id="6882" w:author="이승준 (Seungjun Lee)" w:date="2025-07-29T11:35:00Z">
        <w:del w:id="6883" w:author="FURSYS" w:date="2025-08-06T14:26:00Z">
          <w:r w:rsidRPr="000C7330" w:rsidDel="008076F4">
            <w:rPr>
              <w:rFonts w:eastAsiaTheme="minorHAnsi" w:cs="굴림" w:hint="eastAsia"/>
              <w:b/>
              <w:bCs/>
              <w:color w:val="000000" w:themeColor="text1"/>
              <w:kern w:val="0"/>
              <w:sz w:val="18"/>
              <w:rPrChange w:id="6884" w:author="FURSYS" w:date="2025-12-04T15:42:00Z">
                <w:rPr>
                  <w:rFonts w:ascii="굴림" w:eastAsia="굴림" w:hAnsi="굴림" w:cs="굴림" w:hint="eastAsia"/>
                  <w:b/>
                  <w:bCs/>
                  <w:color w:val="002266"/>
                  <w:kern w:val="0"/>
                  <w:sz w:val="22"/>
                </w:rPr>
              </w:rPrChange>
            </w:rPr>
            <w:delText>첨부</w:delText>
          </w:r>
          <w:r w:rsidRPr="000C7330" w:rsidDel="008076F4">
            <w:rPr>
              <w:rFonts w:eastAsiaTheme="minorHAnsi" w:cs="굴림"/>
              <w:b/>
              <w:bCs/>
              <w:color w:val="000000" w:themeColor="text1"/>
              <w:kern w:val="0"/>
              <w:sz w:val="18"/>
              <w:rPrChange w:id="6885" w:author="FURSYS" w:date="2025-12-04T15:42:00Z">
                <w:rPr>
                  <w:rFonts w:ascii="굴림" w:eastAsia="굴림" w:hAnsi="굴림" w:cs="굴림"/>
                  <w:b/>
                  <w:bCs/>
                  <w:color w:val="002266"/>
                  <w:kern w:val="0"/>
                  <w:sz w:val="22"/>
                </w:rPr>
              </w:rPrChange>
            </w:rPr>
            <w:delText xml:space="preserve"> (2) </w:delText>
          </w:r>
          <w:r w:rsidRPr="000C7330" w:rsidDel="008076F4">
            <w:rPr>
              <w:rFonts w:eastAsiaTheme="minorHAnsi" w:cs="굴림" w:hint="eastAsia"/>
              <w:b/>
              <w:bCs/>
              <w:color w:val="000000" w:themeColor="text1"/>
              <w:kern w:val="0"/>
              <w:sz w:val="18"/>
              <w:rPrChange w:id="6886" w:author="FURSYS" w:date="2025-12-04T15:42:00Z">
                <w:rPr>
                  <w:rFonts w:ascii="굴림" w:eastAsia="굴림" w:hAnsi="굴림" w:cs="굴림" w:hint="eastAsia"/>
                  <w:b/>
                  <w:bCs/>
                  <w:color w:val="002266"/>
                  <w:kern w:val="0"/>
                  <w:sz w:val="22"/>
                </w:rPr>
              </w:rPrChange>
            </w:rPr>
            <w:delText>윤리경영실천서약서</w:delText>
          </w:r>
        </w:del>
      </w:ins>
    </w:p>
    <w:p w14:paraId="350E606F" w14:textId="549B2666" w:rsidR="002E2521" w:rsidRPr="000C7330" w:rsidDel="008076F4" w:rsidRDefault="002E2521">
      <w:pPr>
        <w:rPr>
          <w:ins w:id="6887" w:author="이승준 (Seungjun Lee)" w:date="2025-07-29T11:35:00Z"/>
          <w:del w:id="6888" w:author="FURSYS" w:date="2025-08-06T14:26:00Z"/>
          <w:rFonts w:eastAsiaTheme="minorHAnsi" w:cs="굴림"/>
          <w:color w:val="000000" w:themeColor="text1"/>
          <w:kern w:val="0"/>
          <w:szCs w:val="24"/>
          <w:rPrChange w:id="6889" w:author="FURSYS" w:date="2025-12-04T15:42:00Z">
            <w:rPr>
              <w:ins w:id="6890" w:author="이승준 (Seungjun Lee)" w:date="2025-07-29T11:35:00Z"/>
              <w:del w:id="6891" w:author="FURSYS" w:date="2025-08-06T14:26:00Z"/>
              <w:rFonts w:ascii="굴림" w:eastAsia="굴림" w:hAnsi="굴림" w:cs="굴림"/>
              <w:kern w:val="0"/>
              <w:sz w:val="24"/>
              <w:szCs w:val="24"/>
            </w:rPr>
          </w:rPrChange>
        </w:rPr>
        <w:pPrChange w:id="6892" w:author="FURSYS" w:date="2025-08-06T14:26:00Z">
          <w:pPr>
            <w:widowControl/>
            <w:wordWrap/>
            <w:autoSpaceDE/>
            <w:autoSpaceDN/>
            <w:spacing w:line="299" w:lineRule="atLeast"/>
            <w:jc w:val="center"/>
          </w:pPr>
        </w:pPrChange>
      </w:pPr>
      <w:ins w:id="6893" w:author="이승준 (Seungjun Lee)" w:date="2025-07-29T11:35:00Z">
        <w:del w:id="6894" w:author="FURSYS" w:date="2025-08-06T14:26:00Z">
          <w:r w:rsidRPr="000C7330" w:rsidDel="008076F4">
            <w:rPr>
              <w:rFonts w:eastAsiaTheme="minorHAnsi" w:cs="굴림"/>
              <w:color w:val="000000" w:themeColor="text1"/>
              <w:kern w:val="0"/>
              <w:szCs w:val="24"/>
              <w:rPrChange w:id="6895" w:author="FURSYS" w:date="2025-12-04T15:42:00Z">
                <w:rPr>
                  <w:rFonts w:ascii="돋움" w:eastAsia="돋움" w:hAnsi="돋움" w:cs="굴림"/>
                  <w:color w:val="000000"/>
                  <w:kern w:val="0"/>
                  <w:sz w:val="24"/>
                  <w:szCs w:val="24"/>
                </w:rPr>
              </w:rPrChange>
            </w:rPr>
            <w:br/>
          </w:r>
          <w:r w:rsidRPr="000C7330" w:rsidDel="008076F4">
            <w:rPr>
              <w:rFonts w:eastAsiaTheme="minorHAnsi" w:cs="굴림" w:hint="eastAsia"/>
              <w:b/>
              <w:bCs/>
              <w:color w:val="000000" w:themeColor="text1"/>
              <w:kern w:val="0"/>
              <w:sz w:val="32"/>
              <w:szCs w:val="40"/>
              <w:rPrChange w:id="6896" w:author="FURSYS" w:date="2025-12-04T15:42:00Z">
                <w:rPr>
                  <w:rFonts w:ascii="굴림" w:eastAsia="굴림" w:hAnsi="굴림" w:cs="굴림" w:hint="eastAsia"/>
                  <w:b/>
                  <w:bCs/>
                  <w:color w:val="002266"/>
                  <w:kern w:val="0"/>
                  <w:sz w:val="40"/>
                  <w:szCs w:val="40"/>
                </w:rPr>
              </w:rPrChange>
            </w:rPr>
            <w:delText>윤리경영실천서약서</w:delText>
          </w:r>
        </w:del>
      </w:ins>
    </w:p>
    <w:p w14:paraId="03964B88" w14:textId="76F2F499" w:rsidR="002E2521" w:rsidRPr="000C7330" w:rsidDel="008076F4" w:rsidRDefault="002E2521">
      <w:pPr>
        <w:rPr>
          <w:ins w:id="6897" w:author="이승준 (Seungjun Lee)" w:date="2025-07-29T11:35:00Z"/>
          <w:del w:id="6898" w:author="FURSYS" w:date="2025-08-06T14:26:00Z"/>
          <w:rFonts w:eastAsiaTheme="minorHAnsi" w:cs="굴림"/>
          <w:color w:val="000000" w:themeColor="text1"/>
          <w:kern w:val="0"/>
          <w:szCs w:val="24"/>
          <w:rPrChange w:id="6899" w:author="FURSYS" w:date="2025-12-04T15:42:00Z">
            <w:rPr>
              <w:ins w:id="6900" w:author="이승준 (Seungjun Lee)" w:date="2025-07-29T11:35:00Z"/>
              <w:del w:id="6901" w:author="FURSYS" w:date="2025-08-06T14:26:00Z"/>
              <w:rFonts w:ascii="굴림" w:eastAsia="굴림" w:hAnsi="굴림" w:cs="굴림"/>
              <w:kern w:val="0"/>
              <w:sz w:val="24"/>
              <w:szCs w:val="24"/>
            </w:rPr>
          </w:rPrChange>
        </w:rPr>
        <w:pPrChange w:id="6902" w:author="FURSYS" w:date="2025-08-06T14:26:00Z">
          <w:pPr>
            <w:widowControl/>
            <w:wordWrap/>
            <w:autoSpaceDE/>
            <w:autoSpaceDN/>
            <w:spacing w:line="299" w:lineRule="atLeast"/>
            <w:jc w:val="center"/>
          </w:pPr>
        </w:pPrChange>
      </w:pPr>
      <w:ins w:id="6903" w:author="이승준 (Seungjun Lee)" w:date="2025-07-29T11:35:00Z">
        <w:del w:id="6904" w:author="FURSYS" w:date="2025-08-06T14:26:00Z">
          <w:r w:rsidRPr="000C7330" w:rsidDel="008076F4">
            <w:rPr>
              <w:rFonts w:eastAsiaTheme="minorHAnsi" w:cs="굴림" w:hint="eastAsia"/>
              <w:b/>
              <w:bCs/>
              <w:color w:val="000000" w:themeColor="text1"/>
              <w:kern w:val="0"/>
              <w:sz w:val="40"/>
              <w:szCs w:val="48"/>
              <w:rPrChange w:id="6905" w:author="FURSYS" w:date="2025-12-04T15:42:00Z">
                <w:rPr>
                  <w:rFonts w:ascii="굴림" w:eastAsia="굴림" w:hAnsi="굴림" w:cs="굴림" w:hint="eastAsia"/>
                  <w:b/>
                  <w:bCs/>
                  <w:color w:val="002266"/>
                  <w:kern w:val="0"/>
                  <w:sz w:val="48"/>
                  <w:szCs w:val="48"/>
                </w:rPr>
              </w:rPrChange>
            </w:rPr>
            <w:delText> </w:delText>
          </w:r>
        </w:del>
      </w:ins>
    </w:p>
    <w:p w14:paraId="37DC65A4" w14:textId="35DF4457" w:rsidR="002E2521" w:rsidRPr="000C7330" w:rsidDel="008076F4" w:rsidRDefault="002E2521">
      <w:pPr>
        <w:rPr>
          <w:ins w:id="6906" w:author="이승준 (Seungjun Lee)" w:date="2025-07-29T11:35:00Z"/>
          <w:del w:id="6907" w:author="FURSYS" w:date="2025-08-06T14:26:00Z"/>
          <w:rFonts w:eastAsiaTheme="minorHAnsi" w:cs="굴림"/>
          <w:color w:val="000000" w:themeColor="text1"/>
          <w:kern w:val="0"/>
          <w:szCs w:val="24"/>
          <w:rPrChange w:id="6908" w:author="FURSYS" w:date="2025-12-04T15:42:00Z">
            <w:rPr>
              <w:ins w:id="6909" w:author="이승준 (Seungjun Lee)" w:date="2025-07-29T11:35:00Z"/>
              <w:del w:id="6910" w:author="FURSYS" w:date="2025-08-06T14:26:00Z"/>
              <w:rFonts w:ascii="굴림" w:eastAsia="굴림" w:hAnsi="굴림" w:cs="굴림"/>
              <w:kern w:val="0"/>
              <w:sz w:val="24"/>
              <w:szCs w:val="24"/>
            </w:rPr>
          </w:rPrChange>
        </w:rPr>
        <w:pPrChange w:id="6911" w:author="FURSYS" w:date="2025-08-06T14:26:00Z">
          <w:pPr>
            <w:widowControl/>
            <w:wordWrap/>
            <w:autoSpaceDE/>
            <w:autoSpaceDN/>
            <w:spacing w:line="299" w:lineRule="atLeast"/>
            <w:jc w:val="right"/>
          </w:pPr>
        </w:pPrChange>
      </w:pPr>
      <w:ins w:id="6912" w:author="이승준 (Seungjun Lee)" w:date="2025-07-29T11:35:00Z">
        <w:del w:id="6913" w:author="FURSYS" w:date="2025-08-06T14:26:00Z">
          <w:r w:rsidRPr="000C7330" w:rsidDel="008076F4">
            <w:rPr>
              <w:rFonts w:eastAsiaTheme="minorHAnsi" w:cs="굴림"/>
              <w:b/>
              <w:bCs/>
              <w:color w:val="000000" w:themeColor="text1"/>
              <w:kern w:val="0"/>
              <w:sz w:val="18"/>
              <w:rPrChange w:id="6914" w:author="FURSYS" w:date="2025-12-04T15:42:00Z">
                <w:rPr>
                  <w:rFonts w:ascii="굴림" w:eastAsia="굴림" w:hAnsi="굴림" w:cs="굴림"/>
                  <w:b/>
                  <w:bCs/>
                  <w:color w:val="002266"/>
                  <w:kern w:val="0"/>
                  <w:sz w:val="22"/>
                </w:rPr>
              </w:rPrChange>
            </w:rPr>
            <w:delText>(주)</w:delText>
          </w:r>
          <w:r w:rsidRPr="000C7330" w:rsidDel="008076F4">
            <w:rPr>
              <w:rFonts w:eastAsiaTheme="minorHAnsi" w:cs="굴림" w:hint="eastAsia"/>
              <w:b/>
              <w:bCs/>
              <w:color w:val="000000" w:themeColor="text1"/>
              <w:kern w:val="0"/>
              <w:sz w:val="18"/>
              <w:rPrChange w:id="6915" w:author="FURSYS" w:date="2025-12-04T15:42:00Z">
                <w:rPr>
                  <w:rFonts w:ascii="굴림" w:eastAsia="굴림" w:hAnsi="굴림" w:cs="굴림" w:hint="eastAsia"/>
                  <w:b/>
                  <w:bCs/>
                  <w:color w:val="002266"/>
                  <w:kern w:val="0"/>
                  <w:sz w:val="22"/>
                </w:rPr>
              </w:rPrChange>
            </w:rPr>
            <w:delText>에스앤아이코퍼레이션</w:delText>
          </w:r>
          <w:r w:rsidRPr="000C7330" w:rsidDel="008076F4">
            <w:rPr>
              <w:rFonts w:eastAsiaTheme="minorHAnsi" w:cs="굴림"/>
              <w:b/>
              <w:bCs/>
              <w:color w:val="000000" w:themeColor="text1"/>
              <w:kern w:val="0"/>
              <w:sz w:val="18"/>
              <w:rPrChange w:id="6916" w:author="FURSYS" w:date="2025-12-04T15:42:00Z">
                <w:rPr>
                  <w:rFonts w:ascii="굴림" w:eastAsia="굴림" w:hAnsi="굴림" w:cs="굴림"/>
                  <w:b/>
                  <w:bCs/>
                  <w:color w:val="002266"/>
                  <w:kern w:val="0"/>
                  <w:sz w:val="22"/>
                </w:rPr>
              </w:rPrChange>
            </w:rPr>
            <w:delText xml:space="preserve"> 귀중</w:delText>
          </w:r>
        </w:del>
      </w:ins>
    </w:p>
    <w:p w14:paraId="1D341820" w14:textId="2156264B" w:rsidR="002E2521" w:rsidRPr="000C7330" w:rsidDel="008076F4" w:rsidRDefault="002E2521">
      <w:pPr>
        <w:rPr>
          <w:ins w:id="6917" w:author="이승준 (Seungjun Lee)" w:date="2025-07-29T11:35:00Z"/>
          <w:del w:id="6918" w:author="FURSYS" w:date="2025-08-06T14:26:00Z"/>
          <w:rFonts w:eastAsiaTheme="minorHAnsi" w:cs="굴림"/>
          <w:color w:val="000000" w:themeColor="text1"/>
          <w:kern w:val="0"/>
          <w:szCs w:val="24"/>
          <w:rPrChange w:id="6919" w:author="FURSYS" w:date="2025-12-04T15:42:00Z">
            <w:rPr>
              <w:ins w:id="6920" w:author="이승준 (Seungjun Lee)" w:date="2025-07-29T11:35:00Z"/>
              <w:del w:id="6921" w:author="FURSYS" w:date="2025-08-06T14:26:00Z"/>
              <w:rFonts w:ascii="굴림" w:eastAsia="굴림" w:hAnsi="굴림" w:cs="굴림"/>
              <w:kern w:val="0"/>
              <w:sz w:val="24"/>
              <w:szCs w:val="24"/>
            </w:rPr>
          </w:rPrChange>
        </w:rPr>
        <w:pPrChange w:id="6922" w:author="FURSYS" w:date="2025-08-06T14:26:00Z">
          <w:pPr>
            <w:widowControl/>
            <w:wordWrap/>
            <w:autoSpaceDE/>
            <w:autoSpaceDN/>
            <w:spacing w:line="299" w:lineRule="atLeast"/>
            <w:jc w:val="left"/>
          </w:pPr>
        </w:pPrChange>
      </w:pPr>
      <w:ins w:id="6923" w:author="이승준 (Seungjun Lee)" w:date="2025-07-29T11:35:00Z">
        <w:del w:id="6924" w:author="FURSYS" w:date="2025-08-06T14:26:00Z">
          <w:r w:rsidRPr="000C7330" w:rsidDel="008076F4">
            <w:rPr>
              <w:rFonts w:eastAsiaTheme="minorHAnsi" w:cs="굴림"/>
              <w:color w:val="000000" w:themeColor="text1"/>
              <w:kern w:val="0"/>
              <w:sz w:val="16"/>
              <w:szCs w:val="20"/>
              <w:rPrChange w:id="6925" w:author="FURSYS" w:date="2025-12-04T15:42:00Z">
                <w:rPr>
                  <w:rFonts w:ascii="돋움" w:eastAsia="돋움" w:hAnsi="돋움" w:cs="굴림"/>
                  <w:color w:val="000000"/>
                  <w:kern w:val="0"/>
                  <w:szCs w:val="20"/>
                </w:rPr>
              </w:rPrChange>
            </w:rPr>
            <w:br/>
          </w:r>
          <w:r w:rsidRPr="000C7330" w:rsidDel="008076F4">
            <w:rPr>
              <w:rFonts w:eastAsiaTheme="minorHAnsi" w:cs="굴림" w:hint="eastAsia"/>
              <w:color w:val="000000" w:themeColor="text1"/>
              <w:kern w:val="0"/>
              <w:sz w:val="16"/>
              <w:szCs w:val="20"/>
              <w:rPrChange w:id="6926" w:author="FURSYS" w:date="2025-12-04T15:42:00Z">
                <w:rPr>
                  <w:rFonts w:ascii="굴림" w:eastAsia="굴림" w:hAnsi="굴림" w:cs="굴림" w:hint="eastAsia"/>
                  <w:color w:val="002266"/>
                  <w:kern w:val="0"/>
                  <w:szCs w:val="20"/>
                </w:rPr>
              </w:rPrChange>
            </w:rPr>
            <w:delText>당사는</w:delText>
          </w:r>
          <w:r w:rsidRPr="000C7330" w:rsidDel="008076F4">
            <w:rPr>
              <w:rFonts w:eastAsiaTheme="minorHAnsi" w:cs="굴림"/>
              <w:color w:val="000000" w:themeColor="text1"/>
              <w:kern w:val="0"/>
              <w:sz w:val="16"/>
              <w:szCs w:val="20"/>
              <w:rPrChange w:id="692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28" w:author="FURSYS" w:date="2025-12-04T15:42:00Z">
                <w:rPr>
                  <w:rFonts w:ascii="굴림" w:eastAsia="굴림" w:hAnsi="굴림" w:cs="굴림" w:hint="eastAsia"/>
                  <w:color w:val="002266"/>
                  <w:kern w:val="0"/>
                  <w:szCs w:val="20"/>
                </w:rPr>
              </w:rPrChange>
            </w:rPr>
            <w:delText>귀사와</w:delText>
          </w:r>
          <w:r w:rsidRPr="000C7330" w:rsidDel="008076F4">
            <w:rPr>
              <w:rFonts w:eastAsiaTheme="minorHAnsi" w:cs="굴림"/>
              <w:color w:val="000000" w:themeColor="text1"/>
              <w:kern w:val="0"/>
              <w:sz w:val="16"/>
              <w:szCs w:val="20"/>
              <w:rPrChange w:id="692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30" w:author="FURSYS" w:date="2025-12-04T15:42:00Z">
                <w:rPr>
                  <w:rFonts w:ascii="굴림" w:eastAsia="굴림" w:hAnsi="굴림" w:cs="굴림" w:hint="eastAsia"/>
                  <w:color w:val="002266"/>
                  <w:kern w:val="0"/>
                  <w:szCs w:val="20"/>
                </w:rPr>
              </w:rPrChange>
            </w:rPr>
            <w:delText>거래를</w:delText>
          </w:r>
          <w:r w:rsidRPr="000C7330" w:rsidDel="008076F4">
            <w:rPr>
              <w:rFonts w:eastAsiaTheme="minorHAnsi" w:cs="굴림"/>
              <w:color w:val="000000" w:themeColor="text1"/>
              <w:kern w:val="0"/>
              <w:sz w:val="16"/>
              <w:szCs w:val="20"/>
              <w:rPrChange w:id="693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32" w:author="FURSYS" w:date="2025-12-04T15:42:00Z">
                <w:rPr>
                  <w:rFonts w:ascii="굴림" w:eastAsia="굴림" w:hAnsi="굴림" w:cs="굴림" w:hint="eastAsia"/>
                  <w:color w:val="002266"/>
                  <w:kern w:val="0"/>
                  <w:szCs w:val="20"/>
                </w:rPr>
              </w:rPrChange>
            </w:rPr>
            <w:delText>함에</w:delText>
          </w:r>
          <w:r w:rsidRPr="000C7330" w:rsidDel="008076F4">
            <w:rPr>
              <w:rFonts w:eastAsiaTheme="minorHAnsi" w:cs="굴림"/>
              <w:color w:val="000000" w:themeColor="text1"/>
              <w:kern w:val="0"/>
              <w:sz w:val="16"/>
              <w:szCs w:val="20"/>
              <w:rPrChange w:id="693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34" w:author="FURSYS" w:date="2025-12-04T15:42:00Z">
                <w:rPr>
                  <w:rFonts w:ascii="굴림" w:eastAsia="굴림" w:hAnsi="굴림" w:cs="굴림" w:hint="eastAsia"/>
                  <w:color w:val="002266"/>
                  <w:kern w:val="0"/>
                  <w:szCs w:val="20"/>
                </w:rPr>
              </w:rPrChange>
            </w:rPr>
            <w:delText>있어서</w:delText>
          </w:r>
          <w:r w:rsidRPr="000C7330" w:rsidDel="008076F4">
            <w:rPr>
              <w:rFonts w:eastAsiaTheme="minorHAnsi" w:cs="굴림"/>
              <w:color w:val="000000" w:themeColor="text1"/>
              <w:kern w:val="0"/>
              <w:sz w:val="16"/>
              <w:szCs w:val="20"/>
              <w:rPrChange w:id="693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36" w:author="FURSYS" w:date="2025-12-04T15:42:00Z">
                <w:rPr>
                  <w:rFonts w:ascii="굴림" w:eastAsia="굴림" w:hAnsi="굴림" w:cs="굴림" w:hint="eastAsia"/>
                  <w:color w:val="002266"/>
                  <w:kern w:val="0"/>
                  <w:szCs w:val="20"/>
                </w:rPr>
              </w:rPrChange>
            </w:rPr>
            <w:delText>귀사의</w:delText>
          </w:r>
          <w:r w:rsidRPr="000C7330" w:rsidDel="008076F4">
            <w:rPr>
              <w:rFonts w:eastAsiaTheme="minorHAnsi" w:cs="굴림"/>
              <w:color w:val="000000" w:themeColor="text1"/>
              <w:kern w:val="0"/>
              <w:sz w:val="16"/>
              <w:szCs w:val="20"/>
              <w:rPrChange w:id="693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38" w:author="FURSYS" w:date="2025-12-04T15:42:00Z">
                <w:rPr>
                  <w:rFonts w:ascii="굴림" w:eastAsia="굴림" w:hAnsi="굴림" w:cs="굴림" w:hint="eastAsia"/>
                  <w:color w:val="002266"/>
                  <w:kern w:val="0"/>
                  <w:szCs w:val="20"/>
                </w:rPr>
              </w:rPrChange>
            </w:rPr>
            <w:delText>공정</w:delText>
          </w:r>
          <w:r w:rsidRPr="000C7330" w:rsidDel="008076F4">
            <w:rPr>
              <w:rFonts w:eastAsiaTheme="minorHAnsi" w:cs="굴림"/>
              <w:color w:val="000000" w:themeColor="text1"/>
              <w:kern w:val="0"/>
              <w:sz w:val="16"/>
              <w:szCs w:val="20"/>
              <w:rPrChange w:id="693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40" w:author="FURSYS" w:date="2025-12-04T15:42:00Z">
                <w:rPr>
                  <w:rFonts w:ascii="굴림" w:eastAsia="굴림" w:hAnsi="굴림" w:cs="굴림" w:hint="eastAsia"/>
                  <w:color w:val="002266"/>
                  <w:kern w:val="0"/>
                  <w:szCs w:val="20"/>
                </w:rPr>
              </w:rPrChange>
            </w:rPr>
            <w:delText>정직</w:delText>
          </w:r>
          <w:r w:rsidRPr="000C7330" w:rsidDel="008076F4">
            <w:rPr>
              <w:rFonts w:eastAsiaTheme="minorHAnsi" w:cs="굴림"/>
              <w:color w:val="000000" w:themeColor="text1"/>
              <w:kern w:val="0"/>
              <w:sz w:val="16"/>
              <w:szCs w:val="20"/>
              <w:rPrChange w:id="694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42" w:author="FURSYS" w:date="2025-12-04T15:42:00Z">
                <w:rPr>
                  <w:rFonts w:ascii="굴림" w:eastAsia="굴림" w:hAnsi="굴림" w:cs="굴림" w:hint="eastAsia"/>
                  <w:color w:val="002266"/>
                  <w:kern w:val="0"/>
                  <w:szCs w:val="20"/>
                </w:rPr>
              </w:rPrChange>
            </w:rPr>
            <w:delText>성실을</w:delText>
          </w:r>
          <w:r w:rsidRPr="000C7330" w:rsidDel="008076F4">
            <w:rPr>
              <w:rFonts w:eastAsiaTheme="minorHAnsi" w:cs="굴림"/>
              <w:color w:val="000000" w:themeColor="text1"/>
              <w:kern w:val="0"/>
              <w:sz w:val="16"/>
              <w:szCs w:val="20"/>
              <w:rPrChange w:id="694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44" w:author="FURSYS" w:date="2025-12-04T15:42:00Z">
                <w:rPr>
                  <w:rFonts w:ascii="굴림" w:eastAsia="굴림" w:hAnsi="굴림" w:cs="굴림" w:hint="eastAsia"/>
                  <w:color w:val="002266"/>
                  <w:kern w:val="0"/>
                  <w:szCs w:val="20"/>
                </w:rPr>
              </w:rPrChange>
            </w:rPr>
            <w:delText>바탕으로</w:delText>
          </w:r>
          <w:r w:rsidRPr="000C7330" w:rsidDel="008076F4">
            <w:rPr>
              <w:rFonts w:eastAsiaTheme="minorHAnsi" w:cs="굴림"/>
              <w:color w:val="000000" w:themeColor="text1"/>
              <w:kern w:val="0"/>
              <w:sz w:val="16"/>
              <w:szCs w:val="20"/>
              <w:rPrChange w:id="694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46" w:author="FURSYS" w:date="2025-12-04T15:42:00Z">
                <w:rPr>
                  <w:rFonts w:ascii="굴림" w:eastAsia="굴림" w:hAnsi="굴림" w:cs="굴림" w:hint="eastAsia"/>
                  <w:color w:val="002266"/>
                  <w:kern w:val="0"/>
                  <w:szCs w:val="20"/>
                </w:rPr>
              </w:rPrChange>
            </w:rPr>
            <w:delText>하는</w:delText>
          </w:r>
          <w:r w:rsidRPr="000C7330" w:rsidDel="008076F4">
            <w:rPr>
              <w:rFonts w:eastAsiaTheme="minorHAnsi" w:cs="굴림"/>
              <w:color w:val="000000" w:themeColor="text1"/>
              <w:kern w:val="0"/>
              <w:sz w:val="16"/>
              <w:szCs w:val="20"/>
              <w:rPrChange w:id="694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48" w:author="FURSYS" w:date="2025-12-04T15:42:00Z">
                <w:rPr>
                  <w:rFonts w:ascii="굴림" w:eastAsia="굴림" w:hAnsi="굴림" w:cs="굴림" w:hint="eastAsia"/>
                  <w:color w:val="002266"/>
                  <w:kern w:val="0"/>
                  <w:szCs w:val="20"/>
                </w:rPr>
              </w:rPrChange>
            </w:rPr>
            <w:delText>윤리경영의</w:delText>
          </w:r>
          <w:r w:rsidRPr="000C7330" w:rsidDel="008076F4">
            <w:rPr>
              <w:rFonts w:eastAsiaTheme="minorHAnsi" w:cs="굴림"/>
              <w:color w:val="000000" w:themeColor="text1"/>
              <w:kern w:val="0"/>
              <w:sz w:val="16"/>
              <w:szCs w:val="20"/>
              <w:rPrChange w:id="694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50" w:author="FURSYS" w:date="2025-12-04T15:42:00Z">
                <w:rPr>
                  <w:rFonts w:ascii="굴림" w:eastAsia="굴림" w:hAnsi="굴림" w:cs="굴림" w:hint="eastAsia"/>
                  <w:color w:val="002266"/>
                  <w:kern w:val="0"/>
                  <w:szCs w:val="20"/>
                </w:rPr>
              </w:rPrChange>
            </w:rPr>
            <w:delText>실천에</w:delText>
          </w:r>
          <w:r w:rsidRPr="000C7330" w:rsidDel="008076F4">
            <w:rPr>
              <w:rFonts w:eastAsiaTheme="minorHAnsi" w:cs="굴림"/>
              <w:color w:val="000000" w:themeColor="text1"/>
              <w:kern w:val="0"/>
              <w:sz w:val="16"/>
              <w:szCs w:val="20"/>
              <w:rPrChange w:id="695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52" w:author="FURSYS" w:date="2025-12-04T15:42:00Z">
                <w:rPr>
                  <w:rFonts w:ascii="굴림" w:eastAsia="굴림" w:hAnsi="굴림" w:cs="굴림" w:hint="eastAsia"/>
                  <w:color w:val="002266"/>
                  <w:kern w:val="0"/>
                  <w:szCs w:val="20"/>
                </w:rPr>
              </w:rPrChange>
            </w:rPr>
            <w:delText>적극</w:delText>
          </w:r>
          <w:r w:rsidRPr="000C7330" w:rsidDel="008076F4">
            <w:rPr>
              <w:rFonts w:eastAsiaTheme="minorHAnsi" w:cs="굴림"/>
              <w:color w:val="000000" w:themeColor="text1"/>
              <w:kern w:val="0"/>
              <w:sz w:val="16"/>
              <w:szCs w:val="20"/>
              <w:rPrChange w:id="695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54" w:author="FURSYS" w:date="2025-12-04T15:42:00Z">
                <w:rPr>
                  <w:rFonts w:ascii="굴림" w:eastAsia="굴림" w:hAnsi="굴림" w:cs="굴림" w:hint="eastAsia"/>
                  <w:color w:val="002266"/>
                  <w:kern w:val="0"/>
                  <w:szCs w:val="20"/>
                </w:rPr>
              </w:rPrChange>
            </w:rPr>
            <w:delText>동참하여</w:delText>
          </w:r>
          <w:r w:rsidRPr="000C7330" w:rsidDel="008076F4">
            <w:rPr>
              <w:rFonts w:eastAsiaTheme="minorHAnsi" w:cs="굴림"/>
              <w:color w:val="000000" w:themeColor="text1"/>
              <w:kern w:val="0"/>
              <w:sz w:val="16"/>
              <w:szCs w:val="20"/>
              <w:rPrChange w:id="695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56" w:author="FURSYS" w:date="2025-12-04T15:42:00Z">
                <w:rPr>
                  <w:rFonts w:ascii="굴림" w:eastAsia="굴림" w:hAnsi="굴림" w:cs="굴림" w:hint="eastAsia"/>
                  <w:color w:val="002266"/>
                  <w:kern w:val="0"/>
                  <w:szCs w:val="20"/>
                </w:rPr>
              </w:rPrChange>
            </w:rPr>
            <w:delText>깨끗하고</w:delText>
          </w:r>
          <w:r w:rsidRPr="000C7330" w:rsidDel="008076F4">
            <w:rPr>
              <w:rFonts w:eastAsiaTheme="minorHAnsi" w:cs="굴림"/>
              <w:color w:val="000000" w:themeColor="text1"/>
              <w:kern w:val="0"/>
              <w:sz w:val="16"/>
              <w:szCs w:val="20"/>
              <w:rPrChange w:id="695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58" w:author="FURSYS" w:date="2025-12-04T15:42:00Z">
                <w:rPr>
                  <w:rFonts w:ascii="굴림" w:eastAsia="굴림" w:hAnsi="굴림" w:cs="굴림" w:hint="eastAsia"/>
                  <w:color w:val="002266"/>
                  <w:kern w:val="0"/>
                  <w:szCs w:val="20"/>
                </w:rPr>
              </w:rPrChange>
            </w:rPr>
            <w:delText>투명한</w:delText>
          </w:r>
          <w:r w:rsidRPr="000C7330" w:rsidDel="008076F4">
            <w:rPr>
              <w:rFonts w:eastAsiaTheme="minorHAnsi" w:cs="굴림"/>
              <w:color w:val="000000" w:themeColor="text1"/>
              <w:kern w:val="0"/>
              <w:sz w:val="16"/>
              <w:szCs w:val="20"/>
              <w:rPrChange w:id="695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60" w:author="FURSYS" w:date="2025-12-04T15:42:00Z">
                <w:rPr>
                  <w:rFonts w:ascii="굴림" w:eastAsia="굴림" w:hAnsi="굴림" w:cs="굴림" w:hint="eastAsia"/>
                  <w:color w:val="002266"/>
                  <w:kern w:val="0"/>
                  <w:szCs w:val="20"/>
                </w:rPr>
              </w:rPrChange>
            </w:rPr>
            <w:delText>방식으로</w:delText>
          </w:r>
          <w:r w:rsidRPr="000C7330" w:rsidDel="008076F4">
            <w:rPr>
              <w:rFonts w:eastAsiaTheme="minorHAnsi" w:cs="굴림"/>
              <w:color w:val="000000" w:themeColor="text1"/>
              <w:kern w:val="0"/>
              <w:sz w:val="16"/>
              <w:szCs w:val="20"/>
              <w:rPrChange w:id="696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62" w:author="FURSYS" w:date="2025-12-04T15:42:00Z">
                <w:rPr>
                  <w:rFonts w:ascii="굴림" w:eastAsia="굴림" w:hAnsi="굴림" w:cs="굴림" w:hint="eastAsia"/>
                  <w:color w:val="002266"/>
                  <w:kern w:val="0"/>
                  <w:szCs w:val="20"/>
                </w:rPr>
              </w:rPrChange>
            </w:rPr>
            <w:delText>거래함으로써</w:delText>
          </w:r>
          <w:r w:rsidRPr="000C7330" w:rsidDel="008076F4">
            <w:rPr>
              <w:rFonts w:eastAsiaTheme="minorHAnsi" w:cs="굴림"/>
              <w:color w:val="000000" w:themeColor="text1"/>
              <w:kern w:val="0"/>
              <w:sz w:val="16"/>
              <w:szCs w:val="20"/>
              <w:rPrChange w:id="696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64" w:author="FURSYS" w:date="2025-12-04T15:42:00Z">
                <w:rPr>
                  <w:rFonts w:ascii="굴림" w:eastAsia="굴림" w:hAnsi="굴림" w:cs="굴림" w:hint="eastAsia"/>
                  <w:color w:val="002266"/>
                  <w:kern w:val="0"/>
                  <w:szCs w:val="20"/>
                </w:rPr>
              </w:rPrChange>
            </w:rPr>
            <w:delText>상호</w:delText>
          </w:r>
          <w:r w:rsidRPr="000C7330" w:rsidDel="008076F4">
            <w:rPr>
              <w:rFonts w:eastAsiaTheme="minorHAnsi" w:cs="굴림"/>
              <w:color w:val="000000" w:themeColor="text1"/>
              <w:kern w:val="0"/>
              <w:sz w:val="16"/>
              <w:szCs w:val="20"/>
              <w:rPrChange w:id="696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66" w:author="FURSYS" w:date="2025-12-04T15:42:00Z">
                <w:rPr>
                  <w:rFonts w:ascii="굴림" w:eastAsia="굴림" w:hAnsi="굴림" w:cs="굴림" w:hint="eastAsia"/>
                  <w:color w:val="002266"/>
                  <w:kern w:val="0"/>
                  <w:szCs w:val="20"/>
                </w:rPr>
              </w:rPrChange>
            </w:rPr>
            <w:delText>발전을</w:delText>
          </w:r>
          <w:r w:rsidRPr="000C7330" w:rsidDel="008076F4">
            <w:rPr>
              <w:rFonts w:eastAsiaTheme="minorHAnsi" w:cs="굴림"/>
              <w:color w:val="000000" w:themeColor="text1"/>
              <w:kern w:val="0"/>
              <w:sz w:val="16"/>
              <w:szCs w:val="20"/>
              <w:rPrChange w:id="696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68" w:author="FURSYS" w:date="2025-12-04T15:42:00Z">
                <w:rPr>
                  <w:rFonts w:ascii="굴림" w:eastAsia="굴림" w:hAnsi="굴림" w:cs="굴림" w:hint="eastAsia"/>
                  <w:color w:val="002266"/>
                  <w:kern w:val="0"/>
                  <w:szCs w:val="20"/>
                </w:rPr>
              </w:rPrChange>
            </w:rPr>
            <w:delText>추구하기</w:delText>
          </w:r>
          <w:r w:rsidRPr="000C7330" w:rsidDel="008076F4">
            <w:rPr>
              <w:rFonts w:eastAsiaTheme="minorHAnsi" w:cs="굴림"/>
              <w:color w:val="000000" w:themeColor="text1"/>
              <w:kern w:val="0"/>
              <w:sz w:val="16"/>
              <w:szCs w:val="20"/>
              <w:rPrChange w:id="696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70" w:author="FURSYS" w:date="2025-12-04T15:42:00Z">
                <w:rPr>
                  <w:rFonts w:ascii="굴림" w:eastAsia="굴림" w:hAnsi="굴림" w:cs="굴림" w:hint="eastAsia"/>
                  <w:color w:val="002266"/>
                  <w:kern w:val="0"/>
                  <w:szCs w:val="20"/>
                </w:rPr>
              </w:rPrChange>
            </w:rPr>
            <w:delText>위하여</w:delText>
          </w:r>
          <w:r w:rsidRPr="000C7330" w:rsidDel="008076F4">
            <w:rPr>
              <w:rFonts w:eastAsiaTheme="minorHAnsi" w:cs="굴림"/>
              <w:color w:val="000000" w:themeColor="text1"/>
              <w:kern w:val="0"/>
              <w:sz w:val="16"/>
              <w:szCs w:val="20"/>
              <w:rPrChange w:id="697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72" w:author="FURSYS" w:date="2025-12-04T15:42:00Z">
                <w:rPr>
                  <w:rFonts w:ascii="굴림" w:eastAsia="굴림" w:hAnsi="굴림" w:cs="굴림" w:hint="eastAsia"/>
                  <w:color w:val="002266"/>
                  <w:kern w:val="0"/>
                  <w:szCs w:val="20"/>
                </w:rPr>
              </w:rPrChange>
            </w:rPr>
            <w:delText>다음</w:delText>
          </w:r>
          <w:r w:rsidRPr="000C7330" w:rsidDel="008076F4">
            <w:rPr>
              <w:rFonts w:eastAsiaTheme="minorHAnsi" w:cs="굴림"/>
              <w:color w:val="000000" w:themeColor="text1"/>
              <w:kern w:val="0"/>
              <w:sz w:val="16"/>
              <w:szCs w:val="20"/>
              <w:rPrChange w:id="697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74" w:author="FURSYS" w:date="2025-12-04T15:42:00Z">
                <w:rPr>
                  <w:rFonts w:ascii="굴림" w:eastAsia="굴림" w:hAnsi="굴림" w:cs="굴림" w:hint="eastAsia"/>
                  <w:color w:val="002266"/>
                  <w:kern w:val="0"/>
                  <w:szCs w:val="20"/>
                </w:rPr>
              </w:rPrChange>
            </w:rPr>
            <w:delText>사항을</w:delText>
          </w:r>
          <w:r w:rsidRPr="000C7330" w:rsidDel="008076F4">
            <w:rPr>
              <w:rFonts w:eastAsiaTheme="minorHAnsi" w:cs="굴림"/>
              <w:color w:val="000000" w:themeColor="text1"/>
              <w:kern w:val="0"/>
              <w:sz w:val="16"/>
              <w:szCs w:val="20"/>
              <w:rPrChange w:id="697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76" w:author="FURSYS" w:date="2025-12-04T15:42:00Z">
                <w:rPr>
                  <w:rFonts w:ascii="굴림" w:eastAsia="굴림" w:hAnsi="굴림" w:cs="굴림" w:hint="eastAsia"/>
                  <w:color w:val="002266"/>
                  <w:kern w:val="0"/>
                  <w:szCs w:val="20"/>
                </w:rPr>
              </w:rPrChange>
            </w:rPr>
            <w:delText>준수할</w:delText>
          </w:r>
          <w:r w:rsidRPr="000C7330" w:rsidDel="008076F4">
            <w:rPr>
              <w:rFonts w:eastAsiaTheme="minorHAnsi" w:cs="굴림"/>
              <w:color w:val="000000" w:themeColor="text1"/>
              <w:kern w:val="0"/>
              <w:sz w:val="16"/>
              <w:szCs w:val="20"/>
              <w:rPrChange w:id="697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78" w:author="FURSYS" w:date="2025-12-04T15:42:00Z">
                <w:rPr>
                  <w:rFonts w:ascii="굴림" w:eastAsia="굴림" w:hAnsi="굴림" w:cs="굴림" w:hint="eastAsia"/>
                  <w:color w:val="002266"/>
                  <w:kern w:val="0"/>
                  <w:szCs w:val="20"/>
                </w:rPr>
              </w:rPrChange>
            </w:rPr>
            <w:delText>것을</w:delText>
          </w:r>
          <w:r w:rsidRPr="000C7330" w:rsidDel="008076F4">
            <w:rPr>
              <w:rFonts w:eastAsiaTheme="minorHAnsi" w:cs="굴림"/>
              <w:color w:val="000000" w:themeColor="text1"/>
              <w:kern w:val="0"/>
              <w:sz w:val="16"/>
              <w:szCs w:val="20"/>
              <w:rPrChange w:id="697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6980" w:author="FURSYS" w:date="2025-12-04T15:42:00Z">
                <w:rPr>
                  <w:rFonts w:ascii="굴림" w:eastAsia="굴림" w:hAnsi="굴림" w:cs="굴림" w:hint="eastAsia"/>
                  <w:color w:val="002266"/>
                  <w:kern w:val="0"/>
                  <w:szCs w:val="20"/>
                </w:rPr>
              </w:rPrChange>
            </w:rPr>
            <w:delText>서약합니다</w:delText>
          </w:r>
          <w:r w:rsidRPr="000C7330" w:rsidDel="008076F4">
            <w:rPr>
              <w:rFonts w:eastAsiaTheme="minorHAnsi" w:cs="굴림"/>
              <w:color w:val="000000" w:themeColor="text1"/>
              <w:kern w:val="0"/>
              <w:sz w:val="16"/>
              <w:szCs w:val="20"/>
              <w:rPrChange w:id="6981" w:author="FURSYS" w:date="2025-12-04T15:42:00Z">
                <w:rPr>
                  <w:rFonts w:ascii="굴림" w:eastAsia="굴림" w:hAnsi="굴림" w:cs="굴림"/>
                  <w:color w:val="002266"/>
                  <w:kern w:val="0"/>
                  <w:szCs w:val="20"/>
                </w:rPr>
              </w:rPrChange>
            </w:rPr>
            <w:delText>.</w:delText>
          </w:r>
        </w:del>
      </w:ins>
    </w:p>
    <w:p w14:paraId="728E4B67" w14:textId="2542E1CE" w:rsidR="002E2521" w:rsidRPr="000C7330" w:rsidDel="008076F4" w:rsidRDefault="002E2521">
      <w:pPr>
        <w:rPr>
          <w:ins w:id="6982" w:author="이승준 (Seungjun Lee)" w:date="2025-07-29T11:35:00Z"/>
          <w:del w:id="6983" w:author="FURSYS" w:date="2025-08-06T14:26:00Z"/>
          <w:rFonts w:eastAsiaTheme="minorHAnsi" w:cs="굴림"/>
          <w:color w:val="000000" w:themeColor="text1"/>
          <w:kern w:val="0"/>
          <w:szCs w:val="24"/>
          <w:rPrChange w:id="6984" w:author="FURSYS" w:date="2025-12-04T15:42:00Z">
            <w:rPr>
              <w:ins w:id="6985" w:author="이승준 (Seungjun Lee)" w:date="2025-07-29T11:35:00Z"/>
              <w:del w:id="6986" w:author="FURSYS" w:date="2025-08-06T14:26:00Z"/>
              <w:rFonts w:ascii="굴림" w:eastAsia="굴림" w:hAnsi="굴림" w:cs="굴림"/>
              <w:kern w:val="0"/>
              <w:sz w:val="24"/>
              <w:szCs w:val="24"/>
            </w:rPr>
          </w:rPrChange>
        </w:rPr>
        <w:pPrChange w:id="6987" w:author="FURSYS" w:date="2025-08-06T14:26:00Z">
          <w:pPr>
            <w:widowControl/>
            <w:wordWrap/>
            <w:autoSpaceDE/>
            <w:autoSpaceDN/>
            <w:spacing w:line="299" w:lineRule="atLeast"/>
            <w:jc w:val="left"/>
          </w:pPr>
        </w:pPrChange>
      </w:pPr>
      <w:ins w:id="6988" w:author="이승준 (Seungjun Lee)" w:date="2025-07-29T11:35:00Z">
        <w:del w:id="6989" w:author="FURSYS" w:date="2025-08-06T14:26:00Z">
          <w:r w:rsidRPr="000C7330" w:rsidDel="008076F4">
            <w:rPr>
              <w:rFonts w:eastAsiaTheme="minorHAnsi" w:cs="굴림" w:hint="eastAsia"/>
              <w:color w:val="000000" w:themeColor="text1"/>
              <w:kern w:val="0"/>
              <w:sz w:val="16"/>
              <w:szCs w:val="20"/>
              <w:rPrChange w:id="6990" w:author="FURSYS" w:date="2025-12-04T15:42:00Z">
                <w:rPr>
                  <w:rFonts w:ascii="굴림" w:eastAsia="굴림" w:hAnsi="굴림" w:cs="굴림" w:hint="eastAsia"/>
                  <w:color w:val="002266"/>
                  <w:kern w:val="0"/>
                  <w:szCs w:val="20"/>
                </w:rPr>
              </w:rPrChange>
            </w:rPr>
            <w:delText> </w:delText>
          </w:r>
        </w:del>
      </w:ins>
    </w:p>
    <w:p w14:paraId="57EFAF12" w14:textId="1F9081C4" w:rsidR="002E2521" w:rsidRPr="000C7330" w:rsidDel="008076F4" w:rsidRDefault="002E2521">
      <w:pPr>
        <w:rPr>
          <w:ins w:id="6991" w:author="이승준 (Seungjun Lee)" w:date="2025-07-29T11:35:00Z"/>
          <w:del w:id="6992" w:author="FURSYS" w:date="2025-08-06T14:26:00Z"/>
          <w:rFonts w:eastAsiaTheme="minorHAnsi" w:cs="굴림"/>
          <w:color w:val="000000" w:themeColor="text1"/>
          <w:kern w:val="0"/>
          <w:szCs w:val="24"/>
          <w:rPrChange w:id="6993" w:author="FURSYS" w:date="2025-12-04T15:42:00Z">
            <w:rPr>
              <w:ins w:id="6994" w:author="이승준 (Seungjun Lee)" w:date="2025-07-29T11:35:00Z"/>
              <w:del w:id="6995" w:author="FURSYS" w:date="2025-08-06T14:26:00Z"/>
              <w:rFonts w:ascii="굴림" w:eastAsia="굴림" w:hAnsi="굴림" w:cs="굴림"/>
              <w:kern w:val="0"/>
              <w:sz w:val="24"/>
              <w:szCs w:val="24"/>
            </w:rPr>
          </w:rPrChange>
        </w:rPr>
        <w:pPrChange w:id="6996" w:author="FURSYS" w:date="2025-08-06T14:26:00Z">
          <w:pPr>
            <w:widowControl/>
            <w:wordWrap/>
            <w:autoSpaceDE/>
            <w:autoSpaceDN/>
            <w:spacing w:line="299" w:lineRule="atLeast"/>
            <w:jc w:val="left"/>
          </w:pPr>
        </w:pPrChange>
      </w:pPr>
      <w:ins w:id="6997" w:author="이승준 (Seungjun Lee)" w:date="2025-07-29T11:35:00Z">
        <w:del w:id="6998" w:author="FURSYS" w:date="2025-08-06T14:26:00Z">
          <w:r w:rsidRPr="000C7330" w:rsidDel="008076F4">
            <w:rPr>
              <w:rFonts w:eastAsiaTheme="minorHAnsi" w:cs="굴림"/>
              <w:color w:val="000000" w:themeColor="text1"/>
              <w:kern w:val="0"/>
              <w:sz w:val="16"/>
              <w:szCs w:val="20"/>
              <w:rPrChange w:id="6999" w:author="FURSYS" w:date="2025-12-04T15:42:00Z">
                <w:rPr>
                  <w:rFonts w:ascii="굴림" w:eastAsia="굴림" w:hAnsi="굴림" w:cs="굴림"/>
                  <w:color w:val="002266"/>
                  <w:kern w:val="0"/>
                  <w:szCs w:val="20"/>
                </w:rPr>
              </w:rPrChange>
            </w:rPr>
            <w:delText xml:space="preserve">1. 귀사와의 거래에서 어떠한 불공정 거래 및 </w:delText>
          </w:r>
          <w:r w:rsidRPr="000C7330" w:rsidDel="008076F4">
            <w:rPr>
              <w:rFonts w:eastAsiaTheme="minorHAnsi" w:cs="굴림" w:hint="eastAsia"/>
              <w:color w:val="000000" w:themeColor="text1"/>
              <w:kern w:val="0"/>
              <w:sz w:val="16"/>
              <w:szCs w:val="20"/>
              <w:rPrChange w:id="7000" w:author="FURSYS" w:date="2025-12-04T15:42:00Z">
                <w:rPr>
                  <w:rFonts w:ascii="굴림" w:eastAsia="굴림" w:hAnsi="굴림" w:cs="굴림" w:hint="eastAsia"/>
                  <w:color w:val="002266"/>
                  <w:kern w:val="0"/>
                  <w:szCs w:val="20"/>
                </w:rPr>
              </w:rPrChange>
            </w:rPr>
            <w:delText>부정ㆍ비리</w:delText>
          </w:r>
          <w:r w:rsidRPr="000C7330" w:rsidDel="008076F4">
            <w:rPr>
              <w:rFonts w:eastAsiaTheme="minorHAnsi" w:cs="굴림"/>
              <w:color w:val="000000" w:themeColor="text1"/>
              <w:kern w:val="0"/>
              <w:sz w:val="16"/>
              <w:szCs w:val="20"/>
              <w:rPrChange w:id="7001" w:author="FURSYS" w:date="2025-12-04T15:42:00Z">
                <w:rPr>
                  <w:rFonts w:ascii="굴림" w:eastAsia="굴림" w:hAnsi="굴림" w:cs="굴림"/>
                  <w:color w:val="002266"/>
                  <w:kern w:val="0"/>
                  <w:szCs w:val="20"/>
                </w:rPr>
              </w:rPrChange>
            </w:rPr>
            <w:delText xml:space="preserve"> 행위도 하지 않겠습니다.</w:delText>
          </w:r>
          <w:r w:rsidRPr="000C7330" w:rsidDel="008076F4">
            <w:rPr>
              <w:rFonts w:eastAsiaTheme="minorHAnsi" w:cs="굴림"/>
              <w:color w:val="000000" w:themeColor="text1"/>
              <w:kern w:val="0"/>
              <w:sz w:val="16"/>
              <w:szCs w:val="20"/>
              <w:rPrChange w:id="7002" w:author="FURSYS" w:date="2025-12-04T15:42:00Z">
                <w:rPr>
                  <w:rFonts w:ascii="돋움" w:eastAsia="돋움" w:hAnsi="돋움" w:cs="굴림"/>
                  <w:color w:val="000000"/>
                  <w:kern w:val="0"/>
                  <w:szCs w:val="20"/>
                </w:rPr>
              </w:rPrChange>
            </w:rPr>
            <w:br/>
          </w:r>
          <w:r w:rsidRPr="000C7330" w:rsidDel="008076F4">
            <w:rPr>
              <w:rFonts w:eastAsiaTheme="minorHAnsi" w:cs="굴림"/>
              <w:color w:val="000000" w:themeColor="text1"/>
              <w:kern w:val="0"/>
              <w:sz w:val="16"/>
              <w:szCs w:val="20"/>
              <w:rPrChange w:id="7003" w:author="FURSYS" w:date="2025-12-04T15:42:00Z">
                <w:rPr>
                  <w:rFonts w:ascii="돋움" w:eastAsia="돋움" w:hAnsi="돋움" w:cs="굴림"/>
                  <w:color w:val="000000"/>
                  <w:kern w:val="0"/>
                  <w:szCs w:val="20"/>
                </w:rPr>
              </w:rPrChange>
            </w:rPr>
            <w:br/>
          </w:r>
          <w:r w:rsidRPr="000C7330" w:rsidDel="008076F4">
            <w:rPr>
              <w:rFonts w:eastAsiaTheme="minorHAnsi" w:cs="굴림"/>
              <w:color w:val="000000" w:themeColor="text1"/>
              <w:kern w:val="0"/>
              <w:sz w:val="16"/>
              <w:szCs w:val="20"/>
              <w:rPrChange w:id="7004" w:author="FURSYS" w:date="2025-12-04T15:42:00Z">
                <w:rPr>
                  <w:rFonts w:ascii="굴림" w:eastAsia="굴림" w:hAnsi="굴림" w:cs="굴림"/>
                  <w:color w:val="002266"/>
                  <w:kern w:val="0"/>
                  <w:szCs w:val="20"/>
                </w:rPr>
              </w:rPrChange>
            </w:rPr>
            <w:delText xml:space="preserve">2. 귀사와의 거래에서 임직원으로부터 불공정 거래 및 </w:delText>
          </w:r>
          <w:r w:rsidRPr="000C7330" w:rsidDel="008076F4">
            <w:rPr>
              <w:rFonts w:eastAsiaTheme="minorHAnsi" w:cs="굴림" w:hint="eastAsia"/>
              <w:color w:val="000000" w:themeColor="text1"/>
              <w:kern w:val="0"/>
              <w:sz w:val="16"/>
              <w:szCs w:val="20"/>
              <w:rPrChange w:id="7005" w:author="FURSYS" w:date="2025-12-04T15:42:00Z">
                <w:rPr>
                  <w:rFonts w:ascii="굴림" w:eastAsia="굴림" w:hAnsi="굴림" w:cs="굴림" w:hint="eastAsia"/>
                  <w:color w:val="002266"/>
                  <w:kern w:val="0"/>
                  <w:szCs w:val="20"/>
                </w:rPr>
              </w:rPrChange>
            </w:rPr>
            <w:delText>부정ㆍ비리</w:delText>
          </w:r>
          <w:r w:rsidRPr="000C7330" w:rsidDel="008076F4">
            <w:rPr>
              <w:rFonts w:eastAsiaTheme="minorHAnsi" w:cs="굴림"/>
              <w:color w:val="000000" w:themeColor="text1"/>
              <w:kern w:val="0"/>
              <w:sz w:val="16"/>
              <w:szCs w:val="20"/>
              <w:rPrChange w:id="7006" w:author="FURSYS" w:date="2025-12-04T15:42:00Z">
                <w:rPr>
                  <w:rFonts w:ascii="굴림" w:eastAsia="굴림" w:hAnsi="굴림" w:cs="굴림"/>
                  <w:color w:val="002266"/>
                  <w:kern w:val="0"/>
                  <w:szCs w:val="20"/>
                </w:rPr>
              </w:rPrChange>
            </w:rPr>
            <w:delText xml:space="preserve"> 행위를 </w:delText>
          </w:r>
          <w:r w:rsidRPr="000C7330" w:rsidDel="008076F4">
            <w:rPr>
              <w:rFonts w:eastAsiaTheme="minorHAnsi" w:cs="굴림" w:hint="eastAsia"/>
              <w:color w:val="000000" w:themeColor="text1"/>
              <w:kern w:val="0"/>
              <w:sz w:val="16"/>
              <w:szCs w:val="20"/>
              <w:rPrChange w:id="7007" w:author="FURSYS" w:date="2025-12-04T15:42:00Z">
                <w:rPr>
                  <w:rFonts w:ascii="굴림" w:eastAsia="굴림" w:hAnsi="굴림" w:cs="굴림" w:hint="eastAsia"/>
                  <w:color w:val="002266"/>
                  <w:kern w:val="0"/>
                  <w:szCs w:val="20"/>
                </w:rPr>
              </w:rPrChange>
            </w:rPr>
            <w:delText>제의</w:delText>
          </w:r>
          <w:r w:rsidRPr="000C7330" w:rsidDel="008076F4">
            <w:rPr>
              <w:rFonts w:eastAsiaTheme="minorHAnsi" w:cs="굴림"/>
              <w:color w:val="000000" w:themeColor="text1"/>
              <w:kern w:val="0"/>
              <w:sz w:val="16"/>
              <w:szCs w:val="20"/>
              <w:rPrChange w:id="700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09" w:author="FURSYS" w:date="2025-12-04T15:42:00Z">
                <w:rPr>
                  <w:rFonts w:ascii="굴림" w:eastAsia="굴림" w:hAnsi="굴림" w:cs="굴림" w:hint="eastAsia"/>
                  <w:color w:val="002266"/>
                  <w:kern w:val="0"/>
                  <w:szCs w:val="20"/>
                </w:rPr>
              </w:rPrChange>
            </w:rPr>
            <w:delText>받거나</w:delText>
          </w:r>
          <w:r w:rsidRPr="000C7330" w:rsidDel="008076F4">
            <w:rPr>
              <w:rFonts w:eastAsiaTheme="minorHAnsi" w:cs="굴림"/>
              <w:color w:val="000000" w:themeColor="text1"/>
              <w:kern w:val="0"/>
              <w:sz w:val="16"/>
              <w:szCs w:val="20"/>
              <w:rPrChange w:id="7010" w:author="FURSYS" w:date="2025-12-04T15:42:00Z">
                <w:rPr>
                  <w:rFonts w:ascii="굴림" w:eastAsia="굴림" w:hAnsi="굴림" w:cs="굴림"/>
                  <w:color w:val="002266"/>
                  <w:kern w:val="0"/>
                  <w:szCs w:val="20"/>
                </w:rPr>
              </w:rPrChange>
            </w:rPr>
            <w:delText xml:space="preserve"> 사실을 인지하였을 경우에는 즉시 윤리경영 위반행위 신고센터 (주)</w:delText>
          </w:r>
          <w:r w:rsidRPr="000C7330" w:rsidDel="008076F4">
            <w:rPr>
              <w:rFonts w:eastAsiaTheme="minorHAnsi" w:cs="굴림" w:hint="eastAsia"/>
              <w:color w:val="000000" w:themeColor="text1"/>
              <w:kern w:val="0"/>
              <w:sz w:val="16"/>
              <w:szCs w:val="20"/>
              <w:rPrChange w:id="7011" w:author="FURSYS" w:date="2025-12-04T15:42:00Z">
                <w:rPr>
                  <w:rFonts w:ascii="굴림" w:eastAsia="굴림" w:hAnsi="굴림" w:cs="굴림" w:hint="eastAsia"/>
                  <w:color w:val="002266"/>
                  <w:kern w:val="0"/>
                  <w:szCs w:val="20"/>
                </w:rPr>
              </w:rPrChange>
            </w:rPr>
            <w:delText>에스앤아이</w:delText>
          </w:r>
          <w:r w:rsidRPr="000C7330" w:rsidDel="008076F4">
            <w:rPr>
              <w:rFonts w:eastAsiaTheme="minorHAnsi" w:cs="굴림"/>
              <w:color w:val="000000" w:themeColor="text1"/>
              <w:kern w:val="0"/>
              <w:sz w:val="16"/>
              <w:szCs w:val="20"/>
              <w:rPrChange w:id="7012" w:author="FURSYS" w:date="2025-12-04T15:42:00Z">
                <w:rPr>
                  <w:rFonts w:ascii="굴림" w:eastAsia="굴림" w:hAnsi="굴림" w:cs="굴림"/>
                  <w:color w:val="002266"/>
                  <w:kern w:val="0"/>
                  <w:szCs w:val="20"/>
                </w:rPr>
              </w:rPrChange>
            </w:rPr>
            <w:delText>코퍼레이션 Audit팀 Tel: 02-6924-5600, e-mail: audit@sni.co.kr, FAX: 02-6924-5399</w:delText>
          </w:r>
          <w:r w:rsidRPr="000C7330" w:rsidDel="008076F4">
            <w:rPr>
              <w:rFonts w:eastAsiaTheme="minorHAnsi" w:cs="굴림" w:hint="eastAsia"/>
              <w:color w:val="000000" w:themeColor="text1"/>
              <w:kern w:val="0"/>
              <w:sz w:val="16"/>
              <w:szCs w:val="20"/>
              <w:rPrChange w:id="7013" w:author="FURSYS" w:date="2025-12-04T15:42:00Z">
                <w:rPr>
                  <w:rFonts w:ascii="굴림" w:eastAsia="굴림" w:hAnsi="굴림" w:cs="굴림" w:hint="eastAsia"/>
                  <w:color w:val="002266"/>
                  <w:kern w:val="0"/>
                  <w:szCs w:val="20"/>
                </w:rPr>
              </w:rPrChange>
            </w:rPr>
            <w:delText> 으로</w:delText>
          </w:r>
          <w:r w:rsidRPr="000C7330" w:rsidDel="008076F4">
            <w:rPr>
              <w:rFonts w:eastAsiaTheme="minorHAnsi" w:cs="굴림"/>
              <w:color w:val="000000" w:themeColor="text1"/>
              <w:kern w:val="0"/>
              <w:sz w:val="16"/>
              <w:szCs w:val="20"/>
              <w:rPrChange w:id="701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15" w:author="FURSYS" w:date="2025-12-04T15:42:00Z">
                <w:rPr>
                  <w:rFonts w:ascii="굴림" w:eastAsia="굴림" w:hAnsi="굴림" w:cs="굴림" w:hint="eastAsia"/>
                  <w:color w:val="002266"/>
                  <w:kern w:val="0"/>
                  <w:szCs w:val="20"/>
                </w:rPr>
              </w:rPrChange>
            </w:rPr>
            <w:delText>알리겠습니다</w:delText>
          </w:r>
          <w:r w:rsidRPr="000C7330" w:rsidDel="008076F4">
            <w:rPr>
              <w:rFonts w:eastAsiaTheme="minorHAnsi" w:cs="굴림"/>
              <w:color w:val="000000" w:themeColor="text1"/>
              <w:kern w:val="0"/>
              <w:sz w:val="16"/>
              <w:szCs w:val="20"/>
              <w:rPrChange w:id="7016" w:author="FURSYS" w:date="2025-12-04T15:42:00Z">
                <w:rPr>
                  <w:rFonts w:ascii="굴림" w:eastAsia="굴림" w:hAnsi="굴림" w:cs="굴림"/>
                  <w:color w:val="002266"/>
                  <w:kern w:val="0"/>
                  <w:szCs w:val="20"/>
                </w:rPr>
              </w:rPrChange>
            </w:rPr>
            <w:delText>.</w:delText>
          </w:r>
        </w:del>
      </w:ins>
    </w:p>
    <w:p w14:paraId="211C1ABC" w14:textId="31B816ED" w:rsidR="002E2521" w:rsidRPr="000C7330" w:rsidDel="008076F4" w:rsidRDefault="002E2521">
      <w:pPr>
        <w:rPr>
          <w:ins w:id="7017" w:author="이승준 (Seungjun Lee)" w:date="2025-07-29T11:35:00Z"/>
          <w:del w:id="7018" w:author="FURSYS" w:date="2025-08-06T14:26:00Z"/>
          <w:rFonts w:eastAsiaTheme="minorHAnsi" w:cs="굴림"/>
          <w:color w:val="000000" w:themeColor="text1"/>
          <w:kern w:val="0"/>
          <w:szCs w:val="24"/>
          <w:rPrChange w:id="7019" w:author="FURSYS" w:date="2025-12-04T15:42:00Z">
            <w:rPr>
              <w:ins w:id="7020" w:author="이승준 (Seungjun Lee)" w:date="2025-07-29T11:35:00Z"/>
              <w:del w:id="7021" w:author="FURSYS" w:date="2025-08-06T14:26:00Z"/>
              <w:rFonts w:ascii="굴림" w:eastAsia="굴림" w:hAnsi="굴림" w:cs="굴림"/>
              <w:kern w:val="0"/>
              <w:sz w:val="24"/>
              <w:szCs w:val="24"/>
            </w:rPr>
          </w:rPrChange>
        </w:rPr>
        <w:pPrChange w:id="7022" w:author="FURSYS" w:date="2025-08-06T14:26:00Z">
          <w:pPr>
            <w:widowControl/>
            <w:wordWrap/>
            <w:autoSpaceDE/>
            <w:autoSpaceDN/>
            <w:spacing w:line="299" w:lineRule="atLeast"/>
            <w:jc w:val="left"/>
          </w:pPr>
        </w:pPrChange>
      </w:pPr>
      <w:ins w:id="7023" w:author="이승준 (Seungjun Lee)" w:date="2025-07-29T11:35:00Z">
        <w:del w:id="7024" w:author="FURSYS" w:date="2025-08-06T14:26:00Z">
          <w:r w:rsidRPr="000C7330" w:rsidDel="008076F4">
            <w:rPr>
              <w:rFonts w:eastAsiaTheme="minorHAnsi" w:cs="굴림"/>
              <w:color w:val="000000" w:themeColor="text1"/>
              <w:kern w:val="0"/>
              <w:sz w:val="16"/>
              <w:szCs w:val="20"/>
              <w:rPrChange w:id="7025" w:author="FURSYS" w:date="2025-12-04T15:42:00Z">
                <w:rPr>
                  <w:rFonts w:ascii="돋움" w:eastAsia="돋움" w:hAnsi="돋움" w:cs="굴림"/>
                  <w:color w:val="000000"/>
                  <w:kern w:val="0"/>
                  <w:szCs w:val="20"/>
                </w:rPr>
              </w:rPrChange>
            </w:rPr>
            <w:br/>
          </w:r>
          <w:r w:rsidRPr="000C7330" w:rsidDel="008076F4">
            <w:rPr>
              <w:rFonts w:eastAsiaTheme="minorHAnsi" w:cs="굴림"/>
              <w:color w:val="000000" w:themeColor="text1"/>
              <w:kern w:val="0"/>
              <w:sz w:val="16"/>
              <w:szCs w:val="20"/>
              <w:rPrChange w:id="7026" w:author="FURSYS" w:date="2025-12-04T15:42:00Z">
                <w:rPr>
                  <w:rFonts w:ascii="굴림" w:eastAsia="굴림" w:hAnsi="굴림" w:cs="굴림"/>
                  <w:color w:val="002266"/>
                  <w:kern w:val="0"/>
                  <w:szCs w:val="20"/>
                </w:rPr>
              </w:rPrChange>
            </w:rPr>
            <w:delText xml:space="preserve">3. 불공정 거래 및 </w:delText>
          </w:r>
          <w:r w:rsidRPr="000C7330" w:rsidDel="008076F4">
            <w:rPr>
              <w:rFonts w:eastAsiaTheme="minorHAnsi" w:cs="굴림" w:hint="eastAsia"/>
              <w:color w:val="000000" w:themeColor="text1"/>
              <w:kern w:val="0"/>
              <w:sz w:val="16"/>
              <w:szCs w:val="20"/>
              <w:rPrChange w:id="7027" w:author="FURSYS" w:date="2025-12-04T15:42:00Z">
                <w:rPr>
                  <w:rFonts w:ascii="굴림" w:eastAsia="굴림" w:hAnsi="굴림" w:cs="굴림" w:hint="eastAsia"/>
                  <w:color w:val="002266"/>
                  <w:kern w:val="0"/>
                  <w:szCs w:val="20"/>
                </w:rPr>
              </w:rPrChange>
            </w:rPr>
            <w:delText>부정ㆍ비리</w:delText>
          </w:r>
          <w:r w:rsidRPr="000C7330" w:rsidDel="008076F4">
            <w:rPr>
              <w:rFonts w:eastAsiaTheme="minorHAnsi" w:cs="굴림"/>
              <w:color w:val="000000" w:themeColor="text1"/>
              <w:kern w:val="0"/>
              <w:sz w:val="16"/>
              <w:szCs w:val="20"/>
              <w:rPrChange w:id="7028" w:author="FURSYS" w:date="2025-12-04T15:42:00Z">
                <w:rPr>
                  <w:rFonts w:ascii="굴림" w:eastAsia="굴림" w:hAnsi="굴림" w:cs="굴림"/>
                  <w:color w:val="002266"/>
                  <w:kern w:val="0"/>
                  <w:szCs w:val="20"/>
                </w:rPr>
              </w:rPrChange>
            </w:rPr>
            <w:delText xml:space="preserve"> 행위 여부에 대한 조사 협조 요청이 있을 경우에는 요청하는 관련자료(불공정 거래 및 </w:delText>
          </w:r>
          <w:r w:rsidRPr="000C7330" w:rsidDel="008076F4">
            <w:rPr>
              <w:rFonts w:eastAsiaTheme="minorHAnsi" w:cs="굴림" w:hint="eastAsia"/>
              <w:color w:val="000000" w:themeColor="text1"/>
              <w:kern w:val="0"/>
              <w:sz w:val="16"/>
              <w:szCs w:val="20"/>
              <w:rPrChange w:id="7029" w:author="FURSYS" w:date="2025-12-04T15:42:00Z">
                <w:rPr>
                  <w:rFonts w:ascii="굴림" w:eastAsia="굴림" w:hAnsi="굴림" w:cs="굴림" w:hint="eastAsia"/>
                  <w:color w:val="002266"/>
                  <w:kern w:val="0"/>
                  <w:szCs w:val="20"/>
                </w:rPr>
              </w:rPrChange>
            </w:rPr>
            <w:delText>부정ㆍ비리</w:delText>
          </w:r>
          <w:r w:rsidRPr="000C7330" w:rsidDel="008076F4">
            <w:rPr>
              <w:rFonts w:eastAsiaTheme="minorHAnsi" w:cs="굴림"/>
              <w:color w:val="000000" w:themeColor="text1"/>
              <w:kern w:val="0"/>
              <w:sz w:val="16"/>
              <w:szCs w:val="20"/>
              <w:rPrChange w:id="7030" w:author="FURSYS" w:date="2025-12-04T15:42:00Z">
                <w:rPr>
                  <w:rFonts w:ascii="굴림" w:eastAsia="굴림" w:hAnsi="굴림" w:cs="굴림"/>
                  <w:color w:val="002266"/>
                  <w:kern w:val="0"/>
                  <w:szCs w:val="20"/>
                </w:rPr>
              </w:rPrChange>
            </w:rPr>
            <w:delText xml:space="preserve"> 행위를 조사하는 데 필요한 서류, 금융자료 포함)의 제출 등 모든 협조를 다하겠습니다.</w:delText>
          </w:r>
          <w:r w:rsidRPr="000C7330" w:rsidDel="008076F4">
            <w:rPr>
              <w:rFonts w:eastAsiaTheme="minorHAnsi" w:cs="굴림"/>
              <w:color w:val="000000" w:themeColor="text1"/>
              <w:kern w:val="0"/>
              <w:sz w:val="16"/>
              <w:szCs w:val="20"/>
              <w:rPrChange w:id="7031" w:author="FURSYS" w:date="2025-12-04T15:42:00Z">
                <w:rPr>
                  <w:rFonts w:ascii="돋움" w:eastAsia="돋움" w:hAnsi="돋움" w:cs="굴림"/>
                  <w:color w:val="000000"/>
                  <w:kern w:val="0"/>
                  <w:szCs w:val="20"/>
                </w:rPr>
              </w:rPrChange>
            </w:rPr>
            <w:br/>
          </w:r>
          <w:r w:rsidRPr="000C7330" w:rsidDel="008076F4">
            <w:rPr>
              <w:rFonts w:eastAsiaTheme="minorHAnsi" w:cs="굴림"/>
              <w:color w:val="000000" w:themeColor="text1"/>
              <w:kern w:val="0"/>
              <w:sz w:val="16"/>
              <w:szCs w:val="20"/>
              <w:rPrChange w:id="7032" w:author="FURSYS" w:date="2025-12-04T15:42:00Z">
                <w:rPr>
                  <w:rFonts w:ascii="돋움" w:eastAsia="돋움" w:hAnsi="돋움" w:cs="굴림"/>
                  <w:color w:val="000000"/>
                  <w:kern w:val="0"/>
                  <w:szCs w:val="20"/>
                </w:rPr>
              </w:rPrChange>
            </w:rPr>
            <w:lastRenderedPageBreak/>
            <w:br/>
          </w:r>
          <w:r w:rsidRPr="000C7330" w:rsidDel="008076F4">
            <w:rPr>
              <w:rFonts w:eastAsiaTheme="minorHAnsi" w:cs="굴림"/>
              <w:color w:val="000000" w:themeColor="text1"/>
              <w:kern w:val="0"/>
              <w:sz w:val="16"/>
              <w:szCs w:val="20"/>
              <w:rPrChange w:id="7033" w:author="FURSYS" w:date="2025-12-04T15:42:00Z">
                <w:rPr>
                  <w:rFonts w:ascii="굴림" w:eastAsia="굴림" w:hAnsi="굴림" w:cs="굴림"/>
                  <w:color w:val="002266"/>
                  <w:kern w:val="0"/>
                  <w:szCs w:val="20"/>
                </w:rPr>
              </w:rPrChange>
            </w:rPr>
            <w:delText xml:space="preserve">4. 당사는 귀사가 윤리경영에 깊은 관심을 가지고 있으며 귀사와의 거래에 있어 불공정 거래 및 </w:delText>
          </w:r>
          <w:r w:rsidRPr="000C7330" w:rsidDel="008076F4">
            <w:rPr>
              <w:rFonts w:eastAsiaTheme="minorHAnsi" w:cs="굴림" w:hint="eastAsia"/>
              <w:color w:val="000000" w:themeColor="text1"/>
              <w:kern w:val="0"/>
              <w:sz w:val="16"/>
              <w:szCs w:val="20"/>
              <w:rPrChange w:id="7034" w:author="FURSYS" w:date="2025-12-04T15:42:00Z">
                <w:rPr>
                  <w:rFonts w:ascii="굴림" w:eastAsia="굴림" w:hAnsi="굴림" w:cs="굴림" w:hint="eastAsia"/>
                  <w:color w:val="002266"/>
                  <w:kern w:val="0"/>
                  <w:szCs w:val="20"/>
                </w:rPr>
              </w:rPrChange>
            </w:rPr>
            <w:delText>부정ㆍ비리</w:delText>
          </w:r>
          <w:r w:rsidRPr="000C7330" w:rsidDel="008076F4">
            <w:rPr>
              <w:rFonts w:eastAsiaTheme="minorHAnsi" w:cs="굴림"/>
              <w:color w:val="000000" w:themeColor="text1"/>
              <w:kern w:val="0"/>
              <w:sz w:val="16"/>
              <w:szCs w:val="20"/>
              <w:rPrChange w:id="7035" w:author="FURSYS" w:date="2025-12-04T15:42:00Z">
                <w:rPr>
                  <w:rFonts w:ascii="굴림" w:eastAsia="굴림" w:hAnsi="굴림" w:cs="굴림"/>
                  <w:color w:val="002266"/>
                  <w:kern w:val="0"/>
                  <w:szCs w:val="20"/>
                </w:rPr>
              </w:rPrChange>
            </w:rPr>
            <w:delText xml:space="preserve"> 행위의 근절이 귀사와 합리적인 조건으로 거래를 할 수 있는 전제이며, 이러한 전제하에 귀사와 협력관계를 가진다는 것을 충분히 인지하고 있습니다.</w:delText>
          </w:r>
          <w:r w:rsidRPr="000C7330" w:rsidDel="008076F4">
            <w:rPr>
              <w:rFonts w:eastAsiaTheme="minorHAnsi" w:cs="굴림"/>
              <w:color w:val="000000" w:themeColor="text1"/>
              <w:kern w:val="0"/>
              <w:sz w:val="16"/>
              <w:szCs w:val="20"/>
              <w:rPrChange w:id="7036" w:author="FURSYS" w:date="2025-12-04T15:42:00Z">
                <w:rPr>
                  <w:rFonts w:ascii="돋움" w:eastAsia="돋움" w:hAnsi="돋움" w:cs="굴림"/>
                  <w:color w:val="000000"/>
                  <w:kern w:val="0"/>
                  <w:szCs w:val="20"/>
                </w:rPr>
              </w:rPrChange>
            </w:rPr>
            <w:br/>
          </w:r>
          <w:r w:rsidRPr="000C7330" w:rsidDel="008076F4">
            <w:rPr>
              <w:rFonts w:eastAsiaTheme="minorHAnsi" w:cs="굴림"/>
              <w:color w:val="000000" w:themeColor="text1"/>
              <w:kern w:val="0"/>
              <w:sz w:val="16"/>
              <w:szCs w:val="20"/>
              <w:rPrChange w:id="7037" w:author="FURSYS" w:date="2025-12-04T15:42:00Z">
                <w:rPr>
                  <w:rFonts w:ascii="돋움" w:eastAsia="돋움" w:hAnsi="돋움" w:cs="굴림"/>
                  <w:color w:val="000000"/>
                  <w:kern w:val="0"/>
                  <w:szCs w:val="20"/>
                </w:rPr>
              </w:rPrChange>
            </w:rPr>
            <w:br/>
          </w:r>
          <w:r w:rsidRPr="000C7330" w:rsidDel="008076F4">
            <w:rPr>
              <w:rFonts w:eastAsiaTheme="minorHAnsi" w:cs="굴림" w:hint="eastAsia"/>
              <w:color w:val="000000" w:themeColor="text1"/>
              <w:kern w:val="0"/>
              <w:sz w:val="16"/>
              <w:szCs w:val="20"/>
              <w:rPrChange w:id="7038" w:author="FURSYS" w:date="2025-12-04T15:42:00Z">
                <w:rPr>
                  <w:rFonts w:ascii="굴림" w:eastAsia="굴림" w:hAnsi="굴림" w:cs="굴림" w:hint="eastAsia"/>
                  <w:color w:val="002266"/>
                  <w:kern w:val="0"/>
                  <w:szCs w:val="20"/>
                </w:rPr>
              </w:rPrChange>
            </w:rPr>
            <w:delText>   </w:delText>
          </w:r>
          <w:r w:rsidRPr="000C7330" w:rsidDel="008076F4">
            <w:rPr>
              <w:rFonts w:eastAsiaTheme="minorHAnsi" w:cs="굴림"/>
              <w:color w:val="000000" w:themeColor="text1"/>
              <w:kern w:val="0"/>
              <w:sz w:val="16"/>
              <w:szCs w:val="20"/>
              <w:rPrChange w:id="703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40" w:author="FURSYS" w:date="2025-12-04T15:42:00Z">
                <w:rPr>
                  <w:rFonts w:ascii="굴림" w:eastAsia="굴림" w:hAnsi="굴림" w:cs="굴림" w:hint="eastAsia"/>
                  <w:color w:val="002266"/>
                  <w:kern w:val="0"/>
                  <w:szCs w:val="20"/>
                </w:rPr>
              </w:rPrChange>
            </w:rPr>
            <w:delText>따라서</w:delText>
          </w:r>
          <w:r w:rsidRPr="000C7330" w:rsidDel="008076F4">
            <w:rPr>
              <w:rFonts w:eastAsiaTheme="minorHAnsi" w:cs="굴림"/>
              <w:color w:val="000000" w:themeColor="text1"/>
              <w:kern w:val="0"/>
              <w:sz w:val="16"/>
              <w:szCs w:val="20"/>
              <w:rPrChange w:id="704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42" w:author="FURSYS" w:date="2025-12-04T15:42:00Z">
                <w:rPr>
                  <w:rFonts w:ascii="굴림" w:eastAsia="굴림" w:hAnsi="굴림" w:cs="굴림" w:hint="eastAsia"/>
                  <w:color w:val="002266"/>
                  <w:kern w:val="0"/>
                  <w:szCs w:val="20"/>
                </w:rPr>
              </w:rPrChange>
            </w:rPr>
            <w:delText>당사는</w:delText>
          </w:r>
          <w:r w:rsidRPr="000C7330" w:rsidDel="008076F4">
            <w:rPr>
              <w:rFonts w:eastAsiaTheme="minorHAnsi" w:cs="굴림"/>
              <w:color w:val="000000" w:themeColor="text1"/>
              <w:kern w:val="0"/>
              <w:sz w:val="16"/>
              <w:szCs w:val="20"/>
              <w:rPrChange w:id="704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44" w:author="FURSYS" w:date="2025-12-04T15:42:00Z">
                <w:rPr>
                  <w:rFonts w:ascii="굴림" w:eastAsia="굴림" w:hAnsi="굴림" w:cs="굴림" w:hint="eastAsia"/>
                  <w:color w:val="002266"/>
                  <w:kern w:val="0"/>
                  <w:szCs w:val="20"/>
                </w:rPr>
              </w:rPrChange>
            </w:rPr>
            <w:delText>이</w:delText>
          </w:r>
          <w:r w:rsidRPr="000C7330" w:rsidDel="008076F4">
            <w:rPr>
              <w:rFonts w:eastAsiaTheme="minorHAnsi" w:cs="굴림"/>
              <w:color w:val="000000" w:themeColor="text1"/>
              <w:kern w:val="0"/>
              <w:sz w:val="16"/>
              <w:szCs w:val="20"/>
              <w:rPrChange w:id="704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46" w:author="FURSYS" w:date="2025-12-04T15:42:00Z">
                <w:rPr>
                  <w:rFonts w:ascii="굴림" w:eastAsia="굴림" w:hAnsi="굴림" w:cs="굴림" w:hint="eastAsia"/>
                  <w:color w:val="002266"/>
                  <w:kern w:val="0"/>
                  <w:szCs w:val="20"/>
                </w:rPr>
              </w:rPrChange>
            </w:rPr>
            <w:delText>서약서의</w:delText>
          </w:r>
          <w:r w:rsidRPr="000C7330" w:rsidDel="008076F4">
            <w:rPr>
              <w:rFonts w:eastAsiaTheme="minorHAnsi" w:cs="굴림"/>
              <w:color w:val="000000" w:themeColor="text1"/>
              <w:kern w:val="0"/>
              <w:sz w:val="16"/>
              <w:szCs w:val="20"/>
              <w:rPrChange w:id="704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48" w:author="FURSYS" w:date="2025-12-04T15:42:00Z">
                <w:rPr>
                  <w:rFonts w:ascii="굴림" w:eastAsia="굴림" w:hAnsi="굴림" w:cs="굴림" w:hint="eastAsia"/>
                  <w:color w:val="002266"/>
                  <w:kern w:val="0"/>
                  <w:szCs w:val="20"/>
                </w:rPr>
              </w:rPrChange>
            </w:rPr>
            <w:delText>준수가</w:delText>
          </w:r>
          <w:r w:rsidRPr="000C7330" w:rsidDel="008076F4">
            <w:rPr>
              <w:rFonts w:eastAsiaTheme="minorHAnsi" w:cs="굴림"/>
              <w:color w:val="000000" w:themeColor="text1"/>
              <w:kern w:val="0"/>
              <w:sz w:val="16"/>
              <w:szCs w:val="20"/>
              <w:rPrChange w:id="704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50" w:author="FURSYS" w:date="2025-12-04T15:42:00Z">
                <w:rPr>
                  <w:rFonts w:ascii="굴림" w:eastAsia="굴림" w:hAnsi="굴림" w:cs="굴림" w:hint="eastAsia"/>
                  <w:color w:val="002266"/>
                  <w:kern w:val="0"/>
                  <w:szCs w:val="20"/>
                </w:rPr>
              </w:rPrChange>
            </w:rPr>
            <w:delText>당사와</w:delText>
          </w:r>
          <w:r w:rsidRPr="000C7330" w:rsidDel="008076F4">
            <w:rPr>
              <w:rFonts w:eastAsiaTheme="minorHAnsi" w:cs="굴림"/>
              <w:color w:val="000000" w:themeColor="text1"/>
              <w:kern w:val="0"/>
              <w:sz w:val="16"/>
              <w:szCs w:val="20"/>
              <w:rPrChange w:id="705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52" w:author="FURSYS" w:date="2025-12-04T15:42:00Z">
                <w:rPr>
                  <w:rFonts w:ascii="굴림" w:eastAsia="굴림" w:hAnsi="굴림" w:cs="굴림" w:hint="eastAsia"/>
                  <w:color w:val="002266"/>
                  <w:kern w:val="0"/>
                  <w:szCs w:val="20"/>
                </w:rPr>
              </w:rPrChange>
            </w:rPr>
            <w:delText>귀사</w:delText>
          </w:r>
          <w:r w:rsidRPr="000C7330" w:rsidDel="008076F4">
            <w:rPr>
              <w:rFonts w:eastAsiaTheme="minorHAnsi" w:cs="굴림"/>
              <w:color w:val="000000" w:themeColor="text1"/>
              <w:kern w:val="0"/>
              <w:sz w:val="16"/>
              <w:szCs w:val="20"/>
              <w:rPrChange w:id="705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54" w:author="FURSYS" w:date="2025-12-04T15:42:00Z">
                <w:rPr>
                  <w:rFonts w:ascii="굴림" w:eastAsia="굴림" w:hAnsi="굴림" w:cs="굴림" w:hint="eastAsia"/>
                  <w:color w:val="002266"/>
                  <w:kern w:val="0"/>
                  <w:szCs w:val="20"/>
                </w:rPr>
              </w:rPrChange>
            </w:rPr>
            <w:delText>사이의</w:delText>
          </w:r>
          <w:r w:rsidRPr="000C7330" w:rsidDel="008076F4">
            <w:rPr>
              <w:rFonts w:eastAsiaTheme="minorHAnsi" w:cs="굴림"/>
              <w:color w:val="000000" w:themeColor="text1"/>
              <w:kern w:val="0"/>
              <w:sz w:val="16"/>
              <w:szCs w:val="20"/>
              <w:rPrChange w:id="705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56" w:author="FURSYS" w:date="2025-12-04T15:42:00Z">
                <w:rPr>
                  <w:rFonts w:ascii="굴림" w:eastAsia="굴림" w:hAnsi="굴림" w:cs="굴림" w:hint="eastAsia"/>
                  <w:color w:val="002266"/>
                  <w:kern w:val="0"/>
                  <w:szCs w:val="20"/>
                </w:rPr>
              </w:rPrChange>
            </w:rPr>
            <w:delText>계약</w:delText>
          </w:r>
          <w:r w:rsidRPr="000C7330" w:rsidDel="008076F4">
            <w:rPr>
              <w:rFonts w:eastAsiaTheme="minorHAnsi" w:cs="굴림"/>
              <w:color w:val="000000" w:themeColor="text1"/>
              <w:kern w:val="0"/>
              <w:sz w:val="16"/>
              <w:szCs w:val="20"/>
              <w:rPrChange w:id="705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58" w:author="FURSYS" w:date="2025-12-04T15:42:00Z">
                <w:rPr>
                  <w:rFonts w:ascii="굴림" w:eastAsia="굴림" w:hAnsi="굴림" w:cs="굴림" w:hint="eastAsia"/>
                  <w:color w:val="002266"/>
                  <w:kern w:val="0"/>
                  <w:szCs w:val="20"/>
                </w:rPr>
              </w:rPrChange>
            </w:rPr>
            <w:delText>및</w:delText>
          </w:r>
          <w:r w:rsidRPr="000C7330" w:rsidDel="008076F4">
            <w:rPr>
              <w:rFonts w:eastAsiaTheme="minorHAnsi" w:cs="굴림"/>
              <w:color w:val="000000" w:themeColor="text1"/>
              <w:kern w:val="0"/>
              <w:sz w:val="16"/>
              <w:szCs w:val="20"/>
              <w:rPrChange w:id="705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60" w:author="FURSYS" w:date="2025-12-04T15:42:00Z">
                <w:rPr>
                  <w:rFonts w:ascii="굴림" w:eastAsia="굴림" w:hAnsi="굴림" w:cs="굴림" w:hint="eastAsia"/>
                  <w:color w:val="002266"/>
                  <w:kern w:val="0"/>
                  <w:szCs w:val="20"/>
                </w:rPr>
              </w:rPrChange>
            </w:rPr>
            <w:delText>협력관계의</w:delText>
          </w:r>
          <w:r w:rsidRPr="000C7330" w:rsidDel="008076F4">
            <w:rPr>
              <w:rFonts w:eastAsiaTheme="minorHAnsi" w:cs="굴림"/>
              <w:color w:val="000000" w:themeColor="text1"/>
              <w:kern w:val="0"/>
              <w:sz w:val="16"/>
              <w:szCs w:val="20"/>
              <w:rPrChange w:id="706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62" w:author="FURSYS" w:date="2025-12-04T15:42:00Z">
                <w:rPr>
                  <w:rFonts w:ascii="굴림" w:eastAsia="굴림" w:hAnsi="굴림" w:cs="굴림" w:hint="eastAsia"/>
                  <w:color w:val="002266"/>
                  <w:kern w:val="0"/>
                  <w:szCs w:val="20"/>
                </w:rPr>
              </w:rPrChange>
            </w:rPr>
            <w:delText>중요부분을</w:delText>
          </w:r>
          <w:r w:rsidRPr="000C7330" w:rsidDel="008076F4">
            <w:rPr>
              <w:rFonts w:eastAsiaTheme="minorHAnsi" w:cs="굴림"/>
              <w:color w:val="000000" w:themeColor="text1"/>
              <w:kern w:val="0"/>
              <w:sz w:val="16"/>
              <w:szCs w:val="20"/>
              <w:rPrChange w:id="706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64" w:author="FURSYS" w:date="2025-12-04T15:42:00Z">
                <w:rPr>
                  <w:rFonts w:ascii="굴림" w:eastAsia="굴림" w:hAnsi="굴림" w:cs="굴림" w:hint="eastAsia"/>
                  <w:color w:val="002266"/>
                  <w:kern w:val="0"/>
                  <w:szCs w:val="20"/>
                </w:rPr>
              </w:rPrChange>
            </w:rPr>
            <w:delText>이룬다는</w:delText>
          </w:r>
          <w:r w:rsidRPr="000C7330" w:rsidDel="008076F4">
            <w:rPr>
              <w:rFonts w:eastAsiaTheme="minorHAnsi" w:cs="굴림"/>
              <w:color w:val="000000" w:themeColor="text1"/>
              <w:kern w:val="0"/>
              <w:sz w:val="16"/>
              <w:szCs w:val="20"/>
              <w:rPrChange w:id="706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66" w:author="FURSYS" w:date="2025-12-04T15:42:00Z">
                <w:rPr>
                  <w:rFonts w:ascii="굴림" w:eastAsia="굴림" w:hAnsi="굴림" w:cs="굴림" w:hint="eastAsia"/>
                  <w:color w:val="002266"/>
                  <w:kern w:val="0"/>
                  <w:szCs w:val="20"/>
                </w:rPr>
              </w:rPrChange>
            </w:rPr>
            <w:delText>것을</w:delText>
          </w:r>
          <w:r w:rsidRPr="000C7330" w:rsidDel="008076F4">
            <w:rPr>
              <w:rFonts w:eastAsiaTheme="minorHAnsi" w:cs="굴림"/>
              <w:color w:val="000000" w:themeColor="text1"/>
              <w:kern w:val="0"/>
              <w:sz w:val="16"/>
              <w:szCs w:val="20"/>
              <w:rPrChange w:id="706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68" w:author="FURSYS" w:date="2025-12-04T15:42:00Z">
                <w:rPr>
                  <w:rFonts w:ascii="굴림" w:eastAsia="굴림" w:hAnsi="굴림" w:cs="굴림" w:hint="eastAsia"/>
                  <w:color w:val="002266"/>
                  <w:kern w:val="0"/>
                  <w:szCs w:val="20"/>
                </w:rPr>
              </w:rPrChange>
            </w:rPr>
            <w:delText>확인하며</w:delText>
          </w:r>
          <w:r w:rsidRPr="000C7330" w:rsidDel="008076F4">
            <w:rPr>
              <w:rFonts w:eastAsiaTheme="minorHAnsi" w:cs="굴림"/>
              <w:color w:val="000000" w:themeColor="text1"/>
              <w:kern w:val="0"/>
              <w:sz w:val="16"/>
              <w:szCs w:val="20"/>
              <w:rPrChange w:id="706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70" w:author="FURSYS" w:date="2025-12-04T15:42:00Z">
                <w:rPr>
                  <w:rFonts w:ascii="굴림" w:eastAsia="굴림" w:hAnsi="굴림" w:cs="굴림" w:hint="eastAsia"/>
                  <w:color w:val="002266"/>
                  <w:kern w:val="0"/>
                  <w:szCs w:val="20"/>
                </w:rPr>
              </w:rPrChange>
            </w:rPr>
            <w:delText>당사가</w:delText>
          </w:r>
          <w:r w:rsidRPr="000C7330" w:rsidDel="008076F4">
            <w:rPr>
              <w:rFonts w:eastAsiaTheme="minorHAnsi" w:cs="굴림"/>
              <w:color w:val="000000" w:themeColor="text1"/>
              <w:kern w:val="0"/>
              <w:sz w:val="16"/>
              <w:szCs w:val="20"/>
              <w:rPrChange w:id="707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72" w:author="FURSYS" w:date="2025-12-04T15:42:00Z">
                <w:rPr>
                  <w:rFonts w:ascii="굴림" w:eastAsia="굴림" w:hAnsi="굴림" w:cs="굴림" w:hint="eastAsia"/>
                  <w:color w:val="002266"/>
                  <w:kern w:val="0"/>
                  <w:szCs w:val="20"/>
                </w:rPr>
              </w:rPrChange>
            </w:rPr>
            <w:delText>이</w:delText>
          </w:r>
          <w:r w:rsidRPr="000C7330" w:rsidDel="008076F4">
            <w:rPr>
              <w:rFonts w:eastAsiaTheme="minorHAnsi" w:cs="굴림"/>
              <w:color w:val="000000" w:themeColor="text1"/>
              <w:kern w:val="0"/>
              <w:sz w:val="16"/>
              <w:szCs w:val="20"/>
              <w:rPrChange w:id="707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74" w:author="FURSYS" w:date="2025-12-04T15:42:00Z">
                <w:rPr>
                  <w:rFonts w:ascii="굴림" w:eastAsia="굴림" w:hAnsi="굴림" w:cs="굴림" w:hint="eastAsia"/>
                  <w:color w:val="002266"/>
                  <w:kern w:val="0"/>
                  <w:szCs w:val="20"/>
                </w:rPr>
              </w:rPrChange>
            </w:rPr>
            <w:delText>서약서를</w:delText>
          </w:r>
          <w:r w:rsidRPr="000C7330" w:rsidDel="008076F4">
            <w:rPr>
              <w:rFonts w:eastAsiaTheme="minorHAnsi" w:cs="굴림"/>
              <w:color w:val="000000" w:themeColor="text1"/>
              <w:kern w:val="0"/>
              <w:sz w:val="16"/>
              <w:szCs w:val="20"/>
              <w:rPrChange w:id="707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76" w:author="FURSYS" w:date="2025-12-04T15:42:00Z">
                <w:rPr>
                  <w:rFonts w:ascii="굴림" w:eastAsia="굴림" w:hAnsi="굴림" w:cs="굴림" w:hint="eastAsia"/>
                  <w:color w:val="002266"/>
                  <w:kern w:val="0"/>
                  <w:szCs w:val="20"/>
                </w:rPr>
              </w:rPrChange>
            </w:rPr>
            <w:delText>위반할</w:delText>
          </w:r>
          <w:r w:rsidRPr="000C7330" w:rsidDel="008076F4">
            <w:rPr>
              <w:rFonts w:eastAsiaTheme="minorHAnsi" w:cs="굴림"/>
              <w:color w:val="000000" w:themeColor="text1"/>
              <w:kern w:val="0"/>
              <w:sz w:val="16"/>
              <w:szCs w:val="20"/>
              <w:rPrChange w:id="707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78" w:author="FURSYS" w:date="2025-12-04T15:42:00Z">
                <w:rPr>
                  <w:rFonts w:ascii="굴림" w:eastAsia="굴림" w:hAnsi="굴림" w:cs="굴림" w:hint="eastAsia"/>
                  <w:color w:val="002266"/>
                  <w:kern w:val="0"/>
                  <w:szCs w:val="20"/>
                </w:rPr>
              </w:rPrChange>
            </w:rPr>
            <w:delText>경우</w:delText>
          </w:r>
          <w:r w:rsidRPr="000C7330" w:rsidDel="008076F4">
            <w:rPr>
              <w:rFonts w:eastAsiaTheme="minorHAnsi" w:cs="굴림"/>
              <w:color w:val="000000" w:themeColor="text1"/>
              <w:kern w:val="0"/>
              <w:sz w:val="16"/>
              <w:szCs w:val="20"/>
              <w:rPrChange w:id="707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80" w:author="FURSYS" w:date="2025-12-04T15:42:00Z">
                <w:rPr>
                  <w:rFonts w:ascii="굴림" w:eastAsia="굴림" w:hAnsi="굴림" w:cs="굴림" w:hint="eastAsia"/>
                  <w:color w:val="002266"/>
                  <w:kern w:val="0"/>
                  <w:szCs w:val="20"/>
                </w:rPr>
              </w:rPrChange>
            </w:rPr>
            <w:delText>계약해지</w:delText>
          </w:r>
          <w:r w:rsidRPr="000C7330" w:rsidDel="008076F4">
            <w:rPr>
              <w:rFonts w:eastAsiaTheme="minorHAnsi" w:cs="굴림"/>
              <w:color w:val="000000" w:themeColor="text1"/>
              <w:kern w:val="0"/>
              <w:sz w:val="16"/>
              <w:szCs w:val="20"/>
              <w:rPrChange w:id="708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82" w:author="FURSYS" w:date="2025-12-04T15:42:00Z">
                <w:rPr>
                  <w:rFonts w:ascii="굴림" w:eastAsia="굴림" w:hAnsi="굴림" w:cs="굴림" w:hint="eastAsia"/>
                  <w:color w:val="002266"/>
                  <w:kern w:val="0"/>
                  <w:szCs w:val="20"/>
                </w:rPr>
              </w:rPrChange>
            </w:rPr>
            <w:delText>등</w:delText>
          </w:r>
          <w:r w:rsidRPr="000C7330" w:rsidDel="008076F4">
            <w:rPr>
              <w:rFonts w:eastAsiaTheme="minorHAnsi" w:cs="굴림"/>
              <w:color w:val="000000" w:themeColor="text1"/>
              <w:kern w:val="0"/>
              <w:sz w:val="16"/>
              <w:szCs w:val="20"/>
              <w:rPrChange w:id="708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84" w:author="FURSYS" w:date="2025-12-04T15:42:00Z">
                <w:rPr>
                  <w:rFonts w:ascii="굴림" w:eastAsia="굴림" w:hAnsi="굴림" w:cs="굴림" w:hint="eastAsia"/>
                  <w:color w:val="002266"/>
                  <w:kern w:val="0"/>
                  <w:szCs w:val="20"/>
                </w:rPr>
              </w:rPrChange>
            </w:rPr>
            <w:delText>어떠한</w:delText>
          </w:r>
          <w:r w:rsidRPr="000C7330" w:rsidDel="008076F4">
            <w:rPr>
              <w:rFonts w:eastAsiaTheme="minorHAnsi" w:cs="굴림"/>
              <w:color w:val="000000" w:themeColor="text1"/>
              <w:kern w:val="0"/>
              <w:sz w:val="16"/>
              <w:szCs w:val="20"/>
              <w:rPrChange w:id="708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86" w:author="FURSYS" w:date="2025-12-04T15:42:00Z">
                <w:rPr>
                  <w:rFonts w:ascii="굴림" w:eastAsia="굴림" w:hAnsi="굴림" w:cs="굴림" w:hint="eastAsia"/>
                  <w:color w:val="002266"/>
                  <w:kern w:val="0"/>
                  <w:szCs w:val="20"/>
                </w:rPr>
              </w:rPrChange>
            </w:rPr>
            <w:delText>불이익도</w:delText>
          </w:r>
          <w:r w:rsidRPr="000C7330" w:rsidDel="008076F4">
            <w:rPr>
              <w:rFonts w:eastAsiaTheme="minorHAnsi" w:cs="굴림"/>
              <w:color w:val="000000" w:themeColor="text1"/>
              <w:kern w:val="0"/>
              <w:sz w:val="16"/>
              <w:szCs w:val="20"/>
              <w:rPrChange w:id="708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88" w:author="FURSYS" w:date="2025-12-04T15:42:00Z">
                <w:rPr>
                  <w:rFonts w:ascii="굴림" w:eastAsia="굴림" w:hAnsi="굴림" w:cs="굴림" w:hint="eastAsia"/>
                  <w:color w:val="002266"/>
                  <w:kern w:val="0"/>
                  <w:szCs w:val="20"/>
                </w:rPr>
              </w:rPrChange>
            </w:rPr>
            <w:delText>감수할</w:delText>
          </w:r>
          <w:r w:rsidRPr="000C7330" w:rsidDel="008076F4">
            <w:rPr>
              <w:rFonts w:eastAsiaTheme="minorHAnsi" w:cs="굴림"/>
              <w:color w:val="000000" w:themeColor="text1"/>
              <w:kern w:val="0"/>
              <w:sz w:val="16"/>
              <w:szCs w:val="20"/>
              <w:rPrChange w:id="708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90" w:author="FURSYS" w:date="2025-12-04T15:42:00Z">
                <w:rPr>
                  <w:rFonts w:ascii="굴림" w:eastAsia="굴림" w:hAnsi="굴림" w:cs="굴림" w:hint="eastAsia"/>
                  <w:color w:val="002266"/>
                  <w:kern w:val="0"/>
                  <w:szCs w:val="20"/>
                </w:rPr>
              </w:rPrChange>
            </w:rPr>
            <w:delText>것을</w:delText>
          </w:r>
          <w:r w:rsidRPr="000C7330" w:rsidDel="008076F4">
            <w:rPr>
              <w:rFonts w:eastAsiaTheme="minorHAnsi" w:cs="굴림"/>
              <w:color w:val="000000" w:themeColor="text1"/>
              <w:kern w:val="0"/>
              <w:sz w:val="16"/>
              <w:szCs w:val="20"/>
              <w:rPrChange w:id="709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092" w:author="FURSYS" w:date="2025-12-04T15:42:00Z">
                <w:rPr>
                  <w:rFonts w:ascii="굴림" w:eastAsia="굴림" w:hAnsi="굴림" w:cs="굴림" w:hint="eastAsia"/>
                  <w:color w:val="002266"/>
                  <w:kern w:val="0"/>
                  <w:szCs w:val="20"/>
                </w:rPr>
              </w:rPrChange>
            </w:rPr>
            <w:delText>서약합니다</w:delText>
          </w:r>
          <w:r w:rsidRPr="000C7330" w:rsidDel="008076F4">
            <w:rPr>
              <w:rFonts w:eastAsiaTheme="minorHAnsi" w:cs="굴림"/>
              <w:color w:val="000000" w:themeColor="text1"/>
              <w:kern w:val="0"/>
              <w:sz w:val="16"/>
              <w:szCs w:val="20"/>
              <w:rPrChange w:id="7093" w:author="FURSYS" w:date="2025-12-04T15:42:00Z">
                <w:rPr>
                  <w:rFonts w:ascii="굴림" w:eastAsia="굴림" w:hAnsi="굴림" w:cs="굴림"/>
                  <w:color w:val="002266"/>
                  <w:kern w:val="0"/>
                  <w:szCs w:val="20"/>
                </w:rPr>
              </w:rPrChange>
            </w:rPr>
            <w:delText>.</w:delText>
          </w:r>
        </w:del>
      </w:ins>
    </w:p>
    <w:p w14:paraId="4E3A65EE" w14:textId="7E545D82" w:rsidR="002E2521" w:rsidRPr="000C7330" w:rsidDel="008076F4" w:rsidRDefault="002E2521">
      <w:pPr>
        <w:rPr>
          <w:ins w:id="7094" w:author="이승준 (Seungjun Lee)" w:date="2025-07-29T11:35:00Z"/>
          <w:del w:id="7095" w:author="FURSYS" w:date="2025-08-06T14:26:00Z"/>
          <w:rFonts w:eastAsiaTheme="minorHAnsi" w:cs="굴림"/>
          <w:color w:val="000000" w:themeColor="text1"/>
          <w:kern w:val="0"/>
          <w:szCs w:val="24"/>
          <w:rPrChange w:id="7096" w:author="FURSYS" w:date="2025-12-04T15:42:00Z">
            <w:rPr>
              <w:ins w:id="7097" w:author="이승준 (Seungjun Lee)" w:date="2025-07-29T11:35:00Z"/>
              <w:del w:id="7098" w:author="FURSYS" w:date="2025-08-06T14:26:00Z"/>
              <w:rFonts w:ascii="굴림" w:eastAsia="굴림" w:hAnsi="굴림" w:cs="굴림"/>
              <w:kern w:val="0"/>
              <w:sz w:val="24"/>
              <w:szCs w:val="24"/>
            </w:rPr>
          </w:rPrChange>
        </w:rPr>
        <w:pPrChange w:id="7099" w:author="FURSYS" w:date="2025-08-06T14:26:00Z">
          <w:pPr>
            <w:widowControl/>
            <w:wordWrap/>
            <w:autoSpaceDE/>
            <w:autoSpaceDN/>
            <w:spacing w:line="299" w:lineRule="atLeast"/>
            <w:jc w:val="left"/>
          </w:pPr>
        </w:pPrChange>
      </w:pPr>
    </w:p>
    <w:p w14:paraId="316527D0" w14:textId="5474121D" w:rsidR="002E2521" w:rsidRPr="000C7330" w:rsidDel="008076F4" w:rsidRDefault="002E2521">
      <w:pPr>
        <w:rPr>
          <w:ins w:id="7100" w:author="이승준 (Seungjun Lee)" w:date="2025-07-29T11:35:00Z"/>
          <w:del w:id="7101" w:author="FURSYS" w:date="2025-08-06T14:26:00Z"/>
          <w:rFonts w:eastAsiaTheme="minorHAnsi" w:cs="굴림"/>
          <w:color w:val="000000" w:themeColor="text1"/>
          <w:kern w:val="0"/>
          <w:sz w:val="16"/>
          <w:szCs w:val="20"/>
          <w:rPrChange w:id="7102" w:author="FURSYS" w:date="2025-12-04T15:42:00Z">
            <w:rPr>
              <w:ins w:id="7103" w:author="이승준 (Seungjun Lee)" w:date="2025-07-29T11:35:00Z"/>
              <w:del w:id="7104" w:author="FURSYS" w:date="2025-08-06T14:26:00Z"/>
              <w:rFonts w:ascii="굴림" w:eastAsia="굴림" w:hAnsi="굴림" w:cs="굴림"/>
              <w:color w:val="002266"/>
              <w:kern w:val="0"/>
              <w:szCs w:val="20"/>
            </w:rPr>
          </w:rPrChange>
        </w:rPr>
        <w:pPrChange w:id="7105" w:author="FURSYS" w:date="2025-08-06T14:26:00Z">
          <w:pPr>
            <w:widowControl/>
            <w:wordWrap/>
            <w:autoSpaceDE/>
            <w:autoSpaceDN/>
            <w:spacing w:line="299" w:lineRule="atLeast"/>
            <w:jc w:val="center"/>
          </w:pPr>
        </w:pPrChange>
      </w:pPr>
      <w:ins w:id="7106" w:author="이승준 (Seungjun Lee)" w:date="2025-07-29T11:35:00Z">
        <w:del w:id="7107" w:author="FURSYS" w:date="2025-08-06T14:26:00Z">
          <w:r w:rsidRPr="000C7330" w:rsidDel="008076F4">
            <w:rPr>
              <w:rFonts w:eastAsiaTheme="minorHAnsi" w:cs="굴림" w:hint="eastAsia"/>
              <w:color w:val="000000" w:themeColor="text1"/>
              <w:kern w:val="0"/>
              <w:sz w:val="16"/>
              <w:szCs w:val="20"/>
              <w:rPrChange w:id="7108" w:author="FURSYS" w:date="2025-12-04T15:42:00Z">
                <w:rPr>
                  <w:rFonts w:ascii="굴림" w:eastAsia="굴림" w:hAnsi="굴림" w:cs="굴림" w:hint="eastAsia"/>
                  <w:color w:val="002266"/>
                  <w:kern w:val="0"/>
                  <w:szCs w:val="20"/>
                </w:rPr>
              </w:rPrChange>
            </w:rPr>
            <w:delText>※</w:delText>
          </w:r>
          <w:r w:rsidRPr="000C7330" w:rsidDel="008076F4">
            <w:rPr>
              <w:rFonts w:eastAsiaTheme="minorHAnsi" w:cs="굴림"/>
              <w:color w:val="000000" w:themeColor="text1"/>
              <w:kern w:val="0"/>
              <w:sz w:val="16"/>
              <w:szCs w:val="20"/>
              <w:rPrChange w:id="710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110" w:author="FURSYS" w:date="2025-12-04T15:42:00Z">
                <w:rPr>
                  <w:rFonts w:ascii="굴림" w:eastAsia="굴림" w:hAnsi="굴림" w:cs="굴림" w:hint="eastAsia"/>
                  <w:color w:val="002266"/>
                  <w:kern w:val="0"/>
                  <w:szCs w:val="20"/>
                </w:rPr>
              </w:rPrChange>
            </w:rPr>
            <w:delText>본</w:delText>
          </w:r>
          <w:r w:rsidRPr="000C7330" w:rsidDel="008076F4">
            <w:rPr>
              <w:rFonts w:eastAsiaTheme="minorHAnsi" w:cs="굴림"/>
              <w:color w:val="000000" w:themeColor="text1"/>
              <w:kern w:val="0"/>
              <w:sz w:val="16"/>
              <w:szCs w:val="20"/>
              <w:rPrChange w:id="711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112" w:author="FURSYS" w:date="2025-12-04T15:42:00Z">
                <w:rPr>
                  <w:rFonts w:ascii="굴림" w:eastAsia="굴림" w:hAnsi="굴림" w:cs="굴림" w:hint="eastAsia"/>
                  <w:color w:val="002266"/>
                  <w:kern w:val="0"/>
                  <w:szCs w:val="20"/>
                </w:rPr>
              </w:rPrChange>
            </w:rPr>
            <w:delText>서약서는</w:delText>
          </w:r>
          <w:r w:rsidRPr="000C7330" w:rsidDel="008076F4">
            <w:rPr>
              <w:rFonts w:eastAsiaTheme="minorHAnsi" w:cs="굴림"/>
              <w:color w:val="000000" w:themeColor="text1"/>
              <w:kern w:val="0"/>
              <w:sz w:val="16"/>
              <w:szCs w:val="20"/>
              <w:rPrChange w:id="7113" w:author="FURSYS" w:date="2025-12-04T15:42:00Z">
                <w:rPr>
                  <w:rFonts w:ascii="굴림" w:eastAsia="굴림" w:hAnsi="굴림" w:cs="굴림"/>
                  <w:color w:val="002266"/>
                  <w:kern w:val="0"/>
                  <w:szCs w:val="20"/>
                </w:rPr>
              </w:rPrChange>
            </w:rPr>
            <w:delText xml:space="preserve"> 2부를 </w:delText>
          </w:r>
          <w:r w:rsidRPr="000C7330" w:rsidDel="008076F4">
            <w:rPr>
              <w:rFonts w:eastAsiaTheme="minorHAnsi" w:cs="굴림" w:hint="eastAsia"/>
              <w:color w:val="000000" w:themeColor="text1"/>
              <w:kern w:val="0"/>
              <w:sz w:val="16"/>
              <w:szCs w:val="20"/>
              <w:rPrChange w:id="7114" w:author="FURSYS" w:date="2025-12-04T15:42:00Z">
                <w:rPr>
                  <w:rFonts w:ascii="굴림" w:eastAsia="굴림" w:hAnsi="굴림" w:cs="굴림" w:hint="eastAsia"/>
                  <w:color w:val="002266"/>
                  <w:kern w:val="0"/>
                  <w:szCs w:val="20"/>
                </w:rPr>
              </w:rPrChange>
            </w:rPr>
            <w:delText>작성하여</w:delText>
          </w:r>
          <w:r w:rsidRPr="000C7330" w:rsidDel="008076F4">
            <w:rPr>
              <w:rFonts w:eastAsiaTheme="minorHAnsi" w:cs="굴림"/>
              <w:color w:val="000000" w:themeColor="text1"/>
              <w:kern w:val="0"/>
              <w:sz w:val="16"/>
              <w:szCs w:val="20"/>
              <w:rPrChange w:id="7115" w:author="FURSYS" w:date="2025-12-04T15:42:00Z">
                <w:rPr>
                  <w:rFonts w:ascii="굴림" w:eastAsia="굴림" w:hAnsi="굴림" w:cs="굴림"/>
                  <w:color w:val="002266"/>
                  <w:kern w:val="0"/>
                  <w:szCs w:val="20"/>
                </w:rPr>
              </w:rPrChange>
            </w:rPr>
            <w:delText xml:space="preserve"> 1부는 </w:delText>
          </w:r>
          <w:r w:rsidRPr="000C7330" w:rsidDel="008076F4">
            <w:rPr>
              <w:rFonts w:eastAsiaTheme="minorHAnsi" w:cs="굴림" w:hint="eastAsia"/>
              <w:color w:val="000000" w:themeColor="text1"/>
              <w:kern w:val="0"/>
              <w:sz w:val="16"/>
              <w:szCs w:val="20"/>
              <w:rPrChange w:id="7116" w:author="FURSYS" w:date="2025-12-04T15:42:00Z">
                <w:rPr>
                  <w:rFonts w:ascii="굴림" w:eastAsia="굴림" w:hAnsi="굴림" w:cs="굴림" w:hint="eastAsia"/>
                  <w:color w:val="002266"/>
                  <w:kern w:val="0"/>
                  <w:szCs w:val="20"/>
                </w:rPr>
              </w:rPrChange>
            </w:rPr>
            <w:delText>당사가</w:delText>
          </w:r>
          <w:r w:rsidRPr="000C7330" w:rsidDel="008076F4">
            <w:rPr>
              <w:rFonts w:eastAsiaTheme="minorHAnsi" w:cs="굴림"/>
              <w:color w:val="000000" w:themeColor="text1"/>
              <w:kern w:val="0"/>
              <w:sz w:val="16"/>
              <w:szCs w:val="20"/>
              <w:rPrChange w:id="711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118" w:author="FURSYS" w:date="2025-12-04T15:42:00Z">
                <w:rPr>
                  <w:rFonts w:ascii="굴림" w:eastAsia="굴림" w:hAnsi="굴림" w:cs="굴림" w:hint="eastAsia"/>
                  <w:color w:val="002266"/>
                  <w:kern w:val="0"/>
                  <w:szCs w:val="20"/>
                </w:rPr>
              </w:rPrChange>
            </w:rPr>
            <w:delText>보관하고</w:delText>
          </w:r>
          <w:r w:rsidRPr="000C7330" w:rsidDel="008076F4">
            <w:rPr>
              <w:rFonts w:eastAsiaTheme="minorHAnsi" w:cs="굴림"/>
              <w:color w:val="000000" w:themeColor="text1"/>
              <w:kern w:val="0"/>
              <w:sz w:val="16"/>
              <w:szCs w:val="20"/>
              <w:rPrChange w:id="7119" w:author="FURSYS" w:date="2025-12-04T15:42:00Z">
                <w:rPr>
                  <w:rFonts w:ascii="굴림" w:eastAsia="굴림" w:hAnsi="굴림" w:cs="굴림"/>
                  <w:color w:val="002266"/>
                  <w:kern w:val="0"/>
                  <w:szCs w:val="20"/>
                </w:rPr>
              </w:rPrChange>
            </w:rPr>
            <w:delText xml:space="preserve">, 1부는 </w:delText>
          </w:r>
          <w:r w:rsidRPr="000C7330" w:rsidDel="008076F4">
            <w:rPr>
              <w:rFonts w:eastAsiaTheme="minorHAnsi" w:cs="굴림" w:hint="eastAsia"/>
              <w:color w:val="000000" w:themeColor="text1"/>
              <w:kern w:val="0"/>
              <w:sz w:val="16"/>
              <w:szCs w:val="20"/>
              <w:rPrChange w:id="7120" w:author="FURSYS" w:date="2025-12-04T15:42:00Z">
                <w:rPr>
                  <w:rFonts w:ascii="굴림" w:eastAsia="굴림" w:hAnsi="굴림" w:cs="굴림" w:hint="eastAsia"/>
                  <w:color w:val="002266"/>
                  <w:kern w:val="0"/>
                  <w:szCs w:val="20"/>
                </w:rPr>
              </w:rPrChange>
            </w:rPr>
            <w:delText>귀사에</w:delText>
          </w:r>
          <w:r w:rsidRPr="000C7330" w:rsidDel="008076F4">
            <w:rPr>
              <w:rFonts w:eastAsiaTheme="minorHAnsi" w:cs="굴림"/>
              <w:color w:val="000000" w:themeColor="text1"/>
              <w:kern w:val="0"/>
              <w:sz w:val="16"/>
              <w:szCs w:val="20"/>
              <w:rPrChange w:id="712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122" w:author="FURSYS" w:date="2025-12-04T15:42:00Z">
                <w:rPr>
                  <w:rFonts w:ascii="굴림" w:eastAsia="굴림" w:hAnsi="굴림" w:cs="굴림" w:hint="eastAsia"/>
                  <w:color w:val="002266"/>
                  <w:kern w:val="0"/>
                  <w:szCs w:val="20"/>
                </w:rPr>
              </w:rPrChange>
            </w:rPr>
            <w:delText>제출합니다</w:delText>
          </w:r>
        </w:del>
      </w:ins>
    </w:p>
    <w:p w14:paraId="10B533ED" w14:textId="03E7CB24" w:rsidR="002E2521" w:rsidRPr="000C7330" w:rsidDel="008076F4" w:rsidRDefault="002E2521">
      <w:pPr>
        <w:rPr>
          <w:ins w:id="7123" w:author="이승준 (Seungjun Lee)" w:date="2025-07-29T11:35:00Z"/>
          <w:del w:id="7124" w:author="FURSYS" w:date="2025-08-06T14:26:00Z"/>
          <w:rFonts w:eastAsiaTheme="minorHAnsi" w:cs="굴림"/>
          <w:color w:val="000000" w:themeColor="text1"/>
          <w:kern w:val="0"/>
          <w:sz w:val="16"/>
          <w:szCs w:val="20"/>
          <w:rPrChange w:id="7125" w:author="FURSYS" w:date="2025-12-04T15:42:00Z">
            <w:rPr>
              <w:ins w:id="7126" w:author="이승준 (Seungjun Lee)" w:date="2025-07-29T11:35:00Z"/>
              <w:del w:id="7127" w:author="FURSYS" w:date="2025-08-06T14:26:00Z"/>
              <w:rFonts w:ascii="굴림" w:eastAsia="굴림" w:hAnsi="굴림" w:cs="굴림"/>
              <w:color w:val="002266"/>
              <w:kern w:val="0"/>
              <w:szCs w:val="20"/>
            </w:rPr>
          </w:rPrChange>
        </w:rPr>
        <w:pPrChange w:id="7128" w:author="FURSYS" w:date="2025-08-06T14:26:00Z">
          <w:pPr>
            <w:widowControl/>
            <w:wordWrap/>
            <w:autoSpaceDE/>
            <w:autoSpaceDN/>
            <w:spacing w:line="299" w:lineRule="atLeast"/>
            <w:jc w:val="center"/>
          </w:pPr>
        </w:pPrChange>
      </w:pPr>
    </w:p>
    <w:p w14:paraId="1295CB04" w14:textId="0F6601E0" w:rsidR="002E2521" w:rsidRPr="000C7330" w:rsidDel="008076F4" w:rsidRDefault="002E2521">
      <w:pPr>
        <w:rPr>
          <w:ins w:id="7129" w:author="이승준 (Seungjun Lee)" w:date="2025-07-29T11:35:00Z"/>
          <w:del w:id="7130" w:author="FURSYS" w:date="2025-08-06T14:26:00Z"/>
          <w:rFonts w:eastAsiaTheme="minorHAnsi" w:cs="굴림"/>
          <w:color w:val="000000" w:themeColor="text1"/>
          <w:kern w:val="0"/>
          <w:sz w:val="16"/>
          <w:szCs w:val="20"/>
          <w:rPrChange w:id="7131" w:author="FURSYS" w:date="2025-12-04T15:42:00Z">
            <w:rPr>
              <w:ins w:id="7132" w:author="이승준 (Seungjun Lee)" w:date="2025-07-29T11:35:00Z"/>
              <w:del w:id="7133" w:author="FURSYS" w:date="2025-08-06T14:26:00Z"/>
              <w:rFonts w:ascii="굴림" w:eastAsia="굴림" w:hAnsi="굴림" w:cs="굴림"/>
              <w:color w:val="123456"/>
              <w:kern w:val="0"/>
              <w:szCs w:val="20"/>
            </w:rPr>
          </w:rPrChange>
        </w:rPr>
        <w:pPrChange w:id="7134" w:author="FURSYS" w:date="2025-08-06T14:26:00Z">
          <w:pPr>
            <w:widowControl/>
            <w:wordWrap/>
            <w:autoSpaceDE/>
            <w:autoSpaceDN/>
            <w:jc w:val="center"/>
          </w:pPr>
        </w:pPrChange>
      </w:pPr>
      <w:ins w:id="7135" w:author="이승준 (Seungjun Lee)" w:date="2025-07-29T11:35:00Z">
        <w:del w:id="7136" w:author="FURSYS" w:date="2025-08-06T14:26:00Z">
          <w:r w:rsidRPr="000C7330" w:rsidDel="008076F4">
            <w:rPr>
              <w:rFonts w:eastAsiaTheme="minorHAnsi" w:cs="굴림"/>
              <w:b/>
              <w:bCs/>
              <w:color w:val="000000" w:themeColor="text1"/>
              <w:kern w:val="0"/>
              <w:szCs w:val="24"/>
              <w:rPrChange w:id="7137" w:author="FURSYS" w:date="2025-12-04T15:42:00Z">
                <w:rPr>
                  <w:rFonts w:ascii="바탕" w:eastAsia="바탕" w:hAnsi="바탕" w:cs="굴림"/>
                  <w:b/>
                  <w:bCs/>
                  <w:color w:val="123456"/>
                  <w:kern w:val="0"/>
                  <w:sz w:val="24"/>
                  <w:szCs w:val="24"/>
                </w:rPr>
              </w:rPrChange>
            </w:rPr>
            <w:delText>2025년 07월 28일</w:delText>
          </w:r>
        </w:del>
      </w:ins>
    </w:p>
    <w:p w14:paraId="179A099C" w14:textId="7C8F0962" w:rsidR="002E2521" w:rsidRPr="000C7330" w:rsidDel="008076F4" w:rsidRDefault="002E2521">
      <w:pPr>
        <w:rPr>
          <w:ins w:id="7138" w:author="이승준 (Seungjun Lee)" w:date="2025-07-29T11:35:00Z"/>
          <w:del w:id="7139" w:author="FURSYS" w:date="2025-08-06T14:26:00Z"/>
          <w:rFonts w:eastAsiaTheme="minorHAnsi" w:cs="굴림"/>
          <w:color w:val="000000" w:themeColor="text1"/>
          <w:kern w:val="0"/>
          <w:sz w:val="16"/>
          <w:szCs w:val="20"/>
          <w:rPrChange w:id="7140" w:author="FURSYS" w:date="2025-12-04T15:42:00Z">
            <w:rPr>
              <w:ins w:id="7141" w:author="이승준 (Seungjun Lee)" w:date="2025-07-29T11:35:00Z"/>
              <w:del w:id="7142" w:author="FURSYS" w:date="2025-08-06T14:26:00Z"/>
              <w:rFonts w:ascii="굴림" w:eastAsia="굴림" w:hAnsi="굴림" w:cs="굴림"/>
              <w:color w:val="123456"/>
              <w:kern w:val="0"/>
              <w:szCs w:val="20"/>
            </w:rPr>
          </w:rPrChange>
        </w:rPr>
        <w:pPrChange w:id="7143" w:author="FURSYS" w:date="2025-08-06T14:26:00Z">
          <w:pPr>
            <w:widowControl/>
            <w:wordWrap/>
            <w:autoSpaceDE/>
            <w:autoSpaceDN/>
            <w:jc w:val="center"/>
          </w:pPr>
        </w:pPrChange>
      </w:pPr>
      <w:ins w:id="7144" w:author="이승준 (Seungjun Lee)" w:date="2025-07-29T11:35:00Z">
        <w:del w:id="7145" w:author="FURSYS" w:date="2025-08-06T14:26:00Z">
          <w:r w:rsidRPr="000C7330" w:rsidDel="008076F4">
            <w:rPr>
              <w:rFonts w:eastAsiaTheme="minorHAnsi" w:cs="굴림" w:hint="eastAsia"/>
              <w:color w:val="000000" w:themeColor="text1"/>
              <w:kern w:val="0"/>
              <w:sz w:val="16"/>
              <w:szCs w:val="20"/>
              <w:rPrChange w:id="7146" w:author="FURSYS" w:date="2025-12-04T15:42:00Z">
                <w:rPr>
                  <w:rFonts w:ascii="굴림" w:eastAsia="굴림" w:hAnsi="굴림" w:cs="굴림" w:hint="eastAsia"/>
                  <w:color w:val="123456"/>
                  <w:kern w:val="0"/>
                  <w:szCs w:val="20"/>
                </w:rPr>
              </w:rPrChange>
            </w:rPr>
            <w:delText> </w:delText>
          </w:r>
        </w:del>
      </w:ins>
    </w:p>
    <w:p w14:paraId="0B6F5F25" w14:textId="2C751C9A" w:rsidR="002E2521" w:rsidRPr="000C7330" w:rsidDel="008076F4" w:rsidRDefault="002E2521">
      <w:pPr>
        <w:rPr>
          <w:ins w:id="7147" w:author="이승준 (Seungjun Lee)" w:date="2025-07-29T11:35:00Z"/>
          <w:del w:id="7148" w:author="FURSYS" w:date="2025-08-06T14:26:00Z"/>
          <w:rFonts w:eastAsiaTheme="minorHAnsi" w:cs="굴림"/>
          <w:color w:val="000000" w:themeColor="text1"/>
          <w:kern w:val="0"/>
          <w:szCs w:val="24"/>
          <w:rPrChange w:id="7149" w:author="FURSYS" w:date="2025-12-04T15:42:00Z">
            <w:rPr>
              <w:ins w:id="7150" w:author="이승준 (Seungjun Lee)" w:date="2025-07-29T11:35:00Z"/>
              <w:del w:id="7151" w:author="FURSYS" w:date="2025-08-06T14:26:00Z"/>
              <w:rFonts w:ascii="굴림" w:eastAsia="굴림" w:hAnsi="굴림" w:cs="굴림"/>
              <w:kern w:val="0"/>
              <w:sz w:val="24"/>
              <w:szCs w:val="24"/>
            </w:rPr>
          </w:rPrChange>
        </w:rPr>
        <w:pPrChange w:id="7152" w:author="FURSYS" w:date="2025-08-06T14:26:00Z">
          <w:pPr>
            <w:widowControl/>
            <w:wordWrap/>
            <w:autoSpaceDE/>
            <w:autoSpaceDN/>
            <w:spacing w:after="240"/>
            <w:jc w:val="left"/>
          </w:pPr>
        </w:pPrChange>
      </w:pPr>
      <w:ins w:id="7153" w:author="이승준 (Seungjun Lee)" w:date="2025-07-29T11:35:00Z">
        <w:del w:id="7154" w:author="FURSYS" w:date="2025-08-06T14:26:00Z">
          <w:r w:rsidRPr="000C7330" w:rsidDel="008076F4">
            <w:rPr>
              <w:rFonts w:eastAsiaTheme="minorHAnsi" w:cs="굴림"/>
              <w:color w:val="000000" w:themeColor="text1"/>
              <w:kern w:val="0"/>
              <w:szCs w:val="24"/>
              <w:rPrChange w:id="7155" w:author="FURSYS" w:date="2025-12-04T15:42:00Z">
                <w:rPr>
                  <w:rFonts w:ascii="굴림" w:eastAsia="굴림" w:hAnsi="굴림" w:cs="굴림"/>
                  <w:kern w:val="0"/>
                  <w:sz w:val="24"/>
                  <w:szCs w:val="24"/>
                </w:rPr>
              </w:rPrChange>
            </w:rPr>
            <w:delText> </w:delText>
          </w:r>
        </w:del>
      </w:ins>
    </w:p>
    <w:p w14:paraId="4AA1CE21" w14:textId="23D71345" w:rsidR="002E2521" w:rsidRPr="000C7330" w:rsidDel="008076F4" w:rsidRDefault="002E2521">
      <w:pPr>
        <w:rPr>
          <w:ins w:id="7156" w:author="이승준 (Seungjun Lee)" w:date="2025-07-29T11:35:00Z"/>
          <w:del w:id="7157" w:author="FURSYS" w:date="2025-08-06T14:26:00Z"/>
          <w:rFonts w:eastAsiaTheme="minorHAnsi" w:cs="굴림"/>
          <w:color w:val="000000" w:themeColor="text1"/>
          <w:kern w:val="0"/>
          <w:szCs w:val="24"/>
          <w:rPrChange w:id="7158" w:author="FURSYS" w:date="2025-12-04T15:42:00Z">
            <w:rPr>
              <w:ins w:id="7159" w:author="이승준 (Seungjun Lee)" w:date="2025-07-29T11:35:00Z"/>
              <w:del w:id="7160" w:author="FURSYS" w:date="2025-08-06T14:26:00Z"/>
              <w:rFonts w:ascii="굴림" w:eastAsia="굴림" w:hAnsi="굴림" w:cs="굴림"/>
              <w:kern w:val="0"/>
              <w:sz w:val="24"/>
              <w:szCs w:val="24"/>
            </w:rPr>
          </w:rPrChange>
        </w:rPr>
        <w:pPrChange w:id="7161" w:author="FURSYS" w:date="2025-08-06T14:26:00Z">
          <w:pPr>
            <w:widowControl/>
            <w:wordWrap/>
            <w:autoSpaceDE/>
            <w:autoSpaceDN/>
            <w:spacing w:after="240"/>
            <w:jc w:val="left"/>
          </w:pPr>
        </w:pPrChange>
      </w:pPr>
    </w:p>
    <w:p w14:paraId="3C6DB0F7" w14:textId="4202DDDD" w:rsidR="002E2521" w:rsidRPr="000C7330" w:rsidDel="008076F4" w:rsidRDefault="002E2521">
      <w:pPr>
        <w:rPr>
          <w:ins w:id="7162" w:author="이승준 (Seungjun Lee)" w:date="2025-07-29T11:35:00Z"/>
          <w:del w:id="7163" w:author="FURSYS" w:date="2025-08-06T14:26:00Z"/>
          <w:rFonts w:eastAsiaTheme="minorHAnsi" w:cs="굴림"/>
          <w:color w:val="000000" w:themeColor="text1"/>
          <w:kern w:val="0"/>
          <w:sz w:val="16"/>
          <w:szCs w:val="20"/>
          <w:rPrChange w:id="7164" w:author="FURSYS" w:date="2025-12-04T15:42:00Z">
            <w:rPr>
              <w:ins w:id="7165" w:author="이승준 (Seungjun Lee)" w:date="2025-07-29T11:35:00Z"/>
              <w:del w:id="7166" w:author="FURSYS" w:date="2025-08-06T14:26:00Z"/>
              <w:rFonts w:ascii="굴림" w:eastAsia="굴림" w:hAnsi="굴림" w:cs="굴림"/>
              <w:kern w:val="0"/>
              <w:szCs w:val="20"/>
            </w:rPr>
          </w:rPrChange>
        </w:rPr>
        <w:pPrChange w:id="7167" w:author="FURSYS" w:date="2025-08-06T14:26:00Z">
          <w:pPr>
            <w:widowControl/>
            <w:wordWrap/>
            <w:autoSpaceDE/>
            <w:autoSpaceDN/>
            <w:spacing w:after="240"/>
            <w:jc w:val="left"/>
          </w:pPr>
        </w:pPrChange>
      </w:pPr>
      <w:ins w:id="7168" w:author="이승준 (Seungjun Lee)" w:date="2025-07-29T11:35:00Z">
        <w:del w:id="7169" w:author="FURSYS" w:date="2025-08-06T14:26:00Z">
          <w:r w:rsidRPr="000C7330" w:rsidDel="008076F4">
            <w:rPr>
              <w:rFonts w:eastAsiaTheme="minorHAnsi" w:cs="굴림"/>
              <w:b/>
              <w:bCs/>
              <w:color w:val="000000" w:themeColor="text1"/>
              <w:kern w:val="0"/>
              <w:sz w:val="16"/>
              <w:szCs w:val="20"/>
              <w:rPrChange w:id="7170" w:author="FURSYS" w:date="2025-12-04T15:42:00Z">
                <w:rPr>
                  <w:rFonts w:ascii="굴림" w:eastAsia="굴림" w:hAnsi="굴림" w:cs="굴림"/>
                  <w:b/>
                  <w:bCs/>
                  <w:color w:val="575757"/>
                  <w:kern w:val="0"/>
                  <w:szCs w:val="20"/>
                </w:rPr>
              </w:rPrChange>
            </w:rPr>
            <w:delText>회사명 : </w:delText>
          </w:r>
          <w:r w:rsidRPr="000C7330" w:rsidDel="008076F4">
            <w:rPr>
              <w:rFonts w:eastAsiaTheme="minorHAnsi" w:cs="굴림"/>
              <w:b/>
              <w:bCs/>
              <w:color w:val="000000" w:themeColor="text1"/>
              <w:kern w:val="0"/>
              <w:szCs w:val="24"/>
              <w:rPrChange w:id="7171" w:author="FURSYS" w:date="2025-12-04T15:42:00Z">
                <w:rPr>
                  <w:rFonts w:ascii="바탕" w:eastAsia="바탕" w:hAnsi="바탕" w:cs="굴림"/>
                  <w:b/>
                  <w:bCs/>
                  <w:color w:val="575757"/>
                  <w:kern w:val="0"/>
                  <w:sz w:val="24"/>
                  <w:szCs w:val="24"/>
                </w:rPr>
              </w:rPrChange>
            </w:rPr>
            <w:delText>(주)퍼시스</w:delText>
          </w:r>
        </w:del>
      </w:ins>
    </w:p>
    <w:p w14:paraId="572AB990" w14:textId="79052117" w:rsidR="002E2521" w:rsidRPr="000C7330" w:rsidDel="008076F4" w:rsidRDefault="002E2521">
      <w:pPr>
        <w:rPr>
          <w:ins w:id="7172" w:author="이승준 (Seungjun Lee)" w:date="2025-07-29T11:35:00Z"/>
          <w:del w:id="7173" w:author="FURSYS" w:date="2025-08-06T14:26:00Z"/>
          <w:rFonts w:eastAsiaTheme="minorHAnsi" w:cs="굴림"/>
          <w:color w:val="000000" w:themeColor="text1"/>
          <w:kern w:val="0"/>
          <w:sz w:val="16"/>
          <w:szCs w:val="20"/>
          <w:rPrChange w:id="7174" w:author="FURSYS" w:date="2025-12-04T15:42:00Z">
            <w:rPr>
              <w:ins w:id="7175" w:author="이승준 (Seungjun Lee)" w:date="2025-07-29T11:35:00Z"/>
              <w:del w:id="7176" w:author="FURSYS" w:date="2025-08-06T14:26:00Z"/>
              <w:rFonts w:ascii="굴림" w:eastAsia="굴림" w:hAnsi="굴림" w:cs="굴림"/>
              <w:kern w:val="0"/>
              <w:szCs w:val="20"/>
            </w:rPr>
          </w:rPrChange>
        </w:rPr>
        <w:pPrChange w:id="7177" w:author="FURSYS" w:date="2025-08-06T14:26:00Z">
          <w:pPr>
            <w:widowControl/>
            <w:wordWrap/>
            <w:autoSpaceDE/>
            <w:autoSpaceDN/>
            <w:spacing w:after="240"/>
            <w:jc w:val="left"/>
          </w:pPr>
        </w:pPrChange>
      </w:pPr>
      <w:ins w:id="7178" w:author="이승준 (Seungjun Lee)" w:date="2025-07-29T11:35:00Z">
        <w:del w:id="7179" w:author="FURSYS" w:date="2025-08-06T14:26:00Z">
          <w:r w:rsidRPr="000C7330" w:rsidDel="008076F4">
            <w:rPr>
              <w:rFonts w:eastAsiaTheme="minorHAnsi" w:cs="굴림"/>
              <w:b/>
              <w:bCs/>
              <w:color w:val="000000" w:themeColor="text1"/>
              <w:kern w:val="0"/>
              <w:sz w:val="16"/>
              <w:szCs w:val="20"/>
              <w:rPrChange w:id="7180" w:author="FURSYS" w:date="2025-12-04T15:42:00Z">
                <w:rPr>
                  <w:rFonts w:ascii="굴림" w:eastAsia="굴림" w:hAnsi="굴림" w:cs="굴림"/>
                  <w:b/>
                  <w:bCs/>
                  <w:color w:val="575757"/>
                  <w:kern w:val="0"/>
                  <w:szCs w:val="20"/>
                </w:rPr>
              </w:rPrChange>
            </w:rPr>
            <w:delText>사업자등록번호 : </w:delText>
          </w:r>
          <w:r w:rsidRPr="000C7330" w:rsidDel="008076F4">
            <w:rPr>
              <w:rFonts w:eastAsiaTheme="minorHAnsi" w:cs="굴림"/>
              <w:b/>
              <w:bCs/>
              <w:color w:val="000000" w:themeColor="text1"/>
              <w:kern w:val="0"/>
              <w:szCs w:val="24"/>
              <w:rPrChange w:id="7181" w:author="FURSYS" w:date="2025-12-04T15:42:00Z">
                <w:rPr>
                  <w:rFonts w:ascii="바탕" w:eastAsia="바탕" w:hAnsi="바탕" w:cs="굴림"/>
                  <w:b/>
                  <w:bCs/>
                  <w:color w:val="575757"/>
                  <w:kern w:val="0"/>
                  <w:sz w:val="24"/>
                  <w:szCs w:val="24"/>
                </w:rPr>
              </w:rPrChange>
            </w:rPr>
            <w:delText>215-81-20534</w:delText>
          </w:r>
        </w:del>
      </w:ins>
    </w:p>
    <w:p w14:paraId="1D1DAE3E" w14:textId="01E3B70C" w:rsidR="002E2521" w:rsidRPr="000C7330" w:rsidDel="008076F4" w:rsidRDefault="002E2521">
      <w:pPr>
        <w:rPr>
          <w:ins w:id="7182" w:author="이승준 (Seungjun Lee)" w:date="2025-07-29T11:39:00Z"/>
          <w:del w:id="7183" w:author="FURSYS" w:date="2025-08-06T14:26:00Z"/>
          <w:rFonts w:eastAsiaTheme="minorHAnsi" w:cs="굴림"/>
          <w:b/>
          <w:bCs/>
          <w:color w:val="000000" w:themeColor="text1"/>
          <w:kern w:val="0"/>
          <w:szCs w:val="24"/>
          <w:rPrChange w:id="7184" w:author="FURSYS" w:date="2025-12-04T15:42:00Z">
            <w:rPr>
              <w:ins w:id="7185" w:author="이승준 (Seungjun Lee)" w:date="2025-07-29T11:39:00Z"/>
              <w:del w:id="7186" w:author="FURSYS" w:date="2025-08-06T14:26:00Z"/>
              <w:rFonts w:ascii="Noto Sans CJK KR Regular" w:eastAsia="Noto Sans CJK KR Regular" w:hAnsi="Noto Sans CJK KR Regular" w:cs="굴림"/>
              <w:b/>
              <w:bCs/>
              <w:color w:val="575757"/>
              <w:kern w:val="0"/>
              <w:szCs w:val="24"/>
            </w:rPr>
          </w:rPrChange>
        </w:rPr>
        <w:pPrChange w:id="7187" w:author="FURSYS" w:date="2025-08-06T14:26:00Z">
          <w:pPr>
            <w:widowControl/>
            <w:wordWrap/>
            <w:autoSpaceDE/>
            <w:autoSpaceDN/>
            <w:spacing w:after="240"/>
            <w:jc w:val="left"/>
          </w:pPr>
        </w:pPrChange>
      </w:pPr>
      <w:ins w:id="7188" w:author="이승준 (Seungjun Lee)" w:date="2025-07-29T11:35:00Z">
        <w:del w:id="7189" w:author="FURSYS" w:date="2025-08-06T14:26:00Z">
          <w:r w:rsidRPr="000C7330" w:rsidDel="008076F4">
            <w:rPr>
              <w:rFonts w:eastAsiaTheme="minorHAnsi" w:cs="굴림"/>
              <w:b/>
              <w:bCs/>
              <w:color w:val="000000" w:themeColor="text1"/>
              <w:kern w:val="0"/>
              <w:sz w:val="16"/>
              <w:szCs w:val="20"/>
              <w:rPrChange w:id="7190" w:author="FURSYS" w:date="2025-12-04T15:42:00Z">
                <w:rPr>
                  <w:rFonts w:ascii="굴림" w:eastAsia="굴림" w:hAnsi="굴림" w:cs="굴림"/>
                  <w:b/>
                  <w:bCs/>
                  <w:color w:val="575757"/>
                  <w:kern w:val="0"/>
                  <w:szCs w:val="20"/>
                </w:rPr>
              </w:rPrChange>
            </w:rPr>
            <w:delText>대표이사 : </w:delText>
          </w:r>
          <w:r w:rsidRPr="000C7330" w:rsidDel="008076F4">
            <w:rPr>
              <w:rFonts w:eastAsiaTheme="minorHAnsi" w:cs="굴림" w:hint="eastAsia"/>
              <w:b/>
              <w:bCs/>
              <w:color w:val="000000" w:themeColor="text1"/>
              <w:kern w:val="0"/>
              <w:szCs w:val="24"/>
              <w:rPrChange w:id="7191" w:author="FURSYS" w:date="2025-12-04T15:42:00Z">
                <w:rPr>
                  <w:rFonts w:ascii="바탕" w:eastAsia="바탕" w:hAnsi="바탕" w:cs="굴림" w:hint="eastAsia"/>
                  <w:b/>
                  <w:bCs/>
                  <w:color w:val="575757"/>
                  <w:kern w:val="0"/>
                  <w:sz w:val="24"/>
                  <w:szCs w:val="24"/>
                </w:rPr>
              </w:rPrChange>
            </w:rPr>
            <w:delText>박광호</w:delText>
          </w:r>
        </w:del>
      </w:ins>
    </w:p>
    <w:p w14:paraId="209C59A2" w14:textId="17F2070D" w:rsidR="002E2521" w:rsidRPr="000C7330" w:rsidDel="008076F4" w:rsidRDefault="002E2521">
      <w:pPr>
        <w:rPr>
          <w:ins w:id="7192" w:author="이승준 (Seungjun Lee)" w:date="2025-07-29T11:35:00Z"/>
          <w:del w:id="7193" w:author="FURSYS" w:date="2025-08-06T14:26:00Z"/>
          <w:rFonts w:eastAsiaTheme="minorHAnsi" w:cs="굴림"/>
          <w:color w:val="000000" w:themeColor="text1"/>
          <w:kern w:val="0"/>
          <w:sz w:val="16"/>
          <w:szCs w:val="20"/>
          <w:rPrChange w:id="7194" w:author="FURSYS" w:date="2025-12-04T15:42:00Z">
            <w:rPr>
              <w:ins w:id="7195" w:author="이승준 (Seungjun Lee)" w:date="2025-07-29T11:35:00Z"/>
              <w:del w:id="7196" w:author="FURSYS" w:date="2025-08-06T14:26:00Z"/>
              <w:rFonts w:ascii="굴림" w:eastAsia="굴림" w:hAnsi="굴림" w:cs="굴림"/>
              <w:kern w:val="0"/>
              <w:szCs w:val="20"/>
            </w:rPr>
          </w:rPrChange>
        </w:rPr>
        <w:pPrChange w:id="7197" w:author="FURSYS" w:date="2025-08-06T14:26:00Z">
          <w:pPr>
            <w:widowControl/>
            <w:wordWrap/>
            <w:autoSpaceDE/>
            <w:autoSpaceDN/>
            <w:spacing w:after="240"/>
            <w:jc w:val="left"/>
          </w:pPr>
        </w:pPrChange>
      </w:pPr>
    </w:p>
    <w:p w14:paraId="16B24DB4" w14:textId="53820014" w:rsidR="002E2521" w:rsidRPr="000C7330" w:rsidDel="008076F4" w:rsidRDefault="00B35C7A">
      <w:pPr>
        <w:rPr>
          <w:ins w:id="7198" w:author="이승준 (Seungjun Lee)" w:date="2025-07-29T11:35:00Z"/>
          <w:del w:id="7199" w:author="FURSYS" w:date="2025-08-06T14:26:00Z"/>
          <w:rFonts w:eastAsiaTheme="minorHAnsi" w:cs="굴림"/>
          <w:color w:val="000000" w:themeColor="text1"/>
          <w:kern w:val="0"/>
          <w:szCs w:val="24"/>
          <w:rPrChange w:id="7200" w:author="FURSYS" w:date="2025-12-04T15:42:00Z">
            <w:rPr>
              <w:ins w:id="7201" w:author="이승준 (Seungjun Lee)" w:date="2025-07-29T11:35:00Z"/>
              <w:del w:id="7202" w:author="FURSYS" w:date="2025-08-06T14:26:00Z"/>
              <w:rFonts w:ascii="굴림" w:eastAsia="굴림" w:hAnsi="굴림" w:cs="굴림"/>
              <w:kern w:val="0"/>
              <w:sz w:val="24"/>
              <w:szCs w:val="24"/>
            </w:rPr>
          </w:rPrChange>
        </w:rPr>
        <w:pPrChange w:id="7203" w:author="FURSYS" w:date="2025-08-06T14:26:00Z">
          <w:pPr>
            <w:widowControl/>
            <w:wordWrap/>
            <w:autoSpaceDE/>
            <w:autoSpaceDN/>
            <w:jc w:val="left"/>
          </w:pPr>
        </w:pPrChange>
      </w:pPr>
      <w:ins w:id="7204" w:author="이승준 (Seungjun Lee)" w:date="2025-07-29T11:35:00Z">
        <w:del w:id="7205" w:author="FURSYS" w:date="2025-08-06T14:26:00Z">
          <w:r w:rsidRPr="00B35C7A">
            <w:rPr>
              <w:rFonts w:eastAsiaTheme="minorHAnsi" w:cs="굴림"/>
              <w:color w:val="000000" w:themeColor="text1"/>
              <w:kern w:val="0"/>
              <w:szCs w:val="24"/>
            </w:rPr>
            <w:pict w14:anchorId="1471A945">
              <v:rect id="_x0000_i1031" style="width:0;height:.75pt" o:hralign="center" o:hrstd="t" o:hr="t" fillcolor="#a0a0a0" stroked="f"/>
            </w:pict>
          </w:r>
        </w:del>
      </w:ins>
    </w:p>
    <w:p w14:paraId="515BA950" w14:textId="644CD579" w:rsidR="002E2521" w:rsidRPr="000C7330" w:rsidDel="008076F4" w:rsidRDefault="002E2521">
      <w:pPr>
        <w:rPr>
          <w:ins w:id="7206" w:author="이승준 (Seungjun Lee)" w:date="2025-07-29T11:35:00Z"/>
          <w:del w:id="7207" w:author="FURSYS" w:date="2025-08-06T14:26:00Z"/>
          <w:rFonts w:eastAsiaTheme="minorHAnsi" w:cs="굴림"/>
          <w:color w:val="000000" w:themeColor="text1"/>
          <w:kern w:val="0"/>
          <w:szCs w:val="24"/>
          <w:rPrChange w:id="7208" w:author="FURSYS" w:date="2025-12-04T15:42:00Z">
            <w:rPr>
              <w:ins w:id="7209" w:author="이승준 (Seungjun Lee)" w:date="2025-07-29T11:35:00Z"/>
              <w:del w:id="7210" w:author="FURSYS" w:date="2025-08-06T14:26:00Z"/>
              <w:rFonts w:ascii="굴림" w:eastAsia="굴림" w:hAnsi="굴림" w:cs="굴림"/>
              <w:kern w:val="0"/>
              <w:sz w:val="24"/>
              <w:szCs w:val="24"/>
            </w:rPr>
          </w:rPrChange>
        </w:rPr>
        <w:pPrChange w:id="7211" w:author="FURSYS" w:date="2025-08-06T14:26:00Z">
          <w:pPr>
            <w:widowControl/>
            <w:wordWrap/>
            <w:autoSpaceDE/>
            <w:autoSpaceDN/>
            <w:spacing w:after="240"/>
            <w:jc w:val="left"/>
          </w:pPr>
        </w:pPrChange>
      </w:pPr>
      <w:ins w:id="7212" w:author="이승준 (Seungjun Lee)" w:date="2025-07-29T11:35:00Z">
        <w:del w:id="7213" w:author="FURSYS" w:date="2025-08-06T14:26:00Z">
          <w:r w:rsidRPr="000C7330" w:rsidDel="008076F4">
            <w:rPr>
              <w:rFonts w:eastAsiaTheme="minorHAnsi" w:cs="굴림" w:hint="eastAsia"/>
              <w:b/>
              <w:bCs/>
              <w:color w:val="000000" w:themeColor="text1"/>
              <w:kern w:val="0"/>
              <w:sz w:val="18"/>
              <w:rPrChange w:id="7214" w:author="FURSYS" w:date="2025-12-04T15:42:00Z">
                <w:rPr>
                  <w:rFonts w:ascii="굴림" w:eastAsia="굴림" w:hAnsi="굴림" w:cs="굴림" w:hint="eastAsia"/>
                  <w:b/>
                  <w:bCs/>
                  <w:color w:val="002266"/>
                  <w:kern w:val="0"/>
                  <w:sz w:val="22"/>
                </w:rPr>
              </w:rPrChange>
            </w:rPr>
            <w:delText>첨부</w:delText>
          </w:r>
          <w:r w:rsidRPr="000C7330" w:rsidDel="008076F4">
            <w:rPr>
              <w:rFonts w:eastAsiaTheme="minorHAnsi" w:cs="굴림"/>
              <w:b/>
              <w:bCs/>
              <w:color w:val="000000" w:themeColor="text1"/>
              <w:kern w:val="0"/>
              <w:sz w:val="18"/>
              <w:rPrChange w:id="7215" w:author="FURSYS" w:date="2025-12-04T15:42:00Z">
                <w:rPr>
                  <w:rFonts w:ascii="굴림" w:eastAsia="굴림" w:hAnsi="굴림" w:cs="굴림"/>
                  <w:b/>
                  <w:bCs/>
                  <w:color w:val="002266"/>
                  <w:kern w:val="0"/>
                  <w:sz w:val="22"/>
                </w:rPr>
              </w:rPrChange>
            </w:rPr>
            <w:delText xml:space="preserve"> (3) </w:delText>
          </w:r>
          <w:r w:rsidRPr="000C7330" w:rsidDel="008076F4">
            <w:rPr>
              <w:rFonts w:eastAsiaTheme="minorHAnsi" w:cs="굴림" w:hint="eastAsia"/>
              <w:b/>
              <w:bCs/>
              <w:color w:val="000000" w:themeColor="text1"/>
              <w:kern w:val="0"/>
              <w:sz w:val="18"/>
              <w:rPrChange w:id="7216" w:author="FURSYS" w:date="2025-12-04T15:42:00Z">
                <w:rPr>
                  <w:rFonts w:ascii="굴림" w:eastAsia="굴림" w:hAnsi="굴림" w:cs="굴림" w:hint="eastAsia"/>
                  <w:b/>
                  <w:bCs/>
                  <w:color w:val="002266"/>
                  <w:kern w:val="0"/>
                  <w:sz w:val="22"/>
                </w:rPr>
              </w:rPrChange>
            </w:rPr>
            <w:delText>비밀유지</w:delText>
          </w:r>
          <w:r w:rsidRPr="000C7330" w:rsidDel="008076F4">
            <w:rPr>
              <w:rFonts w:eastAsiaTheme="minorHAnsi" w:cs="굴림"/>
              <w:b/>
              <w:bCs/>
              <w:color w:val="000000" w:themeColor="text1"/>
              <w:kern w:val="0"/>
              <w:sz w:val="18"/>
              <w:rPrChange w:id="7217" w:author="FURSYS" w:date="2025-12-04T15:42:00Z">
                <w:rPr>
                  <w:rFonts w:ascii="굴림" w:eastAsia="굴림" w:hAnsi="굴림" w:cs="굴림"/>
                  <w:b/>
                  <w:bCs/>
                  <w:color w:val="002266"/>
                  <w:kern w:val="0"/>
                  <w:sz w:val="22"/>
                </w:rPr>
              </w:rPrChange>
            </w:rPr>
            <w:delText xml:space="preserve"> </w:delText>
          </w:r>
          <w:r w:rsidRPr="000C7330" w:rsidDel="008076F4">
            <w:rPr>
              <w:rFonts w:eastAsiaTheme="minorHAnsi" w:cs="굴림" w:hint="eastAsia"/>
              <w:b/>
              <w:bCs/>
              <w:color w:val="000000" w:themeColor="text1"/>
              <w:kern w:val="0"/>
              <w:sz w:val="18"/>
              <w:rPrChange w:id="7218" w:author="FURSYS" w:date="2025-12-04T15:42:00Z">
                <w:rPr>
                  <w:rFonts w:ascii="굴림" w:eastAsia="굴림" w:hAnsi="굴림" w:cs="굴림" w:hint="eastAsia"/>
                  <w:b/>
                  <w:bCs/>
                  <w:color w:val="002266"/>
                  <w:kern w:val="0"/>
                  <w:sz w:val="22"/>
                </w:rPr>
              </w:rPrChange>
            </w:rPr>
            <w:delText>서약서</w:delText>
          </w:r>
        </w:del>
      </w:ins>
    </w:p>
    <w:p w14:paraId="447B415F" w14:textId="5EBDA4D6" w:rsidR="002E2521" w:rsidRPr="000C7330" w:rsidDel="008076F4" w:rsidRDefault="002E2521">
      <w:pPr>
        <w:rPr>
          <w:ins w:id="7219" w:author="이승준 (Seungjun Lee)" w:date="2025-07-29T11:35:00Z"/>
          <w:del w:id="7220" w:author="FURSYS" w:date="2025-08-06T14:26:00Z"/>
          <w:rFonts w:eastAsiaTheme="minorHAnsi" w:cs="굴림"/>
          <w:color w:val="000000" w:themeColor="text1"/>
          <w:kern w:val="0"/>
          <w:szCs w:val="24"/>
          <w:rPrChange w:id="7221" w:author="FURSYS" w:date="2025-12-04T15:42:00Z">
            <w:rPr>
              <w:ins w:id="7222" w:author="이승준 (Seungjun Lee)" w:date="2025-07-29T11:35:00Z"/>
              <w:del w:id="7223" w:author="FURSYS" w:date="2025-08-06T14:26:00Z"/>
              <w:rFonts w:ascii="굴림" w:eastAsia="굴림" w:hAnsi="굴림" w:cs="굴림"/>
              <w:kern w:val="0"/>
              <w:sz w:val="24"/>
              <w:szCs w:val="24"/>
            </w:rPr>
          </w:rPrChange>
        </w:rPr>
        <w:pPrChange w:id="7224" w:author="FURSYS" w:date="2025-08-06T14:26:00Z">
          <w:pPr>
            <w:widowControl/>
            <w:wordWrap/>
            <w:autoSpaceDE/>
            <w:autoSpaceDN/>
            <w:spacing w:after="240"/>
            <w:jc w:val="center"/>
          </w:pPr>
        </w:pPrChange>
      </w:pPr>
      <w:ins w:id="7225" w:author="이승준 (Seungjun Lee)" w:date="2025-07-29T11:35:00Z">
        <w:del w:id="7226" w:author="FURSYS" w:date="2025-08-06T14:26:00Z">
          <w:r w:rsidRPr="000C7330" w:rsidDel="008076F4">
            <w:rPr>
              <w:rFonts w:eastAsiaTheme="minorHAnsi" w:cs="굴림"/>
              <w:color w:val="000000" w:themeColor="text1"/>
              <w:kern w:val="0"/>
              <w:szCs w:val="24"/>
              <w:rPrChange w:id="7227" w:author="FURSYS" w:date="2025-12-04T15:42:00Z">
                <w:rPr>
                  <w:rFonts w:ascii="굴림" w:eastAsia="굴림" w:hAnsi="굴림" w:cs="굴림"/>
                  <w:kern w:val="0"/>
                  <w:sz w:val="24"/>
                  <w:szCs w:val="24"/>
                </w:rPr>
              </w:rPrChange>
            </w:rPr>
            <w:br/>
          </w:r>
          <w:r w:rsidRPr="000C7330" w:rsidDel="008076F4">
            <w:rPr>
              <w:rFonts w:eastAsiaTheme="minorHAnsi" w:cs="굴림"/>
              <w:b/>
              <w:bCs/>
              <w:color w:val="000000" w:themeColor="text1"/>
              <w:kern w:val="0"/>
              <w:sz w:val="32"/>
              <w:szCs w:val="40"/>
              <w:rPrChange w:id="7228" w:author="FURSYS" w:date="2025-12-04T15:42:00Z">
                <w:rPr>
                  <w:rFonts w:ascii="굴림" w:eastAsia="굴림" w:hAnsi="굴림" w:cs="굴림"/>
                  <w:b/>
                  <w:bCs/>
                  <w:kern w:val="0"/>
                  <w:sz w:val="40"/>
                  <w:szCs w:val="40"/>
                </w:rPr>
              </w:rPrChange>
            </w:rPr>
            <w:delText>비밀유지 서약서</w:delText>
          </w:r>
        </w:del>
      </w:ins>
    </w:p>
    <w:p w14:paraId="4787B526" w14:textId="292DB77A" w:rsidR="002E2521" w:rsidRPr="000C7330" w:rsidDel="008076F4" w:rsidRDefault="002E2521">
      <w:pPr>
        <w:rPr>
          <w:ins w:id="7229" w:author="이승준 (Seungjun Lee)" w:date="2025-07-29T11:35:00Z"/>
          <w:del w:id="7230" w:author="FURSYS" w:date="2025-08-06T14:26:00Z"/>
          <w:rFonts w:eastAsiaTheme="minorHAnsi" w:cs="굴림"/>
          <w:color w:val="000000" w:themeColor="text1"/>
          <w:kern w:val="0"/>
          <w:szCs w:val="24"/>
          <w:rPrChange w:id="7231" w:author="FURSYS" w:date="2025-12-04T15:42:00Z">
            <w:rPr>
              <w:ins w:id="7232" w:author="이승준 (Seungjun Lee)" w:date="2025-07-29T11:35:00Z"/>
              <w:del w:id="7233" w:author="FURSYS" w:date="2025-08-06T14:26:00Z"/>
              <w:rFonts w:ascii="굴림" w:eastAsia="굴림" w:hAnsi="굴림" w:cs="굴림"/>
              <w:kern w:val="0"/>
              <w:sz w:val="24"/>
              <w:szCs w:val="24"/>
            </w:rPr>
          </w:rPrChange>
        </w:rPr>
        <w:pPrChange w:id="7234" w:author="FURSYS" w:date="2025-08-06T14:26:00Z">
          <w:pPr>
            <w:widowControl/>
            <w:wordWrap/>
            <w:autoSpaceDE/>
            <w:autoSpaceDN/>
            <w:spacing w:after="240"/>
            <w:jc w:val="left"/>
          </w:pPr>
        </w:pPrChange>
      </w:pPr>
      <w:ins w:id="7235" w:author="이승준 (Seungjun Lee)" w:date="2025-07-29T11:35:00Z">
        <w:del w:id="7236" w:author="FURSYS" w:date="2025-08-06T14:26:00Z">
          <w:r w:rsidRPr="000C7330" w:rsidDel="008076F4">
            <w:rPr>
              <w:rFonts w:eastAsiaTheme="minorHAnsi" w:cs="굴림"/>
              <w:color w:val="000000" w:themeColor="text1"/>
              <w:kern w:val="0"/>
              <w:szCs w:val="24"/>
              <w:rPrChange w:id="7237" w:author="FURSYS" w:date="2025-12-04T15:42:00Z">
                <w:rPr>
                  <w:rFonts w:ascii="굴림" w:eastAsia="굴림" w:hAnsi="굴림" w:cs="굴림"/>
                  <w:kern w:val="0"/>
                  <w:sz w:val="24"/>
                  <w:szCs w:val="24"/>
                </w:rPr>
              </w:rPrChange>
            </w:rPr>
            <w:br/>
            <w:delText>본 업체는 귀사와 거래를 함에 있어 다음과 같은 사항을 성실히 이행할 것이며, 만약 본 업체 또는 본 업체의 직원이 본 서약을 위반할 경우에는 해당 직원과 연대하여 귀사에 대한 손해배상책임을 부담함은 물론 귀사의 관련 규정 및 민,형사상의 모든 책임을 감수할 것을 서약합니다.</w:delText>
          </w:r>
        </w:del>
      </w:ins>
    </w:p>
    <w:p w14:paraId="3C3D5244" w14:textId="1E48DE7F" w:rsidR="002E2521" w:rsidRPr="000C7330" w:rsidDel="008076F4" w:rsidRDefault="002E2521">
      <w:pPr>
        <w:rPr>
          <w:ins w:id="7238" w:author="이승준 (Seungjun Lee)" w:date="2025-07-29T11:35:00Z"/>
          <w:del w:id="7239" w:author="FURSYS" w:date="2025-08-06T14:26:00Z"/>
          <w:rFonts w:eastAsiaTheme="minorHAnsi" w:cs="굴림"/>
          <w:color w:val="000000" w:themeColor="text1"/>
          <w:kern w:val="0"/>
          <w:szCs w:val="24"/>
          <w:rPrChange w:id="7240" w:author="FURSYS" w:date="2025-12-04T15:42:00Z">
            <w:rPr>
              <w:ins w:id="7241" w:author="이승준 (Seungjun Lee)" w:date="2025-07-29T11:35:00Z"/>
              <w:del w:id="7242" w:author="FURSYS" w:date="2025-08-06T14:26:00Z"/>
              <w:rFonts w:ascii="굴림" w:eastAsia="굴림" w:hAnsi="굴림" w:cs="굴림"/>
              <w:kern w:val="0"/>
              <w:sz w:val="24"/>
              <w:szCs w:val="24"/>
            </w:rPr>
          </w:rPrChange>
        </w:rPr>
        <w:pPrChange w:id="7243" w:author="FURSYS" w:date="2025-08-06T14:26:00Z">
          <w:pPr>
            <w:widowControl/>
            <w:wordWrap/>
            <w:autoSpaceDE/>
            <w:autoSpaceDN/>
            <w:spacing w:after="240"/>
            <w:jc w:val="center"/>
          </w:pPr>
        </w:pPrChange>
      </w:pPr>
      <w:ins w:id="7244" w:author="이승준 (Seungjun Lee)" w:date="2025-07-29T11:35:00Z">
        <w:del w:id="7245" w:author="FURSYS" w:date="2025-08-06T14:26:00Z">
          <w:r w:rsidRPr="000C7330" w:rsidDel="008076F4">
            <w:rPr>
              <w:rFonts w:eastAsiaTheme="minorHAnsi" w:cs="굴림"/>
              <w:color w:val="000000" w:themeColor="text1"/>
              <w:kern w:val="0"/>
              <w:szCs w:val="24"/>
              <w:rPrChange w:id="7246" w:author="FURSYS" w:date="2025-12-04T15:42:00Z">
                <w:rPr>
                  <w:rFonts w:ascii="굴림" w:eastAsia="굴림" w:hAnsi="굴림" w:cs="굴림"/>
                  <w:kern w:val="0"/>
                  <w:sz w:val="24"/>
                  <w:szCs w:val="24"/>
                </w:rPr>
              </w:rPrChange>
            </w:rPr>
            <w:br/>
            <w:delText>- 다      음 -</w:delText>
          </w:r>
        </w:del>
      </w:ins>
    </w:p>
    <w:p w14:paraId="1789BDEB" w14:textId="204DAEBD" w:rsidR="002E2521" w:rsidRPr="000C7330" w:rsidDel="008076F4" w:rsidRDefault="002E2521">
      <w:pPr>
        <w:rPr>
          <w:ins w:id="7247" w:author="이승준 (Seungjun Lee)" w:date="2025-07-29T11:35:00Z"/>
          <w:del w:id="7248" w:author="FURSYS" w:date="2025-08-06T14:26:00Z"/>
          <w:rFonts w:eastAsiaTheme="minorHAnsi" w:cs="굴림"/>
          <w:color w:val="000000" w:themeColor="text1"/>
          <w:kern w:val="0"/>
          <w:szCs w:val="24"/>
          <w:rPrChange w:id="7249" w:author="FURSYS" w:date="2025-12-04T15:42:00Z">
            <w:rPr>
              <w:ins w:id="7250" w:author="이승준 (Seungjun Lee)" w:date="2025-07-29T11:35:00Z"/>
              <w:del w:id="7251" w:author="FURSYS" w:date="2025-08-06T14:26:00Z"/>
              <w:rFonts w:ascii="굴림" w:eastAsia="굴림" w:hAnsi="굴림" w:cs="굴림"/>
              <w:kern w:val="0"/>
              <w:sz w:val="24"/>
              <w:szCs w:val="24"/>
            </w:rPr>
          </w:rPrChange>
        </w:rPr>
        <w:pPrChange w:id="7252" w:author="FURSYS" w:date="2025-08-06T14:26:00Z">
          <w:pPr>
            <w:widowControl/>
            <w:wordWrap/>
            <w:autoSpaceDE/>
            <w:autoSpaceDN/>
            <w:spacing w:after="240"/>
            <w:jc w:val="left"/>
          </w:pPr>
        </w:pPrChange>
      </w:pPr>
      <w:ins w:id="7253" w:author="이승준 (Seungjun Lee)" w:date="2025-07-29T11:35:00Z">
        <w:del w:id="7254" w:author="FURSYS" w:date="2025-08-06T14:26:00Z">
          <w:r w:rsidRPr="000C7330" w:rsidDel="008076F4">
            <w:rPr>
              <w:rFonts w:eastAsiaTheme="minorHAnsi" w:cs="굴림"/>
              <w:color w:val="000000" w:themeColor="text1"/>
              <w:kern w:val="0"/>
              <w:szCs w:val="24"/>
              <w:rPrChange w:id="7255" w:author="FURSYS" w:date="2025-12-04T15:42:00Z">
                <w:rPr>
                  <w:rFonts w:ascii="굴림" w:eastAsia="굴림" w:hAnsi="굴림" w:cs="굴림"/>
                  <w:kern w:val="0"/>
                  <w:sz w:val="24"/>
                  <w:szCs w:val="24"/>
                </w:rPr>
              </w:rPrChange>
            </w:rPr>
            <w:br/>
            <w:delText>1. 본 업체는 귀사의 정보보안 정책 및 귀사의 지적재산권 보호 등을 위하여 필요한 관련 규정과 정보 보호를 위하여 귀사가 요청하는 기타의 제반 규정을 준수하고 이를 성실히 이행할 것을 서약합니다.</w:delText>
          </w:r>
          <w:r w:rsidRPr="000C7330" w:rsidDel="008076F4">
            <w:rPr>
              <w:rFonts w:eastAsiaTheme="minorHAnsi" w:cs="굴림"/>
              <w:color w:val="000000" w:themeColor="text1"/>
              <w:kern w:val="0"/>
              <w:szCs w:val="24"/>
              <w:rPrChange w:id="7256" w:author="FURSYS" w:date="2025-12-04T15:42:00Z">
                <w:rPr>
                  <w:rFonts w:ascii="굴림" w:eastAsia="굴림" w:hAnsi="굴림" w:cs="굴림"/>
                  <w:kern w:val="0"/>
                  <w:sz w:val="24"/>
                  <w:szCs w:val="24"/>
                </w:rPr>
              </w:rPrChange>
            </w:rPr>
            <w:br/>
          </w:r>
          <w:r w:rsidRPr="000C7330" w:rsidDel="008076F4">
            <w:rPr>
              <w:rFonts w:eastAsiaTheme="minorHAnsi" w:cs="굴림"/>
              <w:color w:val="000000" w:themeColor="text1"/>
              <w:kern w:val="0"/>
              <w:szCs w:val="24"/>
              <w:rPrChange w:id="7257" w:author="FURSYS" w:date="2025-12-04T15:42:00Z">
                <w:rPr>
                  <w:rFonts w:ascii="굴림" w:eastAsia="굴림" w:hAnsi="굴림" w:cs="굴림"/>
                  <w:kern w:val="0"/>
                  <w:sz w:val="24"/>
                  <w:szCs w:val="24"/>
                </w:rPr>
              </w:rPrChange>
            </w:rPr>
            <w:br/>
            <w:delText>2. 본 업체는 귀사의 사업장에서 업무를 수행하는 동안 취득하거나 알게 되는 귀사 또는 귀사 고객의 경영정보, 영업정보, 업무상 비밀, 기술정보 및 기타 경제적인 가치가 있는 모든 정보(이하“영업비밀”이라 함)를 귀사의 사전 서면 승낙 없이 제3자에게 공개 또는 누설하거나  제공하지 않으며,  이를 귀사와의 거래업무목적 이외의 목적이나 기타 부정한 목적으로 사용하지 않을 것을 서약합니다.</w:delText>
          </w:r>
          <w:r w:rsidRPr="000C7330" w:rsidDel="008076F4">
            <w:rPr>
              <w:rFonts w:eastAsiaTheme="minorHAnsi" w:cs="굴림"/>
              <w:color w:val="000000" w:themeColor="text1"/>
              <w:kern w:val="0"/>
              <w:szCs w:val="24"/>
              <w:rPrChange w:id="7258" w:author="FURSYS" w:date="2025-12-04T15:42:00Z">
                <w:rPr>
                  <w:rFonts w:ascii="굴림" w:eastAsia="굴림" w:hAnsi="굴림" w:cs="굴림"/>
                  <w:kern w:val="0"/>
                  <w:sz w:val="24"/>
                  <w:szCs w:val="24"/>
                </w:rPr>
              </w:rPrChange>
            </w:rPr>
            <w:br/>
          </w:r>
          <w:r w:rsidRPr="000C7330" w:rsidDel="008076F4">
            <w:rPr>
              <w:rFonts w:eastAsiaTheme="minorHAnsi" w:cs="굴림"/>
              <w:color w:val="000000" w:themeColor="text1"/>
              <w:kern w:val="0"/>
              <w:szCs w:val="24"/>
              <w:rPrChange w:id="7259" w:author="FURSYS" w:date="2025-12-04T15:42:00Z">
                <w:rPr>
                  <w:rFonts w:ascii="굴림" w:eastAsia="굴림" w:hAnsi="굴림" w:cs="굴림"/>
                  <w:kern w:val="0"/>
                  <w:sz w:val="24"/>
                  <w:szCs w:val="24"/>
                </w:rPr>
              </w:rPrChange>
            </w:rPr>
            <w:br/>
            <w:delText>3. 본 업체는 귀 사의 “영업비밀”을 포함하고 있는 각종 자료 및 저장매체 등을 외부로 유출하지 않을 것이며, 또한 귀 사의 정보보안 주관부서의 필요 시 내용 검색(메일 발송,보안검색 등)에 동</w:delText>
          </w:r>
          <w:r w:rsidRPr="000C7330" w:rsidDel="008076F4">
            <w:rPr>
              <w:rFonts w:eastAsiaTheme="minorHAnsi" w:cs="굴림"/>
              <w:color w:val="000000" w:themeColor="text1"/>
              <w:kern w:val="0"/>
              <w:szCs w:val="24"/>
              <w:rPrChange w:id="7260" w:author="FURSYS" w:date="2025-12-04T15:42:00Z">
                <w:rPr>
                  <w:rFonts w:ascii="굴림" w:eastAsia="굴림" w:hAnsi="굴림" w:cs="굴림"/>
                  <w:kern w:val="0"/>
                  <w:sz w:val="24"/>
                  <w:szCs w:val="24"/>
                </w:rPr>
              </w:rPrChange>
            </w:rPr>
            <w:lastRenderedPageBreak/>
            <w:delText>의하며, 이에 최대한 협력할 것을 서약합니다.</w:delText>
          </w:r>
          <w:r w:rsidRPr="000C7330" w:rsidDel="008076F4">
            <w:rPr>
              <w:rFonts w:eastAsiaTheme="minorHAnsi" w:cs="굴림"/>
              <w:color w:val="000000" w:themeColor="text1"/>
              <w:kern w:val="0"/>
              <w:szCs w:val="24"/>
              <w:rPrChange w:id="7261" w:author="FURSYS" w:date="2025-12-04T15:42:00Z">
                <w:rPr>
                  <w:rFonts w:ascii="굴림" w:eastAsia="굴림" w:hAnsi="굴림" w:cs="굴림"/>
                  <w:kern w:val="0"/>
                  <w:sz w:val="24"/>
                  <w:szCs w:val="24"/>
                </w:rPr>
              </w:rPrChange>
            </w:rPr>
            <w:br/>
          </w:r>
          <w:r w:rsidRPr="000C7330" w:rsidDel="008076F4">
            <w:rPr>
              <w:rFonts w:eastAsiaTheme="minorHAnsi" w:cs="굴림"/>
              <w:color w:val="000000" w:themeColor="text1"/>
              <w:kern w:val="0"/>
              <w:szCs w:val="24"/>
              <w:rPrChange w:id="7262" w:author="FURSYS" w:date="2025-12-04T15:42:00Z">
                <w:rPr>
                  <w:rFonts w:ascii="굴림" w:eastAsia="굴림" w:hAnsi="굴림" w:cs="굴림"/>
                  <w:kern w:val="0"/>
                  <w:sz w:val="24"/>
                  <w:szCs w:val="24"/>
                </w:rPr>
              </w:rPrChange>
            </w:rPr>
            <w:br/>
            <w:delText>4. 본 업체는 귀사의 사업장에서 업무수행 시 사용하는 전산 및 기타 일체의 장비를 귀사와의 거래업무목적 이외의 목적으로 사용하지 않을 것을 서약합니다.</w:delText>
          </w:r>
          <w:r w:rsidRPr="000C7330" w:rsidDel="008076F4">
            <w:rPr>
              <w:rFonts w:eastAsiaTheme="minorHAnsi" w:cs="굴림"/>
              <w:color w:val="000000" w:themeColor="text1"/>
              <w:kern w:val="0"/>
              <w:szCs w:val="24"/>
              <w:rPrChange w:id="7263" w:author="FURSYS" w:date="2025-12-04T15:42:00Z">
                <w:rPr>
                  <w:rFonts w:ascii="굴림" w:eastAsia="굴림" w:hAnsi="굴림" w:cs="굴림"/>
                  <w:kern w:val="0"/>
                  <w:sz w:val="24"/>
                  <w:szCs w:val="24"/>
                </w:rPr>
              </w:rPrChange>
            </w:rPr>
            <w:br/>
          </w:r>
          <w:r w:rsidRPr="000C7330" w:rsidDel="008076F4">
            <w:rPr>
              <w:rFonts w:eastAsiaTheme="minorHAnsi" w:cs="굴림"/>
              <w:color w:val="000000" w:themeColor="text1"/>
              <w:kern w:val="0"/>
              <w:szCs w:val="24"/>
              <w:rPrChange w:id="7264" w:author="FURSYS" w:date="2025-12-04T15:42:00Z">
                <w:rPr>
                  <w:rFonts w:ascii="굴림" w:eastAsia="굴림" w:hAnsi="굴림" w:cs="굴림"/>
                  <w:kern w:val="0"/>
                  <w:sz w:val="24"/>
                  <w:szCs w:val="24"/>
                </w:rPr>
              </w:rPrChange>
            </w:rPr>
            <w:br/>
            <w:delText>5. 본 업체가 전산장비를 귀사의 사업장 내로 반입할 시에는 반드시 귀사의 사전 승낙을 받을 것이며, 귀사의 정보보안 정책에 따라 이를 사용할 것을 보증합니다.</w:delText>
          </w:r>
          <w:r w:rsidRPr="000C7330" w:rsidDel="008076F4">
            <w:rPr>
              <w:rFonts w:eastAsiaTheme="minorHAnsi" w:cs="굴림"/>
              <w:color w:val="000000" w:themeColor="text1"/>
              <w:kern w:val="0"/>
              <w:szCs w:val="24"/>
              <w:rPrChange w:id="7265" w:author="FURSYS" w:date="2025-12-04T15:42:00Z">
                <w:rPr>
                  <w:rFonts w:ascii="굴림" w:eastAsia="굴림" w:hAnsi="굴림" w:cs="굴림"/>
                  <w:kern w:val="0"/>
                  <w:sz w:val="24"/>
                  <w:szCs w:val="24"/>
                </w:rPr>
              </w:rPrChange>
            </w:rPr>
            <w:br/>
          </w:r>
          <w:r w:rsidRPr="000C7330" w:rsidDel="008076F4">
            <w:rPr>
              <w:rFonts w:eastAsiaTheme="minorHAnsi" w:cs="굴림"/>
              <w:color w:val="000000" w:themeColor="text1"/>
              <w:kern w:val="0"/>
              <w:szCs w:val="24"/>
              <w:rPrChange w:id="7266" w:author="FURSYS" w:date="2025-12-04T15:42:00Z">
                <w:rPr>
                  <w:rFonts w:ascii="굴림" w:eastAsia="굴림" w:hAnsi="굴림" w:cs="굴림"/>
                  <w:kern w:val="0"/>
                  <w:sz w:val="24"/>
                  <w:szCs w:val="24"/>
                </w:rPr>
              </w:rPrChange>
            </w:rPr>
            <w:br/>
            <w:delText>6. 본 업체는 계약기간 만료 등을 이유로 귀사와의 거래관계가 종료될 경우, 귀사의 사업장 내로 반입된 본 업체의 전산장비에 저장된 귀사의 영업비밀을 포함하고 있는 제반 관련 자료 등을 삭제할 것이며, 이에 대하여 귀사의 검사를 득한 후 전산장비를 반출 할 것을 서약합니다.</w:delText>
          </w:r>
          <w:r w:rsidRPr="000C7330" w:rsidDel="008076F4">
            <w:rPr>
              <w:rFonts w:eastAsiaTheme="minorHAnsi" w:cs="굴림"/>
              <w:color w:val="000000" w:themeColor="text1"/>
              <w:kern w:val="0"/>
              <w:szCs w:val="24"/>
              <w:rPrChange w:id="7267" w:author="FURSYS" w:date="2025-12-04T15:42:00Z">
                <w:rPr>
                  <w:rFonts w:ascii="굴림" w:eastAsia="굴림" w:hAnsi="굴림" w:cs="굴림"/>
                  <w:kern w:val="0"/>
                  <w:sz w:val="24"/>
                  <w:szCs w:val="24"/>
                </w:rPr>
              </w:rPrChange>
            </w:rPr>
            <w:br/>
          </w:r>
          <w:r w:rsidRPr="000C7330" w:rsidDel="008076F4">
            <w:rPr>
              <w:rFonts w:eastAsiaTheme="minorHAnsi" w:cs="굴림"/>
              <w:color w:val="000000" w:themeColor="text1"/>
              <w:kern w:val="0"/>
              <w:szCs w:val="24"/>
              <w:rPrChange w:id="7268" w:author="FURSYS" w:date="2025-12-04T15:42:00Z">
                <w:rPr>
                  <w:rFonts w:ascii="굴림" w:eastAsia="굴림" w:hAnsi="굴림" w:cs="굴림"/>
                  <w:kern w:val="0"/>
                  <w:sz w:val="24"/>
                  <w:szCs w:val="24"/>
                </w:rPr>
              </w:rPrChange>
            </w:rPr>
            <w:br/>
            <w:delText>7. 본 업체는 귀사의 사업장에서 업무를 수행하고 있는 본 업체 소속의 모든 직원이 항시 출입증(방문증)을 패용하도록 하겠습니다.</w:delText>
          </w:r>
          <w:r w:rsidRPr="000C7330" w:rsidDel="008076F4">
            <w:rPr>
              <w:rFonts w:eastAsiaTheme="minorHAnsi" w:cs="굴림"/>
              <w:color w:val="000000" w:themeColor="text1"/>
              <w:kern w:val="0"/>
              <w:szCs w:val="24"/>
              <w:rPrChange w:id="7269" w:author="FURSYS" w:date="2025-12-04T15:42:00Z">
                <w:rPr>
                  <w:rFonts w:ascii="굴림" w:eastAsia="굴림" w:hAnsi="굴림" w:cs="굴림"/>
                  <w:kern w:val="0"/>
                  <w:sz w:val="24"/>
                  <w:szCs w:val="24"/>
                </w:rPr>
              </w:rPrChange>
            </w:rPr>
            <w:br/>
          </w:r>
          <w:r w:rsidRPr="000C7330" w:rsidDel="008076F4">
            <w:rPr>
              <w:rFonts w:eastAsiaTheme="minorHAnsi" w:cs="굴림"/>
              <w:color w:val="000000" w:themeColor="text1"/>
              <w:kern w:val="0"/>
              <w:szCs w:val="24"/>
              <w:rPrChange w:id="7270" w:author="FURSYS" w:date="2025-12-04T15:42:00Z">
                <w:rPr>
                  <w:rFonts w:ascii="굴림" w:eastAsia="굴림" w:hAnsi="굴림" w:cs="굴림"/>
                  <w:kern w:val="0"/>
                  <w:sz w:val="24"/>
                  <w:szCs w:val="24"/>
                </w:rPr>
              </w:rPrChange>
            </w:rPr>
            <w:br/>
            <w:delText>8. 보호구역(제한구역 및 통제구역)에 대해서 귀사의 관련부서의 사전 승인 없이는 일체 출입을 삼가 할 것입니다.)</w:delText>
          </w:r>
          <w:r w:rsidRPr="000C7330" w:rsidDel="008076F4">
            <w:rPr>
              <w:rFonts w:eastAsiaTheme="minorHAnsi" w:cs="굴림"/>
              <w:color w:val="000000" w:themeColor="text1"/>
              <w:kern w:val="0"/>
              <w:szCs w:val="24"/>
              <w:rPrChange w:id="7271" w:author="FURSYS" w:date="2025-12-04T15:42:00Z">
                <w:rPr>
                  <w:rFonts w:ascii="굴림" w:eastAsia="굴림" w:hAnsi="굴림" w:cs="굴림"/>
                  <w:kern w:val="0"/>
                  <w:sz w:val="24"/>
                  <w:szCs w:val="24"/>
                </w:rPr>
              </w:rPrChange>
            </w:rPr>
            <w:br/>
          </w:r>
          <w:r w:rsidRPr="000C7330" w:rsidDel="008076F4">
            <w:rPr>
              <w:rFonts w:eastAsiaTheme="minorHAnsi" w:cs="굴림"/>
              <w:color w:val="000000" w:themeColor="text1"/>
              <w:kern w:val="0"/>
              <w:szCs w:val="24"/>
              <w:rPrChange w:id="7272" w:author="FURSYS" w:date="2025-12-04T15:42:00Z">
                <w:rPr>
                  <w:rFonts w:ascii="굴림" w:eastAsia="굴림" w:hAnsi="굴림" w:cs="굴림"/>
                  <w:kern w:val="0"/>
                  <w:sz w:val="24"/>
                  <w:szCs w:val="24"/>
                </w:rPr>
              </w:rPrChange>
            </w:rPr>
            <w:br/>
            <w:delText>9. 본 업체가 본 서약을 위반하거나 귀사와의 거래관계에 따라 본 업체 소속의 직원으로 귀사에서 상주(혹은 비상주) 업무를 수행하고 있는 직원이 본 서약을 위반하였을 경우, 본 업체는 해당 직원과 연대하여 부정경쟁방지 및 영업비밀보호에 관한 법률 및 기타 관련 법령에 따라 귀사에 대하여 손해배상 책임을 포함한 민/형사상의 모든 책임을 질 것을 서약하며, 본 서약 위반을 이유로 진행중인 계약이 해제 또는 해지되거나 당사와의 거래 정지 처분 등을 받더라도 이의제기 하지 않을 것을 확약합니다.</w:delText>
          </w:r>
        </w:del>
      </w:ins>
    </w:p>
    <w:p w14:paraId="1A47913A" w14:textId="1A2E06EC" w:rsidR="002E2521" w:rsidRPr="000C7330" w:rsidDel="008076F4" w:rsidRDefault="002E2521">
      <w:pPr>
        <w:rPr>
          <w:ins w:id="7273" w:author="이승준 (Seungjun Lee)" w:date="2025-07-29T11:35:00Z"/>
          <w:del w:id="7274" w:author="FURSYS" w:date="2025-08-06T14:26:00Z"/>
          <w:rFonts w:eastAsiaTheme="minorHAnsi" w:cs="굴림"/>
          <w:color w:val="000000" w:themeColor="text1"/>
          <w:kern w:val="0"/>
          <w:szCs w:val="24"/>
          <w:rPrChange w:id="7275" w:author="FURSYS" w:date="2025-12-04T15:42:00Z">
            <w:rPr>
              <w:ins w:id="7276" w:author="이승준 (Seungjun Lee)" w:date="2025-07-29T11:35:00Z"/>
              <w:del w:id="7277" w:author="FURSYS" w:date="2025-08-06T14:26:00Z"/>
              <w:rFonts w:ascii="굴림" w:eastAsia="굴림" w:hAnsi="굴림" w:cs="굴림"/>
              <w:kern w:val="0"/>
              <w:sz w:val="24"/>
              <w:szCs w:val="24"/>
            </w:rPr>
          </w:rPrChange>
        </w:rPr>
        <w:pPrChange w:id="7278" w:author="FURSYS" w:date="2025-08-06T14:26:00Z">
          <w:pPr>
            <w:widowControl/>
            <w:wordWrap/>
            <w:autoSpaceDE/>
            <w:autoSpaceDN/>
            <w:spacing w:after="240"/>
            <w:jc w:val="left"/>
          </w:pPr>
        </w:pPrChange>
      </w:pPr>
      <w:ins w:id="7279" w:author="이승준 (Seungjun Lee)" w:date="2025-07-29T11:35:00Z">
        <w:del w:id="7280" w:author="FURSYS" w:date="2025-08-06T14:26:00Z">
          <w:r w:rsidRPr="000C7330" w:rsidDel="008076F4">
            <w:rPr>
              <w:rFonts w:eastAsiaTheme="minorHAnsi" w:cs="굴림"/>
              <w:color w:val="000000" w:themeColor="text1"/>
              <w:kern w:val="0"/>
              <w:szCs w:val="24"/>
              <w:rPrChange w:id="7281" w:author="FURSYS" w:date="2025-12-04T15:42:00Z">
                <w:rPr>
                  <w:rFonts w:ascii="굴림" w:eastAsia="굴림" w:hAnsi="굴림" w:cs="굴림"/>
                  <w:kern w:val="0"/>
                  <w:sz w:val="24"/>
                  <w:szCs w:val="24"/>
                </w:rPr>
              </w:rPrChange>
            </w:rPr>
            <w:delText> </w:delText>
          </w:r>
        </w:del>
      </w:ins>
    </w:p>
    <w:p w14:paraId="469B2208" w14:textId="2187C1F2" w:rsidR="002E2521" w:rsidRPr="000C7330" w:rsidDel="008076F4" w:rsidRDefault="002E2521">
      <w:pPr>
        <w:rPr>
          <w:ins w:id="7282" w:author="이승준 (Seungjun Lee)" w:date="2025-07-29T11:35:00Z"/>
          <w:del w:id="7283" w:author="FURSYS" w:date="2025-08-06T14:26:00Z"/>
          <w:rFonts w:eastAsiaTheme="minorHAnsi" w:cs="굴림"/>
          <w:color w:val="000000" w:themeColor="text1"/>
          <w:kern w:val="0"/>
          <w:szCs w:val="24"/>
          <w:rPrChange w:id="7284" w:author="FURSYS" w:date="2025-12-04T15:42:00Z">
            <w:rPr>
              <w:ins w:id="7285" w:author="이승준 (Seungjun Lee)" w:date="2025-07-29T11:35:00Z"/>
              <w:del w:id="7286" w:author="FURSYS" w:date="2025-08-06T14:26:00Z"/>
              <w:rFonts w:ascii="굴림" w:eastAsia="굴림" w:hAnsi="굴림" w:cs="굴림"/>
              <w:kern w:val="0"/>
              <w:sz w:val="24"/>
              <w:szCs w:val="24"/>
            </w:rPr>
          </w:rPrChange>
        </w:rPr>
        <w:pPrChange w:id="7287" w:author="FURSYS" w:date="2025-08-06T14:26:00Z">
          <w:pPr>
            <w:widowControl/>
            <w:wordWrap/>
            <w:autoSpaceDE/>
            <w:autoSpaceDN/>
            <w:spacing w:after="240"/>
            <w:jc w:val="left"/>
          </w:pPr>
        </w:pPrChange>
      </w:pPr>
      <w:ins w:id="7288" w:author="이승준 (Seungjun Lee)" w:date="2025-07-29T11:35:00Z">
        <w:del w:id="7289" w:author="FURSYS" w:date="2025-08-06T14:26:00Z">
          <w:r w:rsidRPr="000C7330" w:rsidDel="008076F4">
            <w:rPr>
              <w:rFonts w:eastAsiaTheme="minorHAnsi" w:cs="굴림"/>
              <w:color w:val="000000" w:themeColor="text1"/>
              <w:kern w:val="0"/>
              <w:szCs w:val="24"/>
              <w:rPrChange w:id="7290" w:author="FURSYS" w:date="2025-12-04T15:42:00Z">
                <w:rPr>
                  <w:rFonts w:ascii="굴림" w:eastAsia="굴림" w:hAnsi="굴림" w:cs="굴림"/>
                  <w:kern w:val="0"/>
                  <w:sz w:val="24"/>
                  <w:szCs w:val="24"/>
                </w:rPr>
              </w:rPrChange>
            </w:rPr>
            <w:delText> </w:delText>
          </w:r>
        </w:del>
      </w:ins>
    </w:p>
    <w:p w14:paraId="48755D14" w14:textId="702823AC" w:rsidR="002E2521" w:rsidRPr="000C7330" w:rsidDel="008076F4" w:rsidRDefault="002E2521">
      <w:pPr>
        <w:rPr>
          <w:ins w:id="7291" w:author="이승준 (Seungjun Lee)" w:date="2025-07-29T11:35:00Z"/>
          <w:del w:id="7292" w:author="FURSYS" w:date="2025-08-06T14:26:00Z"/>
          <w:rFonts w:eastAsiaTheme="minorHAnsi" w:cs="굴림"/>
          <w:color w:val="000000" w:themeColor="text1"/>
          <w:kern w:val="0"/>
          <w:szCs w:val="24"/>
          <w:rPrChange w:id="7293" w:author="FURSYS" w:date="2025-12-04T15:42:00Z">
            <w:rPr>
              <w:ins w:id="7294" w:author="이승준 (Seungjun Lee)" w:date="2025-07-29T11:35:00Z"/>
              <w:del w:id="7295" w:author="FURSYS" w:date="2025-08-06T14:26:00Z"/>
              <w:rFonts w:ascii="굴림" w:eastAsia="굴림" w:hAnsi="굴림" w:cs="굴림"/>
              <w:kern w:val="0"/>
              <w:sz w:val="24"/>
              <w:szCs w:val="24"/>
            </w:rPr>
          </w:rPrChange>
        </w:rPr>
        <w:pPrChange w:id="7296" w:author="FURSYS" w:date="2025-08-06T14:26:00Z">
          <w:pPr>
            <w:widowControl/>
            <w:wordWrap/>
            <w:autoSpaceDE/>
            <w:autoSpaceDN/>
            <w:spacing w:after="240"/>
            <w:jc w:val="left"/>
          </w:pPr>
        </w:pPrChange>
      </w:pPr>
    </w:p>
    <w:p w14:paraId="5980AFBE" w14:textId="4EED779E" w:rsidR="002E2521" w:rsidRPr="000C7330" w:rsidDel="008076F4" w:rsidRDefault="002E2521">
      <w:pPr>
        <w:rPr>
          <w:ins w:id="7297" w:author="이승준 (Seungjun Lee)" w:date="2025-07-29T11:35:00Z"/>
          <w:del w:id="7298" w:author="FURSYS" w:date="2025-08-06T14:26:00Z"/>
          <w:rFonts w:eastAsiaTheme="minorHAnsi" w:cs="굴림"/>
          <w:color w:val="000000" w:themeColor="text1"/>
          <w:kern w:val="0"/>
          <w:szCs w:val="24"/>
          <w:rPrChange w:id="7299" w:author="FURSYS" w:date="2025-12-04T15:42:00Z">
            <w:rPr>
              <w:ins w:id="7300" w:author="이승준 (Seungjun Lee)" w:date="2025-07-29T11:35:00Z"/>
              <w:del w:id="7301" w:author="FURSYS" w:date="2025-08-06T14:26:00Z"/>
              <w:rFonts w:ascii="굴림" w:eastAsia="굴림" w:hAnsi="굴림" w:cs="굴림"/>
              <w:kern w:val="0"/>
              <w:sz w:val="24"/>
              <w:szCs w:val="24"/>
            </w:rPr>
          </w:rPrChange>
        </w:rPr>
        <w:pPrChange w:id="7302" w:author="FURSYS" w:date="2025-08-06T14:26:00Z">
          <w:pPr>
            <w:widowControl/>
            <w:wordWrap/>
            <w:autoSpaceDE/>
            <w:autoSpaceDN/>
            <w:spacing w:after="240"/>
            <w:jc w:val="left"/>
          </w:pPr>
        </w:pPrChange>
      </w:pPr>
    </w:p>
    <w:p w14:paraId="38E2DFF2" w14:textId="0712C53D" w:rsidR="002E2521" w:rsidRPr="000C7330" w:rsidDel="008076F4" w:rsidRDefault="002E2521">
      <w:pPr>
        <w:rPr>
          <w:ins w:id="7303" w:author="이승준 (Seungjun Lee)" w:date="2025-07-29T11:35:00Z"/>
          <w:del w:id="7304" w:author="FURSYS" w:date="2025-08-06T14:26:00Z"/>
          <w:rFonts w:eastAsiaTheme="minorHAnsi" w:cs="굴림"/>
          <w:color w:val="000000" w:themeColor="text1"/>
          <w:kern w:val="0"/>
          <w:szCs w:val="24"/>
          <w:rPrChange w:id="7305" w:author="FURSYS" w:date="2025-12-04T15:42:00Z">
            <w:rPr>
              <w:ins w:id="7306" w:author="이승준 (Seungjun Lee)" w:date="2025-07-29T11:35:00Z"/>
              <w:del w:id="7307" w:author="FURSYS" w:date="2025-08-06T14:26:00Z"/>
              <w:rFonts w:ascii="굴림" w:eastAsia="굴림" w:hAnsi="굴림" w:cs="굴림"/>
              <w:kern w:val="0"/>
              <w:sz w:val="24"/>
              <w:szCs w:val="24"/>
            </w:rPr>
          </w:rPrChange>
        </w:rPr>
        <w:pPrChange w:id="7308" w:author="FURSYS" w:date="2025-08-06T14:26:00Z">
          <w:pPr>
            <w:widowControl/>
            <w:wordWrap/>
            <w:autoSpaceDE/>
            <w:autoSpaceDN/>
            <w:spacing w:after="240"/>
            <w:jc w:val="left"/>
          </w:pPr>
        </w:pPrChange>
      </w:pPr>
    </w:p>
    <w:p w14:paraId="72B60B2C" w14:textId="76256AA8" w:rsidR="002E2521" w:rsidRPr="000C7330" w:rsidDel="008076F4" w:rsidRDefault="002E2521">
      <w:pPr>
        <w:rPr>
          <w:ins w:id="7309" w:author="이승준 (Seungjun Lee)" w:date="2025-07-29T11:35:00Z"/>
          <w:del w:id="7310" w:author="FURSYS" w:date="2025-08-06T14:26:00Z"/>
          <w:rFonts w:eastAsiaTheme="minorHAnsi" w:cs="굴림"/>
          <w:color w:val="000000" w:themeColor="text1"/>
          <w:kern w:val="0"/>
          <w:szCs w:val="24"/>
          <w:rPrChange w:id="7311" w:author="FURSYS" w:date="2025-12-04T15:42:00Z">
            <w:rPr>
              <w:ins w:id="7312" w:author="이승준 (Seungjun Lee)" w:date="2025-07-29T11:35:00Z"/>
              <w:del w:id="7313" w:author="FURSYS" w:date="2025-08-06T14:26:00Z"/>
              <w:rFonts w:ascii="굴림" w:eastAsia="굴림" w:hAnsi="굴림" w:cs="굴림"/>
              <w:kern w:val="0"/>
              <w:sz w:val="24"/>
              <w:szCs w:val="24"/>
            </w:rPr>
          </w:rPrChange>
        </w:rPr>
        <w:pPrChange w:id="7314" w:author="FURSYS" w:date="2025-08-06T14:26:00Z">
          <w:pPr>
            <w:widowControl/>
            <w:wordWrap/>
            <w:autoSpaceDE/>
            <w:autoSpaceDN/>
            <w:spacing w:after="240"/>
            <w:jc w:val="left"/>
          </w:pPr>
        </w:pPrChange>
      </w:pPr>
    </w:p>
    <w:p w14:paraId="4CD78308" w14:textId="1479A366" w:rsidR="002E2521" w:rsidRPr="000C7330" w:rsidDel="008076F4" w:rsidRDefault="002E2521">
      <w:pPr>
        <w:rPr>
          <w:ins w:id="7315" w:author="이승준 (Seungjun Lee)" w:date="2025-07-29T11:35:00Z"/>
          <w:del w:id="7316" w:author="FURSYS" w:date="2025-08-06T14:26:00Z"/>
          <w:rFonts w:eastAsiaTheme="minorHAnsi" w:cs="굴림"/>
          <w:color w:val="000000" w:themeColor="text1"/>
          <w:kern w:val="0"/>
          <w:szCs w:val="24"/>
          <w:rPrChange w:id="7317" w:author="FURSYS" w:date="2025-12-04T15:42:00Z">
            <w:rPr>
              <w:ins w:id="7318" w:author="이승준 (Seungjun Lee)" w:date="2025-07-29T11:35:00Z"/>
              <w:del w:id="7319" w:author="FURSYS" w:date="2025-08-06T14:26:00Z"/>
              <w:rFonts w:ascii="굴림" w:eastAsia="굴림" w:hAnsi="굴림" w:cs="굴림"/>
              <w:kern w:val="0"/>
              <w:sz w:val="24"/>
              <w:szCs w:val="24"/>
            </w:rPr>
          </w:rPrChange>
        </w:rPr>
        <w:pPrChange w:id="7320" w:author="FURSYS" w:date="2025-08-06T14:26:00Z">
          <w:pPr>
            <w:widowControl/>
            <w:wordWrap/>
            <w:autoSpaceDE/>
            <w:autoSpaceDN/>
            <w:spacing w:after="240"/>
            <w:jc w:val="left"/>
          </w:pPr>
        </w:pPrChange>
      </w:pPr>
    </w:p>
    <w:p w14:paraId="02CAA10D" w14:textId="197E36FB" w:rsidR="002E2521" w:rsidRPr="000C7330" w:rsidDel="008076F4" w:rsidRDefault="002E2521">
      <w:pPr>
        <w:rPr>
          <w:ins w:id="7321" w:author="이승준 (Seungjun Lee)" w:date="2025-07-29T11:35:00Z"/>
          <w:del w:id="7322" w:author="FURSYS" w:date="2025-08-06T14:26:00Z"/>
          <w:rFonts w:eastAsiaTheme="minorHAnsi" w:cs="굴림"/>
          <w:color w:val="000000" w:themeColor="text1"/>
          <w:kern w:val="0"/>
          <w:szCs w:val="24"/>
          <w:rPrChange w:id="7323" w:author="FURSYS" w:date="2025-12-04T15:42:00Z">
            <w:rPr>
              <w:ins w:id="7324" w:author="이승준 (Seungjun Lee)" w:date="2025-07-29T11:35:00Z"/>
              <w:del w:id="7325" w:author="FURSYS" w:date="2025-08-06T14:26:00Z"/>
              <w:rFonts w:ascii="굴림" w:eastAsia="굴림" w:hAnsi="굴림" w:cs="굴림"/>
              <w:kern w:val="0"/>
              <w:sz w:val="24"/>
              <w:szCs w:val="24"/>
            </w:rPr>
          </w:rPrChange>
        </w:rPr>
        <w:pPrChange w:id="7326" w:author="FURSYS" w:date="2025-08-06T14:26:00Z">
          <w:pPr>
            <w:widowControl/>
            <w:wordWrap/>
            <w:autoSpaceDE/>
            <w:autoSpaceDN/>
            <w:spacing w:after="240"/>
            <w:jc w:val="left"/>
          </w:pPr>
        </w:pPrChange>
      </w:pPr>
    </w:p>
    <w:p w14:paraId="32912CB7" w14:textId="1A0FF422" w:rsidR="002E2521" w:rsidRPr="000C7330" w:rsidDel="008076F4" w:rsidRDefault="002E2521">
      <w:pPr>
        <w:rPr>
          <w:ins w:id="7327" w:author="이승준 (Seungjun Lee)" w:date="2025-07-29T11:35:00Z"/>
          <w:del w:id="7328" w:author="FURSYS" w:date="2025-08-06T14:26:00Z"/>
          <w:rFonts w:eastAsiaTheme="minorHAnsi" w:cs="굴림"/>
          <w:color w:val="000000" w:themeColor="text1"/>
          <w:kern w:val="0"/>
          <w:szCs w:val="24"/>
          <w:rPrChange w:id="7329" w:author="FURSYS" w:date="2025-12-04T15:42:00Z">
            <w:rPr>
              <w:ins w:id="7330" w:author="이승준 (Seungjun Lee)" w:date="2025-07-29T11:35:00Z"/>
              <w:del w:id="7331" w:author="FURSYS" w:date="2025-08-06T14:26:00Z"/>
              <w:rFonts w:ascii="굴림" w:eastAsia="굴림" w:hAnsi="굴림" w:cs="굴림"/>
              <w:kern w:val="0"/>
              <w:sz w:val="24"/>
              <w:szCs w:val="24"/>
            </w:rPr>
          </w:rPrChange>
        </w:rPr>
        <w:pPrChange w:id="7332" w:author="FURSYS" w:date="2025-08-06T14:26:00Z">
          <w:pPr>
            <w:widowControl/>
            <w:wordWrap/>
            <w:autoSpaceDE/>
            <w:autoSpaceDN/>
            <w:spacing w:after="240"/>
            <w:jc w:val="left"/>
          </w:pPr>
        </w:pPrChange>
      </w:pPr>
    </w:p>
    <w:p w14:paraId="066D3CC8" w14:textId="7115719F" w:rsidR="002E2521" w:rsidRPr="000C7330" w:rsidDel="008076F4" w:rsidRDefault="002E2521">
      <w:pPr>
        <w:rPr>
          <w:ins w:id="7333" w:author="이승준 (Seungjun Lee)" w:date="2025-07-29T11:35:00Z"/>
          <w:del w:id="7334" w:author="FURSYS" w:date="2025-08-06T14:26:00Z"/>
          <w:rFonts w:eastAsiaTheme="minorHAnsi" w:cs="굴림"/>
          <w:color w:val="000000" w:themeColor="text1"/>
          <w:kern w:val="0"/>
          <w:szCs w:val="24"/>
          <w:rPrChange w:id="7335" w:author="FURSYS" w:date="2025-12-04T15:42:00Z">
            <w:rPr>
              <w:ins w:id="7336" w:author="이승준 (Seungjun Lee)" w:date="2025-07-29T11:35:00Z"/>
              <w:del w:id="7337" w:author="FURSYS" w:date="2025-08-06T14:26:00Z"/>
              <w:rFonts w:ascii="굴림" w:eastAsia="굴림" w:hAnsi="굴림" w:cs="굴림"/>
              <w:kern w:val="0"/>
              <w:sz w:val="24"/>
              <w:szCs w:val="24"/>
            </w:rPr>
          </w:rPrChange>
        </w:rPr>
        <w:pPrChange w:id="7338" w:author="FURSYS" w:date="2025-08-06T14:26:00Z">
          <w:pPr>
            <w:widowControl/>
            <w:wordWrap/>
            <w:autoSpaceDE/>
            <w:autoSpaceDN/>
            <w:spacing w:after="240"/>
            <w:jc w:val="left"/>
          </w:pPr>
        </w:pPrChange>
      </w:pPr>
    </w:p>
    <w:p w14:paraId="27C17609" w14:textId="5EB4E695" w:rsidR="002E2521" w:rsidRPr="000C7330" w:rsidDel="008076F4" w:rsidRDefault="002E2521">
      <w:pPr>
        <w:rPr>
          <w:ins w:id="7339" w:author="이승준 (Seungjun Lee)" w:date="2025-07-29T11:35:00Z"/>
          <w:del w:id="7340" w:author="FURSYS" w:date="2025-08-06T14:26:00Z"/>
          <w:rFonts w:eastAsiaTheme="minorHAnsi" w:cs="굴림"/>
          <w:color w:val="000000" w:themeColor="text1"/>
          <w:kern w:val="0"/>
          <w:szCs w:val="24"/>
          <w:rPrChange w:id="7341" w:author="FURSYS" w:date="2025-12-04T15:42:00Z">
            <w:rPr>
              <w:ins w:id="7342" w:author="이승준 (Seungjun Lee)" w:date="2025-07-29T11:35:00Z"/>
              <w:del w:id="7343" w:author="FURSYS" w:date="2025-08-06T14:26:00Z"/>
              <w:rFonts w:ascii="굴림" w:eastAsia="굴림" w:hAnsi="굴림" w:cs="굴림"/>
              <w:kern w:val="0"/>
              <w:sz w:val="24"/>
              <w:szCs w:val="24"/>
            </w:rPr>
          </w:rPrChange>
        </w:rPr>
        <w:pPrChange w:id="7344" w:author="FURSYS" w:date="2025-08-06T14:26:00Z">
          <w:pPr>
            <w:widowControl/>
            <w:wordWrap/>
            <w:autoSpaceDE/>
            <w:autoSpaceDN/>
            <w:spacing w:after="240"/>
            <w:jc w:val="left"/>
          </w:pPr>
        </w:pPrChange>
      </w:pPr>
    </w:p>
    <w:p w14:paraId="43DA05A5" w14:textId="5CFECBDA" w:rsidR="002E2521" w:rsidRPr="000C7330" w:rsidDel="008076F4" w:rsidRDefault="002E2521">
      <w:pPr>
        <w:rPr>
          <w:ins w:id="7345" w:author="이승준 (Seungjun Lee)" w:date="2025-07-29T11:35:00Z"/>
          <w:del w:id="7346" w:author="FURSYS" w:date="2025-08-06T14:26:00Z"/>
          <w:rFonts w:eastAsiaTheme="minorHAnsi" w:cs="굴림"/>
          <w:color w:val="000000" w:themeColor="text1"/>
          <w:kern w:val="0"/>
          <w:szCs w:val="24"/>
          <w:rPrChange w:id="7347" w:author="FURSYS" w:date="2025-12-04T15:42:00Z">
            <w:rPr>
              <w:ins w:id="7348" w:author="이승준 (Seungjun Lee)" w:date="2025-07-29T11:35:00Z"/>
              <w:del w:id="7349" w:author="FURSYS" w:date="2025-08-06T14:26:00Z"/>
              <w:rFonts w:ascii="굴림" w:eastAsia="굴림" w:hAnsi="굴림" w:cs="굴림"/>
              <w:kern w:val="0"/>
              <w:sz w:val="24"/>
              <w:szCs w:val="24"/>
            </w:rPr>
          </w:rPrChange>
        </w:rPr>
        <w:pPrChange w:id="7350" w:author="FURSYS" w:date="2025-08-06T14:26:00Z">
          <w:pPr>
            <w:widowControl/>
            <w:wordWrap/>
            <w:autoSpaceDE/>
            <w:autoSpaceDN/>
            <w:spacing w:after="240"/>
            <w:jc w:val="left"/>
          </w:pPr>
        </w:pPrChange>
      </w:pPr>
    </w:p>
    <w:p w14:paraId="1E1764A2" w14:textId="35DF4F59" w:rsidR="002E2521" w:rsidRPr="000C7330" w:rsidDel="008076F4" w:rsidRDefault="002E2521">
      <w:pPr>
        <w:rPr>
          <w:ins w:id="7351" w:author="이승준 (Seungjun Lee)" w:date="2025-07-29T11:35:00Z"/>
          <w:del w:id="7352" w:author="FURSYS" w:date="2025-08-06T14:26:00Z"/>
          <w:rFonts w:eastAsiaTheme="minorHAnsi" w:cs="굴림"/>
          <w:color w:val="000000" w:themeColor="text1"/>
          <w:kern w:val="0"/>
          <w:szCs w:val="24"/>
          <w:rPrChange w:id="7353" w:author="FURSYS" w:date="2025-12-04T15:42:00Z">
            <w:rPr>
              <w:ins w:id="7354" w:author="이승준 (Seungjun Lee)" w:date="2025-07-29T11:35:00Z"/>
              <w:del w:id="7355" w:author="FURSYS" w:date="2025-08-06T14:26:00Z"/>
              <w:rFonts w:ascii="굴림" w:eastAsia="굴림" w:hAnsi="굴림" w:cs="굴림"/>
              <w:kern w:val="0"/>
              <w:sz w:val="24"/>
              <w:szCs w:val="24"/>
            </w:rPr>
          </w:rPrChange>
        </w:rPr>
        <w:pPrChange w:id="7356" w:author="FURSYS" w:date="2025-08-06T14:26:00Z">
          <w:pPr>
            <w:widowControl/>
            <w:wordWrap/>
            <w:autoSpaceDE/>
            <w:autoSpaceDN/>
            <w:spacing w:after="240"/>
            <w:jc w:val="left"/>
          </w:pPr>
        </w:pPrChange>
      </w:pPr>
    </w:p>
    <w:p w14:paraId="219FF485" w14:textId="52F3EB6A" w:rsidR="002E2521" w:rsidRPr="000C7330" w:rsidDel="008076F4" w:rsidRDefault="002E2521">
      <w:pPr>
        <w:rPr>
          <w:ins w:id="7357" w:author="이승준 (Seungjun Lee)" w:date="2025-07-29T11:35:00Z"/>
          <w:del w:id="7358" w:author="FURSYS" w:date="2025-08-06T14:26:00Z"/>
          <w:rFonts w:eastAsiaTheme="minorHAnsi" w:cs="굴림"/>
          <w:color w:val="000000" w:themeColor="text1"/>
          <w:kern w:val="0"/>
          <w:szCs w:val="24"/>
          <w:rPrChange w:id="7359" w:author="FURSYS" w:date="2025-12-04T15:42:00Z">
            <w:rPr>
              <w:ins w:id="7360" w:author="이승준 (Seungjun Lee)" w:date="2025-07-29T11:35:00Z"/>
              <w:del w:id="7361" w:author="FURSYS" w:date="2025-08-06T14:26:00Z"/>
              <w:rFonts w:ascii="굴림" w:eastAsia="굴림" w:hAnsi="굴림" w:cs="굴림"/>
              <w:kern w:val="0"/>
              <w:sz w:val="24"/>
              <w:szCs w:val="24"/>
            </w:rPr>
          </w:rPrChange>
        </w:rPr>
        <w:pPrChange w:id="7362" w:author="FURSYS" w:date="2025-08-06T14:26:00Z">
          <w:pPr>
            <w:widowControl/>
            <w:wordWrap/>
            <w:autoSpaceDE/>
            <w:autoSpaceDN/>
            <w:spacing w:after="240"/>
            <w:jc w:val="left"/>
          </w:pPr>
        </w:pPrChange>
      </w:pPr>
    </w:p>
    <w:p w14:paraId="107445CC" w14:textId="421EE665" w:rsidR="002E2521" w:rsidRPr="000C7330" w:rsidDel="008076F4" w:rsidRDefault="00B35C7A">
      <w:pPr>
        <w:rPr>
          <w:ins w:id="7363" w:author="이승준 (Seungjun Lee)" w:date="2025-07-29T11:35:00Z"/>
          <w:del w:id="7364" w:author="FURSYS" w:date="2025-08-06T14:26:00Z"/>
          <w:rFonts w:eastAsiaTheme="minorHAnsi" w:cs="굴림"/>
          <w:color w:val="000000" w:themeColor="text1"/>
          <w:kern w:val="0"/>
          <w:szCs w:val="24"/>
          <w:rPrChange w:id="7365" w:author="FURSYS" w:date="2025-12-04T15:42:00Z">
            <w:rPr>
              <w:ins w:id="7366" w:author="이승준 (Seungjun Lee)" w:date="2025-07-29T11:35:00Z"/>
              <w:del w:id="7367" w:author="FURSYS" w:date="2025-08-06T14:26:00Z"/>
              <w:rFonts w:ascii="굴림" w:eastAsia="굴림" w:hAnsi="굴림" w:cs="굴림"/>
              <w:kern w:val="0"/>
              <w:sz w:val="24"/>
              <w:szCs w:val="24"/>
            </w:rPr>
          </w:rPrChange>
        </w:rPr>
        <w:pPrChange w:id="7368" w:author="FURSYS" w:date="2025-08-06T14:26:00Z">
          <w:pPr>
            <w:widowControl/>
            <w:wordWrap/>
            <w:autoSpaceDE/>
            <w:autoSpaceDN/>
            <w:jc w:val="left"/>
          </w:pPr>
        </w:pPrChange>
      </w:pPr>
      <w:ins w:id="7369" w:author="이승준 (Seungjun Lee)" w:date="2025-07-29T11:35:00Z">
        <w:del w:id="7370" w:author="FURSYS" w:date="2025-08-06T14:26:00Z">
          <w:r w:rsidRPr="00B35C7A">
            <w:rPr>
              <w:rFonts w:eastAsiaTheme="minorHAnsi" w:cs="굴림"/>
              <w:color w:val="000000" w:themeColor="text1"/>
              <w:kern w:val="0"/>
              <w:szCs w:val="24"/>
            </w:rPr>
            <w:pict w14:anchorId="67777011">
              <v:rect id="_x0000_i1032" style="width:0;height:.75pt" o:hralign="center" o:hrstd="t" o:hr="t" fillcolor="#a0a0a0" stroked="f"/>
            </w:pict>
          </w:r>
        </w:del>
      </w:ins>
    </w:p>
    <w:p w14:paraId="57A64E6B" w14:textId="52327E00" w:rsidR="002E2521" w:rsidRPr="000C7330" w:rsidDel="008076F4" w:rsidRDefault="002E2521">
      <w:pPr>
        <w:rPr>
          <w:ins w:id="7371" w:author="이승준 (Seungjun Lee)" w:date="2025-07-29T11:35:00Z"/>
          <w:del w:id="7372" w:author="FURSYS" w:date="2025-08-06T14:26:00Z"/>
          <w:rFonts w:eastAsiaTheme="minorHAnsi" w:cs="굴림"/>
          <w:color w:val="000000" w:themeColor="text1"/>
          <w:kern w:val="0"/>
          <w:szCs w:val="24"/>
          <w:rPrChange w:id="7373" w:author="FURSYS" w:date="2025-12-04T15:42:00Z">
            <w:rPr>
              <w:ins w:id="7374" w:author="이승준 (Seungjun Lee)" w:date="2025-07-29T11:35:00Z"/>
              <w:del w:id="7375" w:author="FURSYS" w:date="2025-08-06T14:26:00Z"/>
              <w:rFonts w:ascii="굴림" w:eastAsia="굴림" w:hAnsi="굴림" w:cs="굴림"/>
              <w:kern w:val="0"/>
              <w:sz w:val="24"/>
              <w:szCs w:val="24"/>
            </w:rPr>
          </w:rPrChange>
        </w:rPr>
        <w:pPrChange w:id="7376" w:author="FURSYS" w:date="2025-08-06T14:26:00Z">
          <w:pPr>
            <w:widowControl/>
            <w:wordWrap/>
            <w:autoSpaceDE/>
            <w:autoSpaceDN/>
            <w:spacing w:after="240"/>
            <w:jc w:val="left"/>
          </w:pPr>
        </w:pPrChange>
      </w:pPr>
      <w:ins w:id="7377" w:author="이승준 (Seungjun Lee)" w:date="2025-07-29T11:35:00Z">
        <w:del w:id="7378" w:author="FURSYS" w:date="2025-08-06T14:26:00Z">
          <w:r w:rsidRPr="000C7330" w:rsidDel="008076F4">
            <w:rPr>
              <w:rFonts w:eastAsiaTheme="minorHAnsi" w:cs="굴림" w:hint="eastAsia"/>
              <w:b/>
              <w:bCs/>
              <w:color w:val="000000" w:themeColor="text1"/>
              <w:kern w:val="0"/>
              <w:sz w:val="18"/>
              <w:rPrChange w:id="7379" w:author="FURSYS" w:date="2025-12-04T15:42:00Z">
                <w:rPr>
                  <w:rFonts w:ascii="굴림" w:eastAsia="굴림" w:hAnsi="굴림" w:cs="굴림" w:hint="eastAsia"/>
                  <w:b/>
                  <w:bCs/>
                  <w:color w:val="002266"/>
                  <w:kern w:val="0"/>
                  <w:sz w:val="22"/>
                </w:rPr>
              </w:rPrChange>
            </w:rPr>
            <w:lastRenderedPageBreak/>
            <w:delText>첨부</w:delText>
          </w:r>
          <w:r w:rsidRPr="000C7330" w:rsidDel="008076F4">
            <w:rPr>
              <w:rFonts w:eastAsiaTheme="minorHAnsi" w:cs="굴림"/>
              <w:b/>
              <w:bCs/>
              <w:color w:val="000000" w:themeColor="text1"/>
              <w:kern w:val="0"/>
              <w:sz w:val="18"/>
              <w:rPrChange w:id="7380" w:author="FURSYS" w:date="2025-12-04T15:42:00Z">
                <w:rPr>
                  <w:rFonts w:ascii="굴림" w:eastAsia="굴림" w:hAnsi="굴림" w:cs="굴림"/>
                  <w:b/>
                  <w:bCs/>
                  <w:color w:val="002266"/>
                  <w:kern w:val="0"/>
                  <w:sz w:val="22"/>
                </w:rPr>
              </w:rPrChange>
            </w:rPr>
            <w:delText xml:space="preserve"> (4) </w:delText>
          </w:r>
          <w:r w:rsidRPr="000C7330" w:rsidDel="008076F4">
            <w:rPr>
              <w:rFonts w:eastAsiaTheme="minorHAnsi" w:cs="굴림" w:hint="eastAsia"/>
              <w:b/>
              <w:bCs/>
              <w:color w:val="000000" w:themeColor="text1"/>
              <w:kern w:val="0"/>
              <w:sz w:val="18"/>
              <w:rPrChange w:id="7381" w:author="FURSYS" w:date="2025-12-04T15:42:00Z">
                <w:rPr>
                  <w:rFonts w:ascii="굴림" w:eastAsia="굴림" w:hAnsi="굴림" w:cs="굴림" w:hint="eastAsia"/>
                  <w:b/>
                  <w:bCs/>
                  <w:color w:val="002266"/>
                  <w:kern w:val="0"/>
                  <w:sz w:val="22"/>
                </w:rPr>
              </w:rPrChange>
            </w:rPr>
            <w:delText>개인정보</w:delText>
          </w:r>
          <w:r w:rsidRPr="000C7330" w:rsidDel="008076F4">
            <w:rPr>
              <w:rFonts w:eastAsiaTheme="minorHAnsi" w:cs="굴림"/>
              <w:b/>
              <w:bCs/>
              <w:color w:val="000000" w:themeColor="text1"/>
              <w:kern w:val="0"/>
              <w:sz w:val="18"/>
              <w:rPrChange w:id="7382" w:author="FURSYS" w:date="2025-12-04T15:42:00Z">
                <w:rPr>
                  <w:rFonts w:ascii="굴림" w:eastAsia="굴림" w:hAnsi="굴림" w:cs="굴림"/>
                  <w:b/>
                  <w:bCs/>
                  <w:color w:val="002266"/>
                  <w:kern w:val="0"/>
                  <w:sz w:val="22"/>
                </w:rPr>
              </w:rPrChange>
            </w:rPr>
            <w:delText xml:space="preserve"> </w:delText>
          </w:r>
          <w:r w:rsidRPr="000C7330" w:rsidDel="008076F4">
            <w:rPr>
              <w:rFonts w:eastAsiaTheme="minorHAnsi" w:cs="굴림" w:hint="eastAsia"/>
              <w:b/>
              <w:bCs/>
              <w:color w:val="000000" w:themeColor="text1"/>
              <w:kern w:val="0"/>
              <w:sz w:val="18"/>
              <w:rPrChange w:id="7383" w:author="FURSYS" w:date="2025-12-04T15:42:00Z">
                <w:rPr>
                  <w:rFonts w:ascii="굴림" w:eastAsia="굴림" w:hAnsi="굴림" w:cs="굴림" w:hint="eastAsia"/>
                  <w:b/>
                  <w:bCs/>
                  <w:color w:val="002266"/>
                  <w:kern w:val="0"/>
                  <w:sz w:val="22"/>
                </w:rPr>
              </w:rPrChange>
            </w:rPr>
            <w:delText>처리</w:delText>
          </w:r>
          <w:r w:rsidRPr="000C7330" w:rsidDel="008076F4">
            <w:rPr>
              <w:rFonts w:eastAsiaTheme="minorHAnsi" w:cs="굴림"/>
              <w:b/>
              <w:bCs/>
              <w:color w:val="000000" w:themeColor="text1"/>
              <w:kern w:val="0"/>
              <w:sz w:val="18"/>
              <w:rPrChange w:id="7384" w:author="FURSYS" w:date="2025-12-04T15:42:00Z">
                <w:rPr>
                  <w:rFonts w:ascii="굴림" w:eastAsia="굴림" w:hAnsi="굴림" w:cs="굴림"/>
                  <w:b/>
                  <w:bCs/>
                  <w:color w:val="002266"/>
                  <w:kern w:val="0"/>
                  <w:sz w:val="22"/>
                </w:rPr>
              </w:rPrChange>
            </w:rPr>
            <w:delText xml:space="preserve"> </w:delText>
          </w:r>
          <w:r w:rsidRPr="000C7330" w:rsidDel="008076F4">
            <w:rPr>
              <w:rFonts w:eastAsiaTheme="minorHAnsi" w:cs="굴림" w:hint="eastAsia"/>
              <w:b/>
              <w:bCs/>
              <w:color w:val="000000" w:themeColor="text1"/>
              <w:kern w:val="0"/>
              <w:sz w:val="18"/>
              <w:rPrChange w:id="7385" w:author="FURSYS" w:date="2025-12-04T15:42:00Z">
                <w:rPr>
                  <w:rFonts w:ascii="굴림" w:eastAsia="굴림" w:hAnsi="굴림" w:cs="굴림" w:hint="eastAsia"/>
                  <w:b/>
                  <w:bCs/>
                  <w:color w:val="002266"/>
                  <w:kern w:val="0"/>
                  <w:sz w:val="22"/>
                </w:rPr>
              </w:rPrChange>
            </w:rPr>
            <w:delText>위탁에</w:delText>
          </w:r>
          <w:r w:rsidRPr="000C7330" w:rsidDel="008076F4">
            <w:rPr>
              <w:rFonts w:eastAsiaTheme="minorHAnsi" w:cs="굴림"/>
              <w:b/>
              <w:bCs/>
              <w:color w:val="000000" w:themeColor="text1"/>
              <w:kern w:val="0"/>
              <w:sz w:val="18"/>
              <w:rPrChange w:id="7386" w:author="FURSYS" w:date="2025-12-04T15:42:00Z">
                <w:rPr>
                  <w:rFonts w:ascii="굴림" w:eastAsia="굴림" w:hAnsi="굴림" w:cs="굴림"/>
                  <w:b/>
                  <w:bCs/>
                  <w:color w:val="002266"/>
                  <w:kern w:val="0"/>
                  <w:sz w:val="22"/>
                </w:rPr>
              </w:rPrChange>
            </w:rPr>
            <w:delText xml:space="preserve"> </w:delText>
          </w:r>
          <w:r w:rsidRPr="000C7330" w:rsidDel="008076F4">
            <w:rPr>
              <w:rFonts w:eastAsiaTheme="minorHAnsi" w:cs="굴림" w:hint="eastAsia"/>
              <w:b/>
              <w:bCs/>
              <w:color w:val="000000" w:themeColor="text1"/>
              <w:kern w:val="0"/>
              <w:sz w:val="18"/>
              <w:rPrChange w:id="7387" w:author="FURSYS" w:date="2025-12-04T15:42:00Z">
                <w:rPr>
                  <w:rFonts w:ascii="굴림" w:eastAsia="굴림" w:hAnsi="굴림" w:cs="굴림" w:hint="eastAsia"/>
                  <w:b/>
                  <w:bCs/>
                  <w:color w:val="002266"/>
                  <w:kern w:val="0"/>
                  <w:sz w:val="22"/>
                </w:rPr>
              </w:rPrChange>
            </w:rPr>
            <w:delText>관한</w:delText>
          </w:r>
          <w:r w:rsidRPr="000C7330" w:rsidDel="008076F4">
            <w:rPr>
              <w:rFonts w:eastAsiaTheme="minorHAnsi" w:cs="굴림"/>
              <w:b/>
              <w:bCs/>
              <w:color w:val="000000" w:themeColor="text1"/>
              <w:kern w:val="0"/>
              <w:sz w:val="18"/>
              <w:rPrChange w:id="7388" w:author="FURSYS" w:date="2025-12-04T15:42:00Z">
                <w:rPr>
                  <w:rFonts w:ascii="굴림" w:eastAsia="굴림" w:hAnsi="굴림" w:cs="굴림"/>
                  <w:b/>
                  <w:bCs/>
                  <w:color w:val="002266"/>
                  <w:kern w:val="0"/>
                  <w:sz w:val="22"/>
                </w:rPr>
              </w:rPrChange>
            </w:rPr>
            <w:delText xml:space="preserve"> </w:delText>
          </w:r>
          <w:r w:rsidRPr="000C7330" w:rsidDel="008076F4">
            <w:rPr>
              <w:rFonts w:eastAsiaTheme="minorHAnsi" w:cs="굴림" w:hint="eastAsia"/>
              <w:b/>
              <w:bCs/>
              <w:color w:val="000000" w:themeColor="text1"/>
              <w:kern w:val="0"/>
              <w:sz w:val="18"/>
              <w:rPrChange w:id="7389" w:author="FURSYS" w:date="2025-12-04T15:42:00Z">
                <w:rPr>
                  <w:rFonts w:ascii="굴림" w:eastAsia="굴림" w:hAnsi="굴림" w:cs="굴림" w:hint="eastAsia"/>
                  <w:b/>
                  <w:bCs/>
                  <w:color w:val="002266"/>
                  <w:kern w:val="0"/>
                  <w:sz w:val="22"/>
                </w:rPr>
              </w:rPrChange>
            </w:rPr>
            <w:delText>특약서</w:delText>
          </w:r>
        </w:del>
      </w:ins>
    </w:p>
    <w:p w14:paraId="221B3843" w14:textId="5133843A" w:rsidR="002E2521" w:rsidRPr="000C7330" w:rsidDel="008076F4" w:rsidRDefault="002E2521">
      <w:pPr>
        <w:rPr>
          <w:ins w:id="7390" w:author="이승준 (Seungjun Lee)" w:date="2025-07-29T11:35:00Z"/>
          <w:del w:id="7391" w:author="FURSYS" w:date="2025-08-06T14:26:00Z"/>
          <w:rFonts w:eastAsiaTheme="minorHAnsi" w:cs="굴림"/>
          <w:color w:val="000000" w:themeColor="text1"/>
          <w:kern w:val="0"/>
          <w:szCs w:val="24"/>
          <w:rPrChange w:id="7392" w:author="FURSYS" w:date="2025-12-04T15:42:00Z">
            <w:rPr>
              <w:ins w:id="7393" w:author="이승준 (Seungjun Lee)" w:date="2025-07-29T11:35:00Z"/>
              <w:del w:id="7394" w:author="FURSYS" w:date="2025-08-06T14:26:00Z"/>
              <w:rFonts w:ascii="굴림" w:eastAsia="굴림" w:hAnsi="굴림" w:cs="굴림"/>
              <w:kern w:val="0"/>
              <w:sz w:val="24"/>
              <w:szCs w:val="24"/>
            </w:rPr>
          </w:rPrChange>
        </w:rPr>
        <w:pPrChange w:id="7395" w:author="FURSYS" w:date="2025-08-06T14:26:00Z">
          <w:pPr>
            <w:widowControl/>
            <w:wordWrap/>
            <w:autoSpaceDE/>
            <w:autoSpaceDN/>
            <w:jc w:val="center"/>
          </w:pPr>
        </w:pPrChange>
      </w:pPr>
      <w:ins w:id="7396" w:author="이승준 (Seungjun Lee)" w:date="2025-07-29T11:35:00Z">
        <w:del w:id="7397" w:author="FURSYS" w:date="2025-08-06T14:26:00Z">
          <w:r w:rsidRPr="000C7330" w:rsidDel="008076F4">
            <w:rPr>
              <w:rFonts w:eastAsiaTheme="minorHAnsi" w:cs="굴림" w:hint="eastAsia"/>
              <w:b/>
              <w:bCs/>
              <w:color w:val="000000" w:themeColor="text1"/>
              <w:kern w:val="0"/>
              <w:sz w:val="28"/>
              <w:szCs w:val="36"/>
              <w:rPrChange w:id="7398" w:author="FURSYS" w:date="2025-12-04T15:42:00Z">
                <w:rPr>
                  <w:rFonts w:ascii="굴림" w:eastAsia="굴림" w:hAnsi="굴림" w:cs="굴림" w:hint="eastAsia"/>
                  <w:b/>
                  <w:bCs/>
                  <w:color w:val="002266"/>
                  <w:kern w:val="0"/>
                  <w:sz w:val="36"/>
                  <w:szCs w:val="36"/>
                </w:rPr>
              </w:rPrChange>
            </w:rPr>
            <w:delText>개인정보</w:delText>
          </w:r>
          <w:r w:rsidRPr="000C7330" w:rsidDel="008076F4">
            <w:rPr>
              <w:rFonts w:eastAsiaTheme="minorHAnsi" w:cs="굴림"/>
              <w:b/>
              <w:bCs/>
              <w:color w:val="000000" w:themeColor="text1"/>
              <w:kern w:val="0"/>
              <w:sz w:val="28"/>
              <w:szCs w:val="36"/>
              <w:rPrChange w:id="7399" w:author="FURSYS" w:date="2025-12-04T15:42:00Z">
                <w:rPr>
                  <w:rFonts w:ascii="굴림" w:eastAsia="굴림" w:hAnsi="굴림" w:cs="굴림"/>
                  <w:b/>
                  <w:bCs/>
                  <w:color w:val="002266"/>
                  <w:kern w:val="0"/>
                  <w:sz w:val="36"/>
                  <w:szCs w:val="36"/>
                </w:rPr>
              </w:rPrChange>
            </w:rPr>
            <w:delText xml:space="preserve"> </w:delText>
          </w:r>
          <w:r w:rsidRPr="000C7330" w:rsidDel="008076F4">
            <w:rPr>
              <w:rFonts w:eastAsiaTheme="minorHAnsi" w:cs="굴림" w:hint="eastAsia"/>
              <w:b/>
              <w:bCs/>
              <w:color w:val="000000" w:themeColor="text1"/>
              <w:kern w:val="0"/>
              <w:sz w:val="28"/>
              <w:szCs w:val="36"/>
              <w:rPrChange w:id="7400" w:author="FURSYS" w:date="2025-12-04T15:42:00Z">
                <w:rPr>
                  <w:rFonts w:ascii="굴림" w:eastAsia="굴림" w:hAnsi="굴림" w:cs="굴림" w:hint="eastAsia"/>
                  <w:b/>
                  <w:bCs/>
                  <w:color w:val="002266"/>
                  <w:kern w:val="0"/>
                  <w:sz w:val="36"/>
                  <w:szCs w:val="36"/>
                </w:rPr>
              </w:rPrChange>
            </w:rPr>
            <w:delText>처리</w:delText>
          </w:r>
          <w:r w:rsidRPr="000C7330" w:rsidDel="008076F4">
            <w:rPr>
              <w:rFonts w:eastAsiaTheme="minorHAnsi" w:cs="굴림"/>
              <w:b/>
              <w:bCs/>
              <w:color w:val="000000" w:themeColor="text1"/>
              <w:kern w:val="0"/>
              <w:sz w:val="28"/>
              <w:szCs w:val="36"/>
              <w:rPrChange w:id="7401" w:author="FURSYS" w:date="2025-12-04T15:42:00Z">
                <w:rPr>
                  <w:rFonts w:ascii="굴림" w:eastAsia="굴림" w:hAnsi="굴림" w:cs="굴림"/>
                  <w:b/>
                  <w:bCs/>
                  <w:color w:val="002266"/>
                  <w:kern w:val="0"/>
                  <w:sz w:val="36"/>
                  <w:szCs w:val="36"/>
                </w:rPr>
              </w:rPrChange>
            </w:rPr>
            <w:delText xml:space="preserve"> </w:delText>
          </w:r>
          <w:r w:rsidRPr="000C7330" w:rsidDel="008076F4">
            <w:rPr>
              <w:rFonts w:eastAsiaTheme="minorHAnsi" w:cs="굴림" w:hint="eastAsia"/>
              <w:b/>
              <w:bCs/>
              <w:color w:val="000000" w:themeColor="text1"/>
              <w:kern w:val="0"/>
              <w:sz w:val="28"/>
              <w:szCs w:val="36"/>
              <w:rPrChange w:id="7402" w:author="FURSYS" w:date="2025-12-04T15:42:00Z">
                <w:rPr>
                  <w:rFonts w:ascii="굴림" w:eastAsia="굴림" w:hAnsi="굴림" w:cs="굴림" w:hint="eastAsia"/>
                  <w:b/>
                  <w:bCs/>
                  <w:color w:val="002266"/>
                  <w:kern w:val="0"/>
                  <w:sz w:val="36"/>
                  <w:szCs w:val="36"/>
                </w:rPr>
              </w:rPrChange>
            </w:rPr>
            <w:delText>위탁에</w:delText>
          </w:r>
          <w:r w:rsidRPr="000C7330" w:rsidDel="008076F4">
            <w:rPr>
              <w:rFonts w:eastAsiaTheme="minorHAnsi" w:cs="굴림"/>
              <w:b/>
              <w:bCs/>
              <w:color w:val="000000" w:themeColor="text1"/>
              <w:kern w:val="0"/>
              <w:sz w:val="28"/>
              <w:szCs w:val="36"/>
              <w:rPrChange w:id="7403" w:author="FURSYS" w:date="2025-12-04T15:42:00Z">
                <w:rPr>
                  <w:rFonts w:ascii="굴림" w:eastAsia="굴림" w:hAnsi="굴림" w:cs="굴림"/>
                  <w:b/>
                  <w:bCs/>
                  <w:color w:val="002266"/>
                  <w:kern w:val="0"/>
                  <w:sz w:val="36"/>
                  <w:szCs w:val="36"/>
                </w:rPr>
              </w:rPrChange>
            </w:rPr>
            <w:delText xml:space="preserve"> </w:delText>
          </w:r>
          <w:r w:rsidRPr="000C7330" w:rsidDel="008076F4">
            <w:rPr>
              <w:rFonts w:eastAsiaTheme="minorHAnsi" w:cs="굴림" w:hint="eastAsia"/>
              <w:b/>
              <w:bCs/>
              <w:color w:val="000000" w:themeColor="text1"/>
              <w:kern w:val="0"/>
              <w:sz w:val="28"/>
              <w:szCs w:val="36"/>
              <w:rPrChange w:id="7404" w:author="FURSYS" w:date="2025-12-04T15:42:00Z">
                <w:rPr>
                  <w:rFonts w:ascii="굴림" w:eastAsia="굴림" w:hAnsi="굴림" w:cs="굴림" w:hint="eastAsia"/>
                  <w:b/>
                  <w:bCs/>
                  <w:color w:val="002266"/>
                  <w:kern w:val="0"/>
                  <w:sz w:val="36"/>
                  <w:szCs w:val="36"/>
                </w:rPr>
              </w:rPrChange>
            </w:rPr>
            <w:delText>관한</w:delText>
          </w:r>
          <w:r w:rsidRPr="000C7330" w:rsidDel="008076F4">
            <w:rPr>
              <w:rFonts w:eastAsiaTheme="minorHAnsi" w:cs="굴림"/>
              <w:b/>
              <w:bCs/>
              <w:color w:val="000000" w:themeColor="text1"/>
              <w:kern w:val="0"/>
              <w:sz w:val="28"/>
              <w:szCs w:val="36"/>
              <w:rPrChange w:id="7405" w:author="FURSYS" w:date="2025-12-04T15:42:00Z">
                <w:rPr>
                  <w:rFonts w:ascii="굴림" w:eastAsia="굴림" w:hAnsi="굴림" w:cs="굴림"/>
                  <w:b/>
                  <w:bCs/>
                  <w:color w:val="002266"/>
                  <w:kern w:val="0"/>
                  <w:sz w:val="36"/>
                  <w:szCs w:val="36"/>
                </w:rPr>
              </w:rPrChange>
            </w:rPr>
            <w:delText xml:space="preserve"> </w:delText>
          </w:r>
          <w:r w:rsidRPr="000C7330" w:rsidDel="008076F4">
            <w:rPr>
              <w:rFonts w:eastAsiaTheme="minorHAnsi" w:cs="굴림" w:hint="eastAsia"/>
              <w:b/>
              <w:bCs/>
              <w:color w:val="000000" w:themeColor="text1"/>
              <w:kern w:val="0"/>
              <w:sz w:val="28"/>
              <w:szCs w:val="36"/>
              <w:rPrChange w:id="7406" w:author="FURSYS" w:date="2025-12-04T15:42:00Z">
                <w:rPr>
                  <w:rFonts w:ascii="굴림" w:eastAsia="굴림" w:hAnsi="굴림" w:cs="굴림" w:hint="eastAsia"/>
                  <w:b/>
                  <w:bCs/>
                  <w:color w:val="002266"/>
                  <w:kern w:val="0"/>
                  <w:sz w:val="36"/>
                  <w:szCs w:val="36"/>
                </w:rPr>
              </w:rPrChange>
            </w:rPr>
            <w:delText>특약서</w:delText>
          </w:r>
        </w:del>
      </w:ins>
    </w:p>
    <w:p w14:paraId="094A3092" w14:textId="6A378462" w:rsidR="002E2521" w:rsidRPr="000C7330" w:rsidDel="008076F4" w:rsidRDefault="002E2521">
      <w:pPr>
        <w:rPr>
          <w:ins w:id="7407" w:author="이승준 (Seungjun Lee)" w:date="2025-07-29T11:35:00Z"/>
          <w:del w:id="7408" w:author="FURSYS" w:date="2025-08-06T14:26:00Z"/>
          <w:rFonts w:eastAsiaTheme="minorHAnsi" w:cs="굴림"/>
          <w:color w:val="000000" w:themeColor="text1"/>
          <w:kern w:val="0"/>
          <w:szCs w:val="24"/>
          <w:rPrChange w:id="7409" w:author="FURSYS" w:date="2025-12-04T15:42:00Z">
            <w:rPr>
              <w:ins w:id="7410" w:author="이승준 (Seungjun Lee)" w:date="2025-07-29T11:35:00Z"/>
              <w:del w:id="7411" w:author="FURSYS" w:date="2025-08-06T14:26:00Z"/>
              <w:rFonts w:ascii="굴림" w:eastAsia="굴림" w:hAnsi="굴림" w:cs="굴림"/>
              <w:kern w:val="0"/>
              <w:sz w:val="24"/>
              <w:szCs w:val="24"/>
            </w:rPr>
          </w:rPrChange>
        </w:rPr>
        <w:pPrChange w:id="7412" w:author="FURSYS" w:date="2025-08-06T14:26:00Z">
          <w:pPr>
            <w:widowControl/>
            <w:wordWrap/>
            <w:autoSpaceDE/>
            <w:autoSpaceDN/>
            <w:jc w:val="center"/>
          </w:pPr>
        </w:pPrChange>
      </w:pPr>
      <w:ins w:id="7413" w:author="이승준 (Seungjun Lee)" w:date="2025-07-29T11:35:00Z">
        <w:del w:id="7414" w:author="FURSYS" w:date="2025-08-06T14:26:00Z">
          <w:r w:rsidRPr="000C7330" w:rsidDel="008076F4">
            <w:rPr>
              <w:rFonts w:eastAsiaTheme="minorHAnsi" w:cs="굴림"/>
              <w:color w:val="000000" w:themeColor="text1"/>
              <w:kern w:val="0"/>
              <w:szCs w:val="24"/>
              <w:rPrChange w:id="7415" w:author="FURSYS" w:date="2025-12-04T15:42:00Z">
                <w:rPr>
                  <w:rFonts w:ascii="굴림" w:eastAsia="굴림" w:hAnsi="굴림" w:cs="굴림"/>
                  <w:color w:val="000000"/>
                  <w:kern w:val="0"/>
                  <w:sz w:val="24"/>
                  <w:szCs w:val="24"/>
                </w:rPr>
              </w:rPrChange>
            </w:rPr>
            <w:delText> </w:delText>
          </w:r>
        </w:del>
      </w:ins>
    </w:p>
    <w:p w14:paraId="7E35F66D" w14:textId="0BD22067" w:rsidR="002E2521" w:rsidRPr="000C7330" w:rsidDel="008076F4" w:rsidRDefault="002E2521">
      <w:pPr>
        <w:rPr>
          <w:ins w:id="7416" w:author="이승준 (Seungjun Lee)" w:date="2025-07-29T11:35:00Z"/>
          <w:del w:id="7417" w:author="FURSYS" w:date="2025-08-06T14:26:00Z"/>
          <w:rFonts w:eastAsiaTheme="minorHAnsi" w:cs="굴림"/>
          <w:color w:val="000000" w:themeColor="text1"/>
          <w:kern w:val="0"/>
          <w:szCs w:val="24"/>
          <w:rPrChange w:id="7418" w:author="FURSYS" w:date="2025-12-04T15:42:00Z">
            <w:rPr>
              <w:ins w:id="7419" w:author="이승준 (Seungjun Lee)" w:date="2025-07-29T11:35:00Z"/>
              <w:del w:id="7420" w:author="FURSYS" w:date="2025-08-06T14:26:00Z"/>
              <w:rFonts w:ascii="굴림" w:eastAsia="굴림" w:hAnsi="굴림" w:cs="굴림"/>
              <w:kern w:val="0"/>
              <w:sz w:val="24"/>
              <w:szCs w:val="24"/>
            </w:rPr>
          </w:rPrChange>
        </w:rPr>
        <w:pPrChange w:id="7421" w:author="FURSYS" w:date="2025-08-06T14:26:00Z">
          <w:pPr>
            <w:widowControl/>
            <w:wordWrap/>
            <w:autoSpaceDE/>
            <w:autoSpaceDN/>
            <w:jc w:val="left"/>
          </w:pPr>
        </w:pPrChange>
      </w:pPr>
      <w:ins w:id="7422" w:author="이승준 (Seungjun Lee)" w:date="2025-07-29T11:35:00Z">
        <w:del w:id="7423" w:author="FURSYS" w:date="2025-08-06T14:26:00Z">
          <w:r w:rsidRPr="000C7330" w:rsidDel="008076F4">
            <w:rPr>
              <w:rFonts w:eastAsiaTheme="minorHAnsi" w:cs="굴림" w:hint="eastAsia"/>
              <w:b/>
              <w:bCs/>
              <w:color w:val="000000" w:themeColor="text1"/>
              <w:kern w:val="0"/>
              <w:sz w:val="16"/>
              <w:szCs w:val="20"/>
              <w:rPrChange w:id="7424" w:author="FURSYS" w:date="2025-12-04T15:42:00Z">
                <w:rPr>
                  <w:rFonts w:ascii="굴림" w:eastAsia="굴림" w:hAnsi="굴림" w:cs="굴림" w:hint="eastAsia"/>
                  <w:b/>
                  <w:bCs/>
                  <w:color w:val="002266"/>
                  <w:kern w:val="0"/>
                  <w:szCs w:val="20"/>
                </w:rPr>
              </w:rPrChange>
            </w:rPr>
            <w:delText>제</w:delText>
          </w:r>
          <w:r w:rsidRPr="000C7330" w:rsidDel="008076F4">
            <w:rPr>
              <w:rFonts w:eastAsiaTheme="minorHAnsi" w:cs="굴림"/>
              <w:b/>
              <w:bCs/>
              <w:color w:val="000000" w:themeColor="text1"/>
              <w:kern w:val="0"/>
              <w:sz w:val="16"/>
              <w:szCs w:val="20"/>
              <w:rPrChange w:id="7425" w:author="FURSYS" w:date="2025-12-04T15:42:00Z">
                <w:rPr>
                  <w:rFonts w:ascii="굴림" w:eastAsia="굴림" w:hAnsi="굴림" w:cs="굴림"/>
                  <w:b/>
                  <w:bCs/>
                  <w:color w:val="002266"/>
                  <w:kern w:val="0"/>
                  <w:szCs w:val="20"/>
                </w:rPr>
              </w:rPrChange>
            </w:rPr>
            <w:delText>1조 (목적)</w:delText>
          </w:r>
        </w:del>
      </w:ins>
    </w:p>
    <w:p w14:paraId="773BA5EF" w14:textId="255F6629" w:rsidR="002E2521" w:rsidRPr="000C7330" w:rsidDel="008076F4" w:rsidRDefault="002E2521">
      <w:pPr>
        <w:rPr>
          <w:ins w:id="7426" w:author="이승준 (Seungjun Lee)" w:date="2025-07-29T11:35:00Z"/>
          <w:del w:id="7427" w:author="FURSYS" w:date="2025-08-06T14:26:00Z"/>
          <w:rFonts w:eastAsiaTheme="minorHAnsi" w:cs="굴림"/>
          <w:color w:val="000000" w:themeColor="text1"/>
          <w:kern w:val="0"/>
          <w:szCs w:val="24"/>
          <w:rPrChange w:id="7428" w:author="FURSYS" w:date="2025-12-04T15:42:00Z">
            <w:rPr>
              <w:ins w:id="7429" w:author="이승준 (Seungjun Lee)" w:date="2025-07-29T11:35:00Z"/>
              <w:del w:id="7430" w:author="FURSYS" w:date="2025-08-06T14:26:00Z"/>
              <w:rFonts w:ascii="굴림" w:eastAsia="굴림" w:hAnsi="굴림" w:cs="굴림"/>
              <w:kern w:val="0"/>
              <w:sz w:val="24"/>
              <w:szCs w:val="24"/>
            </w:rPr>
          </w:rPrChange>
        </w:rPr>
        <w:pPrChange w:id="7431" w:author="FURSYS" w:date="2025-08-06T14:26:00Z">
          <w:pPr>
            <w:widowControl/>
            <w:wordWrap/>
            <w:autoSpaceDE/>
            <w:autoSpaceDN/>
            <w:spacing w:after="240"/>
            <w:jc w:val="left"/>
          </w:pPr>
        </w:pPrChange>
      </w:pPr>
      <w:ins w:id="7432" w:author="이승준 (Seungjun Lee)" w:date="2025-07-29T11:35:00Z">
        <w:del w:id="7433" w:author="FURSYS" w:date="2025-08-06T14:26:00Z">
          <w:r w:rsidRPr="000C7330" w:rsidDel="008076F4">
            <w:rPr>
              <w:rFonts w:eastAsiaTheme="minorHAnsi" w:cs="굴림" w:hint="eastAsia"/>
              <w:color w:val="000000" w:themeColor="text1"/>
              <w:kern w:val="0"/>
              <w:sz w:val="16"/>
              <w:szCs w:val="20"/>
              <w:rPrChange w:id="7434" w:author="FURSYS" w:date="2025-12-04T15:42:00Z">
                <w:rPr>
                  <w:rFonts w:ascii="굴림" w:eastAsia="굴림" w:hAnsi="굴림" w:cs="굴림" w:hint="eastAsia"/>
                  <w:color w:val="002266"/>
                  <w:kern w:val="0"/>
                  <w:szCs w:val="20"/>
                </w:rPr>
              </w:rPrChange>
            </w:rPr>
            <w:delText>본</w:delText>
          </w:r>
          <w:r w:rsidRPr="000C7330" w:rsidDel="008076F4">
            <w:rPr>
              <w:rFonts w:eastAsiaTheme="minorHAnsi" w:cs="굴림"/>
              <w:color w:val="000000" w:themeColor="text1"/>
              <w:kern w:val="0"/>
              <w:sz w:val="16"/>
              <w:szCs w:val="20"/>
              <w:rPrChange w:id="743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36" w:author="FURSYS" w:date="2025-12-04T15:42:00Z">
                <w:rPr>
                  <w:rFonts w:ascii="굴림" w:eastAsia="굴림" w:hAnsi="굴림" w:cs="굴림" w:hint="eastAsia"/>
                  <w:color w:val="002266"/>
                  <w:kern w:val="0"/>
                  <w:szCs w:val="20"/>
                </w:rPr>
              </w:rPrChange>
            </w:rPr>
            <w:delText>특약은</w:delText>
          </w:r>
          <w:r w:rsidRPr="000C7330" w:rsidDel="008076F4">
            <w:rPr>
              <w:rFonts w:eastAsiaTheme="minorHAnsi" w:cs="굴림"/>
              <w:color w:val="000000" w:themeColor="text1"/>
              <w:kern w:val="0"/>
              <w:sz w:val="16"/>
              <w:szCs w:val="20"/>
              <w:rPrChange w:id="7437" w:author="FURSYS" w:date="2025-12-04T15:42:00Z">
                <w:rPr>
                  <w:rFonts w:ascii="굴림" w:eastAsia="굴림" w:hAnsi="굴림" w:cs="굴림"/>
                  <w:color w:val="002266"/>
                  <w:kern w:val="0"/>
                  <w:szCs w:val="20"/>
                </w:rPr>
              </w:rPrChange>
            </w:rPr>
            <w:delText xml:space="preserve"> (주)</w:delText>
          </w:r>
          <w:r w:rsidRPr="000C7330" w:rsidDel="008076F4">
            <w:rPr>
              <w:rFonts w:eastAsiaTheme="minorHAnsi" w:cs="굴림" w:hint="eastAsia"/>
              <w:color w:val="000000" w:themeColor="text1"/>
              <w:kern w:val="0"/>
              <w:sz w:val="16"/>
              <w:szCs w:val="20"/>
              <w:rPrChange w:id="7438" w:author="FURSYS" w:date="2025-12-04T15:42:00Z">
                <w:rPr>
                  <w:rFonts w:ascii="굴림" w:eastAsia="굴림" w:hAnsi="굴림" w:cs="굴림" w:hint="eastAsia"/>
                  <w:color w:val="002266"/>
                  <w:kern w:val="0"/>
                  <w:szCs w:val="20"/>
                </w:rPr>
              </w:rPrChange>
            </w:rPr>
            <w:delText>에스앤아이코퍼레이션</w:delText>
          </w:r>
          <w:r w:rsidRPr="000C7330" w:rsidDel="008076F4">
            <w:rPr>
              <w:rFonts w:eastAsiaTheme="minorHAnsi" w:cs="굴림"/>
              <w:color w:val="000000" w:themeColor="text1"/>
              <w:kern w:val="0"/>
              <w:sz w:val="16"/>
              <w:szCs w:val="20"/>
              <w:rPrChange w:id="7439" w:author="FURSYS" w:date="2025-12-04T15:42:00Z">
                <w:rPr>
                  <w:rFonts w:ascii="굴림" w:eastAsia="굴림" w:hAnsi="굴림" w:cs="굴림"/>
                  <w:color w:val="002266"/>
                  <w:kern w:val="0"/>
                  <w:szCs w:val="20"/>
                </w:rPr>
              </w:rPrChange>
            </w:rPr>
            <w:delText>(</w:delText>
          </w:r>
          <w:r w:rsidRPr="000C7330" w:rsidDel="008076F4">
            <w:rPr>
              <w:rFonts w:eastAsiaTheme="minorHAnsi" w:cs="굴림" w:hint="eastAsia"/>
              <w:color w:val="000000" w:themeColor="text1"/>
              <w:kern w:val="0"/>
              <w:sz w:val="16"/>
              <w:szCs w:val="20"/>
              <w:rPrChange w:id="7440" w:author="FURSYS" w:date="2025-12-04T15:42:00Z">
                <w:rPr>
                  <w:rFonts w:ascii="굴림" w:eastAsia="굴림" w:hAnsi="굴림" w:cs="굴림" w:hint="eastAsia"/>
                  <w:color w:val="002266"/>
                  <w:kern w:val="0"/>
                  <w:szCs w:val="20"/>
                </w:rPr>
              </w:rPrChange>
            </w:rPr>
            <w:delText>이하‘위탁자’</w:delText>
          </w:r>
          <w:r w:rsidRPr="000C7330" w:rsidDel="008076F4">
            <w:rPr>
              <w:rFonts w:eastAsiaTheme="minorHAnsi" w:cs="굴림"/>
              <w:color w:val="000000" w:themeColor="text1"/>
              <w:kern w:val="0"/>
              <w:sz w:val="16"/>
              <w:szCs w:val="20"/>
              <w:rPrChange w:id="7441" w:author="FURSYS" w:date="2025-12-04T15:42:00Z">
                <w:rPr>
                  <w:rFonts w:ascii="굴림" w:eastAsia="굴림" w:hAnsi="굴림" w:cs="굴림"/>
                  <w:color w:val="002266"/>
                  <w:kern w:val="0"/>
                  <w:szCs w:val="20"/>
                </w:rPr>
              </w:rPrChange>
            </w:rPr>
            <w:delText>)와 </w:delText>
          </w:r>
          <w:r w:rsidRPr="000C7330" w:rsidDel="008076F4">
            <w:rPr>
              <w:rFonts w:eastAsiaTheme="minorHAnsi" w:cs="굴림"/>
              <w:b/>
              <w:bCs/>
              <w:color w:val="000000" w:themeColor="text1"/>
              <w:kern w:val="0"/>
              <w:szCs w:val="24"/>
              <w:rPrChange w:id="7442" w:author="FURSYS" w:date="2025-12-04T15:42:00Z">
                <w:rPr>
                  <w:rFonts w:ascii="바탕" w:eastAsia="바탕" w:hAnsi="바탕" w:cs="굴림"/>
                  <w:b/>
                  <w:bCs/>
                  <w:color w:val="000000"/>
                  <w:kern w:val="0"/>
                  <w:sz w:val="24"/>
                  <w:szCs w:val="24"/>
                </w:rPr>
              </w:rPrChange>
            </w:rPr>
            <w:delText>(주)퍼시스</w:delText>
          </w:r>
          <w:r w:rsidRPr="000C7330" w:rsidDel="008076F4">
            <w:rPr>
              <w:rFonts w:eastAsiaTheme="minorHAnsi" w:cs="굴림"/>
              <w:color w:val="000000" w:themeColor="text1"/>
              <w:kern w:val="0"/>
              <w:sz w:val="16"/>
              <w:szCs w:val="20"/>
              <w:rPrChange w:id="7443" w:author="FURSYS" w:date="2025-12-04T15:42:00Z">
                <w:rPr>
                  <w:rFonts w:ascii="굴림" w:eastAsia="굴림" w:hAnsi="굴림" w:cs="굴림"/>
                  <w:color w:val="002266"/>
                  <w:kern w:val="0"/>
                  <w:szCs w:val="20"/>
                </w:rPr>
              </w:rPrChange>
            </w:rPr>
            <w:delText>(</w:delText>
          </w:r>
          <w:r w:rsidRPr="000C7330" w:rsidDel="008076F4">
            <w:rPr>
              <w:rFonts w:eastAsiaTheme="minorHAnsi" w:cs="굴림" w:hint="eastAsia"/>
              <w:color w:val="000000" w:themeColor="text1"/>
              <w:kern w:val="0"/>
              <w:sz w:val="16"/>
              <w:szCs w:val="20"/>
              <w:rPrChange w:id="7444" w:author="FURSYS" w:date="2025-12-04T15:42:00Z">
                <w:rPr>
                  <w:rFonts w:ascii="굴림" w:eastAsia="굴림" w:hAnsi="굴림" w:cs="굴림" w:hint="eastAsia"/>
                  <w:color w:val="002266"/>
                  <w:kern w:val="0"/>
                  <w:szCs w:val="20"/>
                </w:rPr>
              </w:rPrChange>
            </w:rPr>
            <w:delText>이하‘수탁자’</w:delText>
          </w:r>
          <w:r w:rsidRPr="000C7330" w:rsidDel="008076F4">
            <w:rPr>
              <w:rFonts w:eastAsiaTheme="minorHAnsi" w:cs="굴림"/>
              <w:color w:val="000000" w:themeColor="text1"/>
              <w:kern w:val="0"/>
              <w:sz w:val="16"/>
              <w:szCs w:val="20"/>
              <w:rPrChange w:id="7445" w:author="FURSYS" w:date="2025-12-04T15:42:00Z">
                <w:rPr>
                  <w:rFonts w:ascii="굴림" w:eastAsia="굴림" w:hAnsi="굴림" w:cs="굴림"/>
                  <w:color w:val="002266"/>
                  <w:kern w:val="0"/>
                  <w:szCs w:val="20"/>
                </w:rPr>
              </w:rPrChange>
            </w:rPr>
            <w:delText xml:space="preserve">)간에 유지관리용역계약서(또는 </w:delText>
          </w:r>
          <w:r w:rsidRPr="000C7330" w:rsidDel="008076F4">
            <w:rPr>
              <w:rFonts w:eastAsiaTheme="minorHAnsi" w:cs="굴림" w:hint="eastAsia"/>
              <w:color w:val="000000" w:themeColor="text1"/>
              <w:kern w:val="0"/>
              <w:sz w:val="16"/>
              <w:szCs w:val="20"/>
              <w:rPrChange w:id="7446" w:author="FURSYS" w:date="2025-12-04T15:42:00Z">
                <w:rPr>
                  <w:rFonts w:ascii="굴림" w:eastAsia="굴림" w:hAnsi="굴림" w:cs="굴림" w:hint="eastAsia"/>
                  <w:color w:val="002266"/>
                  <w:kern w:val="0"/>
                  <w:szCs w:val="20"/>
                </w:rPr>
              </w:rPrChange>
            </w:rPr>
            <w:delText>협약서</w:delText>
          </w:r>
          <w:r w:rsidRPr="000C7330" w:rsidDel="008076F4">
            <w:rPr>
              <w:rFonts w:eastAsiaTheme="minorHAnsi" w:cs="굴림"/>
              <w:color w:val="000000" w:themeColor="text1"/>
              <w:kern w:val="0"/>
              <w:sz w:val="16"/>
              <w:szCs w:val="20"/>
              <w:rPrChange w:id="7447" w:author="FURSYS" w:date="2025-12-04T15:42:00Z">
                <w:rPr>
                  <w:rFonts w:ascii="굴림" w:eastAsia="굴림" w:hAnsi="굴림" w:cs="굴림"/>
                  <w:color w:val="002266"/>
                  <w:kern w:val="0"/>
                  <w:szCs w:val="20"/>
                </w:rPr>
              </w:rPrChange>
            </w:rPr>
            <w:delText xml:space="preserve">)(이하 </w:delText>
          </w:r>
          <w:r w:rsidRPr="000C7330" w:rsidDel="008076F4">
            <w:rPr>
              <w:rFonts w:eastAsiaTheme="minorHAnsi" w:cs="굴림" w:hint="eastAsia"/>
              <w:color w:val="000000" w:themeColor="text1"/>
              <w:kern w:val="0"/>
              <w:sz w:val="16"/>
              <w:szCs w:val="20"/>
              <w:rPrChange w:id="7448" w:author="FURSYS" w:date="2025-12-04T15:42:00Z">
                <w:rPr>
                  <w:rFonts w:ascii="굴림" w:eastAsia="굴림" w:hAnsi="굴림" w:cs="굴림" w:hint="eastAsia"/>
                  <w:color w:val="002266"/>
                  <w:kern w:val="0"/>
                  <w:szCs w:val="20"/>
                </w:rPr>
              </w:rPrChange>
            </w:rPr>
            <w:delText>“기본계약”</w:delText>
          </w:r>
          <w:r w:rsidRPr="000C7330" w:rsidDel="008076F4">
            <w:rPr>
              <w:rFonts w:eastAsiaTheme="minorHAnsi" w:cs="굴림"/>
              <w:color w:val="000000" w:themeColor="text1"/>
              <w:kern w:val="0"/>
              <w:sz w:val="16"/>
              <w:szCs w:val="20"/>
              <w:rPrChange w:id="7449" w:author="FURSYS" w:date="2025-12-04T15:42:00Z">
                <w:rPr>
                  <w:rFonts w:ascii="굴림" w:eastAsia="굴림" w:hAnsi="굴림" w:cs="굴림"/>
                  <w:color w:val="002266"/>
                  <w:kern w:val="0"/>
                  <w:szCs w:val="20"/>
                </w:rPr>
              </w:rPrChange>
            </w:rPr>
            <w:delText xml:space="preserve">)에 </w:delText>
          </w:r>
          <w:r w:rsidRPr="000C7330" w:rsidDel="008076F4">
            <w:rPr>
              <w:rFonts w:eastAsiaTheme="minorHAnsi" w:cs="굴림" w:hint="eastAsia"/>
              <w:color w:val="000000" w:themeColor="text1"/>
              <w:kern w:val="0"/>
              <w:sz w:val="16"/>
              <w:szCs w:val="20"/>
              <w:rPrChange w:id="7450" w:author="FURSYS" w:date="2025-12-04T15:42:00Z">
                <w:rPr>
                  <w:rFonts w:ascii="굴림" w:eastAsia="굴림" w:hAnsi="굴림" w:cs="굴림" w:hint="eastAsia"/>
                  <w:color w:val="002266"/>
                  <w:kern w:val="0"/>
                  <w:szCs w:val="20"/>
                </w:rPr>
              </w:rPrChange>
            </w:rPr>
            <w:delText>의거한</w:delText>
          </w:r>
          <w:r w:rsidRPr="000C7330" w:rsidDel="008076F4">
            <w:rPr>
              <w:rFonts w:eastAsiaTheme="minorHAnsi" w:cs="굴림"/>
              <w:color w:val="000000" w:themeColor="text1"/>
              <w:kern w:val="0"/>
              <w:sz w:val="16"/>
              <w:szCs w:val="20"/>
              <w:rPrChange w:id="745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52" w:author="FURSYS" w:date="2025-12-04T15:42:00Z">
                <w:rPr>
                  <w:rFonts w:ascii="굴림" w:eastAsia="굴림" w:hAnsi="굴림" w:cs="굴림" w:hint="eastAsia"/>
                  <w:color w:val="002266"/>
                  <w:kern w:val="0"/>
                  <w:szCs w:val="20"/>
                </w:rPr>
              </w:rPrChange>
            </w:rPr>
            <w:delText>개인정보</w:delText>
          </w:r>
          <w:r w:rsidRPr="000C7330" w:rsidDel="008076F4">
            <w:rPr>
              <w:rFonts w:eastAsiaTheme="minorHAnsi" w:cs="굴림"/>
              <w:color w:val="000000" w:themeColor="text1"/>
              <w:kern w:val="0"/>
              <w:sz w:val="16"/>
              <w:szCs w:val="20"/>
              <w:rPrChange w:id="745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54" w:author="FURSYS" w:date="2025-12-04T15:42:00Z">
                <w:rPr>
                  <w:rFonts w:ascii="굴림" w:eastAsia="굴림" w:hAnsi="굴림" w:cs="굴림" w:hint="eastAsia"/>
                  <w:color w:val="002266"/>
                  <w:kern w:val="0"/>
                  <w:szCs w:val="20"/>
                </w:rPr>
              </w:rPrChange>
            </w:rPr>
            <w:delText>취급</w:delText>
          </w:r>
          <w:r w:rsidRPr="000C7330" w:rsidDel="008076F4">
            <w:rPr>
              <w:rFonts w:eastAsiaTheme="minorHAnsi" w:cs="굴림"/>
              <w:color w:val="000000" w:themeColor="text1"/>
              <w:kern w:val="0"/>
              <w:sz w:val="16"/>
              <w:szCs w:val="20"/>
              <w:rPrChange w:id="745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56" w:author="FURSYS" w:date="2025-12-04T15:42:00Z">
                <w:rPr>
                  <w:rFonts w:ascii="굴림" w:eastAsia="굴림" w:hAnsi="굴림" w:cs="굴림" w:hint="eastAsia"/>
                  <w:color w:val="002266"/>
                  <w:kern w:val="0"/>
                  <w:szCs w:val="20"/>
                </w:rPr>
              </w:rPrChange>
            </w:rPr>
            <w:delText>및</w:delText>
          </w:r>
          <w:r w:rsidRPr="000C7330" w:rsidDel="008076F4">
            <w:rPr>
              <w:rFonts w:eastAsiaTheme="minorHAnsi" w:cs="굴림"/>
              <w:color w:val="000000" w:themeColor="text1"/>
              <w:kern w:val="0"/>
              <w:sz w:val="16"/>
              <w:szCs w:val="20"/>
              <w:rPrChange w:id="745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58" w:author="FURSYS" w:date="2025-12-04T15:42:00Z">
                <w:rPr>
                  <w:rFonts w:ascii="굴림" w:eastAsia="굴림" w:hAnsi="굴림" w:cs="굴림" w:hint="eastAsia"/>
                  <w:color w:val="002266"/>
                  <w:kern w:val="0"/>
                  <w:szCs w:val="20"/>
                </w:rPr>
              </w:rPrChange>
            </w:rPr>
            <w:delText>관리에</w:delText>
          </w:r>
          <w:r w:rsidRPr="000C7330" w:rsidDel="008076F4">
            <w:rPr>
              <w:rFonts w:eastAsiaTheme="minorHAnsi" w:cs="굴림"/>
              <w:color w:val="000000" w:themeColor="text1"/>
              <w:kern w:val="0"/>
              <w:sz w:val="16"/>
              <w:szCs w:val="20"/>
              <w:rPrChange w:id="745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60" w:author="FURSYS" w:date="2025-12-04T15:42:00Z">
                <w:rPr>
                  <w:rFonts w:ascii="굴림" w:eastAsia="굴림" w:hAnsi="굴림" w:cs="굴림" w:hint="eastAsia"/>
                  <w:color w:val="002266"/>
                  <w:kern w:val="0"/>
                  <w:szCs w:val="20"/>
                </w:rPr>
              </w:rPrChange>
            </w:rPr>
            <w:delText>있어서</w:delText>
          </w:r>
          <w:r w:rsidRPr="000C7330" w:rsidDel="008076F4">
            <w:rPr>
              <w:rFonts w:eastAsiaTheme="minorHAnsi" w:cs="굴림"/>
              <w:color w:val="000000" w:themeColor="text1"/>
              <w:kern w:val="0"/>
              <w:sz w:val="16"/>
              <w:szCs w:val="20"/>
              <w:rPrChange w:id="7461" w:author="FURSYS" w:date="2025-12-04T15:42:00Z">
                <w:rPr>
                  <w:rFonts w:ascii="굴림" w:eastAsia="굴림" w:hAnsi="굴림" w:cs="굴림"/>
                  <w:color w:val="002266"/>
                  <w:kern w:val="0"/>
                  <w:szCs w:val="20"/>
                </w:rPr>
              </w:rPrChange>
            </w:rPr>
            <w:delText xml:space="preserve">, 위탁 </w:delText>
          </w:r>
          <w:r w:rsidRPr="000C7330" w:rsidDel="008076F4">
            <w:rPr>
              <w:rFonts w:eastAsiaTheme="minorHAnsi" w:cs="굴림" w:hint="eastAsia"/>
              <w:color w:val="000000" w:themeColor="text1"/>
              <w:kern w:val="0"/>
              <w:sz w:val="16"/>
              <w:szCs w:val="20"/>
              <w:rPrChange w:id="7462" w:author="FURSYS" w:date="2025-12-04T15:42:00Z">
                <w:rPr>
                  <w:rFonts w:ascii="굴림" w:eastAsia="굴림" w:hAnsi="굴림" w:cs="굴림" w:hint="eastAsia"/>
                  <w:color w:val="002266"/>
                  <w:kern w:val="0"/>
                  <w:szCs w:val="20"/>
                </w:rPr>
              </w:rPrChange>
            </w:rPr>
            <w:delText>처리되는</w:delText>
          </w:r>
          <w:r w:rsidRPr="000C7330" w:rsidDel="008076F4">
            <w:rPr>
              <w:rFonts w:eastAsiaTheme="minorHAnsi" w:cs="굴림"/>
              <w:color w:val="000000" w:themeColor="text1"/>
              <w:kern w:val="0"/>
              <w:sz w:val="16"/>
              <w:szCs w:val="20"/>
              <w:rPrChange w:id="746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64" w:author="FURSYS" w:date="2025-12-04T15:42:00Z">
                <w:rPr>
                  <w:rFonts w:ascii="굴림" w:eastAsia="굴림" w:hAnsi="굴림" w:cs="굴림" w:hint="eastAsia"/>
                  <w:color w:val="002266"/>
                  <w:kern w:val="0"/>
                  <w:szCs w:val="20"/>
                </w:rPr>
              </w:rPrChange>
            </w:rPr>
            <w:delText>개인정보가</w:delText>
          </w:r>
          <w:r w:rsidRPr="000C7330" w:rsidDel="008076F4">
            <w:rPr>
              <w:rFonts w:eastAsiaTheme="minorHAnsi" w:cs="굴림"/>
              <w:color w:val="000000" w:themeColor="text1"/>
              <w:kern w:val="0"/>
              <w:sz w:val="16"/>
              <w:szCs w:val="20"/>
              <w:rPrChange w:id="746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66" w:author="FURSYS" w:date="2025-12-04T15:42:00Z">
                <w:rPr>
                  <w:rFonts w:ascii="굴림" w:eastAsia="굴림" w:hAnsi="굴림" w:cs="굴림" w:hint="eastAsia"/>
                  <w:color w:val="002266"/>
                  <w:kern w:val="0"/>
                  <w:szCs w:val="20"/>
                </w:rPr>
              </w:rPrChange>
            </w:rPr>
            <w:delText>안전하게</w:delText>
          </w:r>
          <w:r w:rsidRPr="000C7330" w:rsidDel="008076F4">
            <w:rPr>
              <w:rFonts w:eastAsiaTheme="minorHAnsi" w:cs="굴림"/>
              <w:color w:val="000000" w:themeColor="text1"/>
              <w:kern w:val="0"/>
              <w:sz w:val="16"/>
              <w:szCs w:val="20"/>
              <w:rPrChange w:id="746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68" w:author="FURSYS" w:date="2025-12-04T15:42:00Z">
                <w:rPr>
                  <w:rFonts w:ascii="굴림" w:eastAsia="굴림" w:hAnsi="굴림" w:cs="굴림" w:hint="eastAsia"/>
                  <w:color w:val="002266"/>
                  <w:kern w:val="0"/>
                  <w:szCs w:val="20"/>
                </w:rPr>
              </w:rPrChange>
            </w:rPr>
            <w:delText>관리될</w:delText>
          </w:r>
          <w:r w:rsidRPr="000C7330" w:rsidDel="008076F4">
            <w:rPr>
              <w:rFonts w:eastAsiaTheme="minorHAnsi" w:cs="굴림"/>
              <w:color w:val="000000" w:themeColor="text1"/>
              <w:kern w:val="0"/>
              <w:sz w:val="16"/>
              <w:szCs w:val="20"/>
              <w:rPrChange w:id="746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70" w:author="FURSYS" w:date="2025-12-04T15:42:00Z">
                <w:rPr>
                  <w:rFonts w:ascii="굴림" w:eastAsia="굴림" w:hAnsi="굴림" w:cs="굴림" w:hint="eastAsia"/>
                  <w:color w:val="002266"/>
                  <w:kern w:val="0"/>
                  <w:szCs w:val="20"/>
                </w:rPr>
              </w:rPrChange>
            </w:rPr>
            <w:delText>수</w:delText>
          </w:r>
          <w:r w:rsidRPr="000C7330" w:rsidDel="008076F4">
            <w:rPr>
              <w:rFonts w:eastAsiaTheme="minorHAnsi" w:cs="굴림"/>
              <w:color w:val="000000" w:themeColor="text1"/>
              <w:kern w:val="0"/>
              <w:sz w:val="16"/>
              <w:szCs w:val="20"/>
              <w:rPrChange w:id="747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72" w:author="FURSYS" w:date="2025-12-04T15:42:00Z">
                <w:rPr>
                  <w:rFonts w:ascii="굴림" w:eastAsia="굴림" w:hAnsi="굴림" w:cs="굴림" w:hint="eastAsia"/>
                  <w:color w:val="002266"/>
                  <w:kern w:val="0"/>
                  <w:szCs w:val="20"/>
                </w:rPr>
              </w:rPrChange>
            </w:rPr>
            <w:delText>있도록</w:delText>
          </w:r>
          <w:r w:rsidRPr="000C7330" w:rsidDel="008076F4">
            <w:rPr>
              <w:rFonts w:eastAsiaTheme="minorHAnsi" w:cs="굴림"/>
              <w:color w:val="000000" w:themeColor="text1"/>
              <w:kern w:val="0"/>
              <w:sz w:val="16"/>
              <w:szCs w:val="20"/>
              <w:rPrChange w:id="747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74" w:author="FURSYS" w:date="2025-12-04T15:42:00Z">
                <w:rPr>
                  <w:rFonts w:ascii="굴림" w:eastAsia="굴림" w:hAnsi="굴림" w:cs="굴림" w:hint="eastAsia"/>
                  <w:color w:val="002266"/>
                  <w:kern w:val="0"/>
                  <w:szCs w:val="20"/>
                </w:rPr>
              </w:rPrChange>
            </w:rPr>
            <w:delText>하기</w:delText>
          </w:r>
          <w:r w:rsidRPr="000C7330" w:rsidDel="008076F4">
            <w:rPr>
              <w:rFonts w:eastAsiaTheme="minorHAnsi" w:cs="굴림"/>
              <w:color w:val="000000" w:themeColor="text1"/>
              <w:kern w:val="0"/>
              <w:sz w:val="16"/>
              <w:szCs w:val="20"/>
              <w:rPrChange w:id="747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76" w:author="FURSYS" w:date="2025-12-04T15:42:00Z">
                <w:rPr>
                  <w:rFonts w:ascii="굴림" w:eastAsia="굴림" w:hAnsi="굴림" w:cs="굴림" w:hint="eastAsia"/>
                  <w:color w:val="002266"/>
                  <w:kern w:val="0"/>
                  <w:szCs w:val="20"/>
                </w:rPr>
              </w:rPrChange>
            </w:rPr>
            <w:delText>위한</w:delText>
          </w:r>
          <w:r w:rsidRPr="000C7330" w:rsidDel="008076F4">
            <w:rPr>
              <w:rFonts w:eastAsiaTheme="minorHAnsi" w:cs="굴림"/>
              <w:color w:val="000000" w:themeColor="text1"/>
              <w:kern w:val="0"/>
              <w:sz w:val="16"/>
              <w:szCs w:val="20"/>
              <w:rPrChange w:id="747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78" w:author="FURSYS" w:date="2025-12-04T15:42:00Z">
                <w:rPr>
                  <w:rFonts w:ascii="굴림" w:eastAsia="굴림" w:hAnsi="굴림" w:cs="굴림" w:hint="eastAsia"/>
                  <w:color w:val="002266"/>
                  <w:kern w:val="0"/>
                  <w:szCs w:val="20"/>
                </w:rPr>
              </w:rPrChange>
            </w:rPr>
            <w:delText>세부사항을</w:delText>
          </w:r>
          <w:r w:rsidRPr="000C7330" w:rsidDel="008076F4">
            <w:rPr>
              <w:rFonts w:eastAsiaTheme="minorHAnsi" w:cs="굴림"/>
              <w:color w:val="000000" w:themeColor="text1"/>
              <w:kern w:val="0"/>
              <w:sz w:val="16"/>
              <w:szCs w:val="20"/>
              <w:rPrChange w:id="747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80" w:author="FURSYS" w:date="2025-12-04T15:42:00Z">
                <w:rPr>
                  <w:rFonts w:ascii="굴림" w:eastAsia="굴림" w:hAnsi="굴림" w:cs="굴림" w:hint="eastAsia"/>
                  <w:color w:val="002266"/>
                  <w:kern w:val="0"/>
                  <w:szCs w:val="20"/>
                </w:rPr>
              </w:rPrChange>
            </w:rPr>
            <w:delText>정하는데</w:delText>
          </w:r>
          <w:r w:rsidRPr="000C7330" w:rsidDel="008076F4">
            <w:rPr>
              <w:rFonts w:eastAsiaTheme="minorHAnsi" w:cs="굴림"/>
              <w:color w:val="000000" w:themeColor="text1"/>
              <w:kern w:val="0"/>
              <w:sz w:val="16"/>
              <w:szCs w:val="20"/>
              <w:rPrChange w:id="748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82" w:author="FURSYS" w:date="2025-12-04T15:42:00Z">
                <w:rPr>
                  <w:rFonts w:ascii="굴림" w:eastAsia="굴림" w:hAnsi="굴림" w:cs="굴림" w:hint="eastAsia"/>
                  <w:color w:val="002266"/>
                  <w:kern w:val="0"/>
                  <w:szCs w:val="20"/>
                </w:rPr>
              </w:rPrChange>
            </w:rPr>
            <w:delText>그</w:delText>
          </w:r>
          <w:r w:rsidRPr="000C7330" w:rsidDel="008076F4">
            <w:rPr>
              <w:rFonts w:eastAsiaTheme="minorHAnsi" w:cs="굴림"/>
              <w:color w:val="000000" w:themeColor="text1"/>
              <w:kern w:val="0"/>
              <w:sz w:val="16"/>
              <w:szCs w:val="20"/>
              <w:rPrChange w:id="748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84" w:author="FURSYS" w:date="2025-12-04T15:42:00Z">
                <w:rPr>
                  <w:rFonts w:ascii="굴림" w:eastAsia="굴림" w:hAnsi="굴림" w:cs="굴림" w:hint="eastAsia"/>
                  <w:color w:val="002266"/>
                  <w:kern w:val="0"/>
                  <w:szCs w:val="20"/>
                </w:rPr>
              </w:rPrChange>
            </w:rPr>
            <w:delText>목적이</w:delText>
          </w:r>
          <w:r w:rsidRPr="000C7330" w:rsidDel="008076F4">
            <w:rPr>
              <w:rFonts w:eastAsiaTheme="minorHAnsi" w:cs="굴림"/>
              <w:color w:val="000000" w:themeColor="text1"/>
              <w:kern w:val="0"/>
              <w:sz w:val="16"/>
              <w:szCs w:val="20"/>
              <w:rPrChange w:id="748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86" w:author="FURSYS" w:date="2025-12-04T15:42:00Z">
                <w:rPr>
                  <w:rFonts w:ascii="굴림" w:eastAsia="굴림" w:hAnsi="굴림" w:cs="굴림" w:hint="eastAsia"/>
                  <w:color w:val="002266"/>
                  <w:kern w:val="0"/>
                  <w:szCs w:val="20"/>
                </w:rPr>
              </w:rPrChange>
            </w:rPr>
            <w:delText>있으며</w:delText>
          </w:r>
          <w:r w:rsidRPr="000C7330" w:rsidDel="008076F4">
            <w:rPr>
              <w:rFonts w:eastAsiaTheme="minorHAnsi" w:cs="굴림"/>
              <w:color w:val="000000" w:themeColor="text1"/>
              <w:kern w:val="0"/>
              <w:sz w:val="16"/>
              <w:szCs w:val="20"/>
              <w:rPrChange w:id="748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88" w:author="FURSYS" w:date="2025-12-04T15:42:00Z">
                <w:rPr>
                  <w:rFonts w:ascii="굴림" w:eastAsia="굴림" w:hAnsi="굴림" w:cs="굴림" w:hint="eastAsia"/>
                  <w:color w:val="002266"/>
                  <w:kern w:val="0"/>
                  <w:szCs w:val="20"/>
                </w:rPr>
              </w:rPrChange>
            </w:rPr>
            <w:delText>구체적</w:delText>
          </w:r>
          <w:r w:rsidRPr="000C7330" w:rsidDel="008076F4">
            <w:rPr>
              <w:rFonts w:eastAsiaTheme="minorHAnsi" w:cs="굴림"/>
              <w:color w:val="000000" w:themeColor="text1"/>
              <w:kern w:val="0"/>
              <w:sz w:val="16"/>
              <w:szCs w:val="20"/>
              <w:rPrChange w:id="748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90" w:author="FURSYS" w:date="2025-12-04T15:42:00Z">
                <w:rPr>
                  <w:rFonts w:ascii="굴림" w:eastAsia="굴림" w:hAnsi="굴림" w:cs="굴림" w:hint="eastAsia"/>
                  <w:color w:val="002266"/>
                  <w:kern w:val="0"/>
                  <w:szCs w:val="20"/>
                </w:rPr>
              </w:rPrChange>
            </w:rPr>
            <w:delText>업무의</w:delText>
          </w:r>
          <w:r w:rsidRPr="000C7330" w:rsidDel="008076F4">
            <w:rPr>
              <w:rFonts w:eastAsiaTheme="minorHAnsi" w:cs="굴림"/>
              <w:color w:val="000000" w:themeColor="text1"/>
              <w:kern w:val="0"/>
              <w:sz w:val="16"/>
              <w:szCs w:val="20"/>
              <w:rPrChange w:id="749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92" w:author="FURSYS" w:date="2025-12-04T15:42:00Z">
                <w:rPr>
                  <w:rFonts w:ascii="굴림" w:eastAsia="굴림" w:hAnsi="굴림" w:cs="굴림" w:hint="eastAsia"/>
                  <w:color w:val="002266"/>
                  <w:kern w:val="0"/>
                  <w:szCs w:val="20"/>
                </w:rPr>
              </w:rPrChange>
            </w:rPr>
            <w:delText>목적</w:delText>
          </w:r>
          <w:r w:rsidRPr="000C7330" w:rsidDel="008076F4">
            <w:rPr>
              <w:rFonts w:eastAsiaTheme="minorHAnsi" w:cs="굴림"/>
              <w:color w:val="000000" w:themeColor="text1"/>
              <w:kern w:val="0"/>
              <w:sz w:val="16"/>
              <w:szCs w:val="20"/>
              <w:rPrChange w:id="749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94" w:author="FURSYS" w:date="2025-12-04T15:42:00Z">
                <w:rPr>
                  <w:rFonts w:ascii="굴림" w:eastAsia="굴림" w:hAnsi="굴림" w:cs="굴림" w:hint="eastAsia"/>
                  <w:color w:val="002266"/>
                  <w:kern w:val="0"/>
                  <w:szCs w:val="20"/>
                </w:rPr>
              </w:rPrChange>
            </w:rPr>
            <w:delText>및</w:delText>
          </w:r>
          <w:r w:rsidRPr="000C7330" w:rsidDel="008076F4">
            <w:rPr>
              <w:rFonts w:eastAsiaTheme="minorHAnsi" w:cs="굴림"/>
              <w:color w:val="000000" w:themeColor="text1"/>
              <w:kern w:val="0"/>
              <w:sz w:val="16"/>
              <w:szCs w:val="20"/>
              <w:rPrChange w:id="749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96" w:author="FURSYS" w:date="2025-12-04T15:42:00Z">
                <w:rPr>
                  <w:rFonts w:ascii="굴림" w:eastAsia="굴림" w:hAnsi="굴림" w:cs="굴림" w:hint="eastAsia"/>
                  <w:color w:val="002266"/>
                  <w:kern w:val="0"/>
                  <w:szCs w:val="20"/>
                </w:rPr>
              </w:rPrChange>
            </w:rPr>
            <w:delText>범위는</w:delText>
          </w:r>
          <w:r w:rsidRPr="000C7330" w:rsidDel="008076F4">
            <w:rPr>
              <w:rFonts w:eastAsiaTheme="minorHAnsi" w:cs="굴림"/>
              <w:color w:val="000000" w:themeColor="text1"/>
              <w:kern w:val="0"/>
              <w:sz w:val="16"/>
              <w:szCs w:val="20"/>
              <w:rPrChange w:id="749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498" w:author="FURSYS" w:date="2025-12-04T15:42:00Z">
                <w:rPr>
                  <w:rFonts w:ascii="굴림" w:eastAsia="굴림" w:hAnsi="굴림" w:cs="굴림" w:hint="eastAsia"/>
                  <w:color w:val="002266"/>
                  <w:kern w:val="0"/>
                  <w:szCs w:val="20"/>
                </w:rPr>
              </w:rPrChange>
            </w:rPr>
            <w:delText>아래와</w:delText>
          </w:r>
          <w:r w:rsidRPr="000C7330" w:rsidDel="008076F4">
            <w:rPr>
              <w:rFonts w:eastAsiaTheme="minorHAnsi" w:cs="굴림"/>
              <w:color w:val="000000" w:themeColor="text1"/>
              <w:kern w:val="0"/>
              <w:sz w:val="16"/>
              <w:szCs w:val="20"/>
              <w:rPrChange w:id="749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500" w:author="FURSYS" w:date="2025-12-04T15:42:00Z">
                <w:rPr>
                  <w:rFonts w:ascii="굴림" w:eastAsia="굴림" w:hAnsi="굴림" w:cs="굴림" w:hint="eastAsia"/>
                  <w:color w:val="002266"/>
                  <w:kern w:val="0"/>
                  <w:szCs w:val="20"/>
                </w:rPr>
              </w:rPrChange>
            </w:rPr>
            <w:delText>같다</w:delText>
          </w:r>
          <w:r w:rsidRPr="000C7330" w:rsidDel="008076F4">
            <w:rPr>
              <w:rFonts w:eastAsiaTheme="minorHAnsi" w:cs="굴림"/>
              <w:color w:val="000000" w:themeColor="text1"/>
              <w:kern w:val="0"/>
              <w:sz w:val="16"/>
              <w:szCs w:val="20"/>
              <w:rPrChange w:id="7501" w:author="FURSYS" w:date="2025-12-04T15:42:00Z">
                <w:rPr>
                  <w:rFonts w:ascii="굴림" w:eastAsia="굴림" w:hAnsi="굴림" w:cs="굴림"/>
                  <w:color w:val="002266"/>
                  <w:kern w:val="0"/>
                  <w:szCs w:val="20"/>
                </w:rPr>
              </w:rPrChange>
            </w:rPr>
            <w:delText>.</w:delText>
          </w:r>
        </w:del>
      </w:ins>
    </w:p>
    <w:p w14:paraId="4659C938" w14:textId="24153207" w:rsidR="002E2521" w:rsidRPr="000C7330" w:rsidDel="008076F4" w:rsidRDefault="002E2521">
      <w:pPr>
        <w:rPr>
          <w:ins w:id="7502" w:author="이승준 (Seungjun Lee)" w:date="2025-07-29T11:35:00Z"/>
          <w:del w:id="7503" w:author="FURSYS" w:date="2025-08-06T14:26:00Z"/>
          <w:rFonts w:eastAsiaTheme="minorHAnsi" w:cs="굴림"/>
          <w:color w:val="000000" w:themeColor="text1"/>
          <w:kern w:val="0"/>
          <w:szCs w:val="24"/>
          <w:rPrChange w:id="7504" w:author="FURSYS" w:date="2025-12-04T15:42:00Z">
            <w:rPr>
              <w:ins w:id="7505" w:author="이승준 (Seungjun Lee)" w:date="2025-07-29T11:35:00Z"/>
              <w:del w:id="7506" w:author="FURSYS" w:date="2025-08-06T14:26:00Z"/>
              <w:rFonts w:ascii="굴림" w:eastAsia="굴림" w:hAnsi="굴림" w:cs="굴림"/>
              <w:kern w:val="0"/>
              <w:sz w:val="24"/>
              <w:szCs w:val="24"/>
            </w:rPr>
          </w:rPrChange>
        </w:rPr>
        <w:pPrChange w:id="7507" w:author="FURSYS" w:date="2025-08-06T14:26:00Z">
          <w:pPr>
            <w:widowControl/>
            <w:wordWrap/>
            <w:autoSpaceDE/>
            <w:autoSpaceDN/>
            <w:ind w:left="1000" w:hanging="400"/>
            <w:jc w:val="left"/>
          </w:pPr>
        </w:pPrChange>
      </w:pPr>
      <w:ins w:id="7508" w:author="이승준 (Seungjun Lee)" w:date="2025-07-29T11:35:00Z">
        <w:del w:id="7509" w:author="FURSYS" w:date="2025-08-06T14:26:00Z">
          <w:r w:rsidRPr="000C7330" w:rsidDel="008076F4">
            <w:rPr>
              <w:rFonts w:eastAsiaTheme="minorHAnsi" w:cs="굴림" w:hint="eastAsia"/>
              <w:color w:val="000000" w:themeColor="text1"/>
              <w:kern w:val="0"/>
              <w:sz w:val="16"/>
              <w:szCs w:val="20"/>
              <w:rPrChange w:id="7510" w:author="FURSYS" w:date="2025-12-04T15:42:00Z">
                <w:rPr>
                  <w:rFonts w:ascii="굴림" w:eastAsia="굴림" w:hAnsi="굴림" w:cs="굴림" w:hint="eastAsia"/>
                  <w:color w:val="002266"/>
                  <w:kern w:val="0"/>
                  <w:szCs w:val="20"/>
                </w:rPr>
              </w:rPrChange>
            </w:rPr>
            <w:delText>가</w:delText>
          </w:r>
          <w:r w:rsidRPr="000C7330" w:rsidDel="008076F4">
            <w:rPr>
              <w:rFonts w:eastAsiaTheme="minorHAnsi" w:cs="굴림"/>
              <w:color w:val="000000" w:themeColor="text1"/>
              <w:kern w:val="0"/>
              <w:sz w:val="16"/>
              <w:szCs w:val="20"/>
              <w:rPrChange w:id="7511" w:author="FURSYS" w:date="2025-12-04T15:42:00Z">
                <w:rPr>
                  <w:rFonts w:ascii="굴림" w:eastAsia="굴림" w:hAnsi="굴림" w:cs="굴림"/>
                  <w:color w:val="002266"/>
                  <w:kern w:val="0"/>
                  <w:szCs w:val="20"/>
                </w:rPr>
              </w:rPrChange>
            </w:rPr>
            <w:delText xml:space="preserve">)    업무의 </w:delText>
          </w:r>
          <w:r w:rsidRPr="000C7330" w:rsidDel="008076F4">
            <w:rPr>
              <w:rFonts w:eastAsiaTheme="minorHAnsi" w:cs="굴림" w:hint="eastAsia"/>
              <w:color w:val="000000" w:themeColor="text1"/>
              <w:kern w:val="0"/>
              <w:sz w:val="16"/>
              <w:szCs w:val="20"/>
              <w:rPrChange w:id="7512" w:author="FURSYS" w:date="2025-12-04T15:42:00Z">
                <w:rPr>
                  <w:rFonts w:ascii="굴림" w:eastAsia="굴림" w:hAnsi="굴림" w:cs="굴림" w:hint="eastAsia"/>
                  <w:color w:val="002266"/>
                  <w:kern w:val="0"/>
                  <w:szCs w:val="20"/>
                </w:rPr>
              </w:rPrChange>
            </w:rPr>
            <w:delText>목적 </w:delText>
          </w:r>
          <w:r w:rsidRPr="000C7330" w:rsidDel="008076F4">
            <w:rPr>
              <w:rFonts w:eastAsiaTheme="minorHAnsi" w:cs="굴림"/>
              <w:color w:val="000000" w:themeColor="text1"/>
              <w:kern w:val="0"/>
              <w:sz w:val="16"/>
              <w:szCs w:val="20"/>
              <w:rPrChange w:id="7513" w:author="FURSYS" w:date="2025-12-04T15:42:00Z">
                <w:rPr>
                  <w:rFonts w:ascii="굴림" w:eastAsia="굴림" w:hAnsi="굴림" w:cs="굴림"/>
                  <w:color w:val="002266"/>
                  <w:kern w:val="0"/>
                  <w:szCs w:val="20"/>
                </w:rPr>
              </w:rPrChange>
            </w:rPr>
            <w:delText>: 유지관리</w:delText>
          </w:r>
        </w:del>
      </w:ins>
    </w:p>
    <w:p w14:paraId="7D894BDF" w14:textId="24A19C76" w:rsidR="002E2521" w:rsidRPr="000C7330" w:rsidDel="008076F4" w:rsidRDefault="002E2521">
      <w:pPr>
        <w:rPr>
          <w:ins w:id="7514" w:author="이승준 (Seungjun Lee)" w:date="2025-07-29T11:35:00Z"/>
          <w:del w:id="7515" w:author="FURSYS" w:date="2025-08-06T14:26:00Z"/>
          <w:rFonts w:eastAsiaTheme="minorHAnsi" w:cs="굴림"/>
          <w:color w:val="000000" w:themeColor="text1"/>
          <w:kern w:val="0"/>
          <w:szCs w:val="24"/>
          <w:rPrChange w:id="7516" w:author="FURSYS" w:date="2025-12-04T15:42:00Z">
            <w:rPr>
              <w:ins w:id="7517" w:author="이승준 (Seungjun Lee)" w:date="2025-07-29T11:35:00Z"/>
              <w:del w:id="7518" w:author="FURSYS" w:date="2025-08-06T14:26:00Z"/>
              <w:rFonts w:ascii="굴림" w:eastAsia="굴림" w:hAnsi="굴림" w:cs="굴림"/>
              <w:kern w:val="0"/>
              <w:sz w:val="24"/>
              <w:szCs w:val="24"/>
            </w:rPr>
          </w:rPrChange>
        </w:rPr>
        <w:pPrChange w:id="7519" w:author="FURSYS" w:date="2025-08-06T14:26:00Z">
          <w:pPr>
            <w:widowControl/>
            <w:wordWrap/>
            <w:autoSpaceDE/>
            <w:autoSpaceDN/>
            <w:ind w:left="1000" w:hanging="400"/>
            <w:jc w:val="left"/>
          </w:pPr>
        </w:pPrChange>
      </w:pPr>
      <w:ins w:id="7520" w:author="이승준 (Seungjun Lee)" w:date="2025-07-29T11:35:00Z">
        <w:del w:id="7521" w:author="FURSYS" w:date="2025-08-06T14:26:00Z">
          <w:r w:rsidRPr="000C7330" w:rsidDel="008076F4">
            <w:rPr>
              <w:rFonts w:eastAsiaTheme="minorHAnsi" w:cs="굴림" w:hint="eastAsia"/>
              <w:color w:val="000000" w:themeColor="text1"/>
              <w:kern w:val="0"/>
              <w:sz w:val="16"/>
              <w:szCs w:val="20"/>
              <w:rPrChange w:id="7522" w:author="FURSYS" w:date="2025-12-04T15:42:00Z">
                <w:rPr>
                  <w:rFonts w:ascii="굴림" w:eastAsia="굴림" w:hAnsi="굴림" w:cs="굴림" w:hint="eastAsia"/>
                  <w:color w:val="002266"/>
                  <w:kern w:val="0"/>
                  <w:szCs w:val="20"/>
                </w:rPr>
              </w:rPrChange>
            </w:rPr>
            <w:delText>나</w:delText>
          </w:r>
          <w:r w:rsidRPr="000C7330" w:rsidDel="008076F4">
            <w:rPr>
              <w:rFonts w:eastAsiaTheme="minorHAnsi" w:cs="굴림"/>
              <w:color w:val="000000" w:themeColor="text1"/>
              <w:kern w:val="0"/>
              <w:sz w:val="16"/>
              <w:szCs w:val="20"/>
              <w:rPrChange w:id="7523" w:author="FURSYS" w:date="2025-12-04T15:42:00Z">
                <w:rPr>
                  <w:rFonts w:ascii="굴림" w:eastAsia="굴림" w:hAnsi="굴림" w:cs="굴림"/>
                  <w:color w:val="002266"/>
                  <w:kern w:val="0"/>
                  <w:szCs w:val="20"/>
                </w:rPr>
              </w:rPrChange>
            </w:rPr>
            <w:delText xml:space="preserve">)    업무의 </w:delText>
          </w:r>
          <w:r w:rsidRPr="000C7330" w:rsidDel="008076F4">
            <w:rPr>
              <w:rFonts w:eastAsiaTheme="minorHAnsi" w:cs="굴림" w:hint="eastAsia"/>
              <w:color w:val="000000" w:themeColor="text1"/>
              <w:kern w:val="0"/>
              <w:sz w:val="16"/>
              <w:szCs w:val="20"/>
              <w:rPrChange w:id="7524" w:author="FURSYS" w:date="2025-12-04T15:42:00Z">
                <w:rPr>
                  <w:rFonts w:ascii="굴림" w:eastAsia="굴림" w:hAnsi="굴림" w:cs="굴림" w:hint="eastAsia"/>
                  <w:color w:val="002266"/>
                  <w:kern w:val="0"/>
                  <w:szCs w:val="20"/>
                </w:rPr>
              </w:rPrChange>
            </w:rPr>
            <w:delText>범위 </w:delText>
          </w:r>
          <w:r w:rsidRPr="000C7330" w:rsidDel="008076F4">
            <w:rPr>
              <w:rFonts w:eastAsiaTheme="minorHAnsi" w:cs="굴림"/>
              <w:color w:val="000000" w:themeColor="text1"/>
              <w:kern w:val="0"/>
              <w:sz w:val="16"/>
              <w:szCs w:val="20"/>
              <w:rPrChange w:id="7525" w:author="FURSYS" w:date="2025-12-04T15:42:00Z">
                <w:rPr>
                  <w:rFonts w:ascii="굴림" w:eastAsia="굴림" w:hAnsi="굴림" w:cs="굴림"/>
                  <w:color w:val="002266"/>
                  <w:kern w:val="0"/>
                  <w:szCs w:val="20"/>
                </w:rPr>
              </w:rPrChange>
            </w:rPr>
            <w:delText>:</w:delText>
          </w:r>
          <w:r w:rsidRPr="000C7330" w:rsidDel="008076F4">
            <w:rPr>
              <w:rFonts w:eastAsiaTheme="minorHAnsi" w:cs="굴림" w:hint="eastAsia"/>
              <w:color w:val="000000" w:themeColor="text1"/>
              <w:kern w:val="0"/>
              <w:sz w:val="16"/>
              <w:szCs w:val="20"/>
              <w:rPrChange w:id="7526" w:author="FURSYS" w:date="2025-12-04T15:42:00Z">
                <w:rPr>
                  <w:rFonts w:ascii="굴림" w:eastAsia="굴림" w:hAnsi="굴림" w:cs="굴림" w:hint="eastAsia"/>
                  <w:color w:val="002266"/>
                  <w:kern w:val="0"/>
                  <w:szCs w:val="20"/>
                </w:rPr>
              </w:rPrChange>
            </w:rPr>
            <w:delText> </w:delText>
          </w:r>
          <w:r w:rsidRPr="000C7330" w:rsidDel="008076F4">
            <w:rPr>
              <w:rFonts w:eastAsiaTheme="minorHAnsi" w:cs="굴림"/>
              <w:b/>
              <w:bCs/>
              <w:color w:val="000000" w:themeColor="text1"/>
              <w:kern w:val="0"/>
              <w:szCs w:val="24"/>
              <w:rPrChange w:id="7527" w:author="FURSYS" w:date="2025-12-04T15:42:00Z">
                <w:rPr>
                  <w:rFonts w:ascii="바탕" w:eastAsia="바탕" w:hAnsi="바탕" w:cs="굴림"/>
                  <w:b/>
                  <w:bCs/>
                  <w:color w:val="000000"/>
                  <w:kern w:val="0"/>
                  <w:sz w:val="24"/>
                  <w:szCs w:val="24"/>
                </w:rPr>
              </w:rPrChange>
            </w:rPr>
            <w:delText xml:space="preserve">ISC 3층 스마트오피스 및 4층 </w:delText>
          </w:r>
          <w:r w:rsidRPr="000C7330" w:rsidDel="008076F4">
            <w:rPr>
              <w:rFonts w:eastAsiaTheme="minorHAnsi" w:cs="굴림" w:hint="eastAsia"/>
              <w:b/>
              <w:bCs/>
              <w:color w:val="000000" w:themeColor="text1"/>
              <w:kern w:val="0"/>
              <w:szCs w:val="24"/>
              <w:rPrChange w:id="7528" w:author="FURSYS" w:date="2025-12-04T15:42:00Z">
                <w:rPr>
                  <w:rFonts w:ascii="바탕" w:eastAsia="바탕" w:hAnsi="바탕" w:cs="굴림" w:hint="eastAsia"/>
                  <w:b/>
                  <w:bCs/>
                  <w:color w:val="000000"/>
                  <w:kern w:val="0"/>
                  <w:sz w:val="24"/>
                  <w:szCs w:val="24"/>
                </w:rPr>
              </w:rPrChange>
            </w:rPr>
            <w:delText>타스크룸</w:delText>
          </w:r>
          <w:r w:rsidRPr="000C7330" w:rsidDel="008076F4">
            <w:rPr>
              <w:rFonts w:eastAsiaTheme="minorHAnsi" w:cs="굴림"/>
              <w:b/>
              <w:bCs/>
              <w:color w:val="000000" w:themeColor="text1"/>
              <w:kern w:val="0"/>
              <w:szCs w:val="24"/>
              <w:rPrChange w:id="7529" w:author="FURSYS" w:date="2025-12-04T15:42:00Z">
                <w:rPr>
                  <w:rFonts w:ascii="바탕" w:eastAsia="바탕" w:hAnsi="바탕" w:cs="굴림"/>
                  <w:b/>
                  <w:bCs/>
                  <w:color w:val="000000"/>
                  <w:kern w:val="0"/>
                  <w:sz w:val="24"/>
                  <w:szCs w:val="24"/>
                </w:rPr>
              </w:rPrChange>
            </w:rPr>
            <w:delText xml:space="preserve"> 퍼시스 사무가구(</w:delText>
          </w:r>
          <w:r w:rsidRPr="000C7330" w:rsidDel="008076F4">
            <w:rPr>
              <w:rFonts w:eastAsiaTheme="minorHAnsi" w:cs="굴림" w:hint="eastAsia"/>
              <w:b/>
              <w:bCs/>
              <w:color w:val="000000" w:themeColor="text1"/>
              <w:kern w:val="0"/>
              <w:szCs w:val="24"/>
              <w:rPrChange w:id="7530" w:author="FURSYS" w:date="2025-12-04T15:42:00Z">
                <w:rPr>
                  <w:rFonts w:ascii="바탕" w:eastAsia="바탕" w:hAnsi="바탕" w:cs="굴림" w:hint="eastAsia"/>
                  <w:b/>
                  <w:bCs/>
                  <w:color w:val="000000"/>
                  <w:kern w:val="0"/>
                  <w:sz w:val="24"/>
                  <w:szCs w:val="24"/>
                </w:rPr>
              </w:rPrChange>
            </w:rPr>
            <w:delText>렌탈</w:delText>
          </w:r>
          <w:r w:rsidRPr="000C7330" w:rsidDel="008076F4">
            <w:rPr>
              <w:rFonts w:eastAsiaTheme="minorHAnsi" w:cs="굴림"/>
              <w:b/>
              <w:bCs/>
              <w:color w:val="000000" w:themeColor="text1"/>
              <w:kern w:val="0"/>
              <w:szCs w:val="24"/>
              <w:rPrChange w:id="7531" w:author="FURSYS" w:date="2025-12-04T15:42:00Z">
                <w:rPr>
                  <w:rFonts w:ascii="바탕" w:eastAsia="바탕" w:hAnsi="바탕" w:cs="굴림"/>
                  <w:b/>
                  <w:bCs/>
                  <w:color w:val="000000"/>
                  <w:kern w:val="0"/>
                  <w:sz w:val="24"/>
                  <w:szCs w:val="24"/>
                </w:rPr>
              </w:rPrChange>
            </w:rPr>
            <w:delText>)-기타_CI25011653</w:delText>
          </w:r>
        </w:del>
      </w:ins>
    </w:p>
    <w:p w14:paraId="1730A4BF" w14:textId="7003E906" w:rsidR="002E2521" w:rsidRPr="000C7330" w:rsidDel="008076F4" w:rsidRDefault="002E2521">
      <w:pPr>
        <w:rPr>
          <w:ins w:id="7532" w:author="이승준 (Seungjun Lee)" w:date="2025-07-29T11:35:00Z"/>
          <w:del w:id="7533" w:author="FURSYS" w:date="2025-08-06T14:26:00Z"/>
          <w:rFonts w:eastAsiaTheme="minorHAnsi" w:cs="굴림"/>
          <w:color w:val="000000" w:themeColor="text1"/>
          <w:kern w:val="0"/>
          <w:szCs w:val="24"/>
          <w:rPrChange w:id="7534" w:author="FURSYS" w:date="2025-12-04T15:42:00Z">
            <w:rPr>
              <w:ins w:id="7535" w:author="이승준 (Seungjun Lee)" w:date="2025-07-29T11:35:00Z"/>
              <w:del w:id="7536" w:author="FURSYS" w:date="2025-08-06T14:26:00Z"/>
              <w:rFonts w:ascii="굴림" w:eastAsia="굴림" w:hAnsi="굴림" w:cs="굴림"/>
              <w:kern w:val="0"/>
              <w:sz w:val="24"/>
              <w:szCs w:val="24"/>
            </w:rPr>
          </w:rPrChange>
        </w:rPr>
        <w:pPrChange w:id="7537" w:author="FURSYS" w:date="2025-08-06T14:26:00Z">
          <w:pPr>
            <w:widowControl/>
            <w:wordWrap/>
            <w:autoSpaceDE/>
            <w:autoSpaceDN/>
            <w:spacing w:after="240"/>
            <w:jc w:val="left"/>
          </w:pPr>
        </w:pPrChange>
      </w:pPr>
      <w:ins w:id="7538" w:author="이승준 (Seungjun Lee)" w:date="2025-07-29T11:35:00Z">
        <w:del w:id="7539" w:author="FURSYS" w:date="2025-08-06T14:26:00Z">
          <w:r w:rsidRPr="000C7330" w:rsidDel="008076F4">
            <w:rPr>
              <w:rFonts w:eastAsiaTheme="minorHAnsi" w:cs="굴림" w:hint="eastAsia"/>
              <w:b/>
              <w:bCs/>
              <w:color w:val="000000" w:themeColor="text1"/>
              <w:kern w:val="0"/>
              <w:sz w:val="16"/>
              <w:szCs w:val="20"/>
              <w:rPrChange w:id="7540" w:author="FURSYS" w:date="2025-12-04T15:42:00Z">
                <w:rPr>
                  <w:rFonts w:ascii="굴림" w:eastAsia="굴림" w:hAnsi="굴림" w:cs="굴림" w:hint="eastAsia"/>
                  <w:b/>
                  <w:bCs/>
                  <w:color w:val="002266"/>
                  <w:kern w:val="0"/>
                  <w:szCs w:val="20"/>
                </w:rPr>
              </w:rPrChange>
            </w:rPr>
            <w:delText> </w:delText>
          </w:r>
        </w:del>
      </w:ins>
    </w:p>
    <w:p w14:paraId="402CFB3E" w14:textId="7DD5F725" w:rsidR="002E2521" w:rsidRPr="000C7330" w:rsidDel="008076F4" w:rsidRDefault="002E2521">
      <w:pPr>
        <w:rPr>
          <w:ins w:id="7541" w:author="이승준 (Seungjun Lee)" w:date="2025-07-29T11:35:00Z"/>
          <w:del w:id="7542" w:author="FURSYS" w:date="2025-08-06T14:26:00Z"/>
          <w:rFonts w:eastAsiaTheme="minorHAnsi" w:cs="굴림"/>
          <w:color w:val="000000" w:themeColor="text1"/>
          <w:kern w:val="0"/>
          <w:sz w:val="16"/>
          <w:szCs w:val="20"/>
          <w:rPrChange w:id="7543" w:author="FURSYS" w:date="2025-12-04T15:42:00Z">
            <w:rPr>
              <w:ins w:id="7544" w:author="이승준 (Seungjun Lee)" w:date="2025-07-29T11:35:00Z"/>
              <w:del w:id="7545" w:author="FURSYS" w:date="2025-08-06T14:26:00Z"/>
              <w:rFonts w:ascii="바탕" w:eastAsia="바탕" w:hAnsi="바탕" w:cs="굴림"/>
              <w:color w:val="000000"/>
              <w:kern w:val="0"/>
              <w:szCs w:val="20"/>
            </w:rPr>
          </w:rPrChange>
        </w:rPr>
        <w:pPrChange w:id="7546" w:author="FURSYS" w:date="2025-08-06T14:26:00Z">
          <w:pPr>
            <w:widowControl/>
            <w:wordWrap/>
            <w:autoSpaceDE/>
            <w:autoSpaceDN/>
            <w:spacing w:after="240"/>
            <w:jc w:val="left"/>
          </w:pPr>
        </w:pPrChange>
      </w:pPr>
      <w:ins w:id="7547" w:author="이승준 (Seungjun Lee)" w:date="2025-07-29T11:35:00Z">
        <w:del w:id="7548" w:author="FURSYS" w:date="2025-08-06T14:26:00Z">
          <w:r w:rsidRPr="000C7330" w:rsidDel="008076F4">
            <w:rPr>
              <w:rFonts w:eastAsiaTheme="minorHAnsi" w:cs="굴림" w:hint="eastAsia"/>
              <w:b/>
              <w:bCs/>
              <w:color w:val="000000" w:themeColor="text1"/>
              <w:kern w:val="0"/>
              <w:sz w:val="16"/>
              <w:szCs w:val="20"/>
              <w:rPrChange w:id="7549" w:author="FURSYS" w:date="2025-12-04T15:42:00Z">
                <w:rPr>
                  <w:rFonts w:ascii="굴림" w:eastAsia="굴림" w:hAnsi="굴림" w:cs="굴림" w:hint="eastAsia"/>
                  <w:b/>
                  <w:bCs/>
                  <w:color w:val="002266"/>
                  <w:kern w:val="0"/>
                  <w:szCs w:val="20"/>
                </w:rPr>
              </w:rPrChange>
            </w:rPr>
            <w:delText>제</w:delText>
          </w:r>
          <w:r w:rsidRPr="000C7330" w:rsidDel="008076F4">
            <w:rPr>
              <w:rFonts w:eastAsiaTheme="minorHAnsi" w:cs="굴림"/>
              <w:b/>
              <w:bCs/>
              <w:color w:val="000000" w:themeColor="text1"/>
              <w:kern w:val="0"/>
              <w:sz w:val="16"/>
              <w:szCs w:val="20"/>
              <w:rPrChange w:id="7550" w:author="FURSYS" w:date="2025-12-04T15:42:00Z">
                <w:rPr>
                  <w:rFonts w:ascii="굴림" w:eastAsia="굴림" w:hAnsi="굴림" w:cs="굴림"/>
                  <w:b/>
                  <w:bCs/>
                  <w:color w:val="002266"/>
                  <w:kern w:val="0"/>
                  <w:szCs w:val="20"/>
                </w:rPr>
              </w:rPrChange>
            </w:rPr>
            <w:delText xml:space="preserve">2조 (특약기간 </w:delText>
          </w:r>
          <w:r w:rsidRPr="000C7330" w:rsidDel="008076F4">
            <w:rPr>
              <w:rFonts w:eastAsiaTheme="minorHAnsi" w:cs="굴림" w:hint="eastAsia"/>
              <w:b/>
              <w:bCs/>
              <w:color w:val="000000" w:themeColor="text1"/>
              <w:kern w:val="0"/>
              <w:sz w:val="16"/>
              <w:szCs w:val="20"/>
              <w:rPrChange w:id="7551" w:author="FURSYS" w:date="2025-12-04T15:42:00Z">
                <w:rPr>
                  <w:rFonts w:ascii="굴림" w:eastAsia="굴림" w:hAnsi="굴림" w:cs="굴림" w:hint="eastAsia"/>
                  <w:b/>
                  <w:bCs/>
                  <w:color w:val="002266"/>
                  <w:kern w:val="0"/>
                  <w:szCs w:val="20"/>
                </w:rPr>
              </w:rPrChange>
            </w:rPr>
            <w:delText>및</w:delText>
          </w:r>
          <w:r w:rsidRPr="000C7330" w:rsidDel="008076F4">
            <w:rPr>
              <w:rFonts w:eastAsiaTheme="minorHAnsi" w:cs="굴림"/>
              <w:b/>
              <w:bCs/>
              <w:color w:val="000000" w:themeColor="text1"/>
              <w:kern w:val="0"/>
              <w:sz w:val="16"/>
              <w:szCs w:val="20"/>
              <w:rPrChange w:id="7552" w:author="FURSYS" w:date="2025-12-04T15:42:00Z">
                <w:rPr>
                  <w:rFonts w:ascii="굴림" w:eastAsia="굴림" w:hAnsi="굴림" w:cs="굴림"/>
                  <w:b/>
                  <w:bCs/>
                  <w:color w:val="002266"/>
                  <w:kern w:val="0"/>
                  <w:szCs w:val="20"/>
                </w:rPr>
              </w:rPrChange>
            </w:rPr>
            <w:delText xml:space="preserve"> </w:delText>
          </w:r>
          <w:r w:rsidRPr="000C7330" w:rsidDel="008076F4">
            <w:rPr>
              <w:rFonts w:eastAsiaTheme="minorHAnsi" w:cs="굴림" w:hint="eastAsia"/>
              <w:b/>
              <w:bCs/>
              <w:color w:val="000000" w:themeColor="text1"/>
              <w:kern w:val="0"/>
              <w:sz w:val="16"/>
              <w:szCs w:val="20"/>
              <w:rPrChange w:id="7553" w:author="FURSYS" w:date="2025-12-04T15:42:00Z">
                <w:rPr>
                  <w:rFonts w:ascii="굴림" w:eastAsia="굴림" w:hAnsi="굴림" w:cs="굴림" w:hint="eastAsia"/>
                  <w:b/>
                  <w:bCs/>
                  <w:color w:val="002266"/>
                  <w:kern w:val="0"/>
                  <w:szCs w:val="20"/>
                </w:rPr>
              </w:rPrChange>
            </w:rPr>
            <w:delText>특약의</w:delText>
          </w:r>
          <w:r w:rsidRPr="000C7330" w:rsidDel="008076F4">
            <w:rPr>
              <w:rFonts w:eastAsiaTheme="minorHAnsi" w:cs="굴림"/>
              <w:b/>
              <w:bCs/>
              <w:color w:val="000000" w:themeColor="text1"/>
              <w:kern w:val="0"/>
              <w:sz w:val="16"/>
              <w:szCs w:val="20"/>
              <w:rPrChange w:id="7554" w:author="FURSYS" w:date="2025-12-04T15:42:00Z">
                <w:rPr>
                  <w:rFonts w:ascii="굴림" w:eastAsia="굴림" w:hAnsi="굴림" w:cs="굴림"/>
                  <w:b/>
                  <w:bCs/>
                  <w:color w:val="002266"/>
                  <w:kern w:val="0"/>
                  <w:szCs w:val="20"/>
                </w:rPr>
              </w:rPrChange>
            </w:rPr>
            <w:delText xml:space="preserve"> </w:delText>
          </w:r>
          <w:r w:rsidRPr="000C7330" w:rsidDel="008076F4">
            <w:rPr>
              <w:rFonts w:eastAsiaTheme="minorHAnsi" w:cs="굴림" w:hint="eastAsia"/>
              <w:b/>
              <w:bCs/>
              <w:color w:val="000000" w:themeColor="text1"/>
              <w:kern w:val="0"/>
              <w:sz w:val="16"/>
              <w:szCs w:val="20"/>
              <w:rPrChange w:id="7555" w:author="FURSYS" w:date="2025-12-04T15:42:00Z">
                <w:rPr>
                  <w:rFonts w:ascii="굴림" w:eastAsia="굴림" w:hAnsi="굴림" w:cs="굴림" w:hint="eastAsia"/>
                  <w:b/>
                  <w:bCs/>
                  <w:color w:val="002266"/>
                  <w:kern w:val="0"/>
                  <w:szCs w:val="20"/>
                </w:rPr>
              </w:rPrChange>
            </w:rPr>
            <w:delText>효력</w:delText>
          </w:r>
          <w:r w:rsidRPr="000C7330" w:rsidDel="008076F4">
            <w:rPr>
              <w:rFonts w:eastAsiaTheme="minorHAnsi" w:cs="굴림"/>
              <w:b/>
              <w:bCs/>
              <w:color w:val="000000" w:themeColor="text1"/>
              <w:kern w:val="0"/>
              <w:sz w:val="16"/>
              <w:szCs w:val="20"/>
              <w:rPrChange w:id="7556" w:author="FURSYS" w:date="2025-12-04T15:42:00Z">
                <w:rPr>
                  <w:rFonts w:ascii="굴림" w:eastAsia="굴림" w:hAnsi="굴림" w:cs="굴림"/>
                  <w:b/>
                  <w:bCs/>
                  <w:color w:val="002266"/>
                  <w:kern w:val="0"/>
                  <w:szCs w:val="20"/>
                </w:rPr>
              </w:rPrChange>
            </w:rPr>
            <w:delText>)</w:delText>
          </w:r>
          <w:r w:rsidRPr="000C7330" w:rsidDel="008076F4">
            <w:rPr>
              <w:rFonts w:eastAsiaTheme="minorHAnsi" w:cs="굴림"/>
              <w:color w:val="000000" w:themeColor="text1"/>
              <w:kern w:val="0"/>
              <w:sz w:val="16"/>
              <w:szCs w:val="20"/>
              <w:rPrChange w:id="7557"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558" w:author="FURSYS" w:date="2025-12-04T15:42:00Z">
                <w:rPr>
                  <w:rFonts w:ascii="굴림" w:eastAsia="굴림" w:hAnsi="굴림" w:cs="굴림" w:hint="eastAsia"/>
                  <w:color w:val="002266"/>
                  <w:kern w:val="0"/>
                  <w:szCs w:val="20"/>
                </w:rPr>
              </w:rPrChange>
            </w:rPr>
            <w:delText>①</w:delText>
          </w:r>
          <w:r w:rsidRPr="000C7330" w:rsidDel="008076F4">
            <w:rPr>
              <w:rFonts w:eastAsiaTheme="minorHAnsi" w:cs="굴림"/>
              <w:color w:val="000000" w:themeColor="text1"/>
              <w:kern w:val="0"/>
              <w:sz w:val="16"/>
              <w:szCs w:val="20"/>
              <w:rPrChange w:id="755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560" w:author="FURSYS" w:date="2025-12-04T15:42:00Z">
                <w:rPr>
                  <w:rFonts w:ascii="굴림" w:eastAsia="굴림" w:hAnsi="굴림" w:cs="굴림" w:hint="eastAsia"/>
                  <w:color w:val="002266"/>
                  <w:kern w:val="0"/>
                  <w:szCs w:val="20"/>
                </w:rPr>
              </w:rPrChange>
            </w:rPr>
            <w:delText>본</w:delText>
          </w:r>
          <w:r w:rsidRPr="000C7330" w:rsidDel="008076F4">
            <w:rPr>
              <w:rFonts w:eastAsiaTheme="minorHAnsi" w:cs="굴림"/>
              <w:color w:val="000000" w:themeColor="text1"/>
              <w:kern w:val="0"/>
              <w:sz w:val="16"/>
              <w:szCs w:val="20"/>
              <w:rPrChange w:id="756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562" w:author="FURSYS" w:date="2025-12-04T15:42:00Z">
                <w:rPr>
                  <w:rFonts w:ascii="굴림" w:eastAsia="굴림" w:hAnsi="굴림" w:cs="굴림" w:hint="eastAsia"/>
                  <w:color w:val="002266"/>
                  <w:kern w:val="0"/>
                  <w:szCs w:val="20"/>
                </w:rPr>
              </w:rPrChange>
            </w:rPr>
            <w:delText>특약의</w:delText>
          </w:r>
          <w:r w:rsidRPr="000C7330" w:rsidDel="008076F4">
            <w:rPr>
              <w:rFonts w:eastAsiaTheme="minorHAnsi" w:cs="굴림"/>
              <w:color w:val="000000" w:themeColor="text1"/>
              <w:kern w:val="0"/>
              <w:sz w:val="16"/>
              <w:szCs w:val="20"/>
              <w:rPrChange w:id="756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564" w:author="FURSYS" w:date="2025-12-04T15:42:00Z">
                <w:rPr>
                  <w:rFonts w:ascii="굴림" w:eastAsia="굴림" w:hAnsi="굴림" w:cs="굴림" w:hint="eastAsia"/>
                  <w:color w:val="002266"/>
                  <w:kern w:val="0"/>
                  <w:szCs w:val="20"/>
                </w:rPr>
              </w:rPrChange>
            </w:rPr>
            <w:delText>유효기간은</w:delText>
          </w:r>
          <w:r w:rsidRPr="000C7330" w:rsidDel="008076F4">
            <w:rPr>
              <w:rFonts w:eastAsiaTheme="minorHAnsi" w:cs="굴림"/>
              <w:color w:val="000000" w:themeColor="text1"/>
              <w:kern w:val="0"/>
              <w:sz w:val="16"/>
              <w:szCs w:val="20"/>
              <w:rPrChange w:id="756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566" w:author="FURSYS" w:date="2025-12-04T15:42:00Z">
                <w:rPr>
                  <w:rFonts w:ascii="굴림" w:eastAsia="굴림" w:hAnsi="굴림" w:cs="굴림" w:hint="eastAsia"/>
                  <w:color w:val="002266"/>
                  <w:kern w:val="0"/>
                  <w:szCs w:val="20"/>
                </w:rPr>
              </w:rPrChange>
            </w:rPr>
            <w:delText>‘기본계약’상의</w:delText>
          </w:r>
          <w:r w:rsidRPr="000C7330" w:rsidDel="008076F4">
            <w:rPr>
              <w:rFonts w:eastAsiaTheme="minorHAnsi" w:cs="굴림"/>
              <w:color w:val="000000" w:themeColor="text1"/>
              <w:kern w:val="0"/>
              <w:sz w:val="16"/>
              <w:szCs w:val="20"/>
              <w:rPrChange w:id="7567" w:author="FURSYS" w:date="2025-12-04T15:42:00Z">
                <w:rPr>
                  <w:rFonts w:ascii="굴림" w:eastAsia="굴림" w:hAnsi="굴림" w:cs="굴림"/>
                  <w:color w:val="002266"/>
                  <w:kern w:val="0"/>
                  <w:szCs w:val="20"/>
                </w:rPr>
              </w:rPrChange>
            </w:rPr>
            <w:delText xml:space="preserve"> 기간과 동일하며, ‘</w:delText>
          </w:r>
          <w:r w:rsidRPr="000C7330" w:rsidDel="008076F4">
            <w:rPr>
              <w:rFonts w:eastAsiaTheme="minorHAnsi" w:cs="굴림" w:hint="eastAsia"/>
              <w:color w:val="000000" w:themeColor="text1"/>
              <w:kern w:val="0"/>
              <w:sz w:val="16"/>
              <w:szCs w:val="20"/>
              <w:rPrChange w:id="7568" w:author="FURSYS" w:date="2025-12-04T15:42:00Z">
                <w:rPr>
                  <w:rFonts w:ascii="굴림" w:eastAsia="굴림" w:hAnsi="굴림" w:cs="굴림" w:hint="eastAsia"/>
                  <w:color w:val="002266"/>
                  <w:kern w:val="0"/>
                  <w:szCs w:val="20"/>
                </w:rPr>
              </w:rPrChange>
            </w:rPr>
            <w:delText>기본계약’이나</w:delText>
          </w:r>
          <w:r w:rsidRPr="000C7330" w:rsidDel="008076F4">
            <w:rPr>
              <w:rFonts w:eastAsiaTheme="minorHAnsi" w:cs="굴림"/>
              <w:color w:val="000000" w:themeColor="text1"/>
              <w:kern w:val="0"/>
              <w:sz w:val="16"/>
              <w:szCs w:val="20"/>
              <w:rPrChange w:id="7569" w:author="FURSYS" w:date="2025-12-04T15:42:00Z">
                <w:rPr>
                  <w:rFonts w:ascii="굴림" w:eastAsia="굴림" w:hAnsi="굴림" w:cs="굴림"/>
                  <w:color w:val="002266"/>
                  <w:kern w:val="0"/>
                  <w:szCs w:val="20"/>
                </w:rPr>
              </w:rPrChange>
            </w:rPr>
            <w:delText xml:space="preserve"> 추가합의서에 의한 기간연장의 경우 본 특약의 기간도 자동 연장된다.</w:delText>
          </w:r>
          <w:r w:rsidRPr="000C7330" w:rsidDel="008076F4">
            <w:rPr>
              <w:rFonts w:eastAsiaTheme="minorHAnsi" w:cs="굴림"/>
              <w:color w:val="000000" w:themeColor="text1"/>
              <w:kern w:val="0"/>
              <w:sz w:val="16"/>
              <w:szCs w:val="20"/>
              <w:rPrChange w:id="7570"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571" w:author="FURSYS" w:date="2025-12-04T15:42:00Z">
                <w:rPr>
                  <w:rFonts w:ascii="굴림" w:eastAsia="굴림" w:hAnsi="굴림" w:cs="굴림" w:hint="eastAsia"/>
                  <w:color w:val="002266"/>
                  <w:kern w:val="0"/>
                  <w:szCs w:val="20"/>
                </w:rPr>
              </w:rPrChange>
            </w:rPr>
            <w:delText>②</w:delText>
          </w:r>
          <w:r w:rsidRPr="000C7330" w:rsidDel="008076F4">
            <w:rPr>
              <w:rFonts w:eastAsiaTheme="minorHAnsi" w:cs="굴림"/>
              <w:color w:val="000000" w:themeColor="text1"/>
              <w:kern w:val="0"/>
              <w:sz w:val="16"/>
              <w:szCs w:val="20"/>
              <w:rPrChange w:id="757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573" w:author="FURSYS" w:date="2025-12-04T15:42:00Z">
                <w:rPr>
                  <w:rFonts w:ascii="굴림" w:eastAsia="굴림" w:hAnsi="굴림" w:cs="굴림" w:hint="eastAsia"/>
                  <w:color w:val="002266"/>
                  <w:kern w:val="0"/>
                  <w:szCs w:val="20"/>
                </w:rPr>
              </w:rPrChange>
            </w:rPr>
            <w:delText>본</w:delText>
          </w:r>
          <w:r w:rsidRPr="000C7330" w:rsidDel="008076F4">
            <w:rPr>
              <w:rFonts w:eastAsiaTheme="minorHAnsi" w:cs="굴림"/>
              <w:color w:val="000000" w:themeColor="text1"/>
              <w:kern w:val="0"/>
              <w:sz w:val="16"/>
              <w:szCs w:val="20"/>
              <w:rPrChange w:id="757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575" w:author="FURSYS" w:date="2025-12-04T15:42:00Z">
                <w:rPr>
                  <w:rFonts w:ascii="굴림" w:eastAsia="굴림" w:hAnsi="굴림" w:cs="굴림" w:hint="eastAsia"/>
                  <w:color w:val="002266"/>
                  <w:kern w:val="0"/>
                  <w:szCs w:val="20"/>
                </w:rPr>
              </w:rPrChange>
            </w:rPr>
            <w:delText>특약의</w:delText>
          </w:r>
          <w:r w:rsidRPr="000C7330" w:rsidDel="008076F4">
            <w:rPr>
              <w:rFonts w:eastAsiaTheme="minorHAnsi" w:cs="굴림"/>
              <w:color w:val="000000" w:themeColor="text1"/>
              <w:kern w:val="0"/>
              <w:sz w:val="16"/>
              <w:szCs w:val="20"/>
              <w:rPrChange w:id="757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577" w:author="FURSYS" w:date="2025-12-04T15:42:00Z">
                <w:rPr>
                  <w:rFonts w:ascii="굴림" w:eastAsia="굴림" w:hAnsi="굴림" w:cs="굴림" w:hint="eastAsia"/>
                  <w:color w:val="002266"/>
                  <w:kern w:val="0"/>
                  <w:szCs w:val="20"/>
                </w:rPr>
              </w:rPrChange>
            </w:rPr>
            <w:delText>효력은</w:delText>
          </w:r>
          <w:r w:rsidRPr="000C7330" w:rsidDel="008076F4">
            <w:rPr>
              <w:rFonts w:eastAsiaTheme="minorHAnsi" w:cs="굴림"/>
              <w:color w:val="000000" w:themeColor="text1"/>
              <w:kern w:val="0"/>
              <w:sz w:val="16"/>
              <w:szCs w:val="20"/>
              <w:rPrChange w:id="757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579" w:author="FURSYS" w:date="2025-12-04T15:42:00Z">
                <w:rPr>
                  <w:rFonts w:ascii="굴림" w:eastAsia="굴림" w:hAnsi="굴림" w:cs="굴림" w:hint="eastAsia"/>
                  <w:color w:val="002266"/>
                  <w:kern w:val="0"/>
                  <w:szCs w:val="20"/>
                </w:rPr>
              </w:rPrChange>
            </w:rPr>
            <w:delText>‘기본계약’의</w:delText>
          </w:r>
          <w:r w:rsidRPr="000C7330" w:rsidDel="008076F4">
            <w:rPr>
              <w:rFonts w:eastAsiaTheme="minorHAnsi" w:cs="굴림"/>
              <w:color w:val="000000" w:themeColor="text1"/>
              <w:kern w:val="0"/>
              <w:sz w:val="16"/>
              <w:szCs w:val="20"/>
              <w:rPrChange w:id="7580" w:author="FURSYS" w:date="2025-12-04T15:42:00Z">
                <w:rPr>
                  <w:rFonts w:ascii="굴림" w:eastAsia="굴림" w:hAnsi="굴림" w:cs="굴림"/>
                  <w:color w:val="002266"/>
                  <w:kern w:val="0"/>
                  <w:szCs w:val="20"/>
                </w:rPr>
              </w:rPrChange>
            </w:rPr>
            <w:delText xml:space="preserve"> 유효여부에 따른다.</w:delText>
          </w:r>
          <w:r w:rsidRPr="000C7330" w:rsidDel="008076F4">
            <w:rPr>
              <w:rFonts w:eastAsiaTheme="minorHAnsi" w:cs="굴림"/>
              <w:color w:val="000000" w:themeColor="text1"/>
              <w:kern w:val="0"/>
              <w:sz w:val="16"/>
              <w:szCs w:val="20"/>
              <w:rPrChange w:id="7581"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582" w:author="FURSYS" w:date="2025-12-04T15:42:00Z">
                <w:rPr>
                  <w:rFonts w:ascii="굴림" w:eastAsia="굴림" w:hAnsi="굴림" w:cs="굴림" w:hint="eastAsia"/>
                  <w:color w:val="002266"/>
                  <w:kern w:val="0"/>
                  <w:szCs w:val="20"/>
                </w:rPr>
              </w:rPrChange>
            </w:rPr>
            <w:delText> </w:delText>
          </w:r>
          <w:r w:rsidRPr="000C7330" w:rsidDel="008076F4">
            <w:rPr>
              <w:rFonts w:eastAsiaTheme="minorHAnsi" w:cs="굴림"/>
              <w:color w:val="000000" w:themeColor="text1"/>
              <w:kern w:val="0"/>
              <w:sz w:val="16"/>
              <w:szCs w:val="20"/>
              <w:rPrChange w:id="7583" w:author="FURSYS" w:date="2025-12-04T15:42:00Z">
                <w:rPr>
                  <w:rFonts w:ascii="바탕" w:eastAsia="바탕" w:hAnsi="바탕" w:cs="굴림"/>
                  <w:color w:val="000000"/>
                  <w:kern w:val="0"/>
                  <w:szCs w:val="20"/>
                </w:rPr>
              </w:rPrChange>
            </w:rPr>
            <w:br/>
          </w:r>
          <w:r w:rsidRPr="000C7330" w:rsidDel="008076F4">
            <w:rPr>
              <w:rFonts w:eastAsiaTheme="minorHAnsi" w:cs="굴림" w:hint="eastAsia"/>
              <w:b/>
              <w:bCs/>
              <w:color w:val="000000" w:themeColor="text1"/>
              <w:kern w:val="0"/>
              <w:sz w:val="16"/>
              <w:szCs w:val="20"/>
              <w:rPrChange w:id="7584" w:author="FURSYS" w:date="2025-12-04T15:42:00Z">
                <w:rPr>
                  <w:rFonts w:ascii="굴림" w:eastAsia="굴림" w:hAnsi="굴림" w:cs="굴림" w:hint="eastAsia"/>
                  <w:b/>
                  <w:bCs/>
                  <w:color w:val="002266"/>
                  <w:kern w:val="0"/>
                  <w:szCs w:val="20"/>
                </w:rPr>
              </w:rPrChange>
            </w:rPr>
            <w:delText>제</w:delText>
          </w:r>
          <w:r w:rsidRPr="000C7330" w:rsidDel="008076F4">
            <w:rPr>
              <w:rFonts w:eastAsiaTheme="minorHAnsi" w:cs="굴림"/>
              <w:b/>
              <w:bCs/>
              <w:color w:val="000000" w:themeColor="text1"/>
              <w:kern w:val="0"/>
              <w:sz w:val="16"/>
              <w:szCs w:val="20"/>
              <w:rPrChange w:id="7585" w:author="FURSYS" w:date="2025-12-04T15:42:00Z">
                <w:rPr>
                  <w:rFonts w:ascii="굴림" w:eastAsia="굴림" w:hAnsi="굴림" w:cs="굴림"/>
                  <w:b/>
                  <w:bCs/>
                  <w:color w:val="002266"/>
                  <w:kern w:val="0"/>
                  <w:szCs w:val="20"/>
                </w:rPr>
              </w:rPrChange>
            </w:rPr>
            <w:delText xml:space="preserve">3조 (특약의 </w:delText>
          </w:r>
          <w:r w:rsidRPr="000C7330" w:rsidDel="008076F4">
            <w:rPr>
              <w:rFonts w:eastAsiaTheme="minorHAnsi" w:cs="굴림" w:hint="eastAsia"/>
              <w:b/>
              <w:bCs/>
              <w:color w:val="000000" w:themeColor="text1"/>
              <w:kern w:val="0"/>
              <w:sz w:val="16"/>
              <w:szCs w:val="20"/>
              <w:rPrChange w:id="7586" w:author="FURSYS" w:date="2025-12-04T15:42:00Z">
                <w:rPr>
                  <w:rFonts w:ascii="굴림" w:eastAsia="굴림" w:hAnsi="굴림" w:cs="굴림" w:hint="eastAsia"/>
                  <w:b/>
                  <w:bCs/>
                  <w:color w:val="002266"/>
                  <w:kern w:val="0"/>
                  <w:szCs w:val="20"/>
                </w:rPr>
              </w:rPrChange>
            </w:rPr>
            <w:delText>내용</w:delText>
          </w:r>
          <w:r w:rsidRPr="000C7330" w:rsidDel="008076F4">
            <w:rPr>
              <w:rFonts w:eastAsiaTheme="minorHAnsi" w:cs="굴림"/>
              <w:b/>
              <w:bCs/>
              <w:color w:val="000000" w:themeColor="text1"/>
              <w:kern w:val="0"/>
              <w:sz w:val="16"/>
              <w:szCs w:val="20"/>
              <w:rPrChange w:id="7587" w:author="FURSYS" w:date="2025-12-04T15:42:00Z">
                <w:rPr>
                  <w:rFonts w:ascii="굴림" w:eastAsia="굴림" w:hAnsi="굴림" w:cs="굴림"/>
                  <w:b/>
                  <w:bCs/>
                  <w:color w:val="002266"/>
                  <w:kern w:val="0"/>
                  <w:szCs w:val="20"/>
                </w:rPr>
              </w:rPrChange>
            </w:rPr>
            <w:delText xml:space="preserve"> </w:delText>
          </w:r>
          <w:r w:rsidRPr="000C7330" w:rsidDel="008076F4">
            <w:rPr>
              <w:rFonts w:eastAsiaTheme="minorHAnsi" w:cs="굴림" w:hint="eastAsia"/>
              <w:b/>
              <w:bCs/>
              <w:color w:val="000000" w:themeColor="text1"/>
              <w:kern w:val="0"/>
              <w:sz w:val="16"/>
              <w:szCs w:val="20"/>
              <w:rPrChange w:id="7588" w:author="FURSYS" w:date="2025-12-04T15:42:00Z">
                <w:rPr>
                  <w:rFonts w:ascii="굴림" w:eastAsia="굴림" w:hAnsi="굴림" w:cs="굴림" w:hint="eastAsia"/>
                  <w:b/>
                  <w:bCs/>
                  <w:color w:val="002266"/>
                  <w:kern w:val="0"/>
                  <w:szCs w:val="20"/>
                </w:rPr>
              </w:rPrChange>
            </w:rPr>
            <w:delText>및</w:delText>
          </w:r>
          <w:r w:rsidRPr="000C7330" w:rsidDel="008076F4">
            <w:rPr>
              <w:rFonts w:eastAsiaTheme="minorHAnsi" w:cs="굴림"/>
              <w:b/>
              <w:bCs/>
              <w:color w:val="000000" w:themeColor="text1"/>
              <w:kern w:val="0"/>
              <w:sz w:val="16"/>
              <w:szCs w:val="20"/>
              <w:rPrChange w:id="7589" w:author="FURSYS" w:date="2025-12-04T15:42:00Z">
                <w:rPr>
                  <w:rFonts w:ascii="굴림" w:eastAsia="굴림" w:hAnsi="굴림" w:cs="굴림"/>
                  <w:b/>
                  <w:bCs/>
                  <w:color w:val="002266"/>
                  <w:kern w:val="0"/>
                  <w:szCs w:val="20"/>
                </w:rPr>
              </w:rPrChange>
            </w:rPr>
            <w:delText xml:space="preserve"> </w:delText>
          </w:r>
          <w:r w:rsidRPr="000C7330" w:rsidDel="008076F4">
            <w:rPr>
              <w:rFonts w:eastAsiaTheme="minorHAnsi" w:cs="굴림" w:hint="eastAsia"/>
              <w:b/>
              <w:bCs/>
              <w:color w:val="000000" w:themeColor="text1"/>
              <w:kern w:val="0"/>
              <w:sz w:val="16"/>
              <w:szCs w:val="20"/>
              <w:rPrChange w:id="7590" w:author="FURSYS" w:date="2025-12-04T15:42:00Z">
                <w:rPr>
                  <w:rFonts w:ascii="굴림" w:eastAsia="굴림" w:hAnsi="굴림" w:cs="굴림" w:hint="eastAsia"/>
                  <w:b/>
                  <w:bCs/>
                  <w:color w:val="002266"/>
                  <w:kern w:val="0"/>
                  <w:szCs w:val="20"/>
                </w:rPr>
              </w:rPrChange>
            </w:rPr>
            <w:delText>기본적</w:delText>
          </w:r>
          <w:r w:rsidRPr="000C7330" w:rsidDel="008076F4">
            <w:rPr>
              <w:rFonts w:eastAsiaTheme="minorHAnsi" w:cs="굴림"/>
              <w:b/>
              <w:bCs/>
              <w:color w:val="000000" w:themeColor="text1"/>
              <w:kern w:val="0"/>
              <w:sz w:val="16"/>
              <w:szCs w:val="20"/>
              <w:rPrChange w:id="7591" w:author="FURSYS" w:date="2025-12-04T15:42:00Z">
                <w:rPr>
                  <w:rFonts w:ascii="굴림" w:eastAsia="굴림" w:hAnsi="굴림" w:cs="굴림"/>
                  <w:b/>
                  <w:bCs/>
                  <w:color w:val="002266"/>
                  <w:kern w:val="0"/>
                  <w:szCs w:val="20"/>
                </w:rPr>
              </w:rPrChange>
            </w:rPr>
            <w:delText xml:space="preserve"> </w:delText>
          </w:r>
          <w:r w:rsidRPr="000C7330" w:rsidDel="008076F4">
            <w:rPr>
              <w:rFonts w:eastAsiaTheme="minorHAnsi" w:cs="굴림" w:hint="eastAsia"/>
              <w:b/>
              <w:bCs/>
              <w:color w:val="000000" w:themeColor="text1"/>
              <w:kern w:val="0"/>
              <w:sz w:val="16"/>
              <w:szCs w:val="20"/>
              <w:rPrChange w:id="7592" w:author="FURSYS" w:date="2025-12-04T15:42:00Z">
                <w:rPr>
                  <w:rFonts w:ascii="굴림" w:eastAsia="굴림" w:hAnsi="굴림" w:cs="굴림" w:hint="eastAsia"/>
                  <w:b/>
                  <w:bCs/>
                  <w:color w:val="002266"/>
                  <w:kern w:val="0"/>
                  <w:szCs w:val="20"/>
                </w:rPr>
              </w:rPrChange>
            </w:rPr>
            <w:delText>의무사항</w:delText>
          </w:r>
          <w:r w:rsidRPr="000C7330" w:rsidDel="008076F4">
            <w:rPr>
              <w:rFonts w:eastAsiaTheme="minorHAnsi" w:cs="굴림"/>
              <w:b/>
              <w:bCs/>
              <w:color w:val="000000" w:themeColor="text1"/>
              <w:kern w:val="0"/>
              <w:sz w:val="16"/>
              <w:szCs w:val="20"/>
              <w:rPrChange w:id="7593" w:author="FURSYS" w:date="2025-12-04T15:42:00Z">
                <w:rPr>
                  <w:rFonts w:ascii="굴림" w:eastAsia="굴림" w:hAnsi="굴림" w:cs="굴림"/>
                  <w:b/>
                  <w:bCs/>
                  <w:color w:val="002266"/>
                  <w:kern w:val="0"/>
                  <w:szCs w:val="20"/>
                </w:rPr>
              </w:rPrChange>
            </w:rPr>
            <w:delText>)</w:delText>
          </w:r>
          <w:r w:rsidRPr="000C7330" w:rsidDel="008076F4">
            <w:rPr>
              <w:rFonts w:eastAsiaTheme="minorHAnsi" w:cs="굴림"/>
              <w:color w:val="000000" w:themeColor="text1"/>
              <w:kern w:val="0"/>
              <w:sz w:val="16"/>
              <w:szCs w:val="20"/>
              <w:rPrChange w:id="7594"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595" w:author="FURSYS" w:date="2025-12-04T15:42:00Z">
                <w:rPr>
                  <w:rFonts w:ascii="굴림" w:eastAsia="굴림" w:hAnsi="굴림" w:cs="굴림" w:hint="eastAsia"/>
                  <w:color w:val="002266"/>
                  <w:kern w:val="0"/>
                  <w:szCs w:val="20"/>
                </w:rPr>
              </w:rPrChange>
            </w:rPr>
            <w:delText>①  </w:delText>
          </w:r>
          <w:r w:rsidRPr="000C7330" w:rsidDel="008076F4">
            <w:rPr>
              <w:rFonts w:eastAsiaTheme="minorHAnsi" w:cs="굴림"/>
              <w:color w:val="000000" w:themeColor="text1"/>
              <w:kern w:val="0"/>
              <w:sz w:val="16"/>
              <w:szCs w:val="20"/>
              <w:rPrChange w:id="759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597"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7598" w:author="FURSYS" w:date="2025-12-04T15:42:00Z">
                <w:rPr>
                  <w:rFonts w:ascii="굴림" w:eastAsia="굴림" w:hAnsi="굴림" w:cs="굴림"/>
                  <w:color w:val="002266"/>
                  <w:kern w:val="0"/>
                  <w:szCs w:val="20"/>
                </w:rPr>
              </w:rPrChange>
            </w:rPr>
            <w:delText xml:space="preserve"> 특약기간은 물론 특약 종료 후에도 위탁업무 수행 목적 범위를 넘어 개인정보를 이용하거나 이를 제3자에게 제공 또는 누설하여서는 안된다.</w:delText>
          </w:r>
          <w:r w:rsidRPr="000C7330" w:rsidDel="008076F4">
            <w:rPr>
              <w:rFonts w:eastAsiaTheme="minorHAnsi" w:cs="굴림"/>
              <w:color w:val="000000" w:themeColor="text1"/>
              <w:kern w:val="0"/>
              <w:sz w:val="16"/>
              <w:szCs w:val="20"/>
              <w:rPrChange w:id="7599"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600" w:author="FURSYS" w:date="2025-12-04T15:42:00Z">
                <w:rPr>
                  <w:rFonts w:ascii="굴림" w:eastAsia="굴림" w:hAnsi="굴림" w:cs="굴림" w:hint="eastAsia"/>
                  <w:color w:val="002266"/>
                  <w:kern w:val="0"/>
                  <w:szCs w:val="20"/>
                </w:rPr>
              </w:rPrChange>
            </w:rPr>
            <w:delText>②  </w:delText>
          </w:r>
          <w:r w:rsidRPr="000C7330" w:rsidDel="008076F4">
            <w:rPr>
              <w:rFonts w:eastAsiaTheme="minorHAnsi" w:cs="굴림"/>
              <w:color w:val="000000" w:themeColor="text1"/>
              <w:kern w:val="0"/>
              <w:sz w:val="16"/>
              <w:szCs w:val="20"/>
              <w:rPrChange w:id="760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02"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7603" w:author="FURSYS" w:date="2025-12-04T15:42:00Z">
                <w:rPr>
                  <w:rFonts w:ascii="굴림" w:eastAsia="굴림" w:hAnsi="굴림" w:cs="굴림"/>
                  <w:color w:val="002266"/>
                  <w:kern w:val="0"/>
                  <w:szCs w:val="20"/>
                </w:rPr>
              </w:rPrChange>
            </w:rPr>
            <w:delText xml:space="preserve"> 위탁 받은 개인정보를 ‘</w:delText>
          </w:r>
          <w:r w:rsidRPr="000C7330" w:rsidDel="008076F4">
            <w:rPr>
              <w:rFonts w:eastAsiaTheme="minorHAnsi" w:cs="굴림" w:hint="eastAsia"/>
              <w:color w:val="000000" w:themeColor="text1"/>
              <w:kern w:val="0"/>
              <w:sz w:val="16"/>
              <w:szCs w:val="20"/>
              <w:rPrChange w:id="7604" w:author="FURSYS" w:date="2025-12-04T15:42:00Z">
                <w:rPr>
                  <w:rFonts w:ascii="굴림" w:eastAsia="굴림" w:hAnsi="굴림" w:cs="굴림" w:hint="eastAsia"/>
                  <w:color w:val="002266"/>
                  <w:kern w:val="0"/>
                  <w:szCs w:val="20"/>
                </w:rPr>
              </w:rPrChange>
            </w:rPr>
            <w:delText>위탁자’의</w:delText>
          </w:r>
          <w:r w:rsidRPr="000C7330" w:rsidDel="008076F4">
            <w:rPr>
              <w:rFonts w:eastAsiaTheme="minorHAnsi" w:cs="굴림"/>
              <w:color w:val="000000" w:themeColor="text1"/>
              <w:kern w:val="0"/>
              <w:sz w:val="16"/>
              <w:szCs w:val="20"/>
              <w:rPrChange w:id="7605" w:author="FURSYS" w:date="2025-12-04T15:42:00Z">
                <w:rPr>
                  <w:rFonts w:ascii="굴림" w:eastAsia="굴림" w:hAnsi="굴림" w:cs="굴림"/>
                  <w:color w:val="002266"/>
                  <w:kern w:val="0"/>
                  <w:szCs w:val="20"/>
                </w:rPr>
              </w:rPrChange>
            </w:rPr>
            <w:delText xml:space="preserve"> 사전 서면 승인이 없이는 제3자에게 제공 또는 </w:delText>
          </w:r>
          <w:r w:rsidRPr="000C7330" w:rsidDel="008076F4">
            <w:rPr>
              <w:rFonts w:eastAsiaTheme="minorHAnsi" w:cs="굴림" w:hint="eastAsia"/>
              <w:color w:val="000000" w:themeColor="text1"/>
              <w:kern w:val="0"/>
              <w:sz w:val="16"/>
              <w:szCs w:val="20"/>
              <w:rPrChange w:id="7606" w:author="FURSYS" w:date="2025-12-04T15:42:00Z">
                <w:rPr>
                  <w:rFonts w:ascii="굴림" w:eastAsia="굴림" w:hAnsi="굴림" w:cs="굴림" w:hint="eastAsia"/>
                  <w:color w:val="002266"/>
                  <w:kern w:val="0"/>
                  <w:szCs w:val="20"/>
                </w:rPr>
              </w:rPrChange>
            </w:rPr>
            <w:delText>재위탁할</w:delText>
          </w:r>
          <w:r w:rsidRPr="000C7330" w:rsidDel="008076F4">
            <w:rPr>
              <w:rFonts w:eastAsiaTheme="minorHAnsi" w:cs="굴림"/>
              <w:color w:val="000000" w:themeColor="text1"/>
              <w:kern w:val="0"/>
              <w:sz w:val="16"/>
              <w:szCs w:val="20"/>
              <w:rPrChange w:id="7607" w:author="FURSYS" w:date="2025-12-04T15:42:00Z">
                <w:rPr>
                  <w:rFonts w:ascii="굴림" w:eastAsia="굴림" w:hAnsi="굴림" w:cs="굴림"/>
                  <w:color w:val="002266"/>
                  <w:kern w:val="0"/>
                  <w:szCs w:val="20"/>
                </w:rPr>
              </w:rPrChange>
            </w:rPr>
            <w:delText xml:space="preserve"> 수 없다.</w:delText>
          </w:r>
          <w:r w:rsidRPr="000C7330" w:rsidDel="008076F4">
            <w:rPr>
              <w:rFonts w:eastAsiaTheme="minorHAnsi" w:cs="굴림"/>
              <w:color w:val="000000" w:themeColor="text1"/>
              <w:kern w:val="0"/>
              <w:sz w:val="16"/>
              <w:szCs w:val="20"/>
              <w:rPrChange w:id="7608"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609" w:author="FURSYS" w:date="2025-12-04T15:42:00Z">
                <w:rPr>
                  <w:rFonts w:ascii="굴림" w:eastAsia="굴림" w:hAnsi="굴림" w:cs="굴림" w:hint="eastAsia"/>
                  <w:color w:val="002266"/>
                  <w:kern w:val="0"/>
                  <w:szCs w:val="20"/>
                </w:rPr>
              </w:rPrChange>
            </w:rPr>
            <w:delText>③  </w:delText>
          </w:r>
          <w:r w:rsidRPr="000C7330" w:rsidDel="008076F4">
            <w:rPr>
              <w:rFonts w:eastAsiaTheme="minorHAnsi" w:cs="굴림"/>
              <w:color w:val="000000" w:themeColor="text1"/>
              <w:kern w:val="0"/>
              <w:sz w:val="16"/>
              <w:szCs w:val="20"/>
              <w:rPrChange w:id="761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11" w:author="FURSYS" w:date="2025-12-04T15:42:00Z">
                <w:rPr>
                  <w:rFonts w:ascii="굴림" w:eastAsia="굴림" w:hAnsi="굴림" w:cs="굴림" w:hint="eastAsia"/>
                  <w:color w:val="002266"/>
                  <w:kern w:val="0"/>
                  <w:szCs w:val="20"/>
                </w:rPr>
              </w:rPrChange>
            </w:rPr>
            <w:delText>‘수탁자’가</w:delText>
          </w:r>
          <w:r w:rsidRPr="000C7330" w:rsidDel="008076F4">
            <w:rPr>
              <w:rFonts w:eastAsiaTheme="minorHAnsi" w:cs="굴림"/>
              <w:color w:val="000000" w:themeColor="text1"/>
              <w:kern w:val="0"/>
              <w:sz w:val="16"/>
              <w:szCs w:val="20"/>
              <w:rPrChange w:id="761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13" w:author="FURSYS" w:date="2025-12-04T15:42:00Z">
                <w:rPr>
                  <w:rFonts w:ascii="굴림" w:eastAsia="굴림" w:hAnsi="굴림" w:cs="굴림" w:hint="eastAsia"/>
                  <w:color w:val="002266"/>
                  <w:kern w:val="0"/>
                  <w:szCs w:val="20"/>
                </w:rPr>
              </w:rPrChange>
            </w:rPr>
            <w:delText>기본계약’상의</w:delText>
          </w:r>
          <w:r w:rsidRPr="000C7330" w:rsidDel="008076F4">
            <w:rPr>
              <w:rFonts w:eastAsiaTheme="minorHAnsi" w:cs="굴림"/>
              <w:color w:val="000000" w:themeColor="text1"/>
              <w:kern w:val="0"/>
              <w:sz w:val="16"/>
              <w:szCs w:val="20"/>
              <w:rPrChange w:id="7614" w:author="FURSYS" w:date="2025-12-04T15:42:00Z">
                <w:rPr>
                  <w:rFonts w:ascii="굴림" w:eastAsia="굴림" w:hAnsi="굴림" w:cs="굴림"/>
                  <w:color w:val="002266"/>
                  <w:kern w:val="0"/>
                  <w:szCs w:val="20"/>
                </w:rPr>
              </w:rPrChange>
            </w:rPr>
            <w:delText xml:space="preserve"> 위임업무 수행과 관련하여 본인확인을 위해 팩스나 우편 등으로 수집한 개인정보의 경우, 그 제공받은 목적을 달성한 때에는 제7조 제2항의 방법으로 지체 없이 파기하여야 한다.</w:delText>
          </w:r>
          <w:r w:rsidRPr="000C7330" w:rsidDel="008076F4">
            <w:rPr>
              <w:rFonts w:eastAsiaTheme="minorHAnsi" w:cs="굴림"/>
              <w:color w:val="000000" w:themeColor="text1"/>
              <w:kern w:val="0"/>
              <w:sz w:val="16"/>
              <w:szCs w:val="20"/>
              <w:rPrChange w:id="7615"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616" w:author="FURSYS" w:date="2025-12-04T15:42:00Z">
                <w:rPr>
                  <w:rFonts w:ascii="굴림" w:eastAsia="굴림" w:hAnsi="굴림" w:cs="굴림" w:hint="eastAsia"/>
                  <w:color w:val="002266"/>
                  <w:kern w:val="0"/>
                  <w:szCs w:val="20"/>
                </w:rPr>
              </w:rPrChange>
            </w:rPr>
            <w:delText>④</w:delText>
          </w:r>
          <w:r w:rsidRPr="000C7330" w:rsidDel="008076F4">
            <w:rPr>
              <w:rFonts w:eastAsiaTheme="minorHAnsi" w:cs="굴림"/>
              <w:color w:val="000000" w:themeColor="text1"/>
              <w:kern w:val="0"/>
              <w:sz w:val="16"/>
              <w:szCs w:val="20"/>
              <w:rPrChange w:id="7617" w:author="FURSYS" w:date="2025-12-04T15:42:00Z">
                <w:rPr>
                  <w:rFonts w:ascii="굴림" w:eastAsia="굴림" w:hAnsi="굴림" w:cs="굴림"/>
                  <w:color w:val="002266"/>
                  <w:kern w:val="0"/>
                  <w:szCs w:val="20"/>
                </w:rPr>
              </w:rPrChange>
            </w:rPr>
            <w:delText xml:space="preserve"> '수탁자'는 </w:delText>
          </w:r>
          <w:r w:rsidRPr="000C7330" w:rsidDel="008076F4">
            <w:rPr>
              <w:rFonts w:eastAsiaTheme="minorHAnsi" w:cs="굴림" w:hint="eastAsia"/>
              <w:color w:val="000000" w:themeColor="text1"/>
              <w:kern w:val="0"/>
              <w:sz w:val="16"/>
              <w:szCs w:val="20"/>
              <w:rPrChange w:id="7618" w:author="FURSYS" w:date="2025-12-04T15:42:00Z">
                <w:rPr>
                  <w:rFonts w:ascii="굴림" w:eastAsia="굴림" w:hAnsi="굴림" w:cs="굴림" w:hint="eastAsia"/>
                  <w:color w:val="002266"/>
                  <w:kern w:val="0"/>
                  <w:szCs w:val="20"/>
                </w:rPr>
              </w:rPrChange>
            </w:rPr>
            <w:delText>방송통신위원회</w:delText>
          </w:r>
          <w:r w:rsidRPr="000C7330" w:rsidDel="008076F4">
            <w:rPr>
              <w:rFonts w:eastAsiaTheme="minorHAnsi" w:cs="굴림"/>
              <w:color w:val="000000" w:themeColor="text1"/>
              <w:kern w:val="0"/>
              <w:sz w:val="16"/>
              <w:szCs w:val="20"/>
              <w:rPrChange w:id="761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20" w:author="FURSYS" w:date="2025-12-04T15:42:00Z">
                <w:rPr>
                  <w:rFonts w:ascii="굴림" w:eastAsia="굴림" w:hAnsi="굴림" w:cs="굴림" w:hint="eastAsia"/>
                  <w:color w:val="002266"/>
                  <w:kern w:val="0"/>
                  <w:szCs w:val="20"/>
                </w:rPr>
              </w:rPrChange>
            </w:rPr>
            <w:delText>고시에</w:delText>
          </w:r>
          <w:r w:rsidRPr="000C7330" w:rsidDel="008076F4">
            <w:rPr>
              <w:rFonts w:eastAsiaTheme="minorHAnsi" w:cs="굴림"/>
              <w:color w:val="000000" w:themeColor="text1"/>
              <w:kern w:val="0"/>
              <w:sz w:val="16"/>
              <w:szCs w:val="20"/>
              <w:rPrChange w:id="762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22" w:author="FURSYS" w:date="2025-12-04T15:42:00Z">
                <w:rPr>
                  <w:rFonts w:ascii="굴림" w:eastAsia="굴림" w:hAnsi="굴림" w:cs="굴림" w:hint="eastAsia"/>
                  <w:color w:val="002266"/>
                  <w:kern w:val="0"/>
                  <w:szCs w:val="20"/>
                </w:rPr>
              </w:rPrChange>
            </w:rPr>
            <w:delText>의한</w:delText>
          </w:r>
          <w:r w:rsidRPr="000C7330" w:rsidDel="008076F4">
            <w:rPr>
              <w:rFonts w:eastAsiaTheme="minorHAnsi" w:cs="굴림"/>
              <w:color w:val="000000" w:themeColor="text1"/>
              <w:kern w:val="0"/>
              <w:sz w:val="16"/>
              <w:szCs w:val="20"/>
              <w:rPrChange w:id="7623" w:author="FURSYS" w:date="2025-12-04T15:42:00Z">
                <w:rPr>
                  <w:rFonts w:ascii="굴림" w:eastAsia="굴림" w:hAnsi="굴림" w:cs="굴림"/>
                  <w:color w:val="002266"/>
                  <w:kern w:val="0"/>
                  <w:szCs w:val="20"/>
                </w:rPr>
              </w:rPrChange>
            </w:rPr>
            <w:delText xml:space="preserve"> [고객정보보호지침], [고객정보의 </w:delText>
          </w:r>
          <w:r w:rsidRPr="000C7330" w:rsidDel="008076F4">
            <w:rPr>
              <w:rFonts w:eastAsiaTheme="minorHAnsi" w:cs="굴림" w:hint="eastAsia"/>
              <w:color w:val="000000" w:themeColor="text1"/>
              <w:kern w:val="0"/>
              <w:sz w:val="16"/>
              <w:szCs w:val="20"/>
              <w:rPrChange w:id="7624" w:author="FURSYS" w:date="2025-12-04T15:42:00Z">
                <w:rPr>
                  <w:rFonts w:ascii="굴림" w:eastAsia="굴림" w:hAnsi="굴림" w:cs="굴림" w:hint="eastAsia"/>
                  <w:color w:val="002266"/>
                  <w:kern w:val="0"/>
                  <w:szCs w:val="20"/>
                </w:rPr>
              </w:rPrChange>
            </w:rPr>
            <w:delText>기술적</w:delText>
          </w:r>
          <w:r w:rsidRPr="000C7330" w:rsidDel="008076F4">
            <w:rPr>
              <w:rFonts w:eastAsiaTheme="minorHAnsi" w:cs="굴림"/>
              <w:color w:val="000000" w:themeColor="text1"/>
              <w:kern w:val="0"/>
              <w:sz w:val="16"/>
              <w:szCs w:val="20"/>
              <w:rPrChange w:id="7625" w:author="FURSYS" w:date="2025-12-04T15:42:00Z">
                <w:rPr>
                  <w:rFonts w:ascii="굴림" w:eastAsia="굴림" w:hAnsi="굴림" w:cs="굴림"/>
                  <w:color w:val="002266"/>
                  <w:kern w:val="0"/>
                  <w:szCs w:val="20"/>
                </w:rPr>
              </w:rPrChange>
            </w:rPr>
            <w:delText xml:space="preserve">/관리적 </w:delText>
          </w:r>
          <w:r w:rsidRPr="000C7330" w:rsidDel="008076F4">
            <w:rPr>
              <w:rFonts w:eastAsiaTheme="minorHAnsi" w:cs="굴림" w:hint="eastAsia"/>
              <w:color w:val="000000" w:themeColor="text1"/>
              <w:kern w:val="0"/>
              <w:sz w:val="16"/>
              <w:szCs w:val="20"/>
              <w:rPrChange w:id="7626" w:author="FURSYS" w:date="2025-12-04T15:42:00Z">
                <w:rPr>
                  <w:rFonts w:ascii="굴림" w:eastAsia="굴림" w:hAnsi="굴림" w:cs="굴림" w:hint="eastAsia"/>
                  <w:color w:val="002266"/>
                  <w:kern w:val="0"/>
                  <w:szCs w:val="20"/>
                </w:rPr>
              </w:rPrChange>
            </w:rPr>
            <w:delText>보호조치</w:delText>
          </w:r>
          <w:r w:rsidRPr="000C7330" w:rsidDel="008076F4">
            <w:rPr>
              <w:rFonts w:eastAsiaTheme="minorHAnsi" w:cs="굴림"/>
              <w:color w:val="000000" w:themeColor="text1"/>
              <w:kern w:val="0"/>
              <w:sz w:val="16"/>
              <w:szCs w:val="20"/>
              <w:rPrChange w:id="762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28" w:author="FURSYS" w:date="2025-12-04T15:42:00Z">
                <w:rPr>
                  <w:rFonts w:ascii="굴림" w:eastAsia="굴림" w:hAnsi="굴림" w:cs="굴림" w:hint="eastAsia"/>
                  <w:color w:val="002266"/>
                  <w:kern w:val="0"/>
                  <w:szCs w:val="20"/>
                </w:rPr>
              </w:rPrChange>
            </w:rPr>
            <w:delText>기준</w:delText>
          </w:r>
          <w:r w:rsidRPr="000C7330" w:rsidDel="008076F4">
            <w:rPr>
              <w:rFonts w:eastAsiaTheme="minorHAnsi" w:cs="굴림"/>
              <w:color w:val="000000" w:themeColor="text1"/>
              <w:kern w:val="0"/>
              <w:sz w:val="16"/>
              <w:szCs w:val="20"/>
              <w:rPrChange w:id="7629" w:author="FURSYS" w:date="2025-12-04T15:42:00Z">
                <w:rPr>
                  <w:rFonts w:ascii="굴림" w:eastAsia="굴림" w:hAnsi="굴림" w:cs="굴림"/>
                  <w:color w:val="002266"/>
                  <w:kern w:val="0"/>
                  <w:szCs w:val="20"/>
                </w:rPr>
              </w:rPrChange>
            </w:rPr>
            <w:delText xml:space="preserve">], [개인정보처리방침의 </w:delText>
          </w:r>
          <w:r w:rsidRPr="000C7330" w:rsidDel="008076F4">
            <w:rPr>
              <w:rFonts w:eastAsiaTheme="minorHAnsi" w:cs="굴림" w:hint="eastAsia"/>
              <w:color w:val="000000" w:themeColor="text1"/>
              <w:kern w:val="0"/>
              <w:sz w:val="16"/>
              <w:szCs w:val="20"/>
              <w:rPrChange w:id="7630" w:author="FURSYS" w:date="2025-12-04T15:42:00Z">
                <w:rPr>
                  <w:rFonts w:ascii="굴림" w:eastAsia="굴림" w:hAnsi="굴림" w:cs="굴림" w:hint="eastAsia"/>
                  <w:color w:val="002266"/>
                  <w:kern w:val="0"/>
                  <w:szCs w:val="20"/>
                </w:rPr>
              </w:rPrChange>
            </w:rPr>
            <w:delText>전자적</w:delText>
          </w:r>
          <w:r w:rsidRPr="000C7330" w:rsidDel="008076F4">
            <w:rPr>
              <w:rFonts w:eastAsiaTheme="minorHAnsi" w:cs="굴림"/>
              <w:color w:val="000000" w:themeColor="text1"/>
              <w:kern w:val="0"/>
              <w:sz w:val="16"/>
              <w:szCs w:val="20"/>
              <w:rPrChange w:id="763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32" w:author="FURSYS" w:date="2025-12-04T15:42:00Z">
                <w:rPr>
                  <w:rFonts w:ascii="굴림" w:eastAsia="굴림" w:hAnsi="굴림" w:cs="굴림" w:hint="eastAsia"/>
                  <w:color w:val="002266"/>
                  <w:kern w:val="0"/>
                  <w:szCs w:val="20"/>
                </w:rPr>
              </w:rPrChange>
            </w:rPr>
            <w:delText>표시방법</w:delText>
          </w:r>
          <w:r w:rsidRPr="000C7330" w:rsidDel="008076F4">
            <w:rPr>
              <w:rFonts w:eastAsiaTheme="minorHAnsi" w:cs="굴림"/>
              <w:color w:val="000000" w:themeColor="text1"/>
              <w:kern w:val="0"/>
              <w:sz w:val="16"/>
              <w:szCs w:val="20"/>
              <w:rPrChange w:id="7633" w:author="FURSYS" w:date="2025-12-04T15:42:00Z">
                <w:rPr>
                  <w:rFonts w:ascii="굴림" w:eastAsia="굴림" w:hAnsi="굴림" w:cs="굴림"/>
                  <w:color w:val="002266"/>
                  <w:kern w:val="0"/>
                  <w:szCs w:val="20"/>
                </w:rPr>
              </w:rPrChange>
            </w:rPr>
            <w:delText xml:space="preserve">]을 </w:delText>
          </w:r>
          <w:r w:rsidRPr="000C7330" w:rsidDel="008076F4">
            <w:rPr>
              <w:rFonts w:eastAsiaTheme="minorHAnsi" w:cs="굴림" w:hint="eastAsia"/>
              <w:color w:val="000000" w:themeColor="text1"/>
              <w:kern w:val="0"/>
              <w:sz w:val="16"/>
              <w:szCs w:val="20"/>
              <w:rPrChange w:id="7634" w:author="FURSYS" w:date="2025-12-04T15:42:00Z">
                <w:rPr>
                  <w:rFonts w:ascii="굴림" w:eastAsia="굴림" w:hAnsi="굴림" w:cs="굴림" w:hint="eastAsia"/>
                  <w:color w:val="002266"/>
                  <w:kern w:val="0"/>
                  <w:szCs w:val="20"/>
                </w:rPr>
              </w:rPrChange>
            </w:rPr>
            <w:delText>준수하여야</w:delText>
          </w:r>
          <w:r w:rsidRPr="000C7330" w:rsidDel="008076F4">
            <w:rPr>
              <w:rFonts w:eastAsiaTheme="minorHAnsi" w:cs="굴림"/>
              <w:color w:val="000000" w:themeColor="text1"/>
              <w:kern w:val="0"/>
              <w:sz w:val="16"/>
              <w:szCs w:val="20"/>
              <w:rPrChange w:id="763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36" w:author="FURSYS" w:date="2025-12-04T15:42:00Z">
                <w:rPr>
                  <w:rFonts w:ascii="굴림" w:eastAsia="굴림" w:hAnsi="굴림" w:cs="굴림" w:hint="eastAsia"/>
                  <w:color w:val="002266"/>
                  <w:kern w:val="0"/>
                  <w:szCs w:val="20"/>
                </w:rPr>
              </w:rPrChange>
            </w:rPr>
            <w:delText>하며</w:delText>
          </w:r>
          <w:r w:rsidRPr="000C7330" w:rsidDel="008076F4">
            <w:rPr>
              <w:rFonts w:eastAsiaTheme="minorHAnsi" w:cs="굴림"/>
              <w:color w:val="000000" w:themeColor="text1"/>
              <w:kern w:val="0"/>
              <w:sz w:val="16"/>
              <w:szCs w:val="20"/>
              <w:rPrChange w:id="7637" w:author="FURSYS" w:date="2025-12-04T15:42:00Z">
                <w:rPr>
                  <w:rFonts w:ascii="굴림" w:eastAsia="굴림" w:hAnsi="굴림" w:cs="굴림"/>
                  <w:color w:val="002266"/>
                  <w:kern w:val="0"/>
                  <w:szCs w:val="20"/>
                </w:rPr>
              </w:rPrChange>
            </w:rPr>
            <w:delText xml:space="preserve">, '수탁자'의 </w:delText>
          </w:r>
          <w:r w:rsidRPr="000C7330" w:rsidDel="008076F4">
            <w:rPr>
              <w:rFonts w:eastAsiaTheme="minorHAnsi" w:cs="굴림" w:hint="eastAsia"/>
              <w:color w:val="000000" w:themeColor="text1"/>
              <w:kern w:val="0"/>
              <w:sz w:val="16"/>
              <w:szCs w:val="20"/>
              <w:rPrChange w:id="7638" w:author="FURSYS" w:date="2025-12-04T15:42:00Z">
                <w:rPr>
                  <w:rFonts w:ascii="굴림" w:eastAsia="굴림" w:hAnsi="굴림" w:cs="굴림" w:hint="eastAsia"/>
                  <w:color w:val="002266"/>
                  <w:kern w:val="0"/>
                  <w:szCs w:val="20"/>
                </w:rPr>
              </w:rPrChange>
            </w:rPr>
            <w:delText>부주의</w:delText>
          </w:r>
          <w:r w:rsidRPr="000C7330" w:rsidDel="008076F4">
            <w:rPr>
              <w:rFonts w:eastAsiaTheme="minorHAnsi" w:cs="굴림"/>
              <w:color w:val="000000" w:themeColor="text1"/>
              <w:kern w:val="0"/>
              <w:sz w:val="16"/>
              <w:szCs w:val="20"/>
              <w:rPrChange w:id="763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40" w:author="FURSYS" w:date="2025-12-04T15:42:00Z">
                <w:rPr>
                  <w:rFonts w:ascii="굴림" w:eastAsia="굴림" w:hAnsi="굴림" w:cs="굴림" w:hint="eastAsia"/>
                  <w:color w:val="002266"/>
                  <w:kern w:val="0"/>
                  <w:szCs w:val="20"/>
                </w:rPr>
              </w:rPrChange>
            </w:rPr>
            <w:delText>혹은</w:delText>
          </w:r>
          <w:r w:rsidRPr="000C7330" w:rsidDel="008076F4">
            <w:rPr>
              <w:rFonts w:eastAsiaTheme="minorHAnsi" w:cs="굴림"/>
              <w:color w:val="000000" w:themeColor="text1"/>
              <w:kern w:val="0"/>
              <w:sz w:val="16"/>
              <w:szCs w:val="20"/>
              <w:rPrChange w:id="764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42" w:author="FURSYS" w:date="2025-12-04T15:42:00Z">
                <w:rPr>
                  <w:rFonts w:ascii="굴림" w:eastAsia="굴림" w:hAnsi="굴림" w:cs="굴림" w:hint="eastAsia"/>
                  <w:color w:val="002266"/>
                  <w:kern w:val="0"/>
                  <w:szCs w:val="20"/>
                </w:rPr>
              </w:rPrChange>
            </w:rPr>
            <w:delText>안정성의</w:delText>
          </w:r>
          <w:r w:rsidRPr="000C7330" w:rsidDel="008076F4">
            <w:rPr>
              <w:rFonts w:eastAsiaTheme="minorHAnsi" w:cs="굴림"/>
              <w:color w:val="000000" w:themeColor="text1"/>
              <w:kern w:val="0"/>
              <w:sz w:val="16"/>
              <w:szCs w:val="20"/>
              <w:rPrChange w:id="764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44" w:author="FURSYS" w:date="2025-12-04T15:42:00Z">
                <w:rPr>
                  <w:rFonts w:ascii="굴림" w:eastAsia="굴림" w:hAnsi="굴림" w:cs="굴림" w:hint="eastAsia"/>
                  <w:color w:val="002266"/>
                  <w:kern w:val="0"/>
                  <w:szCs w:val="20"/>
                </w:rPr>
              </w:rPrChange>
            </w:rPr>
            <w:delText>부재로</w:delText>
          </w:r>
          <w:r w:rsidRPr="000C7330" w:rsidDel="008076F4">
            <w:rPr>
              <w:rFonts w:eastAsiaTheme="minorHAnsi" w:cs="굴림"/>
              <w:color w:val="000000" w:themeColor="text1"/>
              <w:kern w:val="0"/>
              <w:sz w:val="16"/>
              <w:szCs w:val="20"/>
              <w:rPrChange w:id="764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46" w:author="FURSYS" w:date="2025-12-04T15:42:00Z">
                <w:rPr>
                  <w:rFonts w:ascii="굴림" w:eastAsia="굴림" w:hAnsi="굴림" w:cs="굴림" w:hint="eastAsia"/>
                  <w:color w:val="002266"/>
                  <w:kern w:val="0"/>
                  <w:szCs w:val="20"/>
                </w:rPr>
              </w:rPrChange>
            </w:rPr>
            <w:delText>인하여</w:delText>
          </w:r>
          <w:r w:rsidRPr="000C7330" w:rsidDel="008076F4">
            <w:rPr>
              <w:rFonts w:eastAsiaTheme="minorHAnsi" w:cs="굴림"/>
              <w:color w:val="000000" w:themeColor="text1"/>
              <w:kern w:val="0"/>
              <w:sz w:val="16"/>
              <w:szCs w:val="20"/>
              <w:rPrChange w:id="764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48" w:author="FURSYS" w:date="2025-12-04T15:42:00Z">
                <w:rPr>
                  <w:rFonts w:ascii="굴림" w:eastAsia="굴림" w:hAnsi="굴림" w:cs="굴림" w:hint="eastAsia"/>
                  <w:color w:val="002266"/>
                  <w:kern w:val="0"/>
                  <w:szCs w:val="20"/>
                </w:rPr>
              </w:rPrChange>
            </w:rPr>
            <w:delText>개인정보가</w:delText>
          </w:r>
          <w:r w:rsidRPr="000C7330" w:rsidDel="008076F4">
            <w:rPr>
              <w:rFonts w:eastAsiaTheme="minorHAnsi" w:cs="굴림"/>
              <w:color w:val="000000" w:themeColor="text1"/>
              <w:kern w:val="0"/>
              <w:sz w:val="16"/>
              <w:szCs w:val="20"/>
              <w:rPrChange w:id="764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50" w:author="FURSYS" w:date="2025-12-04T15:42:00Z">
                <w:rPr>
                  <w:rFonts w:ascii="굴림" w:eastAsia="굴림" w:hAnsi="굴림" w:cs="굴림" w:hint="eastAsia"/>
                  <w:color w:val="002266"/>
                  <w:kern w:val="0"/>
                  <w:szCs w:val="20"/>
                </w:rPr>
              </w:rPrChange>
            </w:rPr>
            <w:delText>분실</w:delText>
          </w:r>
          <w:r w:rsidRPr="000C7330" w:rsidDel="008076F4">
            <w:rPr>
              <w:rFonts w:eastAsiaTheme="minorHAnsi" w:cs="굴림"/>
              <w:color w:val="000000" w:themeColor="text1"/>
              <w:kern w:val="0"/>
              <w:sz w:val="16"/>
              <w:szCs w:val="20"/>
              <w:rPrChange w:id="765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52" w:author="FURSYS" w:date="2025-12-04T15:42:00Z">
                <w:rPr>
                  <w:rFonts w:ascii="굴림" w:eastAsia="굴림" w:hAnsi="굴림" w:cs="굴림" w:hint="eastAsia"/>
                  <w:color w:val="002266"/>
                  <w:kern w:val="0"/>
                  <w:szCs w:val="20"/>
                </w:rPr>
              </w:rPrChange>
            </w:rPr>
            <w:delText>도난</w:delText>
          </w:r>
          <w:r w:rsidRPr="000C7330" w:rsidDel="008076F4">
            <w:rPr>
              <w:rFonts w:eastAsiaTheme="minorHAnsi" w:cs="굴림"/>
              <w:color w:val="000000" w:themeColor="text1"/>
              <w:kern w:val="0"/>
              <w:sz w:val="16"/>
              <w:szCs w:val="20"/>
              <w:rPrChange w:id="765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54" w:author="FURSYS" w:date="2025-12-04T15:42:00Z">
                <w:rPr>
                  <w:rFonts w:ascii="굴림" w:eastAsia="굴림" w:hAnsi="굴림" w:cs="굴림" w:hint="eastAsia"/>
                  <w:color w:val="002266"/>
                  <w:kern w:val="0"/>
                  <w:szCs w:val="20"/>
                </w:rPr>
              </w:rPrChange>
            </w:rPr>
            <w:delText>누출</w:delText>
          </w:r>
          <w:r w:rsidRPr="000C7330" w:rsidDel="008076F4">
            <w:rPr>
              <w:rFonts w:eastAsiaTheme="minorHAnsi" w:cs="굴림"/>
              <w:color w:val="000000" w:themeColor="text1"/>
              <w:kern w:val="0"/>
              <w:sz w:val="16"/>
              <w:szCs w:val="20"/>
              <w:rPrChange w:id="765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56" w:author="FURSYS" w:date="2025-12-04T15:42:00Z">
                <w:rPr>
                  <w:rFonts w:ascii="굴림" w:eastAsia="굴림" w:hAnsi="굴림" w:cs="굴림" w:hint="eastAsia"/>
                  <w:color w:val="002266"/>
                  <w:kern w:val="0"/>
                  <w:szCs w:val="20"/>
                </w:rPr>
              </w:rPrChange>
            </w:rPr>
            <w:delText>또는</w:delText>
          </w:r>
          <w:r w:rsidRPr="000C7330" w:rsidDel="008076F4">
            <w:rPr>
              <w:rFonts w:eastAsiaTheme="minorHAnsi" w:cs="굴림"/>
              <w:color w:val="000000" w:themeColor="text1"/>
              <w:kern w:val="0"/>
              <w:sz w:val="16"/>
              <w:szCs w:val="20"/>
              <w:rPrChange w:id="765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58" w:author="FURSYS" w:date="2025-12-04T15:42:00Z">
                <w:rPr>
                  <w:rFonts w:ascii="굴림" w:eastAsia="굴림" w:hAnsi="굴림" w:cs="굴림" w:hint="eastAsia"/>
                  <w:color w:val="002266"/>
                  <w:kern w:val="0"/>
                  <w:szCs w:val="20"/>
                </w:rPr>
              </w:rPrChange>
            </w:rPr>
            <w:delText>훼손되어</w:delText>
          </w:r>
          <w:r w:rsidRPr="000C7330" w:rsidDel="008076F4">
            <w:rPr>
              <w:rFonts w:eastAsiaTheme="minorHAnsi" w:cs="굴림"/>
              <w:color w:val="000000" w:themeColor="text1"/>
              <w:kern w:val="0"/>
              <w:sz w:val="16"/>
              <w:szCs w:val="20"/>
              <w:rPrChange w:id="765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60" w:author="FURSYS" w:date="2025-12-04T15:42:00Z">
                <w:rPr>
                  <w:rFonts w:ascii="굴림" w:eastAsia="굴림" w:hAnsi="굴림" w:cs="굴림" w:hint="eastAsia"/>
                  <w:color w:val="002266"/>
                  <w:kern w:val="0"/>
                  <w:szCs w:val="20"/>
                </w:rPr>
              </w:rPrChange>
            </w:rPr>
            <w:delText>발생하는</w:delText>
          </w:r>
          <w:r w:rsidRPr="000C7330" w:rsidDel="008076F4">
            <w:rPr>
              <w:rFonts w:eastAsiaTheme="minorHAnsi" w:cs="굴림"/>
              <w:color w:val="000000" w:themeColor="text1"/>
              <w:kern w:val="0"/>
              <w:sz w:val="16"/>
              <w:szCs w:val="20"/>
              <w:rPrChange w:id="766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62" w:author="FURSYS" w:date="2025-12-04T15:42:00Z">
                <w:rPr>
                  <w:rFonts w:ascii="굴림" w:eastAsia="굴림" w:hAnsi="굴림" w:cs="굴림" w:hint="eastAsia"/>
                  <w:color w:val="002266"/>
                  <w:kern w:val="0"/>
                  <w:szCs w:val="20"/>
                </w:rPr>
              </w:rPrChange>
            </w:rPr>
            <w:delText>문제에</w:delText>
          </w:r>
          <w:r w:rsidRPr="000C7330" w:rsidDel="008076F4">
            <w:rPr>
              <w:rFonts w:eastAsiaTheme="minorHAnsi" w:cs="굴림"/>
              <w:color w:val="000000" w:themeColor="text1"/>
              <w:kern w:val="0"/>
              <w:sz w:val="16"/>
              <w:szCs w:val="20"/>
              <w:rPrChange w:id="766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64" w:author="FURSYS" w:date="2025-12-04T15:42:00Z">
                <w:rPr>
                  <w:rFonts w:ascii="굴림" w:eastAsia="굴림" w:hAnsi="굴림" w:cs="굴림" w:hint="eastAsia"/>
                  <w:color w:val="002266"/>
                  <w:kern w:val="0"/>
                  <w:szCs w:val="20"/>
                </w:rPr>
              </w:rPrChange>
            </w:rPr>
            <w:delText>대하여</w:delText>
          </w:r>
          <w:r w:rsidRPr="000C7330" w:rsidDel="008076F4">
            <w:rPr>
              <w:rFonts w:eastAsiaTheme="minorHAnsi" w:cs="굴림"/>
              <w:color w:val="000000" w:themeColor="text1"/>
              <w:kern w:val="0"/>
              <w:sz w:val="16"/>
              <w:szCs w:val="20"/>
              <w:rPrChange w:id="7665" w:author="FURSYS" w:date="2025-12-04T15:42:00Z">
                <w:rPr>
                  <w:rFonts w:ascii="굴림" w:eastAsia="굴림" w:hAnsi="굴림" w:cs="굴림"/>
                  <w:color w:val="002266"/>
                  <w:kern w:val="0"/>
                  <w:szCs w:val="20"/>
                </w:rPr>
              </w:rPrChange>
            </w:rPr>
            <w:delText xml:space="preserve"> '수탁자'가 </w:delText>
          </w:r>
          <w:r w:rsidRPr="000C7330" w:rsidDel="008076F4">
            <w:rPr>
              <w:rFonts w:eastAsiaTheme="minorHAnsi" w:cs="굴림" w:hint="eastAsia"/>
              <w:color w:val="000000" w:themeColor="text1"/>
              <w:kern w:val="0"/>
              <w:sz w:val="16"/>
              <w:szCs w:val="20"/>
              <w:rPrChange w:id="7666" w:author="FURSYS" w:date="2025-12-04T15:42:00Z">
                <w:rPr>
                  <w:rFonts w:ascii="굴림" w:eastAsia="굴림" w:hAnsi="굴림" w:cs="굴림" w:hint="eastAsia"/>
                  <w:color w:val="002266"/>
                  <w:kern w:val="0"/>
                  <w:szCs w:val="20"/>
                </w:rPr>
              </w:rPrChange>
            </w:rPr>
            <w:delText>그</w:delText>
          </w:r>
          <w:r w:rsidRPr="000C7330" w:rsidDel="008076F4">
            <w:rPr>
              <w:rFonts w:eastAsiaTheme="minorHAnsi" w:cs="굴림"/>
              <w:color w:val="000000" w:themeColor="text1"/>
              <w:kern w:val="0"/>
              <w:sz w:val="16"/>
              <w:szCs w:val="20"/>
              <w:rPrChange w:id="766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68" w:author="FURSYS" w:date="2025-12-04T15:42:00Z">
                <w:rPr>
                  <w:rFonts w:ascii="굴림" w:eastAsia="굴림" w:hAnsi="굴림" w:cs="굴림" w:hint="eastAsia"/>
                  <w:color w:val="002266"/>
                  <w:kern w:val="0"/>
                  <w:szCs w:val="20"/>
                </w:rPr>
              </w:rPrChange>
            </w:rPr>
            <w:delText>책임을</w:delText>
          </w:r>
          <w:r w:rsidRPr="000C7330" w:rsidDel="008076F4">
            <w:rPr>
              <w:rFonts w:eastAsiaTheme="minorHAnsi" w:cs="굴림"/>
              <w:color w:val="000000" w:themeColor="text1"/>
              <w:kern w:val="0"/>
              <w:sz w:val="16"/>
              <w:szCs w:val="20"/>
              <w:rPrChange w:id="766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670" w:author="FURSYS" w:date="2025-12-04T15:42:00Z">
                <w:rPr>
                  <w:rFonts w:ascii="굴림" w:eastAsia="굴림" w:hAnsi="굴림" w:cs="굴림" w:hint="eastAsia"/>
                  <w:color w:val="002266"/>
                  <w:kern w:val="0"/>
                  <w:szCs w:val="20"/>
                </w:rPr>
              </w:rPrChange>
            </w:rPr>
            <w:delText>진다</w:delText>
          </w:r>
          <w:r w:rsidRPr="000C7330" w:rsidDel="008076F4">
            <w:rPr>
              <w:rFonts w:eastAsiaTheme="minorHAnsi" w:cs="굴림"/>
              <w:color w:val="000000" w:themeColor="text1"/>
              <w:kern w:val="0"/>
              <w:sz w:val="16"/>
              <w:szCs w:val="20"/>
              <w:rPrChange w:id="7671" w:author="FURSYS" w:date="2025-12-04T15:42:00Z">
                <w:rPr>
                  <w:rFonts w:ascii="굴림" w:eastAsia="굴림" w:hAnsi="굴림" w:cs="굴림"/>
                  <w:color w:val="002266"/>
                  <w:kern w:val="0"/>
                  <w:szCs w:val="20"/>
                </w:rPr>
              </w:rPrChange>
            </w:rPr>
            <w:delText>.</w:delText>
          </w:r>
          <w:r w:rsidRPr="000C7330" w:rsidDel="008076F4">
            <w:rPr>
              <w:rFonts w:eastAsiaTheme="minorHAnsi" w:cs="굴림"/>
              <w:color w:val="000000" w:themeColor="text1"/>
              <w:kern w:val="0"/>
              <w:sz w:val="16"/>
              <w:szCs w:val="20"/>
              <w:rPrChange w:id="7672"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673" w:author="FURSYS" w:date="2025-12-04T15:42:00Z">
                <w:rPr>
                  <w:rFonts w:ascii="굴림" w:eastAsia="굴림" w:hAnsi="굴림" w:cs="굴림" w:hint="eastAsia"/>
                  <w:color w:val="002266"/>
                  <w:kern w:val="0"/>
                  <w:szCs w:val="20"/>
                </w:rPr>
              </w:rPrChange>
            </w:rPr>
            <w:delText> </w:delText>
          </w:r>
          <w:r w:rsidRPr="000C7330" w:rsidDel="008076F4">
            <w:rPr>
              <w:rFonts w:eastAsiaTheme="minorHAnsi" w:cs="굴림"/>
              <w:color w:val="000000" w:themeColor="text1"/>
              <w:kern w:val="0"/>
              <w:sz w:val="16"/>
              <w:szCs w:val="20"/>
              <w:rPrChange w:id="7674" w:author="FURSYS" w:date="2025-12-04T15:42:00Z">
                <w:rPr>
                  <w:rFonts w:ascii="바탕" w:eastAsia="바탕" w:hAnsi="바탕" w:cs="굴림"/>
                  <w:color w:val="000000"/>
                  <w:kern w:val="0"/>
                  <w:szCs w:val="20"/>
                </w:rPr>
              </w:rPrChange>
            </w:rPr>
            <w:br/>
          </w:r>
          <w:r w:rsidRPr="000C7330" w:rsidDel="008076F4">
            <w:rPr>
              <w:rFonts w:eastAsiaTheme="minorHAnsi" w:cs="굴림" w:hint="eastAsia"/>
              <w:b/>
              <w:bCs/>
              <w:color w:val="000000" w:themeColor="text1"/>
              <w:kern w:val="0"/>
              <w:sz w:val="16"/>
              <w:szCs w:val="20"/>
              <w:rPrChange w:id="7675" w:author="FURSYS" w:date="2025-12-04T15:42:00Z">
                <w:rPr>
                  <w:rFonts w:ascii="굴림" w:eastAsia="굴림" w:hAnsi="굴림" w:cs="굴림" w:hint="eastAsia"/>
                  <w:b/>
                  <w:bCs/>
                  <w:color w:val="002266"/>
                  <w:kern w:val="0"/>
                  <w:szCs w:val="20"/>
                </w:rPr>
              </w:rPrChange>
            </w:rPr>
            <w:delText>제</w:delText>
          </w:r>
          <w:r w:rsidRPr="000C7330" w:rsidDel="008076F4">
            <w:rPr>
              <w:rFonts w:eastAsiaTheme="minorHAnsi" w:cs="굴림"/>
              <w:b/>
              <w:bCs/>
              <w:color w:val="000000" w:themeColor="text1"/>
              <w:kern w:val="0"/>
              <w:sz w:val="16"/>
              <w:szCs w:val="20"/>
              <w:rPrChange w:id="7676" w:author="FURSYS" w:date="2025-12-04T15:42:00Z">
                <w:rPr>
                  <w:rFonts w:ascii="굴림" w:eastAsia="굴림" w:hAnsi="굴림" w:cs="굴림"/>
                  <w:b/>
                  <w:bCs/>
                  <w:color w:val="002266"/>
                  <w:kern w:val="0"/>
                  <w:szCs w:val="20"/>
                </w:rPr>
              </w:rPrChange>
            </w:rPr>
            <w:delText xml:space="preserve">4조 (개인정보의 </w:delText>
          </w:r>
          <w:r w:rsidRPr="000C7330" w:rsidDel="008076F4">
            <w:rPr>
              <w:rFonts w:eastAsiaTheme="minorHAnsi" w:cs="굴림" w:hint="eastAsia"/>
              <w:b/>
              <w:bCs/>
              <w:color w:val="000000" w:themeColor="text1"/>
              <w:kern w:val="0"/>
              <w:sz w:val="16"/>
              <w:szCs w:val="20"/>
              <w:rPrChange w:id="7677" w:author="FURSYS" w:date="2025-12-04T15:42:00Z">
                <w:rPr>
                  <w:rFonts w:ascii="굴림" w:eastAsia="굴림" w:hAnsi="굴림" w:cs="굴림" w:hint="eastAsia"/>
                  <w:b/>
                  <w:bCs/>
                  <w:color w:val="002266"/>
                  <w:kern w:val="0"/>
                  <w:szCs w:val="20"/>
                </w:rPr>
              </w:rPrChange>
            </w:rPr>
            <w:delText>안전성</w:delText>
          </w:r>
          <w:r w:rsidRPr="000C7330" w:rsidDel="008076F4">
            <w:rPr>
              <w:rFonts w:eastAsiaTheme="minorHAnsi" w:cs="굴림"/>
              <w:b/>
              <w:bCs/>
              <w:color w:val="000000" w:themeColor="text1"/>
              <w:kern w:val="0"/>
              <w:sz w:val="16"/>
              <w:szCs w:val="20"/>
              <w:rPrChange w:id="7678" w:author="FURSYS" w:date="2025-12-04T15:42:00Z">
                <w:rPr>
                  <w:rFonts w:ascii="굴림" w:eastAsia="굴림" w:hAnsi="굴림" w:cs="굴림"/>
                  <w:b/>
                  <w:bCs/>
                  <w:color w:val="002266"/>
                  <w:kern w:val="0"/>
                  <w:szCs w:val="20"/>
                </w:rPr>
              </w:rPrChange>
            </w:rPr>
            <w:delText xml:space="preserve"> </w:delText>
          </w:r>
          <w:r w:rsidRPr="000C7330" w:rsidDel="008076F4">
            <w:rPr>
              <w:rFonts w:eastAsiaTheme="minorHAnsi" w:cs="굴림" w:hint="eastAsia"/>
              <w:b/>
              <w:bCs/>
              <w:color w:val="000000" w:themeColor="text1"/>
              <w:kern w:val="0"/>
              <w:sz w:val="16"/>
              <w:szCs w:val="20"/>
              <w:rPrChange w:id="7679" w:author="FURSYS" w:date="2025-12-04T15:42:00Z">
                <w:rPr>
                  <w:rFonts w:ascii="굴림" w:eastAsia="굴림" w:hAnsi="굴림" w:cs="굴림" w:hint="eastAsia"/>
                  <w:b/>
                  <w:bCs/>
                  <w:color w:val="002266"/>
                  <w:kern w:val="0"/>
                  <w:szCs w:val="20"/>
                </w:rPr>
              </w:rPrChange>
            </w:rPr>
            <w:delText>확보조치</w:delText>
          </w:r>
          <w:r w:rsidRPr="000C7330" w:rsidDel="008076F4">
            <w:rPr>
              <w:rFonts w:eastAsiaTheme="minorHAnsi" w:cs="굴림"/>
              <w:b/>
              <w:bCs/>
              <w:color w:val="000000" w:themeColor="text1"/>
              <w:kern w:val="0"/>
              <w:sz w:val="16"/>
              <w:szCs w:val="20"/>
              <w:rPrChange w:id="7680" w:author="FURSYS" w:date="2025-12-04T15:42:00Z">
                <w:rPr>
                  <w:rFonts w:ascii="굴림" w:eastAsia="굴림" w:hAnsi="굴림" w:cs="굴림"/>
                  <w:b/>
                  <w:bCs/>
                  <w:color w:val="002266"/>
                  <w:kern w:val="0"/>
                  <w:szCs w:val="20"/>
                </w:rPr>
              </w:rPrChange>
            </w:rPr>
            <w:delText>)</w:delText>
          </w:r>
          <w:r w:rsidRPr="000C7330" w:rsidDel="008076F4">
            <w:rPr>
              <w:rFonts w:eastAsiaTheme="minorHAnsi" w:cs="굴림"/>
              <w:color w:val="000000" w:themeColor="text1"/>
              <w:kern w:val="0"/>
              <w:sz w:val="16"/>
              <w:szCs w:val="20"/>
              <w:rPrChange w:id="7681"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682"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7683" w:author="FURSYS" w:date="2025-12-04T15:42:00Z">
                <w:rPr>
                  <w:rFonts w:ascii="굴림" w:eastAsia="굴림" w:hAnsi="굴림" w:cs="굴림"/>
                  <w:color w:val="002266"/>
                  <w:kern w:val="0"/>
                  <w:szCs w:val="20"/>
                </w:rPr>
              </w:rPrChange>
            </w:rPr>
            <w:delText xml:space="preserve"> [개인정보보호법] 및 [개인정보이 안전성 확보조치 기준](행정안전부 고시)에 따라 개인정보의 안전성 확보에 필요한 </w:delText>
          </w:r>
          <w:r w:rsidRPr="000C7330" w:rsidDel="008076F4">
            <w:rPr>
              <w:rFonts w:eastAsiaTheme="minorHAnsi" w:cs="굴림" w:hint="eastAsia"/>
              <w:color w:val="000000" w:themeColor="text1"/>
              <w:kern w:val="0"/>
              <w:sz w:val="16"/>
              <w:szCs w:val="20"/>
              <w:rPrChange w:id="7684" w:author="FURSYS" w:date="2025-12-04T15:42:00Z">
                <w:rPr>
                  <w:rFonts w:ascii="굴림" w:eastAsia="굴림" w:hAnsi="굴림" w:cs="굴림" w:hint="eastAsia"/>
                  <w:color w:val="002266"/>
                  <w:kern w:val="0"/>
                  <w:szCs w:val="20"/>
                </w:rPr>
              </w:rPrChange>
            </w:rPr>
            <w:delText>기술적</w:delText>
          </w:r>
          <w:r w:rsidRPr="000C7330" w:rsidDel="008076F4">
            <w:rPr>
              <w:rFonts w:ascii="바탕" w:eastAsia="바탕" w:hAnsi="바탕" w:cs="바탕"/>
              <w:color w:val="000000" w:themeColor="text1"/>
              <w:kern w:val="0"/>
              <w:sz w:val="16"/>
              <w:szCs w:val="20"/>
              <w:rPrChange w:id="7685" w:author="FURSYS" w:date="2025-12-04T15:42:00Z">
                <w:rPr>
                  <w:rFonts w:ascii="굴림" w:eastAsia="굴림" w:hAnsi="굴림" w:cs="굴림"/>
                  <w:color w:val="002266"/>
                  <w:kern w:val="0"/>
                  <w:szCs w:val="20"/>
                </w:rPr>
              </w:rPrChange>
            </w:rPr>
            <w:delText>▪</w:delText>
          </w:r>
          <w:r w:rsidRPr="000C7330" w:rsidDel="008076F4">
            <w:rPr>
              <w:rFonts w:eastAsiaTheme="minorHAnsi" w:cs="굴림"/>
              <w:color w:val="000000" w:themeColor="text1"/>
              <w:kern w:val="0"/>
              <w:sz w:val="16"/>
              <w:szCs w:val="20"/>
              <w:rPrChange w:id="7686" w:author="FURSYS" w:date="2025-12-04T15:42:00Z">
                <w:rPr>
                  <w:rFonts w:ascii="굴림" w:eastAsia="굴림" w:hAnsi="굴림" w:cs="굴림"/>
                  <w:color w:val="002266"/>
                  <w:kern w:val="0"/>
                  <w:szCs w:val="20"/>
                </w:rPr>
              </w:rPrChange>
            </w:rPr>
            <w:delText>관리적 조치를 취하여야 한다. </w:delText>
          </w:r>
        </w:del>
      </w:ins>
    </w:p>
    <w:p w14:paraId="18AF5AC8" w14:textId="40A1454F" w:rsidR="002E2521" w:rsidRPr="000C7330" w:rsidDel="008076F4" w:rsidRDefault="002E2521">
      <w:pPr>
        <w:rPr>
          <w:ins w:id="7687" w:author="이승준 (Seungjun Lee)" w:date="2025-07-29T11:35:00Z"/>
          <w:del w:id="7688" w:author="FURSYS" w:date="2025-08-06T14:26:00Z"/>
          <w:rFonts w:eastAsiaTheme="minorHAnsi" w:cs="굴림"/>
          <w:color w:val="000000" w:themeColor="text1"/>
          <w:kern w:val="0"/>
          <w:sz w:val="16"/>
          <w:szCs w:val="20"/>
          <w:rPrChange w:id="7689" w:author="FURSYS" w:date="2025-12-04T15:42:00Z">
            <w:rPr>
              <w:ins w:id="7690" w:author="이승준 (Seungjun Lee)" w:date="2025-07-29T11:35:00Z"/>
              <w:del w:id="7691" w:author="FURSYS" w:date="2025-08-06T14:26:00Z"/>
              <w:rFonts w:ascii="바탕" w:eastAsia="바탕" w:hAnsi="바탕" w:cs="굴림"/>
              <w:color w:val="002266"/>
              <w:kern w:val="0"/>
              <w:szCs w:val="20"/>
            </w:rPr>
          </w:rPrChange>
        </w:rPr>
        <w:pPrChange w:id="7692" w:author="FURSYS" w:date="2025-08-06T14:26:00Z">
          <w:pPr>
            <w:widowControl/>
            <w:wordWrap/>
            <w:autoSpaceDE/>
            <w:autoSpaceDN/>
            <w:spacing w:after="240"/>
            <w:jc w:val="left"/>
          </w:pPr>
        </w:pPrChange>
      </w:pPr>
      <w:ins w:id="7693" w:author="이승준 (Seungjun Lee)" w:date="2025-07-29T11:35:00Z">
        <w:del w:id="7694" w:author="FURSYS" w:date="2025-08-06T14:26:00Z">
          <w:r w:rsidRPr="000C7330" w:rsidDel="008076F4">
            <w:rPr>
              <w:rFonts w:eastAsiaTheme="minorHAnsi" w:cs="굴림" w:hint="eastAsia"/>
              <w:color w:val="000000" w:themeColor="text1"/>
              <w:kern w:val="0"/>
              <w:sz w:val="16"/>
              <w:szCs w:val="20"/>
              <w:rPrChange w:id="7695" w:author="FURSYS" w:date="2025-12-04T15:42:00Z">
                <w:rPr>
                  <w:rFonts w:ascii="굴림" w:eastAsia="굴림" w:hAnsi="굴림" w:cs="굴림" w:hint="eastAsia"/>
                  <w:color w:val="002266"/>
                  <w:kern w:val="0"/>
                  <w:szCs w:val="20"/>
                </w:rPr>
              </w:rPrChange>
            </w:rPr>
            <w:delText> </w:delText>
          </w:r>
        </w:del>
      </w:ins>
    </w:p>
    <w:p w14:paraId="1A3A7BA8" w14:textId="24A83338" w:rsidR="002E2521" w:rsidRPr="000C7330" w:rsidDel="008076F4" w:rsidRDefault="002E2521">
      <w:pPr>
        <w:rPr>
          <w:ins w:id="7696" w:author="이승준 (Seungjun Lee)" w:date="2025-07-29T11:35:00Z"/>
          <w:del w:id="7697" w:author="FURSYS" w:date="2025-08-06T14:26:00Z"/>
          <w:rFonts w:eastAsiaTheme="minorHAnsi" w:cs="굴림"/>
          <w:color w:val="000000" w:themeColor="text1"/>
          <w:kern w:val="0"/>
          <w:sz w:val="16"/>
          <w:szCs w:val="20"/>
          <w:rPrChange w:id="7698" w:author="FURSYS" w:date="2025-12-04T15:42:00Z">
            <w:rPr>
              <w:ins w:id="7699" w:author="이승준 (Seungjun Lee)" w:date="2025-07-29T11:35:00Z"/>
              <w:del w:id="7700" w:author="FURSYS" w:date="2025-08-06T14:26:00Z"/>
              <w:rFonts w:ascii="바탕" w:eastAsia="바탕" w:hAnsi="바탕" w:cs="굴림"/>
              <w:color w:val="000000"/>
              <w:kern w:val="0"/>
              <w:szCs w:val="20"/>
            </w:rPr>
          </w:rPrChange>
        </w:rPr>
        <w:pPrChange w:id="7701" w:author="FURSYS" w:date="2025-08-06T14:26:00Z">
          <w:pPr>
            <w:widowControl/>
            <w:wordWrap/>
            <w:autoSpaceDE/>
            <w:autoSpaceDN/>
            <w:spacing w:after="240"/>
            <w:jc w:val="left"/>
          </w:pPr>
        </w:pPrChange>
      </w:pPr>
      <w:ins w:id="7702" w:author="이승준 (Seungjun Lee)" w:date="2025-07-29T11:35:00Z">
        <w:del w:id="7703" w:author="FURSYS" w:date="2025-08-06T14:26:00Z">
          <w:r w:rsidRPr="000C7330" w:rsidDel="008076F4">
            <w:rPr>
              <w:rFonts w:eastAsiaTheme="minorHAnsi" w:cs="굴림"/>
              <w:color w:val="000000" w:themeColor="text1"/>
              <w:kern w:val="0"/>
              <w:sz w:val="16"/>
              <w:szCs w:val="20"/>
              <w:rPrChange w:id="7704" w:author="FURSYS" w:date="2025-12-04T15:42:00Z">
                <w:rPr>
                  <w:rFonts w:ascii="바탕" w:eastAsia="바탕" w:hAnsi="바탕" w:cs="굴림"/>
                  <w:color w:val="000000"/>
                  <w:kern w:val="0"/>
                  <w:szCs w:val="20"/>
                </w:rPr>
              </w:rPrChange>
            </w:rPr>
            <w:br/>
          </w:r>
          <w:r w:rsidRPr="000C7330" w:rsidDel="008076F4">
            <w:rPr>
              <w:rFonts w:eastAsiaTheme="minorHAnsi" w:cs="굴림" w:hint="eastAsia"/>
              <w:b/>
              <w:bCs/>
              <w:color w:val="000000" w:themeColor="text1"/>
              <w:kern w:val="0"/>
              <w:sz w:val="16"/>
              <w:szCs w:val="20"/>
              <w:rPrChange w:id="7705" w:author="FURSYS" w:date="2025-12-04T15:42:00Z">
                <w:rPr>
                  <w:rFonts w:ascii="굴림" w:eastAsia="굴림" w:hAnsi="굴림" w:cs="굴림" w:hint="eastAsia"/>
                  <w:b/>
                  <w:bCs/>
                  <w:color w:val="002266"/>
                  <w:kern w:val="0"/>
                  <w:szCs w:val="20"/>
                </w:rPr>
              </w:rPrChange>
            </w:rPr>
            <w:delText>제</w:delText>
          </w:r>
          <w:r w:rsidRPr="000C7330" w:rsidDel="008076F4">
            <w:rPr>
              <w:rFonts w:eastAsiaTheme="minorHAnsi" w:cs="굴림"/>
              <w:b/>
              <w:bCs/>
              <w:color w:val="000000" w:themeColor="text1"/>
              <w:kern w:val="0"/>
              <w:sz w:val="16"/>
              <w:szCs w:val="20"/>
              <w:rPrChange w:id="7706" w:author="FURSYS" w:date="2025-12-04T15:42:00Z">
                <w:rPr>
                  <w:rFonts w:ascii="굴림" w:eastAsia="굴림" w:hAnsi="굴림" w:cs="굴림"/>
                  <w:b/>
                  <w:bCs/>
                  <w:color w:val="002266"/>
                  <w:kern w:val="0"/>
                  <w:szCs w:val="20"/>
                </w:rPr>
              </w:rPrChange>
            </w:rPr>
            <w:delText>5조 (비밀유지)</w:delText>
          </w:r>
          <w:r w:rsidRPr="000C7330" w:rsidDel="008076F4">
            <w:rPr>
              <w:rFonts w:eastAsiaTheme="minorHAnsi" w:cs="굴림"/>
              <w:color w:val="000000" w:themeColor="text1"/>
              <w:kern w:val="0"/>
              <w:sz w:val="16"/>
              <w:szCs w:val="20"/>
              <w:rPrChange w:id="7707"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708" w:author="FURSYS" w:date="2025-12-04T15:42:00Z">
                <w:rPr>
                  <w:rFonts w:ascii="굴림" w:eastAsia="굴림" w:hAnsi="굴림" w:cs="굴림" w:hint="eastAsia"/>
                  <w:color w:val="002266"/>
                  <w:kern w:val="0"/>
                  <w:szCs w:val="20"/>
                </w:rPr>
              </w:rPrChange>
            </w:rPr>
            <w:delText>①</w:delText>
          </w:r>
          <w:r w:rsidRPr="000C7330" w:rsidDel="008076F4">
            <w:rPr>
              <w:rFonts w:eastAsiaTheme="minorHAnsi" w:cs="굴림"/>
              <w:color w:val="000000" w:themeColor="text1"/>
              <w:kern w:val="0"/>
              <w:sz w:val="16"/>
              <w:szCs w:val="20"/>
              <w:rPrChange w:id="770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10"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7711" w:author="FURSYS" w:date="2025-12-04T15:42:00Z">
                <w:rPr>
                  <w:rFonts w:ascii="굴림" w:eastAsia="굴림" w:hAnsi="굴림" w:cs="굴림"/>
                  <w:color w:val="002266"/>
                  <w:kern w:val="0"/>
                  <w:szCs w:val="20"/>
                </w:rPr>
              </w:rPrChange>
            </w:rPr>
            <w:delText xml:space="preserve"> 정보통신망에 의하여 처리 보관 또는 전송되는 타인의 개인정보를 훼손하거나 공개를 원하지 않는 타인의 개인정보를 침해 도용 또는 누설하여서는 아니 된다.</w:delText>
          </w:r>
          <w:r w:rsidRPr="000C7330" w:rsidDel="008076F4">
            <w:rPr>
              <w:rFonts w:eastAsiaTheme="minorHAnsi" w:cs="굴림"/>
              <w:color w:val="000000" w:themeColor="text1"/>
              <w:kern w:val="0"/>
              <w:sz w:val="16"/>
              <w:szCs w:val="20"/>
              <w:rPrChange w:id="7712"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713" w:author="FURSYS" w:date="2025-12-04T15:42:00Z">
                <w:rPr>
                  <w:rFonts w:ascii="굴림" w:eastAsia="굴림" w:hAnsi="굴림" w:cs="굴림" w:hint="eastAsia"/>
                  <w:color w:val="002266"/>
                  <w:kern w:val="0"/>
                  <w:szCs w:val="20"/>
                </w:rPr>
              </w:rPrChange>
            </w:rPr>
            <w:delText>②</w:delText>
          </w:r>
          <w:r w:rsidRPr="000C7330" w:rsidDel="008076F4">
            <w:rPr>
              <w:rFonts w:eastAsiaTheme="minorHAnsi" w:cs="굴림"/>
              <w:color w:val="000000" w:themeColor="text1"/>
              <w:kern w:val="0"/>
              <w:sz w:val="16"/>
              <w:szCs w:val="20"/>
              <w:rPrChange w:id="771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15" w:author="FURSYS" w:date="2025-12-04T15:42:00Z">
                <w:rPr>
                  <w:rFonts w:ascii="굴림" w:eastAsia="굴림" w:hAnsi="굴림" w:cs="굴림" w:hint="eastAsia"/>
                  <w:color w:val="002266"/>
                  <w:kern w:val="0"/>
                  <w:szCs w:val="20"/>
                </w:rPr>
              </w:rPrChange>
            </w:rPr>
            <w:delText>서비스의</w:delText>
          </w:r>
          <w:r w:rsidRPr="000C7330" w:rsidDel="008076F4">
            <w:rPr>
              <w:rFonts w:eastAsiaTheme="minorHAnsi" w:cs="굴림"/>
              <w:color w:val="000000" w:themeColor="text1"/>
              <w:kern w:val="0"/>
              <w:sz w:val="16"/>
              <w:szCs w:val="20"/>
              <w:rPrChange w:id="771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17" w:author="FURSYS" w:date="2025-12-04T15:42:00Z">
                <w:rPr>
                  <w:rFonts w:ascii="굴림" w:eastAsia="굴림" w:hAnsi="굴림" w:cs="굴림" w:hint="eastAsia"/>
                  <w:color w:val="002266"/>
                  <w:kern w:val="0"/>
                  <w:szCs w:val="20"/>
                </w:rPr>
              </w:rPrChange>
            </w:rPr>
            <w:delText>제공을</w:delText>
          </w:r>
          <w:r w:rsidRPr="000C7330" w:rsidDel="008076F4">
            <w:rPr>
              <w:rFonts w:eastAsiaTheme="minorHAnsi" w:cs="굴림"/>
              <w:color w:val="000000" w:themeColor="text1"/>
              <w:kern w:val="0"/>
              <w:sz w:val="16"/>
              <w:szCs w:val="20"/>
              <w:rPrChange w:id="771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19" w:author="FURSYS" w:date="2025-12-04T15:42:00Z">
                <w:rPr>
                  <w:rFonts w:ascii="굴림" w:eastAsia="굴림" w:hAnsi="굴림" w:cs="굴림" w:hint="eastAsia"/>
                  <w:color w:val="002266"/>
                  <w:kern w:val="0"/>
                  <w:szCs w:val="20"/>
                </w:rPr>
              </w:rPrChange>
            </w:rPr>
            <w:delText>위하여</w:delText>
          </w:r>
          <w:r w:rsidRPr="000C7330" w:rsidDel="008076F4">
            <w:rPr>
              <w:rFonts w:eastAsiaTheme="minorHAnsi" w:cs="굴림"/>
              <w:color w:val="000000" w:themeColor="text1"/>
              <w:kern w:val="0"/>
              <w:sz w:val="16"/>
              <w:szCs w:val="20"/>
              <w:rPrChange w:id="772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21" w:author="FURSYS" w:date="2025-12-04T15:42:00Z">
                <w:rPr>
                  <w:rFonts w:ascii="굴림" w:eastAsia="굴림" w:hAnsi="굴림" w:cs="굴림" w:hint="eastAsia"/>
                  <w:color w:val="002266"/>
                  <w:kern w:val="0"/>
                  <w:szCs w:val="20"/>
                </w:rPr>
              </w:rPrChange>
            </w:rPr>
            <w:delText>개인정보를</w:delText>
          </w:r>
          <w:r w:rsidRPr="000C7330" w:rsidDel="008076F4">
            <w:rPr>
              <w:rFonts w:eastAsiaTheme="minorHAnsi" w:cs="굴림"/>
              <w:color w:val="000000" w:themeColor="text1"/>
              <w:kern w:val="0"/>
              <w:sz w:val="16"/>
              <w:szCs w:val="20"/>
              <w:rPrChange w:id="772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23" w:author="FURSYS" w:date="2025-12-04T15:42:00Z">
                <w:rPr>
                  <w:rFonts w:ascii="굴림" w:eastAsia="굴림" w:hAnsi="굴림" w:cs="굴림" w:hint="eastAsia"/>
                  <w:color w:val="002266"/>
                  <w:kern w:val="0"/>
                  <w:szCs w:val="20"/>
                </w:rPr>
              </w:rPrChange>
            </w:rPr>
            <w:delText>취급하거나</w:delText>
          </w:r>
          <w:r w:rsidRPr="000C7330" w:rsidDel="008076F4">
            <w:rPr>
              <w:rFonts w:eastAsiaTheme="minorHAnsi" w:cs="굴림"/>
              <w:color w:val="000000" w:themeColor="text1"/>
              <w:kern w:val="0"/>
              <w:sz w:val="16"/>
              <w:szCs w:val="20"/>
              <w:rPrChange w:id="772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25" w:author="FURSYS" w:date="2025-12-04T15:42:00Z">
                <w:rPr>
                  <w:rFonts w:ascii="굴림" w:eastAsia="굴림" w:hAnsi="굴림" w:cs="굴림" w:hint="eastAsia"/>
                  <w:color w:val="002266"/>
                  <w:kern w:val="0"/>
                  <w:szCs w:val="20"/>
                </w:rPr>
              </w:rPrChange>
            </w:rPr>
            <w:delText>취급하였던</w:delText>
          </w:r>
          <w:r w:rsidRPr="000C7330" w:rsidDel="008076F4">
            <w:rPr>
              <w:rFonts w:eastAsiaTheme="minorHAnsi" w:cs="굴림"/>
              <w:color w:val="000000" w:themeColor="text1"/>
              <w:kern w:val="0"/>
              <w:sz w:val="16"/>
              <w:szCs w:val="20"/>
              <w:rPrChange w:id="772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27" w:author="FURSYS" w:date="2025-12-04T15:42:00Z">
                <w:rPr>
                  <w:rFonts w:ascii="굴림" w:eastAsia="굴림" w:hAnsi="굴림" w:cs="굴림" w:hint="eastAsia"/>
                  <w:color w:val="002266"/>
                  <w:kern w:val="0"/>
                  <w:szCs w:val="20"/>
                </w:rPr>
              </w:rPrChange>
            </w:rPr>
            <w:delText>자는</w:delText>
          </w:r>
          <w:r w:rsidRPr="000C7330" w:rsidDel="008076F4">
            <w:rPr>
              <w:rFonts w:eastAsiaTheme="minorHAnsi" w:cs="굴림"/>
              <w:color w:val="000000" w:themeColor="text1"/>
              <w:kern w:val="0"/>
              <w:sz w:val="16"/>
              <w:szCs w:val="20"/>
              <w:rPrChange w:id="772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29" w:author="FURSYS" w:date="2025-12-04T15:42:00Z">
                <w:rPr>
                  <w:rFonts w:ascii="굴림" w:eastAsia="굴림" w:hAnsi="굴림" w:cs="굴림" w:hint="eastAsia"/>
                  <w:color w:val="002266"/>
                  <w:kern w:val="0"/>
                  <w:szCs w:val="20"/>
                </w:rPr>
              </w:rPrChange>
            </w:rPr>
            <w:delText>직무상</w:delText>
          </w:r>
          <w:r w:rsidRPr="000C7330" w:rsidDel="008076F4">
            <w:rPr>
              <w:rFonts w:eastAsiaTheme="minorHAnsi" w:cs="굴림"/>
              <w:color w:val="000000" w:themeColor="text1"/>
              <w:kern w:val="0"/>
              <w:sz w:val="16"/>
              <w:szCs w:val="20"/>
              <w:rPrChange w:id="773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31" w:author="FURSYS" w:date="2025-12-04T15:42:00Z">
                <w:rPr>
                  <w:rFonts w:ascii="굴림" w:eastAsia="굴림" w:hAnsi="굴림" w:cs="굴림" w:hint="eastAsia"/>
                  <w:color w:val="002266"/>
                  <w:kern w:val="0"/>
                  <w:szCs w:val="20"/>
                </w:rPr>
              </w:rPrChange>
            </w:rPr>
            <w:delText>알게</w:delText>
          </w:r>
          <w:r w:rsidRPr="000C7330" w:rsidDel="008076F4">
            <w:rPr>
              <w:rFonts w:eastAsiaTheme="minorHAnsi" w:cs="굴림"/>
              <w:color w:val="000000" w:themeColor="text1"/>
              <w:kern w:val="0"/>
              <w:sz w:val="16"/>
              <w:szCs w:val="20"/>
              <w:rPrChange w:id="773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33" w:author="FURSYS" w:date="2025-12-04T15:42:00Z">
                <w:rPr>
                  <w:rFonts w:ascii="굴림" w:eastAsia="굴림" w:hAnsi="굴림" w:cs="굴림" w:hint="eastAsia"/>
                  <w:color w:val="002266"/>
                  <w:kern w:val="0"/>
                  <w:szCs w:val="20"/>
                </w:rPr>
              </w:rPrChange>
            </w:rPr>
            <w:delText>된</w:delText>
          </w:r>
          <w:r w:rsidRPr="000C7330" w:rsidDel="008076F4">
            <w:rPr>
              <w:rFonts w:eastAsiaTheme="minorHAnsi" w:cs="굴림"/>
              <w:color w:val="000000" w:themeColor="text1"/>
              <w:kern w:val="0"/>
              <w:sz w:val="16"/>
              <w:szCs w:val="20"/>
              <w:rPrChange w:id="773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35" w:author="FURSYS" w:date="2025-12-04T15:42:00Z">
                <w:rPr>
                  <w:rFonts w:ascii="굴림" w:eastAsia="굴림" w:hAnsi="굴림" w:cs="굴림" w:hint="eastAsia"/>
                  <w:color w:val="002266"/>
                  <w:kern w:val="0"/>
                  <w:szCs w:val="20"/>
                </w:rPr>
              </w:rPrChange>
            </w:rPr>
            <w:delText>고객정보를</w:delText>
          </w:r>
          <w:r w:rsidRPr="000C7330" w:rsidDel="008076F4">
            <w:rPr>
              <w:rFonts w:eastAsiaTheme="minorHAnsi" w:cs="굴림"/>
              <w:color w:val="000000" w:themeColor="text1"/>
              <w:kern w:val="0"/>
              <w:sz w:val="16"/>
              <w:szCs w:val="20"/>
              <w:rPrChange w:id="773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37" w:author="FURSYS" w:date="2025-12-04T15:42:00Z">
                <w:rPr>
                  <w:rFonts w:ascii="굴림" w:eastAsia="굴림" w:hAnsi="굴림" w:cs="굴림" w:hint="eastAsia"/>
                  <w:color w:val="002266"/>
                  <w:kern w:val="0"/>
                  <w:szCs w:val="20"/>
                </w:rPr>
              </w:rPrChange>
            </w:rPr>
            <w:delText>훼손</w:delText>
          </w:r>
          <w:r w:rsidRPr="000C7330" w:rsidDel="008076F4">
            <w:rPr>
              <w:rFonts w:eastAsiaTheme="minorHAnsi" w:cs="굴림"/>
              <w:color w:val="000000" w:themeColor="text1"/>
              <w:kern w:val="0"/>
              <w:sz w:val="16"/>
              <w:szCs w:val="20"/>
              <w:rPrChange w:id="773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39" w:author="FURSYS" w:date="2025-12-04T15:42:00Z">
                <w:rPr>
                  <w:rFonts w:ascii="굴림" w:eastAsia="굴림" w:hAnsi="굴림" w:cs="굴림" w:hint="eastAsia"/>
                  <w:color w:val="002266"/>
                  <w:kern w:val="0"/>
                  <w:szCs w:val="20"/>
                </w:rPr>
              </w:rPrChange>
            </w:rPr>
            <w:delText>침해</w:delText>
          </w:r>
          <w:r w:rsidRPr="000C7330" w:rsidDel="008076F4">
            <w:rPr>
              <w:rFonts w:eastAsiaTheme="minorHAnsi" w:cs="굴림"/>
              <w:color w:val="000000" w:themeColor="text1"/>
              <w:kern w:val="0"/>
              <w:sz w:val="16"/>
              <w:szCs w:val="20"/>
              <w:rPrChange w:id="774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41" w:author="FURSYS" w:date="2025-12-04T15:42:00Z">
                <w:rPr>
                  <w:rFonts w:ascii="굴림" w:eastAsia="굴림" w:hAnsi="굴림" w:cs="굴림" w:hint="eastAsia"/>
                  <w:color w:val="002266"/>
                  <w:kern w:val="0"/>
                  <w:szCs w:val="20"/>
                </w:rPr>
              </w:rPrChange>
            </w:rPr>
            <w:delText>또는</w:delText>
          </w:r>
          <w:r w:rsidRPr="000C7330" w:rsidDel="008076F4">
            <w:rPr>
              <w:rFonts w:eastAsiaTheme="minorHAnsi" w:cs="굴림"/>
              <w:color w:val="000000" w:themeColor="text1"/>
              <w:kern w:val="0"/>
              <w:sz w:val="16"/>
              <w:szCs w:val="20"/>
              <w:rPrChange w:id="774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43" w:author="FURSYS" w:date="2025-12-04T15:42:00Z">
                <w:rPr>
                  <w:rFonts w:ascii="굴림" w:eastAsia="굴림" w:hAnsi="굴림" w:cs="굴림" w:hint="eastAsia"/>
                  <w:color w:val="002266"/>
                  <w:kern w:val="0"/>
                  <w:szCs w:val="20"/>
                </w:rPr>
              </w:rPrChange>
            </w:rPr>
            <w:delText>누설하여서는</w:delText>
          </w:r>
          <w:r w:rsidRPr="000C7330" w:rsidDel="008076F4">
            <w:rPr>
              <w:rFonts w:eastAsiaTheme="minorHAnsi" w:cs="굴림"/>
              <w:color w:val="000000" w:themeColor="text1"/>
              <w:kern w:val="0"/>
              <w:sz w:val="16"/>
              <w:szCs w:val="20"/>
              <w:rPrChange w:id="774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45" w:author="FURSYS" w:date="2025-12-04T15:42:00Z">
                <w:rPr>
                  <w:rFonts w:ascii="굴림" w:eastAsia="굴림" w:hAnsi="굴림" w:cs="굴림" w:hint="eastAsia"/>
                  <w:color w:val="002266"/>
                  <w:kern w:val="0"/>
                  <w:szCs w:val="20"/>
                </w:rPr>
              </w:rPrChange>
            </w:rPr>
            <w:delText>아니</w:delText>
          </w:r>
          <w:r w:rsidRPr="000C7330" w:rsidDel="008076F4">
            <w:rPr>
              <w:rFonts w:eastAsiaTheme="minorHAnsi" w:cs="굴림"/>
              <w:color w:val="000000" w:themeColor="text1"/>
              <w:kern w:val="0"/>
              <w:sz w:val="16"/>
              <w:szCs w:val="20"/>
              <w:rPrChange w:id="774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47" w:author="FURSYS" w:date="2025-12-04T15:42:00Z">
                <w:rPr>
                  <w:rFonts w:ascii="굴림" w:eastAsia="굴림" w:hAnsi="굴림" w:cs="굴림" w:hint="eastAsia"/>
                  <w:color w:val="002266"/>
                  <w:kern w:val="0"/>
                  <w:szCs w:val="20"/>
                </w:rPr>
              </w:rPrChange>
            </w:rPr>
            <w:delText>된다</w:delText>
          </w:r>
          <w:r w:rsidRPr="000C7330" w:rsidDel="008076F4">
            <w:rPr>
              <w:rFonts w:eastAsiaTheme="minorHAnsi" w:cs="굴림"/>
              <w:color w:val="000000" w:themeColor="text1"/>
              <w:kern w:val="0"/>
              <w:sz w:val="16"/>
              <w:szCs w:val="20"/>
              <w:rPrChange w:id="7748" w:author="FURSYS" w:date="2025-12-04T15:42:00Z">
                <w:rPr>
                  <w:rFonts w:ascii="굴림" w:eastAsia="굴림" w:hAnsi="굴림" w:cs="굴림"/>
                  <w:color w:val="002266"/>
                  <w:kern w:val="0"/>
                  <w:szCs w:val="20"/>
                </w:rPr>
              </w:rPrChange>
            </w:rPr>
            <w:delText>.</w:delText>
          </w:r>
          <w:r w:rsidRPr="000C7330" w:rsidDel="008076F4">
            <w:rPr>
              <w:rFonts w:eastAsiaTheme="minorHAnsi" w:cs="굴림"/>
              <w:color w:val="000000" w:themeColor="text1"/>
              <w:kern w:val="0"/>
              <w:sz w:val="16"/>
              <w:szCs w:val="20"/>
              <w:rPrChange w:id="7749"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750" w:author="FURSYS" w:date="2025-12-04T15:42:00Z">
                <w:rPr>
                  <w:rFonts w:ascii="굴림" w:eastAsia="굴림" w:hAnsi="굴림" w:cs="굴림" w:hint="eastAsia"/>
                  <w:color w:val="002266"/>
                  <w:kern w:val="0"/>
                  <w:szCs w:val="20"/>
                </w:rPr>
              </w:rPrChange>
            </w:rPr>
            <w:delText>  </w:delText>
          </w:r>
          <w:r w:rsidRPr="000C7330" w:rsidDel="008076F4">
            <w:rPr>
              <w:rFonts w:eastAsiaTheme="minorHAnsi" w:cs="굴림"/>
              <w:color w:val="000000" w:themeColor="text1"/>
              <w:kern w:val="0"/>
              <w:sz w:val="16"/>
              <w:szCs w:val="20"/>
              <w:rPrChange w:id="7751" w:author="FURSYS" w:date="2025-12-04T15:42:00Z">
                <w:rPr>
                  <w:rFonts w:ascii="바탕" w:eastAsia="바탕" w:hAnsi="바탕" w:cs="굴림"/>
                  <w:color w:val="000000"/>
                  <w:kern w:val="0"/>
                  <w:szCs w:val="20"/>
                </w:rPr>
              </w:rPrChange>
            </w:rPr>
            <w:br/>
          </w:r>
          <w:r w:rsidRPr="000C7330" w:rsidDel="008076F4">
            <w:rPr>
              <w:rFonts w:eastAsiaTheme="minorHAnsi" w:cs="굴림" w:hint="eastAsia"/>
              <w:b/>
              <w:bCs/>
              <w:color w:val="000000" w:themeColor="text1"/>
              <w:kern w:val="0"/>
              <w:sz w:val="16"/>
              <w:szCs w:val="20"/>
              <w:rPrChange w:id="7752" w:author="FURSYS" w:date="2025-12-04T15:42:00Z">
                <w:rPr>
                  <w:rFonts w:ascii="굴림" w:eastAsia="굴림" w:hAnsi="굴림" w:cs="굴림" w:hint="eastAsia"/>
                  <w:b/>
                  <w:bCs/>
                  <w:color w:val="002266"/>
                  <w:kern w:val="0"/>
                  <w:szCs w:val="20"/>
                </w:rPr>
              </w:rPrChange>
            </w:rPr>
            <w:delText>제</w:delText>
          </w:r>
          <w:r w:rsidRPr="000C7330" w:rsidDel="008076F4">
            <w:rPr>
              <w:rFonts w:eastAsiaTheme="minorHAnsi" w:cs="굴림"/>
              <w:b/>
              <w:bCs/>
              <w:color w:val="000000" w:themeColor="text1"/>
              <w:kern w:val="0"/>
              <w:sz w:val="16"/>
              <w:szCs w:val="20"/>
              <w:rPrChange w:id="7753" w:author="FURSYS" w:date="2025-12-04T15:42:00Z">
                <w:rPr>
                  <w:rFonts w:ascii="굴림" w:eastAsia="굴림" w:hAnsi="굴림" w:cs="굴림"/>
                  <w:b/>
                  <w:bCs/>
                  <w:color w:val="002266"/>
                  <w:kern w:val="0"/>
                  <w:szCs w:val="20"/>
                </w:rPr>
              </w:rPrChange>
            </w:rPr>
            <w:delText xml:space="preserve">6조 (수탁자에 대한 </w:delText>
          </w:r>
          <w:r w:rsidRPr="000C7330" w:rsidDel="008076F4">
            <w:rPr>
              <w:rFonts w:eastAsiaTheme="minorHAnsi" w:cs="굴림" w:hint="eastAsia"/>
              <w:b/>
              <w:bCs/>
              <w:color w:val="000000" w:themeColor="text1"/>
              <w:kern w:val="0"/>
              <w:sz w:val="16"/>
              <w:szCs w:val="20"/>
              <w:rPrChange w:id="7754" w:author="FURSYS" w:date="2025-12-04T15:42:00Z">
                <w:rPr>
                  <w:rFonts w:ascii="굴림" w:eastAsia="굴림" w:hAnsi="굴림" w:cs="굴림" w:hint="eastAsia"/>
                  <w:b/>
                  <w:bCs/>
                  <w:color w:val="002266"/>
                  <w:kern w:val="0"/>
                  <w:szCs w:val="20"/>
                </w:rPr>
              </w:rPrChange>
            </w:rPr>
            <w:delText>관리·감독</w:delText>
          </w:r>
          <w:r w:rsidRPr="000C7330" w:rsidDel="008076F4">
            <w:rPr>
              <w:rFonts w:eastAsiaTheme="minorHAnsi" w:cs="굴림"/>
              <w:b/>
              <w:bCs/>
              <w:color w:val="000000" w:themeColor="text1"/>
              <w:kern w:val="0"/>
              <w:sz w:val="16"/>
              <w:szCs w:val="20"/>
              <w:rPrChange w:id="7755" w:author="FURSYS" w:date="2025-12-04T15:42:00Z">
                <w:rPr>
                  <w:rFonts w:ascii="굴림" w:eastAsia="굴림" w:hAnsi="굴림" w:cs="굴림"/>
                  <w:b/>
                  <w:bCs/>
                  <w:color w:val="002266"/>
                  <w:kern w:val="0"/>
                  <w:szCs w:val="20"/>
                </w:rPr>
              </w:rPrChange>
            </w:rPr>
            <w:delText xml:space="preserve"> 등)</w:delText>
          </w:r>
          <w:r w:rsidRPr="000C7330" w:rsidDel="008076F4">
            <w:rPr>
              <w:rFonts w:eastAsiaTheme="minorHAnsi" w:cs="굴림"/>
              <w:color w:val="000000" w:themeColor="text1"/>
              <w:kern w:val="0"/>
              <w:sz w:val="16"/>
              <w:szCs w:val="20"/>
              <w:rPrChange w:id="7756"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757" w:author="FURSYS" w:date="2025-12-04T15:42:00Z">
                <w:rPr>
                  <w:rFonts w:ascii="굴림" w:eastAsia="굴림" w:hAnsi="굴림" w:cs="굴림" w:hint="eastAsia"/>
                  <w:color w:val="002266"/>
                  <w:kern w:val="0"/>
                  <w:szCs w:val="20"/>
                </w:rPr>
              </w:rPrChange>
            </w:rPr>
            <w:delText>①   </w:delText>
          </w:r>
          <w:r w:rsidRPr="000C7330" w:rsidDel="008076F4">
            <w:rPr>
              <w:rFonts w:eastAsiaTheme="minorHAnsi" w:cs="굴림"/>
              <w:color w:val="000000" w:themeColor="text1"/>
              <w:kern w:val="0"/>
              <w:sz w:val="16"/>
              <w:szCs w:val="20"/>
              <w:rPrChange w:id="775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59" w:author="FURSYS" w:date="2025-12-04T15:42:00Z">
                <w:rPr>
                  <w:rFonts w:ascii="굴림" w:eastAsia="굴림" w:hAnsi="굴림" w:cs="굴림" w:hint="eastAsia"/>
                  <w:color w:val="002266"/>
                  <w:kern w:val="0"/>
                  <w:szCs w:val="20"/>
                </w:rPr>
              </w:rPrChange>
            </w:rPr>
            <w:delText>‘위탁자’는</w:delText>
          </w:r>
          <w:r w:rsidRPr="000C7330" w:rsidDel="008076F4">
            <w:rPr>
              <w:rFonts w:eastAsiaTheme="minorHAnsi" w:cs="굴림"/>
              <w:color w:val="000000" w:themeColor="text1"/>
              <w:kern w:val="0"/>
              <w:sz w:val="16"/>
              <w:szCs w:val="20"/>
              <w:rPrChange w:id="776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61" w:author="FURSYS" w:date="2025-12-04T15:42:00Z">
                <w:rPr>
                  <w:rFonts w:ascii="굴림" w:eastAsia="굴림" w:hAnsi="굴림" w:cs="굴림" w:hint="eastAsia"/>
                  <w:color w:val="002266"/>
                  <w:kern w:val="0"/>
                  <w:szCs w:val="20"/>
                </w:rPr>
              </w:rPrChange>
            </w:rPr>
            <w:delText>수탁자’에</w:delText>
          </w:r>
          <w:r w:rsidRPr="000C7330" w:rsidDel="008076F4">
            <w:rPr>
              <w:rFonts w:eastAsiaTheme="minorHAnsi" w:cs="굴림"/>
              <w:color w:val="000000" w:themeColor="text1"/>
              <w:kern w:val="0"/>
              <w:sz w:val="16"/>
              <w:szCs w:val="20"/>
              <w:rPrChange w:id="7762" w:author="FURSYS" w:date="2025-12-04T15:42:00Z">
                <w:rPr>
                  <w:rFonts w:ascii="굴림" w:eastAsia="굴림" w:hAnsi="굴림" w:cs="굴림"/>
                  <w:color w:val="002266"/>
                  <w:kern w:val="0"/>
                  <w:szCs w:val="20"/>
                </w:rPr>
              </w:rPrChange>
            </w:rPr>
            <w:delText xml:space="preserve"> 대하여 다음 각 호의 사항을 감독할 수 있으며, ‘</w:delText>
          </w:r>
          <w:r w:rsidRPr="000C7330" w:rsidDel="008076F4">
            <w:rPr>
              <w:rFonts w:eastAsiaTheme="minorHAnsi" w:cs="굴림" w:hint="eastAsia"/>
              <w:color w:val="000000" w:themeColor="text1"/>
              <w:kern w:val="0"/>
              <w:sz w:val="16"/>
              <w:szCs w:val="20"/>
              <w:rPrChange w:id="7763"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7764" w:author="FURSYS" w:date="2025-12-04T15:42:00Z">
                <w:rPr>
                  <w:rFonts w:ascii="굴림" w:eastAsia="굴림" w:hAnsi="굴림" w:cs="굴림"/>
                  <w:color w:val="002266"/>
                  <w:kern w:val="0"/>
                  <w:szCs w:val="20"/>
                </w:rPr>
              </w:rPrChange>
            </w:rPr>
            <w:delText xml:space="preserve"> 특별한 사유가 없는 한 이에 응하여야 한다.</w:delText>
          </w:r>
          <w:r w:rsidRPr="000C7330" w:rsidDel="008076F4">
            <w:rPr>
              <w:rFonts w:eastAsiaTheme="minorHAnsi" w:cs="굴림"/>
              <w:color w:val="000000" w:themeColor="text1"/>
              <w:kern w:val="0"/>
              <w:sz w:val="16"/>
              <w:szCs w:val="20"/>
              <w:rPrChange w:id="7765" w:author="FURSYS" w:date="2025-12-04T15:42:00Z">
                <w:rPr>
                  <w:rFonts w:ascii="바탕" w:eastAsia="바탕" w:hAnsi="바탕" w:cs="굴림"/>
                  <w:color w:val="000000"/>
                  <w:kern w:val="0"/>
                  <w:szCs w:val="20"/>
                </w:rPr>
              </w:rPrChange>
            </w:rPr>
            <w:br/>
          </w:r>
          <w:r w:rsidRPr="000C7330" w:rsidDel="008076F4">
            <w:rPr>
              <w:rFonts w:eastAsiaTheme="minorHAnsi" w:cs="굴림"/>
              <w:color w:val="000000" w:themeColor="text1"/>
              <w:kern w:val="0"/>
              <w:sz w:val="16"/>
              <w:szCs w:val="20"/>
              <w:rPrChange w:id="7766" w:author="FURSYS" w:date="2025-12-04T15:42:00Z">
                <w:rPr>
                  <w:rFonts w:ascii="굴림" w:eastAsia="굴림" w:hAnsi="굴림" w:cs="굴림"/>
                  <w:color w:val="002266"/>
                  <w:kern w:val="0"/>
                  <w:szCs w:val="20"/>
                </w:rPr>
              </w:rPrChange>
            </w:rPr>
            <w:delText xml:space="preserve">1.     </w:delText>
          </w:r>
          <w:r w:rsidRPr="000C7330" w:rsidDel="008076F4">
            <w:rPr>
              <w:rFonts w:eastAsiaTheme="minorHAnsi" w:cs="굴림" w:hint="eastAsia"/>
              <w:color w:val="000000" w:themeColor="text1"/>
              <w:kern w:val="0"/>
              <w:sz w:val="16"/>
              <w:szCs w:val="20"/>
              <w:rPrChange w:id="7767" w:author="FURSYS" w:date="2025-12-04T15:42:00Z">
                <w:rPr>
                  <w:rFonts w:ascii="굴림" w:eastAsia="굴림" w:hAnsi="굴림" w:cs="굴림" w:hint="eastAsia"/>
                  <w:color w:val="002266"/>
                  <w:kern w:val="0"/>
                  <w:szCs w:val="20"/>
                </w:rPr>
              </w:rPrChange>
            </w:rPr>
            <w:delText>개인정보의</w:delText>
          </w:r>
          <w:r w:rsidRPr="000C7330" w:rsidDel="008076F4">
            <w:rPr>
              <w:rFonts w:eastAsiaTheme="minorHAnsi" w:cs="굴림"/>
              <w:color w:val="000000" w:themeColor="text1"/>
              <w:kern w:val="0"/>
              <w:sz w:val="16"/>
              <w:szCs w:val="20"/>
              <w:rPrChange w:id="776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69" w:author="FURSYS" w:date="2025-12-04T15:42:00Z">
                <w:rPr>
                  <w:rFonts w:ascii="굴림" w:eastAsia="굴림" w:hAnsi="굴림" w:cs="굴림" w:hint="eastAsia"/>
                  <w:color w:val="002266"/>
                  <w:kern w:val="0"/>
                  <w:szCs w:val="20"/>
                </w:rPr>
              </w:rPrChange>
            </w:rPr>
            <w:delText>처리</w:delText>
          </w:r>
          <w:r w:rsidRPr="000C7330" w:rsidDel="008076F4">
            <w:rPr>
              <w:rFonts w:eastAsiaTheme="minorHAnsi" w:cs="굴림"/>
              <w:color w:val="000000" w:themeColor="text1"/>
              <w:kern w:val="0"/>
              <w:sz w:val="16"/>
              <w:szCs w:val="20"/>
              <w:rPrChange w:id="777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71" w:author="FURSYS" w:date="2025-12-04T15:42:00Z">
                <w:rPr>
                  <w:rFonts w:ascii="굴림" w:eastAsia="굴림" w:hAnsi="굴림" w:cs="굴림" w:hint="eastAsia"/>
                  <w:color w:val="002266"/>
                  <w:kern w:val="0"/>
                  <w:szCs w:val="20"/>
                </w:rPr>
              </w:rPrChange>
            </w:rPr>
            <w:delText>현황</w:delText>
          </w:r>
          <w:r w:rsidRPr="000C7330" w:rsidDel="008076F4">
            <w:rPr>
              <w:rFonts w:eastAsiaTheme="minorHAnsi" w:cs="굴림"/>
              <w:color w:val="000000" w:themeColor="text1"/>
              <w:kern w:val="0"/>
              <w:sz w:val="16"/>
              <w:szCs w:val="20"/>
              <w:rPrChange w:id="7772" w:author="FURSYS" w:date="2025-12-04T15:42:00Z">
                <w:rPr>
                  <w:rFonts w:ascii="바탕" w:eastAsia="바탕" w:hAnsi="바탕" w:cs="굴림"/>
                  <w:color w:val="000000"/>
                  <w:kern w:val="0"/>
                  <w:szCs w:val="20"/>
                </w:rPr>
              </w:rPrChange>
            </w:rPr>
            <w:br/>
          </w:r>
          <w:r w:rsidRPr="000C7330" w:rsidDel="008076F4">
            <w:rPr>
              <w:rFonts w:eastAsiaTheme="minorHAnsi" w:cs="굴림"/>
              <w:color w:val="000000" w:themeColor="text1"/>
              <w:kern w:val="0"/>
              <w:sz w:val="16"/>
              <w:szCs w:val="20"/>
              <w:rPrChange w:id="7773" w:author="FURSYS" w:date="2025-12-04T15:42:00Z">
                <w:rPr>
                  <w:rFonts w:ascii="굴림" w:eastAsia="굴림" w:hAnsi="굴림" w:cs="굴림"/>
                  <w:color w:val="002266"/>
                  <w:kern w:val="0"/>
                  <w:szCs w:val="20"/>
                </w:rPr>
              </w:rPrChange>
            </w:rPr>
            <w:delText xml:space="preserve">2.     </w:delText>
          </w:r>
          <w:r w:rsidRPr="000C7330" w:rsidDel="008076F4">
            <w:rPr>
              <w:rFonts w:eastAsiaTheme="minorHAnsi" w:cs="굴림" w:hint="eastAsia"/>
              <w:color w:val="000000" w:themeColor="text1"/>
              <w:kern w:val="0"/>
              <w:sz w:val="16"/>
              <w:szCs w:val="20"/>
              <w:rPrChange w:id="7774" w:author="FURSYS" w:date="2025-12-04T15:42:00Z">
                <w:rPr>
                  <w:rFonts w:ascii="굴림" w:eastAsia="굴림" w:hAnsi="굴림" w:cs="굴림" w:hint="eastAsia"/>
                  <w:color w:val="002266"/>
                  <w:kern w:val="0"/>
                  <w:szCs w:val="20"/>
                </w:rPr>
              </w:rPrChange>
            </w:rPr>
            <w:delText>개인정보의</w:delText>
          </w:r>
          <w:r w:rsidRPr="000C7330" w:rsidDel="008076F4">
            <w:rPr>
              <w:rFonts w:eastAsiaTheme="minorHAnsi" w:cs="굴림"/>
              <w:color w:val="000000" w:themeColor="text1"/>
              <w:kern w:val="0"/>
              <w:sz w:val="16"/>
              <w:szCs w:val="20"/>
              <w:rPrChange w:id="777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76" w:author="FURSYS" w:date="2025-12-04T15:42:00Z">
                <w:rPr>
                  <w:rFonts w:ascii="굴림" w:eastAsia="굴림" w:hAnsi="굴림" w:cs="굴림" w:hint="eastAsia"/>
                  <w:color w:val="002266"/>
                  <w:kern w:val="0"/>
                  <w:szCs w:val="20"/>
                </w:rPr>
              </w:rPrChange>
            </w:rPr>
            <w:delText>접근</w:delText>
          </w:r>
          <w:r w:rsidRPr="000C7330" w:rsidDel="008076F4">
            <w:rPr>
              <w:rFonts w:eastAsiaTheme="minorHAnsi" w:cs="굴림"/>
              <w:color w:val="000000" w:themeColor="text1"/>
              <w:kern w:val="0"/>
              <w:sz w:val="16"/>
              <w:szCs w:val="20"/>
              <w:rPrChange w:id="777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78" w:author="FURSYS" w:date="2025-12-04T15:42:00Z">
                <w:rPr>
                  <w:rFonts w:ascii="굴림" w:eastAsia="굴림" w:hAnsi="굴림" w:cs="굴림" w:hint="eastAsia"/>
                  <w:color w:val="002266"/>
                  <w:kern w:val="0"/>
                  <w:szCs w:val="20"/>
                </w:rPr>
              </w:rPrChange>
            </w:rPr>
            <w:delText>또는</w:delText>
          </w:r>
          <w:r w:rsidRPr="000C7330" w:rsidDel="008076F4">
            <w:rPr>
              <w:rFonts w:eastAsiaTheme="minorHAnsi" w:cs="굴림"/>
              <w:color w:val="000000" w:themeColor="text1"/>
              <w:kern w:val="0"/>
              <w:sz w:val="16"/>
              <w:szCs w:val="20"/>
              <w:rPrChange w:id="777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80" w:author="FURSYS" w:date="2025-12-04T15:42:00Z">
                <w:rPr>
                  <w:rFonts w:ascii="굴림" w:eastAsia="굴림" w:hAnsi="굴림" w:cs="굴림" w:hint="eastAsia"/>
                  <w:color w:val="002266"/>
                  <w:kern w:val="0"/>
                  <w:szCs w:val="20"/>
                </w:rPr>
              </w:rPrChange>
            </w:rPr>
            <w:delText>접속기록</w:delText>
          </w:r>
          <w:r w:rsidRPr="000C7330" w:rsidDel="008076F4">
            <w:rPr>
              <w:rFonts w:eastAsiaTheme="minorHAnsi" w:cs="굴림"/>
              <w:color w:val="000000" w:themeColor="text1"/>
              <w:kern w:val="0"/>
              <w:sz w:val="16"/>
              <w:szCs w:val="20"/>
              <w:rPrChange w:id="7781" w:author="FURSYS" w:date="2025-12-04T15:42:00Z">
                <w:rPr>
                  <w:rFonts w:ascii="바탕" w:eastAsia="바탕" w:hAnsi="바탕" w:cs="굴림"/>
                  <w:color w:val="000000"/>
                  <w:kern w:val="0"/>
                  <w:szCs w:val="20"/>
                </w:rPr>
              </w:rPrChange>
            </w:rPr>
            <w:br/>
          </w:r>
          <w:r w:rsidRPr="000C7330" w:rsidDel="008076F4">
            <w:rPr>
              <w:rFonts w:eastAsiaTheme="minorHAnsi" w:cs="굴림"/>
              <w:color w:val="000000" w:themeColor="text1"/>
              <w:kern w:val="0"/>
              <w:sz w:val="16"/>
              <w:szCs w:val="20"/>
              <w:rPrChange w:id="7782" w:author="FURSYS" w:date="2025-12-04T15:42:00Z">
                <w:rPr>
                  <w:rFonts w:ascii="굴림" w:eastAsia="굴림" w:hAnsi="굴림" w:cs="굴림"/>
                  <w:color w:val="002266"/>
                  <w:kern w:val="0"/>
                  <w:szCs w:val="20"/>
                </w:rPr>
              </w:rPrChange>
            </w:rPr>
            <w:delText xml:space="preserve">3.     </w:delText>
          </w:r>
          <w:r w:rsidRPr="000C7330" w:rsidDel="008076F4">
            <w:rPr>
              <w:rFonts w:eastAsiaTheme="minorHAnsi" w:cs="굴림" w:hint="eastAsia"/>
              <w:color w:val="000000" w:themeColor="text1"/>
              <w:kern w:val="0"/>
              <w:sz w:val="16"/>
              <w:szCs w:val="20"/>
              <w:rPrChange w:id="7783" w:author="FURSYS" w:date="2025-12-04T15:42:00Z">
                <w:rPr>
                  <w:rFonts w:ascii="굴림" w:eastAsia="굴림" w:hAnsi="굴림" w:cs="굴림" w:hint="eastAsia"/>
                  <w:color w:val="002266"/>
                  <w:kern w:val="0"/>
                  <w:szCs w:val="20"/>
                </w:rPr>
              </w:rPrChange>
            </w:rPr>
            <w:delText>개인정보</w:delText>
          </w:r>
          <w:r w:rsidRPr="000C7330" w:rsidDel="008076F4">
            <w:rPr>
              <w:rFonts w:eastAsiaTheme="minorHAnsi" w:cs="굴림"/>
              <w:color w:val="000000" w:themeColor="text1"/>
              <w:kern w:val="0"/>
              <w:sz w:val="16"/>
              <w:szCs w:val="20"/>
              <w:rPrChange w:id="778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85" w:author="FURSYS" w:date="2025-12-04T15:42:00Z">
                <w:rPr>
                  <w:rFonts w:ascii="굴림" w:eastAsia="굴림" w:hAnsi="굴림" w:cs="굴림" w:hint="eastAsia"/>
                  <w:color w:val="002266"/>
                  <w:kern w:val="0"/>
                  <w:szCs w:val="20"/>
                </w:rPr>
              </w:rPrChange>
            </w:rPr>
            <w:delText>접근</w:delText>
          </w:r>
          <w:r w:rsidRPr="000C7330" w:rsidDel="008076F4">
            <w:rPr>
              <w:rFonts w:eastAsiaTheme="minorHAnsi" w:cs="굴림"/>
              <w:color w:val="000000" w:themeColor="text1"/>
              <w:kern w:val="0"/>
              <w:sz w:val="16"/>
              <w:szCs w:val="20"/>
              <w:rPrChange w:id="778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87" w:author="FURSYS" w:date="2025-12-04T15:42:00Z">
                <w:rPr>
                  <w:rFonts w:ascii="굴림" w:eastAsia="굴림" w:hAnsi="굴림" w:cs="굴림" w:hint="eastAsia"/>
                  <w:color w:val="002266"/>
                  <w:kern w:val="0"/>
                  <w:szCs w:val="20"/>
                </w:rPr>
              </w:rPrChange>
            </w:rPr>
            <w:delText>또는</w:delText>
          </w:r>
          <w:r w:rsidRPr="000C7330" w:rsidDel="008076F4">
            <w:rPr>
              <w:rFonts w:eastAsiaTheme="minorHAnsi" w:cs="굴림"/>
              <w:color w:val="000000" w:themeColor="text1"/>
              <w:kern w:val="0"/>
              <w:sz w:val="16"/>
              <w:szCs w:val="20"/>
              <w:rPrChange w:id="778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89" w:author="FURSYS" w:date="2025-12-04T15:42:00Z">
                <w:rPr>
                  <w:rFonts w:ascii="굴림" w:eastAsia="굴림" w:hAnsi="굴림" w:cs="굴림" w:hint="eastAsia"/>
                  <w:color w:val="002266"/>
                  <w:kern w:val="0"/>
                  <w:szCs w:val="20"/>
                </w:rPr>
              </w:rPrChange>
            </w:rPr>
            <w:delText>접속</w:delText>
          </w:r>
          <w:r w:rsidRPr="000C7330" w:rsidDel="008076F4">
            <w:rPr>
              <w:rFonts w:eastAsiaTheme="minorHAnsi" w:cs="굴림"/>
              <w:color w:val="000000" w:themeColor="text1"/>
              <w:kern w:val="0"/>
              <w:sz w:val="16"/>
              <w:szCs w:val="20"/>
              <w:rPrChange w:id="779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791" w:author="FURSYS" w:date="2025-12-04T15:42:00Z">
                <w:rPr>
                  <w:rFonts w:ascii="굴림" w:eastAsia="굴림" w:hAnsi="굴림" w:cs="굴림" w:hint="eastAsia"/>
                  <w:color w:val="002266"/>
                  <w:kern w:val="0"/>
                  <w:szCs w:val="20"/>
                </w:rPr>
              </w:rPrChange>
            </w:rPr>
            <w:delText>대상자</w:delText>
          </w:r>
          <w:r w:rsidRPr="000C7330" w:rsidDel="008076F4">
            <w:rPr>
              <w:rFonts w:eastAsiaTheme="minorHAnsi" w:cs="굴림"/>
              <w:color w:val="000000" w:themeColor="text1"/>
              <w:kern w:val="0"/>
              <w:sz w:val="16"/>
              <w:szCs w:val="20"/>
              <w:rPrChange w:id="7792" w:author="FURSYS" w:date="2025-12-04T15:42:00Z">
                <w:rPr>
                  <w:rFonts w:ascii="바탕" w:eastAsia="바탕" w:hAnsi="바탕" w:cs="굴림"/>
                  <w:color w:val="000000"/>
                  <w:kern w:val="0"/>
                  <w:szCs w:val="20"/>
                </w:rPr>
              </w:rPrChange>
            </w:rPr>
            <w:br/>
          </w:r>
          <w:r w:rsidRPr="000C7330" w:rsidDel="008076F4">
            <w:rPr>
              <w:rFonts w:eastAsiaTheme="minorHAnsi" w:cs="굴림"/>
              <w:color w:val="000000" w:themeColor="text1"/>
              <w:kern w:val="0"/>
              <w:sz w:val="16"/>
              <w:szCs w:val="20"/>
              <w:rPrChange w:id="7793" w:author="FURSYS" w:date="2025-12-04T15:42:00Z">
                <w:rPr>
                  <w:rFonts w:ascii="굴림" w:eastAsia="굴림" w:hAnsi="굴림" w:cs="굴림"/>
                  <w:color w:val="002266"/>
                  <w:kern w:val="0"/>
                  <w:szCs w:val="20"/>
                </w:rPr>
              </w:rPrChange>
            </w:rPr>
            <w:delText xml:space="preserve">4.     </w:delText>
          </w:r>
          <w:r w:rsidRPr="000C7330" w:rsidDel="008076F4">
            <w:rPr>
              <w:rFonts w:eastAsiaTheme="minorHAnsi" w:cs="굴림" w:hint="eastAsia"/>
              <w:color w:val="000000" w:themeColor="text1"/>
              <w:kern w:val="0"/>
              <w:sz w:val="16"/>
              <w:szCs w:val="20"/>
              <w:rPrChange w:id="7794" w:author="FURSYS" w:date="2025-12-04T15:42:00Z">
                <w:rPr>
                  <w:rFonts w:ascii="굴림" w:eastAsia="굴림" w:hAnsi="굴림" w:cs="굴림" w:hint="eastAsia"/>
                  <w:color w:val="002266"/>
                  <w:kern w:val="0"/>
                  <w:szCs w:val="20"/>
                </w:rPr>
              </w:rPrChange>
            </w:rPr>
            <w:delText>목적외</w:delText>
          </w:r>
          <w:r w:rsidRPr="000C7330" w:rsidDel="008076F4">
            <w:rPr>
              <w:rFonts w:eastAsiaTheme="minorHAnsi" w:cs="굴림"/>
              <w:color w:val="000000" w:themeColor="text1"/>
              <w:kern w:val="0"/>
              <w:sz w:val="16"/>
              <w:szCs w:val="20"/>
              <w:rPrChange w:id="7795" w:author="FURSYS" w:date="2025-12-04T15:42:00Z">
                <w:rPr>
                  <w:rFonts w:ascii="굴림" w:eastAsia="굴림" w:hAnsi="굴림" w:cs="굴림"/>
                  <w:color w:val="002266"/>
                  <w:kern w:val="0"/>
                  <w:szCs w:val="20"/>
                </w:rPr>
              </w:rPrChange>
            </w:rPr>
            <w:delText xml:space="preserve"> 이용 · 제공 및 </w:delText>
          </w:r>
          <w:r w:rsidRPr="000C7330" w:rsidDel="008076F4">
            <w:rPr>
              <w:rFonts w:eastAsiaTheme="minorHAnsi" w:cs="굴림" w:hint="eastAsia"/>
              <w:color w:val="000000" w:themeColor="text1"/>
              <w:kern w:val="0"/>
              <w:sz w:val="16"/>
              <w:szCs w:val="20"/>
              <w:rPrChange w:id="7796" w:author="FURSYS" w:date="2025-12-04T15:42:00Z">
                <w:rPr>
                  <w:rFonts w:ascii="굴림" w:eastAsia="굴림" w:hAnsi="굴림" w:cs="굴림" w:hint="eastAsia"/>
                  <w:color w:val="002266"/>
                  <w:kern w:val="0"/>
                  <w:szCs w:val="20"/>
                </w:rPr>
              </w:rPrChange>
            </w:rPr>
            <w:delText>재위탁</w:delText>
          </w:r>
          <w:r w:rsidRPr="000C7330" w:rsidDel="008076F4">
            <w:rPr>
              <w:rFonts w:eastAsiaTheme="minorHAnsi" w:cs="굴림"/>
              <w:color w:val="000000" w:themeColor="text1"/>
              <w:kern w:val="0"/>
              <w:sz w:val="16"/>
              <w:szCs w:val="20"/>
              <w:rPrChange w:id="7797" w:author="FURSYS" w:date="2025-12-04T15:42:00Z">
                <w:rPr>
                  <w:rFonts w:ascii="굴림" w:eastAsia="굴림" w:hAnsi="굴림" w:cs="굴림"/>
                  <w:color w:val="002266"/>
                  <w:kern w:val="0"/>
                  <w:szCs w:val="20"/>
                </w:rPr>
              </w:rPrChange>
            </w:rPr>
            <w:delText xml:space="preserve"> 금지 준수여부</w:delText>
          </w:r>
          <w:r w:rsidRPr="000C7330" w:rsidDel="008076F4">
            <w:rPr>
              <w:rFonts w:eastAsiaTheme="minorHAnsi" w:cs="굴림"/>
              <w:color w:val="000000" w:themeColor="text1"/>
              <w:kern w:val="0"/>
              <w:sz w:val="16"/>
              <w:szCs w:val="20"/>
              <w:rPrChange w:id="7798" w:author="FURSYS" w:date="2025-12-04T15:42:00Z">
                <w:rPr>
                  <w:rFonts w:ascii="바탕" w:eastAsia="바탕" w:hAnsi="바탕" w:cs="굴림"/>
                  <w:color w:val="000000"/>
                  <w:kern w:val="0"/>
                  <w:szCs w:val="20"/>
                </w:rPr>
              </w:rPrChange>
            </w:rPr>
            <w:br/>
          </w:r>
          <w:r w:rsidRPr="000C7330" w:rsidDel="008076F4">
            <w:rPr>
              <w:rFonts w:eastAsiaTheme="minorHAnsi" w:cs="굴림"/>
              <w:color w:val="000000" w:themeColor="text1"/>
              <w:kern w:val="0"/>
              <w:sz w:val="16"/>
              <w:szCs w:val="20"/>
              <w:rPrChange w:id="7799" w:author="FURSYS" w:date="2025-12-04T15:42:00Z">
                <w:rPr>
                  <w:rFonts w:ascii="굴림" w:eastAsia="굴림" w:hAnsi="굴림" w:cs="굴림"/>
                  <w:color w:val="002266"/>
                  <w:kern w:val="0"/>
                  <w:szCs w:val="20"/>
                </w:rPr>
              </w:rPrChange>
            </w:rPr>
            <w:delText xml:space="preserve">5.     </w:delText>
          </w:r>
          <w:r w:rsidRPr="000C7330" w:rsidDel="008076F4">
            <w:rPr>
              <w:rFonts w:eastAsiaTheme="minorHAnsi" w:cs="굴림" w:hint="eastAsia"/>
              <w:color w:val="000000" w:themeColor="text1"/>
              <w:kern w:val="0"/>
              <w:sz w:val="16"/>
              <w:szCs w:val="20"/>
              <w:rPrChange w:id="7800" w:author="FURSYS" w:date="2025-12-04T15:42:00Z">
                <w:rPr>
                  <w:rFonts w:ascii="굴림" w:eastAsia="굴림" w:hAnsi="굴림" w:cs="굴림" w:hint="eastAsia"/>
                  <w:color w:val="002266"/>
                  <w:kern w:val="0"/>
                  <w:szCs w:val="20"/>
                </w:rPr>
              </w:rPrChange>
            </w:rPr>
            <w:delText>암호화</w:delText>
          </w:r>
          <w:r w:rsidRPr="000C7330" w:rsidDel="008076F4">
            <w:rPr>
              <w:rFonts w:eastAsiaTheme="minorHAnsi" w:cs="굴림"/>
              <w:color w:val="000000" w:themeColor="text1"/>
              <w:kern w:val="0"/>
              <w:sz w:val="16"/>
              <w:szCs w:val="20"/>
              <w:rPrChange w:id="780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02" w:author="FURSYS" w:date="2025-12-04T15:42:00Z">
                <w:rPr>
                  <w:rFonts w:ascii="굴림" w:eastAsia="굴림" w:hAnsi="굴림" w:cs="굴림" w:hint="eastAsia"/>
                  <w:color w:val="002266"/>
                  <w:kern w:val="0"/>
                  <w:szCs w:val="20"/>
                </w:rPr>
              </w:rPrChange>
            </w:rPr>
            <w:delText>등</w:delText>
          </w:r>
          <w:r w:rsidRPr="000C7330" w:rsidDel="008076F4">
            <w:rPr>
              <w:rFonts w:eastAsiaTheme="minorHAnsi" w:cs="굴림"/>
              <w:color w:val="000000" w:themeColor="text1"/>
              <w:kern w:val="0"/>
              <w:sz w:val="16"/>
              <w:szCs w:val="20"/>
              <w:rPrChange w:id="780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04" w:author="FURSYS" w:date="2025-12-04T15:42:00Z">
                <w:rPr>
                  <w:rFonts w:ascii="굴림" w:eastAsia="굴림" w:hAnsi="굴림" w:cs="굴림" w:hint="eastAsia"/>
                  <w:color w:val="002266"/>
                  <w:kern w:val="0"/>
                  <w:szCs w:val="20"/>
                </w:rPr>
              </w:rPrChange>
            </w:rPr>
            <w:delText>안전성</w:delText>
          </w:r>
          <w:r w:rsidRPr="000C7330" w:rsidDel="008076F4">
            <w:rPr>
              <w:rFonts w:eastAsiaTheme="minorHAnsi" w:cs="굴림"/>
              <w:color w:val="000000" w:themeColor="text1"/>
              <w:kern w:val="0"/>
              <w:sz w:val="16"/>
              <w:szCs w:val="20"/>
              <w:rPrChange w:id="780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06" w:author="FURSYS" w:date="2025-12-04T15:42:00Z">
                <w:rPr>
                  <w:rFonts w:ascii="굴림" w:eastAsia="굴림" w:hAnsi="굴림" w:cs="굴림" w:hint="eastAsia"/>
                  <w:color w:val="002266"/>
                  <w:kern w:val="0"/>
                  <w:szCs w:val="20"/>
                </w:rPr>
              </w:rPrChange>
            </w:rPr>
            <w:delText>확보조치</w:delText>
          </w:r>
          <w:r w:rsidRPr="000C7330" w:rsidDel="008076F4">
            <w:rPr>
              <w:rFonts w:eastAsiaTheme="minorHAnsi" w:cs="굴림"/>
              <w:color w:val="000000" w:themeColor="text1"/>
              <w:kern w:val="0"/>
              <w:sz w:val="16"/>
              <w:szCs w:val="20"/>
              <w:rPrChange w:id="780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08" w:author="FURSYS" w:date="2025-12-04T15:42:00Z">
                <w:rPr>
                  <w:rFonts w:ascii="굴림" w:eastAsia="굴림" w:hAnsi="굴림" w:cs="굴림" w:hint="eastAsia"/>
                  <w:color w:val="002266"/>
                  <w:kern w:val="0"/>
                  <w:szCs w:val="20"/>
                </w:rPr>
              </w:rPrChange>
            </w:rPr>
            <w:delText>이행여부</w:delText>
          </w:r>
          <w:r w:rsidRPr="000C7330" w:rsidDel="008076F4">
            <w:rPr>
              <w:rFonts w:eastAsiaTheme="minorHAnsi" w:cs="굴림"/>
              <w:color w:val="000000" w:themeColor="text1"/>
              <w:kern w:val="0"/>
              <w:sz w:val="16"/>
              <w:szCs w:val="20"/>
              <w:rPrChange w:id="7809" w:author="FURSYS" w:date="2025-12-04T15:42:00Z">
                <w:rPr>
                  <w:rFonts w:ascii="바탕" w:eastAsia="바탕" w:hAnsi="바탕" w:cs="굴림"/>
                  <w:color w:val="000000"/>
                  <w:kern w:val="0"/>
                  <w:szCs w:val="20"/>
                </w:rPr>
              </w:rPrChange>
            </w:rPr>
            <w:br/>
          </w:r>
          <w:r w:rsidRPr="000C7330" w:rsidDel="008076F4">
            <w:rPr>
              <w:rFonts w:eastAsiaTheme="minorHAnsi" w:cs="굴림"/>
              <w:color w:val="000000" w:themeColor="text1"/>
              <w:kern w:val="0"/>
              <w:sz w:val="16"/>
              <w:szCs w:val="20"/>
              <w:rPrChange w:id="7810" w:author="FURSYS" w:date="2025-12-04T15:42:00Z">
                <w:rPr>
                  <w:rFonts w:ascii="굴림" w:eastAsia="굴림" w:hAnsi="굴림" w:cs="굴림"/>
                  <w:color w:val="002266"/>
                  <w:kern w:val="0"/>
                  <w:szCs w:val="20"/>
                </w:rPr>
              </w:rPrChange>
            </w:rPr>
            <w:delText xml:space="preserve">6.     </w:delText>
          </w:r>
          <w:r w:rsidRPr="000C7330" w:rsidDel="008076F4">
            <w:rPr>
              <w:rFonts w:eastAsiaTheme="minorHAnsi" w:cs="굴림" w:hint="eastAsia"/>
              <w:color w:val="000000" w:themeColor="text1"/>
              <w:kern w:val="0"/>
              <w:sz w:val="16"/>
              <w:szCs w:val="20"/>
              <w:rPrChange w:id="7811" w:author="FURSYS" w:date="2025-12-04T15:42:00Z">
                <w:rPr>
                  <w:rFonts w:ascii="굴림" w:eastAsia="굴림" w:hAnsi="굴림" w:cs="굴림" w:hint="eastAsia"/>
                  <w:color w:val="002266"/>
                  <w:kern w:val="0"/>
                  <w:szCs w:val="20"/>
                </w:rPr>
              </w:rPrChange>
            </w:rPr>
            <w:delText>그</w:delText>
          </w:r>
          <w:r w:rsidRPr="000C7330" w:rsidDel="008076F4">
            <w:rPr>
              <w:rFonts w:eastAsiaTheme="minorHAnsi" w:cs="굴림"/>
              <w:color w:val="000000" w:themeColor="text1"/>
              <w:kern w:val="0"/>
              <w:sz w:val="16"/>
              <w:szCs w:val="20"/>
              <w:rPrChange w:id="781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13" w:author="FURSYS" w:date="2025-12-04T15:42:00Z">
                <w:rPr>
                  <w:rFonts w:ascii="굴림" w:eastAsia="굴림" w:hAnsi="굴림" w:cs="굴림" w:hint="eastAsia"/>
                  <w:color w:val="002266"/>
                  <w:kern w:val="0"/>
                  <w:szCs w:val="20"/>
                </w:rPr>
              </w:rPrChange>
            </w:rPr>
            <w:delText>밖에</w:delText>
          </w:r>
          <w:r w:rsidRPr="000C7330" w:rsidDel="008076F4">
            <w:rPr>
              <w:rFonts w:eastAsiaTheme="minorHAnsi" w:cs="굴림"/>
              <w:color w:val="000000" w:themeColor="text1"/>
              <w:kern w:val="0"/>
              <w:sz w:val="16"/>
              <w:szCs w:val="20"/>
              <w:rPrChange w:id="781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15" w:author="FURSYS" w:date="2025-12-04T15:42:00Z">
                <w:rPr>
                  <w:rFonts w:ascii="굴림" w:eastAsia="굴림" w:hAnsi="굴림" w:cs="굴림" w:hint="eastAsia"/>
                  <w:color w:val="002266"/>
                  <w:kern w:val="0"/>
                  <w:szCs w:val="20"/>
                </w:rPr>
              </w:rPrChange>
            </w:rPr>
            <w:delText>개인정보의</w:delText>
          </w:r>
          <w:r w:rsidRPr="000C7330" w:rsidDel="008076F4">
            <w:rPr>
              <w:rFonts w:eastAsiaTheme="minorHAnsi" w:cs="굴림"/>
              <w:color w:val="000000" w:themeColor="text1"/>
              <w:kern w:val="0"/>
              <w:sz w:val="16"/>
              <w:szCs w:val="20"/>
              <w:rPrChange w:id="781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17" w:author="FURSYS" w:date="2025-12-04T15:42:00Z">
                <w:rPr>
                  <w:rFonts w:ascii="굴림" w:eastAsia="굴림" w:hAnsi="굴림" w:cs="굴림" w:hint="eastAsia"/>
                  <w:color w:val="002266"/>
                  <w:kern w:val="0"/>
                  <w:szCs w:val="20"/>
                </w:rPr>
              </w:rPrChange>
            </w:rPr>
            <w:delText>보호를</w:delText>
          </w:r>
          <w:r w:rsidRPr="000C7330" w:rsidDel="008076F4">
            <w:rPr>
              <w:rFonts w:eastAsiaTheme="minorHAnsi" w:cs="굴림"/>
              <w:color w:val="000000" w:themeColor="text1"/>
              <w:kern w:val="0"/>
              <w:sz w:val="16"/>
              <w:szCs w:val="20"/>
              <w:rPrChange w:id="781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19" w:author="FURSYS" w:date="2025-12-04T15:42:00Z">
                <w:rPr>
                  <w:rFonts w:ascii="굴림" w:eastAsia="굴림" w:hAnsi="굴림" w:cs="굴림" w:hint="eastAsia"/>
                  <w:color w:val="002266"/>
                  <w:kern w:val="0"/>
                  <w:szCs w:val="20"/>
                </w:rPr>
              </w:rPrChange>
            </w:rPr>
            <w:delText>위하여</w:delText>
          </w:r>
          <w:r w:rsidRPr="000C7330" w:rsidDel="008076F4">
            <w:rPr>
              <w:rFonts w:eastAsiaTheme="minorHAnsi" w:cs="굴림"/>
              <w:color w:val="000000" w:themeColor="text1"/>
              <w:kern w:val="0"/>
              <w:sz w:val="16"/>
              <w:szCs w:val="20"/>
              <w:rPrChange w:id="782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21" w:author="FURSYS" w:date="2025-12-04T15:42:00Z">
                <w:rPr>
                  <w:rFonts w:ascii="굴림" w:eastAsia="굴림" w:hAnsi="굴림" w:cs="굴림" w:hint="eastAsia"/>
                  <w:color w:val="002266"/>
                  <w:kern w:val="0"/>
                  <w:szCs w:val="20"/>
                </w:rPr>
              </w:rPrChange>
            </w:rPr>
            <w:delText>필요한</w:delText>
          </w:r>
          <w:r w:rsidRPr="000C7330" w:rsidDel="008076F4">
            <w:rPr>
              <w:rFonts w:eastAsiaTheme="minorHAnsi" w:cs="굴림"/>
              <w:color w:val="000000" w:themeColor="text1"/>
              <w:kern w:val="0"/>
              <w:sz w:val="16"/>
              <w:szCs w:val="20"/>
              <w:rPrChange w:id="782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23" w:author="FURSYS" w:date="2025-12-04T15:42:00Z">
                <w:rPr>
                  <w:rFonts w:ascii="굴림" w:eastAsia="굴림" w:hAnsi="굴림" w:cs="굴림" w:hint="eastAsia"/>
                  <w:color w:val="002266"/>
                  <w:kern w:val="0"/>
                  <w:szCs w:val="20"/>
                </w:rPr>
              </w:rPrChange>
            </w:rPr>
            <w:delText>사항</w:delText>
          </w:r>
          <w:r w:rsidRPr="000C7330" w:rsidDel="008076F4">
            <w:rPr>
              <w:rFonts w:eastAsiaTheme="minorHAnsi" w:cs="굴림"/>
              <w:color w:val="000000" w:themeColor="text1"/>
              <w:kern w:val="0"/>
              <w:sz w:val="16"/>
              <w:szCs w:val="20"/>
              <w:rPrChange w:id="7824"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825" w:author="FURSYS" w:date="2025-12-04T15:42:00Z">
                <w:rPr>
                  <w:rFonts w:ascii="굴림" w:eastAsia="굴림" w:hAnsi="굴림" w:cs="굴림" w:hint="eastAsia"/>
                  <w:color w:val="002266"/>
                  <w:kern w:val="0"/>
                  <w:szCs w:val="20"/>
                </w:rPr>
              </w:rPrChange>
            </w:rPr>
            <w:delText>②   </w:delText>
          </w:r>
          <w:r w:rsidRPr="000C7330" w:rsidDel="008076F4">
            <w:rPr>
              <w:rFonts w:eastAsiaTheme="minorHAnsi" w:cs="굴림"/>
              <w:color w:val="000000" w:themeColor="text1"/>
              <w:kern w:val="0"/>
              <w:sz w:val="16"/>
              <w:szCs w:val="20"/>
              <w:rPrChange w:id="782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27" w:author="FURSYS" w:date="2025-12-04T15:42:00Z">
                <w:rPr>
                  <w:rFonts w:ascii="굴림" w:eastAsia="굴림" w:hAnsi="굴림" w:cs="굴림" w:hint="eastAsia"/>
                  <w:color w:val="002266"/>
                  <w:kern w:val="0"/>
                  <w:szCs w:val="20"/>
                </w:rPr>
              </w:rPrChange>
            </w:rPr>
            <w:delText>‘위탁자’는</w:delText>
          </w:r>
          <w:r w:rsidRPr="000C7330" w:rsidDel="008076F4">
            <w:rPr>
              <w:rFonts w:eastAsiaTheme="minorHAnsi" w:cs="굴림"/>
              <w:color w:val="000000" w:themeColor="text1"/>
              <w:kern w:val="0"/>
              <w:sz w:val="16"/>
              <w:szCs w:val="20"/>
              <w:rPrChange w:id="782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29" w:author="FURSYS" w:date="2025-12-04T15:42:00Z">
                <w:rPr>
                  <w:rFonts w:ascii="굴림" w:eastAsia="굴림" w:hAnsi="굴림" w:cs="굴림" w:hint="eastAsia"/>
                  <w:color w:val="002266"/>
                  <w:kern w:val="0"/>
                  <w:szCs w:val="20"/>
                </w:rPr>
              </w:rPrChange>
            </w:rPr>
            <w:delText>수탁자’에</w:delText>
          </w:r>
          <w:r w:rsidRPr="000C7330" w:rsidDel="008076F4">
            <w:rPr>
              <w:rFonts w:eastAsiaTheme="minorHAnsi" w:cs="굴림"/>
              <w:color w:val="000000" w:themeColor="text1"/>
              <w:kern w:val="0"/>
              <w:sz w:val="16"/>
              <w:szCs w:val="20"/>
              <w:rPrChange w:id="7830" w:author="FURSYS" w:date="2025-12-04T15:42:00Z">
                <w:rPr>
                  <w:rFonts w:ascii="굴림" w:eastAsia="굴림" w:hAnsi="굴림" w:cs="굴림"/>
                  <w:color w:val="002266"/>
                  <w:kern w:val="0"/>
                  <w:szCs w:val="20"/>
                </w:rPr>
              </w:rPrChange>
            </w:rPr>
            <w:delText xml:space="preserve"> 대하여 제1항 각 호의 사항에 대한 실태를 점검하여 시정을 요구할 수 있으며, ‘</w:delText>
          </w:r>
          <w:r w:rsidRPr="000C7330" w:rsidDel="008076F4">
            <w:rPr>
              <w:rFonts w:eastAsiaTheme="minorHAnsi" w:cs="굴림" w:hint="eastAsia"/>
              <w:color w:val="000000" w:themeColor="text1"/>
              <w:kern w:val="0"/>
              <w:sz w:val="16"/>
              <w:szCs w:val="20"/>
              <w:rPrChange w:id="7831"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7832" w:author="FURSYS" w:date="2025-12-04T15:42:00Z">
                <w:rPr>
                  <w:rFonts w:ascii="굴림" w:eastAsia="굴림" w:hAnsi="굴림" w:cs="굴림"/>
                  <w:color w:val="002266"/>
                  <w:kern w:val="0"/>
                  <w:szCs w:val="20"/>
                </w:rPr>
              </w:rPrChange>
            </w:rPr>
            <w:delText xml:space="preserve"> 특별한 사유가 없는 한 이를 이행하여야 한다.</w:delText>
          </w:r>
          <w:r w:rsidRPr="000C7330" w:rsidDel="008076F4">
            <w:rPr>
              <w:rFonts w:eastAsiaTheme="minorHAnsi" w:cs="굴림"/>
              <w:color w:val="000000" w:themeColor="text1"/>
              <w:kern w:val="0"/>
              <w:sz w:val="16"/>
              <w:szCs w:val="20"/>
              <w:rPrChange w:id="7833"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834" w:author="FURSYS" w:date="2025-12-04T15:42:00Z">
                <w:rPr>
                  <w:rFonts w:ascii="굴림" w:eastAsia="굴림" w:hAnsi="굴림" w:cs="굴림" w:hint="eastAsia"/>
                  <w:color w:val="002266"/>
                  <w:kern w:val="0"/>
                  <w:szCs w:val="20"/>
                </w:rPr>
              </w:rPrChange>
            </w:rPr>
            <w:lastRenderedPageBreak/>
            <w:delText>  </w:delText>
          </w:r>
          <w:r w:rsidRPr="000C7330" w:rsidDel="008076F4">
            <w:rPr>
              <w:rFonts w:eastAsiaTheme="minorHAnsi" w:cs="굴림"/>
              <w:color w:val="000000" w:themeColor="text1"/>
              <w:kern w:val="0"/>
              <w:sz w:val="16"/>
              <w:szCs w:val="20"/>
              <w:rPrChange w:id="7835" w:author="FURSYS" w:date="2025-12-04T15:42:00Z">
                <w:rPr>
                  <w:rFonts w:ascii="바탕" w:eastAsia="바탕" w:hAnsi="바탕" w:cs="굴림"/>
                  <w:color w:val="000000"/>
                  <w:kern w:val="0"/>
                  <w:szCs w:val="20"/>
                </w:rPr>
              </w:rPrChange>
            </w:rPr>
            <w:br/>
          </w:r>
          <w:r w:rsidRPr="000C7330" w:rsidDel="008076F4">
            <w:rPr>
              <w:rFonts w:eastAsiaTheme="minorHAnsi" w:cs="굴림" w:hint="eastAsia"/>
              <w:b/>
              <w:bCs/>
              <w:color w:val="000000" w:themeColor="text1"/>
              <w:kern w:val="0"/>
              <w:sz w:val="16"/>
              <w:szCs w:val="20"/>
              <w:rPrChange w:id="7836" w:author="FURSYS" w:date="2025-12-04T15:42:00Z">
                <w:rPr>
                  <w:rFonts w:ascii="굴림" w:eastAsia="굴림" w:hAnsi="굴림" w:cs="굴림" w:hint="eastAsia"/>
                  <w:b/>
                  <w:bCs/>
                  <w:color w:val="002266"/>
                  <w:kern w:val="0"/>
                  <w:szCs w:val="20"/>
                </w:rPr>
              </w:rPrChange>
            </w:rPr>
            <w:delText>제</w:delText>
          </w:r>
          <w:r w:rsidRPr="000C7330" w:rsidDel="008076F4">
            <w:rPr>
              <w:rFonts w:eastAsiaTheme="minorHAnsi" w:cs="굴림"/>
              <w:b/>
              <w:bCs/>
              <w:color w:val="000000" w:themeColor="text1"/>
              <w:kern w:val="0"/>
              <w:sz w:val="16"/>
              <w:szCs w:val="20"/>
              <w:rPrChange w:id="7837" w:author="FURSYS" w:date="2025-12-04T15:42:00Z">
                <w:rPr>
                  <w:rFonts w:ascii="굴림" w:eastAsia="굴림" w:hAnsi="굴림" w:cs="굴림"/>
                  <w:b/>
                  <w:bCs/>
                  <w:color w:val="002266"/>
                  <w:kern w:val="0"/>
                  <w:szCs w:val="20"/>
                </w:rPr>
              </w:rPrChange>
            </w:rPr>
            <w:delText xml:space="preserve">7조 (개인정보의 </w:delText>
          </w:r>
          <w:r w:rsidRPr="000C7330" w:rsidDel="008076F4">
            <w:rPr>
              <w:rFonts w:eastAsiaTheme="minorHAnsi" w:cs="굴림" w:hint="eastAsia"/>
              <w:b/>
              <w:bCs/>
              <w:color w:val="000000" w:themeColor="text1"/>
              <w:kern w:val="0"/>
              <w:sz w:val="16"/>
              <w:szCs w:val="20"/>
              <w:rPrChange w:id="7838" w:author="FURSYS" w:date="2025-12-04T15:42:00Z">
                <w:rPr>
                  <w:rFonts w:ascii="굴림" w:eastAsia="굴림" w:hAnsi="굴림" w:cs="굴림" w:hint="eastAsia"/>
                  <w:b/>
                  <w:bCs/>
                  <w:color w:val="002266"/>
                  <w:kern w:val="0"/>
                  <w:szCs w:val="20"/>
                </w:rPr>
              </w:rPrChange>
            </w:rPr>
            <w:delText>파기</w:delText>
          </w:r>
          <w:r w:rsidRPr="000C7330" w:rsidDel="008076F4">
            <w:rPr>
              <w:rFonts w:eastAsiaTheme="minorHAnsi" w:cs="굴림"/>
              <w:b/>
              <w:bCs/>
              <w:color w:val="000000" w:themeColor="text1"/>
              <w:kern w:val="0"/>
              <w:sz w:val="16"/>
              <w:szCs w:val="20"/>
              <w:rPrChange w:id="7839" w:author="FURSYS" w:date="2025-12-04T15:42:00Z">
                <w:rPr>
                  <w:rFonts w:ascii="굴림" w:eastAsia="굴림" w:hAnsi="굴림" w:cs="굴림"/>
                  <w:b/>
                  <w:bCs/>
                  <w:color w:val="002266"/>
                  <w:kern w:val="0"/>
                  <w:szCs w:val="20"/>
                </w:rPr>
              </w:rPrChange>
            </w:rPr>
            <w:delText>)</w:delText>
          </w:r>
          <w:r w:rsidRPr="000C7330" w:rsidDel="008076F4">
            <w:rPr>
              <w:rFonts w:eastAsiaTheme="minorHAnsi" w:cs="굴림"/>
              <w:color w:val="000000" w:themeColor="text1"/>
              <w:kern w:val="0"/>
              <w:sz w:val="16"/>
              <w:szCs w:val="20"/>
              <w:rPrChange w:id="7840"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841" w:author="FURSYS" w:date="2025-12-04T15:42:00Z">
                <w:rPr>
                  <w:rFonts w:ascii="굴림" w:eastAsia="굴림" w:hAnsi="굴림" w:cs="굴림" w:hint="eastAsia"/>
                  <w:color w:val="002266"/>
                  <w:kern w:val="0"/>
                  <w:szCs w:val="20"/>
                </w:rPr>
              </w:rPrChange>
            </w:rPr>
            <w:delText>①</w:delText>
          </w:r>
          <w:r w:rsidRPr="000C7330" w:rsidDel="008076F4">
            <w:rPr>
              <w:rFonts w:eastAsiaTheme="minorHAnsi" w:cs="굴림"/>
              <w:color w:val="000000" w:themeColor="text1"/>
              <w:kern w:val="0"/>
              <w:sz w:val="16"/>
              <w:szCs w:val="20"/>
              <w:rPrChange w:id="784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43"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7844" w:author="FURSYS" w:date="2025-12-04T15:42:00Z">
                <w:rPr>
                  <w:rFonts w:ascii="굴림" w:eastAsia="굴림" w:hAnsi="굴림" w:cs="굴림"/>
                  <w:color w:val="002266"/>
                  <w:kern w:val="0"/>
                  <w:szCs w:val="20"/>
                </w:rPr>
              </w:rPrChange>
            </w:rPr>
            <w:delText xml:space="preserve"> 개인정보의 수집목적 또는 제공받은 목적을 달성하였을 때에는 당해 개인정보를 지체 없이 파기하여야 한다. 다만, 다음 각호의 1에 해당하는 경우에는 예외로 한다.</w:delText>
          </w:r>
          <w:r w:rsidRPr="000C7330" w:rsidDel="008076F4">
            <w:rPr>
              <w:rFonts w:eastAsiaTheme="minorHAnsi" w:cs="굴림"/>
              <w:color w:val="000000" w:themeColor="text1"/>
              <w:kern w:val="0"/>
              <w:sz w:val="16"/>
              <w:szCs w:val="20"/>
              <w:rPrChange w:id="7845"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846" w:author="FURSYS" w:date="2025-12-04T15:42:00Z">
                <w:rPr>
                  <w:rFonts w:ascii="굴림" w:eastAsia="굴림" w:hAnsi="굴림" w:cs="굴림" w:hint="eastAsia"/>
                  <w:color w:val="002266"/>
                  <w:kern w:val="0"/>
                  <w:szCs w:val="20"/>
                </w:rPr>
              </w:rPrChange>
            </w:rPr>
            <w:delText> </w:delText>
          </w:r>
          <w:r w:rsidRPr="000C7330" w:rsidDel="008076F4">
            <w:rPr>
              <w:rFonts w:eastAsiaTheme="minorHAnsi" w:cs="굴림"/>
              <w:color w:val="000000" w:themeColor="text1"/>
              <w:kern w:val="0"/>
              <w:sz w:val="16"/>
              <w:szCs w:val="20"/>
              <w:rPrChange w:id="7847" w:author="FURSYS" w:date="2025-12-04T15:42:00Z">
                <w:rPr>
                  <w:rFonts w:ascii="굴림" w:eastAsia="굴림" w:hAnsi="굴림" w:cs="굴림"/>
                  <w:color w:val="002266"/>
                  <w:kern w:val="0"/>
                  <w:szCs w:val="20"/>
                </w:rPr>
              </w:rPrChange>
            </w:rPr>
            <w:delText xml:space="preserve">1. </w:delText>
          </w:r>
          <w:r w:rsidRPr="000C7330" w:rsidDel="008076F4">
            <w:rPr>
              <w:rFonts w:eastAsiaTheme="minorHAnsi" w:cs="굴림" w:hint="eastAsia"/>
              <w:color w:val="000000" w:themeColor="text1"/>
              <w:kern w:val="0"/>
              <w:sz w:val="16"/>
              <w:szCs w:val="20"/>
              <w:rPrChange w:id="7848" w:author="FURSYS" w:date="2025-12-04T15:42:00Z">
                <w:rPr>
                  <w:rFonts w:ascii="굴림" w:eastAsia="굴림" w:hAnsi="굴림" w:cs="굴림" w:hint="eastAsia"/>
                  <w:color w:val="002266"/>
                  <w:kern w:val="0"/>
                  <w:szCs w:val="20"/>
                </w:rPr>
              </w:rPrChange>
            </w:rPr>
            <w:delText>상법</w:delText>
          </w:r>
          <w:r w:rsidRPr="000C7330" w:rsidDel="008076F4">
            <w:rPr>
              <w:rFonts w:eastAsiaTheme="minorHAnsi" w:cs="굴림"/>
              <w:color w:val="000000" w:themeColor="text1"/>
              <w:kern w:val="0"/>
              <w:sz w:val="16"/>
              <w:szCs w:val="20"/>
              <w:rPrChange w:id="784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50" w:author="FURSYS" w:date="2025-12-04T15:42:00Z">
                <w:rPr>
                  <w:rFonts w:ascii="굴림" w:eastAsia="굴림" w:hAnsi="굴림" w:cs="굴림" w:hint="eastAsia"/>
                  <w:color w:val="002266"/>
                  <w:kern w:val="0"/>
                  <w:szCs w:val="20"/>
                </w:rPr>
              </w:rPrChange>
            </w:rPr>
            <w:delText>등</w:delText>
          </w:r>
          <w:r w:rsidRPr="000C7330" w:rsidDel="008076F4">
            <w:rPr>
              <w:rFonts w:eastAsiaTheme="minorHAnsi" w:cs="굴림"/>
              <w:color w:val="000000" w:themeColor="text1"/>
              <w:kern w:val="0"/>
              <w:sz w:val="16"/>
              <w:szCs w:val="20"/>
              <w:rPrChange w:id="785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52" w:author="FURSYS" w:date="2025-12-04T15:42:00Z">
                <w:rPr>
                  <w:rFonts w:ascii="굴림" w:eastAsia="굴림" w:hAnsi="굴림" w:cs="굴림" w:hint="eastAsia"/>
                  <w:color w:val="002266"/>
                  <w:kern w:val="0"/>
                  <w:szCs w:val="20"/>
                </w:rPr>
              </w:rPrChange>
            </w:rPr>
            <w:delText>법령의</w:delText>
          </w:r>
          <w:r w:rsidRPr="000C7330" w:rsidDel="008076F4">
            <w:rPr>
              <w:rFonts w:eastAsiaTheme="minorHAnsi" w:cs="굴림"/>
              <w:color w:val="000000" w:themeColor="text1"/>
              <w:kern w:val="0"/>
              <w:sz w:val="16"/>
              <w:szCs w:val="20"/>
              <w:rPrChange w:id="785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54" w:author="FURSYS" w:date="2025-12-04T15:42:00Z">
                <w:rPr>
                  <w:rFonts w:ascii="굴림" w:eastAsia="굴림" w:hAnsi="굴림" w:cs="굴림" w:hint="eastAsia"/>
                  <w:color w:val="002266"/>
                  <w:kern w:val="0"/>
                  <w:szCs w:val="20"/>
                </w:rPr>
              </w:rPrChange>
            </w:rPr>
            <w:delText>규정에</w:delText>
          </w:r>
          <w:r w:rsidRPr="000C7330" w:rsidDel="008076F4">
            <w:rPr>
              <w:rFonts w:eastAsiaTheme="minorHAnsi" w:cs="굴림"/>
              <w:color w:val="000000" w:themeColor="text1"/>
              <w:kern w:val="0"/>
              <w:sz w:val="16"/>
              <w:szCs w:val="20"/>
              <w:rPrChange w:id="785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56" w:author="FURSYS" w:date="2025-12-04T15:42:00Z">
                <w:rPr>
                  <w:rFonts w:ascii="굴림" w:eastAsia="굴림" w:hAnsi="굴림" w:cs="굴림" w:hint="eastAsia"/>
                  <w:color w:val="002266"/>
                  <w:kern w:val="0"/>
                  <w:szCs w:val="20"/>
                </w:rPr>
              </w:rPrChange>
            </w:rPr>
            <w:delText>의하여</w:delText>
          </w:r>
          <w:r w:rsidRPr="000C7330" w:rsidDel="008076F4">
            <w:rPr>
              <w:rFonts w:eastAsiaTheme="minorHAnsi" w:cs="굴림"/>
              <w:color w:val="000000" w:themeColor="text1"/>
              <w:kern w:val="0"/>
              <w:sz w:val="16"/>
              <w:szCs w:val="20"/>
              <w:rPrChange w:id="785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58" w:author="FURSYS" w:date="2025-12-04T15:42:00Z">
                <w:rPr>
                  <w:rFonts w:ascii="굴림" w:eastAsia="굴림" w:hAnsi="굴림" w:cs="굴림" w:hint="eastAsia"/>
                  <w:color w:val="002266"/>
                  <w:kern w:val="0"/>
                  <w:szCs w:val="20"/>
                </w:rPr>
              </w:rPrChange>
            </w:rPr>
            <w:delText>보존할</w:delText>
          </w:r>
          <w:r w:rsidRPr="000C7330" w:rsidDel="008076F4">
            <w:rPr>
              <w:rFonts w:eastAsiaTheme="minorHAnsi" w:cs="굴림"/>
              <w:color w:val="000000" w:themeColor="text1"/>
              <w:kern w:val="0"/>
              <w:sz w:val="16"/>
              <w:szCs w:val="20"/>
              <w:rPrChange w:id="785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60" w:author="FURSYS" w:date="2025-12-04T15:42:00Z">
                <w:rPr>
                  <w:rFonts w:ascii="굴림" w:eastAsia="굴림" w:hAnsi="굴림" w:cs="굴림" w:hint="eastAsia"/>
                  <w:color w:val="002266"/>
                  <w:kern w:val="0"/>
                  <w:szCs w:val="20"/>
                </w:rPr>
              </w:rPrChange>
            </w:rPr>
            <w:delText>필요성이</w:delText>
          </w:r>
          <w:r w:rsidRPr="000C7330" w:rsidDel="008076F4">
            <w:rPr>
              <w:rFonts w:eastAsiaTheme="minorHAnsi" w:cs="굴림"/>
              <w:color w:val="000000" w:themeColor="text1"/>
              <w:kern w:val="0"/>
              <w:sz w:val="16"/>
              <w:szCs w:val="20"/>
              <w:rPrChange w:id="786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62" w:author="FURSYS" w:date="2025-12-04T15:42:00Z">
                <w:rPr>
                  <w:rFonts w:ascii="굴림" w:eastAsia="굴림" w:hAnsi="굴림" w:cs="굴림" w:hint="eastAsia"/>
                  <w:color w:val="002266"/>
                  <w:kern w:val="0"/>
                  <w:szCs w:val="20"/>
                </w:rPr>
              </w:rPrChange>
            </w:rPr>
            <w:delText>있는</w:delText>
          </w:r>
          <w:r w:rsidRPr="000C7330" w:rsidDel="008076F4">
            <w:rPr>
              <w:rFonts w:eastAsiaTheme="minorHAnsi" w:cs="굴림"/>
              <w:color w:val="000000" w:themeColor="text1"/>
              <w:kern w:val="0"/>
              <w:sz w:val="16"/>
              <w:szCs w:val="20"/>
              <w:rPrChange w:id="786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64" w:author="FURSYS" w:date="2025-12-04T15:42:00Z">
                <w:rPr>
                  <w:rFonts w:ascii="굴림" w:eastAsia="굴림" w:hAnsi="굴림" w:cs="굴림" w:hint="eastAsia"/>
                  <w:color w:val="002266"/>
                  <w:kern w:val="0"/>
                  <w:szCs w:val="20"/>
                </w:rPr>
              </w:rPrChange>
            </w:rPr>
            <w:delText>경우</w:delText>
          </w:r>
          <w:r w:rsidRPr="000C7330" w:rsidDel="008076F4">
            <w:rPr>
              <w:rFonts w:eastAsiaTheme="minorHAnsi" w:cs="굴림"/>
              <w:color w:val="000000" w:themeColor="text1"/>
              <w:kern w:val="0"/>
              <w:sz w:val="16"/>
              <w:szCs w:val="20"/>
              <w:rPrChange w:id="7865"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866" w:author="FURSYS" w:date="2025-12-04T15:42:00Z">
                <w:rPr>
                  <w:rFonts w:ascii="굴림" w:eastAsia="굴림" w:hAnsi="굴림" w:cs="굴림" w:hint="eastAsia"/>
                  <w:color w:val="002266"/>
                  <w:kern w:val="0"/>
                  <w:szCs w:val="20"/>
                </w:rPr>
              </w:rPrChange>
            </w:rPr>
            <w:delText> </w:delText>
          </w:r>
          <w:r w:rsidRPr="000C7330" w:rsidDel="008076F4">
            <w:rPr>
              <w:rFonts w:eastAsiaTheme="minorHAnsi" w:cs="굴림"/>
              <w:color w:val="000000" w:themeColor="text1"/>
              <w:kern w:val="0"/>
              <w:sz w:val="16"/>
              <w:szCs w:val="20"/>
              <w:rPrChange w:id="7867" w:author="FURSYS" w:date="2025-12-04T15:42:00Z">
                <w:rPr>
                  <w:rFonts w:ascii="굴림" w:eastAsia="굴림" w:hAnsi="굴림" w:cs="굴림"/>
                  <w:color w:val="002266"/>
                  <w:kern w:val="0"/>
                  <w:szCs w:val="20"/>
                </w:rPr>
              </w:rPrChange>
            </w:rPr>
            <w:delText xml:space="preserve">2. </w:delText>
          </w:r>
          <w:r w:rsidRPr="000C7330" w:rsidDel="008076F4">
            <w:rPr>
              <w:rFonts w:eastAsiaTheme="minorHAnsi" w:cs="굴림" w:hint="eastAsia"/>
              <w:color w:val="000000" w:themeColor="text1"/>
              <w:kern w:val="0"/>
              <w:sz w:val="16"/>
              <w:szCs w:val="20"/>
              <w:rPrChange w:id="7868" w:author="FURSYS" w:date="2025-12-04T15:42:00Z">
                <w:rPr>
                  <w:rFonts w:ascii="굴림" w:eastAsia="굴림" w:hAnsi="굴림" w:cs="굴림" w:hint="eastAsia"/>
                  <w:color w:val="002266"/>
                  <w:kern w:val="0"/>
                  <w:szCs w:val="20"/>
                </w:rPr>
              </w:rPrChange>
            </w:rPr>
            <w:delText>개별적으로</w:delText>
          </w:r>
          <w:r w:rsidRPr="000C7330" w:rsidDel="008076F4">
            <w:rPr>
              <w:rFonts w:eastAsiaTheme="minorHAnsi" w:cs="굴림"/>
              <w:color w:val="000000" w:themeColor="text1"/>
              <w:kern w:val="0"/>
              <w:sz w:val="16"/>
              <w:szCs w:val="20"/>
              <w:rPrChange w:id="786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70" w:author="FURSYS" w:date="2025-12-04T15:42:00Z">
                <w:rPr>
                  <w:rFonts w:ascii="굴림" w:eastAsia="굴림" w:hAnsi="굴림" w:cs="굴림" w:hint="eastAsia"/>
                  <w:color w:val="002266"/>
                  <w:kern w:val="0"/>
                  <w:szCs w:val="20"/>
                </w:rPr>
              </w:rPrChange>
            </w:rPr>
            <w:delText>이용자의</w:delText>
          </w:r>
          <w:r w:rsidRPr="000C7330" w:rsidDel="008076F4">
            <w:rPr>
              <w:rFonts w:eastAsiaTheme="minorHAnsi" w:cs="굴림"/>
              <w:color w:val="000000" w:themeColor="text1"/>
              <w:kern w:val="0"/>
              <w:sz w:val="16"/>
              <w:szCs w:val="20"/>
              <w:rPrChange w:id="787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72" w:author="FURSYS" w:date="2025-12-04T15:42:00Z">
                <w:rPr>
                  <w:rFonts w:ascii="굴림" w:eastAsia="굴림" w:hAnsi="굴림" w:cs="굴림" w:hint="eastAsia"/>
                  <w:color w:val="002266"/>
                  <w:kern w:val="0"/>
                  <w:szCs w:val="20"/>
                </w:rPr>
              </w:rPrChange>
            </w:rPr>
            <w:delText>동의를</w:delText>
          </w:r>
          <w:r w:rsidRPr="000C7330" w:rsidDel="008076F4">
            <w:rPr>
              <w:rFonts w:eastAsiaTheme="minorHAnsi" w:cs="굴림"/>
              <w:color w:val="000000" w:themeColor="text1"/>
              <w:kern w:val="0"/>
              <w:sz w:val="16"/>
              <w:szCs w:val="20"/>
              <w:rPrChange w:id="787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74" w:author="FURSYS" w:date="2025-12-04T15:42:00Z">
                <w:rPr>
                  <w:rFonts w:ascii="굴림" w:eastAsia="굴림" w:hAnsi="굴림" w:cs="굴림" w:hint="eastAsia"/>
                  <w:color w:val="002266"/>
                  <w:kern w:val="0"/>
                  <w:szCs w:val="20"/>
                </w:rPr>
              </w:rPrChange>
            </w:rPr>
            <w:delText>받은</w:delText>
          </w:r>
          <w:r w:rsidRPr="000C7330" w:rsidDel="008076F4">
            <w:rPr>
              <w:rFonts w:eastAsiaTheme="minorHAnsi" w:cs="굴림"/>
              <w:color w:val="000000" w:themeColor="text1"/>
              <w:kern w:val="0"/>
              <w:sz w:val="16"/>
              <w:szCs w:val="20"/>
              <w:rPrChange w:id="787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76" w:author="FURSYS" w:date="2025-12-04T15:42:00Z">
                <w:rPr>
                  <w:rFonts w:ascii="굴림" w:eastAsia="굴림" w:hAnsi="굴림" w:cs="굴림" w:hint="eastAsia"/>
                  <w:color w:val="002266"/>
                  <w:kern w:val="0"/>
                  <w:szCs w:val="20"/>
                </w:rPr>
              </w:rPrChange>
            </w:rPr>
            <w:delText>경우</w:delText>
          </w:r>
          <w:r w:rsidRPr="000C7330" w:rsidDel="008076F4">
            <w:rPr>
              <w:rFonts w:eastAsiaTheme="minorHAnsi" w:cs="굴림"/>
              <w:color w:val="000000" w:themeColor="text1"/>
              <w:kern w:val="0"/>
              <w:sz w:val="16"/>
              <w:szCs w:val="20"/>
              <w:rPrChange w:id="7877"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878" w:author="FURSYS" w:date="2025-12-04T15:42:00Z">
                <w:rPr>
                  <w:rFonts w:ascii="굴림" w:eastAsia="굴림" w:hAnsi="굴림" w:cs="굴림" w:hint="eastAsia"/>
                  <w:color w:val="002266"/>
                  <w:kern w:val="0"/>
                  <w:szCs w:val="20"/>
                </w:rPr>
              </w:rPrChange>
            </w:rPr>
            <w:delText>②</w:delText>
          </w:r>
          <w:r w:rsidRPr="000C7330" w:rsidDel="008076F4">
            <w:rPr>
              <w:rFonts w:eastAsiaTheme="minorHAnsi" w:cs="굴림"/>
              <w:color w:val="000000" w:themeColor="text1"/>
              <w:kern w:val="0"/>
              <w:sz w:val="16"/>
              <w:szCs w:val="20"/>
              <w:rPrChange w:id="787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80"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788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82" w:author="FURSYS" w:date="2025-12-04T15:42:00Z">
                <w:rPr>
                  <w:rFonts w:ascii="굴림" w:eastAsia="굴림" w:hAnsi="굴림" w:cs="굴림" w:hint="eastAsia"/>
                  <w:color w:val="002266"/>
                  <w:kern w:val="0"/>
                  <w:szCs w:val="20"/>
                </w:rPr>
              </w:rPrChange>
            </w:rPr>
            <w:delText>제</w:delText>
          </w:r>
          <w:r w:rsidRPr="000C7330" w:rsidDel="008076F4">
            <w:rPr>
              <w:rFonts w:eastAsiaTheme="minorHAnsi" w:cs="굴림"/>
              <w:color w:val="000000" w:themeColor="text1"/>
              <w:kern w:val="0"/>
              <w:sz w:val="16"/>
              <w:szCs w:val="20"/>
              <w:rPrChange w:id="7883" w:author="FURSYS" w:date="2025-12-04T15:42:00Z">
                <w:rPr>
                  <w:rFonts w:ascii="굴림" w:eastAsia="굴림" w:hAnsi="굴림" w:cs="굴림"/>
                  <w:color w:val="002266"/>
                  <w:kern w:val="0"/>
                  <w:szCs w:val="20"/>
                </w:rPr>
              </w:rPrChange>
            </w:rPr>
            <w:delText xml:space="preserve"> 1</w:delText>
          </w:r>
          <w:r w:rsidRPr="000C7330" w:rsidDel="008076F4">
            <w:rPr>
              <w:rFonts w:eastAsiaTheme="minorHAnsi" w:cs="굴림" w:hint="eastAsia"/>
              <w:color w:val="000000" w:themeColor="text1"/>
              <w:kern w:val="0"/>
              <w:sz w:val="16"/>
              <w:szCs w:val="20"/>
              <w:rPrChange w:id="7884" w:author="FURSYS" w:date="2025-12-04T15:42:00Z">
                <w:rPr>
                  <w:rFonts w:ascii="굴림" w:eastAsia="굴림" w:hAnsi="굴림" w:cs="굴림" w:hint="eastAsia"/>
                  <w:color w:val="002266"/>
                  <w:kern w:val="0"/>
                  <w:szCs w:val="20"/>
                </w:rPr>
              </w:rPrChange>
            </w:rPr>
            <w:delText>항의</w:delText>
          </w:r>
          <w:r w:rsidRPr="000C7330" w:rsidDel="008076F4">
            <w:rPr>
              <w:rFonts w:eastAsiaTheme="minorHAnsi" w:cs="굴림"/>
              <w:color w:val="000000" w:themeColor="text1"/>
              <w:kern w:val="0"/>
              <w:sz w:val="16"/>
              <w:szCs w:val="20"/>
              <w:rPrChange w:id="788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86" w:author="FURSYS" w:date="2025-12-04T15:42:00Z">
                <w:rPr>
                  <w:rFonts w:ascii="굴림" w:eastAsia="굴림" w:hAnsi="굴림" w:cs="굴림" w:hint="eastAsia"/>
                  <w:color w:val="002266"/>
                  <w:kern w:val="0"/>
                  <w:szCs w:val="20"/>
                </w:rPr>
              </w:rPrChange>
            </w:rPr>
            <w:delText>규정에</w:delText>
          </w:r>
          <w:r w:rsidRPr="000C7330" w:rsidDel="008076F4">
            <w:rPr>
              <w:rFonts w:eastAsiaTheme="minorHAnsi" w:cs="굴림"/>
              <w:color w:val="000000" w:themeColor="text1"/>
              <w:kern w:val="0"/>
              <w:sz w:val="16"/>
              <w:szCs w:val="20"/>
              <w:rPrChange w:id="788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88" w:author="FURSYS" w:date="2025-12-04T15:42:00Z">
                <w:rPr>
                  <w:rFonts w:ascii="굴림" w:eastAsia="굴림" w:hAnsi="굴림" w:cs="굴림" w:hint="eastAsia"/>
                  <w:color w:val="002266"/>
                  <w:kern w:val="0"/>
                  <w:szCs w:val="20"/>
                </w:rPr>
              </w:rPrChange>
            </w:rPr>
            <w:delText>의하여</w:delText>
          </w:r>
          <w:r w:rsidRPr="000C7330" w:rsidDel="008076F4">
            <w:rPr>
              <w:rFonts w:eastAsiaTheme="minorHAnsi" w:cs="굴림"/>
              <w:color w:val="000000" w:themeColor="text1"/>
              <w:kern w:val="0"/>
              <w:sz w:val="16"/>
              <w:szCs w:val="20"/>
              <w:rPrChange w:id="788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90" w:author="FURSYS" w:date="2025-12-04T15:42:00Z">
                <w:rPr>
                  <w:rFonts w:ascii="굴림" w:eastAsia="굴림" w:hAnsi="굴림" w:cs="굴림" w:hint="eastAsia"/>
                  <w:color w:val="002266"/>
                  <w:kern w:val="0"/>
                  <w:szCs w:val="20"/>
                </w:rPr>
              </w:rPrChange>
            </w:rPr>
            <w:delText>개인정보를</w:delText>
          </w:r>
          <w:r w:rsidRPr="000C7330" w:rsidDel="008076F4">
            <w:rPr>
              <w:rFonts w:eastAsiaTheme="minorHAnsi" w:cs="굴림"/>
              <w:color w:val="000000" w:themeColor="text1"/>
              <w:kern w:val="0"/>
              <w:sz w:val="16"/>
              <w:szCs w:val="20"/>
              <w:rPrChange w:id="789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92" w:author="FURSYS" w:date="2025-12-04T15:42:00Z">
                <w:rPr>
                  <w:rFonts w:ascii="굴림" w:eastAsia="굴림" w:hAnsi="굴림" w:cs="굴림" w:hint="eastAsia"/>
                  <w:color w:val="002266"/>
                  <w:kern w:val="0"/>
                  <w:szCs w:val="20"/>
                </w:rPr>
              </w:rPrChange>
            </w:rPr>
            <w:delText>파기하는</w:delText>
          </w:r>
          <w:r w:rsidRPr="000C7330" w:rsidDel="008076F4">
            <w:rPr>
              <w:rFonts w:eastAsiaTheme="minorHAnsi" w:cs="굴림"/>
              <w:color w:val="000000" w:themeColor="text1"/>
              <w:kern w:val="0"/>
              <w:sz w:val="16"/>
              <w:szCs w:val="20"/>
              <w:rPrChange w:id="789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94" w:author="FURSYS" w:date="2025-12-04T15:42:00Z">
                <w:rPr>
                  <w:rFonts w:ascii="굴림" w:eastAsia="굴림" w:hAnsi="굴림" w:cs="굴림" w:hint="eastAsia"/>
                  <w:color w:val="002266"/>
                  <w:kern w:val="0"/>
                  <w:szCs w:val="20"/>
                </w:rPr>
              </w:rPrChange>
            </w:rPr>
            <w:delText>때에는</w:delText>
          </w:r>
          <w:r w:rsidRPr="000C7330" w:rsidDel="008076F4">
            <w:rPr>
              <w:rFonts w:eastAsiaTheme="minorHAnsi" w:cs="굴림"/>
              <w:color w:val="000000" w:themeColor="text1"/>
              <w:kern w:val="0"/>
              <w:sz w:val="16"/>
              <w:szCs w:val="20"/>
              <w:rPrChange w:id="789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96" w:author="FURSYS" w:date="2025-12-04T15:42:00Z">
                <w:rPr>
                  <w:rFonts w:ascii="굴림" w:eastAsia="굴림" w:hAnsi="굴림" w:cs="굴림" w:hint="eastAsia"/>
                  <w:color w:val="002266"/>
                  <w:kern w:val="0"/>
                  <w:szCs w:val="20"/>
                </w:rPr>
              </w:rPrChange>
            </w:rPr>
            <w:delText>다음</w:delText>
          </w:r>
          <w:r w:rsidRPr="000C7330" w:rsidDel="008076F4">
            <w:rPr>
              <w:rFonts w:eastAsiaTheme="minorHAnsi" w:cs="굴림"/>
              <w:color w:val="000000" w:themeColor="text1"/>
              <w:kern w:val="0"/>
              <w:sz w:val="16"/>
              <w:szCs w:val="20"/>
              <w:rPrChange w:id="789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898" w:author="FURSYS" w:date="2025-12-04T15:42:00Z">
                <w:rPr>
                  <w:rFonts w:ascii="굴림" w:eastAsia="굴림" w:hAnsi="굴림" w:cs="굴림" w:hint="eastAsia"/>
                  <w:color w:val="002266"/>
                  <w:kern w:val="0"/>
                  <w:szCs w:val="20"/>
                </w:rPr>
              </w:rPrChange>
            </w:rPr>
            <w:delText>각호의</w:delText>
          </w:r>
          <w:r w:rsidRPr="000C7330" w:rsidDel="008076F4">
            <w:rPr>
              <w:rFonts w:eastAsiaTheme="minorHAnsi" w:cs="굴림"/>
              <w:color w:val="000000" w:themeColor="text1"/>
              <w:kern w:val="0"/>
              <w:sz w:val="16"/>
              <w:szCs w:val="20"/>
              <w:rPrChange w:id="789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00" w:author="FURSYS" w:date="2025-12-04T15:42:00Z">
                <w:rPr>
                  <w:rFonts w:ascii="굴림" w:eastAsia="굴림" w:hAnsi="굴림" w:cs="굴림" w:hint="eastAsia"/>
                  <w:color w:val="002266"/>
                  <w:kern w:val="0"/>
                  <w:szCs w:val="20"/>
                </w:rPr>
              </w:rPrChange>
            </w:rPr>
            <w:delText>방법에</w:delText>
          </w:r>
          <w:r w:rsidRPr="000C7330" w:rsidDel="008076F4">
            <w:rPr>
              <w:rFonts w:eastAsiaTheme="minorHAnsi" w:cs="굴림"/>
              <w:color w:val="000000" w:themeColor="text1"/>
              <w:kern w:val="0"/>
              <w:sz w:val="16"/>
              <w:szCs w:val="20"/>
              <w:rPrChange w:id="790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02" w:author="FURSYS" w:date="2025-12-04T15:42:00Z">
                <w:rPr>
                  <w:rFonts w:ascii="굴림" w:eastAsia="굴림" w:hAnsi="굴림" w:cs="굴림" w:hint="eastAsia"/>
                  <w:color w:val="002266"/>
                  <w:kern w:val="0"/>
                  <w:szCs w:val="20"/>
                </w:rPr>
              </w:rPrChange>
            </w:rPr>
            <w:delText>의한다</w:delText>
          </w:r>
          <w:r w:rsidRPr="000C7330" w:rsidDel="008076F4">
            <w:rPr>
              <w:rFonts w:eastAsiaTheme="minorHAnsi" w:cs="굴림"/>
              <w:color w:val="000000" w:themeColor="text1"/>
              <w:kern w:val="0"/>
              <w:sz w:val="16"/>
              <w:szCs w:val="20"/>
              <w:rPrChange w:id="7903" w:author="FURSYS" w:date="2025-12-04T15:42:00Z">
                <w:rPr>
                  <w:rFonts w:ascii="굴림" w:eastAsia="굴림" w:hAnsi="굴림" w:cs="굴림"/>
                  <w:color w:val="002266"/>
                  <w:kern w:val="0"/>
                  <w:szCs w:val="20"/>
                </w:rPr>
              </w:rPrChange>
            </w:rPr>
            <w:delText>.</w:delText>
          </w:r>
          <w:r w:rsidRPr="000C7330" w:rsidDel="008076F4">
            <w:rPr>
              <w:rFonts w:eastAsiaTheme="minorHAnsi" w:cs="굴림"/>
              <w:color w:val="000000" w:themeColor="text1"/>
              <w:kern w:val="0"/>
              <w:sz w:val="16"/>
              <w:szCs w:val="20"/>
              <w:rPrChange w:id="7904"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905" w:author="FURSYS" w:date="2025-12-04T15:42:00Z">
                <w:rPr>
                  <w:rFonts w:ascii="굴림" w:eastAsia="굴림" w:hAnsi="굴림" w:cs="굴림" w:hint="eastAsia"/>
                  <w:color w:val="002266"/>
                  <w:kern w:val="0"/>
                  <w:szCs w:val="20"/>
                </w:rPr>
              </w:rPrChange>
            </w:rPr>
            <w:delText> </w:delText>
          </w:r>
          <w:r w:rsidRPr="000C7330" w:rsidDel="008076F4">
            <w:rPr>
              <w:rFonts w:eastAsiaTheme="minorHAnsi" w:cs="굴림"/>
              <w:color w:val="000000" w:themeColor="text1"/>
              <w:kern w:val="0"/>
              <w:sz w:val="16"/>
              <w:szCs w:val="20"/>
              <w:rPrChange w:id="7906" w:author="FURSYS" w:date="2025-12-04T15:42:00Z">
                <w:rPr>
                  <w:rFonts w:ascii="굴림" w:eastAsia="굴림" w:hAnsi="굴림" w:cs="굴림"/>
                  <w:color w:val="002266"/>
                  <w:kern w:val="0"/>
                  <w:szCs w:val="20"/>
                </w:rPr>
              </w:rPrChange>
            </w:rPr>
            <w:delText xml:space="preserve">1. </w:delText>
          </w:r>
          <w:r w:rsidRPr="000C7330" w:rsidDel="008076F4">
            <w:rPr>
              <w:rFonts w:eastAsiaTheme="minorHAnsi" w:cs="굴림" w:hint="eastAsia"/>
              <w:color w:val="000000" w:themeColor="text1"/>
              <w:kern w:val="0"/>
              <w:sz w:val="16"/>
              <w:szCs w:val="20"/>
              <w:rPrChange w:id="7907" w:author="FURSYS" w:date="2025-12-04T15:42:00Z">
                <w:rPr>
                  <w:rFonts w:ascii="굴림" w:eastAsia="굴림" w:hAnsi="굴림" w:cs="굴림" w:hint="eastAsia"/>
                  <w:color w:val="002266"/>
                  <w:kern w:val="0"/>
                  <w:szCs w:val="20"/>
                </w:rPr>
              </w:rPrChange>
            </w:rPr>
            <w:delText>종이에</w:delText>
          </w:r>
          <w:r w:rsidRPr="000C7330" w:rsidDel="008076F4">
            <w:rPr>
              <w:rFonts w:eastAsiaTheme="minorHAnsi" w:cs="굴림"/>
              <w:color w:val="000000" w:themeColor="text1"/>
              <w:kern w:val="0"/>
              <w:sz w:val="16"/>
              <w:szCs w:val="20"/>
              <w:rPrChange w:id="790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09" w:author="FURSYS" w:date="2025-12-04T15:42:00Z">
                <w:rPr>
                  <w:rFonts w:ascii="굴림" w:eastAsia="굴림" w:hAnsi="굴림" w:cs="굴림" w:hint="eastAsia"/>
                  <w:color w:val="002266"/>
                  <w:kern w:val="0"/>
                  <w:szCs w:val="20"/>
                </w:rPr>
              </w:rPrChange>
            </w:rPr>
            <w:delText>출력된</w:delText>
          </w:r>
          <w:r w:rsidRPr="000C7330" w:rsidDel="008076F4">
            <w:rPr>
              <w:rFonts w:eastAsiaTheme="minorHAnsi" w:cs="굴림"/>
              <w:color w:val="000000" w:themeColor="text1"/>
              <w:kern w:val="0"/>
              <w:sz w:val="16"/>
              <w:szCs w:val="20"/>
              <w:rPrChange w:id="791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11" w:author="FURSYS" w:date="2025-12-04T15:42:00Z">
                <w:rPr>
                  <w:rFonts w:ascii="굴림" w:eastAsia="굴림" w:hAnsi="굴림" w:cs="굴림" w:hint="eastAsia"/>
                  <w:color w:val="002266"/>
                  <w:kern w:val="0"/>
                  <w:szCs w:val="20"/>
                </w:rPr>
              </w:rPrChange>
            </w:rPr>
            <w:delText>고객정보</w:delText>
          </w:r>
          <w:r w:rsidRPr="000C7330" w:rsidDel="008076F4">
            <w:rPr>
              <w:rFonts w:eastAsiaTheme="minorHAnsi" w:cs="굴림"/>
              <w:color w:val="000000" w:themeColor="text1"/>
              <w:kern w:val="0"/>
              <w:sz w:val="16"/>
              <w:szCs w:val="20"/>
              <w:rPrChange w:id="791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13" w:author="FURSYS" w:date="2025-12-04T15:42:00Z">
                <w:rPr>
                  <w:rFonts w:ascii="굴림" w:eastAsia="굴림" w:hAnsi="굴림" w:cs="굴림" w:hint="eastAsia"/>
                  <w:color w:val="002266"/>
                  <w:kern w:val="0"/>
                  <w:szCs w:val="20"/>
                </w:rPr>
              </w:rPrChange>
            </w:rPr>
            <w:delText>분쇄기로</w:delText>
          </w:r>
          <w:r w:rsidRPr="000C7330" w:rsidDel="008076F4">
            <w:rPr>
              <w:rFonts w:eastAsiaTheme="minorHAnsi" w:cs="굴림"/>
              <w:color w:val="000000" w:themeColor="text1"/>
              <w:kern w:val="0"/>
              <w:sz w:val="16"/>
              <w:szCs w:val="20"/>
              <w:rPrChange w:id="791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15" w:author="FURSYS" w:date="2025-12-04T15:42:00Z">
                <w:rPr>
                  <w:rFonts w:ascii="굴림" w:eastAsia="굴림" w:hAnsi="굴림" w:cs="굴림" w:hint="eastAsia"/>
                  <w:color w:val="002266"/>
                  <w:kern w:val="0"/>
                  <w:szCs w:val="20"/>
                </w:rPr>
              </w:rPrChange>
            </w:rPr>
            <w:delText>분쇄하거나</w:delText>
          </w:r>
          <w:r w:rsidRPr="000C7330" w:rsidDel="008076F4">
            <w:rPr>
              <w:rFonts w:eastAsiaTheme="minorHAnsi" w:cs="굴림"/>
              <w:color w:val="000000" w:themeColor="text1"/>
              <w:kern w:val="0"/>
              <w:sz w:val="16"/>
              <w:szCs w:val="20"/>
              <w:rPrChange w:id="791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17" w:author="FURSYS" w:date="2025-12-04T15:42:00Z">
                <w:rPr>
                  <w:rFonts w:ascii="굴림" w:eastAsia="굴림" w:hAnsi="굴림" w:cs="굴림" w:hint="eastAsia"/>
                  <w:color w:val="002266"/>
                  <w:kern w:val="0"/>
                  <w:szCs w:val="20"/>
                </w:rPr>
              </w:rPrChange>
            </w:rPr>
            <w:delText>소각</w:delText>
          </w:r>
          <w:r w:rsidRPr="000C7330" w:rsidDel="008076F4">
            <w:rPr>
              <w:rFonts w:eastAsiaTheme="minorHAnsi" w:cs="굴림"/>
              <w:color w:val="000000" w:themeColor="text1"/>
              <w:kern w:val="0"/>
              <w:sz w:val="16"/>
              <w:szCs w:val="20"/>
              <w:rPrChange w:id="7918"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919" w:author="FURSYS" w:date="2025-12-04T15:42:00Z">
                <w:rPr>
                  <w:rFonts w:ascii="굴림" w:eastAsia="굴림" w:hAnsi="굴림" w:cs="굴림" w:hint="eastAsia"/>
                  <w:color w:val="002266"/>
                  <w:kern w:val="0"/>
                  <w:szCs w:val="20"/>
                </w:rPr>
              </w:rPrChange>
            </w:rPr>
            <w:delText> </w:delText>
          </w:r>
          <w:r w:rsidRPr="000C7330" w:rsidDel="008076F4">
            <w:rPr>
              <w:rFonts w:eastAsiaTheme="minorHAnsi" w:cs="굴림"/>
              <w:color w:val="000000" w:themeColor="text1"/>
              <w:kern w:val="0"/>
              <w:sz w:val="16"/>
              <w:szCs w:val="20"/>
              <w:rPrChange w:id="7920" w:author="FURSYS" w:date="2025-12-04T15:42:00Z">
                <w:rPr>
                  <w:rFonts w:ascii="굴림" w:eastAsia="굴림" w:hAnsi="굴림" w:cs="굴림"/>
                  <w:color w:val="002266"/>
                  <w:kern w:val="0"/>
                  <w:szCs w:val="20"/>
                </w:rPr>
              </w:rPrChange>
            </w:rPr>
            <w:delText xml:space="preserve">2. </w:delText>
          </w:r>
          <w:r w:rsidRPr="000C7330" w:rsidDel="008076F4">
            <w:rPr>
              <w:rFonts w:eastAsiaTheme="minorHAnsi" w:cs="굴림" w:hint="eastAsia"/>
              <w:color w:val="000000" w:themeColor="text1"/>
              <w:kern w:val="0"/>
              <w:sz w:val="16"/>
              <w:szCs w:val="20"/>
              <w:rPrChange w:id="7921" w:author="FURSYS" w:date="2025-12-04T15:42:00Z">
                <w:rPr>
                  <w:rFonts w:ascii="굴림" w:eastAsia="굴림" w:hAnsi="굴림" w:cs="굴림" w:hint="eastAsia"/>
                  <w:color w:val="002266"/>
                  <w:kern w:val="0"/>
                  <w:szCs w:val="20"/>
                </w:rPr>
              </w:rPrChange>
            </w:rPr>
            <w:delText>전자적</w:delText>
          </w:r>
          <w:r w:rsidRPr="000C7330" w:rsidDel="008076F4">
            <w:rPr>
              <w:rFonts w:eastAsiaTheme="minorHAnsi" w:cs="굴림"/>
              <w:color w:val="000000" w:themeColor="text1"/>
              <w:kern w:val="0"/>
              <w:sz w:val="16"/>
              <w:szCs w:val="20"/>
              <w:rPrChange w:id="792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23" w:author="FURSYS" w:date="2025-12-04T15:42:00Z">
                <w:rPr>
                  <w:rFonts w:ascii="굴림" w:eastAsia="굴림" w:hAnsi="굴림" w:cs="굴림" w:hint="eastAsia"/>
                  <w:color w:val="002266"/>
                  <w:kern w:val="0"/>
                  <w:szCs w:val="20"/>
                </w:rPr>
              </w:rPrChange>
            </w:rPr>
            <w:delText>파일</w:delText>
          </w:r>
          <w:r w:rsidRPr="000C7330" w:rsidDel="008076F4">
            <w:rPr>
              <w:rFonts w:eastAsiaTheme="minorHAnsi" w:cs="굴림"/>
              <w:color w:val="000000" w:themeColor="text1"/>
              <w:kern w:val="0"/>
              <w:sz w:val="16"/>
              <w:szCs w:val="20"/>
              <w:rPrChange w:id="792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25" w:author="FURSYS" w:date="2025-12-04T15:42:00Z">
                <w:rPr>
                  <w:rFonts w:ascii="굴림" w:eastAsia="굴림" w:hAnsi="굴림" w:cs="굴림" w:hint="eastAsia"/>
                  <w:color w:val="002266"/>
                  <w:kern w:val="0"/>
                  <w:szCs w:val="20"/>
                </w:rPr>
              </w:rPrChange>
            </w:rPr>
            <w:delText>형태로</w:delText>
          </w:r>
          <w:r w:rsidRPr="000C7330" w:rsidDel="008076F4">
            <w:rPr>
              <w:rFonts w:eastAsiaTheme="minorHAnsi" w:cs="굴림"/>
              <w:color w:val="000000" w:themeColor="text1"/>
              <w:kern w:val="0"/>
              <w:sz w:val="16"/>
              <w:szCs w:val="20"/>
              <w:rPrChange w:id="792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27" w:author="FURSYS" w:date="2025-12-04T15:42:00Z">
                <w:rPr>
                  <w:rFonts w:ascii="굴림" w:eastAsia="굴림" w:hAnsi="굴림" w:cs="굴림" w:hint="eastAsia"/>
                  <w:color w:val="002266"/>
                  <w:kern w:val="0"/>
                  <w:szCs w:val="20"/>
                </w:rPr>
              </w:rPrChange>
            </w:rPr>
            <w:delText>저장된</w:delText>
          </w:r>
          <w:r w:rsidRPr="000C7330" w:rsidDel="008076F4">
            <w:rPr>
              <w:rFonts w:eastAsiaTheme="minorHAnsi" w:cs="굴림"/>
              <w:color w:val="000000" w:themeColor="text1"/>
              <w:kern w:val="0"/>
              <w:sz w:val="16"/>
              <w:szCs w:val="20"/>
              <w:rPrChange w:id="792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29" w:author="FURSYS" w:date="2025-12-04T15:42:00Z">
                <w:rPr>
                  <w:rFonts w:ascii="굴림" w:eastAsia="굴림" w:hAnsi="굴림" w:cs="굴림" w:hint="eastAsia"/>
                  <w:color w:val="002266"/>
                  <w:kern w:val="0"/>
                  <w:szCs w:val="20"/>
                </w:rPr>
              </w:rPrChange>
            </w:rPr>
            <w:delText>고객정보</w:delText>
          </w:r>
          <w:r w:rsidRPr="000C7330" w:rsidDel="008076F4">
            <w:rPr>
              <w:rFonts w:eastAsiaTheme="minorHAnsi" w:cs="굴림"/>
              <w:color w:val="000000" w:themeColor="text1"/>
              <w:kern w:val="0"/>
              <w:sz w:val="16"/>
              <w:szCs w:val="20"/>
              <w:rPrChange w:id="793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31" w:author="FURSYS" w:date="2025-12-04T15:42:00Z">
                <w:rPr>
                  <w:rFonts w:ascii="굴림" w:eastAsia="굴림" w:hAnsi="굴림" w:cs="굴림" w:hint="eastAsia"/>
                  <w:color w:val="002266"/>
                  <w:kern w:val="0"/>
                  <w:szCs w:val="20"/>
                </w:rPr>
              </w:rPrChange>
            </w:rPr>
            <w:delText>기록을</w:delText>
          </w:r>
          <w:r w:rsidRPr="000C7330" w:rsidDel="008076F4">
            <w:rPr>
              <w:rFonts w:eastAsiaTheme="minorHAnsi" w:cs="굴림"/>
              <w:color w:val="000000" w:themeColor="text1"/>
              <w:kern w:val="0"/>
              <w:sz w:val="16"/>
              <w:szCs w:val="20"/>
              <w:rPrChange w:id="793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33" w:author="FURSYS" w:date="2025-12-04T15:42:00Z">
                <w:rPr>
                  <w:rFonts w:ascii="굴림" w:eastAsia="굴림" w:hAnsi="굴림" w:cs="굴림" w:hint="eastAsia"/>
                  <w:color w:val="002266"/>
                  <w:kern w:val="0"/>
                  <w:szCs w:val="20"/>
                </w:rPr>
              </w:rPrChange>
            </w:rPr>
            <w:delText>재생할</w:delText>
          </w:r>
          <w:r w:rsidRPr="000C7330" w:rsidDel="008076F4">
            <w:rPr>
              <w:rFonts w:eastAsiaTheme="minorHAnsi" w:cs="굴림"/>
              <w:color w:val="000000" w:themeColor="text1"/>
              <w:kern w:val="0"/>
              <w:sz w:val="16"/>
              <w:szCs w:val="20"/>
              <w:rPrChange w:id="793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35" w:author="FURSYS" w:date="2025-12-04T15:42:00Z">
                <w:rPr>
                  <w:rFonts w:ascii="굴림" w:eastAsia="굴림" w:hAnsi="굴림" w:cs="굴림" w:hint="eastAsia"/>
                  <w:color w:val="002266"/>
                  <w:kern w:val="0"/>
                  <w:szCs w:val="20"/>
                </w:rPr>
              </w:rPrChange>
            </w:rPr>
            <w:delText>수</w:delText>
          </w:r>
          <w:r w:rsidRPr="000C7330" w:rsidDel="008076F4">
            <w:rPr>
              <w:rFonts w:eastAsiaTheme="minorHAnsi" w:cs="굴림"/>
              <w:color w:val="000000" w:themeColor="text1"/>
              <w:kern w:val="0"/>
              <w:sz w:val="16"/>
              <w:szCs w:val="20"/>
              <w:rPrChange w:id="793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37" w:author="FURSYS" w:date="2025-12-04T15:42:00Z">
                <w:rPr>
                  <w:rFonts w:ascii="굴림" w:eastAsia="굴림" w:hAnsi="굴림" w:cs="굴림" w:hint="eastAsia"/>
                  <w:color w:val="002266"/>
                  <w:kern w:val="0"/>
                  <w:szCs w:val="20"/>
                </w:rPr>
              </w:rPrChange>
            </w:rPr>
            <w:delText>없는</w:delText>
          </w:r>
          <w:r w:rsidRPr="000C7330" w:rsidDel="008076F4">
            <w:rPr>
              <w:rFonts w:eastAsiaTheme="minorHAnsi" w:cs="굴림"/>
              <w:color w:val="000000" w:themeColor="text1"/>
              <w:kern w:val="0"/>
              <w:sz w:val="16"/>
              <w:szCs w:val="20"/>
              <w:rPrChange w:id="793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39" w:author="FURSYS" w:date="2025-12-04T15:42:00Z">
                <w:rPr>
                  <w:rFonts w:ascii="굴림" w:eastAsia="굴림" w:hAnsi="굴림" w:cs="굴림" w:hint="eastAsia"/>
                  <w:color w:val="002266"/>
                  <w:kern w:val="0"/>
                  <w:szCs w:val="20"/>
                </w:rPr>
              </w:rPrChange>
            </w:rPr>
            <w:delText>기술적</w:delText>
          </w:r>
          <w:r w:rsidRPr="000C7330" w:rsidDel="008076F4">
            <w:rPr>
              <w:rFonts w:eastAsiaTheme="minorHAnsi" w:cs="굴림"/>
              <w:color w:val="000000" w:themeColor="text1"/>
              <w:kern w:val="0"/>
              <w:sz w:val="16"/>
              <w:szCs w:val="20"/>
              <w:rPrChange w:id="794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41" w:author="FURSYS" w:date="2025-12-04T15:42:00Z">
                <w:rPr>
                  <w:rFonts w:ascii="굴림" w:eastAsia="굴림" w:hAnsi="굴림" w:cs="굴림" w:hint="eastAsia"/>
                  <w:color w:val="002266"/>
                  <w:kern w:val="0"/>
                  <w:szCs w:val="20"/>
                </w:rPr>
              </w:rPrChange>
            </w:rPr>
            <w:delText>방법을</w:delText>
          </w:r>
          <w:r w:rsidRPr="000C7330" w:rsidDel="008076F4">
            <w:rPr>
              <w:rFonts w:eastAsiaTheme="minorHAnsi" w:cs="굴림"/>
              <w:color w:val="000000" w:themeColor="text1"/>
              <w:kern w:val="0"/>
              <w:sz w:val="16"/>
              <w:szCs w:val="20"/>
              <w:rPrChange w:id="794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43" w:author="FURSYS" w:date="2025-12-04T15:42:00Z">
                <w:rPr>
                  <w:rFonts w:ascii="굴림" w:eastAsia="굴림" w:hAnsi="굴림" w:cs="굴림" w:hint="eastAsia"/>
                  <w:color w:val="002266"/>
                  <w:kern w:val="0"/>
                  <w:szCs w:val="20"/>
                </w:rPr>
              </w:rPrChange>
            </w:rPr>
            <w:delText>사용하여</w:delText>
          </w:r>
          <w:r w:rsidRPr="000C7330" w:rsidDel="008076F4">
            <w:rPr>
              <w:rFonts w:eastAsiaTheme="minorHAnsi" w:cs="굴림"/>
              <w:color w:val="000000" w:themeColor="text1"/>
              <w:kern w:val="0"/>
              <w:sz w:val="16"/>
              <w:szCs w:val="20"/>
              <w:rPrChange w:id="794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45" w:author="FURSYS" w:date="2025-12-04T15:42:00Z">
                <w:rPr>
                  <w:rFonts w:ascii="굴림" w:eastAsia="굴림" w:hAnsi="굴림" w:cs="굴림" w:hint="eastAsia"/>
                  <w:color w:val="002266"/>
                  <w:kern w:val="0"/>
                  <w:szCs w:val="20"/>
                </w:rPr>
              </w:rPrChange>
            </w:rPr>
            <w:delText>삭제</w:delText>
          </w:r>
          <w:r w:rsidRPr="000C7330" w:rsidDel="008076F4">
            <w:rPr>
              <w:rFonts w:eastAsiaTheme="minorHAnsi" w:cs="굴림"/>
              <w:color w:val="000000" w:themeColor="text1"/>
              <w:kern w:val="0"/>
              <w:sz w:val="16"/>
              <w:szCs w:val="20"/>
              <w:rPrChange w:id="7946"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947" w:author="FURSYS" w:date="2025-12-04T15:42:00Z">
                <w:rPr>
                  <w:rFonts w:ascii="굴림" w:eastAsia="굴림" w:hAnsi="굴림" w:cs="굴림" w:hint="eastAsia"/>
                  <w:color w:val="002266"/>
                  <w:kern w:val="0"/>
                  <w:szCs w:val="20"/>
                </w:rPr>
              </w:rPrChange>
            </w:rPr>
            <w:delText>  </w:delText>
          </w:r>
          <w:r w:rsidRPr="000C7330" w:rsidDel="008076F4">
            <w:rPr>
              <w:rFonts w:eastAsiaTheme="minorHAnsi" w:cs="굴림"/>
              <w:color w:val="000000" w:themeColor="text1"/>
              <w:kern w:val="0"/>
              <w:sz w:val="16"/>
              <w:szCs w:val="20"/>
              <w:rPrChange w:id="7948" w:author="FURSYS" w:date="2025-12-04T15:42:00Z">
                <w:rPr>
                  <w:rFonts w:ascii="바탕" w:eastAsia="바탕" w:hAnsi="바탕" w:cs="굴림"/>
                  <w:color w:val="000000"/>
                  <w:kern w:val="0"/>
                  <w:szCs w:val="20"/>
                </w:rPr>
              </w:rPrChange>
            </w:rPr>
            <w:br/>
          </w:r>
          <w:r w:rsidRPr="000C7330" w:rsidDel="008076F4">
            <w:rPr>
              <w:rFonts w:eastAsiaTheme="minorHAnsi" w:cs="굴림" w:hint="eastAsia"/>
              <w:b/>
              <w:bCs/>
              <w:color w:val="000000" w:themeColor="text1"/>
              <w:kern w:val="0"/>
              <w:sz w:val="16"/>
              <w:szCs w:val="20"/>
              <w:rPrChange w:id="7949" w:author="FURSYS" w:date="2025-12-04T15:42:00Z">
                <w:rPr>
                  <w:rFonts w:ascii="굴림" w:eastAsia="굴림" w:hAnsi="굴림" w:cs="굴림" w:hint="eastAsia"/>
                  <w:b/>
                  <w:bCs/>
                  <w:color w:val="002266"/>
                  <w:kern w:val="0"/>
                  <w:szCs w:val="20"/>
                </w:rPr>
              </w:rPrChange>
            </w:rPr>
            <w:delText>제</w:delText>
          </w:r>
          <w:r w:rsidRPr="000C7330" w:rsidDel="008076F4">
            <w:rPr>
              <w:rFonts w:eastAsiaTheme="minorHAnsi" w:cs="굴림"/>
              <w:b/>
              <w:bCs/>
              <w:color w:val="000000" w:themeColor="text1"/>
              <w:kern w:val="0"/>
              <w:sz w:val="16"/>
              <w:szCs w:val="20"/>
              <w:rPrChange w:id="7950" w:author="FURSYS" w:date="2025-12-04T15:42:00Z">
                <w:rPr>
                  <w:rFonts w:ascii="굴림" w:eastAsia="굴림" w:hAnsi="굴림" w:cs="굴림"/>
                  <w:b/>
                  <w:bCs/>
                  <w:color w:val="002266"/>
                  <w:kern w:val="0"/>
                  <w:szCs w:val="20"/>
                </w:rPr>
              </w:rPrChange>
            </w:rPr>
            <w:delText xml:space="preserve">8조 (열람 </w:delText>
          </w:r>
          <w:r w:rsidRPr="000C7330" w:rsidDel="008076F4">
            <w:rPr>
              <w:rFonts w:eastAsiaTheme="minorHAnsi" w:cs="굴림" w:hint="eastAsia"/>
              <w:b/>
              <w:bCs/>
              <w:color w:val="000000" w:themeColor="text1"/>
              <w:kern w:val="0"/>
              <w:sz w:val="16"/>
              <w:szCs w:val="20"/>
              <w:rPrChange w:id="7951" w:author="FURSYS" w:date="2025-12-04T15:42:00Z">
                <w:rPr>
                  <w:rFonts w:ascii="굴림" w:eastAsia="굴림" w:hAnsi="굴림" w:cs="굴림" w:hint="eastAsia"/>
                  <w:b/>
                  <w:bCs/>
                  <w:color w:val="002266"/>
                  <w:kern w:val="0"/>
                  <w:szCs w:val="20"/>
                </w:rPr>
              </w:rPrChange>
            </w:rPr>
            <w:delText>및</w:delText>
          </w:r>
          <w:r w:rsidRPr="000C7330" w:rsidDel="008076F4">
            <w:rPr>
              <w:rFonts w:eastAsiaTheme="minorHAnsi" w:cs="굴림"/>
              <w:b/>
              <w:bCs/>
              <w:color w:val="000000" w:themeColor="text1"/>
              <w:kern w:val="0"/>
              <w:sz w:val="16"/>
              <w:szCs w:val="20"/>
              <w:rPrChange w:id="7952" w:author="FURSYS" w:date="2025-12-04T15:42:00Z">
                <w:rPr>
                  <w:rFonts w:ascii="굴림" w:eastAsia="굴림" w:hAnsi="굴림" w:cs="굴림"/>
                  <w:b/>
                  <w:bCs/>
                  <w:color w:val="002266"/>
                  <w:kern w:val="0"/>
                  <w:szCs w:val="20"/>
                </w:rPr>
              </w:rPrChange>
            </w:rPr>
            <w:delText xml:space="preserve"> </w:delText>
          </w:r>
          <w:r w:rsidRPr="000C7330" w:rsidDel="008076F4">
            <w:rPr>
              <w:rFonts w:eastAsiaTheme="minorHAnsi" w:cs="굴림" w:hint="eastAsia"/>
              <w:b/>
              <w:bCs/>
              <w:color w:val="000000" w:themeColor="text1"/>
              <w:kern w:val="0"/>
              <w:sz w:val="16"/>
              <w:szCs w:val="20"/>
              <w:rPrChange w:id="7953" w:author="FURSYS" w:date="2025-12-04T15:42:00Z">
                <w:rPr>
                  <w:rFonts w:ascii="굴림" w:eastAsia="굴림" w:hAnsi="굴림" w:cs="굴림" w:hint="eastAsia"/>
                  <w:b/>
                  <w:bCs/>
                  <w:color w:val="002266"/>
                  <w:kern w:val="0"/>
                  <w:szCs w:val="20"/>
                </w:rPr>
              </w:rPrChange>
            </w:rPr>
            <w:delText>정정요구에</w:delText>
          </w:r>
          <w:r w:rsidRPr="000C7330" w:rsidDel="008076F4">
            <w:rPr>
              <w:rFonts w:eastAsiaTheme="minorHAnsi" w:cs="굴림"/>
              <w:b/>
              <w:bCs/>
              <w:color w:val="000000" w:themeColor="text1"/>
              <w:kern w:val="0"/>
              <w:sz w:val="16"/>
              <w:szCs w:val="20"/>
              <w:rPrChange w:id="7954" w:author="FURSYS" w:date="2025-12-04T15:42:00Z">
                <w:rPr>
                  <w:rFonts w:ascii="굴림" w:eastAsia="굴림" w:hAnsi="굴림" w:cs="굴림"/>
                  <w:b/>
                  <w:bCs/>
                  <w:color w:val="002266"/>
                  <w:kern w:val="0"/>
                  <w:szCs w:val="20"/>
                </w:rPr>
              </w:rPrChange>
            </w:rPr>
            <w:delText xml:space="preserve"> </w:delText>
          </w:r>
          <w:r w:rsidRPr="000C7330" w:rsidDel="008076F4">
            <w:rPr>
              <w:rFonts w:eastAsiaTheme="minorHAnsi" w:cs="굴림" w:hint="eastAsia"/>
              <w:b/>
              <w:bCs/>
              <w:color w:val="000000" w:themeColor="text1"/>
              <w:kern w:val="0"/>
              <w:sz w:val="16"/>
              <w:szCs w:val="20"/>
              <w:rPrChange w:id="7955" w:author="FURSYS" w:date="2025-12-04T15:42:00Z">
                <w:rPr>
                  <w:rFonts w:ascii="굴림" w:eastAsia="굴림" w:hAnsi="굴림" w:cs="굴림" w:hint="eastAsia"/>
                  <w:b/>
                  <w:bCs/>
                  <w:color w:val="002266"/>
                  <w:kern w:val="0"/>
                  <w:szCs w:val="20"/>
                </w:rPr>
              </w:rPrChange>
            </w:rPr>
            <w:delText>대한</w:delText>
          </w:r>
          <w:r w:rsidRPr="000C7330" w:rsidDel="008076F4">
            <w:rPr>
              <w:rFonts w:eastAsiaTheme="minorHAnsi" w:cs="굴림"/>
              <w:b/>
              <w:bCs/>
              <w:color w:val="000000" w:themeColor="text1"/>
              <w:kern w:val="0"/>
              <w:sz w:val="16"/>
              <w:szCs w:val="20"/>
              <w:rPrChange w:id="7956" w:author="FURSYS" w:date="2025-12-04T15:42:00Z">
                <w:rPr>
                  <w:rFonts w:ascii="굴림" w:eastAsia="굴림" w:hAnsi="굴림" w:cs="굴림"/>
                  <w:b/>
                  <w:bCs/>
                  <w:color w:val="002266"/>
                  <w:kern w:val="0"/>
                  <w:szCs w:val="20"/>
                </w:rPr>
              </w:rPrChange>
            </w:rPr>
            <w:delText xml:space="preserve"> </w:delText>
          </w:r>
          <w:r w:rsidRPr="000C7330" w:rsidDel="008076F4">
            <w:rPr>
              <w:rFonts w:eastAsiaTheme="minorHAnsi" w:cs="굴림" w:hint="eastAsia"/>
              <w:b/>
              <w:bCs/>
              <w:color w:val="000000" w:themeColor="text1"/>
              <w:kern w:val="0"/>
              <w:sz w:val="16"/>
              <w:szCs w:val="20"/>
              <w:rPrChange w:id="7957" w:author="FURSYS" w:date="2025-12-04T15:42:00Z">
                <w:rPr>
                  <w:rFonts w:ascii="굴림" w:eastAsia="굴림" w:hAnsi="굴림" w:cs="굴림" w:hint="eastAsia"/>
                  <w:b/>
                  <w:bCs/>
                  <w:color w:val="002266"/>
                  <w:kern w:val="0"/>
                  <w:szCs w:val="20"/>
                </w:rPr>
              </w:rPrChange>
            </w:rPr>
            <w:delText>조치</w:delText>
          </w:r>
          <w:r w:rsidRPr="000C7330" w:rsidDel="008076F4">
            <w:rPr>
              <w:rFonts w:eastAsiaTheme="minorHAnsi" w:cs="굴림"/>
              <w:b/>
              <w:bCs/>
              <w:color w:val="000000" w:themeColor="text1"/>
              <w:kern w:val="0"/>
              <w:sz w:val="16"/>
              <w:szCs w:val="20"/>
              <w:rPrChange w:id="7958" w:author="FURSYS" w:date="2025-12-04T15:42:00Z">
                <w:rPr>
                  <w:rFonts w:ascii="굴림" w:eastAsia="굴림" w:hAnsi="굴림" w:cs="굴림"/>
                  <w:b/>
                  <w:bCs/>
                  <w:color w:val="002266"/>
                  <w:kern w:val="0"/>
                  <w:szCs w:val="20"/>
                </w:rPr>
              </w:rPrChange>
            </w:rPr>
            <w:delText>)</w:delText>
          </w:r>
          <w:r w:rsidRPr="000C7330" w:rsidDel="008076F4">
            <w:rPr>
              <w:rFonts w:eastAsiaTheme="minorHAnsi" w:cs="굴림"/>
              <w:color w:val="000000" w:themeColor="text1"/>
              <w:kern w:val="0"/>
              <w:sz w:val="16"/>
              <w:szCs w:val="20"/>
              <w:rPrChange w:id="7959"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960" w:author="FURSYS" w:date="2025-12-04T15:42:00Z">
                <w:rPr>
                  <w:rFonts w:ascii="굴림" w:eastAsia="굴림" w:hAnsi="굴림" w:cs="굴림" w:hint="eastAsia"/>
                  <w:color w:val="002266"/>
                  <w:kern w:val="0"/>
                  <w:szCs w:val="20"/>
                </w:rPr>
              </w:rPrChange>
            </w:rPr>
            <w:delText>①</w:delText>
          </w:r>
          <w:r w:rsidRPr="000C7330" w:rsidDel="008076F4">
            <w:rPr>
              <w:rFonts w:eastAsiaTheme="minorHAnsi" w:cs="굴림"/>
              <w:color w:val="000000" w:themeColor="text1"/>
              <w:kern w:val="0"/>
              <w:sz w:val="16"/>
              <w:szCs w:val="20"/>
              <w:rPrChange w:id="796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62"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7963" w:author="FURSYS" w:date="2025-12-04T15:42:00Z">
                <w:rPr>
                  <w:rFonts w:ascii="굴림" w:eastAsia="굴림" w:hAnsi="굴림" w:cs="굴림"/>
                  <w:color w:val="002266"/>
                  <w:kern w:val="0"/>
                  <w:szCs w:val="20"/>
                </w:rPr>
              </w:rPrChange>
            </w:rPr>
            <w:delText xml:space="preserve"> 정보주체가 방문하거나 서면, 전화, 전자우편, 전자서명 또는 정보주체의 ID 등을 이용하여 자신의 개인정보에 대한 열람 또는 정정을 요구하는 경우에는 본인 여부를 확인하고 지체 없이 필요한 조치를 취하여야 한다.</w:delText>
          </w:r>
          <w:r w:rsidRPr="000C7330" w:rsidDel="008076F4">
            <w:rPr>
              <w:rFonts w:eastAsiaTheme="minorHAnsi" w:cs="굴림"/>
              <w:color w:val="000000" w:themeColor="text1"/>
              <w:kern w:val="0"/>
              <w:sz w:val="16"/>
              <w:szCs w:val="20"/>
              <w:rPrChange w:id="7964"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965" w:author="FURSYS" w:date="2025-12-04T15:42:00Z">
                <w:rPr>
                  <w:rFonts w:ascii="굴림" w:eastAsia="굴림" w:hAnsi="굴림" w:cs="굴림" w:hint="eastAsia"/>
                  <w:color w:val="002266"/>
                  <w:kern w:val="0"/>
                  <w:szCs w:val="20"/>
                </w:rPr>
              </w:rPrChange>
            </w:rPr>
            <w:delText>②</w:delText>
          </w:r>
          <w:r w:rsidRPr="000C7330" w:rsidDel="008076F4">
            <w:rPr>
              <w:rFonts w:eastAsiaTheme="minorHAnsi" w:cs="굴림"/>
              <w:color w:val="000000" w:themeColor="text1"/>
              <w:kern w:val="0"/>
              <w:sz w:val="16"/>
              <w:szCs w:val="20"/>
              <w:rPrChange w:id="796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67"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7968" w:author="FURSYS" w:date="2025-12-04T15:42:00Z">
                <w:rPr>
                  <w:rFonts w:ascii="굴림" w:eastAsia="굴림" w:hAnsi="굴림" w:cs="굴림"/>
                  <w:color w:val="002266"/>
                  <w:kern w:val="0"/>
                  <w:szCs w:val="20"/>
                </w:rPr>
              </w:rPrChange>
            </w:rPr>
            <w:delText xml:space="preserve"> 정보주체의 대리인이 방문하여 열람 또는 정정을 요구하는 경우에는 정보주체의 진정한 대리인인지 여부를 확인하여야 한다. 이 경우 ‘</w:delText>
          </w:r>
          <w:r w:rsidRPr="000C7330" w:rsidDel="008076F4">
            <w:rPr>
              <w:rFonts w:eastAsiaTheme="minorHAnsi" w:cs="굴림" w:hint="eastAsia"/>
              <w:color w:val="000000" w:themeColor="text1"/>
              <w:kern w:val="0"/>
              <w:sz w:val="16"/>
              <w:szCs w:val="20"/>
              <w:rPrChange w:id="7969"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7970" w:author="FURSYS" w:date="2025-12-04T15:42:00Z">
                <w:rPr>
                  <w:rFonts w:ascii="굴림" w:eastAsia="굴림" w:hAnsi="굴림" w:cs="굴림"/>
                  <w:color w:val="002266"/>
                  <w:kern w:val="0"/>
                  <w:szCs w:val="20"/>
                </w:rPr>
              </w:rPrChange>
            </w:rPr>
            <w:delText xml:space="preserve"> 대리관계를 나타내는 증표를 제시하도록 요구할 수 있다.</w:delText>
          </w:r>
          <w:r w:rsidRPr="000C7330" w:rsidDel="008076F4">
            <w:rPr>
              <w:rFonts w:eastAsiaTheme="minorHAnsi" w:cs="굴림"/>
              <w:color w:val="000000" w:themeColor="text1"/>
              <w:kern w:val="0"/>
              <w:sz w:val="16"/>
              <w:szCs w:val="20"/>
              <w:rPrChange w:id="7971"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972" w:author="FURSYS" w:date="2025-12-04T15:42:00Z">
                <w:rPr>
                  <w:rFonts w:ascii="굴림" w:eastAsia="굴림" w:hAnsi="굴림" w:cs="굴림" w:hint="eastAsia"/>
                  <w:color w:val="002266"/>
                  <w:kern w:val="0"/>
                  <w:szCs w:val="20"/>
                </w:rPr>
              </w:rPrChange>
            </w:rPr>
            <w:delText>③</w:delText>
          </w:r>
          <w:r w:rsidRPr="000C7330" w:rsidDel="008076F4">
            <w:rPr>
              <w:rFonts w:eastAsiaTheme="minorHAnsi" w:cs="굴림"/>
              <w:color w:val="000000" w:themeColor="text1"/>
              <w:kern w:val="0"/>
              <w:sz w:val="16"/>
              <w:szCs w:val="20"/>
              <w:rPrChange w:id="797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74"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7975" w:author="FURSYS" w:date="2025-12-04T15:42:00Z">
                <w:rPr>
                  <w:rFonts w:ascii="굴림" w:eastAsia="굴림" w:hAnsi="굴림" w:cs="굴림"/>
                  <w:color w:val="002266"/>
                  <w:kern w:val="0"/>
                  <w:szCs w:val="20"/>
                </w:rPr>
              </w:rPrChange>
            </w:rPr>
            <w:delText xml:space="preserve"> 제1항의 규정에 의하여 정보주체로부터 개인정보 오류의 정정 요구를 받은 경우에는 그 오류를 정정할 때까지 당해 개인정보를 제공하여 이용하여서는 아니 된다.</w:delText>
          </w:r>
          <w:r w:rsidRPr="000C7330" w:rsidDel="008076F4">
            <w:rPr>
              <w:rFonts w:eastAsiaTheme="minorHAnsi" w:cs="굴림"/>
              <w:color w:val="000000" w:themeColor="text1"/>
              <w:kern w:val="0"/>
              <w:sz w:val="16"/>
              <w:szCs w:val="20"/>
              <w:rPrChange w:id="7976"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977" w:author="FURSYS" w:date="2025-12-04T15:42:00Z">
                <w:rPr>
                  <w:rFonts w:ascii="굴림" w:eastAsia="굴림" w:hAnsi="굴림" w:cs="굴림" w:hint="eastAsia"/>
                  <w:color w:val="002266"/>
                  <w:kern w:val="0"/>
                  <w:szCs w:val="20"/>
                </w:rPr>
              </w:rPrChange>
            </w:rPr>
            <w:delText>④</w:delText>
          </w:r>
          <w:r w:rsidRPr="000C7330" w:rsidDel="008076F4">
            <w:rPr>
              <w:rFonts w:eastAsiaTheme="minorHAnsi" w:cs="굴림"/>
              <w:color w:val="000000" w:themeColor="text1"/>
              <w:kern w:val="0"/>
              <w:sz w:val="16"/>
              <w:szCs w:val="20"/>
              <w:rPrChange w:id="797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79"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7980" w:author="FURSYS" w:date="2025-12-04T15:42:00Z">
                <w:rPr>
                  <w:rFonts w:ascii="굴림" w:eastAsia="굴림" w:hAnsi="굴림" w:cs="굴림"/>
                  <w:color w:val="002266"/>
                  <w:kern w:val="0"/>
                  <w:szCs w:val="20"/>
                </w:rPr>
              </w:rPrChange>
            </w:rPr>
            <w:delText xml:space="preserve"> 제1항의 규정에 의하여 정정 조치를 한 경우에는 그 사실을 지체 없이 당해 정보주체에게 통지하여야 한다.</w:delText>
          </w:r>
          <w:r w:rsidRPr="000C7330" w:rsidDel="008076F4">
            <w:rPr>
              <w:rFonts w:eastAsiaTheme="minorHAnsi" w:cs="굴림"/>
              <w:color w:val="000000" w:themeColor="text1"/>
              <w:kern w:val="0"/>
              <w:sz w:val="16"/>
              <w:szCs w:val="20"/>
              <w:rPrChange w:id="7981"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982" w:author="FURSYS" w:date="2025-12-04T15:42:00Z">
                <w:rPr>
                  <w:rFonts w:ascii="굴림" w:eastAsia="굴림" w:hAnsi="굴림" w:cs="굴림" w:hint="eastAsia"/>
                  <w:color w:val="002266"/>
                  <w:kern w:val="0"/>
                  <w:szCs w:val="20"/>
                </w:rPr>
              </w:rPrChange>
            </w:rPr>
            <w:delText>⑤</w:delText>
          </w:r>
          <w:r w:rsidRPr="000C7330" w:rsidDel="008076F4">
            <w:rPr>
              <w:rFonts w:eastAsiaTheme="minorHAnsi" w:cs="굴림"/>
              <w:color w:val="000000" w:themeColor="text1"/>
              <w:kern w:val="0"/>
              <w:sz w:val="16"/>
              <w:szCs w:val="20"/>
              <w:rPrChange w:id="7983"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84"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7985" w:author="FURSYS" w:date="2025-12-04T15:42:00Z">
                <w:rPr>
                  <w:rFonts w:ascii="굴림" w:eastAsia="굴림" w:hAnsi="굴림" w:cs="굴림"/>
                  <w:color w:val="002266"/>
                  <w:kern w:val="0"/>
                  <w:szCs w:val="20"/>
                </w:rPr>
              </w:rPrChange>
            </w:rPr>
            <w:delText xml:space="preserve"> 당해 개인정보의 전부 또는 일부에 대하여 열람 또는 정정을 거절할 정당한 이유가 있는 경우에는 정보주체에게 이를 지체 없이 통지하고 그 이유를 설명하여야 한다.</w:delText>
          </w:r>
          <w:r w:rsidRPr="000C7330" w:rsidDel="008076F4">
            <w:rPr>
              <w:rFonts w:eastAsiaTheme="minorHAnsi" w:cs="굴림"/>
              <w:color w:val="000000" w:themeColor="text1"/>
              <w:kern w:val="0"/>
              <w:sz w:val="16"/>
              <w:szCs w:val="20"/>
              <w:rPrChange w:id="7986"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987" w:author="FURSYS" w:date="2025-12-04T15:42:00Z">
                <w:rPr>
                  <w:rFonts w:ascii="굴림" w:eastAsia="굴림" w:hAnsi="굴림" w:cs="굴림" w:hint="eastAsia"/>
                  <w:color w:val="002266"/>
                  <w:kern w:val="0"/>
                  <w:szCs w:val="20"/>
                </w:rPr>
              </w:rPrChange>
            </w:rPr>
            <w:delText> </w:delText>
          </w:r>
          <w:r w:rsidRPr="000C7330" w:rsidDel="008076F4">
            <w:rPr>
              <w:rFonts w:eastAsiaTheme="minorHAnsi" w:cs="굴림"/>
              <w:color w:val="000000" w:themeColor="text1"/>
              <w:kern w:val="0"/>
              <w:sz w:val="16"/>
              <w:szCs w:val="20"/>
              <w:rPrChange w:id="7988" w:author="FURSYS" w:date="2025-12-04T15:42:00Z">
                <w:rPr>
                  <w:rFonts w:ascii="바탕" w:eastAsia="바탕" w:hAnsi="바탕" w:cs="굴림"/>
                  <w:color w:val="000000"/>
                  <w:kern w:val="0"/>
                  <w:szCs w:val="20"/>
                </w:rPr>
              </w:rPrChange>
            </w:rPr>
            <w:br/>
          </w:r>
          <w:r w:rsidRPr="000C7330" w:rsidDel="008076F4">
            <w:rPr>
              <w:rFonts w:eastAsiaTheme="minorHAnsi" w:cs="굴림" w:hint="eastAsia"/>
              <w:b/>
              <w:bCs/>
              <w:color w:val="000000" w:themeColor="text1"/>
              <w:kern w:val="0"/>
              <w:sz w:val="16"/>
              <w:szCs w:val="20"/>
              <w:rPrChange w:id="7989" w:author="FURSYS" w:date="2025-12-04T15:42:00Z">
                <w:rPr>
                  <w:rFonts w:ascii="굴림" w:eastAsia="굴림" w:hAnsi="굴림" w:cs="굴림" w:hint="eastAsia"/>
                  <w:b/>
                  <w:bCs/>
                  <w:color w:val="002266"/>
                  <w:kern w:val="0"/>
                  <w:szCs w:val="20"/>
                </w:rPr>
              </w:rPrChange>
            </w:rPr>
            <w:delText>제</w:delText>
          </w:r>
          <w:r w:rsidRPr="000C7330" w:rsidDel="008076F4">
            <w:rPr>
              <w:rFonts w:eastAsiaTheme="minorHAnsi" w:cs="굴림"/>
              <w:b/>
              <w:bCs/>
              <w:color w:val="000000" w:themeColor="text1"/>
              <w:kern w:val="0"/>
              <w:sz w:val="16"/>
              <w:szCs w:val="20"/>
              <w:rPrChange w:id="7990" w:author="FURSYS" w:date="2025-12-04T15:42:00Z">
                <w:rPr>
                  <w:rFonts w:ascii="굴림" w:eastAsia="굴림" w:hAnsi="굴림" w:cs="굴림"/>
                  <w:b/>
                  <w:bCs/>
                  <w:color w:val="002266"/>
                  <w:kern w:val="0"/>
                  <w:szCs w:val="20"/>
                </w:rPr>
              </w:rPrChange>
            </w:rPr>
            <w:delText>9조 (교육)</w:delText>
          </w:r>
          <w:r w:rsidRPr="000C7330" w:rsidDel="008076F4">
            <w:rPr>
              <w:rFonts w:eastAsiaTheme="minorHAnsi" w:cs="굴림"/>
              <w:color w:val="000000" w:themeColor="text1"/>
              <w:kern w:val="0"/>
              <w:sz w:val="16"/>
              <w:szCs w:val="20"/>
              <w:rPrChange w:id="7991"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992" w:author="FURSYS" w:date="2025-12-04T15:42:00Z">
                <w:rPr>
                  <w:rFonts w:ascii="굴림" w:eastAsia="굴림" w:hAnsi="굴림" w:cs="굴림" w:hint="eastAsia"/>
                  <w:color w:val="002266"/>
                  <w:kern w:val="0"/>
                  <w:szCs w:val="20"/>
                </w:rPr>
              </w:rPrChange>
            </w:rPr>
            <w:delText>①‘수탁자’는</w:delText>
          </w:r>
          <w:r w:rsidRPr="000C7330" w:rsidDel="008076F4">
            <w:rPr>
              <w:rFonts w:eastAsiaTheme="minorHAnsi" w:cs="굴림"/>
              <w:color w:val="000000" w:themeColor="text1"/>
              <w:kern w:val="0"/>
              <w:sz w:val="16"/>
              <w:szCs w:val="20"/>
              <w:rPrChange w:id="7993" w:author="FURSYS" w:date="2025-12-04T15:42:00Z">
                <w:rPr>
                  <w:rFonts w:ascii="굴림" w:eastAsia="굴림" w:hAnsi="굴림" w:cs="굴림"/>
                  <w:color w:val="002266"/>
                  <w:kern w:val="0"/>
                  <w:szCs w:val="20"/>
                </w:rPr>
              </w:rPrChange>
            </w:rPr>
            <w:delText xml:space="preserve"> 개인정보의 수집 또는 관리업무를 담당하는 직원에게 개인정보를 보호하기 위하여 필요한 교육을 실시하여야 한다. 이 경우 개인정보관리책임자는 교육내용, 절차 및 방법 등 교육의 실시에 관하여 필요한 지침을 수립한 후 관련 자료를 ‘</w:delText>
          </w:r>
          <w:r w:rsidRPr="000C7330" w:rsidDel="008076F4">
            <w:rPr>
              <w:rFonts w:eastAsiaTheme="minorHAnsi" w:cs="굴림" w:hint="eastAsia"/>
              <w:color w:val="000000" w:themeColor="text1"/>
              <w:kern w:val="0"/>
              <w:sz w:val="16"/>
              <w:szCs w:val="20"/>
              <w:rPrChange w:id="7994" w:author="FURSYS" w:date="2025-12-04T15:42:00Z">
                <w:rPr>
                  <w:rFonts w:ascii="굴림" w:eastAsia="굴림" w:hAnsi="굴림" w:cs="굴림" w:hint="eastAsia"/>
                  <w:color w:val="002266"/>
                  <w:kern w:val="0"/>
                  <w:szCs w:val="20"/>
                </w:rPr>
              </w:rPrChange>
            </w:rPr>
            <w:delText>위탁자’에게</w:delText>
          </w:r>
          <w:r w:rsidRPr="000C7330" w:rsidDel="008076F4">
            <w:rPr>
              <w:rFonts w:eastAsiaTheme="minorHAnsi" w:cs="굴림"/>
              <w:color w:val="000000" w:themeColor="text1"/>
              <w:kern w:val="0"/>
              <w:sz w:val="16"/>
              <w:szCs w:val="20"/>
              <w:rPrChange w:id="7995" w:author="FURSYS" w:date="2025-12-04T15:42:00Z">
                <w:rPr>
                  <w:rFonts w:ascii="굴림" w:eastAsia="굴림" w:hAnsi="굴림" w:cs="굴림"/>
                  <w:color w:val="002266"/>
                  <w:kern w:val="0"/>
                  <w:szCs w:val="20"/>
                </w:rPr>
              </w:rPrChange>
            </w:rPr>
            <w:delText xml:space="preserve"> 제출한다.</w:delText>
          </w:r>
          <w:r w:rsidRPr="000C7330" w:rsidDel="008076F4">
            <w:rPr>
              <w:rFonts w:eastAsiaTheme="minorHAnsi" w:cs="굴림"/>
              <w:color w:val="000000" w:themeColor="text1"/>
              <w:kern w:val="0"/>
              <w:sz w:val="16"/>
              <w:szCs w:val="20"/>
              <w:rPrChange w:id="7996"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7997" w:author="FURSYS" w:date="2025-12-04T15:42:00Z">
                <w:rPr>
                  <w:rFonts w:ascii="굴림" w:eastAsia="굴림" w:hAnsi="굴림" w:cs="굴림" w:hint="eastAsia"/>
                  <w:color w:val="002266"/>
                  <w:kern w:val="0"/>
                  <w:szCs w:val="20"/>
                </w:rPr>
              </w:rPrChange>
            </w:rPr>
            <w:delText>②‘수탁자’는</w:delText>
          </w:r>
          <w:r w:rsidRPr="000C7330" w:rsidDel="008076F4">
            <w:rPr>
              <w:rFonts w:eastAsiaTheme="minorHAnsi" w:cs="굴림"/>
              <w:color w:val="000000" w:themeColor="text1"/>
              <w:kern w:val="0"/>
              <w:sz w:val="16"/>
              <w:szCs w:val="20"/>
              <w:rPrChange w:id="799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7999" w:author="FURSYS" w:date="2025-12-04T15:42:00Z">
                <w:rPr>
                  <w:rFonts w:ascii="굴림" w:eastAsia="굴림" w:hAnsi="굴림" w:cs="굴림" w:hint="eastAsia"/>
                  <w:color w:val="002266"/>
                  <w:kern w:val="0"/>
                  <w:szCs w:val="20"/>
                </w:rPr>
              </w:rPrChange>
            </w:rPr>
            <w:delText>제</w:delText>
          </w:r>
          <w:r w:rsidRPr="000C7330" w:rsidDel="008076F4">
            <w:rPr>
              <w:rFonts w:eastAsiaTheme="minorHAnsi" w:cs="굴림"/>
              <w:color w:val="000000" w:themeColor="text1"/>
              <w:kern w:val="0"/>
              <w:sz w:val="16"/>
              <w:szCs w:val="20"/>
              <w:rPrChange w:id="8000" w:author="FURSYS" w:date="2025-12-04T15:42:00Z">
                <w:rPr>
                  <w:rFonts w:ascii="굴림" w:eastAsia="굴림" w:hAnsi="굴림" w:cs="굴림"/>
                  <w:color w:val="002266"/>
                  <w:kern w:val="0"/>
                  <w:szCs w:val="20"/>
                </w:rPr>
              </w:rPrChange>
            </w:rPr>
            <w:delText xml:space="preserve"> 1</w:delText>
          </w:r>
          <w:r w:rsidRPr="000C7330" w:rsidDel="008076F4">
            <w:rPr>
              <w:rFonts w:eastAsiaTheme="minorHAnsi" w:cs="굴림" w:hint="eastAsia"/>
              <w:color w:val="000000" w:themeColor="text1"/>
              <w:kern w:val="0"/>
              <w:sz w:val="16"/>
              <w:szCs w:val="20"/>
              <w:rPrChange w:id="8001" w:author="FURSYS" w:date="2025-12-04T15:42:00Z">
                <w:rPr>
                  <w:rFonts w:ascii="굴림" w:eastAsia="굴림" w:hAnsi="굴림" w:cs="굴림" w:hint="eastAsia"/>
                  <w:color w:val="002266"/>
                  <w:kern w:val="0"/>
                  <w:szCs w:val="20"/>
                </w:rPr>
              </w:rPrChange>
            </w:rPr>
            <w:delText>항의</w:delText>
          </w:r>
          <w:r w:rsidRPr="000C7330" w:rsidDel="008076F4">
            <w:rPr>
              <w:rFonts w:eastAsiaTheme="minorHAnsi" w:cs="굴림"/>
              <w:color w:val="000000" w:themeColor="text1"/>
              <w:kern w:val="0"/>
              <w:sz w:val="16"/>
              <w:szCs w:val="20"/>
              <w:rPrChange w:id="800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03" w:author="FURSYS" w:date="2025-12-04T15:42:00Z">
                <w:rPr>
                  <w:rFonts w:ascii="굴림" w:eastAsia="굴림" w:hAnsi="굴림" w:cs="굴림" w:hint="eastAsia"/>
                  <w:color w:val="002266"/>
                  <w:kern w:val="0"/>
                  <w:szCs w:val="20"/>
                </w:rPr>
              </w:rPrChange>
            </w:rPr>
            <w:delText>규정에</w:delText>
          </w:r>
          <w:r w:rsidRPr="000C7330" w:rsidDel="008076F4">
            <w:rPr>
              <w:rFonts w:eastAsiaTheme="minorHAnsi" w:cs="굴림"/>
              <w:color w:val="000000" w:themeColor="text1"/>
              <w:kern w:val="0"/>
              <w:sz w:val="16"/>
              <w:szCs w:val="20"/>
              <w:rPrChange w:id="800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05" w:author="FURSYS" w:date="2025-12-04T15:42:00Z">
                <w:rPr>
                  <w:rFonts w:ascii="굴림" w:eastAsia="굴림" w:hAnsi="굴림" w:cs="굴림" w:hint="eastAsia"/>
                  <w:color w:val="002266"/>
                  <w:kern w:val="0"/>
                  <w:szCs w:val="20"/>
                </w:rPr>
              </w:rPrChange>
            </w:rPr>
            <w:delText>의한</w:delText>
          </w:r>
          <w:r w:rsidRPr="000C7330" w:rsidDel="008076F4">
            <w:rPr>
              <w:rFonts w:eastAsiaTheme="minorHAnsi" w:cs="굴림"/>
              <w:color w:val="000000" w:themeColor="text1"/>
              <w:kern w:val="0"/>
              <w:sz w:val="16"/>
              <w:szCs w:val="20"/>
              <w:rPrChange w:id="800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07" w:author="FURSYS" w:date="2025-12-04T15:42:00Z">
                <w:rPr>
                  <w:rFonts w:ascii="굴림" w:eastAsia="굴림" w:hAnsi="굴림" w:cs="굴림" w:hint="eastAsia"/>
                  <w:color w:val="002266"/>
                  <w:kern w:val="0"/>
                  <w:szCs w:val="20"/>
                </w:rPr>
              </w:rPrChange>
            </w:rPr>
            <w:delText>교육</w:delText>
          </w:r>
          <w:r w:rsidRPr="000C7330" w:rsidDel="008076F4">
            <w:rPr>
              <w:rFonts w:eastAsiaTheme="minorHAnsi" w:cs="굴림"/>
              <w:color w:val="000000" w:themeColor="text1"/>
              <w:kern w:val="0"/>
              <w:sz w:val="16"/>
              <w:szCs w:val="20"/>
              <w:rPrChange w:id="800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09" w:author="FURSYS" w:date="2025-12-04T15:42:00Z">
                <w:rPr>
                  <w:rFonts w:ascii="굴림" w:eastAsia="굴림" w:hAnsi="굴림" w:cs="굴림" w:hint="eastAsia"/>
                  <w:color w:val="002266"/>
                  <w:kern w:val="0"/>
                  <w:szCs w:val="20"/>
                </w:rPr>
              </w:rPrChange>
            </w:rPr>
            <w:delText>의무</w:delText>
          </w:r>
          <w:r w:rsidRPr="000C7330" w:rsidDel="008076F4">
            <w:rPr>
              <w:rFonts w:eastAsiaTheme="minorHAnsi" w:cs="굴림"/>
              <w:color w:val="000000" w:themeColor="text1"/>
              <w:kern w:val="0"/>
              <w:sz w:val="16"/>
              <w:szCs w:val="20"/>
              <w:rPrChange w:id="801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11" w:author="FURSYS" w:date="2025-12-04T15:42:00Z">
                <w:rPr>
                  <w:rFonts w:ascii="굴림" w:eastAsia="굴림" w:hAnsi="굴림" w:cs="굴림" w:hint="eastAsia"/>
                  <w:color w:val="002266"/>
                  <w:kern w:val="0"/>
                  <w:szCs w:val="20"/>
                </w:rPr>
              </w:rPrChange>
            </w:rPr>
            <w:delText>이행을</w:delText>
          </w:r>
          <w:r w:rsidRPr="000C7330" w:rsidDel="008076F4">
            <w:rPr>
              <w:rFonts w:eastAsiaTheme="minorHAnsi" w:cs="굴림"/>
              <w:color w:val="000000" w:themeColor="text1"/>
              <w:kern w:val="0"/>
              <w:sz w:val="16"/>
              <w:szCs w:val="20"/>
              <w:rPrChange w:id="801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13" w:author="FURSYS" w:date="2025-12-04T15:42:00Z">
                <w:rPr>
                  <w:rFonts w:ascii="굴림" w:eastAsia="굴림" w:hAnsi="굴림" w:cs="굴림" w:hint="eastAsia"/>
                  <w:color w:val="002266"/>
                  <w:kern w:val="0"/>
                  <w:szCs w:val="20"/>
                </w:rPr>
              </w:rPrChange>
            </w:rPr>
            <w:delText>위해</w:delText>
          </w:r>
          <w:r w:rsidRPr="000C7330" w:rsidDel="008076F4">
            <w:rPr>
              <w:rFonts w:eastAsiaTheme="minorHAnsi" w:cs="굴림"/>
              <w:color w:val="000000" w:themeColor="text1"/>
              <w:kern w:val="0"/>
              <w:sz w:val="16"/>
              <w:szCs w:val="20"/>
              <w:rPrChange w:id="801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15" w:author="FURSYS" w:date="2025-12-04T15:42:00Z">
                <w:rPr>
                  <w:rFonts w:ascii="굴림" w:eastAsia="굴림" w:hAnsi="굴림" w:cs="굴림" w:hint="eastAsia"/>
                  <w:color w:val="002266"/>
                  <w:kern w:val="0"/>
                  <w:szCs w:val="20"/>
                </w:rPr>
              </w:rPrChange>
            </w:rPr>
            <w:delText>‘위탁자’가</w:delText>
          </w:r>
          <w:r w:rsidRPr="000C7330" w:rsidDel="008076F4">
            <w:rPr>
              <w:rFonts w:eastAsiaTheme="minorHAnsi" w:cs="굴림"/>
              <w:color w:val="000000" w:themeColor="text1"/>
              <w:kern w:val="0"/>
              <w:sz w:val="16"/>
              <w:szCs w:val="20"/>
              <w:rPrChange w:id="8016" w:author="FURSYS" w:date="2025-12-04T15:42:00Z">
                <w:rPr>
                  <w:rFonts w:ascii="굴림" w:eastAsia="굴림" w:hAnsi="굴림" w:cs="굴림"/>
                  <w:color w:val="002266"/>
                  <w:kern w:val="0"/>
                  <w:szCs w:val="20"/>
                </w:rPr>
              </w:rPrChange>
            </w:rPr>
            <w:delText xml:space="preserve"> 제공하는 개인정보 보호 교육을 수강하여야 한다. 다만 ‘</w:delText>
          </w:r>
          <w:r w:rsidRPr="000C7330" w:rsidDel="008076F4">
            <w:rPr>
              <w:rFonts w:eastAsiaTheme="minorHAnsi" w:cs="굴림" w:hint="eastAsia"/>
              <w:color w:val="000000" w:themeColor="text1"/>
              <w:kern w:val="0"/>
              <w:sz w:val="16"/>
              <w:szCs w:val="20"/>
              <w:rPrChange w:id="8017"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801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19" w:author="FURSYS" w:date="2025-12-04T15:42:00Z">
                <w:rPr>
                  <w:rFonts w:ascii="굴림" w:eastAsia="굴림" w:hAnsi="굴림" w:cs="굴림" w:hint="eastAsia"/>
                  <w:color w:val="002266"/>
                  <w:kern w:val="0"/>
                  <w:szCs w:val="20"/>
                </w:rPr>
              </w:rPrChange>
            </w:rPr>
            <w:delText>위탁자’의</w:delText>
          </w:r>
          <w:r w:rsidRPr="000C7330" w:rsidDel="008076F4">
            <w:rPr>
              <w:rFonts w:eastAsiaTheme="minorHAnsi" w:cs="굴림"/>
              <w:color w:val="000000" w:themeColor="text1"/>
              <w:kern w:val="0"/>
              <w:sz w:val="16"/>
              <w:szCs w:val="20"/>
              <w:rPrChange w:id="8020" w:author="FURSYS" w:date="2025-12-04T15:42:00Z">
                <w:rPr>
                  <w:rFonts w:ascii="굴림" w:eastAsia="굴림" w:hAnsi="굴림" w:cs="굴림"/>
                  <w:color w:val="002266"/>
                  <w:kern w:val="0"/>
                  <w:szCs w:val="20"/>
                </w:rPr>
              </w:rPrChange>
            </w:rPr>
            <w:delText xml:space="preserve"> 서면 동의 하에 해당 교육을 자체적으로 실시하거나 해당 분야의 전문기관에 위탁하여 실시할 수 있다.</w:delText>
          </w:r>
          <w:r w:rsidRPr="000C7330" w:rsidDel="008076F4">
            <w:rPr>
              <w:rFonts w:eastAsiaTheme="minorHAnsi" w:cs="굴림"/>
              <w:color w:val="000000" w:themeColor="text1"/>
              <w:kern w:val="0"/>
              <w:sz w:val="16"/>
              <w:szCs w:val="20"/>
              <w:rPrChange w:id="8021"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8022" w:author="FURSYS" w:date="2025-12-04T15:42:00Z">
                <w:rPr>
                  <w:rFonts w:ascii="굴림" w:eastAsia="굴림" w:hAnsi="굴림" w:cs="굴림" w:hint="eastAsia"/>
                  <w:color w:val="002266"/>
                  <w:kern w:val="0"/>
                  <w:szCs w:val="20"/>
                </w:rPr>
              </w:rPrChange>
            </w:rPr>
            <w:delText> </w:delText>
          </w:r>
          <w:r w:rsidRPr="000C7330" w:rsidDel="008076F4">
            <w:rPr>
              <w:rFonts w:eastAsiaTheme="minorHAnsi" w:cs="굴림"/>
              <w:color w:val="000000" w:themeColor="text1"/>
              <w:kern w:val="0"/>
              <w:sz w:val="16"/>
              <w:szCs w:val="20"/>
              <w:rPrChange w:id="8023" w:author="FURSYS" w:date="2025-12-04T15:42:00Z">
                <w:rPr>
                  <w:rFonts w:ascii="바탕" w:eastAsia="바탕" w:hAnsi="바탕" w:cs="굴림"/>
                  <w:color w:val="000000"/>
                  <w:kern w:val="0"/>
                  <w:szCs w:val="20"/>
                </w:rPr>
              </w:rPrChange>
            </w:rPr>
            <w:br/>
          </w:r>
          <w:r w:rsidRPr="000C7330" w:rsidDel="008076F4">
            <w:rPr>
              <w:rFonts w:eastAsiaTheme="minorHAnsi" w:cs="굴림" w:hint="eastAsia"/>
              <w:b/>
              <w:bCs/>
              <w:color w:val="000000" w:themeColor="text1"/>
              <w:kern w:val="0"/>
              <w:sz w:val="16"/>
              <w:szCs w:val="20"/>
              <w:rPrChange w:id="8024" w:author="FURSYS" w:date="2025-12-04T15:42:00Z">
                <w:rPr>
                  <w:rFonts w:ascii="굴림" w:eastAsia="굴림" w:hAnsi="굴림" w:cs="굴림" w:hint="eastAsia"/>
                  <w:b/>
                  <w:bCs/>
                  <w:color w:val="002266"/>
                  <w:kern w:val="0"/>
                  <w:szCs w:val="20"/>
                </w:rPr>
              </w:rPrChange>
            </w:rPr>
            <w:delText>제</w:delText>
          </w:r>
          <w:r w:rsidRPr="000C7330" w:rsidDel="008076F4">
            <w:rPr>
              <w:rFonts w:eastAsiaTheme="minorHAnsi" w:cs="굴림"/>
              <w:b/>
              <w:bCs/>
              <w:color w:val="000000" w:themeColor="text1"/>
              <w:kern w:val="0"/>
              <w:sz w:val="16"/>
              <w:szCs w:val="20"/>
              <w:rPrChange w:id="8025" w:author="FURSYS" w:date="2025-12-04T15:42:00Z">
                <w:rPr>
                  <w:rFonts w:ascii="굴림" w:eastAsia="굴림" w:hAnsi="굴림" w:cs="굴림"/>
                  <w:b/>
                  <w:bCs/>
                  <w:color w:val="002266"/>
                  <w:kern w:val="0"/>
                  <w:szCs w:val="20"/>
                </w:rPr>
              </w:rPrChange>
            </w:rPr>
            <w:delText>10조 (고충처리)</w:delText>
          </w:r>
          <w:r w:rsidRPr="000C7330" w:rsidDel="008076F4">
            <w:rPr>
              <w:rFonts w:eastAsiaTheme="minorHAnsi" w:cs="굴림"/>
              <w:color w:val="000000" w:themeColor="text1"/>
              <w:kern w:val="0"/>
              <w:sz w:val="16"/>
              <w:szCs w:val="20"/>
              <w:rPrChange w:id="8026"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8027" w:author="FURSYS" w:date="2025-12-04T15:42:00Z">
                <w:rPr>
                  <w:rFonts w:ascii="굴림" w:eastAsia="굴림" w:hAnsi="굴림" w:cs="굴림" w:hint="eastAsia"/>
                  <w:color w:val="002266"/>
                  <w:kern w:val="0"/>
                  <w:szCs w:val="20"/>
                </w:rPr>
              </w:rPrChange>
            </w:rPr>
            <w:delText>‘수탁자’는</w:delText>
          </w:r>
          <w:r w:rsidRPr="000C7330" w:rsidDel="008076F4">
            <w:rPr>
              <w:rFonts w:eastAsiaTheme="minorHAnsi" w:cs="굴림"/>
              <w:color w:val="000000" w:themeColor="text1"/>
              <w:kern w:val="0"/>
              <w:sz w:val="16"/>
              <w:szCs w:val="20"/>
              <w:rPrChange w:id="8028" w:author="FURSYS" w:date="2025-12-04T15:42:00Z">
                <w:rPr>
                  <w:rFonts w:ascii="굴림" w:eastAsia="굴림" w:hAnsi="굴림" w:cs="굴림"/>
                  <w:color w:val="002266"/>
                  <w:kern w:val="0"/>
                  <w:szCs w:val="20"/>
                </w:rPr>
              </w:rPrChange>
            </w:rPr>
            <w:delText xml:space="preserve"> 전화, 서면, 전자우편 또는 인터넷 홈페이지 등을 통하여 개인정보와 관련한 이용자의 의견을 수렴하고 불만사항을 접수하여 이를 처리하여야 한다.</w:delText>
          </w:r>
          <w:r w:rsidRPr="000C7330" w:rsidDel="008076F4">
            <w:rPr>
              <w:rFonts w:eastAsiaTheme="minorHAnsi" w:cs="굴림"/>
              <w:color w:val="000000" w:themeColor="text1"/>
              <w:kern w:val="0"/>
              <w:sz w:val="16"/>
              <w:szCs w:val="20"/>
              <w:rPrChange w:id="8029"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8030" w:author="FURSYS" w:date="2025-12-04T15:42:00Z">
                <w:rPr>
                  <w:rFonts w:ascii="굴림" w:eastAsia="굴림" w:hAnsi="굴림" w:cs="굴림" w:hint="eastAsia"/>
                  <w:color w:val="002266"/>
                  <w:kern w:val="0"/>
                  <w:szCs w:val="20"/>
                </w:rPr>
              </w:rPrChange>
            </w:rPr>
            <w:delText> </w:delText>
          </w:r>
          <w:r w:rsidRPr="000C7330" w:rsidDel="008076F4">
            <w:rPr>
              <w:rFonts w:eastAsiaTheme="minorHAnsi" w:cs="굴림"/>
              <w:color w:val="000000" w:themeColor="text1"/>
              <w:kern w:val="0"/>
              <w:sz w:val="16"/>
              <w:szCs w:val="20"/>
              <w:rPrChange w:id="8031" w:author="FURSYS" w:date="2025-12-04T15:42:00Z">
                <w:rPr>
                  <w:rFonts w:ascii="바탕" w:eastAsia="바탕" w:hAnsi="바탕" w:cs="굴림"/>
                  <w:color w:val="000000"/>
                  <w:kern w:val="0"/>
                  <w:szCs w:val="20"/>
                </w:rPr>
              </w:rPrChange>
            </w:rPr>
            <w:br/>
          </w:r>
          <w:r w:rsidRPr="000C7330" w:rsidDel="008076F4">
            <w:rPr>
              <w:rFonts w:eastAsiaTheme="minorHAnsi" w:cs="굴림" w:hint="eastAsia"/>
              <w:b/>
              <w:bCs/>
              <w:color w:val="000000" w:themeColor="text1"/>
              <w:kern w:val="0"/>
              <w:sz w:val="16"/>
              <w:szCs w:val="20"/>
              <w:rPrChange w:id="8032" w:author="FURSYS" w:date="2025-12-04T15:42:00Z">
                <w:rPr>
                  <w:rFonts w:ascii="굴림" w:eastAsia="굴림" w:hAnsi="굴림" w:cs="굴림" w:hint="eastAsia"/>
                  <w:b/>
                  <w:bCs/>
                  <w:color w:val="002266"/>
                  <w:kern w:val="0"/>
                  <w:szCs w:val="20"/>
                </w:rPr>
              </w:rPrChange>
            </w:rPr>
            <w:delText>제</w:delText>
          </w:r>
          <w:r w:rsidRPr="000C7330" w:rsidDel="008076F4">
            <w:rPr>
              <w:rFonts w:eastAsiaTheme="minorHAnsi" w:cs="굴림"/>
              <w:b/>
              <w:bCs/>
              <w:color w:val="000000" w:themeColor="text1"/>
              <w:kern w:val="0"/>
              <w:sz w:val="16"/>
              <w:szCs w:val="20"/>
              <w:rPrChange w:id="8033" w:author="FURSYS" w:date="2025-12-04T15:42:00Z">
                <w:rPr>
                  <w:rFonts w:ascii="굴림" w:eastAsia="굴림" w:hAnsi="굴림" w:cs="굴림"/>
                  <w:b/>
                  <w:bCs/>
                  <w:color w:val="002266"/>
                  <w:kern w:val="0"/>
                  <w:szCs w:val="20"/>
                </w:rPr>
              </w:rPrChange>
            </w:rPr>
            <w:delText>11조 (손해배상의무)</w:delText>
          </w:r>
          <w:r w:rsidRPr="000C7330" w:rsidDel="008076F4">
            <w:rPr>
              <w:rFonts w:eastAsiaTheme="minorHAnsi" w:cs="굴림"/>
              <w:color w:val="000000" w:themeColor="text1"/>
              <w:kern w:val="0"/>
              <w:sz w:val="16"/>
              <w:szCs w:val="20"/>
              <w:rPrChange w:id="8034"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8035" w:author="FURSYS" w:date="2025-12-04T15:42:00Z">
                <w:rPr>
                  <w:rFonts w:ascii="굴림" w:eastAsia="굴림" w:hAnsi="굴림" w:cs="굴림" w:hint="eastAsia"/>
                  <w:color w:val="002266"/>
                  <w:kern w:val="0"/>
                  <w:szCs w:val="20"/>
                </w:rPr>
              </w:rPrChange>
            </w:rPr>
            <w:delText>①</w:delText>
          </w:r>
          <w:r w:rsidRPr="000C7330" w:rsidDel="008076F4">
            <w:rPr>
              <w:rFonts w:eastAsiaTheme="minorHAnsi" w:cs="굴림"/>
              <w:color w:val="000000" w:themeColor="text1"/>
              <w:kern w:val="0"/>
              <w:sz w:val="16"/>
              <w:szCs w:val="20"/>
              <w:rPrChange w:id="803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37" w:author="FURSYS" w:date="2025-12-04T15:42:00Z">
                <w:rPr>
                  <w:rFonts w:ascii="굴림" w:eastAsia="굴림" w:hAnsi="굴림" w:cs="굴림" w:hint="eastAsia"/>
                  <w:color w:val="002266"/>
                  <w:kern w:val="0"/>
                  <w:szCs w:val="20"/>
                </w:rPr>
              </w:rPrChange>
            </w:rPr>
            <w:delText>‘수탁자’</w:delText>
          </w:r>
          <w:r w:rsidRPr="000C7330" w:rsidDel="008076F4">
            <w:rPr>
              <w:rFonts w:eastAsiaTheme="minorHAnsi" w:cs="굴림"/>
              <w:color w:val="000000" w:themeColor="text1"/>
              <w:kern w:val="0"/>
              <w:sz w:val="16"/>
              <w:szCs w:val="20"/>
              <w:rPrChange w:id="803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39" w:author="FURSYS" w:date="2025-12-04T15:42:00Z">
                <w:rPr>
                  <w:rFonts w:ascii="굴림" w:eastAsia="굴림" w:hAnsi="굴림" w:cs="굴림" w:hint="eastAsia"/>
                  <w:color w:val="002266"/>
                  <w:kern w:val="0"/>
                  <w:szCs w:val="20"/>
                </w:rPr>
              </w:rPrChange>
            </w:rPr>
            <w:delText>또는</w:delText>
          </w:r>
          <w:r w:rsidRPr="000C7330" w:rsidDel="008076F4">
            <w:rPr>
              <w:rFonts w:eastAsiaTheme="minorHAnsi" w:cs="굴림"/>
              <w:color w:val="000000" w:themeColor="text1"/>
              <w:kern w:val="0"/>
              <w:sz w:val="16"/>
              <w:szCs w:val="20"/>
              <w:rPrChange w:id="804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41" w:author="FURSYS" w:date="2025-12-04T15:42:00Z">
                <w:rPr>
                  <w:rFonts w:ascii="굴림" w:eastAsia="굴림" w:hAnsi="굴림" w:cs="굴림" w:hint="eastAsia"/>
                  <w:color w:val="002266"/>
                  <w:kern w:val="0"/>
                  <w:szCs w:val="20"/>
                </w:rPr>
              </w:rPrChange>
            </w:rPr>
            <w:delText>‘수탁자’의</w:delText>
          </w:r>
          <w:r w:rsidRPr="000C7330" w:rsidDel="008076F4">
            <w:rPr>
              <w:rFonts w:eastAsiaTheme="minorHAnsi" w:cs="굴림"/>
              <w:color w:val="000000" w:themeColor="text1"/>
              <w:kern w:val="0"/>
              <w:sz w:val="16"/>
              <w:szCs w:val="20"/>
              <w:rPrChange w:id="8042" w:author="FURSYS" w:date="2025-12-04T15:42:00Z">
                <w:rPr>
                  <w:rFonts w:ascii="굴림" w:eastAsia="굴림" w:hAnsi="굴림" w:cs="굴림"/>
                  <w:color w:val="002266"/>
                  <w:kern w:val="0"/>
                  <w:szCs w:val="20"/>
                </w:rPr>
              </w:rPrChange>
            </w:rPr>
            <w:delText xml:space="preserve"> 임직원 기타 ‘</w:delText>
          </w:r>
          <w:r w:rsidRPr="000C7330" w:rsidDel="008076F4">
            <w:rPr>
              <w:rFonts w:eastAsiaTheme="minorHAnsi" w:cs="굴림" w:hint="eastAsia"/>
              <w:color w:val="000000" w:themeColor="text1"/>
              <w:kern w:val="0"/>
              <w:sz w:val="16"/>
              <w:szCs w:val="20"/>
              <w:rPrChange w:id="8043" w:author="FURSYS" w:date="2025-12-04T15:42:00Z">
                <w:rPr>
                  <w:rFonts w:ascii="굴림" w:eastAsia="굴림" w:hAnsi="굴림" w:cs="굴림" w:hint="eastAsia"/>
                  <w:color w:val="002266"/>
                  <w:kern w:val="0"/>
                  <w:szCs w:val="20"/>
                </w:rPr>
              </w:rPrChange>
            </w:rPr>
            <w:delText>수탁자’의</w:delText>
          </w:r>
          <w:r w:rsidRPr="000C7330" w:rsidDel="008076F4">
            <w:rPr>
              <w:rFonts w:eastAsiaTheme="minorHAnsi" w:cs="굴림"/>
              <w:color w:val="000000" w:themeColor="text1"/>
              <w:kern w:val="0"/>
              <w:sz w:val="16"/>
              <w:szCs w:val="20"/>
              <w:rPrChange w:id="8044" w:author="FURSYS" w:date="2025-12-04T15:42:00Z">
                <w:rPr>
                  <w:rFonts w:ascii="굴림" w:eastAsia="굴림" w:hAnsi="굴림" w:cs="굴림"/>
                  <w:color w:val="002266"/>
                  <w:kern w:val="0"/>
                  <w:szCs w:val="20"/>
                </w:rPr>
              </w:rPrChange>
            </w:rPr>
            <w:delText xml:space="preserve"> 수탁자는 본 특약서 상에 명기한 개인정보보호의무와 관련된 업무를 수행함에 있어 위법 또는 부당한 방법을 사용해서는 안되고, 이러한 위법 또는 부당한 방법으로 인하여 ‘</w:delText>
          </w:r>
          <w:r w:rsidRPr="000C7330" w:rsidDel="008076F4">
            <w:rPr>
              <w:rFonts w:eastAsiaTheme="minorHAnsi" w:cs="굴림" w:hint="eastAsia"/>
              <w:color w:val="000000" w:themeColor="text1"/>
              <w:kern w:val="0"/>
              <w:sz w:val="16"/>
              <w:szCs w:val="20"/>
              <w:rPrChange w:id="8045" w:author="FURSYS" w:date="2025-12-04T15:42:00Z">
                <w:rPr>
                  <w:rFonts w:ascii="굴림" w:eastAsia="굴림" w:hAnsi="굴림" w:cs="굴림" w:hint="eastAsia"/>
                  <w:color w:val="002266"/>
                  <w:kern w:val="0"/>
                  <w:szCs w:val="20"/>
                </w:rPr>
              </w:rPrChange>
            </w:rPr>
            <w:delText>위탁자’에게</w:delText>
          </w:r>
          <w:r w:rsidRPr="000C7330" w:rsidDel="008076F4">
            <w:rPr>
              <w:rFonts w:eastAsiaTheme="minorHAnsi" w:cs="굴림"/>
              <w:color w:val="000000" w:themeColor="text1"/>
              <w:kern w:val="0"/>
              <w:sz w:val="16"/>
              <w:szCs w:val="20"/>
              <w:rPrChange w:id="8046" w:author="FURSYS" w:date="2025-12-04T15:42:00Z">
                <w:rPr>
                  <w:rFonts w:ascii="굴림" w:eastAsia="굴림" w:hAnsi="굴림" w:cs="굴림"/>
                  <w:color w:val="002266"/>
                  <w:kern w:val="0"/>
                  <w:szCs w:val="20"/>
                </w:rPr>
              </w:rPrChange>
            </w:rPr>
            <w:delText xml:space="preserve"> 손해가 발생한 경우 이를 배상하여야 한다.</w:delText>
          </w:r>
          <w:r w:rsidRPr="000C7330" w:rsidDel="008076F4">
            <w:rPr>
              <w:rFonts w:eastAsiaTheme="minorHAnsi" w:cs="굴림"/>
              <w:color w:val="000000" w:themeColor="text1"/>
              <w:kern w:val="0"/>
              <w:sz w:val="16"/>
              <w:szCs w:val="20"/>
              <w:rPrChange w:id="8047"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8048" w:author="FURSYS" w:date="2025-12-04T15:42:00Z">
                <w:rPr>
                  <w:rFonts w:ascii="굴림" w:eastAsia="굴림" w:hAnsi="굴림" w:cs="굴림" w:hint="eastAsia"/>
                  <w:color w:val="002266"/>
                  <w:kern w:val="0"/>
                  <w:szCs w:val="20"/>
                </w:rPr>
              </w:rPrChange>
            </w:rPr>
            <w:delText>②</w:delText>
          </w:r>
          <w:r w:rsidRPr="000C7330" w:rsidDel="008076F4">
            <w:rPr>
              <w:rFonts w:eastAsiaTheme="minorHAnsi" w:cs="굴림"/>
              <w:color w:val="000000" w:themeColor="text1"/>
              <w:kern w:val="0"/>
              <w:sz w:val="16"/>
              <w:szCs w:val="20"/>
              <w:rPrChange w:id="804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50" w:author="FURSYS" w:date="2025-12-04T15:42:00Z">
                <w:rPr>
                  <w:rFonts w:ascii="굴림" w:eastAsia="굴림" w:hAnsi="굴림" w:cs="굴림" w:hint="eastAsia"/>
                  <w:color w:val="002266"/>
                  <w:kern w:val="0"/>
                  <w:szCs w:val="20"/>
                </w:rPr>
              </w:rPrChange>
            </w:rPr>
            <w:delText>‘위탁자’가</w:delText>
          </w:r>
          <w:r w:rsidRPr="000C7330" w:rsidDel="008076F4">
            <w:rPr>
              <w:rFonts w:eastAsiaTheme="minorHAnsi" w:cs="굴림"/>
              <w:color w:val="000000" w:themeColor="text1"/>
              <w:kern w:val="0"/>
              <w:sz w:val="16"/>
              <w:szCs w:val="20"/>
              <w:rPrChange w:id="8051" w:author="FURSYS" w:date="2025-12-04T15:42:00Z">
                <w:rPr>
                  <w:rFonts w:ascii="굴림" w:eastAsia="굴림" w:hAnsi="굴림" w:cs="굴림"/>
                  <w:color w:val="002266"/>
                  <w:kern w:val="0"/>
                  <w:szCs w:val="20"/>
                </w:rPr>
              </w:rPrChange>
            </w:rPr>
            <w:delText xml:space="preserve"> ‘수탁자’ 또는 ‘</w:delText>
          </w:r>
          <w:r w:rsidRPr="000C7330" w:rsidDel="008076F4">
            <w:rPr>
              <w:rFonts w:eastAsiaTheme="minorHAnsi" w:cs="굴림" w:hint="eastAsia"/>
              <w:color w:val="000000" w:themeColor="text1"/>
              <w:kern w:val="0"/>
              <w:sz w:val="16"/>
              <w:szCs w:val="20"/>
              <w:rPrChange w:id="8052" w:author="FURSYS" w:date="2025-12-04T15:42:00Z">
                <w:rPr>
                  <w:rFonts w:ascii="굴림" w:eastAsia="굴림" w:hAnsi="굴림" w:cs="굴림" w:hint="eastAsia"/>
                  <w:color w:val="002266"/>
                  <w:kern w:val="0"/>
                  <w:szCs w:val="20"/>
                </w:rPr>
              </w:rPrChange>
            </w:rPr>
            <w:delText>수탁자’의</w:delText>
          </w:r>
          <w:r w:rsidRPr="000C7330" w:rsidDel="008076F4">
            <w:rPr>
              <w:rFonts w:eastAsiaTheme="minorHAnsi" w:cs="굴림"/>
              <w:color w:val="000000" w:themeColor="text1"/>
              <w:kern w:val="0"/>
              <w:sz w:val="16"/>
              <w:szCs w:val="20"/>
              <w:rPrChange w:id="8053" w:author="FURSYS" w:date="2025-12-04T15:42:00Z">
                <w:rPr>
                  <w:rFonts w:ascii="굴림" w:eastAsia="굴림" w:hAnsi="굴림" w:cs="굴림"/>
                  <w:color w:val="002266"/>
                  <w:kern w:val="0"/>
                  <w:szCs w:val="20"/>
                </w:rPr>
              </w:rPrChange>
            </w:rPr>
            <w:delText xml:space="preserve"> 임직원 기타 ‘</w:delText>
          </w:r>
          <w:r w:rsidRPr="000C7330" w:rsidDel="008076F4">
            <w:rPr>
              <w:rFonts w:eastAsiaTheme="minorHAnsi" w:cs="굴림" w:hint="eastAsia"/>
              <w:color w:val="000000" w:themeColor="text1"/>
              <w:kern w:val="0"/>
              <w:sz w:val="16"/>
              <w:szCs w:val="20"/>
              <w:rPrChange w:id="8054" w:author="FURSYS" w:date="2025-12-04T15:42:00Z">
                <w:rPr>
                  <w:rFonts w:ascii="굴림" w:eastAsia="굴림" w:hAnsi="굴림" w:cs="굴림" w:hint="eastAsia"/>
                  <w:color w:val="002266"/>
                  <w:kern w:val="0"/>
                  <w:szCs w:val="20"/>
                </w:rPr>
              </w:rPrChange>
            </w:rPr>
            <w:delText>수탁자’의</w:delText>
          </w:r>
          <w:r w:rsidRPr="000C7330" w:rsidDel="008076F4">
            <w:rPr>
              <w:rFonts w:eastAsiaTheme="minorHAnsi" w:cs="굴림"/>
              <w:color w:val="000000" w:themeColor="text1"/>
              <w:kern w:val="0"/>
              <w:sz w:val="16"/>
              <w:szCs w:val="20"/>
              <w:rPrChange w:id="8055" w:author="FURSYS" w:date="2025-12-04T15:42:00Z">
                <w:rPr>
                  <w:rFonts w:ascii="굴림" w:eastAsia="굴림" w:hAnsi="굴림" w:cs="굴림"/>
                  <w:color w:val="002266"/>
                  <w:kern w:val="0"/>
                  <w:szCs w:val="20"/>
                </w:rPr>
              </w:rPrChange>
            </w:rPr>
            <w:delText xml:space="preserve"> 수탁자의 과실로 인하여 개인정보보호의무와 관련한 손해배상책임을 지는 경우, ‘</w:delText>
          </w:r>
          <w:r w:rsidRPr="000C7330" w:rsidDel="008076F4">
            <w:rPr>
              <w:rFonts w:eastAsiaTheme="minorHAnsi" w:cs="굴림" w:hint="eastAsia"/>
              <w:color w:val="000000" w:themeColor="text1"/>
              <w:kern w:val="0"/>
              <w:sz w:val="16"/>
              <w:szCs w:val="20"/>
              <w:rPrChange w:id="8056" w:author="FURSYS" w:date="2025-12-04T15:42:00Z">
                <w:rPr>
                  <w:rFonts w:ascii="굴림" w:eastAsia="굴림" w:hAnsi="굴림" w:cs="굴림" w:hint="eastAsia"/>
                  <w:color w:val="002266"/>
                  <w:kern w:val="0"/>
                  <w:szCs w:val="20"/>
                </w:rPr>
              </w:rPrChange>
            </w:rPr>
            <w:delText>위탁자’은</w:delText>
          </w:r>
          <w:r w:rsidRPr="000C7330" w:rsidDel="008076F4">
            <w:rPr>
              <w:rFonts w:eastAsiaTheme="minorHAnsi" w:cs="굴림"/>
              <w:color w:val="000000" w:themeColor="text1"/>
              <w:kern w:val="0"/>
              <w:sz w:val="16"/>
              <w:szCs w:val="20"/>
              <w:rPrChange w:id="8057"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58" w:author="FURSYS" w:date="2025-12-04T15:42:00Z">
                <w:rPr>
                  <w:rFonts w:ascii="굴림" w:eastAsia="굴림" w:hAnsi="굴림" w:cs="굴림" w:hint="eastAsia"/>
                  <w:color w:val="002266"/>
                  <w:kern w:val="0"/>
                  <w:szCs w:val="20"/>
                </w:rPr>
              </w:rPrChange>
            </w:rPr>
            <w:delText>수탁자’에게</w:delText>
          </w:r>
          <w:r w:rsidRPr="000C7330" w:rsidDel="008076F4">
            <w:rPr>
              <w:rFonts w:eastAsiaTheme="minorHAnsi" w:cs="굴림"/>
              <w:color w:val="000000" w:themeColor="text1"/>
              <w:kern w:val="0"/>
              <w:sz w:val="16"/>
              <w:szCs w:val="20"/>
              <w:rPrChange w:id="8059" w:author="FURSYS" w:date="2025-12-04T15:42:00Z">
                <w:rPr>
                  <w:rFonts w:ascii="굴림" w:eastAsia="굴림" w:hAnsi="굴림" w:cs="굴림"/>
                  <w:color w:val="002266"/>
                  <w:kern w:val="0"/>
                  <w:szCs w:val="20"/>
                </w:rPr>
              </w:rPrChange>
            </w:rPr>
            <w:delText xml:space="preserve"> 구상할 수 있다.</w:delText>
          </w:r>
          <w:r w:rsidRPr="000C7330" w:rsidDel="008076F4">
            <w:rPr>
              <w:rFonts w:eastAsiaTheme="minorHAnsi" w:cs="굴림"/>
              <w:color w:val="000000" w:themeColor="text1"/>
              <w:kern w:val="0"/>
              <w:sz w:val="16"/>
              <w:szCs w:val="20"/>
              <w:rPrChange w:id="8060"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8061" w:author="FURSYS" w:date="2025-12-04T15:42:00Z">
                <w:rPr>
                  <w:rFonts w:ascii="굴림" w:eastAsia="굴림" w:hAnsi="굴림" w:cs="굴림" w:hint="eastAsia"/>
                  <w:color w:val="002266"/>
                  <w:kern w:val="0"/>
                  <w:szCs w:val="20"/>
                </w:rPr>
              </w:rPrChange>
            </w:rPr>
            <w:delText>③</w:delText>
          </w:r>
          <w:r w:rsidRPr="000C7330" w:rsidDel="008076F4">
            <w:rPr>
              <w:rFonts w:eastAsiaTheme="minorHAnsi" w:cs="굴림"/>
              <w:color w:val="000000" w:themeColor="text1"/>
              <w:kern w:val="0"/>
              <w:sz w:val="16"/>
              <w:szCs w:val="20"/>
              <w:rPrChange w:id="806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63" w:author="FURSYS" w:date="2025-12-04T15:42:00Z">
                <w:rPr>
                  <w:rFonts w:ascii="굴림" w:eastAsia="굴림" w:hAnsi="굴림" w:cs="굴림" w:hint="eastAsia"/>
                  <w:color w:val="002266"/>
                  <w:kern w:val="0"/>
                  <w:szCs w:val="20"/>
                </w:rPr>
              </w:rPrChange>
            </w:rPr>
            <w:delText>본</w:delText>
          </w:r>
          <w:r w:rsidRPr="000C7330" w:rsidDel="008076F4">
            <w:rPr>
              <w:rFonts w:eastAsiaTheme="minorHAnsi" w:cs="굴림"/>
              <w:color w:val="000000" w:themeColor="text1"/>
              <w:kern w:val="0"/>
              <w:sz w:val="16"/>
              <w:szCs w:val="20"/>
              <w:rPrChange w:id="806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65" w:author="FURSYS" w:date="2025-12-04T15:42:00Z">
                <w:rPr>
                  <w:rFonts w:ascii="굴림" w:eastAsia="굴림" w:hAnsi="굴림" w:cs="굴림" w:hint="eastAsia"/>
                  <w:color w:val="002266"/>
                  <w:kern w:val="0"/>
                  <w:szCs w:val="20"/>
                </w:rPr>
              </w:rPrChange>
            </w:rPr>
            <w:delText>특약에</w:delText>
          </w:r>
          <w:r w:rsidRPr="000C7330" w:rsidDel="008076F4">
            <w:rPr>
              <w:rFonts w:eastAsiaTheme="minorHAnsi" w:cs="굴림"/>
              <w:color w:val="000000" w:themeColor="text1"/>
              <w:kern w:val="0"/>
              <w:sz w:val="16"/>
              <w:szCs w:val="20"/>
              <w:rPrChange w:id="806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67" w:author="FURSYS" w:date="2025-12-04T15:42:00Z">
                <w:rPr>
                  <w:rFonts w:ascii="굴림" w:eastAsia="굴림" w:hAnsi="굴림" w:cs="굴림" w:hint="eastAsia"/>
                  <w:color w:val="002266"/>
                  <w:kern w:val="0"/>
                  <w:szCs w:val="20"/>
                </w:rPr>
              </w:rPrChange>
            </w:rPr>
            <w:delText>대하여</w:delText>
          </w:r>
          <w:r w:rsidRPr="000C7330" w:rsidDel="008076F4">
            <w:rPr>
              <w:rFonts w:eastAsiaTheme="minorHAnsi" w:cs="굴림"/>
              <w:color w:val="000000" w:themeColor="text1"/>
              <w:kern w:val="0"/>
              <w:sz w:val="16"/>
              <w:szCs w:val="20"/>
              <w:rPrChange w:id="806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69" w:author="FURSYS" w:date="2025-12-04T15:42:00Z">
                <w:rPr>
                  <w:rFonts w:ascii="굴림" w:eastAsia="굴림" w:hAnsi="굴림" w:cs="굴림" w:hint="eastAsia"/>
                  <w:color w:val="002266"/>
                  <w:kern w:val="0"/>
                  <w:szCs w:val="20"/>
                </w:rPr>
              </w:rPrChange>
            </w:rPr>
            <w:delText>분쟁</w:delText>
          </w:r>
          <w:r w:rsidRPr="000C7330" w:rsidDel="008076F4">
            <w:rPr>
              <w:rFonts w:eastAsiaTheme="minorHAnsi" w:cs="굴림"/>
              <w:color w:val="000000" w:themeColor="text1"/>
              <w:kern w:val="0"/>
              <w:sz w:val="16"/>
              <w:szCs w:val="20"/>
              <w:rPrChange w:id="807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71" w:author="FURSYS" w:date="2025-12-04T15:42:00Z">
                <w:rPr>
                  <w:rFonts w:ascii="굴림" w:eastAsia="굴림" w:hAnsi="굴림" w:cs="굴림" w:hint="eastAsia"/>
                  <w:color w:val="002266"/>
                  <w:kern w:val="0"/>
                  <w:szCs w:val="20"/>
                </w:rPr>
              </w:rPrChange>
            </w:rPr>
            <w:delText>등이</w:delText>
          </w:r>
          <w:r w:rsidRPr="000C7330" w:rsidDel="008076F4">
            <w:rPr>
              <w:rFonts w:eastAsiaTheme="minorHAnsi" w:cs="굴림"/>
              <w:color w:val="000000" w:themeColor="text1"/>
              <w:kern w:val="0"/>
              <w:sz w:val="16"/>
              <w:szCs w:val="20"/>
              <w:rPrChange w:id="807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73" w:author="FURSYS" w:date="2025-12-04T15:42:00Z">
                <w:rPr>
                  <w:rFonts w:ascii="굴림" w:eastAsia="굴림" w:hAnsi="굴림" w:cs="굴림" w:hint="eastAsia"/>
                  <w:color w:val="002266"/>
                  <w:kern w:val="0"/>
                  <w:szCs w:val="20"/>
                </w:rPr>
              </w:rPrChange>
            </w:rPr>
            <w:delText>발생할</w:delText>
          </w:r>
          <w:r w:rsidRPr="000C7330" w:rsidDel="008076F4">
            <w:rPr>
              <w:rFonts w:eastAsiaTheme="minorHAnsi" w:cs="굴림"/>
              <w:color w:val="000000" w:themeColor="text1"/>
              <w:kern w:val="0"/>
              <w:sz w:val="16"/>
              <w:szCs w:val="20"/>
              <w:rPrChange w:id="807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75" w:author="FURSYS" w:date="2025-12-04T15:42:00Z">
                <w:rPr>
                  <w:rFonts w:ascii="굴림" w:eastAsia="굴림" w:hAnsi="굴림" w:cs="굴림" w:hint="eastAsia"/>
                  <w:color w:val="002266"/>
                  <w:kern w:val="0"/>
                  <w:szCs w:val="20"/>
                </w:rPr>
              </w:rPrChange>
            </w:rPr>
            <w:delText>경우</w:delText>
          </w:r>
          <w:r w:rsidRPr="000C7330" w:rsidDel="008076F4">
            <w:rPr>
              <w:rFonts w:eastAsiaTheme="minorHAnsi" w:cs="굴림"/>
              <w:color w:val="000000" w:themeColor="text1"/>
              <w:kern w:val="0"/>
              <w:sz w:val="16"/>
              <w:szCs w:val="20"/>
              <w:rPrChange w:id="8076" w:author="FURSYS" w:date="2025-12-04T15:42:00Z">
                <w:rPr>
                  <w:rFonts w:ascii="굴림" w:eastAsia="굴림" w:hAnsi="굴림" w:cs="굴림"/>
                  <w:color w:val="002266"/>
                  <w:kern w:val="0"/>
                  <w:szCs w:val="20"/>
                </w:rPr>
              </w:rPrChange>
            </w:rPr>
            <w:delText xml:space="preserve"> 1차적으로 </w:delText>
          </w:r>
          <w:r w:rsidRPr="000C7330" w:rsidDel="008076F4">
            <w:rPr>
              <w:rFonts w:eastAsiaTheme="minorHAnsi" w:cs="굴림" w:hint="eastAsia"/>
              <w:color w:val="000000" w:themeColor="text1"/>
              <w:kern w:val="0"/>
              <w:sz w:val="16"/>
              <w:szCs w:val="20"/>
              <w:rPrChange w:id="8077" w:author="FURSYS" w:date="2025-12-04T15:42:00Z">
                <w:rPr>
                  <w:rFonts w:ascii="굴림" w:eastAsia="굴림" w:hAnsi="굴림" w:cs="굴림" w:hint="eastAsia"/>
                  <w:color w:val="002266"/>
                  <w:kern w:val="0"/>
                  <w:szCs w:val="20"/>
                </w:rPr>
              </w:rPrChange>
            </w:rPr>
            <w:delText>상호</w:delText>
          </w:r>
          <w:r w:rsidRPr="000C7330" w:rsidDel="008076F4">
            <w:rPr>
              <w:rFonts w:eastAsiaTheme="minorHAnsi" w:cs="굴림"/>
              <w:color w:val="000000" w:themeColor="text1"/>
              <w:kern w:val="0"/>
              <w:sz w:val="16"/>
              <w:szCs w:val="20"/>
              <w:rPrChange w:id="807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79" w:author="FURSYS" w:date="2025-12-04T15:42:00Z">
                <w:rPr>
                  <w:rFonts w:ascii="굴림" w:eastAsia="굴림" w:hAnsi="굴림" w:cs="굴림" w:hint="eastAsia"/>
                  <w:color w:val="002266"/>
                  <w:kern w:val="0"/>
                  <w:szCs w:val="20"/>
                </w:rPr>
              </w:rPrChange>
            </w:rPr>
            <w:delText>협의하여</w:delText>
          </w:r>
          <w:r w:rsidRPr="000C7330" w:rsidDel="008076F4">
            <w:rPr>
              <w:rFonts w:eastAsiaTheme="minorHAnsi" w:cs="굴림"/>
              <w:color w:val="000000" w:themeColor="text1"/>
              <w:kern w:val="0"/>
              <w:sz w:val="16"/>
              <w:szCs w:val="20"/>
              <w:rPrChange w:id="808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81" w:author="FURSYS" w:date="2025-12-04T15:42:00Z">
                <w:rPr>
                  <w:rFonts w:ascii="굴림" w:eastAsia="굴림" w:hAnsi="굴림" w:cs="굴림" w:hint="eastAsia"/>
                  <w:color w:val="002266"/>
                  <w:kern w:val="0"/>
                  <w:szCs w:val="20"/>
                </w:rPr>
              </w:rPrChange>
            </w:rPr>
            <w:delText>해결하고</w:delText>
          </w:r>
          <w:r w:rsidRPr="000C7330" w:rsidDel="008076F4">
            <w:rPr>
              <w:rFonts w:eastAsiaTheme="minorHAnsi" w:cs="굴림"/>
              <w:color w:val="000000" w:themeColor="text1"/>
              <w:kern w:val="0"/>
              <w:sz w:val="16"/>
              <w:szCs w:val="20"/>
              <w:rPrChange w:id="808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83" w:author="FURSYS" w:date="2025-12-04T15:42:00Z">
                <w:rPr>
                  <w:rFonts w:ascii="굴림" w:eastAsia="굴림" w:hAnsi="굴림" w:cs="굴림" w:hint="eastAsia"/>
                  <w:color w:val="002266"/>
                  <w:kern w:val="0"/>
                  <w:szCs w:val="20"/>
                </w:rPr>
              </w:rPrChange>
            </w:rPr>
            <w:delText>합의가</w:delText>
          </w:r>
          <w:r w:rsidRPr="000C7330" w:rsidDel="008076F4">
            <w:rPr>
              <w:rFonts w:eastAsiaTheme="minorHAnsi" w:cs="굴림"/>
              <w:color w:val="000000" w:themeColor="text1"/>
              <w:kern w:val="0"/>
              <w:sz w:val="16"/>
              <w:szCs w:val="20"/>
              <w:rPrChange w:id="808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85" w:author="FURSYS" w:date="2025-12-04T15:42:00Z">
                <w:rPr>
                  <w:rFonts w:ascii="굴림" w:eastAsia="굴림" w:hAnsi="굴림" w:cs="굴림" w:hint="eastAsia"/>
                  <w:color w:val="002266"/>
                  <w:kern w:val="0"/>
                  <w:szCs w:val="20"/>
                </w:rPr>
              </w:rPrChange>
            </w:rPr>
            <w:delText>이루어</w:delText>
          </w:r>
          <w:r w:rsidRPr="000C7330" w:rsidDel="008076F4">
            <w:rPr>
              <w:rFonts w:eastAsiaTheme="minorHAnsi" w:cs="굴림"/>
              <w:color w:val="000000" w:themeColor="text1"/>
              <w:kern w:val="0"/>
              <w:sz w:val="16"/>
              <w:szCs w:val="20"/>
              <w:rPrChange w:id="808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87" w:author="FURSYS" w:date="2025-12-04T15:42:00Z">
                <w:rPr>
                  <w:rFonts w:ascii="굴림" w:eastAsia="굴림" w:hAnsi="굴림" w:cs="굴림" w:hint="eastAsia"/>
                  <w:color w:val="002266"/>
                  <w:kern w:val="0"/>
                  <w:szCs w:val="20"/>
                </w:rPr>
              </w:rPrChange>
            </w:rPr>
            <w:delText>지지</w:delText>
          </w:r>
          <w:r w:rsidRPr="000C7330" w:rsidDel="008076F4">
            <w:rPr>
              <w:rFonts w:eastAsiaTheme="minorHAnsi" w:cs="굴림"/>
              <w:color w:val="000000" w:themeColor="text1"/>
              <w:kern w:val="0"/>
              <w:sz w:val="16"/>
              <w:szCs w:val="20"/>
              <w:rPrChange w:id="808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89" w:author="FURSYS" w:date="2025-12-04T15:42:00Z">
                <w:rPr>
                  <w:rFonts w:ascii="굴림" w:eastAsia="굴림" w:hAnsi="굴림" w:cs="굴림" w:hint="eastAsia"/>
                  <w:color w:val="002266"/>
                  <w:kern w:val="0"/>
                  <w:szCs w:val="20"/>
                </w:rPr>
              </w:rPrChange>
            </w:rPr>
            <w:delText>아니한</w:delText>
          </w:r>
          <w:r w:rsidRPr="000C7330" w:rsidDel="008076F4">
            <w:rPr>
              <w:rFonts w:eastAsiaTheme="minorHAnsi" w:cs="굴림"/>
              <w:color w:val="000000" w:themeColor="text1"/>
              <w:kern w:val="0"/>
              <w:sz w:val="16"/>
              <w:szCs w:val="20"/>
              <w:rPrChange w:id="809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91" w:author="FURSYS" w:date="2025-12-04T15:42:00Z">
                <w:rPr>
                  <w:rFonts w:ascii="굴림" w:eastAsia="굴림" w:hAnsi="굴림" w:cs="굴림" w:hint="eastAsia"/>
                  <w:color w:val="002266"/>
                  <w:kern w:val="0"/>
                  <w:szCs w:val="20"/>
                </w:rPr>
              </w:rPrChange>
            </w:rPr>
            <w:delText>경우</w:delText>
          </w:r>
          <w:r w:rsidRPr="000C7330" w:rsidDel="008076F4">
            <w:rPr>
              <w:rFonts w:eastAsiaTheme="minorHAnsi" w:cs="굴림"/>
              <w:color w:val="000000" w:themeColor="text1"/>
              <w:kern w:val="0"/>
              <w:sz w:val="16"/>
              <w:szCs w:val="20"/>
              <w:rPrChange w:id="809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93" w:author="FURSYS" w:date="2025-12-04T15:42:00Z">
                <w:rPr>
                  <w:rFonts w:ascii="굴림" w:eastAsia="굴림" w:hAnsi="굴림" w:cs="굴림" w:hint="eastAsia"/>
                  <w:color w:val="002266"/>
                  <w:kern w:val="0"/>
                  <w:szCs w:val="20"/>
                </w:rPr>
              </w:rPrChange>
            </w:rPr>
            <w:delText>관할</w:delText>
          </w:r>
          <w:r w:rsidRPr="000C7330" w:rsidDel="008076F4">
            <w:rPr>
              <w:rFonts w:eastAsiaTheme="minorHAnsi" w:cs="굴림"/>
              <w:color w:val="000000" w:themeColor="text1"/>
              <w:kern w:val="0"/>
              <w:sz w:val="16"/>
              <w:szCs w:val="20"/>
              <w:rPrChange w:id="809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95" w:author="FURSYS" w:date="2025-12-04T15:42:00Z">
                <w:rPr>
                  <w:rFonts w:ascii="굴림" w:eastAsia="굴림" w:hAnsi="굴림" w:cs="굴림" w:hint="eastAsia"/>
                  <w:color w:val="002266"/>
                  <w:kern w:val="0"/>
                  <w:szCs w:val="20"/>
                </w:rPr>
              </w:rPrChange>
            </w:rPr>
            <w:delText>법원은</w:delText>
          </w:r>
          <w:r w:rsidRPr="000C7330" w:rsidDel="008076F4">
            <w:rPr>
              <w:rFonts w:eastAsiaTheme="minorHAnsi" w:cs="굴림"/>
              <w:color w:val="000000" w:themeColor="text1"/>
              <w:kern w:val="0"/>
              <w:sz w:val="16"/>
              <w:szCs w:val="20"/>
              <w:rPrChange w:id="809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097" w:author="FURSYS" w:date="2025-12-04T15:42:00Z">
                <w:rPr>
                  <w:rFonts w:ascii="굴림" w:eastAsia="굴림" w:hAnsi="굴림" w:cs="굴림" w:hint="eastAsia"/>
                  <w:color w:val="002266"/>
                  <w:kern w:val="0"/>
                  <w:szCs w:val="20"/>
                </w:rPr>
              </w:rPrChange>
            </w:rPr>
            <w:delText>‘위탁자’의</w:delText>
          </w:r>
          <w:r w:rsidRPr="000C7330" w:rsidDel="008076F4">
            <w:rPr>
              <w:rFonts w:eastAsiaTheme="minorHAnsi" w:cs="굴림"/>
              <w:color w:val="000000" w:themeColor="text1"/>
              <w:kern w:val="0"/>
              <w:sz w:val="16"/>
              <w:szCs w:val="20"/>
              <w:rPrChange w:id="8098" w:author="FURSYS" w:date="2025-12-04T15:42:00Z">
                <w:rPr>
                  <w:rFonts w:ascii="굴림" w:eastAsia="굴림" w:hAnsi="굴림" w:cs="굴림"/>
                  <w:color w:val="002266"/>
                  <w:kern w:val="0"/>
                  <w:szCs w:val="20"/>
                </w:rPr>
              </w:rPrChange>
            </w:rPr>
            <w:delText xml:space="preserve"> 소재지를 관할하는 법원으로 한다.</w:delText>
          </w:r>
          <w:r w:rsidRPr="000C7330" w:rsidDel="008076F4">
            <w:rPr>
              <w:rFonts w:eastAsiaTheme="minorHAnsi" w:cs="굴림"/>
              <w:color w:val="000000" w:themeColor="text1"/>
              <w:kern w:val="0"/>
              <w:sz w:val="16"/>
              <w:szCs w:val="20"/>
              <w:rPrChange w:id="8099"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8100" w:author="FURSYS" w:date="2025-12-04T15:42:00Z">
                <w:rPr>
                  <w:rFonts w:ascii="굴림" w:eastAsia="굴림" w:hAnsi="굴림" w:cs="굴림" w:hint="eastAsia"/>
                  <w:color w:val="002266"/>
                  <w:kern w:val="0"/>
                  <w:szCs w:val="20"/>
                </w:rPr>
              </w:rPrChange>
            </w:rPr>
            <w:delText> </w:delText>
          </w:r>
          <w:r w:rsidRPr="000C7330" w:rsidDel="008076F4">
            <w:rPr>
              <w:rFonts w:eastAsiaTheme="minorHAnsi" w:cs="굴림"/>
              <w:color w:val="000000" w:themeColor="text1"/>
              <w:kern w:val="0"/>
              <w:sz w:val="16"/>
              <w:szCs w:val="20"/>
              <w:rPrChange w:id="8101" w:author="FURSYS" w:date="2025-12-04T15:42:00Z">
                <w:rPr>
                  <w:rFonts w:ascii="바탕" w:eastAsia="바탕" w:hAnsi="바탕" w:cs="굴림"/>
                  <w:color w:val="000000"/>
                  <w:kern w:val="0"/>
                  <w:szCs w:val="20"/>
                </w:rPr>
              </w:rPrChange>
            </w:rPr>
            <w:br/>
          </w:r>
          <w:r w:rsidRPr="000C7330" w:rsidDel="008076F4">
            <w:rPr>
              <w:rFonts w:eastAsiaTheme="minorHAnsi" w:cs="굴림" w:hint="eastAsia"/>
              <w:b/>
              <w:bCs/>
              <w:color w:val="000000" w:themeColor="text1"/>
              <w:kern w:val="0"/>
              <w:sz w:val="16"/>
              <w:szCs w:val="20"/>
              <w:rPrChange w:id="8102" w:author="FURSYS" w:date="2025-12-04T15:42:00Z">
                <w:rPr>
                  <w:rFonts w:ascii="굴림" w:eastAsia="굴림" w:hAnsi="굴림" w:cs="굴림" w:hint="eastAsia"/>
                  <w:b/>
                  <w:bCs/>
                  <w:color w:val="002266"/>
                  <w:kern w:val="0"/>
                  <w:szCs w:val="20"/>
                </w:rPr>
              </w:rPrChange>
            </w:rPr>
            <w:delText>제</w:delText>
          </w:r>
          <w:r w:rsidRPr="000C7330" w:rsidDel="008076F4">
            <w:rPr>
              <w:rFonts w:eastAsiaTheme="minorHAnsi" w:cs="굴림"/>
              <w:b/>
              <w:bCs/>
              <w:color w:val="000000" w:themeColor="text1"/>
              <w:kern w:val="0"/>
              <w:sz w:val="16"/>
              <w:szCs w:val="20"/>
              <w:rPrChange w:id="8103" w:author="FURSYS" w:date="2025-12-04T15:42:00Z">
                <w:rPr>
                  <w:rFonts w:ascii="굴림" w:eastAsia="굴림" w:hAnsi="굴림" w:cs="굴림"/>
                  <w:b/>
                  <w:bCs/>
                  <w:color w:val="002266"/>
                  <w:kern w:val="0"/>
                  <w:szCs w:val="20"/>
                </w:rPr>
              </w:rPrChange>
            </w:rPr>
            <w:delText xml:space="preserve">12조 (특약의 </w:delText>
          </w:r>
          <w:r w:rsidRPr="000C7330" w:rsidDel="008076F4">
            <w:rPr>
              <w:rFonts w:eastAsiaTheme="minorHAnsi" w:cs="굴림" w:hint="eastAsia"/>
              <w:b/>
              <w:bCs/>
              <w:color w:val="000000" w:themeColor="text1"/>
              <w:kern w:val="0"/>
              <w:sz w:val="16"/>
              <w:szCs w:val="20"/>
              <w:rPrChange w:id="8104" w:author="FURSYS" w:date="2025-12-04T15:42:00Z">
                <w:rPr>
                  <w:rFonts w:ascii="굴림" w:eastAsia="굴림" w:hAnsi="굴림" w:cs="굴림" w:hint="eastAsia"/>
                  <w:b/>
                  <w:bCs/>
                  <w:color w:val="002266"/>
                  <w:kern w:val="0"/>
                  <w:szCs w:val="20"/>
                </w:rPr>
              </w:rPrChange>
            </w:rPr>
            <w:delText>종료</w:delText>
          </w:r>
          <w:r w:rsidRPr="000C7330" w:rsidDel="008076F4">
            <w:rPr>
              <w:rFonts w:eastAsiaTheme="minorHAnsi" w:cs="굴림"/>
              <w:b/>
              <w:bCs/>
              <w:color w:val="000000" w:themeColor="text1"/>
              <w:kern w:val="0"/>
              <w:sz w:val="16"/>
              <w:szCs w:val="20"/>
              <w:rPrChange w:id="8105" w:author="FURSYS" w:date="2025-12-04T15:42:00Z">
                <w:rPr>
                  <w:rFonts w:ascii="굴림" w:eastAsia="굴림" w:hAnsi="굴림" w:cs="굴림"/>
                  <w:b/>
                  <w:bCs/>
                  <w:color w:val="002266"/>
                  <w:kern w:val="0"/>
                  <w:szCs w:val="20"/>
                </w:rPr>
              </w:rPrChange>
            </w:rPr>
            <w:delText>)</w:delText>
          </w:r>
          <w:r w:rsidRPr="000C7330" w:rsidDel="008076F4">
            <w:rPr>
              <w:rFonts w:eastAsiaTheme="minorHAnsi" w:cs="굴림"/>
              <w:color w:val="000000" w:themeColor="text1"/>
              <w:kern w:val="0"/>
              <w:sz w:val="16"/>
              <w:szCs w:val="20"/>
              <w:rPrChange w:id="8106"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8107" w:author="FURSYS" w:date="2025-12-04T15:42:00Z">
                <w:rPr>
                  <w:rFonts w:ascii="굴림" w:eastAsia="굴림" w:hAnsi="굴림" w:cs="굴림" w:hint="eastAsia"/>
                  <w:color w:val="002266"/>
                  <w:kern w:val="0"/>
                  <w:szCs w:val="20"/>
                </w:rPr>
              </w:rPrChange>
            </w:rPr>
            <w:delText>‘위탁자’와</w:delText>
          </w:r>
          <w:r w:rsidRPr="000C7330" w:rsidDel="008076F4">
            <w:rPr>
              <w:rFonts w:eastAsiaTheme="minorHAnsi" w:cs="굴림"/>
              <w:color w:val="000000" w:themeColor="text1"/>
              <w:kern w:val="0"/>
              <w:sz w:val="16"/>
              <w:szCs w:val="20"/>
              <w:rPrChange w:id="810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109" w:author="FURSYS" w:date="2025-12-04T15:42:00Z">
                <w:rPr>
                  <w:rFonts w:ascii="굴림" w:eastAsia="굴림" w:hAnsi="굴림" w:cs="굴림" w:hint="eastAsia"/>
                  <w:color w:val="002266"/>
                  <w:kern w:val="0"/>
                  <w:szCs w:val="20"/>
                </w:rPr>
              </w:rPrChange>
            </w:rPr>
            <w:delText>수탁자’의</w:delText>
          </w:r>
          <w:r w:rsidRPr="000C7330" w:rsidDel="008076F4">
            <w:rPr>
              <w:rFonts w:eastAsiaTheme="minorHAnsi" w:cs="굴림"/>
              <w:color w:val="000000" w:themeColor="text1"/>
              <w:kern w:val="0"/>
              <w:sz w:val="16"/>
              <w:szCs w:val="20"/>
              <w:rPrChange w:id="8110" w:author="FURSYS" w:date="2025-12-04T15:42:00Z">
                <w:rPr>
                  <w:rFonts w:ascii="굴림" w:eastAsia="굴림" w:hAnsi="굴림" w:cs="굴림"/>
                  <w:color w:val="002266"/>
                  <w:kern w:val="0"/>
                  <w:szCs w:val="20"/>
                </w:rPr>
              </w:rPrChange>
            </w:rPr>
            <w:delText xml:space="preserve"> 기본계약이 종료 시 ‘</w:delText>
          </w:r>
          <w:r w:rsidRPr="000C7330" w:rsidDel="008076F4">
            <w:rPr>
              <w:rFonts w:eastAsiaTheme="minorHAnsi" w:cs="굴림" w:hint="eastAsia"/>
              <w:color w:val="000000" w:themeColor="text1"/>
              <w:kern w:val="0"/>
              <w:sz w:val="16"/>
              <w:szCs w:val="20"/>
              <w:rPrChange w:id="8111" w:author="FURSYS" w:date="2025-12-04T15:42:00Z">
                <w:rPr>
                  <w:rFonts w:ascii="굴림" w:eastAsia="굴림" w:hAnsi="굴림" w:cs="굴림" w:hint="eastAsia"/>
                  <w:color w:val="002266"/>
                  <w:kern w:val="0"/>
                  <w:szCs w:val="20"/>
                </w:rPr>
              </w:rPrChange>
            </w:rPr>
            <w:delText>위탁자’가</w:delText>
          </w:r>
          <w:r w:rsidRPr="000C7330" w:rsidDel="008076F4">
            <w:rPr>
              <w:rFonts w:eastAsiaTheme="minorHAnsi" w:cs="굴림"/>
              <w:color w:val="000000" w:themeColor="text1"/>
              <w:kern w:val="0"/>
              <w:sz w:val="16"/>
              <w:szCs w:val="20"/>
              <w:rPrChange w:id="811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113" w:author="FURSYS" w:date="2025-12-04T15:42:00Z">
                <w:rPr>
                  <w:rFonts w:ascii="굴림" w:eastAsia="굴림" w:hAnsi="굴림" w:cs="굴림" w:hint="eastAsia"/>
                  <w:color w:val="002266"/>
                  <w:kern w:val="0"/>
                  <w:szCs w:val="20"/>
                </w:rPr>
              </w:rPrChange>
            </w:rPr>
            <w:delText>수탁자’에게</w:delText>
          </w:r>
          <w:r w:rsidRPr="000C7330" w:rsidDel="008076F4">
            <w:rPr>
              <w:rFonts w:eastAsiaTheme="minorHAnsi" w:cs="굴림"/>
              <w:color w:val="000000" w:themeColor="text1"/>
              <w:kern w:val="0"/>
              <w:sz w:val="16"/>
              <w:szCs w:val="20"/>
              <w:rPrChange w:id="8114" w:author="FURSYS" w:date="2025-12-04T15:42:00Z">
                <w:rPr>
                  <w:rFonts w:ascii="굴림" w:eastAsia="굴림" w:hAnsi="굴림" w:cs="굴림"/>
                  <w:color w:val="002266"/>
                  <w:kern w:val="0"/>
                  <w:szCs w:val="20"/>
                </w:rPr>
              </w:rPrChange>
            </w:rPr>
            <w:delText xml:space="preserve"> 제공한 개인정보는 제7조에 의한 방법으로 즉시 파기 또는 ‘</w:delText>
          </w:r>
          <w:r w:rsidRPr="000C7330" w:rsidDel="008076F4">
            <w:rPr>
              <w:rFonts w:eastAsiaTheme="minorHAnsi" w:cs="굴림" w:hint="eastAsia"/>
              <w:color w:val="000000" w:themeColor="text1"/>
              <w:kern w:val="0"/>
              <w:sz w:val="16"/>
              <w:szCs w:val="20"/>
              <w:rPrChange w:id="8115" w:author="FURSYS" w:date="2025-12-04T15:42:00Z">
                <w:rPr>
                  <w:rFonts w:ascii="굴림" w:eastAsia="굴림" w:hAnsi="굴림" w:cs="굴림" w:hint="eastAsia"/>
                  <w:color w:val="002266"/>
                  <w:kern w:val="0"/>
                  <w:szCs w:val="20"/>
                </w:rPr>
              </w:rPrChange>
            </w:rPr>
            <w:delText>위탁자’에게</w:delText>
          </w:r>
          <w:r w:rsidRPr="000C7330" w:rsidDel="008076F4">
            <w:rPr>
              <w:rFonts w:eastAsiaTheme="minorHAnsi" w:cs="굴림"/>
              <w:color w:val="000000" w:themeColor="text1"/>
              <w:kern w:val="0"/>
              <w:sz w:val="16"/>
              <w:szCs w:val="20"/>
              <w:rPrChange w:id="8116" w:author="FURSYS" w:date="2025-12-04T15:42:00Z">
                <w:rPr>
                  <w:rFonts w:ascii="굴림" w:eastAsia="굴림" w:hAnsi="굴림" w:cs="굴림"/>
                  <w:color w:val="002266"/>
                  <w:kern w:val="0"/>
                  <w:szCs w:val="20"/>
                </w:rPr>
              </w:rPrChange>
            </w:rPr>
            <w:delText xml:space="preserve"> 반환하여야 한다.</w:delText>
          </w:r>
          <w:r w:rsidRPr="000C7330" w:rsidDel="008076F4">
            <w:rPr>
              <w:rFonts w:eastAsiaTheme="minorHAnsi" w:cs="굴림"/>
              <w:color w:val="000000" w:themeColor="text1"/>
              <w:kern w:val="0"/>
              <w:sz w:val="16"/>
              <w:szCs w:val="20"/>
              <w:rPrChange w:id="8117"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8118" w:author="FURSYS" w:date="2025-12-04T15:42:00Z">
                <w:rPr>
                  <w:rFonts w:ascii="굴림" w:eastAsia="굴림" w:hAnsi="굴림" w:cs="굴림" w:hint="eastAsia"/>
                  <w:color w:val="002266"/>
                  <w:kern w:val="0"/>
                  <w:szCs w:val="20"/>
                </w:rPr>
              </w:rPrChange>
            </w:rPr>
            <w:delText> </w:delText>
          </w:r>
          <w:r w:rsidRPr="000C7330" w:rsidDel="008076F4">
            <w:rPr>
              <w:rFonts w:eastAsiaTheme="minorHAnsi" w:cs="굴림"/>
              <w:color w:val="000000" w:themeColor="text1"/>
              <w:kern w:val="0"/>
              <w:sz w:val="16"/>
              <w:szCs w:val="20"/>
              <w:rPrChange w:id="8119" w:author="FURSYS" w:date="2025-12-04T15:42:00Z">
                <w:rPr>
                  <w:rFonts w:ascii="바탕" w:eastAsia="바탕" w:hAnsi="바탕" w:cs="굴림"/>
                  <w:color w:val="000000"/>
                  <w:kern w:val="0"/>
                  <w:szCs w:val="20"/>
                </w:rPr>
              </w:rPrChange>
            </w:rPr>
            <w:br/>
          </w:r>
          <w:r w:rsidRPr="000C7330" w:rsidDel="008076F4">
            <w:rPr>
              <w:rFonts w:eastAsiaTheme="minorHAnsi" w:cs="굴림" w:hint="eastAsia"/>
              <w:b/>
              <w:bCs/>
              <w:color w:val="000000" w:themeColor="text1"/>
              <w:kern w:val="0"/>
              <w:sz w:val="16"/>
              <w:szCs w:val="20"/>
              <w:rPrChange w:id="8120" w:author="FURSYS" w:date="2025-12-04T15:42:00Z">
                <w:rPr>
                  <w:rFonts w:ascii="굴림" w:eastAsia="굴림" w:hAnsi="굴림" w:cs="굴림" w:hint="eastAsia"/>
                  <w:b/>
                  <w:bCs/>
                  <w:color w:val="002266"/>
                  <w:kern w:val="0"/>
                  <w:szCs w:val="20"/>
                </w:rPr>
              </w:rPrChange>
            </w:rPr>
            <w:delText>제</w:delText>
          </w:r>
          <w:r w:rsidRPr="000C7330" w:rsidDel="008076F4">
            <w:rPr>
              <w:rFonts w:eastAsiaTheme="minorHAnsi" w:cs="굴림"/>
              <w:b/>
              <w:bCs/>
              <w:color w:val="000000" w:themeColor="text1"/>
              <w:kern w:val="0"/>
              <w:sz w:val="16"/>
              <w:szCs w:val="20"/>
              <w:rPrChange w:id="8121" w:author="FURSYS" w:date="2025-12-04T15:42:00Z">
                <w:rPr>
                  <w:rFonts w:ascii="굴림" w:eastAsia="굴림" w:hAnsi="굴림" w:cs="굴림"/>
                  <w:b/>
                  <w:bCs/>
                  <w:color w:val="002266"/>
                  <w:kern w:val="0"/>
                  <w:szCs w:val="20"/>
                </w:rPr>
              </w:rPrChange>
            </w:rPr>
            <w:delText>13조 (일반사항)</w:delText>
          </w:r>
          <w:r w:rsidRPr="000C7330" w:rsidDel="008076F4">
            <w:rPr>
              <w:rFonts w:eastAsiaTheme="minorHAnsi" w:cs="굴림"/>
              <w:color w:val="000000" w:themeColor="text1"/>
              <w:kern w:val="0"/>
              <w:sz w:val="16"/>
              <w:szCs w:val="20"/>
              <w:rPrChange w:id="8122"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8123" w:author="FURSYS" w:date="2025-12-04T15:42:00Z">
                <w:rPr>
                  <w:rFonts w:ascii="굴림" w:eastAsia="굴림" w:hAnsi="굴림" w:cs="굴림" w:hint="eastAsia"/>
                  <w:color w:val="002266"/>
                  <w:kern w:val="0"/>
                  <w:szCs w:val="20"/>
                </w:rPr>
              </w:rPrChange>
            </w:rPr>
            <w:delText>본</w:delText>
          </w:r>
          <w:r w:rsidRPr="000C7330" w:rsidDel="008076F4">
            <w:rPr>
              <w:rFonts w:eastAsiaTheme="minorHAnsi" w:cs="굴림"/>
              <w:color w:val="000000" w:themeColor="text1"/>
              <w:kern w:val="0"/>
              <w:sz w:val="16"/>
              <w:szCs w:val="20"/>
              <w:rPrChange w:id="8124"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125" w:author="FURSYS" w:date="2025-12-04T15:42:00Z">
                <w:rPr>
                  <w:rFonts w:ascii="굴림" w:eastAsia="굴림" w:hAnsi="굴림" w:cs="굴림" w:hint="eastAsia"/>
                  <w:color w:val="002266"/>
                  <w:kern w:val="0"/>
                  <w:szCs w:val="20"/>
                </w:rPr>
              </w:rPrChange>
            </w:rPr>
            <w:delText>특약에서</w:delText>
          </w:r>
          <w:r w:rsidRPr="000C7330" w:rsidDel="008076F4">
            <w:rPr>
              <w:rFonts w:eastAsiaTheme="minorHAnsi" w:cs="굴림"/>
              <w:color w:val="000000" w:themeColor="text1"/>
              <w:kern w:val="0"/>
              <w:sz w:val="16"/>
              <w:szCs w:val="20"/>
              <w:rPrChange w:id="8126"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127" w:author="FURSYS" w:date="2025-12-04T15:42:00Z">
                <w:rPr>
                  <w:rFonts w:ascii="굴림" w:eastAsia="굴림" w:hAnsi="굴림" w:cs="굴림" w:hint="eastAsia"/>
                  <w:color w:val="002266"/>
                  <w:kern w:val="0"/>
                  <w:szCs w:val="20"/>
                </w:rPr>
              </w:rPrChange>
            </w:rPr>
            <w:delText>정하지</w:delText>
          </w:r>
          <w:r w:rsidRPr="000C7330" w:rsidDel="008076F4">
            <w:rPr>
              <w:rFonts w:eastAsiaTheme="minorHAnsi" w:cs="굴림"/>
              <w:color w:val="000000" w:themeColor="text1"/>
              <w:kern w:val="0"/>
              <w:sz w:val="16"/>
              <w:szCs w:val="20"/>
              <w:rPrChange w:id="8128"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129" w:author="FURSYS" w:date="2025-12-04T15:42:00Z">
                <w:rPr>
                  <w:rFonts w:ascii="굴림" w:eastAsia="굴림" w:hAnsi="굴림" w:cs="굴림" w:hint="eastAsia"/>
                  <w:color w:val="002266"/>
                  <w:kern w:val="0"/>
                  <w:szCs w:val="20"/>
                </w:rPr>
              </w:rPrChange>
            </w:rPr>
            <w:delText>아니한</w:delText>
          </w:r>
          <w:r w:rsidRPr="000C7330" w:rsidDel="008076F4">
            <w:rPr>
              <w:rFonts w:eastAsiaTheme="minorHAnsi" w:cs="굴림"/>
              <w:color w:val="000000" w:themeColor="text1"/>
              <w:kern w:val="0"/>
              <w:sz w:val="16"/>
              <w:szCs w:val="20"/>
              <w:rPrChange w:id="8130"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131" w:author="FURSYS" w:date="2025-12-04T15:42:00Z">
                <w:rPr>
                  <w:rFonts w:ascii="굴림" w:eastAsia="굴림" w:hAnsi="굴림" w:cs="굴림" w:hint="eastAsia"/>
                  <w:color w:val="002266"/>
                  <w:kern w:val="0"/>
                  <w:szCs w:val="20"/>
                </w:rPr>
              </w:rPrChange>
            </w:rPr>
            <w:delText>사항은</w:delText>
          </w:r>
          <w:r w:rsidRPr="000C7330" w:rsidDel="008076F4">
            <w:rPr>
              <w:rFonts w:eastAsiaTheme="minorHAnsi" w:cs="굴림"/>
              <w:color w:val="000000" w:themeColor="text1"/>
              <w:kern w:val="0"/>
              <w:sz w:val="16"/>
              <w:szCs w:val="20"/>
              <w:rPrChange w:id="8132"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133" w:author="FURSYS" w:date="2025-12-04T15:42:00Z">
                <w:rPr>
                  <w:rFonts w:ascii="굴림" w:eastAsia="굴림" w:hAnsi="굴림" w:cs="굴림" w:hint="eastAsia"/>
                  <w:color w:val="002266"/>
                  <w:kern w:val="0"/>
                  <w:szCs w:val="20"/>
                </w:rPr>
              </w:rPrChange>
            </w:rPr>
            <w:delText>‘기본계약’과</w:delText>
          </w:r>
          <w:r w:rsidRPr="000C7330" w:rsidDel="008076F4">
            <w:rPr>
              <w:rFonts w:eastAsiaTheme="minorHAnsi" w:cs="굴림"/>
              <w:color w:val="000000" w:themeColor="text1"/>
              <w:kern w:val="0"/>
              <w:sz w:val="16"/>
              <w:szCs w:val="20"/>
              <w:rPrChange w:id="8134" w:author="FURSYS" w:date="2025-12-04T15:42:00Z">
                <w:rPr>
                  <w:rFonts w:ascii="굴림" w:eastAsia="굴림" w:hAnsi="굴림" w:cs="굴림"/>
                  <w:color w:val="002266"/>
                  <w:kern w:val="0"/>
                  <w:szCs w:val="20"/>
                </w:rPr>
              </w:rPrChange>
            </w:rPr>
            <w:delText xml:space="preserve"> ‘개인정보보호법’, ‘정보통신망 이용촉진 및 정보보호 등에 관한 법률’ 등 관계법령에 의한다.</w:delText>
          </w:r>
          <w:r w:rsidRPr="000C7330" w:rsidDel="008076F4">
            <w:rPr>
              <w:rFonts w:eastAsiaTheme="minorHAnsi" w:cs="굴림"/>
              <w:color w:val="000000" w:themeColor="text1"/>
              <w:kern w:val="0"/>
              <w:sz w:val="16"/>
              <w:szCs w:val="20"/>
              <w:rPrChange w:id="8135"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8136" w:author="FURSYS" w:date="2025-12-04T15:42:00Z">
                <w:rPr>
                  <w:rFonts w:ascii="굴림" w:eastAsia="굴림" w:hAnsi="굴림" w:cs="굴림" w:hint="eastAsia"/>
                  <w:color w:val="002266"/>
                  <w:kern w:val="0"/>
                  <w:szCs w:val="20"/>
                </w:rPr>
              </w:rPrChange>
            </w:rPr>
            <w:lastRenderedPageBreak/>
            <w:delText> </w:delText>
          </w:r>
          <w:r w:rsidRPr="000C7330" w:rsidDel="008076F4">
            <w:rPr>
              <w:rFonts w:eastAsiaTheme="minorHAnsi" w:cs="굴림"/>
              <w:color w:val="000000" w:themeColor="text1"/>
              <w:kern w:val="0"/>
              <w:sz w:val="16"/>
              <w:szCs w:val="20"/>
              <w:rPrChange w:id="8137"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8138" w:author="FURSYS" w:date="2025-12-04T15:42:00Z">
                <w:rPr>
                  <w:rFonts w:ascii="굴림" w:eastAsia="굴림" w:hAnsi="굴림" w:cs="굴림" w:hint="eastAsia"/>
                  <w:color w:val="002266"/>
                  <w:kern w:val="0"/>
                  <w:szCs w:val="20"/>
                </w:rPr>
              </w:rPrChange>
            </w:rPr>
            <w:delText>본</w:delText>
          </w:r>
          <w:r w:rsidRPr="000C7330" w:rsidDel="008076F4">
            <w:rPr>
              <w:rFonts w:eastAsiaTheme="minorHAnsi" w:cs="굴림"/>
              <w:color w:val="000000" w:themeColor="text1"/>
              <w:kern w:val="0"/>
              <w:sz w:val="16"/>
              <w:szCs w:val="20"/>
              <w:rPrChange w:id="8139"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140" w:author="FURSYS" w:date="2025-12-04T15:42:00Z">
                <w:rPr>
                  <w:rFonts w:ascii="굴림" w:eastAsia="굴림" w:hAnsi="굴림" w:cs="굴림" w:hint="eastAsia"/>
                  <w:color w:val="002266"/>
                  <w:kern w:val="0"/>
                  <w:szCs w:val="20"/>
                </w:rPr>
              </w:rPrChange>
            </w:rPr>
            <w:delText>특약서는</w:delText>
          </w:r>
          <w:r w:rsidRPr="000C7330" w:rsidDel="008076F4">
            <w:rPr>
              <w:rFonts w:eastAsiaTheme="minorHAnsi" w:cs="굴림"/>
              <w:color w:val="000000" w:themeColor="text1"/>
              <w:kern w:val="0"/>
              <w:sz w:val="16"/>
              <w:szCs w:val="20"/>
              <w:rPrChange w:id="8141"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142" w:author="FURSYS" w:date="2025-12-04T15:42:00Z">
                <w:rPr>
                  <w:rFonts w:ascii="굴림" w:eastAsia="굴림" w:hAnsi="굴림" w:cs="굴림" w:hint="eastAsia"/>
                  <w:color w:val="002266"/>
                  <w:kern w:val="0"/>
                  <w:szCs w:val="20"/>
                </w:rPr>
              </w:rPrChange>
            </w:rPr>
            <w:delText>‘기본계약’의</w:delText>
          </w:r>
          <w:r w:rsidRPr="000C7330" w:rsidDel="008076F4">
            <w:rPr>
              <w:rFonts w:eastAsiaTheme="minorHAnsi" w:cs="굴림"/>
              <w:color w:val="000000" w:themeColor="text1"/>
              <w:kern w:val="0"/>
              <w:sz w:val="16"/>
              <w:szCs w:val="20"/>
              <w:rPrChange w:id="8143" w:author="FURSYS" w:date="2025-12-04T15:42:00Z">
                <w:rPr>
                  <w:rFonts w:ascii="굴림" w:eastAsia="굴림" w:hAnsi="굴림" w:cs="굴림"/>
                  <w:color w:val="002266"/>
                  <w:kern w:val="0"/>
                  <w:szCs w:val="20"/>
                </w:rPr>
              </w:rPrChange>
            </w:rPr>
            <w:delText xml:space="preserve"> 계약서와 동일한 효력을 지니며 본 특약의 성립을 증명하기 위하여 본 특약서를 2부를 작성하여 서명 날인하고, ‘</w:delText>
          </w:r>
          <w:r w:rsidRPr="000C7330" w:rsidDel="008076F4">
            <w:rPr>
              <w:rFonts w:eastAsiaTheme="minorHAnsi" w:cs="굴림" w:hint="eastAsia"/>
              <w:color w:val="000000" w:themeColor="text1"/>
              <w:kern w:val="0"/>
              <w:sz w:val="16"/>
              <w:szCs w:val="20"/>
              <w:rPrChange w:id="8144" w:author="FURSYS" w:date="2025-12-04T15:42:00Z">
                <w:rPr>
                  <w:rFonts w:ascii="굴림" w:eastAsia="굴림" w:hAnsi="굴림" w:cs="굴림" w:hint="eastAsia"/>
                  <w:color w:val="002266"/>
                  <w:kern w:val="0"/>
                  <w:szCs w:val="20"/>
                </w:rPr>
              </w:rPrChange>
            </w:rPr>
            <w:delText>위탁자’와</w:delText>
          </w:r>
          <w:r w:rsidRPr="000C7330" w:rsidDel="008076F4">
            <w:rPr>
              <w:rFonts w:eastAsiaTheme="minorHAnsi" w:cs="굴림"/>
              <w:color w:val="000000" w:themeColor="text1"/>
              <w:kern w:val="0"/>
              <w:sz w:val="16"/>
              <w:szCs w:val="20"/>
              <w:rPrChange w:id="8145" w:author="FURSYS" w:date="2025-12-04T15:42:00Z">
                <w:rPr>
                  <w:rFonts w:ascii="굴림" w:eastAsia="굴림" w:hAnsi="굴림" w:cs="굴림"/>
                  <w:color w:val="002266"/>
                  <w:kern w:val="0"/>
                  <w:szCs w:val="20"/>
                </w:rPr>
              </w:rPrChange>
            </w:rPr>
            <w:delText xml:space="preserve"> ‘</w:delText>
          </w:r>
          <w:r w:rsidRPr="000C7330" w:rsidDel="008076F4">
            <w:rPr>
              <w:rFonts w:eastAsiaTheme="minorHAnsi" w:cs="굴림" w:hint="eastAsia"/>
              <w:color w:val="000000" w:themeColor="text1"/>
              <w:kern w:val="0"/>
              <w:sz w:val="16"/>
              <w:szCs w:val="20"/>
              <w:rPrChange w:id="8146" w:author="FURSYS" w:date="2025-12-04T15:42:00Z">
                <w:rPr>
                  <w:rFonts w:ascii="굴림" w:eastAsia="굴림" w:hAnsi="굴림" w:cs="굴림" w:hint="eastAsia"/>
                  <w:color w:val="002266"/>
                  <w:kern w:val="0"/>
                  <w:szCs w:val="20"/>
                </w:rPr>
              </w:rPrChange>
            </w:rPr>
            <w:delText>수탁자’가</w:delText>
          </w:r>
          <w:r w:rsidRPr="000C7330" w:rsidDel="008076F4">
            <w:rPr>
              <w:rFonts w:eastAsiaTheme="minorHAnsi" w:cs="굴림"/>
              <w:color w:val="000000" w:themeColor="text1"/>
              <w:kern w:val="0"/>
              <w:sz w:val="16"/>
              <w:szCs w:val="20"/>
              <w:rPrChange w:id="8147" w:author="FURSYS" w:date="2025-12-04T15:42:00Z">
                <w:rPr>
                  <w:rFonts w:ascii="굴림" w:eastAsia="굴림" w:hAnsi="굴림" w:cs="굴림"/>
                  <w:color w:val="002266"/>
                  <w:kern w:val="0"/>
                  <w:szCs w:val="20"/>
                </w:rPr>
              </w:rPrChange>
            </w:rPr>
            <w:delText xml:space="preserve"> 각각 1부씩 보관한다. </w:delText>
          </w:r>
          <w:r w:rsidRPr="000C7330" w:rsidDel="008076F4">
            <w:rPr>
              <w:rFonts w:eastAsiaTheme="minorHAnsi" w:cs="굴림"/>
              <w:color w:val="000000" w:themeColor="text1"/>
              <w:kern w:val="0"/>
              <w:sz w:val="16"/>
              <w:szCs w:val="20"/>
              <w:rPrChange w:id="8148" w:author="FURSYS" w:date="2025-12-04T15:42:00Z">
                <w:rPr>
                  <w:rFonts w:ascii="바탕" w:eastAsia="바탕" w:hAnsi="바탕" w:cs="굴림"/>
                  <w:color w:val="000000"/>
                  <w:kern w:val="0"/>
                  <w:szCs w:val="20"/>
                </w:rPr>
              </w:rPrChange>
            </w:rPr>
            <w:br/>
          </w:r>
          <w:r w:rsidRPr="000C7330" w:rsidDel="008076F4">
            <w:rPr>
              <w:rFonts w:eastAsiaTheme="minorHAnsi" w:cs="굴림" w:hint="eastAsia"/>
              <w:color w:val="000000" w:themeColor="text1"/>
              <w:kern w:val="0"/>
              <w:sz w:val="16"/>
              <w:szCs w:val="20"/>
              <w:rPrChange w:id="8149" w:author="FURSYS" w:date="2025-12-04T15:42:00Z">
                <w:rPr>
                  <w:rFonts w:ascii="굴림" w:eastAsia="굴림" w:hAnsi="굴림" w:cs="굴림" w:hint="eastAsia"/>
                  <w:color w:val="002266"/>
                  <w:kern w:val="0"/>
                  <w:szCs w:val="20"/>
                </w:rPr>
              </w:rPrChange>
            </w:rPr>
            <w:delText> </w:delText>
          </w:r>
        </w:del>
      </w:ins>
    </w:p>
    <w:p w14:paraId="50A69D11" w14:textId="1AE49730" w:rsidR="002E2521" w:rsidRPr="000C7330" w:rsidDel="008076F4" w:rsidRDefault="002E2521">
      <w:pPr>
        <w:rPr>
          <w:ins w:id="8150" w:author="이승준 (Seungjun Lee)" w:date="2025-07-29T11:35:00Z"/>
          <w:del w:id="8151" w:author="FURSYS" w:date="2025-08-06T14:26:00Z"/>
          <w:rFonts w:eastAsiaTheme="minorHAnsi" w:cs="굴림"/>
          <w:color w:val="000000" w:themeColor="text1"/>
          <w:kern w:val="0"/>
          <w:sz w:val="16"/>
          <w:szCs w:val="20"/>
          <w:rPrChange w:id="8152" w:author="FURSYS" w:date="2025-12-04T15:42:00Z">
            <w:rPr>
              <w:ins w:id="8153" w:author="이승준 (Seungjun Lee)" w:date="2025-07-29T11:35:00Z"/>
              <w:del w:id="8154" w:author="FURSYS" w:date="2025-08-06T14:26:00Z"/>
              <w:rFonts w:ascii="굴림" w:eastAsia="굴림" w:hAnsi="굴림" w:cs="굴림"/>
              <w:color w:val="002266"/>
              <w:kern w:val="0"/>
              <w:szCs w:val="20"/>
            </w:rPr>
          </w:rPrChange>
        </w:rPr>
        <w:pPrChange w:id="8155" w:author="FURSYS" w:date="2025-08-06T14:26:00Z">
          <w:pPr>
            <w:widowControl/>
            <w:wordWrap/>
            <w:autoSpaceDE/>
            <w:autoSpaceDN/>
            <w:spacing w:after="240"/>
            <w:jc w:val="left"/>
          </w:pPr>
        </w:pPrChange>
      </w:pPr>
      <w:ins w:id="8156" w:author="이승준 (Seungjun Lee)" w:date="2025-07-29T11:35:00Z">
        <w:del w:id="8157" w:author="FURSYS" w:date="2025-08-06T14:26:00Z">
          <w:r w:rsidRPr="000C7330" w:rsidDel="008076F4">
            <w:rPr>
              <w:rFonts w:eastAsiaTheme="minorHAnsi" w:cs="굴림" w:hint="eastAsia"/>
              <w:color w:val="000000" w:themeColor="text1"/>
              <w:kern w:val="0"/>
              <w:sz w:val="16"/>
              <w:szCs w:val="20"/>
              <w:rPrChange w:id="8158" w:author="FURSYS" w:date="2025-12-04T15:42:00Z">
                <w:rPr>
                  <w:rFonts w:ascii="굴림" w:eastAsia="굴림" w:hAnsi="굴림" w:cs="굴림" w:hint="eastAsia"/>
                  <w:color w:val="002266"/>
                  <w:kern w:val="0"/>
                  <w:szCs w:val="20"/>
                </w:rPr>
              </w:rPrChange>
            </w:rPr>
            <w:delText> </w:delText>
          </w:r>
        </w:del>
      </w:ins>
    </w:p>
    <w:p w14:paraId="22E4887E" w14:textId="4558EC8E" w:rsidR="002E2521" w:rsidRPr="000C7330" w:rsidDel="008076F4" w:rsidRDefault="002E2521">
      <w:pPr>
        <w:rPr>
          <w:ins w:id="8159" w:author="이승준 (Seungjun Lee)" w:date="2025-07-29T11:35:00Z"/>
          <w:del w:id="8160" w:author="FURSYS" w:date="2025-08-06T14:26:00Z"/>
          <w:rFonts w:eastAsiaTheme="minorHAnsi" w:cs="굴림"/>
          <w:color w:val="000000" w:themeColor="text1"/>
          <w:kern w:val="0"/>
          <w:sz w:val="16"/>
          <w:szCs w:val="20"/>
          <w:rPrChange w:id="8161" w:author="FURSYS" w:date="2025-12-04T15:42:00Z">
            <w:rPr>
              <w:ins w:id="8162" w:author="이승준 (Seungjun Lee)" w:date="2025-07-29T11:35:00Z"/>
              <w:del w:id="8163" w:author="FURSYS" w:date="2025-08-06T14:26:00Z"/>
              <w:rFonts w:ascii="굴림" w:eastAsia="굴림" w:hAnsi="굴림" w:cs="굴림"/>
              <w:color w:val="123456"/>
              <w:kern w:val="0"/>
              <w:szCs w:val="20"/>
            </w:rPr>
          </w:rPrChange>
        </w:rPr>
        <w:pPrChange w:id="8164" w:author="FURSYS" w:date="2025-08-06T14:26:00Z">
          <w:pPr>
            <w:widowControl/>
            <w:wordWrap/>
            <w:autoSpaceDE/>
            <w:autoSpaceDN/>
            <w:jc w:val="center"/>
          </w:pPr>
        </w:pPrChange>
      </w:pPr>
      <w:ins w:id="8165" w:author="이승준 (Seungjun Lee)" w:date="2025-07-29T11:35:00Z">
        <w:del w:id="8166" w:author="FURSYS" w:date="2025-08-06T14:26:00Z">
          <w:r w:rsidRPr="000C7330" w:rsidDel="008076F4">
            <w:rPr>
              <w:rFonts w:eastAsiaTheme="minorHAnsi" w:cs="굴림"/>
              <w:b/>
              <w:bCs/>
              <w:color w:val="000000" w:themeColor="text1"/>
              <w:kern w:val="0"/>
              <w:szCs w:val="24"/>
              <w:rPrChange w:id="8167" w:author="FURSYS" w:date="2025-12-04T15:42:00Z">
                <w:rPr>
                  <w:rFonts w:ascii="바탕" w:eastAsia="바탕" w:hAnsi="바탕" w:cs="굴림"/>
                  <w:b/>
                  <w:bCs/>
                  <w:color w:val="123456"/>
                  <w:kern w:val="0"/>
                  <w:sz w:val="24"/>
                  <w:szCs w:val="24"/>
                </w:rPr>
              </w:rPrChange>
            </w:rPr>
            <w:delText xml:space="preserve">2025년 </w:delText>
          </w:r>
        </w:del>
        <w:del w:id="8168" w:author="FURSYS" w:date="2025-08-06T08:35:00Z">
          <w:r w:rsidRPr="000C7330" w:rsidDel="003F2488">
            <w:rPr>
              <w:rFonts w:eastAsiaTheme="minorHAnsi" w:cs="굴림"/>
              <w:b/>
              <w:bCs/>
              <w:color w:val="000000" w:themeColor="text1"/>
              <w:kern w:val="0"/>
              <w:szCs w:val="24"/>
              <w:rPrChange w:id="8169" w:author="FURSYS" w:date="2025-12-04T15:42:00Z">
                <w:rPr>
                  <w:rFonts w:ascii="바탕" w:eastAsia="바탕" w:hAnsi="바탕" w:cs="굴림"/>
                  <w:b/>
                  <w:bCs/>
                  <w:color w:val="123456"/>
                  <w:kern w:val="0"/>
                  <w:sz w:val="24"/>
                  <w:szCs w:val="24"/>
                </w:rPr>
              </w:rPrChange>
            </w:rPr>
            <w:delText>07</w:delText>
          </w:r>
        </w:del>
        <w:del w:id="8170" w:author="FURSYS" w:date="2025-08-06T14:26:00Z">
          <w:r w:rsidRPr="000C7330" w:rsidDel="008076F4">
            <w:rPr>
              <w:rFonts w:eastAsiaTheme="minorHAnsi" w:cs="굴림"/>
              <w:b/>
              <w:bCs/>
              <w:color w:val="000000" w:themeColor="text1"/>
              <w:kern w:val="0"/>
              <w:szCs w:val="24"/>
              <w:rPrChange w:id="8171" w:author="FURSYS" w:date="2025-12-04T15:42:00Z">
                <w:rPr>
                  <w:rFonts w:ascii="바탕" w:eastAsia="바탕" w:hAnsi="바탕" w:cs="굴림"/>
                  <w:b/>
                  <w:bCs/>
                  <w:color w:val="123456"/>
                  <w:kern w:val="0"/>
                  <w:sz w:val="24"/>
                  <w:szCs w:val="24"/>
                </w:rPr>
              </w:rPrChange>
            </w:rPr>
            <w:delText xml:space="preserve">월 </w:delText>
          </w:r>
        </w:del>
        <w:del w:id="8172" w:author="FURSYS" w:date="2025-08-06T08:35:00Z">
          <w:r w:rsidRPr="000C7330" w:rsidDel="003F2488">
            <w:rPr>
              <w:rFonts w:eastAsiaTheme="minorHAnsi" w:cs="굴림"/>
              <w:b/>
              <w:bCs/>
              <w:color w:val="000000" w:themeColor="text1"/>
              <w:kern w:val="0"/>
              <w:szCs w:val="24"/>
              <w:rPrChange w:id="8173" w:author="FURSYS" w:date="2025-12-04T15:42:00Z">
                <w:rPr>
                  <w:rFonts w:ascii="바탕" w:eastAsia="바탕" w:hAnsi="바탕" w:cs="굴림"/>
                  <w:b/>
                  <w:bCs/>
                  <w:color w:val="123456"/>
                  <w:kern w:val="0"/>
                  <w:sz w:val="24"/>
                  <w:szCs w:val="24"/>
                </w:rPr>
              </w:rPrChange>
            </w:rPr>
            <w:delText>28</w:delText>
          </w:r>
        </w:del>
        <w:del w:id="8174" w:author="FURSYS" w:date="2025-08-06T14:26:00Z">
          <w:r w:rsidRPr="000C7330" w:rsidDel="008076F4">
            <w:rPr>
              <w:rFonts w:eastAsiaTheme="minorHAnsi" w:cs="굴림"/>
              <w:b/>
              <w:bCs/>
              <w:color w:val="000000" w:themeColor="text1"/>
              <w:kern w:val="0"/>
              <w:szCs w:val="24"/>
              <w:rPrChange w:id="8175" w:author="FURSYS" w:date="2025-12-04T15:42:00Z">
                <w:rPr>
                  <w:rFonts w:ascii="바탕" w:eastAsia="바탕" w:hAnsi="바탕" w:cs="굴림"/>
                  <w:b/>
                  <w:bCs/>
                  <w:color w:val="123456"/>
                  <w:kern w:val="0"/>
                  <w:sz w:val="24"/>
                  <w:szCs w:val="24"/>
                </w:rPr>
              </w:rPrChange>
            </w:rPr>
            <w:delText>일</w:delText>
          </w:r>
        </w:del>
      </w:ins>
    </w:p>
    <w:p w14:paraId="34551228" w14:textId="3279A729" w:rsidR="002E2521" w:rsidRPr="000C7330" w:rsidDel="008076F4" w:rsidRDefault="002E2521">
      <w:pPr>
        <w:rPr>
          <w:ins w:id="8176" w:author="이승준 (Seungjun Lee)" w:date="2025-07-29T11:35:00Z"/>
          <w:del w:id="8177" w:author="FURSYS" w:date="2025-08-06T14:26:00Z"/>
          <w:rFonts w:eastAsiaTheme="minorHAnsi" w:cs="굴림"/>
          <w:color w:val="000000" w:themeColor="text1"/>
          <w:kern w:val="0"/>
          <w:sz w:val="16"/>
          <w:szCs w:val="20"/>
          <w:rPrChange w:id="8178" w:author="FURSYS" w:date="2025-12-04T15:42:00Z">
            <w:rPr>
              <w:ins w:id="8179" w:author="이승준 (Seungjun Lee)" w:date="2025-07-29T11:35:00Z"/>
              <w:del w:id="8180" w:author="FURSYS" w:date="2025-08-06T14:26:00Z"/>
              <w:rFonts w:ascii="굴림" w:eastAsia="굴림" w:hAnsi="굴림" w:cs="굴림"/>
              <w:color w:val="123456"/>
              <w:kern w:val="0"/>
              <w:szCs w:val="20"/>
            </w:rPr>
          </w:rPrChange>
        </w:rPr>
        <w:pPrChange w:id="8181" w:author="FURSYS" w:date="2025-08-06T14:26:00Z">
          <w:pPr>
            <w:widowControl/>
            <w:wordWrap/>
            <w:autoSpaceDE/>
            <w:autoSpaceDN/>
            <w:jc w:val="center"/>
          </w:pPr>
        </w:pPrChange>
      </w:pPr>
      <w:ins w:id="8182" w:author="이승준 (Seungjun Lee)" w:date="2025-07-29T11:35:00Z">
        <w:del w:id="8183" w:author="FURSYS" w:date="2025-08-06T14:26:00Z">
          <w:r w:rsidRPr="000C7330" w:rsidDel="008076F4">
            <w:rPr>
              <w:rFonts w:eastAsiaTheme="minorHAnsi" w:cs="굴림" w:hint="eastAsia"/>
              <w:color w:val="000000" w:themeColor="text1"/>
              <w:kern w:val="0"/>
              <w:sz w:val="16"/>
              <w:szCs w:val="20"/>
              <w:rPrChange w:id="8184" w:author="FURSYS" w:date="2025-12-04T15:42:00Z">
                <w:rPr>
                  <w:rFonts w:ascii="굴림" w:eastAsia="굴림" w:hAnsi="굴림" w:cs="굴림" w:hint="eastAsia"/>
                  <w:color w:val="123456"/>
                  <w:kern w:val="0"/>
                  <w:szCs w:val="20"/>
                </w:rPr>
              </w:rPrChange>
            </w:rPr>
            <w:delText> </w:delText>
          </w:r>
        </w:del>
      </w:ins>
    </w:p>
    <w:p w14:paraId="3EA64DD7" w14:textId="000EA9E3" w:rsidR="002E2521" w:rsidRPr="000C7330" w:rsidDel="008076F4" w:rsidRDefault="002E2521">
      <w:pPr>
        <w:rPr>
          <w:ins w:id="8185" w:author="이승준 (Seungjun Lee)" w:date="2025-07-29T11:35:00Z"/>
          <w:del w:id="8186" w:author="FURSYS" w:date="2025-08-06T14:26:00Z"/>
          <w:rFonts w:eastAsiaTheme="minorHAnsi" w:cs="굴림"/>
          <w:color w:val="000000" w:themeColor="text1"/>
          <w:kern w:val="0"/>
          <w:sz w:val="16"/>
          <w:szCs w:val="20"/>
          <w:rPrChange w:id="8187" w:author="FURSYS" w:date="2025-12-04T15:42:00Z">
            <w:rPr>
              <w:ins w:id="8188" w:author="이승준 (Seungjun Lee)" w:date="2025-07-29T11:35:00Z"/>
              <w:del w:id="8189" w:author="FURSYS" w:date="2025-08-06T14:26:00Z"/>
              <w:rFonts w:ascii="굴림" w:eastAsia="굴림" w:hAnsi="굴림" w:cs="굴림"/>
              <w:color w:val="123456"/>
              <w:kern w:val="0"/>
              <w:szCs w:val="20"/>
            </w:rPr>
          </w:rPrChange>
        </w:rPr>
        <w:pPrChange w:id="8190" w:author="FURSYS" w:date="2025-08-06T14:26:00Z">
          <w:pPr>
            <w:widowControl/>
            <w:wordWrap/>
            <w:autoSpaceDE/>
            <w:autoSpaceDN/>
            <w:jc w:val="center"/>
          </w:pPr>
        </w:pPrChange>
      </w:pPr>
    </w:p>
    <w:p w14:paraId="0D050B9F" w14:textId="4D9822B6" w:rsidR="002E2521" w:rsidRPr="000C7330" w:rsidDel="008076F4" w:rsidRDefault="002E2521">
      <w:pPr>
        <w:rPr>
          <w:ins w:id="8191" w:author="이승준 (Seungjun Lee)" w:date="2025-07-29T11:35:00Z"/>
          <w:del w:id="8192" w:author="FURSYS" w:date="2025-08-06T14:26:00Z"/>
          <w:rFonts w:eastAsiaTheme="minorHAnsi" w:cs="굴림"/>
          <w:color w:val="000000" w:themeColor="text1"/>
          <w:kern w:val="0"/>
          <w:sz w:val="16"/>
          <w:szCs w:val="20"/>
          <w:rPrChange w:id="8193" w:author="FURSYS" w:date="2025-12-04T15:42:00Z">
            <w:rPr>
              <w:ins w:id="8194" w:author="이승준 (Seungjun Lee)" w:date="2025-07-29T11:35:00Z"/>
              <w:del w:id="8195" w:author="FURSYS" w:date="2025-08-06T14:26:00Z"/>
              <w:rFonts w:ascii="굴림" w:eastAsia="굴림" w:hAnsi="굴림" w:cs="굴림"/>
              <w:color w:val="123456"/>
              <w:kern w:val="0"/>
              <w:szCs w:val="20"/>
            </w:rPr>
          </w:rPrChange>
        </w:rPr>
        <w:pPrChange w:id="8196" w:author="FURSYS" w:date="2025-08-06T14:26:00Z">
          <w:pPr>
            <w:widowControl/>
            <w:wordWrap/>
            <w:autoSpaceDE/>
            <w:autoSpaceDN/>
            <w:jc w:val="center"/>
          </w:pPr>
        </w:pPrChange>
      </w:pPr>
    </w:p>
    <w:p w14:paraId="159B966D" w14:textId="60787144" w:rsidR="002E2521" w:rsidRPr="000C7330" w:rsidDel="008076F4" w:rsidRDefault="002E2521">
      <w:pPr>
        <w:rPr>
          <w:ins w:id="8197" w:author="이승준 (Seungjun Lee)" w:date="2025-07-29T11:35:00Z"/>
          <w:del w:id="8198" w:author="FURSYS" w:date="2025-08-06T14:26:00Z"/>
          <w:rFonts w:eastAsiaTheme="minorHAnsi" w:cs="굴림"/>
          <w:color w:val="000000" w:themeColor="text1"/>
          <w:kern w:val="0"/>
          <w:sz w:val="16"/>
          <w:szCs w:val="20"/>
          <w:rPrChange w:id="8199" w:author="FURSYS" w:date="2025-12-04T15:42:00Z">
            <w:rPr>
              <w:ins w:id="8200" w:author="이승준 (Seungjun Lee)" w:date="2025-07-29T11:35:00Z"/>
              <w:del w:id="8201" w:author="FURSYS" w:date="2025-08-06T14:26:00Z"/>
              <w:rFonts w:ascii="굴림" w:eastAsia="굴림" w:hAnsi="굴림" w:cs="굴림"/>
              <w:color w:val="123456"/>
              <w:kern w:val="0"/>
              <w:szCs w:val="20"/>
            </w:rPr>
          </w:rPrChange>
        </w:rPr>
        <w:pPrChange w:id="8202" w:author="FURSYS" w:date="2025-08-06T14:26:00Z">
          <w:pPr>
            <w:widowControl/>
            <w:wordWrap/>
            <w:autoSpaceDE/>
            <w:autoSpaceDN/>
            <w:jc w:val="center"/>
          </w:pPr>
        </w:pPrChange>
      </w:pPr>
    </w:p>
    <w:p w14:paraId="0CE687E7" w14:textId="079E1A51" w:rsidR="002E2521" w:rsidRPr="000C7330" w:rsidDel="008076F4" w:rsidRDefault="002E2521">
      <w:pPr>
        <w:rPr>
          <w:ins w:id="8203" w:author="이승준 (Seungjun Lee)" w:date="2025-07-29T11:35:00Z"/>
          <w:del w:id="8204" w:author="FURSYS" w:date="2025-08-06T14:26:00Z"/>
          <w:rFonts w:eastAsiaTheme="minorHAnsi" w:cs="굴림"/>
          <w:color w:val="000000" w:themeColor="text1"/>
          <w:kern w:val="0"/>
          <w:sz w:val="16"/>
          <w:szCs w:val="20"/>
          <w:rPrChange w:id="8205" w:author="FURSYS" w:date="2025-12-04T15:42:00Z">
            <w:rPr>
              <w:ins w:id="8206" w:author="이승준 (Seungjun Lee)" w:date="2025-07-29T11:35:00Z"/>
              <w:del w:id="8207" w:author="FURSYS" w:date="2025-08-06T14:26:00Z"/>
              <w:rFonts w:ascii="굴림" w:eastAsia="굴림" w:hAnsi="굴림" w:cs="굴림"/>
              <w:color w:val="123456"/>
              <w:kern w:val="0"/>
              <w:szCs w:val="20"/>
            </w:rPr>
          </w:rPrChange>
        </w:rPr>
        <w:pPrChange w:id="8208" w:author="FURSYS" w:date="2025-08-06T14:26:00Z">
          <w:pPr>
            <w:widowControl/>
            <w:wordWrap/>
            <w:autoSpaceDE/>
            <w:autoSpaceDN/>
            <w:jc w:val="center"/>
          </w:pPr>
        </w:pPrChange>
      </w:pPr>
    </w:p>
    <w:p w14:paraId="02F85428" w14:textId="57645C62" w:rsidR="002E2521" w:rsidRPr="000C7330" w:rsidDel="008076F4" w:rsidRDefault="002E2521">
      <w:pPr>
        <w:rPr>
          <w:ins w:id="8209" w:author="이승준 (Seungjun Lee)" w:date="2025-07-29T11:35:00Z"/>
          <w:del w:id="8210" w:author="FURSYS" w:date="2025-08-06T14:26:00Z"/>
          <w:rFonts w:eastAsiaTheme="minorHAnsi" w:cs="굴림"/>
          <w:color w:val="000000" w:themeColor="text1"/>
          <w:kern w:val="0"/>
          <w:sz w:val="16"/>
          <w:szCs w:val="20"/>
          <w:rPrChange w:id="8211" w:author="FURSYS" w:date="2025-12-04T15:42:00Z">
            <w:rPr>
              <w:ins w:id="8212" w:author="이승준 (Seungjun Lee)" w:date="2025-07-29T11:35:00Z"/>
              <w:del w:id="8213" w:author="FURSYS" w:date="2025-08-06T14:26:00Z"/>
              <w:rFonts w:ascii="굴림" w:eastAsia="굴림" w:hAnsi="굴림" w:cs="굴림"/>
              <w:color w:val="123456"/>
              <w:kern w:val="0"/>
              <w:szCs w:val="20"/>
            </w:rPr>
          </w:rPrChange>
        </w:rPr>
        <w:pPrChange w:id="8214" w:author="FURSYS" w:date="2025-08-06T14:26:00Z">
          <w:pPr>
            <w:widowControl/>
            <w:wordWrap/>
            <w:autoSpaceDE/>
            <w:autoSpaceDN/>
            <w:jc w:val="center"/>
          </w:pPr>
        </w:pPrChange>
      </w:pPr>
    </w:p>
    <w:p w14:paraId="0BC12E98" w14:textId="4038F5F7" w:rsidR="002E2521" w:rsidRPr="000C7330" w:rsidDel="008076F4" w:rsidRDefault="002E2521">
      <w:pPr>
        <w:rPr>
          <w:ins w:id="8215" w:author="이승준 (Seungjun Lee)" w:date="2025-07-29T11:35:00Z"/>
          <w:del w:id="8216" w:author="FURSYS" w:date="2025-08-06T14:26:00Z"/>
          <w:rFonts w:eastAsiaTheme="minorHAnsi" w:cs="굴림"/>
          <w:color w:val="000000" w:themeColor="text1"/>
          <w:kern w:val="0"/>
          <w:sz w:val="16"/>
          <w:szCs w:val="20"/>
          <w:rPrChange w:id="8217" w:author="FURSYS" w:date="2025-12-04T15:42:00Z">
            <w:rPr>
              <w:ins w:id="8218" w:author="이승준 (Seungjun Lee)" w:date="2025-07-29T11:35:00Z"/>
              <w:del w:id="8219" w:author="FURSYS" w:date="2025-08-06T14:26:00Z"/>
              <w:rFonts w:ascii="굴림" w:eastAsia="굴림" w:hAnsi="굴림" w:cs="굴림"/>
              <w:color w:val="123456"/>
              <w:kern w:val="0"/>
              <w:szCs w:val="20"/>
            </w:rPr>
          </w:rPrChange>
        </w:rPr>
        <w:pPrChange w:id="8220" w:author="FURSYS" w:date="2025-08-06T14:26:00Z">
          <w:pPr>
            <w:widowControl/>
            <w:wordWrap/>
            <w:autoSpaceDE/>
            <w:autoSpaceDN/>
            <w:jc w:val="center"/>
          </w:pPr>
        </w:pPrChange>
      </w:pPr>
    </w:p>
    <w:p w14:paraId="0D252935" w14:textId="6440E0D1" w:rsidR="002E2521" w:rsidRPr="000C7330" w:rsidDel="008076F4" w:rsidRDefault="002E2521">
      <w:pPr>
        <w:rPr>
          <w:ins w:id="8221" w:author="이승준 (Seungjun Lee)" w:date="2025-07-29T11:35:00Z"/>
          <w:del w:id="8222" w:author="FURSYS" w:date="2025-08-06T14:26:00Z"/>
          <w:rFonts w:eastAsiaTheme="minorHAnsi" w:cs="굴림"/>
          <w:color w:val="000000" w:themeColor="text1"/>
          <w:kern w:val="0"/>
          <w:sz w:val="16"/>
          <w:szCs w:val="20"/>
          <w:rPrChange w:id="8223" w:author="FURSYS" w:date="2025-12-04T15:42:00Z">
            <w:rPr>
              <w:ins w:id="8224" w:author="이승준 (Seungjun Lee)" w:date="2025-07-29T11:35:00Z"/>
              <w:del w:id="8225" w:author="FURSYS" w:date="2025-08-06T14:26:00Z"/>
              <w:rFonts w:ascii="굴림" w:eastAsia="굴림" w:hAnsi="굴림" w:cs="굴림"/>
              <w:color w:val="123456"/>
              <w:kern w:val="0"/>
              <w:szCs w:val="20"/>
            </w:rPr>
          </w:rPrChange>
        </w:rPr>
        <w:pPrChange w:id="8226" w:author="FURSYS" w:date="2025-08-06T14:26:00Z">
          <w:pPr>
            <w:widowControl/>
            <w:wordWrap/>
            <w:autoSpaceDE/>
            <w:autoSpaceDN/>
            <w:jc w:val="center"/>
          </w:pPr>
        </w:pPrChange>
      </w:pPr>
    </w:p>
    <w:p w14:paraId="65AA9243" w14:textId="27FD94D5" w:rsidR="002E2521" w:rsidRPr="000C7330" w:rsidDel="008076F4" w:rsidRDefault="002E2521">
      <w:pPr>
        <w:rPr>
          <w:ins w:id="8227" w:author="이승준 (Seungjun Lee)" w:date="2025-07-29T11:35:00Z"/>
          <w:del w:id="8228" w:author="FURSYS" w:date="2025-08-06T14:26:00Z"/>
          <w:rFonts w:eastAsiaTheme="minorHAnsi" w:cs="굴림"/>
          <w:color w:val="000000" w:themeColor="text1"/>
          <w:kern w:val="0"/>
          <w:sz w:val="16"/>
          <w:szCs w:val="20"/>
          <w:rPrChange w:id="8229" w:author="FURSYS" w:date="2025-12-04T15:42:00Z">
            <w:rPr>
              <w:ins w:id="8230" w:author="이승준 (Seungjun Lee)" w:date="2025-07-29T11:35:00Z"/>
              <w:del w:id="8231" w:author="FURSYS" w:date="2025-08-06T14:26:00Z"/>
              <w:rFonts w:ascii="굴림" w:eastAsia="굴림" w:hAnsi="굴림" w:cs="굴림"/>
              <w:color w:val="123456"/>
              <w:kern w:val="0"/>
              <w:szCs w:val="20"/>
            </w:rPr>
          </w:rPrChange>
        </w:rPr>
        <w:pPrChange w:id="8232" w:author="FURSYS" w:date="2025-08-06T14:26:00Z">
          <w:pPr>
            <w:widowControl/>
            <w:wordWrap/>
            <w:autoSpaceDE/>
            <w:autoSpaceDN/>
            <w:jc w:val="center"/>
          </w:pPr>
        </w:pPrChange>
      </w:pPr>
    </w:p>
    <w:p w14:paraId="5BB9F1E1" w14:textId="4643803A" w:rsidR="002E2521" w:rsidRPr="000C7330" w:rsidDel="008076F4" w:rsidRDefault="002E2521">
      <w:pPr>
        <w:rPr>
          <w:ins w:id="8233" w:author="이승준 (Seungjun Lee)" w:date="2025-07-29T11:35:00Z"/>
          <w:del w:id="8234" w:author="FURSYS" w:date="2025-08-06T14:26:00Z"/>
          <w:rFonts w:eastAsiaTheme="minorHAnsi" w:cs="굴림"/>
          <w:color w:val="000000" w:themeColor="text1"/>
          <w:kern w:val="0"/>
          <w:sz w:val="16"/>
          <w:szCs w:val="20"/>
          <w:rPrChange w:id="8235" w:author="FURSYS" w:date="2025-12-04T15:42:00Z">
            <w:rPr>
              <w:ins w:id="8236" w:author="이승준 (Seungjun Lee)" w:date="2025-07-29T11:35:00Z"/>
              <w:del w:id="8237" w:author="FURSYS" w:date="2025-08-06T14:26:00Z"/>
              <w:rFonts w:ascii="굴림" w:eastAsia="굴림" w:hAnsi="굴림" w:cs="굴림"/>
              <w:color w:val="123456"/>
              <w:kern w:val="0"/>
              <w:szCs w:val="20"/>
            </w:rPr>
          </w:rPrChange>
        </w:rPr>
        <w:pPrChange w:id="8238" w:author="FURSYS" w:date="2025-08-06T14:26:00Z">
          <w:pPr>
            <w:widowControl/>
            <w:wordWrap/>
            <w:autoSpaceDE/>
            <w:autoSpaceDN/>
            <w:jc w:val="center"/>
          </w:pPr>
        </w:pPrChange>
      </w:pPr>
    </w:p>
    <w:p w14:paraId="07811A03" w14:textId="269B0A89" w:rsidR="002E2521" w:rsidRPr="000C7330" w:rsidDel="008076F4" w:rsidRDefault="002E2521">
      <w:pPr>
        <w:rPr>
          <w:ins w:id="8239" w:author="이승준 (Seungjun Lee)" w:date="2025-07-29T11:35:00Z"/>
          <w:del w:id="8240" w:author="FURSYS" w:date="2025-08-06T14:26:00Z"/>
          <w:rFonts w:eastAsiaTheme="minorHAnsi" w:cs="굴림"/>
          <w:color w:val="000000" w:themeColor="text1"/>
          <w:kern w:val="0"/>
          <w:sz w:val="16"/>
          <w:szCs w:val="20"/>
          <w:rPrChange w:id="8241" w:author="FURSYS" w:date="2025-12-04T15:42:00Z">
            <w:rPr>
              <w:ins w:id="8242" w:author="이승준 (Seungjun Lee)" w:date="2025-07-29T11:35:00Z"/>
              <w:del w:id="8243" w:author="FURSYS" w:date="2025-08-06T14:26:00Z"/>
              <w:rFonts w:ascii="굴림" w:eastAsia="굴림" w:hAnsi="굴림" w:cs="굴림"/>
              <w:color w:val="123456"/>
              <w:kern w:val="0"/>
              <w:szCs w:val="20"/>
            </w:rPr>
          </w:rPrChange>
        </w:rPr>
        <w:pPrChange w:id="8244" w:author="FURSYS" w:date="2025-08-06T14:26:00Z">
          <w:pPr>
            <w:widowControl/>
            <w:wordWrap/>
            <w:autoSpaceDE/>
            <w:autoSpaceDN/>
            <w:jc w:val="center"/>
          </w:pPr>
        </w:pPrChange>
      </w:pPr>
    </w:p>
    <w:p w14:paraId="7ECF8D53" w14:textId="24EFFEF7" w:rsidR="002E2521" w:rsidRPr="000C7330" w:rsidDel="008076F4" w:rsidRDefault="002E2521">
      <w:pPr>
        <w:rPr>
          <w:ins w:id="8245" w:author="이승준 (Seungjun Lee)" w:date="2025-07-29T11:35:00Z"/>
          <w:del w:id="8246" w:author="FURSYS" w:date="2025-08-06T14:26:00Z"/>
          <w:rFonts w:eastAsiaTheme="minorHAnsi" w:cs="굴림"/>
          <w:color w:val="000000" w:themeColor="text1"/>
          <w:kern w:val="0"/>
          <w:sz w:val="16"/>
          <w:szCs w:val="20"/>
          <w:rPrChange w:id="8247" w:author="FURSYS" w:date="2025-12-04T15:42:00Z">
            <w:rPr>
              <w:ins w:id="8248" w:author="이승준 (Seungjun Lee)" w:date="2025-07-29T11:35:00Z"/>
              <w:del w:id="8249" w:author="FURSYS" w:date="2025-08-06T14:26:00Z"/>
              <w:rFonts w:ascii="굴림" w:eastAsia="굴림" w:hAnsi="굴림" w:cs="굴림"/>
              <w:color w:val="123456"/>
              <w:kern w:val="0"/>
              <w:szCs w:val="20"/>
            </w:rPr>
          </w:rPrChange>
        </w:rPr>
        <w:pPrChange w:id="8250" w:author="FURSYS" w:date="2025-08-06T14:26:00Z">
          <w:pPr>
            <w:widowControl/>
            <w:wordWrap/>
            <w:autoSpaceDE/>
            <w:autoSpaceDN/>
            <w:jc w:val="center"/>
          </w:pPr>
        </w:pPrChange>
      </w:pPr>
    </w:p>
    <w:p w14:paraId="7B6D97BE" w14:textId="2615115D" w:rsidR="002E2521" w:rsidRPr="000C7330" w:rsidDel="008076F4" w:rsidRDefault="002E2521">
      <w:pPr>
        <w:rPr>
          <w:ins w:id="8251" w:author="이승준 (Seungjun Lee)" w:date="2025-07-29T11:35:00Z"/>
          <w:del w:id="8252" w:author="FURSYS" w:date="2025-08-06T14:26:00Z"/>
          <w:rFonts w:eastAsiaTheme="minorHAnsi" w:cs="굴림"/>
          <w:color w:val="000000" w:themeColor="text1"/>
          <w:kern w:val="0"/>
          <w:sz w:val="16"/>
          <w:szCs w:val="20"/>
          <w:rPrChange w:id="8253" w:author="FURSYS" w:date="2025-12-04T15:42:00Z">
            <w:rPr>
              <w:ins w:id="8254" w:author="이승준 (Seungjun Lee)" w:date="2025-07-29T11:35:00Z"/>
              <w:del w:id="8255" w:author="FURSYS" w:date="2025-08-06T14:26:00Z"/>
              <w:rFonts w:ascii="굴림" w:eastAsia="굴림" w:hAnsi="굴림" w:cs="굴림"/>
              <w:color w:val="123456"/>
              <w:kern w:val="0"/>
              <w:szCs w:val="20"/>
            </w:rPr>
          </w:rPrChange>
        </w:rPr>
        <w:pPrChange w:id="8256" w:author="FURSYS" w:date="2025-08-06T14:26:00Z">
          <w:pPr>
            <w:widowControl/>
            <w:wordWrap/>
            <w:autoSpaceDE/>
            <w:autoSpaceDN/>
            <w:jc w:val="center"/>
          </w:pPr>
        </w:pPrChange>
      </w:pPr>
    </w:p>
    <w:p w14:paraId="3663581F" w14:textId="1147E924" w:rsidR="002E2521" w:rsidRPr="000C7330" w:rsidDel="008076F4" w:rsidRDefault="002E2521">
      <w:pPr>
        <w:rPr>
          <w:ins w:id="8257" w:author="이승준 (Seungjun Lee)" w:date="2025-07-29T11:35:00Z"/>
          <w:del w:id="8258" w:author="FURSYS" w:date="2025-08-06T14:26:00Z"/>
          <w:rFonts w:eastAsiaTheme="minorHAnsi" w:cs="굴림"/>
          <w:color w:val="000000" w:themeColor="text1"/>
          <w:kern w:val="0"/>
          <w:sz w:val="16"/>
          <w:szCs w:val="20"/>
          <w:rPrChange w:id="8259" w:author="FURSYS" w:date="2025-12-04T15:42:00Z">
            <w:rPr>
              <w:ins w:id="8260" w:author="이승준 (Seungjun Lee)" w:date="2025-07-29T11:35:00Z"/>
              <w:del w:id="8261" w:author="FURSYS" w:date="2025-08-06T14:26:00Z"/>
              <w:rFonts w:ascii="굴림" w:eastAsia="굴림" w:hAnsi="굴림" w:cs="굴림"/>
              <w:color w:val="123456"/>
              <w:kern w:val="0"/>
              <w:szCs w:val="20"/>
            </w:rPr>
          </w:rPrChange>
        </w:rPr>
        <w:pPrChange w:id="8262" w:author="FURSYS" w:date="2025-08-06T14:26:00Z">
          <w:pPr>
            <w:widowControl/>
            <w:wordWrap/>
            <w:autoSpaceDE/>
            <w:autoSpaceDN/>
            <w:jc w:val="center"/>
          </w:pPr>
        </w:pPrChange>
      </w:pPr>
    </w:p>
    <w:p w14:paraId="1C388018" w14:textId="0EC7C114" w:rsidR="002E2521" w:rsidRPr="000C7330" w:rsidDel="008076F4" w:rsidRDefault="002E2521">
      <w:pPr>
        <w:rPr>
          <w:ins w:id="8263" w:author="이승준 (Seungjun Lee)" w:date="2025-07-29T11:35:00Z"/>
          <w:del w:id="8264" w:author="FURSYS" w:date="2025-08-06T14:26:00Z"/>
          <w:rFonts w:eastAsiaTheme="minorHAnsi" w:cs="굴림"/>
          <w:color w:val="000000" w:themeColor="text1"/>
          <w:kern w:val="0"/>
          <w:sz w:val="16"/>
          <w:szCs w:val="20"/>
          <w:rPrChange w:id="8265" w:author="FURSYS" w:date="2025-12-04T15:42:00Z">
            <w:rPr>
              <w:ins w:id="8266" w:author="이승준 (Seungjun Lee)" w:date="2025-07-29T11:35:00Z"/>
              <w:del w:id="8267" w:author="FURSYS" w:date="2025-08-06T14:26:00Z"/>
              <w:rFonts w:ascii="굴림" w:eastAsia="굴림" w:hAnsi="굴림" w:cs="굴림"/>
              <w:color w:val="123456"/>
              <w:kern w:val="0"/>
              <w:szCs w:val="20"/>
            </w:rPr>
          </w:rPrChange>
        </w:rPr>
        <w:pPrChange w:id="8268" w:author="FURSYS" w:date="2025-08-06T14:26:00Z">
          <w:pPr>
            <w:widowControl/>
            <w:wordWrap/>
            <w:autoSpaceDE/>
            <w:autoSpaceDN/>
            <w:jc w:val="center"/>
          </w:pPr>
        </w:pPrChange>
      </w:pPr>
    </w:p>
    <w:p w14:paraId="3E96E299" w14:textId="2046DC2F" w:rsidR="002E2521" w:rsidRPr="000C7330" w:rsidDel="008076F4" w:rsidRDefault="002E2521">
      <w:pPr>
        <w:rPr>
          <w:ins w:id="8269" w:author="이승준 (Seungjun Lee)" w:date="2025-07-29T11:35:00Z"/>
          <w:del w:id="8270" w:author="FURSYS" w:date="2025-08-06T14:26:00Z"/>
          <w:rFonts w:eastAsiaTheme="minorHAnsi" w:cs="굴림"/>
          <w:color w:val="000000" w:themeColor="text1"/>
          <w:kern w:val="0"/>
          <w:sz w:val="16"/>
          <w:szCs w:val="20"/>
          <w:rPrChange w:id="8271" w:author="FURSYS" w:date="2025-12-04T15:42:00Z">
            <w:rPr>
              <w:ins w:id="8272" w:author="이승준 (Seungjun Lee)" w:date="2025-07-29T11:35:00Z"/>
              <w:del w:id="8273" w:author="FURSYS" w:date="2025-08-06T14:26:00Z"/>
              <w:rFonts w:ascii="굴림" w:eastAsia="굴림" w:hAnsi="굴림" w:cs="굴림"/>
              <w:color w:val="123456"/>
              <w:kern w:val="0"/>
              <w:szCs w:val="20"/>
            </w:rPr>
          </w:rPrChange>
        </w:rPr>
        <w:pPrChange w:id="8274" w:author="FURSYS" w:date="2025-08-06T14:26:00Z">
          <w:pPr>
            <w:widowControl/>
            <w:wordWrap/>
            <w:autoSpaceDE/>
            <w:autoSpaceDN/>
            <w:jc w:val="center"/>
          </w:pPr>
        </w:pPrChange>
      </w:pPr>
    </w:p>
    <w:p w14:paraId="3D7FE52B" w14:textId="5979A83A" w:rsidR="002E2521" w:rsidRPr="000C7330" w:rsidDel="008076F4" w:rsidRDefault="002E2521">
      <w:pPr>
        <w:rPr>
          <w:ins w:id="8275" w:author="이승준 (Seungjun Lee)" w:date="2025-07-29T11:35:00Z"/>
          <w:del w:id="8276" w:author="FURSYS" w:date="2025-08-06T14:26:00Z"/>
          <w:rFonts w:eastAsiaTheme="minorHAnsi" w:cs="굴림"/>
          <w:color w:val="000000" w:themeColor="text1"/>
          <w:kern w:val="0"/>
          <w:sz w:val="16"/>
          <w:szCs w:val="20"/>
          <w:rPrChange w:id="8277" w:author="FURSYS" w:date="2025-12-04T15:42:00Z">
            <w:rPr>
              <w:ins w:id="8278" w:author="이승준 (Seungjun Lee)" w:date="2025-07-29T11:35:00Z"/>
              <w:del w:id="8279" w:author="FURSYS" w:date="2025-08-06T14:26:00Z"/>
              <w:rFonts w:ascii="굴림" w:eastAsia="굴림" w:hAnsi="굴림" w:cs="굴림"/>
              <w:color w:val="123456"/>
              <w:kern w:val="0"/>
              <w:szCs w:val="20"/>
            </w:rPr>
          </w:rPrChange>
        </w:rPr>
        <w:pPrChange w:id="8280" w:author="FURSYS" w:date="2025-08-06T14:26:00Z">
          <w:pPr>
            <w:widowControl/>
            <w:wordWrap/>
            <w:autoSpaceDE/>
            <w:autoSpaceDN/>
            <w:jc w:val="center"/>
          </w:pPr>
        </w:pPrChange>
      </w:pPr>
    </w:p>
    <w:p w14:paraId="6E877770" w14:textId="2B3798E8" w:rsidR="002E2521" w:rsidRPr="000C7330" w:rsidDel="008076F4" w:rsidRDefault="002E2521">
      <w:pPr>
        <w:rPr>
          <w:ins w:id="8281" w:author="이승준 (Seungjun Lee)" w:date="2025-07-29T11:35:00Z"/>
          <w:del w:id="8282" w:author="FURSYS" w:date="2025-08-06T14:26:00Z"/>
          <w:rFonts w:eastAsiaTheme="minorHAnsi" w:cs="굴림"/>
          <w:color w:val="000000" w:themeColor="text1"/>
          <w:kern w:val="0"/>
          <w:sz w:val="16"/>
          <w:szCs w:val="20"/>
          <w:rPrChange w:id="8283" w:author="FURSYS" w:date="2025-12-04T15:42:00Z">
            <w:rPr>
              <w:ins w:id="8284" w:author="이승준 (Seungjun Lee)" w:date="2025-07-29T11:35:00Z"/>
              <w:del w:id="8285" w:author="FURSYS" w:date="2025-08-06T14:26:00Z"/>
              <w:rFonts w:ascii="굴림" w:eastAsia="굴림" w:hAnsi="굴림" w:cs="굴림"/>
              <w:color w:val="123456"/>
              <w:kern w:val="0"/>
              <w:szCs w:val="20"/>
            </w:rPr>
          </w:rPrChange>
        </w:rPr>
        <w:pPrChange w:id="8286" w:author="FURSYS" w:date="2025-08-06T14:26:00Z">
          <w:pPr>
            <w:widowControl/>
            <w:wordWrap/>
            <w:autoSpaceDE/>
            <w:autoSpaceDN/>
            <w:jc w:val="center"/>
          </w:pPr>
        </w:pPrChange>
      </w:pPr>
    </w:p>
    <w:p w14:paraId="5DFDF534" w14:textId="0EF1BBF9" w:rsidR="002E2521" w:rsidRPr="000C7330" w:rsidDel="008076F4" w:rsidRDefault="002E2521">
      <w:pPr>
        <w:rPr>
          <w:ins w:id="8287" w:author="이승준 (Seungjun Lee)" w:date="2025-07-29T11:35:00Z"/>
          <w:del w:id="8288" w:author="FURSYS" w:date="2025-08-06T14:26:00Z"/>
          <w:rFonts w:eastAsiaTheme="minorHAnsi" w:cs="굴림"/>
          <w:color w:val="000000" w:themeColor="text1"/>
          <w:kern w:val="0"/>
          <w:sz w:val="16"/>
          <w:szCs w:val="20"/>
          <w:rPrChange w:id="8289" w:author="FURSYS" w:date="2025-12-04T15:42:00Z">
            <w:rPr>
              <w:ins w:id="8290" w:author="이승준 (Seungjun Lee)" w:date="2025-07-29T11:35:00Z"/>
              <w:del w:id="8291" w:author="FURSYS" w:date="2025-08-06T14:26:00Z"/>
              <w:rFonts w:ascii="굴림" w:eastAsia="굴림" w:hAnsi="굴림" w:cs="굴림"/>
              <w:color w:val="123456"/>
              <w:kern w:val="0"/>
              <w:szCs w:val="20"/>
            </w:rPr>
          </w:rPrChange>
        </w:rPr>
        <w:pPrChange w:id="8292" w:author="FURSYS" w:date="2025-08-06T14:26:00Z">
          <w:pPr>
            <w:widowControl/>
            <w:wordWrap/>
            <w:autoSpaceDE/>
            <w:autoSpaceDN/>
            <w:jc w:val="center"/>
          </w:pPr>
        </w:pPrChange>
      </w:pPr>
    </w:p>
    <w:p w14:paraId="72B4ACEC" w14:textId="6AC50211" w:rsidR="002E2521" w:rsidRPr="000C7330" w:rsidDel="008076F4" w:rsidRDefault="002E2521">
      <w:pPr>
        <w:rPr>
          <w:ins w:id="8293" w:author="이승준 (Seungjun Lee)" w:date="2025-07-29T11:35:00Z"/>
          <w:del w:id="8294" w:author="FURSYS" w:date="2025-08-06T14:26:00Z"/>
          <w:rFonts w:eastAsiaTheme="minorHAnsi" w:cs="굴림"/>
          <w:color w:val="000000" w:themeColor="text1"/>
          <w:kern w:val="0"/>
          <w:sz w:val="16"/>
          <w:szCs w:val="20"/>
          <w:rPrChange w:id="8295" w:author="FURSYS" w:date="2025-12-04T15:42:00Z">
            <w:rPr>
              <w:ins w:id="8296" w:author="이승준 (Seungjun Lee)" w:date="2025-07-29T11:35:00Z"/>
              <w:del w:id="8297" w:author="FURSYS" w:date="2025-08-06T14:26:00Z"/>
              <w:rFonts w:ascii="굴림" w:eastAsia="굴림" w:hAnsi="굴림" w:cs="굴림"/>
              <w:color w:val="123456"/>
              <w:kern w:val="0"/>
              <w:szCs w:val="20"/>
            </w:rPr>
          </w:rPrChange>
        </w:rPr>
        <w:pPrChange w:id="8298" w:author="FURSYS" w:date="2025-08-06T14:26:00Z">
          <w:pPr>
            <w:widowControl/>
            <w:wordWrap/>
            <w:autoSpaceDE/>
            <w:autoSpaceDN/>
            <w:jc w:val="center"/>
          </w:pPr>
        </w:pPrChange>
      </w:pPr>
    </w:p>
    <w:p w14:paraId="185ABC31" w14:textId="22ED3260" w:rsidR="002E2521" w:rsidRPr="000C7330" w:rsidDel="008076F4" w:rsidRDefault="002E2521">
      <w:pPr>
        <w:rPr>
          <w:ins w:id="8299" w:author="이승준 (Seungjun Lee)" w:date="2025-07-29T11:35:00Z"/>
          <w:del w:id="8300" w:author="FURSYS" w:date="2025-08-06T14:26:00Z"/>
          <w:rFonts w:eastAsiaTheme="minorHAnsi" w:cs="굴림"/>
          <w:color w:val="000000" w:themeColor="text1"/>
          <w:kern w:val="0"/>
          <w:sz w:val="16"/>
          <w:szCs w:val="20"/>
          <w:rPrChange w:id="8301" w:author="FURSYS" w:date="2025-12-04T15:42:00Z">
            <w:rPr>
              <w:ins w:id="8302" w:author="이승준 (Seungjun Lee)" w:date="2025-07-29T11:35:00Z"/>
              <w:del w:id="8303" w:author="FURSYS" w:date="2025-08-06T14:26:00Z"/>
              <w:rFonts w:ascii="굴림" w:eastAsia="굴림" w:hAnsi="굴림" w:cs="굴림"/>
              <w:color w:val="123456"/>
              <w:kern w:val="0"/>
              <w:szCs w:val="20"/>
            </w:rPr>
          </w:rPrChange>
        </w:rPr>
        <w:pPrChange w:id="8304" w:author="FURSYS" w:date="2025-08-06T14:26:00Z">
          <w:pPr>
            <w:widowControl/>
            <w:wordWrap/>
            <w:autoSpaceDE/>
            <w:autoSpaceDN/>
            <w:jc w:val="center"/>
          </w:pPr>
        </w:pPrChange>
      </w:pPr>
    </w:p>
    <w:p w14:paraId="6953E021" w14:textId="00B24B72" w:rsidR="002E2521" w:rsidRPr="000C7330" w:rsidDel="008076F4" w:rsidRDefault="002E2521">
      <w:pPr>
        <w:rPr>
          <w:ins w:id="8305" w:author="이승준 (Seungjun Lee)" w:date="2025-07-29T11:35:00Z"/>
          <w:del w:id="8306" w:author="FURSYS" w:date="2025-08-06T14:26:00Z"/>
          <w:rFonts w:eastAsiaTheme="minorHAnsi" w:cs="굴림"/>
          <w:color w:val="000000" w:themeColor="text1"/>
          <w:kern w:val="0"/>
          <w:sz w:val="16"/>
          <w:szCs w:val="20"/>
          <w:rPrChange w:id="8307" w:author="FURSYS" w:date="2025-12-04T15:42:00Z">
            <w:rPr>
              <w:ins w:id="8308" w:author="이승준 (Seungjun Lee)" w:date="2025-07-29T11:35:00Z"/>
              <w:del w:id="8309" w:author="FURSYS" w:date="2025-08-06T14:26:00Z"/>
              <w:rFonts w:ascii="굴림" w:eastAsia="굴림" w:hAnsi="굴림" w:cs="굴림"/>
              <w:color w:val="123456"/>
              <w:kern w:val="0"/>
              <w:szCs w:val="20"/>
            </w:rPr>
          </w:rPrChange>
        </w:rPr>
        <w:pPrChange w:id="8310" w:author="FURSYS" w:date="2025-08-06T14:26:00Z">
          <w:pPr>
            <w:widowControl/>
            <w:wordWrap/>
            <w:autoSpaceDE/>
            <w:autoSpaceDN/>
            <w:jc w:val="left"/>
          </w:pPr>
        </w:pPrChange>
      </w:pPr>
    </w:p>
    <w:p w14:paraId="51CA4B26" w14:textId="0126BD5D" w:rsidR="002E2521" w:rsidRPr="000C7330" w:rsidDel="008076F4" w:rsidRDefault="00B35C7A">
      <w:pPr>
        <w:rPr>
          <w:ins w:id="8311" w:author="이승준 (Seungjun Lee)" w:date="2025-07-29T11:35:00Z"/>
          <w:del w:id="8312" w:author="FURSYS" w:date="2025-08-06T14:26:00Z"/>
          <w:rFonts w:eastAsiaTheme="minorHAnsi" w:cs="굴림"/>
          <w:color w:val="000000" w:themeColor="text1"/>
          <w:kern w:val="0"/>
          <w:sz w:val="16"/>
          <w:szCs w:val="20"/>
          <w:rPrChange w:id="8313" w:author="FURSYS" w:date="2025-12-04T15:42:00Z">
            <w:rPr>
              <w:ins w:id="8314" w:author="이승준 (Seungjun Lee)" w:date="2025-07-29T11:35:00Z"/>
              <w:del w:id="8315" w:author="FURSYS" w:date="2025-08-06T14:26:00Z"/>
              <w:rFonts w:ascii="굴림" w:eastAsia="굴림" w:hAnsi="굴림" w:cs="굴림"/>
              <w:color w:val="002266"/>
              <w:kern w:val="0"/>
              <w:szCs w:val="20"/>
            </w:rPr>
          </w:rPrChange>
        </w:rPr>
        <w:pPrChange w:id="8316" w:author="FURSYS" w:date="2025-08-06T14:26:00Z">
          <w:pPr>
            <w:widowControl/>
            <w:wordWrap/>
            <w:autoSpaceDE/>
            <w:autoSpaceDN/>
            <w:jc w:val="left"/>
          </w:pPr>
        </w:pPrChange>
      </w:pPr>
      <w:ins w:id="8317" w:author="이승준 (Seungjun Lee)" w:date="2025-07-29T11:35:00Z">
        <w:del w:id="8318" w:author="FURSYS" w:date="2025-08-06T14:26:00Z">
          <w:r w:rsidRPr="00B35C7A">
            <w:rPr>
              <w:rFonts w:eastAsiaTheme="minorHAnsi" w:cs="굴림"/>
              <w:color w:val="000000" w:themeColor="text1"/>
              <w:kern w:val="0"/>
              <w:sz w:val="16"/>
              <w:szCs w:val="20"/>
            </w:rPr>
            <w:pict w14:anchorId="6C131843">
              <v:rect id="_x0000_i1033" style="width:0;height:.75pt" o:hralign="center" o:hrstd="t" o:hr="t" fillcolor="#a0a0a0" stroked="f"/>
            </w:pict>
          </w:r>
        </w:del>
      </w:ins>
    </w:p>
    <w:p w14:paraId="58B1BFA1" w14:textId="5D29F2D0" w:rsidR="002E2521" w:rsidRPr="000C7330" w:rsidDel="008076F4" w:rsidRDefault="002E2521">
      <w:pPr>
        <w:rPr>
          <w:ins w:id="8319" w:author="이승준 (Seungjun Lee)" w:date="2025-07-29T11:35:00Z"/>
          <w:del w:id="8320" w:author="FURSYS" w:date="2025-08-06T14:26:00Z"/>
          <w:rFonts w:eastAsiaTheme="minorHAnsi" w:cs="굴림"/>
          <w:color w:val="000000" w:themeColor="text1"/>
          <w:kern w:val="0"/>
          <w:sz w:val="16"/>
          <w:szCs w:val="20"/>
          <w:rPrChange w:id="8321" w:author="FURSYS" w:date="2025-12-04T15:42:00Z">
            <w:rPr>
              <w:ins w:id="8322" w:author="이승준 (Seungjun Lee)" w:date="2025-07-29T11:35:00Z"/>
              <w:del w:id="8323" w:author="FURSYS" w:date="2025-08-06T14:26:00Z"/>
              <w:rFonts w:ascii="굴림" w:eastAsia="굴림" w:hAnsi="굴림" w:cs="굴림"/>
              <w:color w:val="123456"/>
              <w:kern w:val="0"/>
              <w:szCs w:val="20"/>
            </w:rPr>
          </w:rPrChange>
        </w:rPr>
        <w:pPrChange w:id="8324" w:author="FURSYS" w:date="2025-08-06T14:26:00Z">
          <w:pPr>
            <w:widowControl/>
            <w:wordWrap/>
            <w:autoSpaceDE/>
            <w:autoSpaceDN/>
            <w:jc w:val="left"/>
          </w:pPr>
        </w:pPrChange>
      </w:pPr>
      <w:ins w:id="8325" w:author="이승준 (Seungjun Lee)" w:date="2025-07-29T11:35:00Z">
        <w:del w:id="8326" w:author="FURSYS" w:date="2025-08-06T14:26:00Z">
          <w:r w:rsidRPr="000C7330" w:rsidDel="008076F4">
            <w:rPr>
              <w:rFonts w:eastAsiaTheme="minorHAnsi" w:cs="굴림" w:hint="eastAsia"/>
              <w:b/>
              <w:bCs/>
              <w:color w:val="000000" w:themeColor="text1"/>
              <w:kern w:val="0"/>
              <w:sz w:val="18"/>
              <w:rPrChange w:id="8327" w:author="FURSYS" w:date="2025-12-04T15:42:00Z">
                <w:rPr>
                  <w:rFonts w:ascii="굴림" w:eastAsia="굴림" w:hAnsi="굴림" w:cs="굴림" w:hint="eastAsia"/>
                  <w:b/>
                  <w:bCs/>
                  <w:color w:val="123456"/>
                  <w:kern w:val="0"/>
                  <w:sz w:val="22"/>
                </w:rPr>
              </w:rPrChange>
            </w:rPr>
            <w:delText>첨부</w:delText>
          </w:r>
          <w:r w:rsidRPr="000C7330" w:rsidDel="008076F4">
            <w:rPr>
              <w:rFonts w:eastAsiaTheme="minorHAnsi" w:cs="굴림"/>
              <w:b/>
              <w:bCs/>
              <w:color w:val="000000" w:themeColor="text1"/>
              <w:kern w:val="0"/>
              <w:sz w:val="18"/>
              <w:rPrChange w:id="8328" w:author="FURSYS" w:date="2025-12-04T15:42:00Z">
                <w:rPr>
                  <w:rFonts w:ascii="굴림" w:eastAsia="굴림" w:hAnsi="굴림" w:cs="굴림"/>
                  <w:b/>
                  <w:bCs/>
                  <w:color w:val="123456"/>
                  <w:kern w:val="0"/>
                  <w:sz w:val="22"/>
                </w:rPr>
              </w:rPrChange>
            </w:rPr>
            <w:delText>(5) </w:delText>
          </w:r>
          <w:r w:rsidRPr="000C7330" w:rsidDel="008076F4">
            <w:rPr>
              <w:rFonts w:eastAsiaTheme="minorHAnsi" w:cs="굴림" w:hint="eastAsia"/>
              <w:b/>
              <w:bCs/>
              <w:color w:val="000000" w:themeColor="text1"/>
              <w:kern w:val="0"/>
              <w:sz w:val="18"/>
              <w:u w:val="single"/>
              <w:rPrChange w:id="8329" w:author="FURSYS" w:date="2025-12-04T15:42:00Z">
                <w:rPr>
                  <w:rFonts w:ascii="굴림" w:eastAsia="굴림" w:hAnsi="굴림" w:cs="굴림" w:hint="eastAsia"/>
                  <w:b/>
                  <w:bCs/>
                  <w:color w:val="123456"/>
                  <w:kern w:val="0"/>
                  <w:sz w:val="22"/>
                  <w:u w:val="single"/>
                </w:rPr>
              </w:rPrChange>
            </w:rPr>
            <w:delText>안전관리</w:delText>
          </w:r>
          <w:r w:rsidRPr="000C7330" w:rsidDel="008076F4">
            <w:rPr>
              <w:rFonts w:eastAsiaTheme="minorHAnsi" w:cs="굴림"/>
              <w:b/>
              <w:bCs/>
              <w:color w:val="000000" w:themeColor="text1"/>
              <w:kern w:val="0"/>
              <w:sz w:val="18"/>
              <w:u w:val="single"/>
              <w:rPrChange w:id="8330" w:author="FURSYS" w:date="2025-12-04T15:42:00Z">
                <w:rPr>
                  <w:rFonts w:ascii="굴림" w:eastAsia="굴림" w:hAnsi="굴림" w:cs="굴림"/>
                  <w:b/>
                  <w:bCs/>
                  <w:color w:val="123456"/>
                  <w:kern w:val="0"/>
                  <w:sz w:val="22"/>
                  <w:u w:val="single"/>
                </w:rPr>
              </w:rPrChange>
            </w:rPr>
            <w:delText xml:space="preserve"> </w:delText>
          </w:r>
          <w:r w:rsidRPr="000C7330" w:rsidDel="008076F4">
            <w:rPr>
              <w:rFonts w:eastAsiaTheme="minorHAnsi" w:cs="굴림" w:hint="eastAsia"/>
              <w:b/>
              <w:bCs/>
              <w:color w:val="000000" w:themeColor="text1"/>
              <w:kern w:val="0"/>
              <w:sz w:val="18"/>
              <w:u w:val="single"/>
              <w:rPrChange w:id="8331" w:author="FURSYS" w:date="2025-12-04T15:42:00Z">
                <w:rPr>
                  <w:rFonts w:ascii="굴림" w:eastAsia="굴림" w:hAnsi="굴림" w:cs="굴림" w:hint="eastAsia"/>
                  <w:b/>
                  <w:bCs/>
                  <w:color w:val="123456"/>
                  <w:kern w:val="0"/>
                  <w:sz w:val="22"/>
                  <w:u w:val="single"/>
                </w:rPr>
              </w:rPrChange>
            </w:rPr>
            <w:delText>특별약관</w:delText>
          </w:r>
        </w:del>
      </w:ins>
    </w:p>
    <w:p w14:paraId="361160A0" w14:textId="2F70E895" w:rsidR="002E2521" w:rsidRPr="000C7330" w:rsidDel="008076F4" w:rsidRDefault="002E2521">
      <w:pPr>
        <w:rPr>
          <w:ins w:id="8332" w:author="이승준 (Seungjun Lee)" w:date="2025-07-29T11:35:00Z"/>
          <w:del w:id="8333" w:author="FURSYS" w:date="2025-08-06T14:26:00Z"/>
          <w:rFonts w:eastAsiaTheme="minorHAnsi" w:cs="굴림"/>
          <w:color w:val="000000" w:themeColor="text1"/>
          <w:kern w:val="0"/>
          <w:szCs w:val="24"/>
          <w:rPrChange w:id="8334" w:author="FURSYS" w:date="2025-12-04T15:42:00Z">
            <w:rPr>
              <w:ins w:id="8335" w:author="이승준 (Seungjun Lee)" w:date="2025-07-29T11:35:00Z"/>
              <w:del w:id="8336" w:author="FURSYS" w:date="2025-08-06T14:26:00Z"/>
              <w:rFonts w:ascii="굴림" w:eastAsia="굴림" w:hAnsi="굴림" w:cs="굴림"/>
              <w:kern w:val="0"/>
              <w:sz w:val="24"/>
              <w:szCs w:val="24"/>
            </w:rPr>
          </w:rPrChange>
        </w:rPr>
        <w:pPrChange w:id="8337" w:author="FURSYS" w:date="2025-08-06T14:26:00Z">
          <w:pPr>
            <w:widowControl/>
            <w:wordWrap/>
            <w:autoSpaceDE/>
            <w:autoSpaceDN/>
            <w:jc w:val="left"/>
          </w:pPr>
        </w:pPrChange>
      </w:pPr>
      <w:ins w:id="8338" w:author="이승준 (Seungjun Lee)" w:date="2025-07-29T11:35:00Z">
        <w:del w:id="8339" w:author="FURSYS" w:date="2025-08-06T14:26:00Z">
          <w:r w:rsidRPr="000C7330" w:rsidDel="008076F4">
            <w:rPr>
              <w:rFonts w:eastAsiaTheme="minorHAnsi" w:cs="굴림" w:hint="eastAsia"/>
              <w:color w:val="000000" w:themeColor="text1"/>
              <w:kern w:val="0"/>
              <w:szCs w:val="24"/>
              <w:rPrChange w:id="8340" w:author="FURSYS" w:date="2025-12-04T15:42:00Z">
                <w:rPr>
                  <w:rFonts w:ascii="굴림" w:eastAsia="굴림" w:hAnsi="굴림" w:cs="굴림" w:hint="eastAsia"/>
                  <w:color w:val="123456"/>
                  <w:kern w:val="0"/>
                  <w:sz w:val="24"/>
                  <w:szCs w:val="24"/>
                </w:rPr>
              </w:rPrChange>
            </w:rPr>
            <w:delText> </w:delText>
          </w:r>
        </w:del>
      </w:ins>
    </w:p>
    <w:p w14:paraId="53B4AB7F" w14:textId="468F2035" w:rsidR="002E2521" w:rsidRPr="000C7330" w:rsidDel="008076F4" w:rsidRDefault="002E2521">
      <w:pPr>
        <w:rPr>
          <w:ins w:id="8341" w:author="이승준 (Seungjun Lee)" w:date="2025-07-29T11:35:00Z"/>
          <w:del w:id="8342" w:author="FURSYS" w:date="2025-08-06T14:26:00Z"/>
          <w:rFonts w:eastAsiaTheme="minorHAnsi" w:cs="굴림"/>
          <w:color w:val="000000" w:themeColor="text1"/>
          <w:kern w:val="0"/>
          <w:szCs w:val="24"/>
          <w:rPrChange w:id="8343" w:author="FURSYS" w:date="2025-12-04T15:42:00Z">
            <w:rPr>
              <w:ins w:id="8344" w:author="이승준 (Seungjun Lee)" w:date="2025-07-29T11:35:00Z"/>
              <w:del w:id="8345" w:author="FURSYS" w:date="2025-08-06T14:26:00Z"/>
              <w:rFonts w:ascii="굴림" w:eastAsia="굴림" w:hAnsi="굴림" w:cs="굴림"/>
              <w:kern w:val="0"/>
              <w:sz w:val="24"/>
              <w:szCs w:val="24"/>
            </w:rPr>
          </w:rPrChange>
        </w:rPr>
        <w:pPrChange w:id="8346" w:author="FURSYS" w:date="2025-08-06T14:26:00Z">
          <w:pPr>
            <w:widowControl/>
            <w:wordWrap/>
            <w:autoSpaceDE/>
            <w:autoSpaceDN/>
            <w:jc w:val="left"/>
          </w:pPr>
        </w:pPrChange>
      </w:pPr>
      <w:ins w:id="8347" w:author="이승준 (Seungjun Lee)" w:date="2025-07-29T11:35:00Z">
        <w:del w:id="8348" w:author="FURSYS" w:date="2025-08-06T14:26:00Z">
          <w:r w:rsidRPr="000C7330" w:rsidDel="008076F4">
            <w:rPr>
              <w:rFonts w:eastAsiaTheme="minorHAnsi" w:cs="굴림" w:hint="eastAsia"/>
              <w:b/>
              <w:bCs/>
              <w:color w:val="000000" w:themeColor="text1"/>
              <w:kern w:val="0"/>
              <w:szCs w:val="24"/>
              <w:rPrChange w:id="8349" w:author="FURSYS" w:date="2025-12-04T15:42:00Z">
                <w:rPr>
                  <w:rFonts w:ascii="굴림" w:eastAsia="굴림" w:hAnsi="굴림" w:cs="굴림" w:hint="eastAsia"/>
                  <w:b/>
                  <w:bCs/>
                  <w:color w:val="123456"/>
                  <w:kern w:val="0"/>
                  <w:sz w:val="24"/>
                  <w:szCs w:val="24"/>
                </w:rPr>
              </w:rPrChange>
            </w:rPr>
            <w:delText>제</w:delText>
          </w:r>
          <w:r w:rsidRPr="000C7330" w:rsidDel="008076F4">
            <w:rPr>
              <w:rFonts w:eastAsiaTheme="minorHAnsi" w:cs="굴림"/>
              <w:b/>
              <w:bCs/>
              <w:color w:val="000000" w:themeColor="text1"/>
              <w:kern w:val="0"/>
              <w:szCs w:val="24"/>
              <w:rPrChange w:id="8350" w:author="FURSYS" w:date="2025-12-04T15:42:00Z">
                <w:rPr>
                  <w:rFonts w:ascii="굴림" w:eastAsia="굴림" w:hAnsi="굴림" w:cs="굴림"/>
                  <w:b/>
                  <w:bCs/>
                  <w:color w:val="123456"/>
                  <w:kern w:val="0"/>
                  <w:sz w:val="24"/>
                  <w:szCs w:val="24"/>
                </w:rPr>
              </w:rPrChange>
            </w:rPr>
            <w:delText>1조(목적)</w:delText>
          </w:r>
        </w:del>
      </w:ins>
    </w:p>
    <w:p w14:paraId="55240B04" w14:textId="5400948F" w:rsidR="002E2521" w:rsidRPr="000C7330" w:rsidDel="008076F4" w:rsidRDefault="002E2521">
      <w:pPr>
        <w:rPr>
          <w:ins w:id="8351" w:author="이승준 (Seungjun Lee)" w:date="2025-07-29T11:35:00Z"/>
          <w:del w:id="8352" w:author="FURSYS" w:date="2025-08-06T14:26:00Z"/>
          <w:rFonts w:eastAsiaTheme="minorHAnsi" w:cs="굴림"/>
          <w:color w:val="000000" w:themeColor="text1"/>
          <w:kern w:val="0"/>
          <w:szCs w:val="24"/>
          <w:rPrChange w:id="8353" w:author="FURSYS" w:date="2025-12-04T15:42:00Z">
            <w:rPr>
              <w:ins w:id="8354" w:author="이승준 (Seungjun Lee)" w:date="2025-07-29T11:35:00Z"/>
              <w:del w:id="8355" w:author="FURSYS" w:date="2025-08-06T14:26:00Z"/>
              <w:rFonts w:ascii="굴림" w:eastAsia="굴림" w:hAnsi="굴림" w:cs="굴림"/>
              <w:kern w:val="0"/>
              <w:sz w:val="24"/>
              <w:szCs w:val="24"/>
            </w:rPr>
          </w:rPrChange>
        </w:rPr>
        <w:pPrChange w:id="8356" w:author="FURSYS" w:date="2025-08-06T14:26:00Z">
          <w:pPr>
            <w:widowControl/>
            <w:wordWrap/>
            <w:autoSpaceDE/>
            <w:autoSpaceDN/>
            <w:jc w:val="left"/>
          </w:pPr>
        </w:pPrChange>
      </w:pPr>
      <w:ins w:id="8357" w:author="이승준 (Seungjun Lee)" w:date="2025-07-29T11:35:00Z">
        <w:del w:id="8358" w:author="FURSYS" w:date="2025-08-06T14:26:00Z">
          <w:r w:rsidRPr="000C7330" w:rsidDel="008076F4">
            <w:rPr>
              <w:rFonts w:eastAsiaTheme="minorHAnsi" w:cs="굴림" w:hint="eastAsia"/>
              <w:color w:val="000000" w:themeColor="text1"/>
              <w:kern w:val="0"/>
              <w:szCs w:val="24"/>
              <w:rPrChange w:id="8359" w:author="FURSYS" w:date="2025-12-04T15:42:00Z">
                <w:rPr>
                  <w:rFonts w:ascii="굴림" w:eastAsia="굴림" w:hAnsi="굴림" w:cs="굴림" w:hint="eastAsia"/>
                  <w:color w:val="123456"/>
                  <w:kern w:val="0"/>
                  <w:sz w:val="24"/>
                  <w:szCs w:val="24"/>
                </w:rPr>
              </w:rPrChange>
            </w:rPr>
            <w:delText>본</w:delText>
          </w:r>
          <w:r w:rsidRPr="000C7330" w:rsidDel="008076F4">
            <w:rPr>
              <w:rFonts w:eastAsiaTheme="minorHAnsi" w:cs="굴림"/>
              <w:color w:val="000000" w:themeColor="text1"/>
              <w:kern w:val="0"/>
              <w:szCs w:val="24"/>
              <w:rPrChange w:id="836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361" w:author="FURSYS" w:date="2025-12-04T15:42:00Z">
                <w:rPr>
                  <w:rFonts w:ascii="굴림" w:eastAsia="굴림" w:hAnsi="굴림" w:cs="굴림" w:hint="eastAsia"/>
                  <w:color w:val="123456"/>
                  <w:kern w:val="0"/>
                  <w:sz w:val="24"/>
                  <w:szCs w:val="24"/>
                </w:rPr>
              </w:rPrChange>
            </w:rPr>
            <w:delText>특별약관의</w:delText>
          </w:r>
          <w:r w:rsidRPr="000C7330" w:rsidDel="008076F4">
            <w:rPr>
              <w:rFonts w:eastAsiaTheme="minorHAnsi" w:cs="굴림"/>
              <w:color w:val="000000" w:themeColor="text1"/>
              <w:kern w:val="0"/>
              <w:szCs w:val="24"/>
              <w:rPrChange w:id="836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363" w:author="FURSYS" w:date="2025-12-04T15:42:00Z">
                <w:rPr>
                  <w:rFonts w:ascii="굴림" w:eastAsia="굴림" w:hAnsi="굴림" w:cs="굴림" w:hint="eastAsia"/>
                  <w:color w:val="123456"/>
                  <w:kern w:val="0"/>
                  <w:sz w:val="24"/>
                  <w:szCs w:val="24"/>
                </w:rPr>
              </w:rPrChange>
            </w:rPr>
            <w:delText>목적은 “갑”과 “을” 사이의</w:delText>
          </w:r>
          <w:r w:rsidRPr="000C7330" w:rsidDel="008076F4">
            <w:rPr>
              <w:rFonts w:eastAsiaTheme="minorHAnsi" w:cs="굴림"/>
              <w:color w:val="000000" w:themeColor="text1"/>
              <w:kern w:val="0"/>
              <w:szCs w:val="24"/>
              <w:rPrChange w:id="836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365" w:author="FURSYS" w:date="2025-12-04T15:42:00Z">
                <w:rPr>
                  <w:rFonts w:ascii="굴림" w:eastAsia="굴림" w:hAnsi="굴림" w:cs="굴림" w:hint="eastAsia"/>
                  <w:color w:val="123456"/>
                  <w:kern w:val="0"/>
                  <w:sz w:val="24"/>
                  <w:szCs w:val="24"/>
                </w:rPr>
              </w:rPrChange>
            </w:rPr>
            <w:delText>건물관리</w:delText>
          </w:r>
          <w:r w:rsidRPr="000C7330" w:rsidDel="008076F4">
            <w:rPr>
              <w:rFonts w:eastAsiaTheme="minorHAnsi" w:cs="굴림"/>
              <w:color w:val="000000" w:themeColor="text1"/>
              <w:kern w:val="0"/>
              <w:szCs w:val="24"/>
              <w:rPrChange w:id="836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367" w:author="FURSYS" w:date="2025-12-04T15:42:00Z">
                <w:rPr>
                  <w:rFonts w:ascii="굴림" w:eastAsia="굴림" w:hAnsi="굴림" w:cs="굴림" w:hint="eastAsia"/>
                  <w:color w:val="123456"/>
                  <w:kern w:val="0"/>
                  <w:sz w:val="24"/>
                  <w:szCs w:val="24"/>
                </w:rPr>
              </w:rPrChange>
            </w:rPr>
            <w:delText>용역</w:delText>
          </w:r>
          <w:r w:rsidRPr="000C7330" w:rsidDel="008076F4">
            <w:rPr>
              <w:rFonts w:eastAsiaTheme="minorHAnsi" w:cs="굴림"/>
              <w:color w:val="000000" w:themeColor="text1"/>
              <w:kern w:val="0"/>
              <w:szCs w:val="24"/>
              <w:rPrChange w:id="836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369" w:author="FURSYS" w:date="2025-12-04T15:42:00Z">
                <w:rPr>
                  <w:rFonts w:ascii="굴림" w:eastAsia="굴림" w:hAnsi="굴림" w:cs="굴림" w:hint="eastAsia"/>
                  <w:color w:val="123456"/>
                  <w:kern w:val="0"/>
                  <w:sz w:val="24"/>
                  <w:szCs w:val="24"/>
                </w:rPr>
              </w:rPrChange>
            </w:rPr>
            <w:delText>계약에서</w:delText>
          </w:r>
          <w:r w:rsidRPr="000C7330" w:rsidDel="008076F4">
            <w:rPr>
              <w:rFonts w:eastAsiaTheme="minorHAnsi" w:cs="굴림"/>
              <w:color w:val="000000" w:themeColor="text1"/>
              <w:kern w:val="0"/>
              <w:szCs w:val="24"/>
              <w:rPrChange w:id="837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371" w:author="FURSYS" w:date="2025-12-04T15:42:00Z">
                <w:rPr>
                  <w:rFonts w:ascii="굴림" w:eastAsia="굴림" w:hAnsi="굴림" w:cs="굴림" w:hint="eastAsia"/>
                  <w:color w:val="123456"/>
                  <w:kern w:val="0"/>
                  <w:sz w:val="24"/>
                  <w:szCs w:val="24"/>
                </w:rPr>
              </w:rPrChange>
            </w:rPr>
            <w:delText>근로자의</w:delText>
          </w:r>
          <w:r w:rsidRPr="000C7330" w:rsidDel="008076F4">
            <w:rPr>
              <w:rFonts w:eastAsiaTheme="minorHAnsi" w:cs="굴림"/>
              <w:color w:val="000000" w:themeColor="text1"/>
              <w:kern w:val="0"/>
              <w:szCs w:val="24"/>
              <w:rPrChange w:id="837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373" w:author="FURSYS" w:date="2025-12-04T15:42:00Z">
                <w:rPr>
                  <w:rFonts w:ascii="굴림" w:eastAsia="굴림" w:hAnsi="굴림" w:cs="굴림" w:hint="eastAsia"/>
                  <w:color w:val="123456"/>
                  <w:kern w:val="0"/>
                  <w:sz w:val="24"/>
                  <w:szCs w:val="24"/>
                </w:rPr>
              </w:rPrChange>
            </w:rPr>
            <w:delText>안전과</w:delText>
          </w:r>
          <w:r w:rsidRPr="000C7330" w:rsidDel="008076F4">
            <w:rPr>
              <w:rFonts w:eastAsiaTheme="minorHAnsi" w:cs="굴림"/>
              <w:color w:val="000000" w:themeColor="text1"/>
              <w:kern w:val="0"/>
              <w:szCs w:val="24"/>
              <w:rPrChange w:id="837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375" w:author="FURSYS" w:date="2025-12-04T15:42:00Z">
                <w:rPr>
                  <w:rFonts w:ascii="굴림" w:eastAsia="굴림" w:hAnsi="굴림" w:cs="굴림" w:hint="eastAsia"/>
                  <w:color w:val="123456"/>
                  <w:kern w:val="0"/>
                  <w:sz w:val="24"/>
                  <w:szCs w:val="24"/>
                </w:rPr>
              </w:rPrChange>
            </w:rPr>
            <w:delText>건강을</w:delText>
          </w:r>
          <w:r w:rsidRPr="000C7330" w:rsidDel="008076F4">
            <w:rPr>
              <w:rFonts w:eastAsiaTheme="minorHAnsi" w:cs="굴림"/>
              <w:color w:val="000000" w:themeColor="text1"/>
              <w:kern w:val="0"/>
              <w:szCs w:val="24"/>
              <w:rPrChange w:id="837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377" w:author="FURSYS" w:date="2025-12-04T15:42:00Z">
                <w:rPr>
                  <w:rFonts w:ascii="굴림" w:eastAsia="굴림" w:hAnsi="굴림" w:cs="굴림" w:hint="eastAsia"/>
                  <w:color w:val="123456"/>
                  <w:kern w:val="0"/>
                  <w:sz w:val="24"/>
                  <w:szCs w:val="24"/>
                </w:rPr>
              </w:rPrChange>
            </w:rPr>
            <w:delText>보호하고</w:delText>
          </w:r>
          <w:r w:rsidRPr="000C7330" w:rsidDel="008076F4">
            <w:rPr>
              <w:rFonts w:eastAsiaTheme="minorHAnsi" w:cs="굴림"/>
              <w:color w:val="000000" w:themeColor="text1"/>
              <w:kern w:val="0"/>
              <w:szCs w:val="24"/>
              <w:rPrChange w:id="8378" w:author="FURSYS" w:date="2025-12-04T15:42:00Z">
                <w:rPr>
                  <w:rFonts w:ascii="굴림" w:eastAsia="굴림" w:hAnsi="굴림" w:cs="굴림"/>
                  <w:color w:val="123456"/>
                  <w:kern w:val="0"/>
                  <w:sz w:val="24"/>
                  <w:szCs w:val="24"/>
                </w:rPr>
              </w:rPrChange>
            </w:rPr>
            <w:delText xml:space="preserve">, 모든 </w:delText>
          </w:r>
          <w:r w:rsidRPr="000C7330" w:rsidDel="008076F4">
            <w:rPr>
              <w:rFonts w:eastAsiaTheme="minorHAnsi" w:cs="굴림" w:hint="eastAsia"/>
              <w:color w:val="000000" w:themeColor="text1"/>
              <w:kern w:val="0"/>
              <w:szCs w:val="24"/>
              <w:rPrChange w:id="8379" w:author="FURSYS" w:date="2025-12-04T15:42:00Z">
                <w:rPr>
                  <w:rFonts w:ascii="굴림" w:eastAsia="굴림" w:hAnsi="굴림" w:cs="굴림" w:hint="eastAsia"/>
                  <w:color w:val="123456"/>
                  <w:kern w:val="0"/>
                  <w:sz w:val="24"/>
                  <w:szCs w:val="24"/>
                </w:rPr>
              </w:rPrChange>
            </w:rPr>
            <w:delText>작업</w:delText>
          </w:r>
          <w:r w:rsidRPr="000C7330" w:rsidDel="008076F4">
            <w:rPr>
              <w:rFonts w:eastAsiaTheme="minorHAnsi" w:cs="굴림"/>
              <w:color w:val="000000" w:themeColor="text1"/>
              <w:kern w:val="0"/>
              <w:szCs w:val="24"/>
              <w:rPrChange w:id="838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381" w:author="FURSYS" w:date="2025-12-04T15:42:00Z">
                <w:rPr>
                  <w:rFonts w:ascii="굴림" w:eastAsia="굴림" w:hAnsi="굴림" w:cs="굴림" w:hint="eastAsia"/>
                  <w:color w:val="123456"/>
                  <w:kern w:val="0"/>
                  <w:sz w:val="24"/>
                  <w:szCs w:val="24"/>
                </w:rPr>
              </w:rPrChange>
            </w:rPr>
            <w:delText>환경에서</w:delText>
          </w:r>
          <w:r w:rsidRPr="000C7330" w:rsidDel="008076F4">
            <w:rPr>
              <w:rFonts w:eastAsiaTheme="minorHAnsi" w:cs="굴림"/>
              <w:color w:val="000000" w:themeColor="text1"/>
              <w:kern w:val="0"/>
              <w:szCs w:val="24"/>
              <w:rPrChange w:id="838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383" w:author="FURSYS" w:date="2025-12-04T15:42:00Z">
                <w:rPr>
                  <w:rFonts w:ascii="굴림" w:eastAsia="굴림" w:hAnsi="굴림" w:cs="굴림" w:hint="eastAsia"/>
                  <w:color w:val="123456"/>
                  <w:kern w:val="0"/>
                  <w:sz w:val="24"/>
                  <w:szCs w:val="24"/>
                </w:rPr>
              </w:rPrChange>
            </w:rPr>
            <w:delText>사고</w:delText>
          </w:r>
          <w:r w:rsidRPr="000C7330" w:rsidDel="008076F4">
            <w:rPr>
              <w:rFonts w:eastAsiaTheme="minorHAnsi" w:cs="굴림"/>
              <w:color w:val="000000" w:themeColor="text1"/>
              <w:kern w:val="0"/>
              <w:szCs w:val="24"/>
              <w:rPrChange w:id="838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385" w:author="FURSYS" w:date="2025-12-04T15:42:00Z">
                <w:rPr>
                  <w:rFonts w:ascii="굴림" w:eastAsia="굴림" w:hAnsi="굴림" w:cs="굴림" w:hint="eastAsia"/>
                  <w:color w:val="123456"/>
                  <w:kern w:val="0"/>
                  <w:sz w:val="24"/>
                  <w:szCs w:val="24"/>
                </w:rPr>
              </w:rPrChange>
            </w:rPr>
            <w:delText>예방을</w:delText>
          </w:r>
          <w:r w:rsidRPr="000C7330" w:rsidDel="008076F4">
            <w:rPr>
              <w:rFonts w:eastAsiaTheme="minorHAnsi" w:cs="굴림"/>
              <w:color w:val="000000" w:themeColor="text1"/>
              <w:kern w:val="0"/>
              <w:szCs w:val="24"/>
              <w:rPrChange w:id="838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387" w:author="FURSYS" w:date="2025-12-04T15:42:00Z">
                <w:rPr>
                  <w:rFonts w:ascii="굴림" w:eastAsia="굴림" w:hAnsi="굴림" w:cs="굴림" w:hint="eastAsia"/>
                  <w:color w:val="123456"/>
                  <w:kern w:val="0"/>
                  <w:sz w:val="24"/>
                  <w:szCs w:val="24"/>
                </w:rPr>
              </w:rPrChange>
            </w:rPr>
            <w:delText>하기</w:delText>
          </w:r>
          <w:r w:rsidRPr="000C7330" w:rsidDel="008076F4">
            <w:rPr>
              <w:rFonts w:eastAsiaTheme="minorHAnsi" w:cs="굴림"/>
              <w:color w:val="000000" w:themeColor="text1"/>
              <w:kern w:val="0"/>
              <w:szCs w:val="24"/>
              <w:rPrChange w:id="838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389" w:author="FURSYS" w:date="2025-12-04T15:42:00Z">
                <w:rPr>
                  <w:rFonts w:ascii="굴림" w:eastAsia="굴림" w:hAnsi="굴림" w:cs="굴림" w:hint="eastAsia"/>
                  <w:color w:val="123456"/>
                  <w:kern w:val="0"/>
                  <w:sz w:val="24"/>
                  <w:szCs w:val="24"/>
                </w:rPr>
              </w:rPrChange>
            </w:rPr>
            <w:delText>위해 “을”의</w:delText>
          </w:r>
          <w:r w:rsidRPr="000C7330" w:rsidDel="008076F4">
            <w:rPr>
              <w:rFonts w:eastAsiaTheme="minorHAnsi" w:cs="굴림"/>
              <w:color w:val="000000" w:themeColor="text1"/>
              <w:kern w:val="0"/>
              <w:szCs w:val="24"/>
              <w:rPrChange w:id="8390" w:author="FURSYS" w:date="2025-12-04T15:42:00Z">
                <w:rPr>
                  <w:rFonts w:ascii="굴림" w:eastAsia="굴림" w:hAnsi="굴림" w:cs="굴림"/>
                  <w:color w:val="123456"/>
                  <w:kern w:val="0"/>
                  <w:sz w:val="24"/>
                  <w:szCs w:val="24"/>
                </w:rPr>
              </w:rPrChange>
            </w:rPr>
            <w:delText xml:space="preserve"> 안전보건 조치 의무에 대한 책임과 역할을 명확히 규정하는데 있다.</w:delText>
          </w:r>
        </w:del>
      </w:ins>
    </w:p>
    <w:p w14:paraId="62C77729" w14:textId="5DC6B4B0" w:rsidR="002E2521" w:rsidRPr="000C7330" w:rsidDel="008076F4" w:rsidRDefault="002E2521">
      <w:pPr>
        <w:rPr>
          <w:ins w:id="8391" w:author="이승준 (Seungjun Lee)" w:date="2025-07-29T11:35:00Z"/>
          <w:del w:id="8392" w:author="FURSYS" w:date="2025-08-06T14:26:00Z"/>
          <w:rFonts w:eastAsiaTheme="minorHAnsi" w:cs="굴림"/>
          <w:color w:val="000000" w:themeColor="text1"/>
          <w:kern w:val="0"/>
          <w:szCs w:val="24"/>
          <w:rPrChange w:id="8393" w:author="FURSYS" w:date="2025-12-04T15:42:00Z">
            <w:rPr>
              <w:ins w:id="8394" w:author="이승준 (Seungjun Lee)" w:date="2025-07-29T11:35:00Z"/>
              <w:del w:id="8395" w:author="FURSYS" w:date="2025-08-06T14:26:00Z"/>
              <w:rFonts w:ascii="굴림" w:eastAsia="굴림" w:hAnsi="굴림" w:cs="굴림"/>
              <w:kern w:val="0"/>
              <w:sz w:val="24"/>
              <w:szCs w:val="24"/>
            </w:rPr>
          </w:rPrChange>
        </w:rPr>
        <w:pPrChange w:id="8396" w:author="FURSYS" w:date="2025-08-06T14:26:00Z">
          <w:pPr>
            <w:widowControl/>
            <w:wordWrap/>
            <w:autoSpaceDE/>
            <w:autoSpaceDN/>
            <w:jc w:val="left"/>
          </w:pPr>
        </w:pPrChange>
      </w:pPr>
      <w:ins w:id="8397" w:author="이승준 (Seungjun Lee)" w:date="2025-07-29T11:35:00Z">
        <w:del w:id="8398" w:author="FURSYS" w:date="2025-08-06T14:26:00Z">
          <w:r w:rsidRPr="000C7330" w:rsidDel="008076F4">
            <w:rPr>
              <w:rFonts w:eastAsiaTheme="minorHAnsi" w:cs="굴림" w:hint="eastAsia"/>
              <w:color w:val="000000" w:themeColor="text1"/>
              <w:kern w:val="0"/>
              <w:szCs w:val="24"/>
              <w:rPrChange w:id="8399" w:author="FURSYS" w:date="2025-12-04T15:42:00Z">
                <w:rPr>
                  <w:rFonts w:ascii="굴림" w:eastAsia="굴림" w:hAnsi="굴림" w:cs="굴림" w:hint="eastAsia"/>
                  <w:color w:val="123456"/>
                  <w:kern w:val="0"/>
                  <w:sz w:val="24"/>
                  <w:szCs w:val="24"/>
                </w:rPr>
              </w:rPrChange>
            </w:rPr>
            <w:delText> </w:delText>
          </w:r>
        </w:del>
      </w:ins>
    </w:p>
    <w:p w14:paraId="19335084" w14:textId="65BED52D" w:rsidR="002E2521" w:rsidRPr="000C7330" w:rsidDel="008076F4" w:rsidRDefault="002E2521">
      <w:pPr>
        <w:rPr>
          <w:ins w:id="8400" w:author="이승준 (Seungjun Lee)" w:date="2025-07-29T11:35:00Z"/>
          <w:del w:id="8401" w:author="FURSYS" w:date="2025-08-06T14:26:00Z"/>
          <w:rFonts w:eastAsiaTheme="minorHAnsi" w:cs="굴림"/>
          <w:color w:val="000000" w:themeColor="text1"/>
          <w:kern w:val="0"/>
          <w:szCs w:val="24"/>
          <w:rPrChange w:id="8402" w:author="FURSYS" w:date="2025-12-04T15:42:00Z">
            <w:rPr>
              <w:ins w:id="8403" w:author="이승준 (Seungjun Lee)" w:date="2025-07-29T11:35:00Z"/>
              <w:del w:id="8404" w:author="FURSYS" w:date="2025-08-06T14:26:00Z"/>
              <w:rFonts w:ascii="굴림" w:eastAsia="굴림" w:hAnsi="굴림" w:cs="굴림"/>
              <w:kern w:val="0"/>
              <w:sz w:val="24"/>
              <w:szCs w:val="24"/>
            </w:rPr>
          </w:rPrChange>
        </w:rPr>
        <w:pPrChange w:id="8405" w:author="FURSYS" w:date="2025-08-06T14:26:00Z">
          <w:pPr>
            <w:widowControl/>
            <w:wordWrap/>
            <w:autoSpaceDE/>
            <w:autoSpaceDN/>
            <w:jc w:val="left"/>
          </w:pPr>
        </w:pPrChange>
      </w:pPr>
      <w:ins w:id="8406" w:author="이승준 (Seungjun Lee)" w:date="2025-07-29T11:35:00Z">
        <w:del w:id="8407" w:author="FURSYS" w:date="2025-08-06T14:26:00Z">
          <w:r w:rsidRPr="000C7330" w:rsidDel="008076F4">
            <w:rPr>
              <w:rFonts w:eastAsiaTheme="minorHAnsi" w:cs="굴림" w:hint="eastAsia"/>
              <w:b/>
              <w:bCs/>
              <w:color w:val="000000" w:themeColor="text1"/>
              <w:kern w:val="0"/>
              <w:szCs w:val="24"/>
              <w:rPrChange w:id="8408" w:author="FURSYS" w:date="2025-12-04T15:42:00Z">
                <w:rPr>
                  <w:rFonts w:ascii="굴림" w:eastAsia="굴림" w:hAnsi="굴림" w:cs="굴림" w:hint="eastAsia"/>
                  <w:b/>
                  <w:bCs/>
                  <w:color w:val="123456"/>
                  <w:kern w:val="0"/>
                  <w:sz w:val="24"/>
                  <w:szCs w:val="24"/>
                </w:rPr>
              </w:rPrChange>
            </w:rPr>
            <w:delText>제</w:delText>
          </w:r>
          <w:r w:rsidRPr="000C7330" w:rsidDel="008076F4">
            <w:rPr>
              <w:rFonts w:eastAsiaTheme="minorHAnsi" w:cs="굴림"/>
              <w:b/>
              <w:bCs/>
              <w:color w:val="000000" w:themeColor="text1"/>
              <w:kern w:val="0"/>
              <w:szCs w:val="24"/>
              <w:rPrChange w:id="8409" w:author="FURSYS" w:date="2025-12-04T15:42:00Z">
                <w:rPr>
                  <w:rFonts w:ascii="굴림" w:eastAsia="굴림" w:hAnsi="굴림" w:cs="굴림"/>
                  <w:b/>
                  <w:bCs/>
                  <w:color w:val="123456"/>
                  <w:kern w:val="0"/>
                  <w:sz w:val="24"/>
                  <w:szCs w:val="24"/>
                </w:rPr>
              </w:rPrChange>
            </w:rPr>
            <w:delText xml:space="preserve">2조(적용 </w:delText>
          </w:r>
          <w:r w:rsidRPr="000C7330" w:rsidDel="008076F4">
            <w:rPr>
              <w:rFonts w:eastAsiaTheme="minorHAnsi" w:cs="굴림" w:hint="eastAsia"/>
              <w:b/>
              <w:bCs/>
              <w:color w:val="000000" w:themeColor="text1"/>
              <w:kern w:val="0"/>
              <w:szCs w:val="24"/>
              <w:rPrChange w:id="8410" w:author="FURSYS" w:date="2025-12-04T15:42:00Z">
                <w:rPr>
                  <w:rFonts w:ascii="굴림" w:eastAsia="굴림" w:hAnsi="굴림" w:cs="굴림" w:hint="eastAsia"/>
                  <w:b/>
                  <w:bCs/>
                  <w:color w:val="123456"/>
                  <w:kern w:val="0"/>
                  <w:sz w:val="24"/>
                  <w:szCs w:val="24"/>
                </w:rPr>
              </w:rPrChange>
            </w:rPr>
            <w:delText>범위</w:delText>
          </w:r>
          <w:r w:rsidRPr="000C7330" w:rsidDel="008076F4">
            <w:rPr>
              <w:rFonts w:eastAsiaTheme="minorHAnsi" w:cs="굴림"/>
              <w:b/>
              <w:bCs/>
              <w:color w:val="000000" w:themeColor="text1"/>
              <w:kern w:val="0"/>
              <w:szCs w:val="24"/>
              <w:rPrChange w:id="8411" w:author="FURSYS" w:date="2025-12-04T15:42:00Z">
                <w:rPr>
                  <w:rFonts w:ascii="굴림" w:eastAsia="굴림" w:hAnsi="굴림" w:cs="굴림"/>
                  <w:b/>
                  <w:bCs/>
                  <w:color w:val="123456"/>
                  <w:kern w:val="0"/>
                  <w:sz w:val="24"/>
                  <w:szCs w:val="24"/>
                </w:rPr>
              </w:rPrChange>
            </w:rPr>
            <w:delText>)</w:delText>
          </w:r>
        </w:del>
      </w:ins>
    </w:p>
    <w:p w14:paraId="60A48BA7" w14:textId="23CAA5D0" w:rsidR="002E2521" w:rsidRPr="000C7330" w:rsidDel="008076F4" w:rsidRDefault="002E2521">
      <w:pPr>
        <w:rPr>
          <w:ins w:id="8412" w:author="이승준 (Seungjun Lee)" w:date="2025-07-29T11:35:00Z"/>
          <w:del w:id="8413" w:author="FURSYS" w:date="2025-08-06T14:26:00Z"/>
          <w:rFonts w:eastAsiaTheme="minorHAnsi" w:cs="굴림"/>
          <w:color w:val="000000" w:themeColor="text1"/>
          <w:kern w:val="0"/>
          <w:szCs w:val="24"/>
          <w:rPrChange w:id="8414" w:author="FURSYS" w:date="2025-12-04T15:42:00Z">
            <w:rPr>
              <w:ins w:id="8415" w:author="이승준 (Seungjun Lee)" w:date="2025-07-29T11:35:00Z"/>
              <w:del w:id="8416" w:author="FURSYS" w:date="2025-08-06T14:26:00Z"/>
              <w:rFonts w:ascii="굴림" w:eastAsia="굴림" w:hAnsi="굴림" w:cs="굴림"/>
              <w:kern w:val="0"/>
              <w:sz w:val="24"/>
              <w:szCs w:val="24"/>
            </w:rPr>
          </w:rPrChange>
        </w:rPr>
        <w:pPrChange w:id="8417" w:author="FURSYS" w:date="2025-08-06T14:26:00Z">
          <w:pPr>
            <w:widowControl/>
            <w:wordWrap/>
            <w:autoSpaceDE/>
            <w:autoSpaceDN/>
            <w:jc w:val="left"/>
          </w:pPr>
        </w:pPrChange>
      </w:pPr>
      <w:ins w:id="8418" w:author="이승준 (Seungjun Lee)" w:date="2025-07-29T11:35:00Z">
        <w:del w:id="8419" w:author="FURSYS" w:date="2025-08-06T14:26:00Z">
          <w:r w:rsidRPr="000C7330" w:rsidDel="008076F4">
            <w:rPr>
              <w:rFonts w:eastAsiaTheme="minorHAnsi" w:cs="굴림" w:hint="eastAsia"/>
              <w:color w:val="000000" w:themeColor="text1"/>
              <w:kern w:val="0"/>
              <w:szCs w:val="24"/>
              <w:rPrChange w:id="8420" w:author="FURSYS" w:date="2025-12-04T15:42:00Z">
                <w:rPr>
                  <w:rFonts w:ascii="굴림" w:eastAsia="굴림" w:hAnsi="굴림" w:cs="굴림" w:hint="eastAsia"/>
                  <w:color w:val="123456"/>
                  <w:kern w:val="0"/>
                  <w:sz w:val="24"/>
                  <w:szCs w:val="24"/>
                </w:rPr>
              </w:rPrChange>
            </w:rPr>
            <w:delText>“갑”과</w:delText>
          </w:r>
          <w:r w:rsidRPr="000C7330" w:rsidDel="008076F4">
            <w:rPr>
              <w:rFonts w:eastAsiaTheme="minorHAnsi" w:cs="굴림"/>
              <w:color w:val="000000" w:themeColor="text1"/>
              <w:kern w:val="0"/>
              <w:szCs w:val="24"/>
              <w:rPrChange w:id="8421"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422" w:author="FURSYS" w:date="2025-12-04T15:42:00Z">
                <w:rPr>
                  <w:rFonts w:ascii="굴림" w:eastAsia="굴림" w:hAnsi="굴림" w:cs="굴림" w:hint="eastAsia"/>
                  <w:color w:val="123456"/>
                  <w:kern w:val="0"/>
                  <w:sz w:val="24"/>
                  <w:szCs w:val="24"/>
                </w:rPr>
              </w:rPrChange>
            </w:rPr>
            <w:delText>을”이</w:delText>
          </w:r>
          <w:r w:rsidRPr="000C7330" w:rsidDel="008076F4">
            <w:rPr>
              <w:rFonts w:eastAsiaTheme="minorHAnsi" w:cs="굴림"/>
              <w:color w:val="000000" w:themeColor="text1"/>
              <w:kern w:val="0"/>
              <w:szCs w:val="24"/>
              <w:rPrChange w:id="8423" w:author="FURSYS" w:date="2025-12-04T15:42:00Z">
                <w:rPr>
                  <w:rFonts w:ascii="굴림" w:eastAsia="굴림" w:hAnsi="굴림" w:cs="굴림"/>
                  <w:color w:val="123456"/>
                  <w:kern w:val="0"/>
                  <w:sz w:val="24"/>
                  <w:szCs w:val="24"/>
                </w:rPr>
              </w:rPrChange>
            </w:rPr>
            <w:delText xml:space="preserve"> 계약을 체결한 작업을 진행하는 모든 사업장에 적용한다.</w:delText>
          </w:r>
        </w:del>
      </w:ins>
    </w:p>
    <w:p w14:paraId="238E6C3F" w14:textId="4FDF2BF7" w:rsidR="002E2521" w:rsidRPr="000C7330" w:rsidDel="008076F4" w:rsidRDefault="002E2521">
      <w:pPr>
        <w:rPr>
          <w:ins w:id="8424" w:author="이승준 (Seungjun Lee)" w:date="2025-07-29T11:35:00Z"/>
          <w:del w:id="8425" w:author="FURSYS" w:date="2025-08-06T14:26:00Z"/>
          <w:rFonts w:eastAsiaTheme="minorHAnsi" w:cs="굴림"/>
          <w:color w:val="000000" w:themeColor="text1"/>
          <w:kern w:val="0"/>
          <w:szCs w:val="24"/>
          <w:rPrChange w:id="8426" w:author="FURSYS" w:date="2025-12-04T15:42:00Z">
            <w:rPr>
              <w:ins w:id="8427" w:author="이승준 (Seungjun Lee)" w:date="2025-07-29T11:35:00Z"/>
              <w:del w:id="8428" w:author="FURSYS" w:date="2025-08-06T14:26:00Z"/>
              <w:rFonts w:ascii="굴림" w:eastAsia="굴림" w:hAnsi="굴림" w:cs="굴림"/>
              <w:kern w:val="0"/>
              <w:sz w:val="24"/>
              <w:szCs w:val="24"/>
            </w:rPr>
          </w:rPrChange>
        </w:rPr>
        <w:pPrChange w:id="8429" w:author="FURSYS" w:date="2025-08-06T14:26:00Z">
          <w:pPr>
            <w:widowControl/>
            <w:wordWrap/>
            <w:autoSpaceDE/>
            <w:autoSpaceDN/>
            <w:jc w:val="left"/>
          </w:pPr>
        </w:pPrChange>
      </w:pPr>
      <w:ins w:id="8430" w:author="이승준 (Seungjun Lee)" w:date="2025-07-29T11:35:00Z">
        <w:del w:id="8431" w:author="FURSYS" w:date="2025-08-06T14:26:00Z">
          <w:r w:rsidRPr="000C7330" w:rsidDel="008076F4">
            <w:rPr>
              <w:rFonts w:eastAsiaTheme="minorHAnsi" w:cs="굴림" w:hint="eastAsia"/>
              <w:color w:val="000000" w:themeColor="text1"/>
              <w:kern w:val="0"/>
              <w:szCs w:val="24"/>
              <w:rPrChange w:id="8432" w:author="FURSYS" w:date="2025-12-04T15:42:00Z">
                <w:rPr>
                  <w:rFonts w:ascii="굴림" w:eastAsia="굴림" w:hAnsi="굴림" w:cs="굴림" w:hint="eastAsia"/>
                  <w:color w:val="123456"/>
                  <w:kern w:val="0"/>
                  <w:sz w:val="24"/>
                  <w:szCs w:val="24"/>
                </w:rPr>
              </w:rPrChange>
            </w:rPr>
            <w:delText> </w:delText>
          </w:r>
        </w:del>
      </w:ins>
    </w:p>
    <w:p w14:paraId="29DB79EA" w14:textId="44997AF4" w:rsidR="002E2521" w:rsidRPr="000C7330" w:rsidDel="008076F4" w:rsidRDefault="002E2521">
      <w:pPr>
        <w:rPr>
          <w:ins w:id="8433" w:author="이승준 (Seungjun Lee)" w:date="2025-07-29T11:35:00Z"/>
          <w:del w:id="8434" w:author="FURSYS" w:date="2025-08-06T14:26:00Z"/>
          <w:rFonts w:eastAsiaTheme="minorHAnsi" w:cs="굴림"/>
          <w:color w:val="000000" w:themeColor="text1"/>
          <w:kern w:val="0"/>
          <w:szCs w:val="24"/>
          <w:rPrChange w:id="8435" w:author="FURSYS" w:date="2025-12-04T15:42:00Z">
            <w:rPr>
              <w:ins w:id="8436" w:author="이승준 (Seungjun Lee)" w:date="2025-07-29T11:35:00Z"/>
              <w:del w:id="8437" w:author="FURSYS" w:date="2025-08-06T14:26:00Z"/>
              <w:rFonts w:ascii="굴림" w:eastAsia="굴림" w:hAnsi="굴림" w:cs="굴림"/>
              <w:kern w:val="0"/>
              <w:sz w:val="24"/>
              <w:szCs w:val="24"/>
            </w:rPr>
          </w:rPrChange>
        </w:rPr>
        <w:pPrChange w:id="8438" w:author="FURSYS" w:date="2025-08-06T14:26:00Z">
          <w:pPr>
            <w:widowControl/>
            <w:wordWrap/>
            <w:autoSpaceDE/>
            <w:autoSpaceDN/>
            <w:jc w:val="left"/>
          </w:pPr>
        </w:pPrChange>
      </w:pPr>
      <w:ins w:id="8439" w:author="이승준 (Seungjun Lee)" w:date="2025-07-29T11:35:00Z">
        <w:del w:id="8440" w:author="FURSYS" w:date="2025-08-06T14:26:00Z">
          <w:r w:rsidRPr="000C7330" w:rsidDel="008076F4">
            <w:rPr>
              <w:rFonts w:eastAsiaTheme="minorHAnsi" w:cs="굴림" w:hint="eastAsia"/>
              <w:b/>
              <w:bCs/>
              <w:color w:val="000000" w:themeColor="text1"/>
              <w:kern w:val="0"/>
              <w:szCs w:val="24"/>
              <w:rPrChange w:id="8441" w:author="FURSYS" w:date="2025-12-04T15:42:00Z">
                <w:rPr>
                  <w:rFonts w:ascii="굴림" w:eastAsia="굴림" w:hAnsi="굴림" w:cs="굴림" w:hint="eastAsia"/>
                  <w:b/>
                  <w:bCs/>
                  <w:color w:val="123456"/>
                  <w:kern w:val="0"/>
                  <w:sz w:val="24"/>
                  <w:szCs w:val="24"/>
                </w:rPr>
              </w:rPrChange>
            </w:rPr>
            <w:delText>제</w:delText>
          </w:r>
          <w:r w:rsidRPr="000C7330" w:rsidDel="008076F4">
            <w:rPr>
              <w:rFonts w:eastAsiaTheme="minorHAnsi" w:cs="굴림"/>
              <w:b/>
              <w:bCs/>
              <w:color w:val="000000" w:themeColor="text1"/>
              <w:kern w:val="0"/>
              <w:szCs w:val="24"/>
              <w:rPrChange w:id="8442" w:author="FURSYS" w:date="2025-12-04T15:42:00Z">
                <w:rPr>
                  <w:rFonts w:ascii="굴림" w:eastAsia="굴림" w:hAnsi="굴림" w:cs="굴림"/>
                  <w:b/>
                  <w:bCs/>
                  <w:color w:val="123456"/>
                  <w:kern w:val="0"/>
                  <w:sz w:val="24"/>
                  <w:szCs w:val="24"/>
                </w:rPr>
              </w:rPrChange>
            </w:rPr>
            <w:delText xml:space="preserve">3조(용어 </w:delText>
          </w:r>
          <w:r w:rsidRPr="000C7330" w:rsidDel="008076F4">
            <w:rPr>
              <w:rFonts w:eastAsiaTheme="minorHAnsi" w:cs="굴림" w:hint="eastAsia"/>
              <w:b/>
              <w:bCs/>
              <w:color w:val="000000" w:themeColor="text1"/>
              <w:kern w:val="0"/>
              <w:szCs w:val="24"/>
              <w:rPrChange w:id="8443" w:author="FURSYS" w:date="2025-12-04T15:42:00Z">
                <w:rPr>
                  <w:rFonts w:ascii="굴림" w:eastAsia="굴림" w:hAnsi="굴림" w:cs="굴림" w:hint="eastAsia"/>
                  <w:b/>
                  <w:bCs/>
                  <w:color w:val="123456"/>
                  <w:kern w:val="0"/>
                  <w:sz w:val="24"/>
                  <w:szCs w:val="24"/>
                </w:rPr>
              </w:rPrChange>
            </w:rPr>
            <w:delText>정의</w:delText>
          </w:r>
          <w:r w:rsidRPr="000C7330" w:rsidDel="008076F4">
            <w:rPr>
              <w:rFonts w:eastAsiaTheme="minorHAnsi" w:cs="굴림"/>
              <w:b/>
              <w:bCs/>
              <w:color w:val="000000" w:themeColor="text1"/>
              <w:kern w:val="0"/>
              <w:szCs w:val="24"/>
              <w:rPrChange w:id="8444" w:author="FURSYS" w:date="2025-12-04T15:42:00Z">
                <w:rPr>
                  <w:rFonts w:ascii="굴림" w:eastAsia="굴림" w:hAnsi="굴림" w:cs="굴림"/>
                  <w:b/>
                  <w:bCs/>
                  <w:color w:val="123456"/>
                  <w:kern w:val="0"/>
                  <w:sz w:val="24"/>
                  <w:szCs w:val="24"/>
                </w:rPr>
              </w:rPrChange>
            </w:rPr>
            <w:delText>)</w:delText>
          </w:r>
        </w:del>
      </w:ins>
    </w:p>
    <w:p w14:paraId="63E0D55B" w14:textId="2C8ED85E" w:rsidR="002E2521" w:rsidRPr="000C7330" w:rsidDel="008076F4" w:rsidRDefault="002E2521">
      <w:pPr>
        <w:rPr>
          <w:ins w:id="8445" w:author="이승준 (Seungjun Lee)" w:date="2025-07-29T11:35:00Z"/>
          <w:del w:id="8446" w:author="FURSYS" w:date="2025-08-06T14:26:00Z"/>
          <w:rFonts w:eastAsiaTheme="minorHAnsi" w:cs="굴림"/>
          <w:color w:val="000000" w:themeColor="text1"/>
          <w:kern w:val="0"/>
          <w:szCs w:val="24"/>
          <w:rPrChange w:id="8447" w:author="FURSYS" w:date="2025-12-04T15:42:00Z">
            <w:rPr>
              <w:ins w:id="8448" w:author="이승준 (Seungjun Lee)" w:date="2025-07-29T11:35:00Z"/>
              <w:del w:id="8449" w:author="FURSYS" w:date="2025-08-06T14:26:00Z"/>
              <w:rFonts w:ascii="굴림" w:eastAsia="굴림" w:hAnsi="굴림" w:cs="굴림"/>
              <w:kern w:val="0"/>
              <w:sz w:val="24"/>
              <w:szCs w:val="24"/>
            </w:rPr>
          </w:rPrChange>
        </w:rPr>
        <w:pPrChange w:id="8450" w:author="FURSYS" w:date="2025-08-06T14:26:00Z">
          <w:pPr>
            <w:widowControl/>
            <w:wordWrap/>
            <w:autoSpaceDE/>
            <w:autoSpaceDN/>
            <w:jc w:val="left"/>
          </w:pPr>
        </w:pPrChange>
      </w:pPr>
      <w:ins w:id="8451" w:author="이승준 (Seungjun Lee)" w:date="2025-07-29T11:35:00Z">
        <w:del w:id="8452" w:author="FURSYS" w:date="2025-08-06T14:26:00Z">
          <w:r w:rsidRPr="000C7330" w:rsidDel="008076F4">
            <w:rPr>
              <w:rFonts w:eastAsiaTheme="minorHAnsi" w:cs="굴림"/>
              <w:color w:val="000000" w:themeColor="text1"/>
              <w:kern w:val="0"/>
              <w:szCs w:val="24"/>
              <w:rPrChange w:id="8453" w:author="FURSYS" w:date="2025-12-04T15:42:00Z">
                <w:rPr>
                  <w:rFonts w:ascii="굴림" w:eastAsia="굴림" w:hAnsi="굴림" w:cs="굴림"/>
                  <w:color w:val="123456"/>
                  <w:kern w:val="0"/>
                  <w:sz w:val="24"/>
                  <w:szCs w:val="24"/>
                </w:rPr>
              </w:rPrChange>
            </w:rPr>
            <w:delText>1. ”</w:delText>
          </w:r>
          <w:r w:rsidRPr="000C7330" w:rsidDel="008076F4">
            <w:rPr>
              <w:rFonts w:eastAsiaTheme="minorHAnsi" w:cs="굴림" w:hint="eastAsia"/>
              <w:color w:val="000000" w:themeColor="text1"/>
              <w:kern w:val="0"/>
              <w:szCs w:val="24"/>
              <w:rPrChange w:id="8454" w:author="FURSYS" w:date="2025-12-04T15:42:00Z">
                <w:rPr>
                  <w:rFonts w:ascii="굴림" w:eastAsia="굴림" w:hAnsi="굴림" w:cs="굴림" w:hint="eastAsia"/>
                  <w:color w:val="123456"/>
                  <w:kern w:val="0"/>
                  <w:sz w:val="24"/>
                  <w:szCs w:val="24"/>
                </w:rPr>
              </w:rPrChange>
            </w:rPr>
            <w:delText>중대재해”라</w:delText>
          </w:r>
          <w:r w:rsidRPr="000C7330" w:rsidDel="008076F4">
            <w:rPr>
              <w:rFonts w:eastAsiaTheme="minorHAnsi" w:cs="굴림"/>
              <w:color w:val="000000" w:themeColor="text1"/>
              <w:kern w:val="0"/>
              <w:szCs w:val="24"/>
              <w:rPrChange w:id="8455" w:author="FURSYS" w:date="2025-12-04T15:42:00Z">
                <w:rPr>
                  <w:rFonts w:ascii="굴림" w:eastAsia="굴림" w:hAnsi="굴림" w:cs="굴림"/>
                  <w:color w:val="123456"/>
                  <w:kern w:val="0"/>
                  <w:sz w:val="24"/>
                  <w:szCs w:val="24"/>
                </w:rPr>
              </w:rPrChange>
            </w:rPr>
            <w:delText xml:space="preserve"> 함은 『중대재해 처벌 등에 관한 </w:delText>
          </w:r>
          <w:r w:rsidRPr="000C7330" w:rsidDel="008076F4">
            <w:rPr>
              <w:rFonts w:eastAsiaTheme="minorHAnsi" w:cs="굴림" w:hint="eastAsia"/>
              <w:color w:val="000000" w:themeColor="text1"/>
              <w:kern w:val="0"/>
              <w:szCs w:val="24"/>
              <w:rPrChange w:id="8456" w:author="FURSYS" w:date="2025-12-04T15:42:00Z">
                <w:rPr>
                  <w:rFonts w:ascii="굴림" w:eastAsia="굴림" w:hAnsi="굴림" w:cs="굴림" w:hint="eastAsia"/>
                  <w:color w:val="123456"/>
                  <w:kern w:val="0"/>
                  <w:sz w:val="24"/>
                  <w:szCs w:val="24"/>
                </w:rPr>
              </w:rPrChange>
            </w:rPr>
            <w:delText>법률』에</w:delText>
          </w:r>
          <w:r w:rsidRPr="000C7330" w:rsidDel="008076F4">
            <w:rPr>
              <w:rFonts w:eastAsiaTheme="minorHAnsi" w:cs="굴림"/>
              <w:color w:val="000000" w:themeColor="text1"/>
              <w:kern w:val="0"/>
              <w:szCs w:val="24"/>
              <w:rPrChange w:id="8457" w:author="FURSYS" w:date="2025-12-04T15:42:00Z">
                <w:rPr>
                  <w:rFonts w:ascii="굴림" w:eastAsia="굴림" w:hAnsi="굴림" w:cs="굴림"/>
                  <w:color w:val="123456"/>
                  <w:kern w:val="0"/>
                  <w:sz w:val="24"/>
                  <w:szCs w:val="24"/>
                </w:rPr>
              </w:rPrChange>
            </w:rPr>
            <w:delText xml:space="preserve"> 정의된 중대재해(중대산업재해, 중대시민재해)를 말한다.</w:delText>
          </w:r>
        </w:del>
      </w:ins>
    </w:p>
    <w:p w14:paraId="4365EB9C" w14:textId="541BF893" w:rsidR="002E2521" w:rsidRPr="000C7330" w:rsidDel="008076F4" w:rsidRDefault="002E2521">
      <w:pPr>
        <w:rPr>
          <w:ins w:id="8458" w:author="이승준 (Seungjun Lee)" w:date="2025-07-29T11:35:00Z"/>
          <w:del w:id="8459" w:author="FURSYS" w:date="2025-08-06T14:26:00Z"/>
          <w:rFonts w:eastAsiaTheme="minorHAnsi" w:cs="굴림"/>
          <w:color w:val="000000" w:themeColor="text1"/>
          <w:kern w:val="0"/>
          <w:szCs w:val="24"/>
          <w:rPrChange w:id="8460" w:author="FURSYS" w:date="2025-12-04T15:42:00Z">
            <w:rPr>
              <w:ins w:id="8461" w:author="이승준 (Seungjun Lee)" w:date="2025-07-29T11:35:00Z"/>
              <w:del w:id="8462" w:author="FURSYS" w:date="2025-08-06T14:26:00Z"/>
              <w:rFonts w:ascii="굴림" w:eastAsia="굴림" w:hAnsi="굴림" w:cs="굴림"/>
              <w:kern w:val="0"/>
              <w:sz w:val="24"/>
              <w:szCs w:val="24"/>
            </w:rPr>
          </w:rPrChange>
        </w:rPr>
        <w:pPrChange w:id="8463" w:author="FURSYS" w:date="2025-08-06T14:26:00Z">
          <w:pPr>
            <w:widowControl/>
            <w:wordWrap/>
            <w:autoSpaceDE/>
            <w:autoSpaceDN/>
            <w:jc w:val="left"/>
          </w:pPr>
        </w:pPrChange>
      </w:pPr>
      <w:ins w:id="8464" w:author="이승준 (Seungjun Lee)" w:date="2025-07-29T11:35:00Z">
        <w:del w:id="8465" w:author="FURSYS" w:date="2025-08-06T14:26:00Z">
          <w:r w:rsidRPr="000C7330" w:rsidDel="008076F4">
            <w:rPr>
              <w:rFonts w:eastAsiaTheme="minorHAnsi" w:cs="굴림"/>
              <w:color w:val="000000" w:themeColor="text1"/>
              <w:kern w:val="0"/>
              <w:szCs w:val="24"/>
              <w:rPrChange w:id="8466" w:author="FURSYS" w:date="2025-12-04T15:42:00Z">
                <w:rPr>
                  <w:rFonts w:ascii="굴림" w:eastAsia="굴림" w:hAnsi="굴림" w:cs="굴림"/>
                  <w:color w:val="123456"/>
                  <w:kern w:val="0"/>
                  <w:sz w:val="24"/>
                  <w:szCs w:val="24"/>
                </w:rPr>
              </w:rPrChange>
            </w:rPr>
            <w:delText xml:space="preserve">2. 중대산업재해(근로자)란 </w:delText>
          </w:r>
          <w:r w:rsidRPr="000C7330" w:rsidDel="008076F4">
            <w:rPr>
              <w:rFonts w:eastAsiaTheme="minorHAnsi" w:cs="굴림" w:hint="eastAsia"/>
              <w:color w:val="000000" w:themeColor="text1"/>
              <w:kern w:val="0"/>
              <w:szCs w:val="24"/>
              <w:rPrChange w:id="8467" w:author="FURSYS" w:date="2025-12-04T15:42:00Z">
                <w:rPr>
                  <w:rFonts w:ascii="굴림" w:eastAsia="굴림" w:hAnsi="굴림" w:cs="굴림" w:hint="eastAsia"/>
                  <w:color w:val="123456"/>
                  <w:kern w:val="0"/>
                  <w:sz w:val="24"/>
                  <w:szCs w:val="24"/>
                </w:rPr>
              </w:rPrChange>
            </w:rPr>
            <w:delText>『산업안전보건법』에</w:delText>
          </w:r>
          <w:r w:rsidRPr="000C7330" w:rsidDel="008076F4">
            <w:rPr>
              <w:rFonts w:eastAsiaTheme="minorHAnsi" w:cs="굴림"/>
              <w:color w:val="000000" w:themeColor="text1"/>
              <w:kern w:val="0"/>
              <w:szCs w:val="24"/>
              <w:rPrChange w:id="8468" w:author="FURSYS" w:date="2025-12-04T15:42:00Z">
                <w:rPr>
                  <w:rFonts w:ascii="굴림" w:eastAsia="굴림" w:hAnsi="굴림" w:cs="굴림"/>
                  <w:color w:val="123456"/>
                  <w:kern w:val="0"/>
                  <w:sz w:val="24"/>
                  <w:szCs w:val="24"/>
                </w:rPr>
              </w:rPrChange>
            </w:rPr>
            <w:delText xml:space="preserve"> 정의된 산업재해 중 다음 각 목의 어느 하나에 해당하는 결과를 야기한 재해를 말한다.</w:delText>
          </w:r>
        </w:del>
      </w:ins>
    </w:p>
    <w:p w14:paraId="380C9A90" w14:textId="56CB900B" w:rsidR="002E2521" w:rsidRPr="000C7330" w:rsidDel="008076F4" w:rsidRDefault="002E2521">
      <w:pPr>
        <w:rPr>
          <w:ins w:id="8469" w:author="이승준 (Seungjun Lee)" w:date="2025-07-29T11:35:00Z"/>
          <w:del w:id="8470" w:author="FURSYS" w:date="2025-08-06T14:26:00Z"/>
          <w:rFonts w:eastAsiaTheme="minorHAnsi" w:cs="굴림"/>
          <w:color w:val="000000" w:themeColor="text1"/>
          <w:kern w:val="0"/>
          <w:szCs w:val="24"/>
          <w:rPrChange w:id="8471" w:author="FURSYS" w:date="2025-12-04T15:42:00Z">
            <w:rPr>
              <w:ins w:id="8472" w:author="이승준 (Seungjun Lee)" w:date="2025-07-29T11:35:00Z"/>
              <w:del w:id="8473" w:author="FURSYS" w:date="2025-08-06T14:26:00Z"/>
              <w:rFonts w:ascii="굴림" w:eastAsia="굴림" w:hAnsi="굴림" w:cs="굴림"/>
              <w:kern w:val="0"/>
              <w:sz w:val="24"/>
              <w:szCs w:val="24"/>
            </w:rPr>
          </w:rPrChange>
        </w:rPr>
        <w:pPrChange w:id="8474" w:author="FURSYS" w:date="2025-08-06T14:26:00Z">
          <w:pPr>
            <w:widowControl/>
            <w:wordWrap/>
            <w:autoSpaceDE/>
            <w:autoSpaceDN/>
            <w:ind w:firstLine="800"/>
            <w:jc w:val="left"/>
          </w:pPr>
        </w:pPrChange>
      </w:pPr>
      <w:ins w:id="8475" w:author="이승준 (Seungjun Lee)" w:date="2025-07-29T11:35:00Z">
        <w:del w:id="8476" w:author="FURSYS" w:date="2025-08-06T14:26:00Z">
          <w:r w:rsidRPr="000C7330" w:rsidDel="008076F4">
            <w:rPr>
              <w:rFonts w:eastAsiaTheme="minorHAnsi" w:cs="굴림" w:hint="eastAsia"/>
              <w:color w:val="000000" w:themeColor="text1"/>
              <w:kern w:val="0"/>
              <w:szCs w:val="24"/>
              <w:rPrChange w:id="8477" w:author="FURSYS" w:date="2025-12-04T15:42:00Z">
                <w:rPr>
                  <w:rFonts w:ascii="굴림" w:eastAsia="굴림" w:hAnsi="굴림" w:cs="굴림" w:hint="eastAsia"/>
                  <w:color w:val="123456"/>
                  <w:kern w:val="0"/>
                  <w:sz w:val="24"/>
                  <w:szCs w:val="24"/>
                </w:rPr>
              </w:rPrChange>
            </w:rPr>
            <w:delText>가</w:delText>
          </w:r>
          <w:r w:rsidRPr="000C7330" w:rsidDel="008076F4">
            <w:rPr>
              <w:rFonts w:eastAsiaTheme="minorHAnsi" w:cs="굴림"/>
              <w:color w:val="000000" w:themeColor="text1"/>
              <w:kern w:val="0"/>
              <w:szCs w:val="24"/>
              <w:rPrChange w:id="8478" w:author="FURSYS" w:date="2025-12-04T15:42:00Z">
                <w:rPr>
                  <w:rFonts w:ascii="굴림" w:eastAsia="굴림" w:hAnsi="굴림" w:cs="굴림"/>
                  <w:color w:val="123456"/>
                  <w:kern w:val="0"/>
                  <w:sz w:val="24"/>
                  <w:szCs w:val="24"/>
                </w:rPr>
              </w:rPrChange>
            </w:rPr>
            <w:delText xml:space="preserve">. 사망자가 1명 </w:delText>
          </w:r>
          <w:r w:rsidRPr="000C7330" w:rsidDel="008076F4">
            <w:rPr>
              <w:rFonts w:eastAsiaTheme="minorHAnsi" w:cs="굴림" w:hint="eastAsia"/>
              <w:color w:val="000000" w:themeColor="text1"/>
              <w:kern w:val="0"/>
              <w:szCs w:val="24"/>
              <w:rPrChange w:id="8479" w:author="FURSYS" w:date="2025-12-04T15:42:00Z">
                <w:rPr>
                  <w:rFonts w:ascii="굴림" w:eastAsia="굴림" w:hAnsi="굴림" w:cs="굴림" w:hint="eastAsia"/>
                  <w:color w:val="123456"/>
                  <w:kern w:val="0"/>
                  <w:sz w:val="24"/>
                  <w:szCs w:val="24"/>
                </w:rPr>
              </w:rPrChange>
            </w:rPr>
            <w:delText>이상</w:delText>
          </w:r>
          <w:r w:rsidRPr="000C7330" w:rsidDel="008076F4">
            <w:rPr>
              <w:rFonts w:eastAsiaTheme="minorHAnsi" w:cs="굴림"/>
              <w:color w:val="000000" w:themeColor="text1"/>
              <w:kern w:val="0"/>
              <w:szCs w:val="24"/>
              <w:rPrChange w:id="848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481" w:author="FURSYS" w:date="2025-12-04T15:42:00Z">
                <w:rPr>
                  <w:rFonts w:ascii="굴림" w:eastAsia="굴림" w:hAnsi="굴림" w:cs="굴림" w:hint="eastAsia"/>
                  <w:color w:val="123456"/>
                  <w:kern w:val="0"/>
                  <w:sz w:val="24"/>
                  <w:szCs w:val="24"/>
                </w:rPr>
              </w:rPrChange>
            </w:rPr>
            <w:delText>발생</w:delText>
          </w:r>
        </w:del>
      </w:ins>
    </w:p>
    <w:p w14:paraId="56924673" w14:textId="7D814D1F" w:rsidR="002E2521" w:rsidRPr="000C7330" w:rsidDel="008076F4" w:rsidRDefault="002E2521">
      <w:pPr>
        <w:rPr>
          <w:ins w:id="8482" w:author="이승준 (Seungjun Lee)" w:date="2025-07-29T11:35:00Z"/>
          <w:del w:id="8483" w:author="FURSYS" w:date="2025-08-06T14:26:00Z"/>
          <w:rFonts w:eastAsiaTheme="minorHAnsi" w:cs="굴림"/>
          <w:color w:val="000000" w:themeColor="text1"/>
          <w:kern w:val="0"/>
          <w:szCs w:val="24"/>
          <w:rPrChange w:id="8484" w:author="FURSYS" w:date="2025-12-04T15:42:00Z">
            <w:rPr>
              <w:ins w:id="8485" w:author="이승준 (Seungjun Lee)" w:date="2025-07-29T11:35:00Z"/>
              <w:del w:id="8486" w:author="FURSYS" w:date="2025-08-06T14:26:00Z"/>
              <w:rFonts w:ascii="굴림" w:eastAsia="굴림" w:hAnsi="굴림" w:cs="굴림"/>
              <w:kern w:val="0"/>
              <w:sz w:val="24"/>
              <w:szCs w:val="24"/>
            </w:rPr>
          </w:rPrChange>
        </w:rPr>
        <w:pPrChange w:id="8487" w:author="FURSYS" w:date="2025-08-06T14:26:00Z">
          <w:pPr>
            <w:widowControl/>
            <w:wordWrap/>
            <w:autoSpaceDE/>
            <w:autoSpaceDN/>
            <w:ind w:firstLine="800"/>
            <w:jc w:val="left"/>
          </w:pPr>
        </w:pPrChange>
      </w:pPr>
      <w:ins w:id="8488" w:author="이승준 (Seungjun Lee)" w:date="2025-07-29T11:35:00Z">
        <w:del w:id="8489" w:author="FURSYS" w:date="2025-08-06T14:26:00Z">
          <w:r w:rsidRPr="000C7330" w:rsidDel="008076F4">
            <w:rPr>
              <w:rFonts w:eastAsiaTheme="minorHAnsi" w:cs="굴림" w:hint="eastAsia"/>
              <w:color w:val="000000" w:themeColor="text1"/>
              <w:kern w:val="0"/>
              <w:szCs w:val="24"/>
              <w:rPrChange w:id="8490" w:author="FURSYS" w:date="2025-12-04T15:42:00Z">
                <w:rPr>
                  <w:rFonts w:ascii="굴림" w:eastAsia="굴림" w:hAnsi="굴림" w:cs="굴림" w:hint="eastAsia"/>
                  <w:color w:val="123456"/>
                  <w:kern w:val="0"/>
                  <w:sz w:val="24"/>
                  <w:szCs w:val="24"/>
                </w:rPr>
              </w:rPrChange>
            </w:rPr>
            <w:lastRenderedPageBreak/>
            <w:delText>나</w:delText>
          </w:r>
          <w:r w:rsidRPr="000C7330" w:rsidDel="008076F4">
            <w:rPr>
              <w:rFonts w:eastAsiaTheme="minorHAnsi" w:cs="굴림"/>
              <w:color w:val="000000" w:themeColor="text1"/>
              <w:kern w:val="0"/>
              <w:szCs w:val="24"/>
              <w:rPrChange w:id="8491" w:author="FURSYS" w:date="2025-12-04T15:42:00Z">
                <w:rPr>
                  <w:rFonts w:ascii="굴림" w:eastAsia="굴림" w:hAnsi="굴림" w:cs="굴림"/>
                  <w:color w:val="123456"/>
                  <w:kern w:val="0"/>
                  <w:sz w:val="24"/>
                  <w:szCs w:val="24"/>
                </w:rPr>
              </w:rPrChange>
            </w:rPr>
            <w:delText xml:space="preserve">. 동일한 </w:delText>
          </w:r>
          <w:r w:rsidRPr="000C7330" w:rsidDel="008076F4">
            <w:rPr>
              <w:rFonts w:eastAsiaTheme="minorHAnsi" w:cs="굴림" w:hint="eastAsia"/>
              <w:color w:val="000000" w:themeColor="text1"/>
              <w:kern w:val="0"/>
              <w:szCs w:val="24"/>
              <w:rPrChange w:id="8492" w:author="FURSYS" w:date="2025-12-04T15:42:00Z">
                <w:rPr>
                  <w:rFonts w:ascii="굴림" w:eastAsia="굴림" w:hAnsi="굴림" w:cs="굴림" w:hint="eastAsia"/>
                  <w:color w:val="123456"/>
                  <w:kern w:val="0"/>
                  <w:sz w:val="24"/>
                  <w:szCs w:val="24"/>
                </w:rPr>
              </w:rPrChange>
            </w:rPr>
            <w:delText>사고로 </w:delText>
          </w:r>
          <w:r w:rsidRPr="000C7330" w:rsidDel="008076F4">
            <w:rPr>
              <w:rFonts w:eastAsiaTheme="minorHAnsi" w:cs="굴림"/>
              <w:color w:val="000000" w:themeColor="text1"/>
              <w:kern w:val="0"/>
              <w:szCs w:val="24"/>
              <w:rPrChange w:id="8493" w:author="FURSYS" w:date="2025-12-04T15:42:00Z">
                <w:rPr>
                  <w:rFonts w:ascii="굴림" w:eastAsia="굴림" w:hAnsi="굴림" w:cs="굴림"/>
                  <w:color w:val="123456"/>
                  <w:kern w:val="0"/>
                  <w:sz w:val="24"/>
                  <w:szCs w:val="24"/>
                </w:rPr>
              </w:rPrChange>
            </w:rPr>
            <w:delText xml:space="preserve">6개월 </w:delText>
          </w:r>
          <w:r w:rsidRPr="000C7330" w:rsidDel="008076F4">
            <w:rPr>
              <w:rFonts w:eastAsiaTheme="minorHAnsi" w:cs="굴림" w:hint="eastAsia"/>
              <w:color w:val="000000" w:themeColor="text1"/>
              <w:kern w:val="0"/>
              <w:szCs w:val="24"/>
              <w:rPrChange w:id="8494" w:author="FURSYS" w:date="2025-12-04T15:42:00Z">
                <w:rPr>
                  <w:rFonts w:ascii="굴림" w:eastAsia="굴림" w:hAnsi="굴림" w:cs="굴림" w:hint="eastAsia"/>
                  <w:color w:val="123456"/>
                  <w:kern w:val="0"/>
                  <w:sz w:val="24"/>
                  <w:szCs w:val="24"/>
                </w:rPr>
              </w:rPrChange>
            </w:rPr>
            <w:delText>이상</w:delText>
          </w:r>
          <w:r w:rsidRPr="000C7330" w:rsidDel="008076F4">
            <w:rPr>
              <w:rFonts w:eastAsiaTheme="minorHAnsi" w:cs="굴림"/>
              <w:color w:val="000000" w:themeColor="text1"/>
              <w:kern w:val="0"/>
              <w:szCs w:val="24"/>
              <w:rPrChange w:id="8495"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496" w:author="FURSYS" w:date="2025-12-04T15:42:00Z">
                <w:rPr>
                  <w:rFonts w:ascii="굴림" w:eastAsia="굴림" w:hAnsi="굴림" w:cs="굴림" w:hint="eastAsia"/>
                  <w:color w:val="123456"/>
                  <w:kern w:val="0"/>
                  <w:sz w:val="24"/>
                  <w:szCs w:val="24"/>
                </w:rPr>
              </w:rPrChange>
            </w:rPr>
            <w:delText>치료가</w:delText>
          </w:r>
          <w:r w:rsidRPr="000C7330" w:rsidDel="008076F4">
            <w:rPr>
              <w:rFonts w:eastAsiaTheme="minorHAnsi" w:cs="굴림"/>
              <w:color w:val="000000" w:themeColor="text1"/>
              <w:kern w:val="0"/>
              <w:szCs w:val="24"/>
              <w:rPrChange w:id="849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498" w:author="FURSYS" w:date="2025-12-04T15:42:00Z">
                <w:rPr>
                  <w:rFonts w:ascii="굴림" w:eastAsia="굴림" w:hAnsi="굴림" w:cs="굴림" w:hint="eastAsia"/>
                  <w:color w:val="123456"/>
                  <w:kern w:val="0"/>
                  <w:sz w:val="24"/>
                  <w:szCs w:val="24"/>
                </w:rPr>
              </w:rPrChange>
            </w:rPr>
            <w:delText>필요한</w:delText>
          </w:r>
          <w:r w:rsidRPr="000C7330" w:rsidDel="008076F4">
            <w:rPr>
              <w:rFonts w:eastAsiaTheme="minorHAnsi" w:cs="굴림"/>
              <w:color w:val="000000" w:themeColor="text1"/>
              <w:kern w:val="0"/>
              <w:szCs w:val="24"/>
              <w:rPrChange w:id="8499"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00" w:author="FURSYS" w:date="2025-12-04T15:42:00Z">
                <w:rPr>
                  <w:rFonts w:ascii="굴림" w:eastAsia="굴림" w:hAnsi="굴림" w:cs="굴림" w:hint="eastAsia"/>
                  <w:color w:val="123456"/>
                  <w:kern w:val="0"/>
                  <w:sz w:val="24"/>
                  <w:szCs w:val="24"/>
                </w:rPr>
              </w:rPrChange>
            </w:rPr>
            <w:delText>부상자가 </w:delText>
          </w:r>
          <w:r w:rsidRPr="000C7330" w:rsidDel="008076F4">
            <w:rPr>
              <w:rFonts w:eastAsiaTheme="minorHAnsi" w:cs="굴림"/>
              <w:color w:val="000000" w:themeColor="text1"/>
              <w:kern w:val="0"/>
              <w:szCs w:val="24"/>
              <w:rPrChange w:id="8501" w:author="FURSYS" w:date="2025-12-04T15:42:00Z">
                <w:rPr>
                  <w:rFonts w:ascii="굴림" w:eastAsia="굴림" w:hAnsi="굴림" w:cs="굴림"/>
                  <w:color w:val="123456"/>
                  <w:kern w:val="0"/>
                  <w:sz w:val="24"/>
                  <w:szCs w:val="24"/>
                </w:rPr>
              </w:rPrChange>
            </w:rPr>
            <w:delText xml:space="preserve">2명 </w:delText>
          </w:r>
          <w:r w:rsidRPr="000C7330" w:rsidDel="008076F4">
            <w:rPr>
              <w:rFonts w:eastAsiaTheme="minorHAnsi" w:cs="굴림" w:hint="eastAsia"/>
              <w:color w:val="000000" w:themeColor="text1"/>
              <w:kern w:val="0"/>
              <w:szCs w:val="24"/>
              <w:rPrChange w:id="8502" w:author="FURSYS" w:date="2025-12-04T15:42:00Z">
                <w:rPr>
                  <w:rFonts w:ascii="굴림" w:eastAsia="굴림" w:hAnsi="굴림" w:cs="굴림" w:hint="eastAsia"/>
                  <w:color w:val="123456"/>
                  <w:kern w:val="0"/>
                  <w:sz w:val="24"/>
                  <w:szCs w:val="24"/>
                </w:rPr>
              </w:rPrChange>
            </w:rPr>
            <w:delText>이상</w:delText>
          </w:r>
          <w:r w:rsidRPr="000C7330" w:rsidDel="008076F4">
            <w:rPr>
              <w:rFonts w:eastAsiaTheme="minorHAnsi" w:cs="굴림"/>
              <w:color w:val="000000" w:themeColor="text1"/>
              <w:kern w:val="0"/>
              <w:szCs w:val="24"/>
              <w:rPrChange w:id="8503"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04" w:author="FURSYS" w:date="2025-12-04T15:42:00Z">
                <w:rPr>
                  <w:rFonts w:ascii="굴림" w:eastAsia="굴림" w:hAnsi="굴림" w:cs="굴림" w:hint="eastAsia"/>
                  <w:color w:val="123456"/>
                  <w:kern w:val="0"/>
                  <w:sz w:val="24"/>
                  <w:szCs w:val="24"/>
                </w:rPr>
              </w:rPrChange>
            </w:rPr>
            <w:delText>발생</w:delText>
          </w:r>
        </w:del>
      </w:ins>
    </w:p>
    <w:p w14:paraId="44A59633" w14:textId="051ECE15" w:rsidR="002E2521" w:rsidRPr="000C7330" w:rsidDel="008076F4" w:rsidRDefault="002E2521">
      <w:pPr>
        <w:rPr>
          <w:ins w:id="8505" w:author="이승준 (Seungjun Lee)" w:date="2025-07-29T11:35:00Z"/>
          <w:del w:id="8506" w:author="FURSYS" w:date="2025-08-06T14:26:00Z"/>
          <w:rFonts w:eastAsiaTheme="minorHAnsi" w:cs="굴림"/>
          <w:color w:val="000000" w:themeColor="text1"/>
          <w:kern w:val="0"/>
          <w:szCs w:val="24"/>
          <w:rPrChange w:id="8507" w:author="FURSYS" w:date="2025-12-04T15:42:00Z">
            <w:rPr>
              <w:ins w:id="8508" w:author="이승준 (Seungjun Lee)" w:date="2025-07-29T11:35:00Z"/>
              <w:del w:id="8509" w:author="FURSYS" w:date="2025-08-06T14:26:00Z"/>
              <w:rFonts w:ascii="굴림" w:eastAsia="굴림" w:hAnsi="굴림" w:cs="굴림"/>
              <w:kern w:val="0"/>
              <w:sz w:val="24"/>
              <w:szCs w:val="24"/>
            </w:rPr>
          </w:rPrChange>
        </w:rPr>
        <w:pPrChange w:id="8510" w:author="FURSYS" w:date="2025-08-06T14:26:00Z">
          <w:pPr>
            <w:widowControl/>
            <w:wordWrap/>
            <w:autoSpaceDE/>
            <w:autoSpaceDN/>
            <w:ind w:firstLine="800"/>
            <w:jc w:val="left"/>
          </w:pPr>
        </w:pPrChange>
      </w:pPr>
      <w:ins w:id="8511" w:author="이승준 (Seungjun Lee)" w:date="2025-07-29T11:35:00Z">
        <w:del w:id="8512" w:author="FURSYS" w:date="2025-08-06T14:26:00Z">
          <w:r w:rsidRPr="000C7330" w:rsidDel="008076F4">
            <w:rPr>
              <w:rFonts w:eastAsiaTheme="minorHAnsi" w:cs="굴림" w:hint="eastAsia"/>
              <w:color w:val="000000" w:themeColor="text1"/>
              <w:kern w:val="0"/>
              <w:szCs w:val="24"/>
              <w:rPrChange w:id="8513" w:author="FURSYS" w:date="2025-12-04T15:42:00Z">
                <w:rPr>
                  <w:rFonts w:ascii="굴림" w:eastAsia="굴림" w:hAnsi="굴림" w:cs="굴림" w:hint="eastAsia"/>
                  <w:color w:val="123456"/>
                  <w:kern w:val="0"/>
                  <w:sz w:val="24"/>
                  <w:szCs w:val="24"/>
                </w:rPr>
              </w:rPrChange>
            </w:rPr>
            <w:delText>다</w:delText>
          </w:r>
          <w:r w:rsidRPr="000C7330" w:rsidDel="008076F4">
            <w:rPr>
              <w:rFonts w:eastAsiaTheme="minorHAnsi" w:cs="굴림"/>
              <w:color w:val="000000" w:themeColor="text1"/>
              <w:kern w:val="0"/>
              <w:szCs w:val="24"/>
              <w:rPrChange w:id="8514" w:author="FURSYS" w:date="2025-12-04T15:42:00Z">
                <w:rPr>
                  <w:rFonts w:ascii="굴림" w:eastAsia="굴림" w:hAnsi="굴림" w:cs="굴림"/>
                  <w:color w:val="123456"/>
                  <w:kern w:val="0"/>
                  <w:sz w:val="24"/>
                  <w:szCs w:val="24"/>
                </w:rPr>
              </w:rPrChange>
            </w:rPr>
            <w:delText xml:space="preserve">. 동일한 </w:delText>
          </w:r>
          <w:r w:rsidRPr="000C7330" w:rsidDel="008076F4">
            <w:rPr>
              <w:rFonts w:eastAsiaTheme="minorHAnsi" w:cs="굴림" w:hint="eastAsia"/>
              <w:color w:val="000000" w:themeColor="text1"/>
              <w:kern w:val="0"/>
              <w:szCs w:val="24"/>
              <w:rPrChange w:id="8515" w:author="FURSYS" w:date="2025-12-04T15:42:00Z">
                <w:rPr>
                  <w:rFonts w:ascii="굴림" w:eastAsia="굴림" w:hAnsi="굴림" w:cs="굴림" w:hint="eastAsia"/>
                  <w:color w:val="123456"/>
                  <w:kern w:val="0"/>
                  <w:sz w:val="24"/>
                  <w:szCs w:val="24"/>
                </w:rPr>
              </w:rPrChange>
            </w:rPr>
            <w:delText>유해요인에</w:delText>
          </w:r>
          <w:r w:rsidRPr="000C7330" w:rsidDel="008076F4">
            <w:rPr>
              <w:rFonts w:eastAsiaTheme="minorHAnsi" w:cs="굴림"/>
              <w:color w:val="000000" w:themeColor="text1"/>
              <w:kern w:val="0"/>
              <w:szCs w:val="24"/>
              <w:rPrChange w:id="851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17" w:author="FURSYS" w:date="2025-12-04T15:42:00Z">
                <w:rPr>
                  <w:rFonts w:ascii="굴림" w:eastAsia="굴림" w:hAnsi="굴림" w:cs="굴림" w:hint="eastAsia"/>
                  <w:color w:val="123456"/>
                  <w:kern w:val="0"/>
                  <w:sz w:val="24"/>
                  <w:szCs w:val="24"/>
                </w:rPr>
              </w:rPrChange>
            </w:rPr>
            <w:delText>의한</w:delText>
          </w:r>
          <w:r w:rsidRPr="000C7330" w:rsidDel="008076F4">
            <w:rPr>
              <w:rFonts w:eastAsiaTheme="minorHAnsi" w:cs="굴림"/>
              <w:color w:val="000000" w:themeColor="text1"/>
              <w:kern w:val="0"/>
              <w:szCs w:val="24"/>
              <w:rPrChange w:id="851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19" w:author="FURSYS" w:date="2025-12-04T15:42:00Z">
                <w:rPr>
                  <w:rFonts w:ascii="굴림" w:eastAsia="굴림" w:hAnsi="굴림" w:cs="굴림" w:hint="eastAsia"/>
                  <w:color w:val="123456"/>
                  <w:kern w:val="0"/>
                  <w:sz w:val="24"/>
                  <w:szCs w:val="24"/>
                </w:rPr>
              </w:rPrChange>
            </w:rPr>
            <w:delText>직업성</w:delText>
          </w:r>
          <w:r w:rsidRPr="000C7330" w:rsidDel="008076F4">
            <w:rPr>
              <w:rFonts w:eastAsiaTheme="minorHAnsi" w:cs="굴림"/>
              <w:color w:val="000000" w:themeColor="text1"/>
              <w:kern w:val="0"/>
              <w:szCs w:val="24"/>
              <w:rPrChange w:id="852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21" w:author="FURSYS" w:date="2025-12-04T15:42:00Z">
                <w:rPr>
                  <w:rFonts w:ascii="굴림" w:eastAsia="굴림" w:hAnsi="굴림" w:cs="굴림" w:hint="eastAsia"/>
                  <w:color w:val="123456"/>
                  <w:kern w:val="0"/>
                  <w:sz w:val="24"/>
                  <w:szCs w:val="24"/>
                </w:rPr>
              </w:rPrChange>
            </w:rPr>
            <w:delText>질병자가 </w:delText>
          </w:r>
          <w:r w:rsidRPr="000C7330" w:rsidDel="008076F4">
            <w:rPr>
              <w:rFonts w:eastAsiaTheme="minorHAnsi" w:cs="굴림"/>
              <w:color w:val="000000" w:themeColor="text1"/>
              <w:kern w:val="0"/>
              <w:szCs w:val="24"/>
              <w:rPrChange w:id="8522" w:author="FURSYS" w:date="2025-12-04T15:42:00Z">
                <w:rPr>
                  <w:rFonts w:ascii="굴림" w:eastAsia="굴림" w:hAnsi="굴림" w:cs="굴림"/>
                  <w:color w:val="123456"/>
                  <w:kern w:val="0"/>
                  <w:sz w:val="24"/>
                  <w:szCs w:val="24"/>
                </w:rPr>
              </w:rPrChange>
            </w:rPr>
            <w:delText xml:space="preserve">1년 </w:delText>
          </w:r>
          <w:r w:rsidRPr="000C7330" w:rsidDel="008076F4">
            <w:rPr>
              <w:rFonts w:eastAsiaTheme="minorHAnsi" w:cs="굴림" w:hint="eastAsia"/>
              <w:color w:val="000000" w:themeColor="text1"/>
              <w:kern w:val="0"/>
              <w:szCs w:val="24"/>
              <w:rPrChange w:id="8523" w:author="FURSYS" w:date="2025-12-04T15:42:00Z">
                <w:rPr>
                  <w:rFonts w:ascii="굴림" w:eastAsia="굴림" w:hAnsi="굴림" w:cs="굴림" w:hint="eastAsia"/>
                  <w:color w:val="123456"/>
                  <w:kern w:val="0"/>
                  <w:sz w:val="24"/>
                  <w:szCs w:val="24"/>
                </w:rPr>
              </w:rPrChange>
            </w:rPr>
            <w:delText>이내에 </w:delText>
          </w:r>
          <w:r w:rsidRPr="000C7330" w:rsidDel="008076F4">
            <w:rPr>
              <w:rFonts w:eastAsiaTheme="minorHAnsi" w:cs="굴림"/>
              <w:color w:val="000000" w:themeColor="text1"/>
              <w:kern w:val="0"/>
              <w:szCs w:val="24"/>
              <w:rPrChange w:id="8524" w:author="FURSYS" w:date="2025-12-04T15:42:00Z">
                <w:rPr>
                  <w:rFonts w:ascii="굴림" w:eastAsia="굴림" w:hAnsi="굴림" w:cs="굴림"/>
                  <w:color w:val="123456"/>
                  <w:kern w:val="0"/>
                  <w:sz w:val="24"/>
                  <w:szCs w:val="24"/>
                </w:rPr>
              </w:rPrChange>
            </w:rPr>
            <w:delText xml:space="preserve">3명 </w:delText>
          </w:r>
          <w:r w:rsidRPr="000C7330" w:rsidDel="008076F4">
            <w:rPr>
              <w:rFonts w:eastAsiaTheme="minorHAnsi" w:cs="굴림" w:hint="eastAsia"/>
              <w:color w:val="000000" w:themeColor="text1"/>
              <w:kern w:val="0"/>
              <w:szCs w:val="24"/>
              <w:rPrChange w:id="8525" w:author="FURSYS" w:date="2025-12-04T15:42:00Z">
                <w:rPr>
                  <w:rFonts w:ascii="굴림" w:eastAsia="굴림" w:hAnsi="굴림" w:cs="굴림" w:hint="eastAsia"/>
                  <w:color w:val="123456"/>
                  <w:kern w:val="0"/>
                  <w:sz w:val="24"/>
                  <w:szCs w:val="24"/>
                </w:rPr>
              </w:rPrChange>
            </w:rPr>
            <w:delText>이상</w:delText>
          </w:r>
          <w:r w:rsidRPr="000C7330" w:rsidDel="008076F4">
            <w:rPr>
              <w:rFonts w:eastAsiaTheme="minorHAnsi" w:cs="굴림"/>
              <w:color w:val="000000" w:themeColor="text1"/>
              <w:kern w:val="0"/>
              <w:szCs w:val="24"/>
              <w:rPrChange w:id="852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27" w:author="FURSYS" w:date="2025-12-04T15:42:00Z">
                <w:rPr>
                  <w:rFonts w:ascii="굴림" w:eastAsia="굴림" w:hAnsi="굴림" w:cs="굴림" w:hint="eastAsia"/>
                  <w:color w:val="123456"/>
                  <w:kern w:val="0"/>
                  <w:sz w:val="24"/>
                  <w:szCs w:val="24"/>
                </w:rPr>
              </w:rPrChange>
            </w:rPr>
            <w:delText>발생</w:delText>
          </w:r>
        </w:del>
      </w:ins>
    </w:p>
    <w:p w14:paraId="1F7FF600" w14:textId="2AE64DF0" w:rsidR="002E2521" w:rsidRPr="000C7330" w:rsidDel="008076F4" w:rsidRDefault="002E2521">
      <w:pPr>
        <w:rPr>
          <w:ins w:id="8528" w:author="이승준 (Seungjun Lee)" w:date="2025-07-29T11:35:00Z"/>
          <w:del w:id="8529" w:author="FURSYS" w:date="2025-08-06T14:26:00Z"/>
          <w:rFonts w:eastAsiaTheme="minorHAnsi" w:cs="굴림"/>
          <w:color w:val="000000" w:themeColor="text1"/>
          <w:kern w:val="0"/>
          <w:szCs w:val="24"/>
          <w:rPrChange w:id="8530" w:author="FURSYS" w:date="2025-12-04T15:42:00Z">
            <w:rPr>
              <w:ins w:id="8531" w:author="이승준 (Seungjun Lee)" w:date="2025-07-29T11:35:00Z"/>
              <w:del w:id="8532" w:author="FURSYS" w:date="2025-08-06T14:26:00Z"/>
              <w:rFonts w:ascii="굴림" w:eastAsia="굴림" w:hAnsi="굴림" w:cs="굴림"/>
              <w:kern w:val="0"/>
              <w:sz w:val="24"/>
              <w:szCs w:val="24"/>
            </w:rPr>
          </w:rPrChange>
        </w:rPr>
        <w:pPrChange w:id="8533" w:author="FURSYS" w:date="2025-08-06T14:26:00Z">
          <w:pPr>
            <w:widowControl/>
            <w:wordWrap/>
            <w:autoSpaceDE/>
            <w:autoSpaceDN/>
            <w:jc w:val="left"/>
          </w:pPr>
        </w:pPrChange>
      </w:pPr>
      <w:ins w:id="8534" w:author="이승준 (Seungjun Lee)" w:date="2025-07-29T11:35:00Z">
        <w:del w:id="8535" w:author="FURSYS" w:date="2025-08-06T14:26:00Z">
          <w:r w:rsidRPr="000C7330" w:rsidDel="008076F4">
            <w:rPr>
              <w:rFonts w:eastAsiaTheme="minorHAnsi" w:cs="굴림"/>
              <w:color w:val="000000" w:themeColor="text1"/>
              <w:kern w:val="0"/>
              <w:szCs w:val="24"/>
              <w:rPrChange w:id="8536" w:author="FURSYS" w:date="2025-12-04T15:42:00Z">
                <w:rPr>
                  <w:rFonts w:ascii="굴림" w:eastAsia="굴림" w:hAnsi="굴림" w:cs="굴림"/>
                  <w:color w:val="123456"/>
                  <w:kern w:val="0"/>
                  <w:sz w:val="24"/>
                  <w:szCs w:val="24"/>
                </w:rPr>
              </w:rPrChange>
            </w:rPr>
            <w:delText xml:space="preserve">3. 중대시민재해(제3자)란 특정 원료 또는 </w:delText>
          </w:r>
          <w:r w:rsidRPr="000C7330" w:rsidDel="008076F4">
            <w:rPr>
              <w:rFonts w:eastAsiaTheme="minorHAnsi" w:cs="굴림" w:hint="eastAsia"/>
              <w:color w:val="000000" w:themeColor="text1"/>
              <w:kern w:val="0"/>
              <w:szCs w:val="24"/>
              <w:rPrChange w:id="8537" w:author="FURSYS" w:date="2025-12-04T15:42:00Z">
                <w:rPr>
                  <w:rFonts w:ascii="굴림" w:eastAsia="굴림" w:hAnsi="굴림" w:cs="굴림" w:hint="eastAsia"/>
                  <w:color w:val="123456"/>
                  <w:kern w:val="0"/>
                  <w:sz w:val="24"/>
                  <w:szCs w:val="24"/>
                </w:rPr>
              </w:rPrChange>
            </w:rPr>
            <w:delText>제조물</w:delText>
          </w:r>
          <w:r w:rsidRPr="000C7330" w:rsidDel="008076F4">
            <w:rPr>
              <w:rFonts w:eastAsiaTheme="minorHAnsi" w:cs="굴림"/>
              <w:color w:val="000000" w:themeColor="text1"/>
              <w:kern w:val="0"/>
              <w:szCs w:val="24"/>
              <w:rPrChange w:id="8538" w:author="FURSYS" w:date="2025-12-04T15:42:00Z">
                <w:rPr>
                  <w:rFonts w:ascii="굴림" w:eastAsia="굴림" w:hAnsi="굴림" w:cs="굴림"/>
                  <w:color w:val="123456"/>
                  <w:kern w:val="0"/>
                  <w:sz w:val="24"/>
                  <w:szCs w:val="24"/>
                </w:rPr>
              </w:rPrChange>
            </w:rPr>
            <w:delText xml:space="preserve">, 공중이용시설 </w:delText>
          </w:r>
          <w:r w:rsidRPr="000C7330" w:rsidDel="008076F4">
            <w:rPr>
              <w:rFonts w:eastAsiaTheme="minorHAnsi" w:cs="굴림" w:hint="eastAsia"/>
              <w:color w:val="000000" w:themeColor="text1"/>
              <w:kern w:val="0"/>
              <w:szCs w:val="24"/>
              <w:rPrChange w:id="8539" w:author="FURSYS" w:date="2025-12-04T15:42:00Z">
                <w:rPr>
                  <w:rFonts w:ascii="굴림" w:eastAsia="굴림" w:hAnsi="굴림" w:cs="굴림" w:hint="eastAsia"/>
                  <w:color w:val="123456"/>
                  <w:kern w:val="0"/>
                  <w:sz w:val="24"/>
                  <w:szCs w:val="24"/>
                </w:rPr>
              </w:rPrChange>
            </w:rPr>
            <w:delText>또는</w:delText>
          </w:r>
          <w:r w:rsidRPr="000C7330" w:rsidDel="008076F4">
            <w:rPr>
              <w:rFonts w:eastAsiaTheme="minorHAnsi" w:cs="굴림"/>
              <w:color w:val="000000" w:themeColor="text1"/>
              <w:kern w:val="0"/>
              <w:szCs w:val="24"/>
              <w:rPrChange w:id="854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41" w:author="FURSYS" w:date="2025-12-04T15:42:00Z">
                <w:rPr>
                  <w:rFonts w:ascii="굴림" w:eastAsia="굴림" w:hAnsi="굴림" w:cs="굴림" w:hint="eastAsia"/>
                  <w:color w:val="123456"/>
                  <w:kern w:val="0"/>
                  <w:sz w:val="24"/>
                  <w:szCs w:val="24"/>
                </w:rPr>
              </w:rPrChange>
            </w:rPr>
            <w:delText>공중교통수단의</w:delText>
          </w:r>
          <w:r w:rsidRPr="000C7330" w:rsidDel="008076F4">
            <w:rPr>
              <w:rFonts w:eastAsiaTheme="minorHAnsi" w:cs="굴림"/>
              <w:color w:val="000000" w:themeColor="text1"/>
              <w:kern w:val="0"/>
              <w:szCs w:val="24"/>
              <w:rPrChange w:id="854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43" w:author="FURSYS" w:date="2025-12-04T15:42:00Z">
                <w:rPr>
                  <w:rFonts w:ascii="굴림" w:eastAsia="굴림" w:hAnsi="굴림" w:cs="굴림" w:hint="eastAsia"/>
                  <w:color w:val="123456"/>
                  <w:kern w:val="0"/>
                  <w:sz w:val="24"/>
                  <w:szCs w:val="24"/>
                </w:rPr>
              </w:rPrChange>
            </w:rPr>
            <w:delText>설계</w:delText>
          </w:r>
          <w:r w:rsidRPr="000C7330" w:rsidDel="008076F4">
            <w:rPr>
              <w:rFonts w:eastAsiaTheme="minorHAnsi" w:cs="굴림"/>
              <w:color w:val="000000" w:themeColor="text1"/>
              <w:kern w:val="0"/>
              <w:szCs w:val="24"/>
              <w:rPrChange w:id="8544" w:author="FURSYS" w:date="2025-12-04T15:42:00Z">
                <w:rPr>
                  <w:rFonts w:ascii="굴림" w:eastAsia="굴림" w:hAnsi="굴림" w:cs="굴림"/>
                  <w:color w:val="123456"/>
                  <w:kern w:val="0"/>
                  <w:sz w:val="24"/>
                  <w:szCs w:val="24"/>
                </w:rPr>
              </w:rPrChange>
            </w:rPr>
            <w:delText xml:space="preserve">, 제조, 설치, 관리상의 </w:delText>
          </w:r>
          <w:r w:rsidRPr="000C7330" w:rsidDel="008076F4">
            <w:rPr>
              <w:rFonts w:eastAsiaTheme="minorHAnsi" w:cs="굴림" w:hint="eastAsia"/>
              <w:color w:val="000000" w:themeColor="text1"/>
              <w:kern w:val="0"/>
              <w:szCs w:val="24"/>
              <w:rPrChange w:id="8545" w:author="FURSYS" w:date="2025-12-04T15:42:00Z">
                <w:rPr>
                  <w:rFonts w:ascii="굴림" w:eastAsia="굴림" w:hAnsi="굴림" w:cs="굴림" w:hint="eastAsia"/>
                  <w:color w:val="123456"/>
                  <w:kern w:val="0"/>
                  <w:sz w:val="24"/>
                  <w:szCs w:val="24"/>
                </w:rPr>
              </w:rPrChange>
            </w:rPr>
            <w:delText>결함을</w:delText>
          </w:r>
          <w:r w:rsidRPr="000C7330" w:rsidDel="008076F4">
            <w:rPr>
              <w:rFonts w:eastAsiaTheme="minorHAnsi" w:cs="굴림"/>
              <w:color w:val="000000" w:themeColor="text1"/>
              <w:kern w:val="0"/>
              <w:szCs w:val="24"/>
              <w:rPrChange w:id="854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47" w:author="FURSYS" w:date="2025-12-04T15:42:00Z">
                <w:rPr>
                  <w:rFonts w:ascii="굴림" w:eastAsia="굴림" w:hAnsi="굴림" w:cs="굴림" w:hint="eastAsia"/>
                  <w:color w:val="123456"/>
                  <w:kern w:val="0"/>
                  <w:sz w:val="24"/>
                  <w:szCs w:val="24"/>
                </w:rPr>
              </w:rPrChange>
            </w:rPr>
            <w:delText>원인으로</w:delText>
          </w:r>
          <w:r w:rsidRPr="000C7330" w:rsidDel="008076F4">
            <w:rPr>
              <w:rFonts w:eastAsiaTheme="minorHAnsi" w:cs="굴림"/>
              <w:color w:val="000000" w:themeColor="text1"/>
              <w:kern w:val="0"/>
              <w:szCs w:val="24"/>
              <w:rPrChange w:id="854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49" w:author="FURSYS" w:date="2025-12-04T15:42:00Z">
                <w:rPr>
                  <w:rFonts w:ascii="굴림" w:eastAsia="굴림" w:hAnsi="굴림" w:cs="굴림" w:hint="eastAsia"/>
                  <w:color w:val="123456"/>
                  <w:kern w:val="0"/>
                  <w:sz w:val="24"/>
                  <w:szCs w:val="24"/>
                </w:rPr>
              </w:rPrChange>
            </w:rPr>
            <w:delText>하여</w:delText>
          </w:r>
          <w:r w:rsidRPr="000C7330" w:rsidDel="008076F4">
            <w:rPr>
              <w:rFonts w:eastAsiaTheme="minorHAnsi" w:cs="굴림"/>
              <w:color w:val="000000" w:themeColor="text1"/>
              <w:kern w:val="0"/>
              <w:szCs w:val="24"/>
              <w:rPrChange w:id="855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51" w:author="FURSYS" w:date="2025-12-04T15:42:00Z">
                <w:rPr>
                  <w:rFonts w:ascii="굴림" w:eastAsia="굴림" w:hAnsi="굴림" w:cs="굴림" w:hint="eastAsia"/>
                  <w:color w:val="123456"/>
                  <w:kern w:val="0"/>
                  <w:sz w:val="24"/>
                  <w:szCs w:val="24"/>
                </w:rPr>
              </w:rPrChange>
            </w:rPr>
            <w:delText>발생한</w:delText>
          </w:r>
          <w:r w:rsidRPr="000C7330" w:rsidDel="008076F4">
            <w:rPr>
              <w:rFonts w:eastAsiaTheme="minorHAnsi" w:cs="굴림"/>
              <w:color w:val="000000" w:themeColor="text1"/>
              <w:kern w:val="0"/>
              <w:szCs w:val="24"/>
              <w:rPrChange w:id="855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53" w:author="FURSYS" w:date="2025-12-04T15:42:00Z">
                <w:rPr>
                  <w:rFonts w:ascii="굴림" w:eastAsia="굴림" w:hAnsi="굴림" w:cs="굴림" w:hint="eastAsia"/>
                  <w:color w:val="123456"/>
                  <w:kern w:val="0"/>
                  <w:sz w:val="24"/>
                  <w:szCs w:val="24"/>
                </w:rPr>
              </w:rPrChange>
            </w:rPr>
            <w:delText>재해로서</w:delText>
          </w:r>
          <w:r w:rsidRPr="000C7330" w:rsidDel="008076F4">
            <w:rPr>
              <w:rFonts w:eastAsiaTheme="minorHAnsi" w:cs="굴림"/>
              <w:color w:val="000000" w:themeColor="text1"/>
              <w:kern w:val="0"/>
              <w:szCs w:val="24"/>
              <w:rPrChange w:id="855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55" w:author="FURSYS" w:date="2025-12-04T15:42:00Z">
                <w:rPr>
                  <w:rFonts w:ascii="굴림" w:eastAsia="굴림" w:hAnsi="굴림" w:cs="굴림" w:hint="eastAsia"/>
                  <w:color w:val="123456"/>
                  <w:kern w:val="0"/>
                  <w:sz w:val="24"/>
                  <w:szCs w:val="24"/>
                </w:rPr>
              </w:rPrChange>
            </w:rPr>
            <w:delText>다음</w:delText>
          </w:r>
          <w:r w:rsidRPr="000C7330" w:rsidDel="008076F4">
            <w:rPr>
              <w:rFonts w:eastAsiaTheme="minorHAnsi" w:cs="굴림"/>
              <w:color w:val="000000" w:themeColor="text1"/>
              <w:kern w:val="0"/>
              <w:szCs w:val="24"/>
              <w:rPrChange w:id="855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57" w:author="FURSYS" w:date="2025-12-04T15:42:00Z">
                <w:rPr>
                  <w:rFonts w:ascii="굴림" w:eastAsia="굴림" w:hAnsi="굴림" w:cs="굴림" w:hint="eastAsia"/>
                  <w:color w:val="123456"/>
                  <w:kern w:val="0"/>
                  <w:sz w:val="24"/>
                  <w:szCs w:val="24"/>
                </w:rPr>
              </w:rPrChange>
            </w:rPr>
            <w:delText>각</w:delText>
          </w:r>
          <w:r w:rsidRPr="000C7330" w:rsidDel="008076F4">
            <w:rPr>
              <w:rFonts w:eastAsiaTheme="minorHAnsi" w:cs="굴림"/>
              <w:color w:val="000000" w:themeColor="text1"/>
              <w:kern w:val="0"/>
              <w:szCs w:val="24"/>
              <w:rPrChange w:id="855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59" w:author="FURSYS" w:date="2025-12-04T15:42:00Z">
                <w:rPr>
                  <w:rFonts w:ascii="굴림" w:eastAsia="굴림" w:hAnsi="굴림" w:cs="굴림" w:hint="eastAsia"/>
                  <w:color w:val="123456"/>
                  <w:kern w:val="0"/>
                  <w:sz w:val="24"/>
                  <w:szCs w:val="24"/>
                </w:rPr>
              </w:rPrChange>
            </w:rPr>
            <w:delText>목의</w:delText>
          </w:r>
          <w:r w:rsidRPr="000C7330" w:rsidDel="008076F4">
            <w:rPr>
              <w:rFonts w:eastAsiaTheme="minorHAnsi" w:cs="굴림"/>
              <w:color w:val="000000" w:themeColor="text1"/>
              <w:kern w:val="0"/>
              <w:szCs w:val="24"/>
              <w:rPrChange w:id="856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61" w:author="FURSYS" w:date="2025-12-04T15:42:00Z">
                <w:rPr>
                  <w:rFonts w:ascii="굴림" w:eastAsia="굴림" w:hAnsi="굴림" w:cs="굴림" w:hint="eastAsia"/>
                  <w:color w:val="123456"/>
                  <w:kern w:val="0"/>
                  <w:sz w:val="24"/>
                  <w:szCs w:val="24"/>
                </w:rPr>
              </w:rPrChange>
            </w:rPr>
            <w:delText>어느</w:delText>
          </w:r>
          <w:r w:rsidRPr="000C7330" w:rsidDel="008076F4">
            <w:rPr>
              <w:rFonts w:eastAsiaTheme="minorHAnsi" w:cs="굴림"/>
              <w:color w:val="000000" w:themeColor="text1"/>
              <w:kern w:val="0"/>
              <w:szCs w:val="24"/>
              <w:rPrChange w:id="856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63" w:author="FURSYS" w:date="2025-12-04T15:42:00Z">
                <w:rPr>
                  <w:rFonts w:ascii="굴림" w:eastAsia="굴림" w:hAnsi="굴림" w:cs="굴림" w:hint="eastAsia"/>
                  <w:color w:val="123456"/>
                  <w:kern w:val="0"/>
                  <w:sz w:val="24"/>
                  <w:szCs w:val="24"/>
                </w:rPr>
              </w:rPrChange>
            </w:rPr>
            <w:delText>하나에</w:delText>
          </w:r>
          <w:r w:rsidRPr="000C7330" w:rsidDel="008076F4">
            <w:rPr>
              <w:rFonts w:eastAsiaTheme="minorHAnsi" w:cs="굴림"/>
              <w:color w:val="000000" w:themeColor="text1"/>
              <w:kern w:val="0"/>
              <w:szCs w:val="24"/>
              <w:rPrChange w:id="856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65" w:author="FURSYS" w:date="2025-12-04T15:42:00Z">
                <w:rPr>
                  <w:rFonts w:ascii="굴림" w:eastAsia="굴림" w:hAnsi="굴림" w:cs="굴림" w:hint="eastAsia"/>
                  <w:color w:val="123456"/>
                  <w:kern w:val="0"/>
                  <w:sz w:val="24"/>
                  <w:szCs w:val="24"/>
                </w:rPr>
              </w:rPrChange>
            </w:rPr>
            <w:delText>해당하는</w:delText>
          </w:r>
          <w:r w:rsidRPr="000C7330" w:rsidDel="008076F4">
            <w:rPr>
              <w:rFonts w:eastAsiaTheme="minorHAnsi" w:cs="굴림"/>
              <w:color w:val="000000" w:themeColor="text1"/>
              <w:kern w:val="0"/>
              <w:szCs w:val="24"/>
              <w:rPrChange w:id="856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67" w:author="FURSYS" w:date="2025-12-04T15:42:00Z">
                <w:rPr>
                  <w:rFonts w:ascii="굴림" w:eastAsia="굴림" w:hAnsi="굴림" w:cs="굴림" w:hint="eastAsia"/>
                  <w:color w:val="123456"/>
                  <w:kern w:val="0"/>
                  <w:sz w:val="24"/>
                  <w:szCs w:val="24"/>
                </w:rPr>
              </w:rPrChange>
            </w:rPr>
            <w:delText>결과를</w:delText>
          </w:r>
          <w:r w:rsidRPr="000C7330" w:rsidDel="008076F4">
            <w:rPr>
              <w:rFonts w:eastAsiaTheme="minorHAnsi" w:cs="굴림"/>
              <w:color w:val="000000" w:themeColor="text1"/>
              <w:kern w:val="0"/>
              <w:szCs w:val="24"/>
              <w:rPrChange w:id="856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69" w:author="FURSYS" w:date="2025-12-04T15:42:00Z">
                <w:rPr>
                  <w:rFonts w:ascii="굴림" w:eastAsia="굴림" w:hAnsi="굴림" w:cs="굴림" w:hint="eastAsia"/>
                  <w:color w:val="123456"/>
                  <w:kern w:val="0"/>
                  <w:sz w:val="24"/>
                  <w:szCs w:val="24"/>
                </w:rPr>
              </w:rPrChange>
            </w:rPr>
            <w:delText>야기한</w:delText>
          </w:r>
          <w:r w:rsidRPr="000C7330" w:rsidDel="008076F4">
            <w:rPr>
              <w:rFonts w:eastAsiaTheme="minorHAnsi" w:cs="굴림"/>
              <w:color w:val="000000" w:themeColor="text1"/>
              <w:kern w:val="0"/>
              <w:szCs w:val="24"/>
              <w:rPrChange w:id="857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71" w:author="FURSYS" w:date="2025-12-04T15:42:00Z">
                <w:rPr>
                  <w:rFonts w:ascii="굴림" w:eastAsia="굴림" w:hAnsi="굴림" w:cs="굴림" w:hint="eastAsia"/>
                  <w:color w:val="123456"/>
                  <w:kern w:val="0"/>
                  <w:sz w:val="24"/>
                  <w:szCs w:val="24"/>
                </w:rPr>
              </w:rPrChange>
            </w:rPr>
            <w:delText>재해를</w:delText>
          </w:r>
          <w:r w:rsidRPr="000C7330" w:rsidDel="008076F4">
            <w:rPr>
              <w:rFonts w:eastAsiaTheme="minorHAnsi" w:cs="굴림"/>
              <w:color w:val="000000" w:themeColor="text1"/>
              <w:kern w:val="0"/>
              <w:szCs w:val="24"/>
              <w:rPrChange w:id="857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73" w:author="FURSYS" w:date="2025-12-04T15:42:00Z">
                <w:rPr>
                  <w:rFonts w:ascii="굴림" w:eastAsia="굴림" w:hAnsi="굴림" w:cs="굴림" w:hint="eastAsia"/>
                  <w:color w:val="123456"/>
                  <w:kern w:val="0"/>
                  <w:sz w:val="24"/>
                  <w:szCs w:val="24"/>
                </w:rPr>
              </w:rPrChange>
            </w:rPr>
            <w:delText>말한다</w:delText>
          </w:r>
          <w:r w:rsidRPr="000C7330" w:rsidDel="008076F4">
            <w:rPr>
              <w:rFonts w:eastAsiaTheme="minorHAnsi" w:cs="굴림"/>
              <w:color w:val="000000" w:themeColor="text1"/>
              <w:kern w:val="0"/>
              <w:szCs w:val="24"/>
              <w:rPrChange w:id="8574" w:author="FURSYS" w:date="2025-12-04T15:42:00Z">
                <w:rPr>
                  <w:rFonts w:ascii="굴림" w:eastAsia="굴림" w:hAnsi="굴림" w:cs="굴림"/>
                  <w:color w:val="123456"/>
                  <w:kern w:val="0"/>
                  <w:sz w:val="24"/>
                  <w:szCs w:val="24"/>
                </w:rPr>
              </w:rPrChange>
            </w:rPr>
            <w:delText xml:space="preserve">. 다만, 중대산업재해에 </w:delText>
          </w:r>
          <w:r w:rsidRPr="000C7330" w:rsidDel="008076F4">
            <w:rPr>
              <w:rFonts w:eastAsiaTheme="minorHAnsi" w:cs="굴림" w:hint="eastAsia"/>
              <w:color w:val="000000" w:themeColor="text1"/>
              <w:kern w:val="0"/>
              <w:szCs w:val="24"/>
              <w:rPrChange w:id="8575" w:author="FURSYS" w:date="2025-12-04T15:42:00Z">
                <w:rPr>
                  <w:rFonts w:ascii="굴림" w:eastAsia="굴림" w:hAnsi="굴림" w:cs="굴림" w:hint="eastAsia"/>
                  <w:color w:val="123456"/>
                  <w:kern w:val="0"/>
                  <w:sz w:val="24"/>
                  <w:szCs w:val="24"/>
                </w:rPr>
              </w:rPrChange>
            </w:rPr>
            <w:delText>해당하는</w:delText>
          </w:r>
          <w:r w:rsidRPr="000C7330" w:rsidDel="008076F4">
            <w:rPr>
              <w:rFonts w:eastAsiaTheme="minorHAnsi" w:cs="굴림"/>
              <w:color w:val="000000" w:themeColor="text1"/>
              <w:kern w:val="0"/>
              <w:szCs w:val="24"/>
              <w:rPrChange w:id="857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77" w:author="FURSYS" w:date="2025-12-04T15:42:00Z">
                <w:rPr>
                  <w:rFonts w:ascii="굴림" w:eastAsia="굴림" w:hAnsi="굴림" w:cs="굴림" w:hint="eastAsia"/>
                  <w:color w:val="123456"/>
                  <w:kern w:val="0"/>
                  <w:sz w:val="24"/>
                  <w:szCs w:val="24"/>
                </w:rPr>
              </w:rPrChange>
            </w:rPr>
            <w:delText>재해는</w:delText>
          </w:r>
          <w:r w:rsidRPr="000C7330" w:rsidDel="008076F4">
            <w:rPr>
              <w:rFonts w:eastAsiaTheme="minorHAnsi" w:cs="굴림"/>
              <w:color w:val="000000" w:themeColor="text1"/>
              <w:kern w:val="0"/>
              <w:szCs w:val="24"/>
              <w:rPrChange w:id="857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79" w:author="FURSYS" w:date="2025-12-04T15:42:00Z">
                <w:rPr>
                  <w:rFonts w:ascii="굴림" w:eastAsia="굴림" w:hAnsi="굴림" w:cs="굴림" w:hint="eastAsia"/>
                  <w:color w:val="123456"/>
                  <w:kern w:val="0"/>
                  <w:sz w:val="24"/>
                  <w:szCs w:val="24"/>
                </w:rPr>
              </w:rPrChange>
            </w:rPr>
            <w:delText>제외한다</w:delText>
          </w:r>
          <w:r w:rsidRPr="000C7330" w:rsidDel="008076F4">
            <w:rPr>
              <w:rFonts w:eastAsiaTheme="minorHAnsi" w:cs="굴림"/>
              <w:color w:val="000000" w:themeColor="text1"/>
              <w:kern w:val="0"/>
              <w:szCs w:val="24"/>
              <w:rPrChange w:id="8580" w:author="FURSYS" w:date="2025-12-04T15:42:00Z">
                <w:rPr>
                  <w:rFonts w:ascii="굴림" w:eastAsia="굴림" w:hAnsi="굴림" w:cs="굴림"/>
                  <w:color w:val="123456"/>
                  <w:kern w:val="0"/>
                  <w:sz w:val="24"/>
                  <w:szCs w:val="24"/>
                </w:rPr>
              </w:rPrChange>
            </w:rPr>
            <w:delText>.</w:delText>
          </w:r>
        </w:del>
      </w:ins>
    </w:p>
    <w:p w14:paraId="0B0D1ED1" w14:textId="0155CF58" w:rsidR="002E2521" w:rsidRPr="000C7330" w:rsidDel="008076F4" w:rsidRDefault="002E2521">
      <w:pPr>
        <w:rPr>
          <w:ins w:id="8581" w:author="이승준 (Seungjun Lee)" w:date="2025-07-29T11:35:00Z"/>
          <w:del w:id="8582" w:author="FURSYS" w:date="2025-08-06T14:26:00Z"/>
          <w:rFonts w:eastAsiaTheme="minorHAnsi" w:cs="굴림"/>
          <w:color w:val="000000" w:themeColor="text1"/>
          <w:kern w:val="0"/>
          <w:szCs w:val="24"/>
          <w:rPrChange w:id="8583" w:author="FURSYS" w:date="2025-12-04T15:42:00Z">
            <w:rPr>
              <w:ins w:id="8584" w:author="이승준 (Seungjun Lee)" w:date="2025-07-29T11:35:00Z"/>
              <w:del w:id="8585" w:author="FURSYS" w:date="2025-08-06T14:26:00Z"/>
              <w:rFonts w:ascii="굴림" w:eastAsia="굴림" w:hAnsi="굴림" w:cs="굴림"/>
              <w:kern w:val="0"/>
              <w:sz w:val="24"/>
              <w:szCs w:val="24"/>
            </w:rPr>
          </w:rPrChange>
        </w:rPr>
        <w:pPrChange w:id="8586" w:author="FURSYS" w:date="2025-08-06T14:26:00Z">
          <w:pPr>
            <w:widowControl/>
            <w:wordWrap/>
            <w:autoSpaceDE/>
            <w:autoSpaceDN/>
            <w:ind w:firstLine="800"/>
            <w:jc w:val="left"/>
          </w:pPr>
        </w:pPrChange>
      </w:pPr>
      <w:ins w:id="8587" w:author="이승준 (Seungjun Lee)" w:date="2025-07-29T11:35:00Z">
        <w:del w:id="8588" w:author="FURSYS" w:date="2025-08-06T14:26:00Z">
          <w:r w:rsidRPr="000C7330" w:rsidDel="008076F4">
            <w:rPr>
              <w:rFonts w:eastAsiaTheme="minorHAnsi" w:cs="굴림" w:hint="eastAsia"/>
              <w:color w:val="000000" w:themeColor="text1"/>
              <w:kern w:val="0"/>
              <w:szCs w:val="24"/>
              <w:rPrChange w:id="8589" w:author="FURSYS" w:date="2025-12-04T15:42:00Z">
                <w:rPr>
                  <w:rFonts w:ascii="굴림" w:eastAsia="굴림" w:hAnsi="굴림" w:cs="굴림" w:hint="eastAsia"/>
                  <w:color w:val="123456"/>
                  <w:kern w:val="0"/>
                  <w:sz w:val="24"/>
                  <w:szCs w:val="24"/>
                </w:rPr>
              </w:rPrChange>
            </w:rPr>
            <w:delText>가</w:delText>
          </w:r>
          <w:r w:rsidRPr="000C7330" w:rsidDel="008076F4">
            <w:rPr>
              <w:rFonts w:eastAsiaTheme="minorHAnsi" w:cs="굴림"/>
              <w:color w:val="000000" w:themeColor="text1"/>
              <w:kern w:val="0"/>
              <w:szCs w:val="24"/>
              <w:rPrChange w:id="8590" w:author="FURSYS" w:date="2025-12-04T15:42:00Z">
                <w:rPr>
                  <w:rFonts w:ascii="굴림" w:eastAsia="굴림" w:hAnsi="굴림" w:cs="굴림"/>
                  <w:color w:val="123456"/>
                  <w:kern w:val="0"/>
                  <w:sz w:val="24"/>
                  <w:szCs w:val="24"/>
                </w:rPr>
              </w:rPrChange>
            </w:rPr>
            <w:delText xml:space="preserve">. 사망자가 1명 </w:delText>
          </w:r>
          <w:r w:rsidRPr="000C7330" w:rsidDel="008076F4">
            <w:rPr>
              <w:rFonts w:eastAsiaTheme="minorHAnsi" w:cs="굴림" w:hint="eastAsia"/>
              <w:color w:val="000000" w:themeColor="text1"/>
              <w:kern w:val="0"/>
              <w:szCs w:val="24"/>
              <w:rPrChange w:id="8591" w:author="FURSYS" w:date="2025-12-04T15:42:00Z">
                <w:rPr>
                  <w:rFonts w:ascii="굴림" w:eastAsia="굴림" w:hAnsi="굴림" w:cs="굴림" w:hint="eastAsia"/>
                  <w:color w:val="123456"/>
                  <w:kern w:val="0"/>
                  <w:sz w:val="24"/>
                  <w:szCs w:val="24"/>
                </w:rPr>
              </w:rPrChange>
            </w:rPr>
            <w:delText>이상</w:delText>
          </w:r>
          <w:r w:rsidRPr="000C7330" w:rsidDel="008076F4">
            <w:rPr>
              <w:rFonts w:eastAsiaTheme="minorHAnsi" w:cs="굴림"/>
              <w:color w:val="000000" w:themeColor="text1"/>
              <w:kern w:val="0"/>
              <w:szCs w:val="24"/>
              <w:rPrChange w:id="859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593" w:author="FURSYS" w:date="2025-12-04T15:42:00Z">
                <w:rPr>
                  <w:rFonts w:ascii="굴림" w:eastAsia="굴림" w:hAnsi="굴림" w:cs="굴림" w:hint="eastAsia"/>
                  <w:color w:val="123456"/>
                  <w:kern w:val="0"/>
                  <w:sz w:val="24"/>
                  <w:szCs w:val="24"/>
                </w:rPr>
              </w:rPrChange>
            </w:rPr>
            <w:delText>발생</w:delText>
          </w:r>
        </w:del>
      </w:ins>
    </w:p>
    <w:p w14:paraId="1163EFFA" w14:textId="740C2D5E" w:rsidR="002E2521" w:rsidRPr="000C7330" w:rsidDel="008076F4" w:rsidRDefault="002E2521">
      <w:pPr>
        <w:rPr>
          <w:ins w:id="8594" w:author="이승준 (Seungjun Lee)" w:date="2025-07-29T11:35:00Z"/>
          <w:del w:id="8595" w:author="FURSYS" w:date="2025-08-06T14:26:00Z"/>
          <w:rFonts w:eastAsiaTheme="minorHAnsi" w:cs="굴림"/>
          <w:color w:val="000000" w:themeColor="text1"/>
          <w:kern w:val="0"/>
          <w:szCs w:val="24"/>
          <w:rPrChange w:id="8596" w:author="FURSYS" w:date="2025-12-04T15:42:00Z">
            <w:rPr>
              <w:ins w:id="8597" w:author="이승준 (Seungjun Lee)" w:date="2025-07-29T11:35:00Z"/>
              <w:del w:id="8598" w:author="FURSYS" w:date="2025-08-06T14:26:00Z"/>
              <w:rFonts w:ascii="굴림" w:eastAsia="굴림" w:hAnsi="굴림" w:cs="굴림"/>
              <w:kern w:val="0"/>
              <w:sz w:val="24"/>
              <w:szCs w:val="24"/>
            </w:rPr>
          </w:rPrChange>
        </w:rPr>
        <w:pPrChange w:id="8599" w:author="FURSYS" w:date="2025-08-06T14:26:00Z">
          <w:pPr>
            <w:widowControl/>
            <w:wordWrap/>
            <w:autoSpaceDE/>
            <w:autoSpaceDN/>
            <w:ind w:firstLine="800"/>
            <w:jc w:val="left"/>
          </w:pPr>
        </w:pPrChange>
      </w:pPr>
      <w:ins w:id="8600" w:author="이승준 (Seungjun Lee)" w:date="2025-07-29T11:35:00Z">
        <w:del w:id="8601" w:author="FURSYS" w:date="2025-08-06T14:26:00Z">
          <w:r w:rsidRPr="000C7330" w:rsidDel="008076F4">
            <w:rPr>
              <w:rFonts w:eastAsiaTheme="minorHAnsi" w:cs="굴림" w:hint="eastAsia"/>
              <w:color w:val="000000" w:themeColor="text1"/>
              <w:kern w:val="0"/>
              <w:szCs w:val="24"/>
              <w:rPrChange w:id="8602" w:author="FURSYS" w:date="2025-12-04T15:42:00Z">
                <w:rPr>
                  <w:rFonts w:ascii="굴림" w:eastAsia="굴림" w:hAnsi="굴림" w:cs="굴림" w:hint="eastAsia"/>
                  <w:color w:val="123456"/>
                  <w:kern w:val="0"/>
                  <w:sz w:val="24"/>
                  <w:szCs w:val="24"/>
                </w:rPr>
              </w:rPrChange>
            </w:rPr>
            <w:delText>나</w:delText>
          </w:r>
          <w:r w:rsidRPr="000C7330" w:rsidDel="008076F4">
            <w:rPr>
              <w:rFonts w:eastAsiaTheme="minorHAnsi" w:cs="굴림"/>
              <w:color w:val="000000" w:themeColor="text1"/>
              <w:kern w:val="0"/>
              <w:szCs w:val="24"/>
              <w:rPrChange w:id="8603" w:author="FURSYS" w:date="2025-12-04T15:42:00Z">
                <w:rPr>
                  <w:rFonts w:ascii="굴림" w:eastAsia="굴림" w:hAnsi="굴림" w:cs="굴림"/>
                  <w:color w:val="123456"/>
                  <w:kern w:val="0"/>
                  <w:sz w:val="24"/>
                  <w:szCs w:val="24"/>
                </w:rPr>
              </w:rPrChange>
            </w:rPr>
            <w:delText xml:space="preserve">. 동일한 </w:delText>
          </w:r>
          <w:r w:rsidRPr="000C7330" w:rsidDel="008076F4">
            <w:rPr>
              <w:rFonts w:eastAsiaTheme="minorHAnsi" w:cs="굴림" w:hint="eastAsia"/>
              <w:color w:val="000000" w:themeColor="text1"/>
              <w:kern w:val="0"/>
              <w:szCs w:val="24"/>
              <w:rPrChange w:id="8604" w:author="FURSYS" w:date="2025-12-04T15:42:00Z">
                <w:rPr>
                  <w:rFonts w:ascii="굴림" w:eastAsia="굴림" w:hAnsi="굴림" w:cs="굴림" w:hint="eastAsia"/>
                  <w:color w:val="123456"/>
                  <w:kern w:val="0"/>
                  <w:sz w:val="24"/>
                  <w:szCs w:val="24"/>
                </w:rPr>
              </w:rPrChange>
            </w:rPr>
            <w:delText>사고로 </w:delText>
          </w:r>
          <w:r w:rsidRPr="000C7330" w:rsidDel="008076F4">
            <w:rPr>
              <w:rFonts w:eastAsiaTheme="minorHAnsi" w:cs="굴림"/>
              <w:color w:val="000000" w:themeColor="text1"/>
              <w:kern w:val="0"/>
              <w:szCs w:val="24"/>
              <w:rPrChange w:id="8605" w:author="FURSYS" w:date="2025-12-04T15:42:00Z">
                <w:rPr>
                  <w:rFonts w:ascii="굴림" w:eastAsia="굴림" w:hAnsi="굴림" w:cs="굴림"/>
                  <w:color w:val="123456"/>
                  <w:kern w:val="0"/>
                  <w:sz w:val="24"/>
                  <w:szCs w:val="24"/>
                </w:rPr>
              </w:rPrChange>
            </w:rPr>
            <w:delText xml:space="preserve">2개월 </w:delText>
          </w:r>
          <w:r w:rsidRPr="000C7330" w:rsidDel="008076F4">
            <w:rPr>
              <w:rFonts w:eastAsiaTheme="minorHAnsi" w:cs="굴림" w:hint="eastAsia"/>
              <w:color w:val="000000" w:themeColor="text1"/>
              <w:kern w:val="0"/>
              <w:szCs w:val="24"/>
              <w:rPrChange w:id="8606" w:author="FURSYS" w:date="2025-12-04T15:42:00Z">
                <w:rPr>
                  <w:rFonts w:ascii="굴림" w:eastAsia="굴림" w:hAnsi="굴림" w:cs="굴림" w:hint="eastAsia"/>
                  <w:color w:val="123456"/>
                  <w:kern w:val="0"/>
                  <w:sz w:val="24"/>
                  <w:szCs w:val="24"/>
                </w:rPr>
              </w:rPrChange>
            </w:rPr>
            <w:delText>이상</w:delText>
          </w:r>
          <w:r w:rsidRPr="000C7330" w:rsidDel="008076F4">
            <w:rPr>
              <w:rFonts w:eastAsiaTheme="minorHAnsi" w:cs="굴림"/>
              <w:color w:val="000000" w:themeColor="text1"/>
              <w:kern w:val="0"/>
              <w:szCs w:val="24"/>
              <w:rPrChange w:id="860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608" w:author="FURSYS" w:date="2025-12-04T15:42:00Z">
                <w:rPr>
                  <w:rFonts w:ascii="굴림" w:eastAsia="굴림" w:hAnsi="굴림" w:cs="굴림" w:hint="eastAsia"/>
                  <w:color w:val="123456"/>
                  <w:kern w:val="0"/>
                  <w:sz w:val="24"/>
                  <w:szCs w:val="24"/>
                </w:rPr>
              </w:rPrChange>
            </w:rPr>
            <w:delText>치료가</w:delText>
          </w:r>
          <w:r w:rsidRPr="000C7330" w:rsidDel="008076F4">
            <w:rPr>
              <w:rFonts w:eastAsiaTheme="minorHAnsi" w:cs="굴림"/>
              <w:color w:val="000000" w:themeColor="text1"/>
              <w:kern w:val="0"/>
              <w:szCs w:val="24"/>
              <w:rPrChange w:id="8609"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610" w:author="FURSYS" w:date="2025-12-04T15:42:00Z">
                <w:rPr>
                  <w:rFonts w:ascii="굴림" w:eastAsia="굴림" w:hAnsi="굴림" w:cs="굴림" w:hint="eastAsia"/>
                  <w:color w:val="123456"/>
                  <w:kern w:val="0"/>
                  <w:sz w:val="24"/>
                  <w:szCs w:val="24"/>
                </w:rPr>
              </w:rPrChange>
            </w:rPr>
            <w:delText>필요한</w:delText>
          </w:r>
          <w:r w:rsidRPr="000C7330" w:rsidDel="008076F4">
            <w:rPr>
              <w:rFonts w:eastAsiaTheme="minorHAnsi" w:cs="굴림"/>
              <w:color w:val="000000" w:themeColor="text1"/>
              <w:kern w:val="0"/>
              <w:szCs w:val="24"/>
              <w:rPrChange w:id="8611"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612" w:author="FURSYS" w:date="2025-12-04T15:42:00Z">
                <w:rPr>
                  <w:rFonts w:ascii="굴림" w:eastAsia="굴림" w:hAnsi="굴림" w:cs="굴림" w:hint="eastAsia"/>
                  <w:color w:val="123456"/>
                  <w:kern w:val="0"/>
                  <w:sz w:val="24"/>
                  <w:szCs w:val="24"/>
                </w:rPr>
              </w:rPrChange>
            </w:rPr>
            <w:delText>부상자가 </w:delText>
          </w:r>
          <w:r w:rsidRPr="000C7330" w:rsidDel="008076F4">
            <w:rPr>
              <w:rFonts w:eastAsiaTheme="minorHAnsi" w:cs="굴림"/>
              <w:color w:val="000000" w:themeColor="text1"/>
              <w:kern w:val="0"/>
              <w:szCs w:val="24"/>
              <w:rPrChange w:id="8613" w:author="FURSYS" w:date="2025-12-04T15:42:00Z">
                <w:rPr>
                  <w:rFonts w:ascii="굴림" w:eastAsia="굴림" w:hAnsi="굴림" w:cs="굴림"/>
                  <w:color w:val="123456"/>
                  <w:kern w:val="0"/>
                  <w:sz w:val="24"/>
                  <w:szCs w:val="24"/>
                </w:rPr>
              </w:rPrChange>
            </w:rPr>
            <w:delText xml:space="preserve">10명 </w:delText>
          </w:r>
          <w:r w:rsidRPr="000C7330" w:rsidDel="008076F4">
            <w:rPr>
              <w:rFonts w:eastAsiaTheme="minorHAnsi" w:cs="굴림" w:hint="eastAsia"/>
              <w:color w:val="000000" w:themeColor="text1"/>
              <w:kern w:val="0"/>
              <w:szCs w:val="24"/>
              <w:rPrChange w:id="8614" w:author="FURSYS" w:date="2025-12-04T15:42:00Z">
                <w:rPr>
                  <w:rFonts w:ascii="굴림" w:eastAsia="굴림" w:hAnsi="굴림" w:cs="굴림" w:hint="eastAsia"/>
                  <w:color w:val="123456"/>
                  <w:kern w:val="0"/>
                  <w:sz w:val="24"/>
                  <w:szCs w:val="24"/>
                </w:rPr>
              </w:rPrChange>
            </w:rPr>
            <w:delText>이상</w:delText>
          </w:r>
          <w:r w:rsidRPr="000C7330" w:rsidDel="008076F4">
            <w:rPr>
              <w:rFonts w:eastAsiaTheme="minorHAnsi" w:cs="굴림"/>
              <w:color w:val="000000" w:themeColor="text1"/>
              <w:kern w:val="0"/>
              <w:szCs w:val="24"/>
              <w:rPrChange w:id="8615"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616" w:author="FURSYS" w:date="2025-12-04T15:42:00Z">
                <w:rPr>
                  <w:rFonts w:ascii="굴림" w:eastAsia="굴림" w:hAnsi="굴림" w:cs="굴림" w:hint="eastAsia"/>
                  <w:color w:val="123456"/>
                  <w:kern w:val="0"/>
                  <w:sz w:val="24"/>
                  <w:szCs w:val="24"/>
                </w:rPr>
              </w:rPrChange>
            </w:rPr>
            <w:delText>발생</w:delText>
          </w:r>
        </w:del>
      </w:ins>
    </w:p>
    <w:p w14:paraId="41F9F833" w14:textId="09742B40" w:rsidR="002E2521" w:rsidRPr="000C7330" w:rsidDel="008076F4" w:rsidRDefault="002E2521">
      <w:pPr>
        <w:rPr>
          <w:ins w:id="8617" w:author="이승준 (Seungjun Lee)" w:date="2025-07-29T11:35:00Z"/>
          <w:del w:id="8618" w:author="FURSYS" w:date="2025-08-06T14:26:00Z"/>
          <w:rFonts w:eastAsiaTheme="minorHAnsi" w:cs="굴림"/>
          <w:color w:val="000000" w:themeColor="text1"/>
          <w:kern w:val="0"/>
          <w:szCs w:val="24"/>
          <w:rPrChange w:id="8619" w:author="FURSYS" w:date="2025-12-04T15:42:00Z">
            <w:rPr>
              <w:ins w:id="8620" w:author="이승준 (Seungjun Lee)" w:date="2025-07-29T11:35:00Z"/>
              <w:del w:id="8621" w:author="FURSYS" w:date="2025-08-06T14:26:00Z"/>
              <w:rFonts w:ascii="굴림" w:eastAsia="굴림" w:hAnsi="굴림" w:cs="굴림"/>
              <w:kern w:val="0"/>
              <w:sz w:val="24"/>
              <w:szCs w:val="24"/>
            </w:rPr>
          </w:rPrChange>
        </w:rPr>
        <w:pPrChange w:id="8622" w:author="FURSYS" w:date="2025-08-06T14:26:00Z">
          <w:pPr>
            <w:widowControl/>
            <w:wordWrap/>
            <w:autoSpaceDE/>
            <w:autoSpaceDN/>
            <w:ind w:firstLine="800"/>
            <w:jc w:val="left"/>
          </w:pPr>
        </w:pPrChange>
      </w:pPr>
      <w:ins w:id="8623" w:author="이승준 (Seungjun Lee)" w:date="2025-07-29T11:35:00Z">
        <w:del w:id="8624" w:author="FURSYS" w:date="2025-08-06T14:26:00Z">
          <w:r w:rsidRPr="000C7330" w:rsidDel="008076F4">
            <w:rPr>
              <w:rFonts w:eastAsiaTheme="minorHAnsi" w:cs="굴림" w:hint="eastAsia"/>
              <w:color w:val="000000" w:themeColor="text1"/>
              <w:kern w:val="0"/>
              <w:szCs w:val="24"/>
              <w:rPrChange w:id="8625" w:author="FURSYS" w:date="2025-12-04T15:42:00Z">
                <w:rPr>
                  <w:rFonts w:ascii="굴림" w:eastAsia="굴림" w:hAnsi="굴림" w:cs="굴림" w:hint="eastAsia"/>
                  <w:color w:val="123456"/>
                  <w:kern w:val="0"/>
                  <w:sz w:val="24"/>
                  <w:szCs w:val="24"/>
                </w:rPr>
              </w:rPrChange>
            </w:rPr>
            <w:delText>다</w:delText>
          </w:r>
          <w:r w:rsidRPr="000C7330" w:rsidDel="008076F4">
            <w:rPr>
              <w:rFonts w:eastAsiaTheme="minorHAnsi" w:cs="굴림"/>
              <w:color w:val="000000" w:themeColor="text1"/>
              <w:kern w:val="0"/>
              <w:szCs w:val="24"/>
              <w:rPrChange w:id="8626" w:author="FURSYS" w:date="2025-12-04T15:42:00Z">
                <w:rPr>
                  <w:rFonts w:ascii="굴림" w:eastAsia="굴림" w:hAnsi="굴림" w:cs="굴림"/>
                  <w:color w:val="123456"/>
                  <w:kern w:val="0"/>
                  <w:sz w:val="24"/>
                  <w:szCs w:val="24"/>
                </w:rPr>
              </w:rPrChange>
            </w:rPr>
            <w:delText xml:space="preserve">. 동일한 </w:delText>
          </w:r>
          <w:r w:rsidRPr="000C7330" w:rsidDel="008076F4">
            <w:rPr>
              <w:rFonts w:eastAsiaTheme="minorHAnsi" w:cs="굴림" w:hint="eastAsia"/>
              <w:color w:val="000000" w:themeColor="text1"/>
              <w:kern w:val="0"/>
              <w:szCs w:val="24"/>
              <w:rPrChange w:id="8627" w:author="FURSYS" w:date="2025-12-04T15:42:00Z">
                <w:rPr>
                  <w:rFonts w:ascii="굴림" w:eastAsia="굴림" w:hAnsi="굴림" w:cs="굴림" w:hint="eastAsia"/>
                  <w:color w:val="123456"/>
                  <w:kern w:val="0"/>
                  <w:sz w:val="24"/>
                  <w:szCs w:val="24"/>
                </w:rPr>
              </w:rPrChange>
            </w:rPr>
            <w:delText>원인으로 </w:delText>
          </w:r>
          <w:r w:rsidRPr="000C7330" w:rsidDel="008076F4">
            <w:rPr>
              <w:rFonts w:eastAsiaTheme="minorHAnsi" w:cs="굴림"/>
              <w:color w:val="000000" w:themeColor="text1"/>
              <w:kern w:val="0"/>
              <w:szCs w:val="24"/>
              <w:rPrChange w:id="8628" w:author="FURSYS" w:date="2025-12-04T15:42:00Z">
                <w:rPr>
                  <w:rFonts w:ascii="굴림" w:eastAsia="굴림" w:hAnsi="굴림" w:cs="굴림"/>
                  <w:color w:val="123456"/>
                  <w:kern w:val="0"/>
                  <w:sz w:val="24"/>
                  <w:szCs w:val="24"/>
                </w:rPr>
              </w:rPrChange>
            </w:rPr>
            <w:delText xml:space="preserve">3개월 </w:delText>
          </w:r>
          <w:r w:rsidRPr="000C7330" w:rsidDel="008076F4">
            <w:rPr>
              <w:rFonts w:eastAsiaTheme="minorHAnsi" w:cs="굴림" w:hint="eastAsia"/>
              <w:color w:val="000000" w:themeColor="text1"/>
              <w:kern w:val="0"/>
              <w:szCs w:val="24"/>
              <w:rPrChange w:id="8629" w:author="FURSYS" w:date="2025-12-04T15:42:00Z">
                <w:rPr>
                  <w:rFonts w:ascii="굴림" w:eastAsia="굴림" w:hAnsi="굴림" w:cs="굴림" w:hint="eastAsia"/>
                  <w:color w:val="123456"/>
                  <w:kern w:val="0"/>
                  <w:sz w:val="24"/>
                  <w:szCs w:val="24"/>
                </w:rPr>
              </w:rPrChange>
            </w:rPr>
            <w:delText>이상</w:delText>
          </w:r>
          <w:r w:rsidRPr="000C7330" w:rsidDel="008076F4">
            <w:rPr>
              <w:rFonts w:eastAsiaTheme="minorHAnsi" w:cs="굴림"/>
              <w:color w:val="000000" w:themeColor="text1"/>
              <w:kern w:val="0"/>
              <w:szCs w:val="24"/>
              <w:rPrChange w:id="863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631" w:author="FURSYS" w:date="2025-12-04T15:42:00Z">
                <w:rPr>
                  <w:rFonts w:ascii="굴림" w:eastAsia="굴림" w:hAnsi="굴림" w:cs="굴림" w:hint="eastAsia"/>
                  <w:color w:val="123456"/>
                  <w:kern w:val="0"/>
                  <w:sz w:val="24"/>
                  <w:szCs w:val="24"/>
                </w:rPr>
              </w:rPrChange>
            </w:rPr>
            <w:delText>치료가</w:delText>
          </w:r>
          <w:r w:rsidRPr="000C7330" w:rsidDel="008076F4">
            <w:rPr>
              <w:rFonts w:eastAsiaTheme="minorHAnsi" w:cs="굴림"/>
              <w:color w:val="000000" w:themeColor="text1"/>
              <w:kern w:val="0"/>
              <w:szCs w:val="24"/>
              <w:rPrChange w:id="863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633" w:author="FURSYS" w:date="2025-12-04T15:42:00Z">
                <w:rPr>
                  <w:rFonts w:ascii="굴림" w:eastAsia="굴림" w:hAnsi="굴림" w:cs="굴림" w:hint="eastAsia"/>
                  <w:color w:val="123456"/>
                  <w:kern w:val="0"/>
                  <w:sz w:val="24"/>
                  <w:szCs w:val="24"/>
                </w:rPr>
              </w:rPrChange>
            </w:rPr>
            <w:delText>필요한</w:delText>
          </w:r>
          <w:r w:rsidRPr="000C7330" w:rsidDel="008076F4">
            <w:rPr>
              <w:rFonts w:eastAsiaTheme="minorHAnsi" w:cs="굴림"/>
              <w:color w:val="000000" w:themeColor="text1"/>
              <w:kern w:val="0"/>
              <w:szCs w:val="24"/>
              <w:rPrChange w:id="863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635" w:author="FURSYS" w:date="2025-12-04T15:42:00Z">
                <w:rPr>
                  <w:rFonts w:ascii="굴림" w:eastAsia="굴림" w:hAnsi="굴림" w:cs="굴림" w:hint="eastAsia"/>
                  <w:color w:val="123456"/>
                  <w:kern w:val="0"/>
                  <w:sz w:val="24"/>
                  <w:szCs w:val="24"/>
                </w:rPr>
              </w:rPrChange>
            </w:rPr>
            <w:delText>질병자가 </w:delText>
          </w:r>
          <w:r w:rsidRPr="000C7330" w:rsidDel="008076F4">
            <w:rPr>
              <w:rFonts w:eastAsiaTheme="minorHAnsi" w:cs="굴림"/>
              <w:color w:val="000000" w:themeColor="text1"/>
              <w:kern w:val="0"/>
              <w:szCs w:val="24"/>
              <w:rPrChange w:id="8636" w:author="FURSYS" w:date="2025-12-04T15:42:00Z">
                <w:rPr>
                  <w:rFonts w:ascii="굴림" w:eastAsia="굴림" w:hAnsi="굴림" w:cs="굴림"/>
                  <w:color w:val="123456"/>
                  <w:kern w:val="0"/>
                  <w:sz w:val="24"/>
                  <w:szCs w:val="24"/>
                </w:rPr>
              </w:rPrChange>
            </w:rPr>
            <w:delText xml:space="preserve">10명 </w:delText>
          </w:r>
          <w:r w:rsidRPr="000C7330" w:rsidDel="008076F4">
            <w:rPr>
              <w:rFonts w:eastAsiaTheme="minorHAnsi" w:cs="굴림" w:hint="eastAsia"/>
              <w:color w:val="000000" w:themeColor="text1"/>
              <w:kern w:val="0"/>
              <w:szCs w:val="24"/>
              <w:rPrChange w:id="8637" w:author="FURSYS" w:date="2025-12-04T15:42:00Z">
                <w:rPr>
                  <w:rFonts w:ascii="굴림" w:eastAsia="굴림" w:hAnsi="굴림" w:cs="굴림" w:hint="eastAsia"/>
                  <w:color w:val="123456"/>
                  <w:kern w:val="0"/>
                  <w:sz w:val="24"/>
                  <w:szCs w:val="24"/>
                </w:rPr>
              </w:rPrChange>
            </w:rPr>
            <w:delText>이상</w:delText>
          </w:r>
          <w:r w:rsidRPr="000C7330" w:rsidDel="008076F4">
            <w:rPr>
              <w:rFonts w:eastAsiaTheme="minorHAnsi" w:cs="굴림"/>
              <w:color w:val="000000" w:themeColor="text1"/>
              <w:kern w:val="0"/>
              <w:szCs w:val="24"/>
              <w:rPrChange w:id="863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639" w:author="FURSYS" w:date="2025-12-04T15:42:00Z">
                <w:rPr>
                  <w:rFonts w:ascii="굴림" w:eastAsia="굴림" w:hAnsi="굴림" w:cs="굴림" w:hint="eastAsia"/>
                  <w:color w:val="123456"/>
                  <w:kern w:val="0"/>
                  <w:sz w:val="24"/>
                  <w:szCs w:val="24"/>
                </w:rPr>
              </w:rPrChange>
            </w:rPr>
            <w:delText>발생</w:delText>
          </w:r>
        </w:del>
      </w:ins>
    </w:p>
    <w:p w14:paraId="2DB3A714" w14:textId="6AB2683D" w:rsidR="002E2521" w:rsidRPr="000C7330" w:rsidDel="008076F4" w:rsidRDefault="002E2521">
      <w:pPr>
        <w:rPr>
          <w:ins w:id="8640" w:author="이승준 (Seungjun Lee)" w:date="2025-07-29T11:35:00Z"/>
          <w:del w:id="8641" w:author="FURSYS" w:date="2025-08-06T14:26:00Z"/>
          <w:rFonts w:eastAsiaTheme="minorHAnsi" w:cs="굴림"/>
          <w:color w:val="000000" w:themeColor="text1"/>
          <w:kern w:val="0"/>
          <w:szCs w:val="24"/>
          <w:rPrChange w:id="8642" w:author="FURSYS" w:date="2025-12-04T15:42:00Z">
            <w:rPr>
              <w:ins w:id="8643" w:author="이승준 (Seungjun Lee)" w:date="2025-07-29T11:35:00Z"/>
              <w:del w:id="8644" w:author="FURSYS" w:date="2025-08-06T14:26:00Z"/>
              <w:rFonts w:ascii="굴림" w:eastAsia="굴림" w:hAnsi="굴림" w:cs="굴림"/>
              <w:kern w:val="0"/>
              <w:sz w:val="24"/>
              <w:szCs w:val="24"/>
            </w:rPr>
          </w:rPrChange>
        </w:rPr>
        <w:pPrChange w:id="8645" w:author="FURSYS" w:date="2025-08-06T14:26:00Z">
          <w:pPr>
            <w:widowControl/>
            <w:wordWrap/>
            <w:autoSpaceDE/>
            <w:autoSpaceDN/>
            <w:jc w:val="left"/>
          </w:pPr>
        </w:pPrChange>
      </w:pPr>
      <w:ins w:id="8646" w:author="이승준 (Seungjun Lee)" w:date="2025-07-29T11:35:00Z">
        <w:del w:id="8647" w:author="FURSYS" w:date="2025-08-06T14:26:00Z">
          <w:r w:rsidRPr="000C7330" w:rsidDel="008076F4">
            <w:rPr>
              <w:rFonts w:eastAsiaTheme="minorHAnsi" w:cs="굴림"/>
              <w:color w:val="000000" w:themeColor="text1"/>
              <w:kern w:val="0"/>
              <w:szCs w:val="24"/>
              <w:rPrChange w:id="8648" w:author="FURSYS" w:date="2025-12-04T15:42:00Z">
                <w:rPr>
                  <w:rFonts w:ascii="굴림" w:eastAsia="굴림" w:hAnsi="굴림" w:cs="굴림"/>
                  <w:color w:val="123456"/>
                  <w:kern w:val="0"/>
                  <w:sz w:val="24"/>
                  <w:szCs w:val="24"/>
                </w:rPr>
              </w:rPrChange>
            </w:rPr>
            <w:delText>4. “</w:delText>
          </w:r>
          <w:r w:rsidRPr="000C7330" w:rsidDel="008076F4">
            <w:rPr>
              <w:rFonts w:eastAsiaTheme="minorHAnsi" w:cs="굴림" w:hint="eastAsia"/>
              <w:color w:val="000000" w:themeColor="text1"/>
              <w:kern w:val="0"/>
              <w:szCs w:val="24"/>
              <w:rPrChange w:id="8649" w:author="FURSYS" w:date="2025-12-04T15:42:00Z">
                <w:rPr>
                  <w:rFonts w:ascii="굴림" w:eastAsia="굴림" w:hAnsi="굴림" w:cs="굴림" w:hint="eastAsia"/>
                  <w:color w:val="123456"/>
                  <w:kern w:val="0"/>
                  <w:sz w:val="24"/>
                  <w:szCs w:val="24"/>
                </w:rPr>
              </w:rPrChange>
            </w:rPr>
            <w:delText>중대위험작업”이라</w:delText>
          </w:r>
          <w:r w:rsidRPr="000C7330" w:rsidDel="008076F4">
            <w:rPr>
              <w:rFonts w:eastAsiaTheme="minorHAnsi" w:cs="굴림"/>
              <w:color w:val="000000" w:themeColor="text1"/>
              <w:kern w:val="0"/>
              <w:szCs w:val="24"/>
              <w:rPrChange w:id="8650" w:author="FURSYS" w:date="2025-12-04T15:42:00Z">
                <w:rPr>
                  <w:rFonts w:ascii="굴림" w:eastAsia="굴림" w:hAnsi="굴림" w:cs="굴림"/>
                  <w:color w:val="123456"/>
                  <w:kern w:val="0"/>
                  <w:sz w:val="24"/>
                  <w:szCs w:val="24"/>
                </w:rPr>
              </w:rPrChange>
            </w:rPr>
            <w:delText xml:space="preserve"> 함은 10년간 FM</w:delText>
          </w:r>
          <w:r w:rsidRPr="000C7330" w:rsidDel="008076F4">
            <w:rPr>
              <w:rFonts w:eastAsiaTheme="minorHAnsi" w:cs="굴림" w:hint="eastAsia"/>
              <w:color w:val="000000" w:themeColor="text1"/>
              <w:kern w:val="0"/>
              <w:szCs w:val="24"/>
              <w:rPrChange w:id="8651" w:author="FURSYS" w:date="2025-12-04T15:42:00Z">
                <w:rPr>
                  <w:rFonts w:ascii="굴림" w:eastAsia="굴림" w:hAnsi="굴림" w:cs="굴림" w:hint="eastAsia"/>
                  <w:color w:val="123456"/>
                  <w:kern w:val="0"/>
                  <w:sz w:val="24"/>
                  <w:szCs w:val="24"/>
                </w:rPr>
              </w:rPrChange>
            </w:rPr>
            <w:delText>업</w:delText>
          </w:r>
          <w:r w:rsidRPr="000C7330" w:rsidDel="008076F4">
            <w:rPr>
              <w:rFonts w:eastAsiaTheme="minorHAnsi" w:cs="굴림"/>
              <w:color w:val="000000" w:themeColor="text1"/>
              <w:kern w:val="0"/>
              <w:szCs w:val="24"/>
              <w:rPrChange w:id="8652" w:author="FURSYS" w:date="2025-12-04T15:42:00Z">
                <w:rPr>
                  <w:rFonts w:ascii="굴림" w:eastAsia="굴림" w:hAnsi="굴림" w:cs="굴림"/>
                  <w:color w:val="123456"/>
                  <w:kern w:val="0"/>
                  <w:sz w:val="24"/>
                  <w:szCs w:val="24"/>
                </w:rPr>
              </w:rPrChange>
            </w:rPr>
            <w:delText>/ 건설업의 중대재해 사례를 분석하여 선정한 사망, 중대한 부상, 또는 높은 위험 요소를 포함한 작업을 말하며 구체적인 내용은 [별첨1]과 같다.</w:delText>
          </w:r>
        </w:del>
      </w:ins>
    </w:p>
    <w:p w14:paraId="601D68FB" w14:textId="4CFFB2C4" w:rsidR="002E2521" w:rsidRPr="000C7330" w:rsidDel="008076F4" w:rsidRDefault="002E2521">
      <w:pPr>
        <w:rPr>
          <w:ins w:id="8653" w:author="이승준 (Seungjun Lee)" w:date="2025-07-29T11:35:00Z"/>
          <w:del w:id="8654" w:author="FURSYS" w:date="2025-08-06T14:26:00Z"/>
          <w:rFonts w:eastAsiaTheme="minorHAnsi" w:cs="굴림"/>
          <w:color w:val="000000" w:themeColor="text1"/>
          <w:kern w:val="0"/>
          <w:szCs w:val="24"/>
          <w:rPrChange w:id="8655" w:author="FURSYS" w:date="2025-12-04T15:42:00Z">
            <w:rPr>
              <w:ins w:id="8656" w:author="이승준 (Seungjun Lee)" w:date="2025-07-29T11:35:00Z"/>
              <w:del w:id="8657" w:author="FURSYS" w:date="2025-08-06T14:26:00Z"/>
              <w:rFonts w:ascii="굴림" w:eastAsia="굴림" w:hAnsi="굴림" w:cs="굴림"/>
              <w:kern w:val="0"/>
              <w:sz w:val="24"/>
              <w:szCs w:val="24"/>
            </w:rPr>
          </w:rPrChange>
        </w:rPr>
        <w:pPrChange w:id="8658" w:author="FURSYS" w:date="2025-08-06T14:26:00Z">
          <w:pPr>
            <w:widowControl/>
            <w:wordWrap/>
            <w:autoSpaceDE/>
            <w:autoSpaceDN/>
            <w:jc w:val="left"/>
          </w:pPr>
        </w:pPrChange>
      </w:pPr>
      <w:ins w:id="8659" w:author="이승준 (Seungjun Lee)" w:date="2025-07-29T11:35:00Z">
        <w:del w:id="8660" w:author="FURSYS" w:date="2025-08-06T14:26:00Z">
          <w:r w:rsidRPr="000C7330" w:rsidDel="008076F4">
            <w:rPr>
              <w:rFonts w:eastAsiaTheme="minorHAnsi" w:cs="굴림"/>
              <w:color w:val="000000" w:themeColor="text1"/>
              <w:kern w:val="0"/>
              <w:szCs w:val="24"/>
              <w:rPrChange w:id="8661" w:author="FURSYS" w:date="2025-12-04T15:42:00Z">
                <w:rPr>
                  <w:rFonts w:ascii="굴림" w:eastAsia="굴림" w:hAnsi="굴림" w:cs="굴림"/>
                  <w:color w:val="123456"/>
                  <w:kern w:val="0"/>
                  <w:sz w:val="24"/>
                  <w:szCs w:val="24"/>
                </w:rPr>
              </w:rPrChange>
            </w:rPr>
            <w:delText xml:space="preserve">5. “안전보건 </w:delText>
          </w:r>
          <w:r w:rsidRPr="000C7330" w:rsidDel="008076F4">
            <w:rPr>
              <w:rFonts w:eastAsiaTheme="minorHAnsi" w:cs="굴림" w:hint="eastAsia"/>
              <w:color w:val="000000" w:themeColor="text1"/>
              <w:kern w:val="0"/>
              <w:szCs w:val="24"/>
              <w:rPrChange w:id="8662" w:author="FURSYS" w:date="2025-12-04T15:42:00Z">
                <w:rPr>
                  <w:rFonts w:ascii="굴림" w:eastAsia="굴림" w:hAnsi="굴림" w:cs="굴림" w:hint="eastAsia"/>
                  <w:color w:val="123456"/>
                  <w:kern w:val="0"/>
                  <w:sz w:val="24"/>
                  <w:szCs w:val="24"/>
                </w:rPr>
              </w:rPrChange>
            </w:rPr>
            <w:delText>의사소통”이라</w:delText>
          </w:r>
          <w:r w:rsidRPr="000C7330" w:rsidDel="008076F4">
            <w:rPr>
              <w:rFonts w:eastAsiaTheme="minorHAnsi" w:cs="굴림"/>
              <w:color w:val="000000" w:themeColor="text1"/>
              <w:kern w:val="0"/>
              <w:szCs w:val="24"/>
              <w:rPrChange w:id="8663" w:author="FURSYS" w:date="2025-12-04T15:42:00Z">
                <w:rPr>
                  <w:rFonts w:ascii="굴림" w:eastAsia="굴림" w:hAnsi="굴림" w:cs="굴림"/>
                  <w:color w:val="123456"/>
                  <w:kern w:val="0"/>
                  <w:sz w:val="24"/>
                  <w:szCs w:val="24"/>
                </w:rPr>
              </w:rPrChange>
            </w:rPr>
            <w:delText xml:space="preserve"> 함은 “</w:delText>
          </w:r>
          <w:r w:rsidRPr="000C7330" w:rsidDel="008076F4">
            <w:rPr>
              <w:rFonts w:eastAsiaTheme="minorHAnsi" w:cs="굴림" w:hint="eastAsia"/>
              <w:color w:val="000000" w:themeColor="text1"/>
              <w:kern w:val="0"/>
              <w:szCs w:val="24"/>
              <w:rPrChange w:id="8664" w:author="FURSYS" w:date="2025-12-04T15:42:00Z">
                <w:rPr>
                  <w:rFonts w:ascii="굴림" w:eastAsia="굴림" w:hAnsi="굴림" w:cs="굴림" w:hint="eastAsia"/>
                  <w:color w:val="123456"/>
                  <w:kern w:val="0"/>
                  <w:sz w:val="24"/>
                  <w:szCs w:val="24"/>
                </w:rPr>
              </w:rPrChange>
            </w:rPr>
            <w:delText>갑”과 “을” 사이</w:delText>
          </w:r>
          <w:r w:rsidRPr="000C7330" w:rsidDel="008076F4">
            <w:rPr>
              <w:rFonts w:eastAsiaTheme="minorHAnsi" w:cs="굴림"/>
              <w:color w:val="000000" w:themeColor="text1"/>
              <w:kern w:val="0"/>
              <w:szCs w:val="24"/>
              <w:rPrChange w:id="8665" w:author="FURSYS" w:date="2025-12-04T15:42:00Z">
                <w:rPr>
                  <w:rFonts w:ascii="굴림" w:eastAsia="굴림" w:hAnsi="굴림" w:cs="굴림"/>
                  <w:color w:val="123456"/>
                  <w:kern w:val="0"/>
                  <w:sz w:val="24"/>
                  <w:szCs w:val="24"/>
                </w:rPr>
              </w:rPrChange>
            </w:rPr>
            <w:delText xml:space="preserve">, 그리고 </w:delText>
          </w:r>
          <w:r w:rsidRPr="000C7330" w:rsidDel="008076F4">
            <w:rPr>
              <w:rFonts w:eastAsiaTheme="minorHAnsi" w:cs="굴림" w:hint="eastAsia"/>
              <w:color w:val="000000" w:themeColor="text1"/>
              <w:kern w:val="0"/>
              <w:szCs w:val="24"/>
              <w:rPrChange w:id="8666" w:author="FURSYS" w:date="2025-12-04T15:42:00Z">
                <w:rPr>
                  <w:rFonts w:ascii="굴림" w:eastAsia="굴림" w:hAnsi="굴림" w:cs="굴림" w:hint="eastAsia"/>
                  <w:color w:val="123456"/>
                  <w:kern w:val="0"/>
                  <w:sz w:val="24"/>
                  <w:szCs w:val="24"/>
                </w:rPr>
              </w:rPrChange>
            </w:rPr>
            <w:delText>근로자</w:delText>
          </w:r>
          <w:r w:rsidRPr="000C7330" w:rsidDel="008076F4">
            <w:rPr>
              <w:rFonts w:eastAsiaTheme="minorHAnsi" w:cs="굴림"/>
              <w:color w:val="000000" w:themeColor="text1"/>
              <w:kern w:val="0"/>
              <w:szCs w:val="24"/>
              <w:rPrChange w:id="866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668" w:author="FURSYS" w:date="2025-12-04T15:42:00Z">
                <w:rPr>
                  <w:rFonts w:ascii="굴림" w:eastAsia="굴림" w:hAnsi="굴림" w:cs="굴림" w:hint="eastAsia"/>
                  <w:color w:val="123456"/>
                  <w:kern w:val="0"/>
                  <w:sz w:val="24"/>
                  <w:szCs w:val="24"/>
                </w:rPr>
              </w:rPrChange>
            </w:rPr>
            <w:delText>간에</w:delText>
          </w:r>
          <w:r w:rsidRPr="000C7330" w:rsidDel="008076F4">
            <w:rPr>
              <w:rFonts w:eastAsiaTheme="minorHAnsi" w:cs="굴림"/>
              <w:color w:val="000000" w:themeColor="text1"/>
              <w:kern w:val="0"/>
              <w:szCs w:val="24"/>
              <w:rPrChange w:id="8669"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670" w:author="FURSYS" w:date="2025-12-04T15:42:00Z">
                <w:rPr>
                  <w:rFonts w:ascii="굴림" w:eastAsia="굴림" w:hAnsi="굴림" w:cs="굴림" w:hint="eastAsia"/>
                  <w:color w:val="123456"/>
                  <w:kern w:val="0"/>
                  <w:sz w:val="24"/>
                  <w:szCs w:val="24"/>
                </w:rPr>
              </w:rPrChange>
            </w:rPr>
            <w:delText>안전보건에</w:delText>
          </w:r>
          <w:r w:rsidRPr="000C7330" w:rsidDel="008076F4">
            <w:rPr>
              <w:rFonts w:eastAsiaTheme="minorHAnsi" w:cs="굴림"/>
              <w:color w:val="000000" w:themeColor="text1"/>
              <w:kern w:val="0"/>
              <w:szCs w:val="24"/>
              <w:rPrChange w:id="8671"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672" w:author="FURSYS" w:date="2025-12-04T15:42:00Z">
                <w:rPr>
                  <w:rFonts w:ascii="굴림" w:eastAsia="굴림" w:hAnsi="굴림" w:cs="굴림" w:hint="eastAsia"/>
                  <w:color w:val="123456"/>
                  <w:kern w:val="0"/>
                  <w:sz w:val="24"/>
                  <w:szCs w:val="24"/>
                </w:rPr>
              </w:rPrChange>
            </w:rPr>
            <w:delText>관련된</w:delText>
          </w:r>
          <w:r w:rsidRPr="000C7330" w:rsidDel="008076F4">
            <w:rPr>
              <w:rFonts w:eastAsiaTheme="minorHAnsi" w:cs="굴림"/>
              <w:color w:val="000000" w:themeColor="text1"/>
              <w:kern w:val="0"/>
              <w:szCs w:val="24"/>
              <w:rPrChange w:id="8673"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674" w:author="FURSYS" w:date="2025-12-04T15:42:00Z">
                <w:rPr>
                  <w:rFonts w:ascii="굴림" w:eastAsia="굴림" w:hAnsi="굴림" w:cs="굴림" w:hint="eastAsia"/>
                  <w:color w:val="123456"/>
                  <w:kern w:val="0"/>
                  <w:sz w:val="24"/>
                  <w:szCs w:val="24"/>
                </w:rPr>
              </w:rPrChange>
            </w:rPr>
            <w:delText>정보</w:delText>
          </w:r>
          <w:r w:rsidRPr="000C7330" w:rsidDel="008076F4">
            <w:rPr>
              <w:rFonts w:eastAsiaTheme="minorHAnsi" w:cs="굴림"/>
              <w:color w:val="000000" w:themeColor="text1"/>
              <w:kern w:val="0"/>
              <w:szCs w:val="24"/>
              <w:rPrChange w:id="8675" w:author="FURSYS" w:date="2025-12-04T15:42:00Z">
                <w:rPr>
                  <w:rFonts w:ascii="굴림" w:eastAsia="굴림" w:hAnsi="굴림" w:cs="굴림"/>
                  <w:color w:val="123456"/>
                  <w:kern w:val="0"/>
                  <w:sz w:val="24"/>
                  <w:szCs w:val="24"/>
                </w:rPr>
              </w:rPrChange>
            </w:rPr>
            <w:delText>, </w:delText>
          </w:r>
          <w:r w:rsidRPr="000C7330" w:rsidDel="008076F4">
            <w:rPr>
              <w:rFonts w:eastAsiaTheme="minorHAnsi" w:cs="굴림" w:hint="eastAsia"/>
              <w:color w:val="000000" w:themeColor="text1"/>
              <w:kern w:val="0"/>
              <w:szCs w:val="24"/>
              <w:rPrChange w:id="8676" w:author="FURSYS" w:date="2025-12-04T15:42:00Z">
                <w:rPr>
                  <w:rFonts w:ascii="굴림" w:eastAsia="굴림" w:hAnsi="굴림" w:cs="굴림" w:hint="eastAsia"/>
                  <w:color w:val="123456"/>
                  <w:kern w:val="0"/>
                  <w:sz w:val="24"/>
                  <w:szCs w:val="24"/>
                </w:rPr>
              </w:rPrChange>
            </w:rPr>
            <w:delText>아차사고</w:delText>
          </w:r>
          <w:r w:rsidRPr="000C7330" w:rsidDel="008076F4">
            <w:rPr>
              <w:rFonts w:eastAsiaTheme="minorHAnsi" w:cs="굴림"/>
              <w:color w:val="000000" w:themeColor="text1"/>
              <w:kern w:val="0"/>
              <w:szCs w:val="24"/>
              <w:rPrChange w:id="8677" w:author="FURSYS" w:date="2025-12-04T15:42:00Z">
                <w:rPr>
                  <w:rFonts w:ascii="굴림" w:eastAsia="굴림" w:hAnsi="굴림" w:cs="굴림"/>
                  <w:color w:val="123456"/>
                  <w:kern w:val="0"/>
                  <w:sz w:val="24"/>
                  <w:szCs w:val="24"/>
                </w:rPr>
              </w:rPrChange>
            </w:rPr>
            <w:delText xml:space="preserve"> 등을 공유하고 의견을 교환하는 과정을 말한다.</w:delText>
          </w:r>
        </w:del>
      </w:ins>
    </w:p>
    <w:p w14:paraId="6351404B" w14:textId="251105C8" w:rsidR="002E2521" w:rsidRPr="000C7330" w:rsidDel="008076F4" w:rsidRDefault="002E2521">
      <w:pPr>
        <w:rPr>
          <w:ins w:id="8678" w:author="이승준 (Seungjun Lee)" w:date="2025-07-29T11:35:00Z"/>
          <w:del w:id="8679" w:author="FURSYS" w:date="2025-08-06T14:26:00Z"/>
          <w:rFonts w:eastAsiaTheme="minorHAnsi" w:cs="굴림"/>
          <w:color w:val="000000" w:themeColor="text1"/>
          <w:kern w:val="0"/>
          <w:szCs w:val="24"/>
          <w:rPrChange w:id="8680" w:author="FURSYS" w:date="2025-12-04T15:42:00Z">
            <w:rPr>
              <w:ins w:id="8681" w:author="이승준 (Seungjun Lee)" w:date="2025-07-29T11:35:00Z"/>
              <w:del w:id="8682" w:author="FURSYS" w:date="2025-08-06T14:26:00Z"/>
              <w:rFonts w:ascii="굴림" w:eastAsia="굴림" w:hAnsi="굴림" w:cs="굴림"/>
              <w:kern w:val="0"/>
              <w:sz w:val="24"/>
              <w:szCs w:val="24"/>
            </w:rPr>
          </w:rPrChange>
        </w:rPr>
        <w:pPrChange w:id="8683" w:author="FURSYS" w:date="2025-08-06T14:26:00Z">
          <w:pPr>
            <w:widowControl/>
            <w:wordWrap/>
            <w:autoSpaceDE/>
            <w:autoSpaceDN/>
            <w:jc w:val="left"/>
          </w:pPr>
        </w:pPrChange>
      </w:pPr>
      <w:ins w:id="8684" w:author="이승준 (Seungjun Lee)" w:date="2025-07-29T11:35:00Z">
        <w:del w:id="8685" w:author="FURSYS" w:date="2025-08-06T14:26:00Z">
          <w:r w:rsidRPr="000C7330" w:rsidDel="008076F4">
            <w:rPr>
              <w:rFonts w:eastAsiaTheme="minorHAnsi" w:cs="굴림"/>
              <w:color w:val="000000" w:themeColor="text1"/>
              <w:kern w:val="0"/>
              <w:szCs w:val="24"/>
              <w:rPrChange w:id="8686" w:author="FURSYS" w:date="2025-12-04T15:42:00Z">
                <w:rPr>
                  <w:rFonts w:ascii="굴림" w:eastAsia="굴림" w:hAnsi="굴림" w:cs="굴림"/>
                  <w:color w:val="123456"/>
                  <w:kern w:val="0"/>
                  <w:sz w:val="24"/>
                  <w:szCs w:val="24"/>
                </w:rPr>
              </w:rPrChange>
            </w:rPr>
            <w:delText>6. “</w:delText>
          </w:r>
          <w:r w:rsidRPr="000C7330" w:rsidDel="008076F4">
            <w:rPr>
              <w:rFonts w:eastAsiaTheme="minorHAnsi" w:cs="굴림" w:hint="eastAsia"/>
              <w:color w:val="000000" w:themeColor="text1"/>
              <w:kern w:val="0"/>
              <w:szCs w:val="24"/>
              <w:rPrChange w:id="8687" w:author="FURSYS" w:date="2025-12-04T15:42:00Z">
                <w:rPr>
                  <w:rFonts w:ascii="굴림" w:eastAsia="굴림" w:hAnsi="굴림" w:cs="굴림" w:hint="eastAsia"/>
                  <w:color w:val="123456"/>
                  <w:kern w:val="0"/>
                  <w:sz w:val="24"/>
                  <w:szCs w:val="24"/>
                </w:rPr>
              </w:rPrChange>
            </w:rPr>
            <w:delText>안전보건관리비”라</w:delText>
          </w:r>
          <w:r w:rsidRPr="000C7330" w:rsidDel="008076F4">
            <w:rPr>
              <w:rFonts w:eastAsiaTheme="minorHAnsi" w:cs="굴림"/>
              <w:color w:val="000000" w:themeColor="text1"/>
              <w:kern w:val="0"/>
              <w:szCs w:val="24"/>
              <w:rPrChange w:id="8688" w:author="FURSYS" w:date="2025-12-04T15:42:00Z">
                <w:rPr>
                  <w:rFonts w:ascii="굴림" w:eastAsia="굴림" w:hAnsi="굴림" w:cs="굴림"/>
                  <w:color w:val="123456"/>
                  <w:kern w:val="0"/>
                  <w:sz w:val="24"/>
                  <w:szCs w:val="24"/>
                </w:rPr>
              </w:rPrChange>
            </w:rPr>
            <w:delText xml:space="preserve"> 함은 근로자의 안전과 건강을 보장하기 위해 사용되는 비용으로, 안전 장비 구입, 교육, 시설물 구입 등의 비용을 말한다.</w:delText>
          </w:r>
        </w:del>
      </w:ins>
    </w:p>
    <w:p w14:paraId="3F1C78A7" w14:textId="43ADCF3C" w:rsidR="002E2521" w:rsidRPr="000C7330" w:rsidDel="008076F4" w:rsidRDefault="002E2521">
      <w:pPr>
        <w:rPr>
          <w:ins w:id="8689" w:author="이승준 (Seungjun Lee)" w:date="2025-07-29T11:35:00Z"/>
          <w:del w:id="8690" w:author="FURSYS" w:date="2025-08-06T14:26:00Z"/>
          <w:rFonts w:eastAsiaTheme="minorHAnsi" w:cs="굴림"/>
          <w:color w:val="000000" w:themeColor="text1"/>
          <w:kern w:val="0"/>
          <w:szCs w:val="24"/>
          <w:rPrChange w:id="8691" w:author="FURSYS" w:date="2025-12-04T15:42:00Z">
            <w:rPr>
              <w:ins w:id="8692" w:author="이승준 (Seungjun Lee)" w:date="2025-07-29T11:35:00Z"/>
              <w:del w:id="8693" w:author="FURSYS" w:date="2025-08-06T14:26:00Z"/>
              <w:rFonts w:ascii="굴림" w:eastAsia="굴림" w:hAnsi="굴림" w:cs="굴림"/>
              <w:kern w:val="0"/>
              <w:sz w:val="24"/>
              <w:szCs w:val="24"/>
            </w:rPr>
          </w:rPrChange>
        </w:rPr>
        <w:pPrChange w:id="8694" w:author="FURSYS" w:date="2025-08-06T14:26:00Z">
          <w:pPr>
            <w:widowControl/>
            <w:wordWrap/>
            <w:autoSpaceDE/>
            <w:autoSpaceDN/>
            <w:jc w:val="left"/>
          </w:pPr>
        </w:pPrChange>
      </w:pPr>
      <w:ins w:id="8695" w:author="이승준 (Seungjun Lee)" w:date="2025-07-29T11:35:00Z">
        <w:del w:id="8696" w:author="FURSYS" w:date="2025-08-06T14:26:00Z">
          <w:r w:rsidRPr="000C7330" w:rsidDel="008076F4">
            <w:rPr>
              <w:rFonts w:eastAsiaTheme="minorHAnsi" w:cs="굴림"/>
              <w:color w:val="000000" w:themeColor="text1"/>
              <w:kern w:val="0"/>
              <w:szCs w:val="24"/>
              <w:rPrChange w:id="8697" w:author="FURSYS" w:date="2025-12-04T15:42:00Z">
                <w:rPr>
                  <w:rFonts w:ascii="굴림" w:eastAsia="굴림" w:hAnsi="굴림" w:cs="굴림"/>
                  <w:color w:val="123456"/>
                  <w:kern w:val="0"/>
                  <w:sz w:val="24"/>
                  <w:szCs w:val="24"/>
                </w:rPr>
              </w:rPrChange>
            </w:rPr>
            <w:delText xml:space="preserve">7. ”위험성 </w:delText>
          </w:r>
          <w:r w:rsidRPr="000C7330" w:rsidDel="008076F4">
            <w:rPr>
              <w:rFonts w:eastAsiaTheme="minorHAnsi" w:cs="굴림" w:hint="eastAsia"/>
              <w:color w:val="000000" w:themeColor="text1"/>
              <w:kern w:val="0"/>
              <w:szCs w:val="24"/>
              <w:rPrChange w:id="8698" w:author="FURSYS" w:date="2025-12-04T15:42:00Z">
                <w:rPr>
                  <w:rFonts w:ascii="굴림" w:eastAsia="굴림" w:hAnsi="굴림" w:cs="굴림" w:hint="eastAsia"/>
                  <w:color w:val="123456"/>
                  <w:kern w:val="0"/>
                  <w:sz w:val="24"/>
                  <w:szCs w:val="24"/>
                </w:rPr>
              </w:rPrChange>
            </w:rPr>
            <w:delText>평가”라</w:delText>
          </w:r>
          <w:r w:rsidRPr="000C7330" w:rsidDel="008076F4">
            <w:rPr>
              <w:rFonts w:eastAsiaTheme="minorHAnsi" w:cs="굴림"/>
              <w:color w:val="000000" w:themeColor="text1"/>
              <w:kern w:val="0"/>
              <w:szCs w:val="24"/>
              <w:rPrChange w:id="8699" w:author="FURSYS" w:date="2025-12-04T15:42:00Z">
                <w:rPr>
                  <w:rFonts w:ascii="굴림" w:eastAsia="굴림" w:hAnsi="굴림" w:cs="굴림"/>
                  <w:color w:val="123456"/>
                  <w:kern w:val="0"/>
                  <w:sz w:val="24"/>
                  <w:szCs w:val="24"/>
                </w:rPr>
              </w:rPrChange>
            </w:rPr>
            <w:delText xml:space="preserve"> 함은 사업장의 </w:delText>
          </w:r>
          <w:r w:rsidRPr="000C7330" w:rsidDel="008076F4">
            <w:rPr>
              <w:rFonts w:eastAsiaTheme="minorHAnsi" w:cs="굴림" w:hint="eastAsia"/>
              <w:color w:val="000000" w:themeColor="text1"/>
              <w:kern w:val="0"/>
              <w:szCs w:val="24"/>
              <w:rPrChange w:id="8700" w:author="FURSYS" w:date="2025-12-04T15:42:00Z">
                <w:rPr>
                  <w:rFonts w:ascii="굴림" w:eastAsia="굴림" w:hAnsi="굴림" w:cs="굴림" w:hint="eastAsia"/>
                  <w:color w:val="123456"/>
                  <w:kern w:val="0"/>
                  <w:sz w:val="24"/>
                  <w:szCs w:val="24"/>
                </w:rPr>
              </w:rPrChange>
            </w:rPr>
            <w:delText>유해</w:delText>
          </w:r>
          <w:r w:rsidRPr="000C7330" w:rsidDel="008076F4">
            <w:rPr>
              <w:rFonts w:eastAsiaTheme="minorHAnsi" w:cs="맑은 고딕"/>
              <w:color w:val="000000" w:themeColor="text1"/>
              <w:kern w:val="0"/>
              <w:szCs w:val="24"/>
              <w:rPrChange w:id="8701" w:author="FURSYS" w:date="2025-12-04T15:42:00Z">
                <w:rPr>
                  <w:rFonts w:ascii="굴림" w:eastAsia="굴림" w:hAnsi="굴림" w:cs="굴림"/>
                  <w:color w:val="123456"/>
                  <w:kern w:val="0"/>
                  <w:sz w:val="24"/>
                  <w:szCs w:val="24"/>
                </w:rPr>
              </w:rPrChange>
            </w:rPr>
            <w:delText>∙</w:delText>
          </w:r>
          <w:r w:rsidRPr="000C7330" w:rsidDel="008076F4">
            <w:rPr>
              <w:rFonts w:eastAsiaTheme="minorHAnsi" w:cs="Noto Sans CJK KR Regular" w:hint="eastAsia"/>
              <w:color w:val="000000" w:themeColor="text1"/>
              <w:kern w:val="0"/>
              <w:szCs w:val="24"/>
              <w:rPrChange w:id="8702" w:author="FURSYS" w:date="2025-12-04T15:42:00Z">
                <w:rPr>
                  <w:rFonts w:ascii="굴림" w:eastAsia="굴림" w:hAnsi="굴림" w:cs="굴림" w:hint="eastAsia"/>
                  <w:color w:val="123456"/>
                  <w:kern w:val="0"/>
                  <w:sz w:val="24"/>
                  <w:szCs w:val="24"/>
                </w:rPr>
              </w:rPrChange>
            </w:rPr>
            <w:delText>위험요인을</w:delText>
          </w:r>
          <w:r w:rsidRPr="000C7330" w:rsidDel="008076F4">
            <w:rPr>
              <w:rFonts w:eastAsiaTheme="minorHAnsi" w:cs="굴림"/>
              <w:color w:val="000000" w:themeColor="text1"/>
              <w:kern w:val="0"/>
              <w:szCs w:val="24"/>
              <w:rPrChange w:id="8703" w:author="FURSYS" w:date="2025-12-04T15:42:00Z">
                <w:rPr>
                  <w:rFonts w:ascii="굴림" w:eastAsia="굴림" w:hAnsi="굴림" w:cs="굴림"/>
                  <w:color w:val="123456"/>
                  <w:kern w:val="0"/>
                  <w:sz w:val="24"/>
                  <w:szCs w:val="24"/>
                </w:rPr>
              </w:rPrChange>
            </w:rPr>
            <w:delText xml:space="preserve"> 파악하고 해당 </w:delText>
          </w:r>
          <w:r w:rsidRPr="000C7330" w:rsidDel="008076F4">
            <w:rPr>
              <w:rFonts w:eastAsiaTheme="minorHAnsi" w:cs="굴림" w:hint="eastAsia"/>
              <w:color w:val="000000" w:themeColor="text1"/>
              <w:kern w:val="0"/>
              <w:szCs w:val="24"/>
              <w:rPrChange w:id="8704" w:author="FURSYS" w:date="2025-12-04T15:42:00Z">
                <w:rPr>
                  <w:rFonts w:ascii="굴림" w:eastAsia="굴림" w:hAnsi="굴림" w:cs="굴림" w:hint="eastAsia"/>
                  <w:color w:val="123456"/>
                  <w:kern w:val="0"/>
                  <w:sz w:val="24"/>
                  <w:szCs w:val="24"/>
                </w:rPr>
              </w:rPrChange>
            </w:rPr>
            <w:delText>유해</w:delText>
          </w:r>
          <w:r w:rsidRPr="000C7330" w:rsidDel="008076F4">
            <w:rPr>
              <w:rFonts w:eastAsiaTheme="minorHAnsi" w:cs="맑은 고딕"/>
              <w:color w:val="000000" w:themeColor="text1"/>
              <w:kern w:val="0"/>
              <w:szCs w:val="24"/>
              <w:rPrChange w:id="8705" w:author="FURSYS" w:date="2025-12-04T15:42:00Z">
                <w:rPr>
                  <w:rFonts w:ascii="굴림" w:eastAsia="굴림" w:hAnsi="굴림" w:cs="굴림"/>
                  <w:color w:val="123456"/>
                  <w:kern w:val="0"/>
                  <w:sz w:val="24"/>
                  <w:szCs w:val="24"/>
                </w:rPr>
              </w:rPrChange>
            </w:rPr>
            <w:delText>∙</w:delText>
          </w:r>
          <w:r w:rsidRPr="000C7330" w:rsidDel="008076F4">
            <w:rPr>
              <w:rFonts w:eastAsiaTheme="minorHAnsi" w:cs="Noto Sans CJK KR Regular" w:hint="eastAsia"/>
              <w:color w:val="000000" w:themeColor="text1"/>
              <w:kern w:val="0"/>
              <w:szCs w:val="24"/>
              <w:rPrChange w:id="8706" w:author="FURSYS" w:date="2025-12-04T15:42:00Z">
                <w:rPr>
                  <w:rFonts w:ascii="굴림" w:eastAsia="굴림" w:hAnsi="굴림" w:cs="굴림" w:hint="eastAsia"/>
                  <w:color w:val="123456"/>
                  <w:kern w:val="0"/>
                  <w:sz w:val="24"/>
                  <w:szCs w:val="24"/>
                </w:rPr>
              </w:rPrChange>
            </w:rPr>
            <w:delText>위험요인에</w:delText>
          </w:r>
          <w:r w:rsidRPr="000C7330" w:rsidDel="008076F4">
            <w:rPr>
              <w:rFonts w:eastAsiaTheme="minorHAnsi" w:cs="굴림"/>
              <w:color w:val="000000" w:themeColor="text1"/>
              <w:kern w:val="0"/>
              <w:szCs w:val="24"/>
              <w:rPrChange w:id="8707" w:author="FURSYS" w:date="2025-12-04T15:42:00Z">
                <w:rPr>
                  <w:rFonts w:ascii="굴림" w:eastAsia="굴림" w:hAnsi="굴림" w:cs="굴림"/>
                  <w:color w:val="123456"/>
                  <w:kern w:val="0"/>
                  <w:sz w:val="24"/>
                  <w:szCs w:val="24"/>
                </w:rPr>
              </w:rPrChange>
            </w:rPr>
            <w:delText xml:space="preserve"> 의한 부상 또는 질병의 발생 가능성(빈도)와 중대성(강도)을 </w:delText>
          </w:r>
          <w:r w:rsidRPr="000C7330" w:rsidDel="008076F4">
            <w:rPr>
              <w:rFonts w:eastAsiaTheme="minorHAnsi" w:cs="굴림" w:hint="eastAsia"/>
              <w:color w:val="000000" w:themeColor="text1"/>
              <w:kern w:val="0"/>
              <w:szCs w:val="24"/>
              <w:rPrChange w:id="8708" w:author="FURSYS" w:date="2025-12-04T15:42:00Z">
                <w:rPr>
                  <w:rFonts w:ascii="굴림" w:eastAsia="굴림" w:hAnsi="굴림" w:cs="굴림" w:hint="eastAsia"/>
                  <w:color w:val="123456"/>
                  <w:kern w:val="0"/>
                  <w:sz w:val="24"/>
                  <w:szCs w:val="24"/>
                </w:rPr>
              </w:rPrChange>
            </w:rPr>
            <w:delText>추정</w:delText>
          </w:r>
          <w:r w:rsidRPr="000C7330" w:rsidDel="008076F4">
            <w:rPr>
              <w:rFonts w:eastAsiaTheme="minorHAnsi" w:cs="맑은 고딕"/>
              <w:color w:val="000000" w:themeColor="text1"/>
              <w:kern w:val="0"/>
              <w:szCs w:val="24"/>
              <w:rPrChange w:id="8709" w:author="FURSYS" w:date="2025-12-04T15:42:00Z">
                <w:rPr>
                  <w:rFonts w:ascii="굴림" w:eastAsia="굴림" w:hAnsi="굴림" w:cs="굴림"/>
                  <w:color w:val="123456"/>
                  <w:kern w:val="0"/>
                  <w:sz w:val="24"/>
                  <w:szCs w:val="24"/>
                </w:rPr>
              </w:rPrChange>
            </w:rPr>
            <w:delText>∙</w:delText>
          </w:r>
          <w:r w:rsidRPr="000C7330" w:rsidDel="008076F4">
            <w:rPr>
              <w:rFonts w:eastAsiaTheme="minorHAnsi" w:cs="Noto Sans CJK KR Regular" w:hint="eastAsia"/>
              <w:color w:val="000000" w:themeColor="text1"/>
              <w:kern w:val="0"/>
              <w:szCs w:val="24"/>
              <w:rPrChange w:id="8710" w:author="FURSYS" w:date="2025-12-04T15:42:00Z">
                <w:rPr>
                  <w:rFonts w:ascii="굴림" w:eastAsia="굴림" w:hAnsi="굴림" w:cs="굴림" w:hint="eastAsia"/>
                  <w:color w:val="123456"/>
                  <w:kern w:val="0"/>
                  <w:sz w:val="24"/>
                  <w:szCs w:val="24"/>
                </w:rPr>
              </w:rPrChange>
            </w:rPr>
            <w:delText>결정하고</w:delText>
          </w:r>
          <w:r w:rsidRPr="000C7330" w:rsidDel="008076F4">
            <w:rPr>
              <w:rFonts w:eastAsiaTheme="minorHAnsi" w:cs="굴림"/>
              <w:color w:val="000000" w:themeColor="text1"/>
              <w:kern w:val="0"/>
              <w:szCs w:val="24"/>
              <w:rPrChange w:id="8711" w:author="FURSYS" w:date="2025-12-04T15:42:00Z">
                <w:rPr>
                  <w:rFonts w:ascii="굴림" w:eastAsia="굴림" w:hAnsi="굴림" w:cs="굴림"/>
                  <w:color w:val="123456"/>
                  <w:kern w:val="0"/>
                  <w:sz w:val="24"/>
                  <w:szCs w:val="24"/>
                </w:rPr>
              </w:rPrChange>
            </w:rPr>
            <w:delText xml:space="preserve"> 감소 대책을 수립하여 실행하는 일련의 과정을 말한다.</w:delText>
          </w:r>
        </w:del>
      </w:ins>
    </w:p>
    <w:p w14:paraId="424D7EBA" w14:textId="78CF1283" w:rsidR="002E2521" w:rsidRPr="000C7330" w:rsidDel="008076F4" w:rsidRDefault="002E2521">
      <w:pPr>
        <w:rPr>
          <w:ins w:id="8712" w:author="이승준 (Seungjun Lee)" w:date="2025-07-29T11:35:00Z"/>
          <w:del w:id="8713" w:author="FURSYS" w:date="2025-08-06T14:26:00Z"/>
          <w:rFonts w:eastAsiaTheme="minorHAnsi" w:cs="굴림"/>
          <w:color w:val="000000" w:themeColor="text1"/>
          <w:kern w:val="0"/>
          <w:szCs w:val="24"/>
          <w:rPrChange w:id="8714" w:author="FURSYS" w:date="2025-12-04T15:42:00Z">
            <w:rPr>
              <w:ins w:id="8715" w:author="이승준 (Seungjun Lee)" w:date="2025-07-29T11:35:00Z"/>
              <w:del w:id="8716" w:author="FURSYS" w:date="2025-08-06T14:26:00Z"/>
              <w:rFonts w:ascii="굴림" w:eastAsia="굴림" w:hAnsi="굴림" w:cs="굴림"/>
              <w:kern w:val="0"/>
              <w:sz w:val="24"/>
              <w:szCs w:val="24"/>
            </w:rPr>
          </w:rPrChange>
        </w:rPr>
        <w:pPrChange w:id="8717" w:author="FURSYS" w:date="2025-08-06T14:26:00Z">
          <w:pPr>
            <w:widowControl/>
            <w:wordWrap/>
            <w:autoSpaceDE/>
            <w:autoSpaceDN/>
            <w:jc w:val="left"/>
          </w:pPr>
        </w:pPrChange>
      </w:pPr>
      <w:ins w:id="8718" w:author="이승준 (Seungjun Lee)" w:date="2025-07-29T11:35:00Z">
        <w:del w:id="8719" w:author="FURSYS" w:date="2025-08-06T14:26:00Z">
          <w:r w:rsidRPr="000C7330" w:rsidDel="008076F4">
            <w:rPr>
              <w:rFonts w:eastAsiaTheme="minorHAnsi" w:cs="굴림"/>
              <w:color w:val="000000" w:themeColor="text1"/>
              <w:kern w:val="0"/>
              <w:szCs w:val="24"/>
              <w:rPrChange w:id="8720" w:author="FURSYS" w:date="2025-12-04T15:42:00Z">
                <w:rPr>
                  <w:rFonts w:ascii="굴림" w:eastAsia="굴림" w:hAnsi="굴림" w:cs="굴림"/>
                  <w:color w:val="123456"/>
                  <w:kern w:val="0"/>
                  <w:sz w:val="24"/>
                  <w:szCs w:val="24"/>
                </w:rPr>
              </w:rPrChange>
            </w:rPr>
            <w:delText>8. “</w:delText>
          </w:r>
          <w:r w:rsidRPr="000C7330" w:rsidDel="008076F4">
            <w:rPr>
              <w:rFonts w:eastAsiaTheme="minorHAnsi" w:cs="굴림" w:hint="eastAsia"/>
              <w:color w:val="000000" w:themeColor="text1"/>
              <w:kern w:val="0"/>
              <w:szCs w:val="24"/>
              <w:rPrChange w:id="8721" w:author="FURSYS" w:date="2025-12-04T15:42:00Z">
                <w:rPr>
                  <w:rFonts w:ascii="굴림" w:eastAsia="굴림" w:hAnsi="굴림" w:cs="굴림" w:hint="eastAsia"/>
                  <w:color w:val="123456"/>
                  <w:kern w:val="0"/>
                  <w:sz w:val="24"/>
                  <w:szCs w:val="24"/>
                </w:rPr>
              </w:rPrChange>
            </w:rPr>
            <w:delText>안전작업계획서”라</w:delText>
          </w:r>
          <w:r w:rsidRPr="000C7330" w:rsidDel="008076F4">
            <w:rPr>
              <w:rFonts w:eastAsiaTheme="minorHAnsi" w:cs="굴림"/>
              <w:color w:val="000000" w:themeColor="text1"/>
              <w:kern w:val="0"/>
              <w:szCs w:val="24"/>
              <w:rPrChange w:id="8722" w:author="FURSYS" w:date="2025-12-04T15:42:00Z">
                <w:rPr>
                  <w:rFonts w:ascii="굴림" w:eastAsia="굴림" w:hAnsi="굴림" w:cs="굴림"/>
                  <w:color w:val="123456"/>
                  <w:kern w:val="0"/>
                  <w:sz w:val="24"/>
                  <w:szCs w:val="24"/>
                </w:rPr>
              </w:rPrChange>
            </w:rPr>
            <w:delText xml:space="preserve"> 함은 작업 중 발생할 수 있는 위험 요소를 사전에 파악하고, 이를 예방하기 위한 안전 조치를 체계적으로 정리한 문서를 말한다.</w:delText>
          </w:r>
        </w:del>
      </w:ins>
    </w:p>
    <w:p w14:paraId="32037A2A" w14:textId="3A4B2230" w:rsidR="002E2521" w:rsidRPr="000C7330" w:rsidDel="008076F4" w:rsidRDefault="002E2521">
      <w:pPr>
        <w:rPr>
          <w:ins w:id="8723" w:author="이승준 (Seungjun Lee)" w:date="2025-07-29T11:35:00Z"/>
          <w:del w:id="8724" w:author="FURSYS" w:date="2025-08-06T14:26:00Z"/>
          <w:rFonts w:eastAsiaTheme="minorHAnsi" w:cs="굴림"/>
          <w:color w:val="000000" w:themeColor="text1"/>
          <w:kern w:val="0"/>
          <w:szCs w:val="24"/>
          <w:rPrChange w:id="8725" w:author="FURSYS" w:date="2025-12-04T15:42:00Z">
            <w:rPr>
              <w:ins w:id="8726" w:author="이승준 (Seungjun Lee)" w:date="2025-07-29T11:35:00Z"/>
              <w:del w:id="8727" w:author="FURSYS" w:date="2025-08-06T14:26:00Z"/>
              <w:rFonts w:ascii="굴림" w:eastAsia="굴림" w:hAnsi="굴림" w:cs="굴림"/>
              <w:kern w:val="0"/>
              <w:sz w:val="24"/>
              <w:szCs w:val="24"/>
            </w:rPr>
          </w:rPrChange>
        </w:rPr>
        <w:pPrChange w:id="8728" w:author="FURSYS" w:date="2025-08-06T14:26:00Z">
          <w:pPr>
            <w:widowControl/>
            <w:wordWrap/>
            <w:autoSpaceDE/>
            <w:autoSpaceDN/>
            <w:jc w:val="left"/>
          </w:pPr>
        </w:pPrChange>
      </w:pPr>
      <w:ins w:id="8729" w:author="이승준 (Seungjun Lee)" w:date="2025-07-29T11:35:00Z">
        <w:del w:id="8730" w:author="FURSYS" w:date="2025-08-06T14:26:00Z">
          <w:r w:rsidRPr="000C7330" w:rsidDel="008076F4">
            <w:rPr>
              <w:rFonts w:eastAsiaTheme="minorHAnsi" w:cs="굴림"/>
              <w:color w:val="000000" w:themeColor="text1"/>
              <w:kern w:val="0"/>
              <w:szCs w:val="24"/>
              <w:rPrChange w:id="8731" w:author="FURSYS" w:date="2025-12-04T15:42:00Z">
                <w:rPr>
                  <w:rFonts w:ascii="굴림" w:eastAsia="굴림" w:hAnsi="굴림" w:cs="굴림"/>
                  <w:color w:val="123456"/>
                  <w:kern w:val="0"/>
                  <w:sz w:val="24"/>
                  <w:szCs w:val="24"/>
                </w:rPr>
              </w:rPrChange>
            </w:rPr>
            <w:delText>9. “</w:delText>
          </w:r>
          <w:r w:rsidRPr="000C7330" w:rsidDel="008076F4">
            <w:rPr>
              <w:rFonts w:eastAsiaTheme="minorHAnsi" w:cs="굴림" w:hint="eastAsia"/>
              <w:color w:val="000000" w:themeColor="text1"/>
              <w:kern w:val="0"/>
              <w:szCs w:val="24"/>
              <w:rPrChange w:id="8732" w:author="FURSYS" w:date="2025-12-04T15:42:00Z">
                <w:rPr>
                  <w:rFonts w:ascii="굴림" w:eastAsia="굴림" w:hAnsi="굴림" w:cs="굴림" w:hint="eastAsia"/>
                  <w:color w:val="123456"/>
                  <w:kern w:val="0"/>
                  <w:sz w:val="24"/>
                  <w:szCs w:val="24"/>
                </w:rPr>
              </w:rPrChange>
            </w:rPr>
            <w:delText>모빌리티</w:delText>
          </w:r>
          <w:r w:rsidRPr="000C7330" w:rsidDel="008076F4">
            <w:rPr>
              <w:rFonts w:eastAsiaTheme="minorHAnsi" w:cs="굴림"/>
              <w:color w:val="000000" w:themeColor="text1"/>
              <w:kern w:val="0"/>
              <w:szCs w:val="24"/>
              <w:rPrChange w:id="8733"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734" w:author="FURSYS" w:date="2025-12-04T15:42:00Z">
                <w:rPr>
                  <w:rFonts w:ascii="굴림" w:eastAsia="굴림" w:hAnsi="굴림" w:cs="굴림" w:hint="eastAsia"/>
                  <w:color w:val="123456"/>
                  <w:kern w:val="0"/>
                  <w:sz w:val="24"/>
                  <w:szCs w:val="24"/>
                </w:rPr>
              </w:rPrChange>
            </w:rPr>
            <w:delText>장비”라</w:delText>
          </w:r>
          <w:r w:rsidRPr="000C7330" w:rsidDel="008076F4">
            <w:rPr>
              <w:rFonts w:eastAsiaTheme="minorHAnsi" w:cs="굴림"/>
              <w:color w:val="000000" w:themeColor="text1"/>
              <w:kern w:val="0"/>
              <w:szCs w:val="24"/>
              <w:rPrChange w:id="8735" w:author="FURSYS" w:date="2025-12-04T15:42:00Z">
                <w:rPr>
                  <w:rFonts w:ascii="굴림" w:eastAsia="굴림" w:hAnsi="굴림" w:cs="굴림"/>
                  <w:color w:val="123456"/>
                  <w:kern w:val="0"/>
                  <w:sz w:val="24"/>
                  <w:szCs w:val="24"/>
                </w:rPr>
              </w:rPrChange>
            </w:rPr>
            <w:delText xml:space="preserve"> 함은 건물 유지 및 관리 작업을 수행하기 위해 사람이 탑승하여 이동할 수 있는 전동 또는 배터리로 구동되는 장비를 의미한다.</w:delText>
          </w:r>
        </w:del>
      </w:ins>
    </w:p>
    <w:p w14:paraId="4A7279DE" w14:textId="20B9C9A4" w:rsidR="002E2521" w:rsidRPr="000C7330" w:rsidDel="008076F4" w:rsidRDefault="002E2521">
      <w:pPr>
        <w:rPr>
          <w:ins w:id="8736" w:author="이승준 (Seungjun Lee)" w:date="2025-07-29T11:35:00Z"/>
          <w:del w:id="8737" w:author="FURSYS" w:date="2025-08-06T14:26:00Z"/>
          <w:rFonts w:eastAsiaTheme="minorHAnsi" w:cs="굴림"/>
          <w:color w:val="000000" w:themeColor="text1"/>
          <w:kern w:val="0"/>
          <w:szCs w:val="24"/>
          <w:rPrChange w:id="8738" w:author="FURSYS" w:date="2025-12-04T15:42:00Z">
            <w:rPr>
              <w:ins w:id="8739" w:author="이승준 (Seungjun Lee)" w:date="2025-07-29T11:35:00Z"/>
              <w:del w:id="8740" w:author="FURSYS" w:date="2025-08-06T14:26:00Z"/>
              <w:rFonts w:ascii="굴림" w:eastAsia="굴림" w:hAnsi="굴림" w:cs="굴림"/>
              <w:kern w:val="0"/>
              <w:sz w:val="24"/>
              <w:szCs w:val="24"/>
            </w:rPr>
          </w:rPrChange>
        </w:rPr>
        <w:pPrChange w:id="8741" w:author="FURSYS" w:date="2025-08-06T14:26:00Z">
          <w:pPr>
            <w:widowControl/>
            <w:wordWrap/>
            <w:autoSpaceDE/>
            <w:autoSpaceDN/>
            <w:jc w:val="left"/>
          </w:pPr>
        </w:pPrChange>
      </w:pPr>
      <w:ins w:id="8742" w:author="이승준 (Seungjun Lee)" w:date="2025-07-29T11:35:00Z">
        <w:del w:id="8743" w:author="FURSYS" w:date="2025-08-06T14:26:00Z">
          <w:r w:rsidRPr="000C7330" w:rsidDel="008076F4">
            <w:rPr>
              <w:rFonts w:eastAsiaTheme="minorHAnsi" w:cs="굴림"/>
              <w:color w:val="000000" w:themeColor="text1"/>
              <w:kern w:val="0"/>
              <w:szCs w:val="24"/>
              <w:rPrChange w:id="8744" w:author="FURSYS" w:date="2025-12-04T15:42:00Z">
                <w:rPr>
                  <w:rFonts w:ascii="굴림" w:eastAsia="굴림" w:hAnsi="굴림" w:cs="굴림"/>
                  <w:color w:val="123456"/>
                  <w:kern w:val="0"/>
                  <w:sz w:val="24"/>
                  <w:szCs w:val="24"/>
                </w:rPr>
              </w:rPrChange>
            </w:rPr>
            <w:delText>10. ”</w:delText>
          </w:r>
          <w:r w:rsidRPr="000C7330" w:rsidDel="008076F4">
            <w:rPr>
              <w:rFonts w:eastAsiaTheme="minorHAnsi" w:cs="굴림" w:hint="eastAsia"/>
              <w:color w:val="000000" w:themeColor="text1"/>
              <w:kern w:val="0"/>
              <w:szCs w:val="24"/>
              <w:rPrChange w:id="8745" w:author="FURSYS" w:date="2025-12-04T15:42:00Z">
                <w:rPr>
                  <w:rFonts w:ascii="굴림" w:eastAsia="굴림" w:hAnsi="굴림" w:cs="굴림" w:hint="eastAsia"/>
                  <w:color w:val="123456"/>
                  <w:kern w:val="0"/>
                  <w:sz w:val="24"/>
                  <w:szCs w:val="24"/>
                </w:rPr>
              </w:rPrChange>
            </w:rPr>
            <w:delText>갑“은</w:delText>
          </w:r>
          <w:r w:rsidRPr="000C7330" w:rsidDel="008076F4">
            <w:rPr>
              <w:rFonts w:eastAsiaTheme="minorHAnsi" w:cs="굴림"/>
              <w:color w:val="000000" w:themeColor="text1"/>
              <w:kern w:val="0"/>
              <w:szCs w:val="24"/>
              <w:rPrChange w:id="874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747" w:author="FURSYS" w:date="2025-12-04T15:42:00Z">
                <w:rPr>
                  <w:rFonts w:ascii="굴림" w:eastAsia="굴림" w:hAnsi="굴림" w:cs="굴림" w:hint="eastAsia"/>
                  <w:color w:val="123456"/>
                  <w:kern w:val="0"/>
                  <w:sz w:val="24"/>
                  <w:szCs w:val="24"/>
                </w:rPr>
              </w:rPrChange>
            </w:rPr>
            <w:delText>에스앤아이코퍼레이션을</w:delText>
          </w:r>
          <w:r w:rsidRPr="000C7330" w:rsidDel="008076F4">
            <w:rPr>
              <w:rFonts w:eastAsiaTheme="minorHAnsi" w:cs="굴림"/>
              <w:color w:val="000000" w:themeColor="text1"/>
              <w:kern w:val="0"/>
              <w:szCs w:val="24"/>
              <w:rPrChange w:id="8748" w:author="FURSYS" w:date="2025-12-04T15:42:00Z">
                <w:rPr>
                  <w:rFonts w:ascii="굴림" w:eastAsia="굴림" w:hAnsi="굴림" w:cs="굴림"/>
                  <w:color w:val="123456"/>
                  <w:kern w:val="0"/>
                  <w:sz w:val="24"/>
                  <w:szCs w:val="24"/>
                </w:rPr>
              </w:rPrChange>
            </w:rPr>
            <w:delText xml:space="preserve"> 말한다.</w:delText>
          </w:r>
        </w:del>
      </w:ins>
    </w:p>
    <w:p w14:paraId="24BA26F9" w14:textId="1FD05003" w:rsidR="002E2521" w:rsidRPr="000C7330" w:rsidDel="008076F4" w:rsidRDefault="002E2521">
      <w:pPr>
        <w:rPr>
          <w:ins w:id="8749" w:author="이승준 (Seungjun Lee)" w:date="2025-07-29T11:35:00Z"/>
          <w:del w:id="8750" w:author="FURSYS" w:date="2025-08-06T14:26:00Z"/>
          <w:rFonts w:eastAsiaTheme="minorHAnsi" w:cs="굴림"/>
          <w:color w:val="000000" w:themeColor="text1"/>
          <w:kern w:val="0"/>
          <w:szCs w:val="24"/>
          <w:rPrChange w:id="8751" w:author="FURSYS" w:date="2025-12-04T15:42:00Z">
            <w:rPr>
              <w:ins w:id="8752" w:author="이승준 (Seungjun Lee)" w:date="2025-07-29T11:35:00Z"/>
              <w:del w:id="8753" w:author="FURSYS" w:date="2025-08-06T14:26:00Z"/>
              <w:rFonts w:ascii="굴림" w:eastAsia="굴림" w:hAnsi="굴림" w:cs="굴림"/>
              <w:kern w:val="0"/>
              <w:sz w:val="24"/>
              <w:szCs w:val="24"/>
            </w:rPr>
          </w:rPrChange>
        </w:rPr>
        <w:pPrChange w:id="8754" w:author="FURSYS" w:date="2025-08-06T14:26:00Z">
          <w:pPr>
            <w:widowControl/>
            <w:wordWrap/>
            <w:autoSpaceDE/>
            <w:autoSpaceDN/>
            <w:jc w:val="left"/>
          </w:pPr>
        </w:pPrChange>
      </w:pPr>
      <w:ins w:id="8755" w:author="이승준 (Seungjun Lee)" w:date="2025-07-29T11:35:00Z">
        <w:del w:id="8756" w:author="FURSYS" w:date="2025-08-06T14:26:00Z">
          <w:r w:rsidRPr="000C7330" w:rsidDel="008076F4">
            <w:rPr>
              <w:rFonts w:eastAsiaTheme="minorHAnsi" w:cs="굴림"/>
              <w:color w:val="000000" w:themeColor="text1"/>
              <w:kern w:val="0"/>
              <w:szCs w:val="24"/>
              <w:rPrChange w:id="8757" w:author="FURSYS" w:date="2025-12-04T15:42:00Z">
                <w:rPr>
                  <w:rFonts w:ascii="굴림" w:eastAsia="굴림" w:hAnsi="굴림" w:cs="굴림"/>
                  <w:color w:val="123456"/>
                  <w:kern w:val="0"/>
                  <w:sz w:val="24"/>
                  <w:szCs w:val="24"/>
                </w:rPr>
              </w:rPrChange>
            </w:rPr>
            <w:delText>11. ”</w:delText>
          </w:r>
          <w:r w:rsidRPr="000C7330" w:rsidDel="008076F4">
            <w:rPr>
              <w:rFonts w:eastAsiaTheme="minorHAnsi" w:cs="굴림" w:hint="eastAsia"/>
              <w:color w:val="000000" w:themeColor="text1"/>
              <w:kern w:val="0"/>
              <w:szCs w:val="24"/>
              <w:rPrChange w:id="8758" w:author="FURSYS" w:date="2025-12-04T15:42:00Z">
                <w:rPr>
                  <w:rFonts w:ascii="굴림" w:eastAsia="굴림" w:hAnsi="굴림" w:cs="굴림" w:hint="eastAsia"/>
                  <w:color w:val="123456"/>
                  <w:kern w:val="0"/>
                  <w:sz w:val="24"/>
                  <w:szCs w:val="24"/>
                </w:rPr>
              </w:rPrChange>
            </w:rPr>
            <w:delText>을”은</w:delText>
          </w:r>
          <w:r w:rsidRPr="000C7330" w:rsidDel="008076F4">
            <w:rPr>
              <w:rFonts w:eastAsiaTheme="minorHAnsi" w:cs="굴림"/>
              <w:color w:val="000000" w:themeColor="text1"/>
              <w:kern w:val="0"/>
              <w:szCs w:val="24"/>
              <w:rPrChange w:id="8759"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760" w:author="FURSYS" w:date="2025-12-04T15:42:00Z">
                <w:rPr>
                  <w:rFonts w:ascii="굴림" w:eastAsia="굴림" w:hAnsi="굴림" w:cs="굴림" w:hint="eastAsia"/>
                  <w:color w:val="123456"/>
                  <w:kern w:val="0"/>
                  <w:sz w:val="24"/>
                  <w:szCs w:val="24"/>
                </w:rPr>
              </w:rPrChange>
            </w:rPr>
            <w:delText>갑”과</w:delText>
          </w:r>
          <w:r w:rsidRPr="000C7330" w:rsidDel="008076F4">
            <w:rPr>
              <w:rFonts w:eastAsiaTheme="minorHAnsi" w:cs="굴림"/>
              <w:color w:val="000000" w:themeColor="text1"/>
              <w:kern w:val="0"/>
              <w:szCs w:val="24"/>
              <w:rPrChange w:id="8761" w:author="FURSYS" w:date="2025-12-04T15:42:00Z">
                <w:rPr>
                  <w:rFonts w:ascii="굴림" w:eastAsia="굴림" w:hAnsi="굴림" w:cs="굴림"/>
                  <w:color w:val="123456"/>
                  <w:kern w:val="0"/>
                  <w:sz w:val="24"/>
                  <w:szCs w:val="24"/>
                </w:rPr>
              </w:rPrChange>
            </w:rPr>
            <w:delText xml:space="preserve"> 계약을 체결한 사업주를 말한다.</w:delText>
          </w:r>
        </w:del>
      </w:ins>
    </w:p>
    <w:p w14:paraId="1475D276" w14:textId="5899656F" w:rsidR="002E2521" w:rsidRPr="000C7330" w:rsidDel="008076F4" w:rsidRDefault="002E2521">
      <w:pPr>
        <w:rPr>
          <w:ins w:id="8762" w:author="이승준 (Seungjun Lee)" w:date="2025-07-29T11:35:00Z"/>
          <w:del w:id="8763" w:author="FURSYS" w:date="2025-08-06T14:26:00Z"/>
          <w:rFonts w:eastAsiaTheme="minorHAnsi" w:cs="굴림"/>
          <w:color w:val="000000" w:themeColor="text1"/>
          <w:kern w:val="0"/>
          <w:szCs w:val="24"/>
          <w:rPrChange w:id="8764" w:author="FURSYS" w:date="2025-12-04T15:42:00Z">
            <w:rPr>
              <w:ins w:id="8765" w:author="이승준 (Seungjun Lee)" w:date="2025-07-29T11:35:00Z"/>
              <w:del w:id="8766" w:author="FURSYS" w:date="2025-08-06T14:26:00Z"/>
              <w:rFonts w:ascii="굴림" w:eastAsia="굴림" w:hAnsi="굴림" w:cs="굴림"/>
              <w:kern w:val="0"/>
              <w:sz w:val="24"/>
              <w:szCs w:val="24"/>
            </w:rPr>
          </w:rPrChange>
        </w:rPr>
        <w:pPrChange w:id="8767" w:author="FURSYS" w:date="2025-08-06T14:26:00Z">
          <w:pPr>
            <w:widowControl/>
            <w:wordWrap/>
            <w:autoSpaceDE/>
            <w:autoSpaceDN/>
            <w:jc w:val="left"/>
          </w:pPr>
        </w:pPrChange>
      </w:pPr>
      <w:ins w:id="8768" w:author="이승준 (Seungjun Lee)" w:date="2025-07-29T11:35:00Z">
        <w:del w:id="8769" w:author="FURSYS" w:date="2025-08-06T14:26:00Z">
          <w:r w:rsidRPr="000C7330" w:rsidDel="008076F4">
            <w:rPr>
              <w:rFonts w:eastAsiaTheme="minorHAnsi" w:cs="굴림" w:hint="eastAsia"/>
              <w:color w:val="000000" w:themeColor="text1"/>
              <w:kern w:val="0"/>
              <w:szCs w:val="24"/>
              <w:rPrChange w:id="8770" w:author="FURSYS" w:date="2025-12-04T15:42:00Z">
                <w:rPr>
                  <w:rFonts w:ascii="굴림" w:eastAsia="굴림" w:hAnsi="굴림" w:cs="굴림" w:hint="eastAsia"/>
                  <w:color w:val="123456"/>
                  <w:kern w:val="0"/>
                  <w:sz w:val="24"/>
                  <w:szCs w:val="24"/>
                </w:rPr>
              </w:rPrChange>
            </w:rPr>
            <w:delText> </w:delText>
          </w:r>
        </w:del>
      </w:ins>
    </w:p>
    <w:p w14:paraId="0717AE98" w14:textId="78656BD8" w:rsidR="002E2521" w:rsidRPr="000C7330" w:rsidDel="008076F4" w:rsidRDefault="002E2521">
      <w:pPr>
        <w:rPr>
          <w:ins w:id="8771" w:author="이승준 (Seungjun Lee)" w:date="2025-07-29T11:35:00Z"/>
          <w:del w:id="8772" w:author="FURSYS" w:date="2025-08-06T14:26:00Z"/>
          <w:rFonts w:eastAsiaTheme="minorHAnsi" w:cs="굴림"/>
          <w:color w:val="000000" w:themeColor="text1"/>
          <w:kern w:val="0"/>
          <w:szCs w:val="24"/>
          <w:rPrChange w:id="8773" w:author="FURSYS" w:date="2025-12-04T15:42:00Z">
            <w:rPr>
              <w:ins w:id="8774" w:author="이승준 (Seungjun Lee)" w:date="2025-07-29T11:35:00Z"/>
              <w:del w:id="8775" w:author="FURSYS" w:date="2025-08-06T14:26:00Z"/>
              <w:rFonts w:ascii="굴림" w:eastAsia="굴림" w:hAnsi="굴림" w:cs="굴림"/>
              <w:kern w:val="0"/>
              <w:sz w:val="24"/>
              <w:szCs w:val="24"/>
            </w:rPr>
          </w:rPrChange>
        </w:rPr>
        <w:pPrChange w:id="8776" w:author="FURSYS" w:date="2025-08-06T14:26:00Z">
          <w:pPr>
            <w:widowControl/>
            <w:wordWrap/>
            <w:autoSpaceDE/>
            <w:autoSpaceDN/>
            <w:jc w:val="left"/>
          </w:pPr>
        </w:pPrChange>
      </w:pPr>
      <w:ins w:id="8777" w:author="이승준 (Seungjun Lee)" w:date="2025-07-29T11:35:00Z">
        <w:del w:id="8778" w:author="FURSYS" w:date="2025-08-06T14:26:00Z">
          <w:r w:rsidRPr="000C7330" w:rsidDel="008076F4">
            <w:rPr>
              <w:rFonts w:eastAsiaTheme="minorHAnsi" w:cs="굴림" w:hint="eastAsia"/>
              <w:b/>
              <w:bCs/>
              <w:color w:val="000000" w:themeColor="text1"/>
              <w:kern w:val="0"/>
              <w:szCs w:val="24"/>
              <w:rPrChange w:id="8779" w:author="FURSYS" w:date="2025-12-04T15:42:00Z">
                <w:rPr>
                  <w:rFonts w:ascii="굴림" w:eastAsia="굴림" w:hAnsi="굴림" w:cs="굴림" w:hint="eastAsia"/>
                  <w:b/>
                  <w:bCs/>
                  <w:color w:val="123456"/>
                  <w:kern w:val="0"/>
                  <w:sz w:val="24"/>
                  <w:szCs w:val="24"/>
                </w:rPr>
              </w:rPrChange>
            </w:rPr>
            <w:delText>제</w:delText>
          </w:r>
          <w:r w:rsidRPr="000C7330" w:rsidDel="008076F4">
            <w:rPr>
              <w:rFonts w:eastAsiaTheme="minorHAnsi" w:cs="굴림"/>
              <w:b/>
              <w:bCs/>
              <w:color w:val="000000" w:themeColor="text1"/>
              <w:kern w:val="0"/>
              <w:szCs w:val="24"/>
              <w:rPrChange w:id="8780" w:author="FURSYS" w:date="2025-12-04T15:42:00Z">
                <w:rPr>
                  <w:rFonts w:ascii="굴림" w:eastAsia="굴림" w:hAnsi="굴림" w:cs="굴림"/>
                  <w:b/>
                  <w:bCs/>
                  <w:color w:val="123456"/>
                  <w:kern w:val="0"/>
                  <w:sz w:val="24"/>
                  <w:szCs w:val="24"/>
                </w:rPr>
              </w:rPrChange>
            </w:rPr>
            <w:delText xml:space="preserve">4조(FM 중대위험 </w:delText>
          </w:r>
          <w:r w:rsidRPr="000C7330" w:rsidDel="008076F4">
            <w:rPr>
              <w:rFonts w:eastAsiaTheme="minorHAnsi" w:cs="굴림" w:hint="eastAsia"/>
              <w:b/>
              <w:bCs/>
              <w:color w:val="000000" w:themeColor="text1"/>
              <w:kern w:val="0"/>
              <w:szCs w:val="24"/>
              <w:rPrChange w:id="8781" w:author="FURSYS" w:date="2025-12-04T15:42:00Z">
                <w:rPr>
                  <w:rFonts w:ascii="굴림" w:eastAsia="굴림" w:hAnsi="굴림" w:cs="굴림" w:hint="eastAsia"/>
                  <w:b/>
                  <w:bCs/>
                  <w:color w:val="123456"/>
                  <w:kern w:val="0"/>
                  <w:sz w:val="24"/>
                  <w:szCs w:val="24"/>
                </w:rPr>
              </w:rPrChange>
            </w:rPr>
            <w:delText>작업</w:delText>
          </w:r>
          <w:r w:rsidRPr="000C7330" w:rsidDel="008076F4">
            <w:rPr>
              <w:rFonts w:eastAsiaTheme="minorHAnsi" w:cs="굴림"/>
              <w:b/>
              <w:bCs/>
              <w:color w:val="000000" w:themeColor="text1"/>
              <w:kern w:val="0"/>
              <w:szCs w:val="24"/>
              <w:rPrChange w:id="8782" w:author="FURSYS" w:date="2025-12-04T15:42:00Z">
                <w:rPr>
                  <w:rFonts w:ascii="굴림" w:eastAsia="굴림" w:hAnsi="굴림" w:cs="굴림"/>
                  <w:b/>
                  <w:bCs/>
                  <w:color w:val="123456"/>
                  <w:kern w:val="0"/>
                  <w:sz w:val="24"/>
                  <w:szCs w:val="24"/>
                </w:rPr>
              </w:rPrChange>
            </w:rPr>
            <w:delText xml:space="preserve"> </w:delText>
          </w:r>
          <w:r w:rsidRPr="000C7330" w:rsidDel="008076F4">
            <w:rPr>
              <w:rFonts w:eastAsiaTheme="minorHAnsi" w:cs="굴림" w:hint="eastAsia"/>
              <w:b/>
              <w:bCs/>
              <w:color w:val="000000" w:themeColor="text1"/>
              <w:kern w:val="0"/>
              <w:szCs w:val="24"/>
              <w:rPrChange w:id="8783" w:author="FURSYS" w:date="2025-12-04T15:42:00Z">
                <w:rPr>
                  <w:rFonts w:ascii="굴림" w:eastAsia="굴림" w:hAnsi="굴림" w:cs="굴림" w:hint="eastAsia"/>
                  <w:b/>
                  <w:bCs/>
                  <w:color w:val="123456"/>
                  <w:kern w:val="0"/>
                  <w:sz w:val="24"/>
                  <w:szCs w:val="24"/>
                </w:rPr>
              </w:rPrChange>
            </w:rPr>
            <w:delText>안전기준</w:delText>
          </w:r>
          <w:r w:rsidRPr="000C7330" w:rsidDel="008076F4">
            <w:rPr>
              <w:rFonts w:eastAsiaTheme="minorHAnsi" w:cs="굴림"/>
              <w:b/>
              <w:bCs/>
              <w:color w:val="000000" w:themeColor="text1"/>
              <w:kern w:val="0"/>
              <w:szCs w:val="24"/>
              <w:rPrChange w:id="8784" w:author="FURSYS" w:date="2025-12-04T15:42:00Z">
                <w:rPr>
                  <w:rFonts w:ascii="굴림" w:eastAsia="굴림" w:hAnsi="굴림" w:cs="굴림"/>
                  <w:b/>
                  <w:bCs/>
                  <w:color w:val="123456"/>
                  <w:kern w:val="0"/>
                  <w:sz w:val="24"/>
                  <w:szCs w:val="24"/>
                </w:rPr>
              </w:rPrChange>
            </w:rPr>
            <w:delText>)</w:delText>
          </w:r>
        </w:del>
      </w:ins>
    </w:p>
    <w:p w14:paraId="3291B9C3" w14:textId="0B0D9CAD" w:rsidR="002E2521" w:rsidRPr="000C7330" w:rsidDel="008076F4" w:rsidRDefault="002E2521">
      <w:pPr>
        <w:rPr>
          <w:ins w:id="8785" w:author="이승준 (Seungjun Lee)" w:date="2025-07-29T11:35:00Z"/>
          <w:del w:id="8786" w:author="FURSYS" w:date="2025-08-06T14:26:00Z"/>
          <w:rFonts w:eastAsiaTheme="minorHAnsi" w:cs="굴림"/>
          <w:color w:val="000000" w:themeColor="text1"/>
          <w:kern w:val="0"/>
          <w:szCs w:val="24"/>
          <w:rPrChange w:id="8787" w:author="FURSYS" w:date="2025-12-04T15:42:00Z">
            <w:rPr>
              <w:ins w:id="8788" w:author="이승준 (Seungjun Lee)" w:date="2025-07-29T11:35:00Z"/>
              <w:del w:id="8789" w:author="FURSYS" w:date="2025-08-06T14:26:00Z"/>
              <w:rFonts w:ascii="굴림" w:eastAsia="굴림" w:hAnsi="굴림" w:cs="굴림"/>
              <w:kern w:val="0"/>
              <w:sz w:val="24"/>
              <w:szCs w:val="24"/>
            </w:rPr>
          </w:rPrChange>
        </w:rPr>
        <w:pPrChange w:id="8790" w:author="FURSYS" w:date="2025-08-06T14:26:00Z">
          <w:pPr>
            <w:widowControl/>
            <w:wordWrap/>
            <w:autoSpaceDE/>
            <w:autoSpaceDN/>
            <w:jc w:val="left"/>
          </w:pPr>
        </w:pPrChange>
      </w:pPr>
      <w:ins w:id="8791" w:author="이승준 (Seungjun Lee)" w:date="2025-07-29T11:35:00Z">
        <w:del w:id="8792" w:author="FURSYS" w:date="2025-08-06T14:26:00Z">
          <w:r w:rsidRPr="000C7330" w:rsidDel="008076F4">
            <w:rPr>
              <w:rFonts w:eastAsiaTheme="minorHAnsi" w:cs="굴림" w:hint="eastAsia"/>
              <w:color w:val="000000" w:themeColor="text1"/>
              <w:kern w:val="0"/>
              <w:szCs w:val="24"/>
              <w:rPrChange w:id="8793" w:author="FURSYS" w:date="2025-12-04T15:42:00Z">
                <w:rPr>
                  <w:rFonts w:ascii="굴림" w:eastAsia="굴림" w:hAnsi="굴림" w:cs="굴림" w:hint="eastAsia"/>
                  <w:color w:val="123456"/>
                  <w:kern w:val="0"/>
                  <w:sz w:val="24"/>
                  <w:szCs w:val="24"/>
                </w:rPr>
              </w:rPrChange>
            </w:rPr>
            <w:delText> 안전작업</w:delText>
          </w:r>
          <w:r w:rsidRPr="000C7330" w:rsidDel="008076F4">
            <w:rPr>
              <w:rFonts w:eastAsiaTheme="minorHAnsi" w:cs="굴림"/>
              <w:color w:val="000000" w:themeColor="text1"/>
              <w:kern w:val="0"/>
              <w:szCs w:val="24"/>
              <w:rPrChange w:id="879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795" w:author="FURSYS" w:date="2025-12-04T15:42:00Z">
                <w:rPr>
                  <w:rFonts w:ascii="굴림" w:eastAsia="굴림" w:hAnsi="굴림" w:cs="굴림" w:hint="eastAsia"/>
                  <w:color w:val="123456"/>
                  <w:kern w:val="0"/>
                  <w:sz w:val="24"/>
                  <w:szCs w:val="24"/>
                </w:rPr>
              </w:rPrChange>
            </w:rPr>
            <w:delText>절차</w:delText>
          </w:r>
          <w:r w:rsidRPr="000C7330" w:rsidDel="008076F4">
            <w:rPr>
              <w:rFonts w:eastAsiaTheme="minorHAnsi" w:cs="굴림"/>
              <w:color w:val="000000" w:themeColor="text1"/>
              <w:kern w:val="0"/>
              <w:szCs w:val="24"/>
              <w:rPrChange w:id="879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797" w:author="FURSYS" w:date="2025-12-04T15:42:00Z">
                <w:rPr>
                  <w:rFonts w:ascii="굴림" w:eastAsia="굴림" w:hAnsi="굴림" w:cs="굴림" w:hint="eastAsia"/>
                  <w:color w:val="123456"/>
                  <w:kern w:val="0"/>
                  <w:sz w:val="24"/>
                  <w:szCs w:val="24"/>
                </w:rPr>
              </w:rPrChange>
            </w:rPr>
            <w:delText>등</w:delText>
          </w:r>
          <w:r w:rsidRPr="000C7330" w:rsidDel="008076F4">
            <w:rPr>
              <w:rFonts w:eastAsiaTheme="minorHAnsi" w:cs="굴림"/>
              <w:color w:val="000000" w:themeColor="text1"/>
              <w:kern w:val="0"/>
              <w:szCs w:val="24"/>
              <w:rPrChange w:id="879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799" w:author="FURSYS" w:date="2025-12-04T15:42:00Z">
                <w:rPr>
                  <w:rFonts w:ascii="굴림" w:eastAsia="굴림" w:hAnsi="굴림" w:cs="굴림" w:hint="eastAsia"/>
                  <w:color w:val="123456"/>
                  <w:kern w:val="0"/>
                  <w:sz w:val="24"/>
                  <w:szCs w:val="24"/>
                </w:rPr>
              </w:rPrChange>
            </w:rPr>
            <w:delText>구체적인</w:delText>
          </w:r>
          <w:r w:rsidRPr="000C7330" w:rsidDel="008076F4">
            <w:rPr>
              <w:rFonts w:eastAsiaTheme="minorHAnsi" w:cs="굴림"/>
              <w:color w:val="000000" w:themeColor="text1"/>
              <w:kern w:val="0"/>
              <w:szCs w:val="24"/>
              <w:rPrChange w:id="880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01" w:author="FURSYS" w:date="2025-12-04T15:42:00Z">
                <w:rPr>
                  <w:rFonts w:ascii="굴림" w:eastAsia="굴림" w:hAnsi="굴림" w:cs="굴림" w:hint="eastAsia"/>
                  <w:color w:val="123456"/>
                  <w:kern w:val="0"/>
                  <w:sz w:val="24"/>
                  <w:szCs w:val="24"/>
                </w:rPr>
              </w:rPrChange>
            </w:rPr>
            <w:delText>작업</w:delText>
          </w:r>
          <w:r w:rsidRPr="000C7330" w:rsidDel="008076F4">
            <w:rPr>
              <w:rFonts w:eastAsiaTheme="minorHAnsi" w:cs="굴림"/>
              <w:color w:val="000000" w:themeColor="text1"/>
              <w:kern w:val="0"/>
              <w:szCs w:val="24"/>
              <w:rPrChange w:id="880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03" w:author="FURSYS" w:date="2025-12-04T15:42:00Z">
                <w:rPr>
                  <w:rFonts w:ascii="굴림" w:eastAsia="굴림" w:hAnsi="굴림" w:cs="굴림" w:hint="eastAsia"/>
                  <w:color w:val="123456"/>
                  <w:kern w:val="0"/>
                  <w:sz w:val="24"/>
                  <w:szCs w:val="24"/>
                </w:rPr>
              </w:rPrChange>
            </w:rPr>
            <w:delText>안전기준은</w:delText>
          </w:r>
          <w:r w:rsidRPr="000C7330" w:rsidDel="008076F4">
            <w:rPr>
              <w:rFonts w:eastAsiaTheme="minorHAnsi" w:cs="굴림"/>
              <w:color w:val="000000" w:themeColor="text1"/>
              <w:kern w:val="0"/>
              <w:szCs w:val="24"/>
              <w:rPrChange w:id="880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05" w:author="FURSYS" w:date="2025-12-04T15:42:00Z">
                <w:rPr>
                  <w:rFonts w:ascii="굴림" w:eastAsia="굴림" w:hAnsi="굴림" w:cs="굴림" w:hint="eastAsia"/>
                  <w:color w:val="123456"/>
                  <w:kern w:val="0"/>
                  <w:sz w:val="24"/>
                  <w:szCs w:val="24"/>
                </w:rPr>
              </w:rPrChange>
            </w:rPr>
            <w:delText>“갑”이 </w:delText>
          </w:r>
          <w:r w:rsidRPr="000C7330" w:rsidDel="008076F4">
            <w:rPr>
              <w:rFonts w:eastAsiaTheme="minorHAnsi" w:cs="굴림"/>
              <w:color w:val="000000" w:themeColor="text1"/>
              <w:kern w:val="0"/>
              <w:szCs w:val="24"/>
              <w:rPrChange w:id="8806" w:author="FURSYS" w:date="2025-12-04T15:42:00Z">
                <w:rPr>
                  <w:rFonts w:ascii="굴림" w:eastAsia="굴림" w:hAnsi="굴림" w:cs="굴림"/>
                  <w:color w:val="123456"/>
                  <w:kern w:val="0"/>
                  <w:sz w:val="24"/>
                  <w:szCs w:val="24"/>
                </w:rPr>
              </w:rPrChange>
            </w:rPr>
            <w:delText>atG</w:delText>
          </w:r>
          <w:r w:rsidRPr="000C7330" w:rsidDel="008076F4">
            <w:rPr>
              <w:rFonts w:eastAsiaTheme="minorHAnsi" w:cs="굴림" w:hint="eastAsia"/>
              <w:color w:val="000000" w:themeColor="text1"/>
              <w:kern w:val="0"/>
              <w:szCs w:val="24"/>
              <w:rPrChange w:id="8807" w:author="FURSYS" w:date="2025-12-04T15:42:00Z">
                <w:rPr>
                  <w:rFonts w:ascii="굴림" w:eastAsia="굴림" w:hAnsi="굴림" w:cs="굴림" w:hint="eastAsia"/>
                  <w:color w:val="123456"/>
                  <w:kern w:val="0"/>
                  <w:sz w:val="24"/>
                  <w:szCs w:val="24"/>
                </w:rPr>
              </w:rPrChange>
            </w:rPr>
            <w:delText> 시스템에</w:delText>
          </w:r>
          <w:r w:rsidRPr="000C7330" w:rsidDel="008076F4">
            <w:rPr>
              <w:rFonts w:eastAsiaTheme="minorHAnsi" w:cs="굴림"/>
              <w:color w:val="000000" w:themeColor="text1"/>
              <w:kern w:val="0"/>
              <w:szCs w:val="24"/>
              <w:rPrChange w:id="8808" w:author="FURSYS" w:date="2025-12-04T15:42:00Z">
                <w:rPr>
                  <w:rFonts w:ascii="굴림" w:eastAsia="굴림" w:hAnsi="굴림" w:cs="굴림"/>
                  <w:color w:val="123456"/>
                  <w:kern w:val="0"/>
                  <w:sz w:val="24"/>
                  <w:szCs w:val="24"/>
                </w:rPr>
              </w:rPrChange>
            </w:rPr>
            <w:delText xml:space="preserve"> 공지한 ‘FM 중대위험 작업 </w:delText>
          </w:r>
          <w:r w:rsidRPr="000C7330" w:rsidDel="008076F4">
            <w:rPr>
              <w:rFonts w:eastAsiaTheme="minorHAnsi" w:cs="굴림" w:hint="eastAsia"/>
              <w:color w:val="000000" w:themeColor="text1"/>
              <w:kern w:val="0"/>
              <w:szCs w:val="24"/>
              <w:rPrChange w:id="8809" w:author="FURSYS" w:date="2025-12-04T15:42:00Z">
                <w:rPr>
                  <w:rFonts w:ascii="굴림" w:eastAsia="굴림" w:hAnsi="굴림" w:cs="굴림" w:hint="eastAsia"/>
                  <w:color w:val="123456"/>
                  <w:kern w:val="0"/>
                  <w:sz w:val="24"/>
                  <w:szCs w:val="24"/>
                </w:rPr>
              </w:rPrChange>
            </w:rPr>
            <w:delText>안전기준’에</w:delText>
          </w:r>
          <w:r w:rsidRPr="000C7330" w:rsidDel="008076F4">
            <w:rPr>
              <w:rFonts w:eastAsiaTheme="minorHAnsi" w:cs="굴림"/>
              <w:color w:val="000000" w:themeColor="text1"/>
              <w:kern w:val="0"/>
              <w:szCs w:val="24"/>
              <w:rPrChange w:id="8810" w:author="FURSYS" w:date="2025-12-04T15:42:00Z">
                <w:rPr>
                  <w:rFonts w:ascii="굴림" w:eastAsia="굴림" w:hAnsi="굴림" w:cs="굴림"/>
                  <w:color w:val="123456"/>
                  <w:kern w:val="0"/>
                  <w:sz w:val="24"/>
                  <w:szCs w:val="24"/>
                </w:rPr>
              </w:rPrChange>
            </w:rPr>
            <w:delText xml:space="preserve"> 따른다.</w:delText>
          </w:r>
        </w:del>
      </w:ins>
    </w:p>
    <w:p w14:paraId="1B903EB1" w14:textId="530A4ED2" w:rsidR="002E2521" w:rsidRPr="000C7330" w:rsidDel="008076F4" w:rsidRDefault="002E2521">
      <w:pPr>
        <w:rPr>
          <w:ins w:id="8811" w:author="이승준 (Seungjun Lee)" w:date="2025-07-29T11:35:00Z"/>
          <w:del w:id="8812" w:author="FURSYS" w:date="2025-08-06T14:26:00Z"/>
          <w:rFonts w:eastAsiaTheme="minorHAnsi" w:cs="굴림"/>
          <w:color w:val="000000" w:themeColor="text1"/>
          <w:kern w:val="0"/>
          <w:szCs w:val="24"/>
          <w:rPrChange w:id="8813" w:author="FURSYS" w:date="2025-12-04T15:42:00Z">
            <w:rPr>
              <w:ins w:id="8814" w:author="이승준 (Seungjun Lee)" w:date="2025-07-29T11:35:00Z"/>
              <w:del w:id="8815" w:author="FURSYS" w:date="2025-08-06T14:26:00Z"/>
              <w:rFonts w:ascii="굴림" w:eastAsia="굴림" w:hAnsi="굴림" w:cs="굴림"/>
              <w:kern w:val="0"/>
              <w:sz w:val="24"/>
              <w:szCs w:val="24"/>
            </w:rPr>
          </w:rPrChange>
        </w:rPr>
        <w:pPrChange w:id="8816" w:author="FURSYS" w:date="2025-08-06T14:26:00Z">
          <w:pPr>
            <w:widowControl/>
            <w:wordWrap/>
            <w:autoSpaceDE/>
            <w:autoSpaceDN/>
            <w:jc w:val="left"/>
          </w:pPr>
        </w:pPrChange>
      </w:pPr>
      <w:ins w:id="8817" w:author="이승준 (Seungjun Lee)" w:date="2025-07-29T11:35:00Z">
        <w:del w:id="8818" w:author="FURSYS" w:date="2025-08-06T14:26:00Z">
          <w:r w:rsidRPr="000C7330" w:rsidDel="008076F4">
            <w:rPr>
              <w:rFonts w:eastAsiaTheme="minorHAnsi" w:cs="굴림" w:hint="eastAsia"/>
              <w:color w:val="000000" w:themeColor="text1"/>
              <w:kern w:val="0"/>
              <w:szCs w:val="24"/>
              <w:rPrChange w:id="8819" w:author="FURSYS" w:date="2025-12-04T15:42:00Z">
                <w:rPr>
                  <w:rFonts w:ascii="굴림" w:eastAsia="굴림" w:hAnsi="굴림" w:cs="굴림" w:hint="eastAsia"/>
                  <w:color w:val="123456"/>
                  <w:kern w:val="0"/>
                  <w:sz w:val="24"/>
                  <w:szCs w:val="24"/>
                </w:rPr>
              </w:rPrChange>
            </w:rPr>
            <w:delText> </w:delText>
          </w:r>
        </w:del>
      </w:ins>
    </w:p>
    <w:p w14:paraId="07C1BF68" w14:textId="2E636341" w:rsidR="002E2521" w:rsidRPr="000C7330" w:rsidDel="008076F4" w:rsidRDefault="002E2521">
      <w:pPr>
        <w:rPr>
          <w:ins w:id="8820" w:author="이승준 (Seungjun Lee)" w:date="2025-07-29T11:35:00Z"/>
          <w:del w:id="8821" w:author="FURSYS" w:date="2025-08-06T14:26:00Z"/>
          <w:rFonts w:eastAsiaTheme="minorHAnsi" w:cs="굴림"/>
          <w:color w:val="000000" w:themeColor="text1"/>
          <w:kern w:val="0"/>
          <w:szCs w:val="24"/>
          <w:rPrChange w:id="8822" w:author="FURSYS" w:date="2025-12-04T15:42:00Z">
            <w:rPr>
              <w:ins w:id="8823" w:author="이승준 (Seungjun Lee)" w:date="2025-07-29T11:35:00Z"/>
              <w:del w:id="8824" w:author="FURSYS" w:date="2025-08-06T14:26:00Z"/>
              <w:rFonts w:ascii="굴림" w:eastAsia="굴림" w:hAnsi="굴림" w:cs="굴림"/>
              <w:kern w:val="0"/>
              <w:sz w:val="24"/>
              <w:szCs w:val="24"/>
            </w:rPr>
          </w:rPrChange>
        </w:rPr>
        <w:pPrChange w:id="8825" w:author="FURSYS" w:date="2025-08-06T14:26:00Z">
          <w:pPr>
            <w:widowControl/>
            <w:wordWrap/>
            <w:autoSpaceDE/>
            <w:autoSpaceDN/>
            <w:jc w:val="left"/>
          </w:pPr>
        </w:pPrChange>
      </w:pPr>
      <w:ins w:id="8826" w:author="이승준 (Seungjun Lee)" w:date="2025-07-29T11:35:00Z">
        <w:del w:id="8827" w:author="FURSYS" w:date="2025-08-06T14:26:00Z">
          <w:r w:rsidRPr="000C7330" w:rsidDel="008076F4">
            <w:rPr>
              <w:rFonts w:eastAsiaTheme="minorHAnsi" w:cs="굴림" w:hint="eastAsia"/>
              <w:b/>
              <w:bCs/>
              <w:color w:val="000000" w:themeColor="text1"/>
              <w:kern w:val="0"/>
              <w:szCs w:val="24"/>
              <w:rPrChange w:id="8828" w:author="FURSYS" w:date="2025-12-04T15:42:00Z">
                <w:rPr>
                  <w:rFonts w:ascii="굴림" w:eastAsia="굴림" w:hAnsi="굴림" w:cs="굴림" w:hint="eastAsia"/>
                  <w:b/>
                  <w:bCs/>
                  <w:color w:val="123456"/>
                  <w:kern w:val="0"/>
                  <w:sz w:val="24"/>
                  <w:szCs w:val="24"/>
                </w:rPr>
              </w:rPrChange>
            </w:rPr>
            <w:delText>제</w:delText>
          </w:r>
          <w:r w:rsidRPr="000C7330" w:rsidDel="008076F4">
            <w:rPr>
              <w:rFonts w:eastAsiaTheme="minorHAnsi" w:cs="굴림"/>
              <w:b/>
              <w:bCs/>
              <w:color w:val="000000" w:themeColor="text1"/>
              <w:kern w:val="0"/>
              <w:szCs w:val="24"/>
              <w:rPrChange w:id="8829" w:author="FURSYS" w:date="2025-12-04T15:42:00Z">
                <w:rPr>
                  <w:rFonts w:ascii="굴림" w:eastAsia="굴림" w:hAnsi="굴림" w:cs="굴림"/>
                  <w:b/>
                  <w:bCs/>
                  <w:color w:val="123456"/>
                  <w:kern w:val="0"/>
                  <w:sz w:val="24"/>
                  <w:szCs w:val="24"/>
                </w:rPr>
              </w:rPrChange>
            </w:rPr>
            <w:delText xml:space="preserve">5조(FM 중대위험 </w:delText>
          </w:r>
          <w:r w:rsidRPr="000C7330" w:rsidDel="008076F4">
            <w:rPr>
              <w:rFonts w:eastAsiaTheme="minorHAnsi" w:cs="굴림" w:hint="eastAsia"/>
              <w:b/>
              <w:bCs/>
              <w:color w:val="000000" w:themeColor="text1"/>
              <w:kern w:val="0"/>
              <w:szCs w:val="24"/>
              <w:rPrChange w:id="8830" w:author="FURSYS" w:date="2025-12-04T15:42:00Z">
                <w:rPr>
                  <w:rFonts w:ascii="굴림" w:eastAsia="굴림" w:hAnsi="굴림" w:cs="굴림" w:hint="eastAsia"/>
                  <w:b/>
                  <w:bCs/>
                  <w:color w:val="123456"/>
                  <w:kern w:val="0"/>
                  <w:sz w:val="24"/>
                  <w:szCs w:val="24"/>
                </w:rPr>
              </w:rPrChange>
            </w:rPr>
            <w:delText>작업</w:delText>
          </w:r>
          <w:r w:rsidRPr="000C7330" w:rsidDel="008076F4">
            <w:rPr>
              <w:rFonts w:eastAsiaTheme="minorHAnsi" w:cs="굴림"/>
              <w:b/>
              <w:bCs/>
              <w:color w:val="000000" w:themeColor="text1"/>
              <w:kern w:val="0"/>
              <w:szCs w:val="24"/>
              <w:rPrChange w:id="8831" w:author="FURSYS" w:date="2025-12-04T15:42:00Z">
                <w:rPr>
                  <w:rFonts w:ascii="굴림" w:eastAsia="굴림" w:hAnsi="굴림" w:cs="굴림"/>
                  <w:b/>
                  <w:bCs/>
                  <w:color w:val="123456"/>
                  <w:kern w:val="0"/>
                  <w:sz w:val="24"/>
                  <w:szCs w:val="24"/>
                </w:rPr>
              </w:rPrChange>
            </w:rPr>
            <w:delText xml:space="preserve"> </w:delText>
          </w:r>
          <w:r w:rsidRPr="000C7330" w:rsidDel="008076F4">
            <w:rPr>
              <w:rFonts w:eastAsiaTheme="minorHAnsi" w:cs="굴림" w:hint="eastAsia"/>
              <w:b/>
              <w:bCs/>
              <w:color w:val="000000" w:themeColor="text1"/>
              <w:kern w:val="0"/>
              <w:szCs w:val="24"/>
              <w:rPrChange w:id="8832" w:author="FURSYS" w:date="2025-12-04T15:42:00Z">
                <w:rPr>
                  <w:rFonts w:ascii="굴림" w:eastAsia="굴림" w:hAnsi="굴림" w:cs="굴림" w:hint="eastAsia"/>
                  <w:b/>
                  <w:bCs/>
                  <w:color w:val="123456"/>
                  <w:kern w:val="0"/>
                  <w:sz w:val="24"/>
                  <w:szCs w:val="24"/>
                </w:rPr>
              </w:rPrChange>
            </w:rPr>
            <w:delText>안전기준</w:delText>
          </w:r>
          <w:r w:rsidRPr="000C7330" w:rsidDel="008076F4">
            <w:rPr>
              <w:rFonts w:eastAsiaTheme="minorHAnsi" w:cs="굴림"/>
              <w:b/>
              <w:bCs/>
              <w:color w:val="000000" w:themeColor="text1"/>
              <w:kern w:val="0"/>
              <w:szCs w:val="24"/>
              <w:rPrChange w:id="8833" w:author="FURSYS" w:date="2025-12-04T15:42:00Z">
                <w:rPr>
                  <w:rFonts w:ascii="굴림" w:eastAsia="굴림" w:hAnsi="굴림" w:cs="굴림"/>
                  <w:b/>
                  <w:bCs/>
                  <w:color w:val="123456"/>
                  <w:kern w:val="0"/>
                  <w:sz w:val="24"/>
                  <w:szCs w:val="24"/>
                </w:rPr>
              </w:rPrChange>
            </w:rPr>
            <w:delText xml:space="preserve"> </w:delText>
          </w:r>
          <w:r w:rsidRPr="000C7330" w:rsidDel="008076F4">
            <w:rPr>
              <w:rFonts w:eastAsiaTheme="minorHAnsi" w:cs="굴림" w:hint="eastAsia"/>
              <w:b/>
              <w:bCs/>
              <w:color w:val="000000" w:themeColor="text1"/>
              <w:kern w:val="0"/>
              <w:szCs w:val="24"/>
              <w:rPrChange w:id="8834" w:author="FURSYS" w:date="2025-12-04T15:42:00Z">
                <w:rPr>
                  <w:rFonts w:ascii="굴림" w:eastAsia="굴림" w:hAnsi="굴림" w:cs="굴림" w:hint="eastAsia"/>
                  <w:b/>
                  <w:bCs/>
                  <w:color w:val="123456"/>
                  <w:kern w:val="0"/>
                  <w:sz w:val="24"/>
                  <w:szCs w:val="24"/>
                </w:rPr>
              </w:rPrChange>
            </w:rPr>
            <w:delText>이행</w:delText>
          </w:r>
          <w:r w:rsidRPr="000C7330" w:rsidDel="008076F4">
            <w:rPr>
              <w:rFonts w:eastAsiaTheme="minorHAnsi" w:cs="굴림"/>
              <w:b/>
              <w:bCs/>
              <w:color w:val="000000" w:themeColor="text1"/>
              <w:kern w:val="0"/>
              <w:szCs w:val="24"/>
              <w:rPrChange w:id="8835" w:author="FURSYS" w:date="2025-12-04T15:42:00Z">
                <w:rPr>
                  <w:rFonts w:ascii="굴림" w:eastAsia="굴림" w:hAnsi="굴림" w:cs="굴림"/>
                  <w:b/>
                  <w:bCs/>
                  <w:color w:val="123456"/>
                  <w:kern w:val="0"/>
                  <w:sz w:val="24"/>
                  <w:szCs w:val="24"/>
                </w:rPr>
              </w:rPrChange>
            </w:rPr>
            <w:delText xml:space="preserve"> </w:delText>
          </w:r>
          <w:r w:rsidRPr="000C7330" w:rsidDel="008076F4">
            <w:rPr>
              <w:rFonts w:eastAsiaTheme="minorHAnsi" w:cs="굴림" w:hint="eastAsia"/>
              <w:b/>
              <w:bCs/>
              <w:color w:val="000000" w:themeColor="text1"/>
              <w:kern w:val="0"/>
              <w:szCs w:val="24"/>
              <w:rPrChange w:id="8836" w:author="FURSYS" w:date="2025-12-04T15:42:00Z">
                <w:rPr>
                  <w:rFonts w:ascii="굴림" w:eastAsia="굴림" w:hAnsi="굴림" w:cs="굴림" w:hint="eastAsia"/>
                  <w:b/>
                  <w:bCs/>
                  <w:color w:val="123456"/>
                  <w:kern w:val="0"/>
                  <w:sz w:val="24"/>
                  <w:szCs w:val="24"/>
                </w:rPr>
              </w:rPrChange>
            </w:rPr>
            <w:delText>의무</w:delText>
          </w:r>
          <w:r w:rsidRPr="000C7330" w:rsidDel="008076F4">
            <w:rPr>
              <w:rFonts w:eastAsiaTheme="minorHAnsi" w:cs="굴림"/>
              <w:b/>
              <w:bCs/>
              <w:color w:val="000000" w:themeColor="text1"/>
              <w:kern w:val="0"/>
              <w:szCs w:val="24"/>
              <w:rPrChange w:id="8837" w:author="FURSYS" w:date="2025-12-04T15:42:00Z">
                <w:rPr>
                  <w:rFonts w:ascii="굴림" w:eastAsia="굴림" w:hAnsi="굴림" w:cs="굴림"/>
                  <w:b/>
                  <w:bCs/>
                  <w:color w:val="123456"/>
                  <w:kern w:val="0"/>
                  <w:sz w:val="24"/>
                  <w:szCs w:val="24"/>
                </w:rPr>
              </w:rPrChange>
            </w:rPr>
            <w:delText>)</w:delText>
          </w:r>
        </w:del>
      </w:ins>
    </w:p>
    <w:p w14:paraId="2ED8A79D" w14:textId="4EFD3E50" w:rsidR="002E2521" w:rsidRPr="000C7330" w:rsidDel="008076F4" w:rsidRDefault="002E2521">
      <w:pPr>
        <w:rPr>
          <w:ins w:id="8838" w:author="이승준 (Seungjun Lee)" w:date="2025-07-29T11:35:00Z"/>
          <w:del w:id="8839" w:author="FURSYS" w:date="2025-08-06T14:26:00Z"/>
          <w:rFonts w:eastAsiaTheme="minorHAnsi" w:cs="굴림"/>
          <w:color w:val="000000" w:themeColor="text1"/>
          <w:kern w:val="0"/>
          <w:szCs w:val="24"/>
          <w:rPrChange w:id="8840" w:author="FURSYS" w:date="2025-12-04T15:42:00Z">
            <w:rPr>
              <w:ins w:id="8841" w:author="이승준 (Seungjun Lee)" w:date="2025-07-29T11:35:00Z"/>
              <w:del w:id="8842" w:author="FURSYS" w:date="2025-08-06T14:26:00Z"/>
              <w:rFonts w:ascii="굴림" w:eastAsia="굴림" w:hAnsi="굴림" w:cs="굴림"/>
              <w:kern w:val="0"/>
              <w:sz w:val="24"/>
              <w:szCs w:val="24"/>
            </w:rPr>
          </w:rPrChange>
        </w:rPr>
        <w:pPrChange w:id="8843" w:author="FURSYS" w:date="2025-08-06T14:26:00Z">
          <w:pPr>
            <w:widowControl/>
            <w:wordWrap/>
            <w:autoSpaceDE/>
            <w:autoSpaceDN/>
            <w:jc w:val="left"/>
          </w:pPr>
        </w:pPrChange>
      </w:pPr>
      <w:ins w:id="8844" w:author="이승준 (Seungjun Lee)" w:date="2025-07-29T11:35:00Z">
        <w:del w:id="8845" w:author="FURSYS" w:date="2025-08-06T14:26:00Z">
          <w:r w:rsidRPr="000C7330" w:rsidDel="008076F4">
            <w:rPr>
              <w:rFonts w:eastAsiaTheme="minorHAnsi" w:cs="굴림" w:hint="eastAsia"/>
              <w:color w:val="000000" w:themeColor="text1"/>
              <w:kern w:val="0"/>
              <w:szCs w:val="24"/>
              <w:rPrChange w:id="8846" w:author="FURSYS" w:date="2025-12-04T15:42:00Z">
                <w:rPr>
                  <w:rFonts w:ascii="굴림" w:eastAsia="굴림" w:hAnsi="굴림" w:cs="굴림" w:hint="eastAsia"/>
                  <w:color w:val="123456"/>
                  <w:kern w:val="0"/>
                  <w:sz w:val="24"/>
                  <w:szCs w:val="24"/>
                </w:rPr>
              </w:rPrChange>
            </w:rPr>
            <w:delText>① ”을”은</w:delText>
          </w:r>
          <w:r w:rsidRPr="000C7330" w:rsidDel="008076F4">
            <w:rPr>
              <w:rFonts w:eastAsiaTheme="minorHAnsi" w:cs="굴림"/>
              <w:color w:val="000000" w:themeColor="text1"/>
              <w:kern w:val="0"/>
              <w:szCs w:val="24"/>
              <w:rPrChange w:id="8847" w:author="FURSYS" w:date="2025-12-04T15:42:00Z">
                <w:rPr>
                  <w:rFonts w:ascii="굴림" w:eastAsia="굴림" w:hAnsi="굴림" w:cs="굴림"/>
                  <w:color w:val="123456"/>
                  <w:kern w:val="0"/>
                  <w:sz w:val="24"/>
                  <w:szCs w:val="24"/>
                </w:rPr>
              </w:rPrChange>
            </w:rPr>
            <w:delText xml:space="preserve"> 작업 전 위험성평가를 실시한 뒤 예방 대책 및 FM 중대위험 작업 안전기준을 근로자에게 교육하고, 교육 결과를 문서로 기록 보관해야 하며, “</w:delText>
          </w:r>
          <w:r w:rsidRPr="000C7330" w:rsidDel="008076F4">
            <w:rPr>
              <w:rFonts w:eastAsiaTheme="minorHAnsi" w:cs="굴림" w:hint="eastAsia"/>
              <w:color w:val="000000" w:themeColor="text1"/>
              <w:kern w:val="0"/>
              <w:szCs w:val="24"/>
              <w:rPrChange w:id="8848" w:author="FURSYS" w:date="2025-12-04T15:42:00Z">
                <w:rPr>
                  <w:rFonts w:ascii="굴림" w:eastAsia="굴림" w:hAnsi="굴림" w:cs="굴림" w:hint="eastAsia"/>
                  <w:color w:val="123456"/>
                  <w:kern w:val="0"/>
                  <w:sz w:val="24"/>
                  <w:szCs w:val="24"/>
                </w:rPr>
              </w:rPrChange>
            </w:rPr>
            <w:delText>갑”이</w:delText>
          </w:r>
          <w:r w:rsidRPr="000C7330" w:rsidDel="008076F4">
            <w:rPr>
              <w:rFonts w:eastAsiaTheme="minorHAnsi" w:cs="굴림"/>
              <w:color w:val="000000" w:themeColor="text1"/>
              <w:kern w:val="0"/>
              <w:szCs w:val="24"/>
              <w:rPrChange w:id="8849" w:author="FURSYS" w:date="2025-12-04T15:42:00Z">
                <w:rPr>
                  <w:rFonts w:ascii="굴림" w:eastAsia="굴림" w:hAnsi="굴림" w:cs="굴림"/>
                  <w:color w:val="123456"/>
                  <w:kern w:val="0"/>
                  <w:sz w:val="24"/>
                  <w:szCs w:val="24"/>
                </w:rPr>
              </w:rPrChange>
            </w:rPr>
            <w:delText xml:space="preserve"> 교육결과를 요청한 경우에는 제출해야 한다.  </w:delText>
          </w:r>
        </w:del>
      </w:ins>
    </w:p>
    <w:p w14:paraId="48A2F9AB" w14:textId="7F60AC11" w:rsidR="002E2521" w:rsidRPr="000C7330" w:rsidDel="008076F4" w:rsidRDefault="002E2521">
      <w:pPr>
        <w:rPr>
          <w:ins w:id="8850" w:author="이승준 (Seungjun Lee)" w:date="2025-07-29T11:35:00Z"/>
          <w:del w:id="8851" w:author="FURSYS" w:date="2025-08-06T14:26:00Z"/>
          <w:rFonts w:eastAsiaTheme="minorHAnsi" w:cs="굴림"/>
          <w:color w:val="000000" w:themeColor="text1"/>
          <w:kern w:val="0"/>
          <w:szCs w:val="24"/>
          <w:rPrChange w:id="8852" w:author="FURSYS" w:date="2025-12-04T15:42:00Z">
            <w:rPr>
              <w:ins w:id="8853" w:author="이승준 (Seungjun Lee)" w:date="2025-07-29T11:35:00Z"/>
              <w:del w:id="8854" w:author="FURSYS" w:date="2025-08-06T14:26:00Z"/>
              <w:rFonts w:ascii="굴림" w:eastAsia="굴림" w:hAnsi="굴림" w:cs="굴림"/>
              <w:kern w:val="0"/>
              <w:sz w:val="24"/>
              <w:szCs w:val="24"/>
            </w:rPr>
          </w:rPrChange>
        </w:rPr>
        <w:pPrChange w:id="8855" w:author="FURSYS" w:date="2025-08-06T14:26:00Z">
          <w:pPr>
            <w:widowControl/>
            <w:wordWrap/>
            <w:autoSpaceDE/>
            <w:autoSpaceDN/>
            <w:jc w:val="left"/>
          </w:pPr>
        </w:pPrChange>
      </w:pPr>
      <w:ins w:id="8856" w:author="이승준 (Seungjun Lee)" w:date="2025-07-29T11:35:00Z">
        <w:del w:id="8857" w:author="FURSYS" w:date="2025-08-06T14:26:00Z">
          <w:r w:rsidRPr="000C7330" w:rsidDel="008076F4">
            <w:rPr>
              <w:rFonts w:eastAsiaTheme="minorHAnsi" w:cs="굴림" w:hint="eastAsia"/>
              <w:color w:val="000000" w:themeColor="text1"/>
              <w:kern w:val="0"/>
              <w:szCs w:val="24"/>
              <w:rPrChange w:id="8858" w:author="FURSYS" w:date="2025-12-04T15:42:00Z">
                <w:rPr>
                  <w:rFonts w:ascii="굴림" w:eastAsia="굴림" w:hAnsi="굴림" w:cs="굴림" w:hint="eastAsia"/>
                  <w:color w:val="123456"/>
                  <w:kern w:val="0"/>
                  <w:sz w:val="24"/>
                  <w:szCs w:val="24"/>
                </w:rPr>
              </w:rPrChange>
            </w:rPr>
            <w:delText>② ”을”은 </w:delText>
          </w:r>
          <w:r w:rsidRPr="000C7330" w:rsidDel="008076F4">
            <w:rPr>
              <w:rFonts w:eastAsiaTheme="minorHAnsi" w:cs="굴림"/>
              <w:color w:val="000000" w:themeColor="text1"/>
              <w:kern w:val="0"/>
              <w:szCs w:val="24"/>
              <w:rPrChange w:id="8859" w:author="FURSYS" w:date="2025-12-04T15:42:00Z">
                <w:rPr>
                  <w:rFonts w:ascii="굴림" w:eastAsia="굴림" w:hAnsi="굴림" w:cs="굴림"/>
                  <w:color w:val="123456"/>
                  <w:kern w:val="0"/>
                  <w:sz w:val="24"/>
                  <w:szCs w:val="24"/>
                </w:rPr>
              </w:rPrChange>
            </w:rPr>
            <w:delText xml:space="preserve">FM 중대위험 </w:delText>
          </w:r>
          <w:r w:rsidRPr="000C7330" w:rsidDel="008076F4">
            <w:rPr>
              <w:rFonts w:eastAsiaTheme="minorHAnsi" w:cs="굴림" w:hint="eastAsia"/>
              <w:color w:val="000000" w:themeColor="text1"/>
              <w:kern w:val="0"/>
              <w:szCs w:val="24"/>
              <w:rPrChange w:id="8860" w:author="FURSYS" w:date="2025-12-04T15:42:00Z">
                <w:rPr>
                  <w:rFonts w:ascii="굴림" w:eastAsia="굴림" w:hAnsi="굴림" w:cs="굴림" w:hint="eastAsia"/>
                  <w:color w:val="123456"/>
                  <w:kern w:val="0"/>
                  <w:sz w:val="24"/>
                  <w:szCs w:val="24"/>
                </w:rPr>
              </w:rPrChange>
            </w:rPr>
            <w:delText>작업</w:delText>
          </w:r>
          <w:r w:rsidRPr="000C7330" w:rsidDel="008076F4">
            <w:rPr>
              <w:rFonts w:eastAsiaTheme="minorHAnsi" w:cs="굴림"/>
              <w:color w:val="000000" w:themeColor="text1"/>
              <w:kern w:val="0"/>
              <w:szCs w:val="24"/>
              <w:rPrChange w:id="8861"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62" w:author="FURSYS" w:date="2025-12-04T15:42:00Z">
                <w:rPr>
                  <w:rFonts w:ascii="굴림" w:eastAsia="굴림" w:hAnsi="굴림" w:cs="굴림" w:hint="eastAsia"/>
                  <w:color w:val="123456"/>
                  <w:kern w:val="0"/>
                  <w:sz w:val="24"/>
                  <w:szCs w:val="24"/>
                </w:rPr>
              </w:rPrChange>
            </w:rPr>
            <w:delText>안전기준이</w:delText>
          </w:r>
          <w:r w:rsidRPr="000C7330" w:rsidDel="008076F4">
            <w:rPr>
              <w:rFonts w:eastAsiaTheme="minorHAnsi" w:cs="굴림"/>
              <w:color w:val="000000" w:themeColor="text1"/>
              <w:kern w:val="0"/>
              <w:szCs w:val="24"/>
              <w:rPrChange w:id="8863"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64" w:author="FURSYS" w:date="2025-12-04T15:42:00Z">
                <w:rPr>
                  <w:rFonts w:ascii="굴림" w:eastAsia="굴림" w:hAnsi="굴림" w:cs="굴림" w:hint="eastAsia"/>
                  <w:color w:val="123456"/>
                  <w:kern w:val="0"/>
                  <w:sz w:val="24"/>
                  <w:szCs w:val="24"/>
                </w:rPr>
              </w:rPrChange>
            </w:rPr>
            <w:delText>준수될</w:delText>
          </w:r>
          <w:r w:rsidRPr="000C7330" w:rsidDel="008076F4">
            <w:rPr>
              <w:rFonts w:eastAsiaTheme="minorHAnsi" w:cs="굴림"/>
              <w:color w:val="000000" w:themeColor="text1"/>
              <w:kern w:val="0"/>
              <w:szCs w:val="24"/>
              <w:rPrChange w:id="8865"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66" w:author="FURSYS" w:date="2025-12-04T15:42:00Z">
                <w:rPr>
                  <w:rFonts w:ascii="굴림" w:eastAsia="굴림" w:hAnsi="굴림" w:cs="굴림" w:hint="eastAsia"/>
                  <w:color w:val="123456"/>
                  <w:kern w:val="0"/>
                  <w:sz w:val="24"/>
                  <w:szCs w:val="24"/>
                </w:rPr>
              </w:rPrChange>
            </w:rPr>
            <w:delText>수</w:delText>
          </w:r>
          <w:r w:rsidRPr="000C7330" w:rsidDel="008076F4">
            <w:rPr>
              <w:rFonts w:eastAsiaTheme="minorHAnsi" w:cs="굴림"/>
              <w:color w:val="000000" w:themeColor="text1"/>
              <w:kern w:val="0"/>
              <w:szCs w:val="24"/>
              <w:rPrChange w:id="886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68" w:author="FURSYS" w:date="2025-12-04T15:42:00Z">
                <w:rPr>
                  <w:rFonts w:ascii="굴림" w:eastAsia="굴림" w:hAnsi="굴림" w:cs="굴림" w:hint="eastAsia"/>
                  <w:color w:val="123456"/>
                  <w:kern w:val="0"/>
                  <w:sz w:val="24"/>
                  <w:szCs w:val="24"/>
                </w:rPr>
              </w:rPrChange>
            </w:rPr>
            <w:delText>있도록</w:delText>
          </w:r>
          <w:r w:rsidRPr="000C7330" w:rsidDel="008076F4">
            <w:rPr>
              <w:rFonts w:eastAsiaTheme="minorHAnsi" w:cs="굴림"/>
              <w:color w:val="000000" w:themeColor="text1"/>
              <w:kern w:val="0"/>
              <w:szCs w:val="24"/>
              <w:rPrChange w:id="8869"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70" w:author="FURSYS" w:date="2025-12-04T15:42:00Z">
                <w:rPr>
                  <w:rFonts w:ascii="굴림" w:eastAsia="굴림" w:hAnsi="굴림" w:cs="굴림" w:hint="eastAsia"/>
                  <w:color w:val="123456"/>
                  <w:kern w:val="0"/>
                  <w:sz w:val="24"/>
                  <w:szCs w:val="24"/>
                </w:rPr>
              </w:rPrChange>
            </w:rPr>
            <w:delText>필요</w:delText>
          </w:r>
          <w:r w:rsidRPr="000C7330" w:rsidDel="008076F4">
            <w:rPr>
              <w:rFonts w:eastAsiaTheme="minorHAnsi" w:cs="굴림"/>
              <w:color w:val="000000" w:themeColor="text1"/>
              <w:kern w:val="0"/>
              <w:szCs w:val="24"/>
              <w:rPrChange w:id="8871"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72" w:author="FURSYS" w:date="2025-12-04T15:42:00Z">
                <w:rPr>
                  <w:rFonts w:ascii="굴림" w:eastAsia="굴림" w:hAnsi="굴림" w:cs="굴림" w:hint="eastAsia"/>
                  <w:color w:val="123456"/>
                  <w:kern w:val="0"/>
                  <w:sz w:val="24"/>
                  <w:szCs w:val="24"/>
                </w:rPr>
              </w:rPrChange>
            </w:rPr>
            <w:delText>시</w:delText>
          </w:r>
          <w:r w:rsidRPr="000C7330" w:rsidDel="008076F4">
            <w:rPr>
              <w:rFonts w:eastAsiaTheme="minorHAnsi" w:cs="굴림"/>
              <w:color w:val="000000" w:themeColor="text1"/>
              <w:kern w:val="0"/>
              <w:szCs w:val="24"/>
              <w:rPrChange w:id="8873"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74" w:author="FURSYS" w:date="2025-12-04T15:42:00Z">
                <w:rPr>
                  <w:rFonts w:ascii="굴림" w:eastAsia="굴림" w:hAnsi="굴림" w:cs="굴림" w:hint="eastAsia"/>
                  <w:color w:val="123456"/>
                  <w:kern w:val="0"/>
                  <w:sz w:val="24"/>
                  <w:szCs w:val="24"/>
                </w:rPr>
              </w:rPrChange>
            </w:rPr>
            <w:delText>안전시설물을</w:delText>
          </w:r>
          <w:r w:rsidRPr="000C7330" w:rsidDel="008076F4">
            <w:rPr>
              <w:rFonts w:eastAsiaTheme="minorHAnsi" w:cs="굴림"/>
              <w:color w:val="000000" w:themeColor="text1"/>
              <w:kern w:val="0"/>
              <w:szCs w:val="24"/>
              <w:rPrChange w:id="8875"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76" w:author="FURSYS" w:date="2025-12-04T15:42:00Z">
                <w:rPr>
                  <w:rFonts w:ascii="굴림" w:eastAsia="굴림" w:hAnsi="굴림" w:cs="굴림" w:hint="eastAsia"/>
                  <w:color w:val="123456"/>
                  <w:kern w:val="0"/>
                  <w:sz w:val="24"/>
                  <w:szCs w:val="24"/>
                </w:rPr>
              </w:rPrChange>
            </w:rPr>
            <w:delText>설치하고</w:delText>
          </w:r>
          <w:r w:rsidRPr="000C7330" w:rsidDel="008076F4">
            <w:rPr>
              <w:rFonts w:eastAsiaTheme="minorHAnsi" w:cs="굴림"/>
              <w:color w:val="000000" w:themeColor="text1"/>
              <w:kern w:val="0"/>
              <w:szCs w:val="24"/>
              <w:rPrChange w:id="887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78" w:author="FURSYS" w:date="2025-12-04T15:42:00Z">
                <w:rPr>
                  <w:rFonts w:ascii="굴림" w:eastAsia="굴림" w:hAnsi="굴림" w:cs="굴림" w:hint="eastAsia"/>
                  <w:color w:val="123456"/>
                  <w:kern w:val="0"/>
                  <w:sz w:val="24"/>
                  <w:szCs w:val="24"/>
                </w:rPr>
              </w:rPrChange>
            </w:rPr>
            <w:delText>적합한</w:delText>
          </w:r>
          <w:r w:rsidRPr="000C7330" w:rsidDel="008076F4">
            <w:rPr>
              <w:rFonts w:eastAsiaTheme="minorHAnsi" w:cs="굴림"/>
              <w:color w:val="000000" w:themeColor="text1"/>
              <w:kern w:val="0"/>
              <w:szCs w:val="24"/>
              <w:rPrChange w:id="8879"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80" w:author="FURSYS" w:date="2025-12-04T15:42:00Z">
                <w:rPr>
                  <w:rFonts w:ascii="굴림" w:eastAsia="굴림" w:hAnsi="굴림" w:cs="굴림" w:hint="eastAsia"/>
                  <w:color w:val="123456"/>
                  <w:kern w:val="0"/>
                  <w:sz w:val="24"/>
                  <w:szCs w:val="24"/>
                </w:rPr>
              </w:rPrChange>
            </w:rPr>
            <w:delText>안전</w:delText>
          </w:r>
          <w:r w:rsidRPr="000C7330" w:rsidDel="008076F4">
            <w:rPr>
              <w:rFonts w:eastAsiaTheme="minorHAnsi" w:cs="굴림"/>
              <w:color w:val="000000" w:themeColor="text1"/>
              <w:kern w:val="0"/>
              <w:szCs w:val="24"/>
              <w:rPrChange w:id="8881"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82" w:author="FURSYS" w:date="2025-12-04T15:42:00Z">
                <w:rPr>
                  <w:rFonts w:ascii="굴림" w:eastAsia="굴림" w:hAnsi="굴림" w:cs="굴림" w:hint="eastAsia"/>
                  <w:color w:val="123456"/>
                  <w:kern w:val="0"/>
                  <w:sz w:val="24"/>
                  <w:szCs w:val="24"/>
                </w:rPr>
              </w:rPrChange>
            </w:rPr>
            <w:delText>보호구</w:delText>
          </w:r>
          <w:r w:rsidRPr="000C7330" w:rsidDel="008076F4">
            <w:rPr>
              <w:rFonts w:eastAsiaTheme="minorHAnsi" w:cs="굴림"/>
              <w:color w:val="000000" w:themeColor="text1"/>
              <w:kern w:val="0"/>
              <w:szCs w:val="24"/>
              <w:rPrChange w:id="8883"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84" w:author="FURSYS" w:date="2025-12-04T15:42:00Z">
                <w:rPr>
                  <w:rFonts w:ascii="굴림" w:eastAsia="굴림" w:hAnsi="굴림" w:cs="굴림" w:hint="eastAsia"/>
                  <w:color w:val="123456"/>
                  <w:kern w:val="0"/>
                  <w:sz w:val="24"/>
                  <w:szCs w:val="24"/>
                </w:rPr>
              </w:rPrChange>
            </w:rPr>
            <w:delText>및</w:delText>
          </w:r>
          <w:r w:rsidRPr="000C7330" w:rsidDel="008076F4">
            <w:rPr>
              <w:rFonts w:eastAsiaTheme="minorHAnsi" w:cs="굴림"/>
              <w:color w:val="000000" w:themeColor="text1"/>
              <w:kern w:val="0"/>
              <w:szCs w:val="24"/>
              <w:rPrChange w:id="8885"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86" w:author="FURSYS" w:date="2025-12-04T15:42:00Z">
                <w:rPr>
                  <w:rFonts w:ascii="굴림" w:eastAsia="굴림" w:hAnsi="굴림" w:cs="굴림" w:hint="eastAsia"/>
                  <w:color w:val="123456"/>
                  <w:kern w:val="0"/>
                  <w:sz w:val="24"/>
                  <w:szCs w:val="24"/>
                </w:rPr>
              </w:rPrChange>
            </w:rPr>
            <w:delText>안전장비를</w:delText>
          </w:r>
          <w:r w:rsidRPr="000C7330" w:rsidDel="008076F4">
            <w:rPr>
              <w:rFonts w:eastAsiaTheme="minorHAnsi" w:cs="굴림"/>
              <w:color w:val="000000" w:themeColor="text1"/>
              <w:kern w:val="0"/>
              <w:szCs w:val="24"/>
              <w:rPrChange w:id="888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88" w:author="FURSYS" w:date="2025-12-04T15:42:00Z">
                <w:rPr>
                  <w:rFonts w:ascii="굴림" w:eastAsia="굴림" w:hAnsi="굴림" w:cs="굴림" w:hint="eastAsia"/>
                  <w:color w:val="123456"/>
                  <w:kern w:val="0"/>
                  <w:sz w:val="24"/>
                  <w:szCs w:val="24"/>
                </w:rPr>
              </w:rPrChange>
            </w:rPr>
            <w:delText>근로자에게</w:delText>
          </w:r>
          <w:r w:rsidRPr="000C7330" w:rsidDel="008076F4">
            <w:rPr>
              <w:rFonts w:eastAsiaTheme="minorHAnsi" w:cs="굴림"/>
              <w:color w:val="000000" w:themeColor="text1"/>
              <w:kern w:val="0"/>
              <w:szCs w:val="24"/>
              <w:rPrChange w:id="8889"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890" w:author="FURSYS" w:date="2025-12-04T15:42:00Z">
                <w:rPr>
                  <w:rFonts w:ascii="굴림" w:eastAsia="굴림" w:hAnsi="굴림" w:cs="굴림" w:hint="eastAsia"/>
                  <w:color w:val="123456"/>
                  <w:kern w:val="0"/>
                  <w:sz w:val="24"/>
                  <w:szCs w:val="24"/>
                </w:rPr>
              </w:rPrChange>
            </w:rPr>
            <w:delText>착용</w:delText>
          </w:r>
          <w:r w:rsidRPr="000C7330" w:rsidDel="008076F4">
            <w:rPr>
              <w:rFonts w:eastAsiaTheme="minorHAnsi" w:cs="굴림"/>
              <w:color w:val="000000" w:themeColor="text1"/>
              <w:kern w:val="0"/>
              <w:szCs w:val="24"/>
              <w:rPrChange w:id="8891" w:author="FURSYS" w:date="2025-12-04T15:42:00Z">
                <w:rPr>
                  <w:rFonts w:ascii="굴림" w:eastAsia="굴림" w:hAnsi="굴림" w:cs="굴림"/>
                  <w:color w:val="123456"/>
                  <w:kern w:val="0"/>
                  <w:sz w:val="24"/>
                  <w:szCs w:val="24"/>
                </w:rPr>
              </w:rPrChange>
            </w:rPr>
            <w:delText>, </w:delText>
          </w:r>
          <w:r w:rsidRPr="000C7330" w:rsidDel="008076F4">
            <w:rPr>
              <w:rFonts w:eastAsiaTheme="minorHAnsi" w:cs="굴림" w:hint="eastAsia"/>
              <w:color w:val="000000" w:themeColor="text1"/>
              <w:kern w:val="0"/>
              <w:szCs w:val="24"/>
              <w:rPrChange w:id="8892" w:author="FURSYS" w:date="2025-12-04T15:42:00Z">
                <w:rPr>
                  <w:rFonts w:ascii="굴림" w:eastAsia="굴림" w:hAnsi="굴림" w:cs="굴림" w:hint="eastAsia"/>
                  <w:color w:val="123456"/>
                  <w:kern w:val="0"/>
                  <w:sz w:val="24"/>
                  <w:szCs w:val="24"/>
                </w:rPr>
              </w:rPrChange>
            </w:rPr>
            <w:delText>구비토록</w:delText>
          </w:r>
          <w:r w:rsidRPr="000C7330" w:rsidDel="008076F4">
            <w:rPr>
              <w:rFonts w:eastAsiaTheme="minorHAnsi" w:cs="굴림"/>
              <w:color w:val="000000" w:themeColor="text1"/>
              <w:kern w:val="0"/>
              <w:szCs w:val="24"/>
              <w:rPrChange w:id="8893" w:author="FURSYS" w:date="2025-12-04T15:42:00Z">
                <w:rPr>
                  <w:rFonts w:ascii="굴림" w:eastAsia="굴림" w:hAnsi="굴림" w:cs="굴림"/>
                  <w:color w:val="123456"/>
                  <w:kern w:val="0"/>
                  <w:sz w:val="24"/>
                  <w:szCs w:val="24"/>
                </w:rPr>
              </w:rPrChange>
            </w:rPr>
            <w:delText xml:space="preserve"> 하여야 한다.</w:delText>
          </w:r>
        </w:del>
      </w:ins>
    </w:p>
    <w:p w14:paraId="2F50E179" w14:textId="12B5F195" w:rsidR="002E2521" w:rsidRPr="000C7330" w:rsidDel="008076F4" w:rsidRDefault="002E2521">
      <w:pPr>
        <w:rPr>
          <w:ins w:id="8894" w:author="이승준 (Seungjun Lee)" w:date="2025-07-29T11:35:00Z"/>
          <w:del w:id="8895" w:author="FURSYS" w:date="2025-08-06T14:26:00Z"/>
          <w:rFonts w:eastAsiaTheme="minorHAnsi" w:cs="굴림"/>
          <w:color w:val="000000" w:themeColor="text1"/>
          <w:kern w:val="0"/>
          <w:szCs w:val="24"/>
          <w:rPrChange w:id="8896" w:author="FURSYS" w:date="2025-12-04T15:42:00Z">
            <w:rPr>
              <w:ins w:id="8897" w:author="이승준 (Seungjun Lee)" w:date="2025-07-29T11:35:00Z"/>
              <w:del w:id="8898" w:author="FURSYS" w:date="2025-08-06T14:26:00Z"/>
              <w:rFonts w:ascii="굴림" w:eastAsia="굴림" w:hAnsi="굴림" w:cs="굴림"/>
              <w:kern w:val="0"/>
              <w:sz w:val="24"/>
              <w:szCs w:val="24"/>
            </w:rPr>
          </w:rPrChange>
        </w:rPr>
        <w:pPrChange w:id="8899" w:author="FURSYS" w:date="2025-08-06T14:26:00Z">
          <w:pPr>
            <w:widowControl/>
            <w:wordWrap/>
            <w:autoSpaceDE/>
            <w:autoSpaceDN/>
            <w:jc w:val="left"/>
          </w:pPr>
        </w:pPrChange>
      </w:pPr>
      <w:ins w:id="8900" w:author="이승준 (Seungjun Lee)" w:date="2025-07-29T11:35:00Z">
        <w:del w:id="8901" w:author="FURSYS" w:date="2025-08-06T14:26:00Z">
          <w:r w:rsidRPr="000C7330" w:rsidDel="008076F4">
            <w:rPr>
              <w:rFonts w:eastAsiaTheme="minorHAnsi" w:cs="굴림" w:hint="eastAsia"/>
              <w:color w:val="000000" w:themeColor="text1"/>
              <w:kern w:val="0"/>
              <w:szCs w:val="24"/>
              <w:rPrChange w:id="8902" w:author="FURSYS" w:date="2025-12-04T15:42:00Z">
                <w:rPr>
                  <w:rFonts w:ascii="굴림" w:eastAsia="굴림" w:hAnsi="굴림" w:cs="굴림" w:hint="eastAsia"/>
                  <w:color w:val="123456"/>
                  <w:kern w:val="0"/>
                  <w:sz w:val="24"/>
                  <w:szCs w:val="24"/>
                </w:rPr>
              </w:rPrChange>
            </w:rPr>
            <w:delText>③ ”을”은 </w:delText>
          </w:r>
          <w:r w:rsidRPr="000C7330" w:rsidDel="008076F4">
            <w:rPr>
              <w:rFonts w:eastAsiaTheme="minorHAnsi" w:cs="굴림"/>
              <w:color w:val="000000" w:themeColor="text1"/>
              <w:kern w:val="0"/>
              <w:szCs w:val="24"/>
              <w:rPrChange w:id="8903" w:author="FURSYS" w:date="2025-12-04T15:42:00Z">
                <w:rPr>
                  <w:rFonts w:ascii="굴림" w:eastAsia="굴림" w:hAnsi="굴림" w:cs="굴림"/>
                  <w:color w:val="123456"/>
                  <w:kern w:val="0"/>
                  <w:sz w:val="24"/>
                  <w:szCs w:val="24"/>
                </w:rPr>
              </w:rPrChange>
            </w:rPr>
            <w:delText xml:space="preserve">FM 중대위험 </w:delText>
          </w:r>
          <w:r w:rsidRPr="000C7330" w:rsidDel="008076F4">
            <w:rPr>
              <w:rFonts w:eastAsiaTheme="minorHAnsi" w:cs="굴림" w:hint="eastAsia"/>
              <w:color w:val="000000" w:themeColor="text1"/>
              <w:kern w:val="0"/>
              <w:szCs w:val="24"/>
              <w:rPrChange w:id="8904" w:author="FURSYS" w:date="2025-12-04T15:42:00Z">
                <w:rPr>
                  <w:rFonts w:ascii="굴림" w:eastAsia="굴림" w:hAnsi="굴림" w:cs="굴림" w:hint="eastAsia"/>
                  <w:color w:val="123456"/>
                  <w:kern w:val="0"/>
                  <w:sz w:val="24"/>
                  <w:szCs w:val="24"/>
                </w:rPr>
              </w:rPrChange>
            </w:rPr>
            <w:delText>작업</w:delText>
          </w:r>
          <w:r w:rsidRPr="000C7330" w:rsidDel="008076F4">
            <w:rPr>
              <w:rFonts w:eastAsiaTheme="minorHAnsi" w:cs="굴림"/>
              <w:color w:val="000000" w:themeColor="text1"/>
              <w:kern w:val="0"/>
              <w:szCs w:val="24"/>
              <w:rPrChange w:id="8905"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06" w:author="FURSYS" w:date="2025-12-04T15:42:00Z">
                <w:rPr>
                  <w:rFonts w:ascii="굴림" w:eastAsia="굴림" w:hAnsi="굴림" w:cs="굴림" w:hint="eastAsia"/>
                  <w:color w:val="123456"/>
                  <w:kern w:val="0"/>
                  <w:sz w:val="24"/>
                  <w:szCs w:val="24"/>
                </w:rPr>
              </w:rPrChange>
            </w:rPr>
            <w:delText>전</w:delText>
          </w:r>
          <w:r w:rsidRPr="000C7330" w:rsidDel="008076F4">
            <w:rPr>
              <w:rFonts w:eastAsiaTheme="minorHAnsi" w:cs="굴림"/>
              <w:color w:val="000000" w:themeColor="text1"/>
              <w:kern w:val="0"/>
              <w:szCs w:val="24"/>
              <w:rPrChange w:id="890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08" w:author="FURSYS" w:date="2025-12-04T15:42:00Z">
                <w:rPr>
                  <w:rFonts w:ascii="굴림" w:eastAsia="굴림" w:hAnsi="굴림" w:cs="굴림" w:hint="eastAsia"/>
                  <w:color w:val="123456"/>
                  <w:kern w:val="0"/>
                  <w:sz w:val="24"/>
                  <w:szCs w:val="24"/>
                </w:rPr>
              </w:rPrChange>
            </w:rPr>
            <w:delText>“갑”에게</w:delText>
          </w:r>
          <w:r w:rsidRPr="000C7330" w:rsidDel="008076F4">
            <w:rPr>
              <w:rFonts w:eastAsiaTheme="minorHAnsi" w:cs="굴림"/>
              <w:color w:val="000000" w:themeColor="text1"/>
              <w:kern w:val="0"/>
              <w:szCs w:val="24"/>
              <w:rPrChange w:id="8909" w:author="FURSYS" w:date="2025-12-04T15:42:00Z">
                <w:rPr>
                  <w:rFonts w:ascii="굴림" w:eastAsia="굴림" w:hAnsi="굴림" w:cs="굴림"/>
                  <w:color w:val="123456"/>
                  <w:kern w:val="0"/>
                  <w:sz w:val="24"/>
                  <w:szCs w:val="24"/>
                </w:rPr>
              </w:rPrChange>
            </w:rPr>
            <w:delText xml:space="preserve"> 작업을 </w:delText>
          </w:r>
          <w:r w:rsidRPr="000C7330" w:rsidDel="008076F4">
            <w:rPr>
              <w:rFonts w:eastAsiaTheme="minorHAnsi" w:cs="굴림" w:hint="eastAsia"/>
              <w:color w:val="000000" w:themeColor="text1"/>
              <w:kern w:val="0"/>
              <w:szCs w:val="24"/>
              <w:rPrChange w:id="8910" w:author="FURSYS" w:date="2025-12-04T15:42:00Z">
                <w:rPr>
                  <w:rFonts w:ascii="굴림" w:eastAsia="굴림" w:hAnsi="굴림" w:cs="굴림" w:hint="eastAsia"/>
                  <w:color w:val="123456"/>
                  <w:kern w:val="0"/>
                  <w:sz w:val="24"/>
                  <w:szCs w:val="24"/>
                </w:rPr>
              </w:rPrChange>
            </w:rPr>
            <w:delText>승인받아야</w:delText>
          </w:r>
          <w:r w:rsidRPr="000C7330" w:rsidDel="008076F4">
            <w:rPr>
              <w:rFonts w:eastAsiaTheme="minorHAnsi" w:cs="굴림"/>
              <w:color w:val="000000" w:themeColor="text1"/>
              <w:kern w:val="0"/>
              <w:szCs w:val="24"/>
              <w:rPrChange w:id="8911" w:author="FURSYS" w:date="2025-12-04T15:42:00Z">
                <w:rPr>
                  <w:rFonts w:ascii="굴림" w:eastAsia="굴림" w:hAnsi="굴림" w:cs="굴림"/>
                  <w:color w:val="123456"/>
                  <w:kern w:val="0"/>
                  <w:sz w:val="24"/>
                  <w:szCs w:val="24"/>
                </w:rPr>
              </w:rPrChange>
            </w:rPr>
            <w:delText xml:space="preserve"> 한다.</w:delText>
          </w:r>
        </w:del>
      </w:ins>
    </w:p>
    <w:p w14:paraId="4CE6BC51" w14:textId="2E19DDE6" w:rsidR="002E2521" w:rsidRPr="000C7330" w:rsidDel="008076F4" w:rsidRDefault="002E2521">
      <w:pPr>
        <w:rPr>
          <w:ins w:id="8912" w:author="이승준 (Seungjun Lee)" w:date="2025-07-29T11:35:00Z"/>
          <w:del w:id="8913" w:author="FURSYS" w:date="2025-08-06T14:26:00Z"/>
          <w:rFonts w:eastAsiaTheme="minorHAnsi" w:cs="굴림"/>
          <w:color w:val="000000" w:themeColor="text1"/>
          <w:kern w:val="0"/>
          <w:szCs w:val="24"/>
          <w:rPrChange w:id="8914" w:author="FURSYS" w:date="2025-12-04T15:42:00Z">
            <w:rPr>
              <w:ins w:id="8915" w:author="이승준 (Seungjun Lee)" w:date="2025-07-29T11:35:00Z"/>
              <w:del w:id="8916" w:author="FURSYS" w:date="2025-08-06T14:26:00Z"/>
              <w:rFonts w:ascii="굴림" w:eastAsia="굴림" w:hAnsi="굴림" w:cs="굴림"/>
              <w:kern w:val="0"/>
              <w:sz w:val="24"/>
              <w:szCs w:val="24"/>
            </w:rPr>
          </w:rPrChange>
        </w:rPr>
        <w:pPrChange w:id="8917" w:author="FURSYS" w:date="2025-08-06T14:26:00Z">
          <w:pPr>
            <w:widowControl/>
            <w:wordWrap/>
            <w:autoSpaceDE/>
            <w:autoSpaceDN/>
            <w:jc w:val="left"/>
          </w:pPr>
        </w:pPrChange>
      </w:pPr>
      <w:ins w:id="8918" w:author="이승준 (Seungjun Lee)" w:date="2025-07-29T11:35:00Z">
        <w:del w:id="8919" w:author="FURSYS" w:date="2025-08-06T14:26:00Z">
          <w:r w:rsidRPr="000C7330" w:rsidDel="008076F4">
            <w:rPr>
              <w:rFonts w:eastAsiaTheme="minorHAnsi" w:cs="굴림" w:hint="eastAsia"/>
              <w:color w:val="000000" w:themeColor="text1"/>
              <w:kern w:val="0"/>
              <w:szCs w:val="24"/>
              <w:rPrChange w:id="8920" w:author="FURSYS" w:date="2025-12-04T15:42:00Z">
                <w:rPr>
                  <w:rFonts w:ascii="굴림" w:eastAsia="굴림" w:hAnsi="굴림" w:cs="굴림" w:hint="eastAsia"/>
                  <w:color w:val="123456"/>
                  <w:kern w:val="0"/>
                  <w:sz w:val="24"/>
                  <w:szCs w:val="24"/>
                </w:rPr>
              </w:rPrChange>
            </w:rPr>
            <w:delText>④ ”을”은 </w:delText>
          </w:r>
          <w:r w:rsidRPr="000C7330" w:rsidDel="008076F4">
            <w:rPr>
              <w:rFonts w:eastAsiaTheme="minorHAnsi" w:cs="굴림"/>
              <w:color w:val="000000" w:themeColor="text1"/>
              <w:kern w:val="0"/>
              <w:szCs w:val="24"/>
              <w:rPrChange w:id="8921" w:author="FURSYS" w:date="2025-12-04T15:42:00Z">
                <w:rPr>
                  <w:rFonts w:ascii="굴림" w:eastAsia="굴림" w:hAnsi="굴림" w:cs="굴림"/>
                  <w:color w:val="123456"/>
                  <w:kern w:val="0"/>
                  <w:sz w:val="24"/>
                  <w:szCs w:val="24"/>
                </w:rPr>
              </w:rPrChange>
            </w:rPr>
            <w:delText xml:space="preserve">FM 중대위험 </w:delText>
          </w:r>
          <w:r w:rsidRPr="000C7330" w:rsidDel="008076F4">
            <w:rPr>
              <w:rFonts w:eastAsiaTheme="minorHAnsi" w:cs="굴림" w:hint="eastAsia"/>
              <w:color w:val="000000" w:themeColor="text1"/>
              <w:kern w:val="0"/>
              <w:szCs w:val="24"/>
              <w:rPrChange w:id="8922" w:author="FURSYS" w:date="2025-12-04T15:42:00Z">
                <w:rPr>
                  <w:rFonts w:ascii="굴림" w:eastAsia="굴림" w:hAnsi="굴림" w:cs="굴림" w:hint="eastAsia"/>
                  <w:color w:val="123456"/>
                  <w:kern w:val="0"/>
                  <w:sz w:val="24"/>
                  <w:szCs w:val="24"/>
                </w:rPr>
              </w:rPrChange>
            </w:rPr>
            <w:delText>작업</w:delText>
          </w:r>
          <w:r w:rsidRPr="000C7330" w:rsidDel="008076F4">
            <w:rPr>
              <w:rFonts w:eastAsiaTheme="minorHAnsi" w:cs="굴림"/>
              <w:color w:val="000000" w:themeColor="text1"/>
              <w:kern w:val="0"/>
              <w:szCs w:val="24"/>
              <w:rPrChange w:id="8923"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24" w:author="FURSYS" w:date="2025-12-04T15:42:00Z">
                <w:rPr>
                  <w:rFonts w:ascii="굴림" w:eastAsia="굴림" w:hAnsi="굴림" w:cs="굴림" w:hint="eastAsia"/>
                  <w:color w:val="123456"/>
                  <w:kern w:val="0"/>
                  <w:sz w:val="24"/>
                  <w:szCs w:val="24"/>
                </w:rPr>
              </w:rPrChange>
            </w:rPr>
            <w:delText>전</w:delText>
          </w:r>
          <w:r w:rsidRPr="000C7330" w:rsidDel="008076F4">
            <w:rPr>
              <w:rFonts w:eastAsiaTheme="minorHAnsi" w:cs="굴림"/>
              <w:color w:val="000000" w:themeColor="text1"/>
              <w:kern w:val="0"/>
              <w:szCs w:val="24"/>
              <w:rPrChange w:id="8925" w:author="FURSYS" w:date="2025-12-04T15:42:00Z">
                <w:rPr>
                  <w:rFonts w:ascii="굴림" w:eastAsia="굴림" w:hAnsi="굴림" w:cs="굴림"/>
                  <w:color w:val="123456"/>
                  <w:kern w:val="0"/>
                  <w:sz w:val="24"/>
                  <w:szCs w:val="24"/>
                </w:rPr>
              </w:rPrChange>
            </w:rPr>
            <w:delText xml:space="preserve">, 중에 </w:delText>
          </w:r>
          <w:r w:rsidRPr="000C7330" w:rsidDel="008076F4">
            <w:rPr>
              <w:rFonts w:eastAsiaTheme="minorHAnsi" w:cs="굴림" w:hint="eastAsia"/>
              <w:color w:val="000000" w:themeColor="text1"/>
              <w:kern w:val="0"/>
              <w:szCs w:val="24"/>
              <w:rPrChange w:id="8926" w:author="FURSYS" w:date="2025-12-04T15:42:00Z">
                <w:rPr>
                  <w:rFonts w:ascii="굴림" w:eastAsia="굴림" w:hAnsi="굴림" w:cs="굴림" w:hint="eastAsia"/>
                  <w:color w:val="123456"/>
                  <w:kern w:val="0"/>
                  <w:sz w:val="24"/>
                  <w:szCs w:val="24"/>
                </w:rPr>
              </w:rPrChange>
            </w:rPr>
            <w:delText>안전조치</w:delText>
          </w:r>
          <w:r w:rsidRPr="000C7330" w:rsidDel="008076F4">
            <w:rPr>
              <w:rFonts w:eastAsiaTheme="minorHAnsi" w:cs="굴림"/>
              <w:color w:val="000000" w:themeColor="text1"/>
              <w:kern w:val="0"/>
              <w:szCs w:val="24"/>
              <w:rPrChange w:id="892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28" w:author="FURSYS" w:date="2025-12-04T15:42:00Z">
                <w:rPr>
                  <w:rFonts w:ascii="굴림" w:eastAsia="굴림" w:hAnsi="굴림" w:cs="굴림" w:hint="eastAsia"/>
                  <w:color w:val="123456"/>
                  <w:kern w:val="0"/>
                  <w:sz w:val="24"/>
                  <w:szCs w:val="24"/>
                </w:rPr>
              </w:rPrChange>
            </w:rPr>
            <w:delText>사항을</w:delText>
          </w:r>
          <w:r w:rsidRPr="000C7330" w:rsidDel="008076F4">
            <w:rPr>
              <w:rFonts w:eastAsiaTheme="minorHAnsi" w:cs="굴림"/>
              <w:color w:val="000000" w:themeColor="text1"/>
              <w:kern w:val="0"/>
              <w:szCs w:val="24"/>
              <w:rPrChange w:id="8929"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30" w:author="FURSYS" w:date="2025-12-04T15:42:00Z">
                <w:rPr>
                  <w:rFonts w:ascii="굴림" w:eastAsia="굴림" w:hAnsi="굴림" w:cs="굴림" w:hint="eastAsia"/>
                  <w:color w:val="123456"/>
                  <w:kern w:val="0"/>
                  <w:sz w:val="24"/>
                  <w:szCs w:val="24"/>
                </w:rPr>
              </w:rPrChange>
            </w:rPr>
            <w:delText>확인하고</w:delText>
          </w:r>
          <w:r w:rsidRPr="000C7330" w:rsidDel="008076F4">
            <w:rPr>
              <w:rFonts w:eastAsiaTheme="minorHAnsi" w:cs="굴림"/>
              <w:color w:val="000000" w:themeColor="text1"/>
              <w:kern w:val="0"/>
              <w:szCs w:val="24"/>
              <w:rPrChange w:id="8931"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32" w:author="FURSYS" w:date="2025-12-04T15:42:00Z">
                <w:rPr>
                  <w:rFonts w:ascii="굴림" w:eastAsia="굴림" w:hAnsi="굴림" w:cs="굴림" w:hint="eastAsia"/>
                  <w:color w:val="123456"/>
                  <w:kern w:val="0"/>
                  <w:sz w:val="24"/>
                  <w:szCs w:val="24"/>
                </w:rPr>
              </w:rPrChange>
            </w:rPr>
            <w:delText>준수하여야</w:delText>
          </w:r>
          <w:r w:rsidRPr="000C7330" w:rsidDel="008076F4">
            <w:rPr>
              <w:rFonts w:eastAsiaTheme="minorHAnsi" w:cs="굴림"/>
              <w:color w:val="000000" w:themeColor="text1"/>
              <w:kern w:val="0"/>
              <w:szCs w:val="24"/>
              <w:rPrChange w:id="8933"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34" w:author="FURSYS" w:date="2025-12-04T15:42:00Z">
                <w:rPr>
                  <w:rFonts w:ascii="굴림" w:eastAsia="굴림" w:hAnsi="굴림" w:cs="굴림" w:hint="eastAsia"/>
                  <w:color w:val="123456"/>
                  <w:kern w:val="0"/>
                  <w:sz w:val="24"/>
                  <w:szCs w:val="24"/>
                </w:rPr>
              </w:rPrChange>
            </w:rPr>
            <w:delText>하며</w:delText>
          </w:r>
          <w:r w:rsidRPr="000C7330" w:rsidDel="008076F4">
            <w:rPr>
              <w:rFonts w:eastAsiaTheme="minorHAnsi" w:cs="굴림"/>
              <w:color w:val="000000" w:themeColor="text1"/>
              <w:kern w:val="0"/>
              <w:szCs w:val="24"/>
              <w:rPrChange w:id="8935" w:author="FURSYS" w:date="2025-12-04T15:42:00Z">
                <w:rPr>
                  <w:rFonts w:ascii="굴림" w:eastAsia="굴림" w:hAnsi="굴림" w:cs="굴림"/>
                  <w:color w:val="123456"/>
                  <w:kern w:val="0"/>
                  <w:sz w:val="24"/>
                  <w:szCs w:val="24"/>
                </w:rPr>
              </w:rPrChange>
            </w:rPr>
            <w:delText xml:space="preserve">, 부적합 </w:delText>
          </w:r>
          <w:r w:rsidRPr="000C7330" w:rsidDel="008076F4">
            <w:rPr>
              <w:rFonts w:eastAsiaTheme="minorHAnsi" w:cs="굴림" w:hint="eastAsia"/>
              <w:color w:val="000000" w:themeColor="text1"/>
              <w:kern w:val="0"/>
              <w:szCs w:val="24"/>
              <w:rPrChange w:id="8936" w:author="FURSYS" w:date="2025-12-04T15:42:00Z">
                <w:rPr>
                  <w:rFonts w:ascii="굴림" w:eastAsia="굴림" w:hAnsi="굴림" w:cs="굴림" w:hint="eastAsia"/>
                  <w:color w:val="123456"/>
                  <w:kern w:val="0"/>
                  <w:sz w:val="24"/>
                  <w:szCs w:val="24"/>
                </w:rPr>
              </w:rPrChange>
            </w:rPr>
            <w:delText>사항이</w:delText>
          </w:r>
          <w:r w:rsidRPr="000C7330" w:rsidDel="008076F4">
            <w:rPr>
              <w:rFonts w:eastAsiaTheme="minorHAnsi" w:cs="굴림"/>
              <w:color w:val="000000" w:themeColor="text1"/>
              <w:kern w:val="0"/>
              <w:szCs w:val="24"/>
              <w:rPrChange w:id="893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38" w:author="FURSYS" w:date="2025-12-04T15:42:00Z">
                <w:rPr>
                  <w:rFonts w:ascii="굴림" w:eastAsia="굴림" w:hAnsi="굴림" w:cs="굴림" w:hint="eastAsia"/>
                  <w:color w:val="123456"/>
                  <w:kern w:val="0"/>
                  <w:sz w:val="24"/>
                  <w:szCs w:val="24"/>
                </w:rPr>
              </w:rPrChange>
            </w:rPr>
            <w:delText>있을</w:delText>
          </w:r>
          <w:r w:rsidRPr="000C7330" w:rsidDel="008076F4">
            <w:rPr>
              <w:rFonts w:eastAsiaTheme="minorHAnsi" w:cs="굴림"/>
              <w:color w:val="000000" w:themeColor="text1"/>
              <w:kern w:val="0"/>
              <w:szCs w:val="24"/>
              <w:rPrChange w:id="8939"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40" w:author="FURSYS" w:date="2025-12-04T15:42:00Z">
                <w:rPr>
                  <w:rFonts w:ascii="굴림" w:eastAsia="굴림" w:hAnsi="굴림" w:cs="굴림" w:hint="eastAsia"/>
                  <w:color w:val="123456"/>
                  <w:kern w:val="0"/>
                  <w:sz w:val="24"/>
                  <w:szCs w:val="24"/>
                </w:rPr>
              </w:rPrChange>
            </w:rPr>
            <w:delText>경우에는</w:delText>
          </w:r>
          <w:r w:rsidRPr="000C7330" w:rsidDel="008076F4">
            <w:rPr>
              <w:rFonts w:eastAsiaTheme="minorHAnsi" w:cs="굴림"/>
              <w:color w:val="000000" w:themeColor="text1"/>
              <w:kern w:val="0"/>
              <w:szCs w:val="24"/>
              <w:rPrChange w:id="8941"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42" w:author="FURSYS" w:date="2025-12-04T15:42:00Z">
                <w:rPr>
                  <w:rFonts w:ascii="굴림" w:eastAsia="굴림" w:hAnsi="굴림" w:cs="굴림" w:hint="eastAsia"/>
                  <w:color w:val="123456"/>
                  <w:kern w:val="0"/>
                  <w:sz w:val="24"/>
                  <w:szCs w:val="24"/>
                </w:rPr>
              </w:rPrChange>
            </w:rPr>
            <w:delText>안전조치가</w:delText>
          </w:r>
          <w:r w:rsidRPr="000C7330" w:rsidDel="008076F4">
            <w:rPr>
              <w:rFonts w:eastAsiaTheme="minorHAnsi" w:cs="굴림"/>
              <w:color w:val="000000" w:themeColor="text1"/>
              <w:kern w:val="0"/>
              <w:szCs w:val="24"/>
              <w:rPrChange w:id="8943"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44" w:author="FURSYS" w:date="2025-12-04T15:42:00Z">
                <w:rPr>
                  <w:rFonts w:ascii="굴림" w:eastAsia="굴림" w:hAnsi="굴림" w:cs="굴림" w:hint="eastAsia"/>
                  <w:color w:val="123456"/>
                  <w:kern w:val="0"/>
                  <w:sz w:val="24"/>
                  <w:szCs w:val="24"/>
                </w:rPr>
              </w:rPrChange>
            </w:rPr>
            <w:delText>완료될</w:delText>
          </w:r>
          <w:r w:rsidRPr="000C7330" w:rsidDel="008076F4">
            <w:rPr>
              <w:rFonts w:eastAsiaTheme="minorHAnsi" w:cs="굴림"/>
              <w:color w:val="000000" w:themeColor="text1"/>
              <w:kern w:val="0"/>
              <w:szCs w:val="24"/>
              <w:rPrChange w:id="8945"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46" w:author="FURSYS" w:date="2025-12-04T15:42:00Z">
                <w:rPr>
                  <w:rFonts w:ascii="굴림" w:eastAsia="굴림" w:hAnsi="굴림" w:cs="굴림" w:hint="eastAsia"/>
                  <w:color w:val="123456"/>
                  <w:kern w:val="0"/>
                  <w:sz w:val="24"/>
                  <w:szCs w:val="24"/>
                </w:rPr>
              </w:rPrChange>
            </w:rPr>
            <w:delText>때까지</w:delText>
          </w:r>
          <w:r w:rsidRPr="000C7330" w:rsidDel="008076F4">
            <w:rPr>
              <w:rFonts w:eastAsiaTheme="minorHAnsi" w:cs="굴림"/>
              <w:color w:val="000000" w:themeColor="text1"/>
              <w:kern w:val="0"/>
              <w:szCs w:val="24"/>
              <w:rPrChange w:id="894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48" w:author="FURSYS" w:date="2025-12-04T15:42:00Z">
                <w:rPr>
                  <w:rFonts w:ascii="굴림" w:eastAsia="굴림" w:hAnsi="굴림" w:cs="굴림" w:hint="eastAsia"/>
                  <w:color w:val="123456"/>
                  <w:kern w:val="0"/>
                  <w:sz w:val="24"/>
                  <w:szCs w:val="24"/>
                </w:rPr>
              </w:rPrChange>
            </w:rPr>
            <w:delText>작업을</w:delText>
          </w:r>
          <w:r w:rsidRPr="000C7330" w:rsidDel="008076F4">
            <w:rPr>
              <w:rFonts w:eastAsiaTheme="minorHAnsi" w:cs="굴림"/>
              <w:color w:val="000000" w:themeColor="text1"/>
              <w:kern w:val="0"/>
              <w:szCs w:val="24"/>
              <w:rPrChange w:id="8949"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50" w:author="FURSYS" w:date="2025-12-04T15:42:00Z">
                <w:rPr>
                  <w:rFonts w:ascii="굴림" w:eastAsia="굴림" w:hAnsi="굴림" w:cs="굴림" w:hint="eastAsia"/>
                  <w:color w:val="123456"/>
                  <w:kern w:val="0"/>
                  <w:sz w:val="24"/>
                  <w:szCs w:val="24"/>
                </w:rPr>
              </w:rPrChange>
            </w:rPr>
            <w:delText>시작하지</w:delText>
          </w:r>
          <w:r w:rsidRPr="000C7330" w:rsidDel="008076F4">
            <w:rPr>
              <w:rFonts w:eastAsiaTheme="minorHAnsi" w:cs="굴림"/>
              <w:color w:val="000000" w:themeColor="text1"/>
              <w:kern w:val="0"/>
              <w:szCs w:val="24"/>
              <w:rPrChange w:id="8951"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52" w:author="FURSYS" w:date="2025-12-04T15:42:00Z">
                <w:rPr>
                  <w:rFonts w:ascii="굴림" w:eastAsia="굴림" w:hAnsi="굴림" w:cs="굴림" w:hint="eastAsia"/>
                  <w:color w:val="123456"/>
                  <w:kern w:val="0"/>
                  <w:sz w:val="24"/>
                  <w:szCs w:val="24"/>
                </w:rPr>
              </w:rPrChange>
            </w:rPr>
            <w:delText>않아야</w:delText>
          </w:r>
          <w:r w:rsidRPr="000C7330" w:rsidDel="008076F4">
            <w:rPr>
              <w:rFonts w:eastAsiaTheme="minorHAnsi" w:cs="굴림"/>
              <w:color w:val="000000" w:themeColor="text1"/>
              <w:kern w:val="0"/>
              <w:szCs w:val="24"/>
              <w:rPrChange w:id="8953"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8954" w:author="FURSYS" w:date="2025-12-04T15:42:00Z">
                <w:rPr>
                  <w:rFonts w:ascii="굴림" w:eastAsia="굴림" w:hAnsi="굴림" w:cs="굴림" w:hint="eastAsia"/>
                  <w:color w:val="123456"/>
                  <w:kern w:val="0"/>
                  <w:sz w:val="24"/>
                  <w:szCs w:val="24"/>
                </w:rPr>
              </w:rPrChange>
            </w:rPr>
            <w:delText>한다</w:delText>
          </w:r>
          <w:r w:rsidRPr="000C7330" w:rsidDel="008076F4">
            <w:rPr>
              <w:rFonts w:eastAsiaTheme="minorHAnsi" w:cs="굴림"/>
              <w:color w:val="000000" w:themeColor="text1"/>
              <w:kern w:val="0"/>
              <w:szCs w:val="24"/>
              <w:rPrChange w:id="8955" w:author="FURSYS" w:date="2025-12-04T15:42:00Z">
                <w:rPr>
                  <w:rFonts w:ascii="굴림" w:eastAsia="굴림" w:hAnsi="굴림" w:cs="굴림"/>
                  <w:color w:val="123456"/>
                  <w:kern w:val="0"/>
                  <w:sz w:val="24"/>
                  <w:szCs w:val="24"/>
                </w:rPr>
              </w:rPrChange>
            </w:rPr>
            <w:delText>. 단, “</w:delText>
          </w:r>
          <w:r w:rsidRPr="000C7330" w:rsidDel="008076F4">
            <w:rPr>
              <w:rFonts w:eastAsiaTheme="minorHAnsi" w:cs="굴림" w:hint="eastAsia"/>
              <w:color w:val="000000" w:themeColor="text1"/>
              <w:kern w:val="0"/>
              <w:szCs w:val="24"/>
              <w:rPrChange w:id="8956" w:author="FURSYS" w:date="2025-12-04T15:42:00Z">
                <w:rPr>
                  <w:rFonts w:ascii="굴림" w:eastAsia="굴림" w:hAnsi="굴림" w:cs="굴림" w:hint="eastAsia"/>
                  <w:color w:val="123456"/>
                  <w:kern w:val="0"/>
                  <w:sz w:val="24"/>
                  <w:szCs w:val="24"/>
                </w:rPr>
              </w:rPrChange>
            </w:rPr>
            <w:delText>을”은</w:delText>
          </w:r>
          <w:r w:rsidRPr="000C7330" w:rsidDel="008076F4">
            <w:rPr>
              <w:rFonts w:eastAsiaTheme="minorHAnsi" w:cs="굴림"/>
              <w:color w:val="000000" w:themeColor="text1"/>
              <w:kern w:val="0"/>
              <w:szCs w:val="24"/>
              <w:rPrChange w:id="8957" w:author="FURSYS" w:date="2025-12-04T15:42:00Z">
                <w:rPr>
                  <w:rFonts w:ascii="굴림" w:eastAsia="굴림" w:hAnsi="굴림" w:cs="굴림"/>
                  <w:color w:val="123456"/>
                  <w:kern w:val="0"/>
                  <w:sz w:val="24"/>
                  <w:szCs w:val="24"/>
                </w:rPr>
              </w:rPrChange>
            </w:rPr>
            <w:delText xml:space="preserve"> 안전조치가 불가한 경우에는 지체없이 “</w:delText>
          </w:r>
          <w:r w:rsidRPr="000C7330" w:rsidDel="008076F4">
            <w:rPr>
              <w:rFonts w:eastAsiaTheme="minorHAnsi" w:cs="굴림" w:hint="eastAsia"/>
              <w:color w:val="000000" w:themeColor="text1"/>
              <w:kern w:val="0"/>
              <w:szCs w:val="24"/>
              <w:rPrChange w:id="8958" w:author="FURSYS" w:date="2025-12-04T15:42:00Z">
                <w:rPr>
                  <w:rFonts w:ascii="굴림" w:eastAsia="굴림" w:hAnsi="굴림" w:cs="굴림" w:hint="eastAsia"/>
                  <w:color w:val="123456"/>
                  <w:kern w:val="0"/>
                  <w:sz w:val="24"/>
                  <w:szCs w:val="24"/>
                </w:rPr>
              </w:rPrChange>
            </w:rPr>
            <w:delText>갑”에</w:delText>
          </w:r>
          <w:r w:rsidRPr="000C7330" w:rsidDel="008076F4">
            <w:rPr>
              <w:rFonts w:eastAsiaTheme="minorHAnsi" w:cs="굴림"/>
              <w:color w:val="000000" w:themeColor="text1"/>
              <w:kern w:val="0"/>
              <w:szCs w:val="24"/>
              <w:rPrChange w:id="8959" w:author="FURSYS" w:date="2025-12-04T15:42:00Z">
                <w:rPr>
                  <w:rFonts w:ascii="굴림" w:eastAsia="굴림" w:hAnsi="굴림" w:cs="굴림"/>
                  <w:color w:val="123456"/>
                  <w:kern w:val="0"/>
                  <w:sz w:val="24"/>
                  <w:szCs w:val="24"/>
                </w:rPr>
              </w:rPrChange>
            </w:rPr>
            <w:delText xml:space="preserve"> 통지하고 협의해야 한다.</w:delText>
          </w:r>
          <w:r w:rsidRPr="000C7330" w:rsidDel="008076F4">
            <w:rPr>
              <w:rFonts w:eastAsiaTheme="minorHAnsi" w:cs="굴림"/>
              <w:color w:val="000000" w:themeColor="text1"/>
              <w:kern w:val="0"/>
              <w:szCs w:val="24"/>
              <w:rPrChange w:id="8960" w:author="FURSYS" w:date="2025-12-04T15:42:00Z">
                <w:rPr>
                  <w:rFonts w:ascii="굴림" w:eastAsia="굴림" w:hAnsi="굴림" w:cs="굴림"/>
                  <w:kern w:val="0"/>
                  <w:sz w:val="24"/>
                  <w:szCs w:val="24"/>
                </w:rPr>
              </w:rPrChange>
            </w:rPr>
            <w:br/>
          </w:r>
          <w:r w:rsidRPr="000C7330" w:rsidDel="008076F4">
            <w:rPr>
              <w:rFonts w:eastAsiaTheme="minorHAnsi" w:cs="굴림"/>
              <w:color w:val="000000" w:themeColor="text1"/>
              <w:kern w:val="0"/>
              <w:szCs w:val="24"/>
              <w:rPrChange w:id="8961" w:author="FURSYS" w:date="2025-12-04T15:42:00Z">
                <w:rPr>
                  <w:rFonts w:ascii="굴림" w:eastAsia="굴림" w:hAnsi="굴림" w:cs="굴림"/>
                  <w:kern w:val="0"/>
                  <w:sz w:val="24"/>
                  <w:szCs w:val="24"/>
                </w:rPr>
              </w:rPrChange>
            </w:rPr>
            <w:br/>
          </w:r>
          <w:r w:rsidRPr="000C7330" w:rsidDel="008076F4">
            <w:rPr>
              <w:rFonts w:eastAsiaTheme="minorHAnsi" w:cs="굴림"/>
              <w:color w:val="000000" w:themeColor="text1"/>
              <w:kern w:val="0"/>
              <w:szCs w:val="24"/>
              <w:rPrChange w:id="8962" w:author="FURSYS" w:date="2025-12-04T15:42:00Z">
                <w:rPr>
                  <w:rFonts w:ascii="굴림" w:eastAsia="굴림" w:hAnsi="굴림" w:cs="굴림"/>
                  <w:kern w:val="0"/>
                  <w:sz w:val="24"/>
                  <w:szCs w:val="24"/>
                </w:rPr>
              </w:rPrChange>
            </w:rPr>
            <w:lastRenderedPageBreak/>
            <w:br/>
          </w:r>
        </w:del>
      </w:ins>
    </w:p>
    <w:p w14:paraId="4AD355B4" w14:textId="43B32BD1" w:rsidR="002E2521" w:rsidRPr="000C7330" w:rsidDel="008076F4" w:rsidRDefault="002E2521">
      <w:pPr>
        <w:rPr>
          <w:ins w:id="8963" w:author="이승준 (Seungjun Lee)" w:date="2025-07-29T11:35:00Z"/>
          <w:del w:id="8964" w:author="FURSYS" w:date="2025-08-06T14:26:00Z"/>
          <w:rFonts w:eastAsiaTheme="minorHAnsi" w:cs="굴림"/>
          <w:color w:val="000000" w:themeColor="text1"/>
          <w:kern w:val="0"/>
          <w:szCs w:val="24"/>
          <w:rPrChange w:id="8965" w:author="FURSYS" w:date="2025-12-04T15:42:00Z">
            <w:rPr>
              <w:ins w:id="8966" w:author="이승준 (Seungjun Lee)" w:date="2025-07-29T11:35:00Z"/>
              <w:del w:id="8967" w:author="FURSYS" w:date="2025-08-06T14:26:00Z"/>
              <w:rFonts w:ascii="굴림" w:eastAsia="굴림" w:hAnsi="굴림" w:cs="굴림"/>
              <w:kern w:val="0"/>
              <w:sz w:val="24"/>
              <w:szCs w:val="24"/>
            </w:rPr>
          </w:rPrChange>
        </w:rPr>
        <w:pPrChange w:id="8968" w:author="FURSYS" w:date="2025-08-06T14:26:00Z">
          <w:pPr>
            <w:widowControl/>
            <w:wordWrap/>
            <w:autoSpaceDE/>
            <w:autoSpaceDN/>
            <w:jc w:val="left"/>
          </w:pPr>
        </w:pPrChange>
      </w:pPr>
      <w:ins w:id="8969" w:author="이승준 (Seungjun Lee)" w:date="2025-07-29T11:35:00Z">
        <w:del w:id="8970" w:author="FURSYS" w:date="2025-08-06T14:26:00Z">
          <w:r w:rsidRPr="000C7330" w:rsidDel="008076F4">
            <w:rPr>
              <w:rFonts w:eastAsiaTheme="minorHAnsi" w:cs="굴림" w:hint="eastAsia"/>
              <w:b/>
              <w:bCs/>
              <w:color w:val="000000" w:themeColor="text1"/>
              <w:kern w:val="0"/>
              <w:szCs w:val="24"/>
              <w:rPrChange w:id="8971" w:author="FURSYS" w:date="2025-12-04T15:42:00Z">
                <w:rPr>
                  <w:rFonts w:ascii="굴림" w:eastAsia="굴림" w:hAnsi="굴림" w:cs="굴림" w:hint="eastAsia"/>
                  <w:b/>
                  <w:bCs/>
                  <w:color w:val="123456"/>
                  <w:kern w:val="0"/>
                  <w:sz w:val="24"/>
                  <w:szCs w:val="24"/>
                </w:rPr>
              </w:rPrChange>
            </w:rPr>
            <w:delText>제</w:delText>
          </w:r>
          <w:r w:rsidRPr="000C7330" w:rsidDel="008076F4">
            <w:rPr>
              <w:rFonts w:eastAsiaTheme="minorHAnsi" w:cs="굴림"/>
              <w:b/>
              <w:bCs/>
              <w:color w:val="000000" w:themeColor="text1"/>
              <w:kern w:val="0"/>
              <w:szCs w:val="24"/>
              <w:rPrChange w:id="8972" w:author="FURSYS" w:date="2025-12-04T15:42:00Z">
                <w:rPr>
                  <w:rFonts w:ascii="굴림" w:eastAsia="굴림" w:hAnsi="굴림" w:cs="굴림"/>
                  <w:b/>
                  <w:bCs/>
                  <w:color w:val="123456"/>
                  <w:kern w:val="0"/>
                  <w:sz w:val="24"/>
                  <w:szCs w:val="24"/>
                </w:rPr>
              </w:rPrChange>
            </w:rPr>
            <w:delText xml:space="preserve">6조(안전보건 </w:delText>
          </w:r>
          <w:r w:rsidRPr="000C7330" w:rsidDel="008076F4">
            <w:rPr>
              <w:rFonts w:eastAsiaTheme="minorHAnsi" w:cs="굴림" w:hint="eastAsia"/>
              <w:b/>
              <w:bCs/>
              <w:color w:val="000000" w:themeColor="text1"/>
              <w:kern w:val="0"/>
              <w:szCs w:val="24"/>
              <w:rPrChange w:id="8973" w:author="FURSYS" w:date="2025-12-04T15:42:00Z">
                <w:rPr>
                  <w:rFonts w:ascii="굴림" w:eastAsia="굴림" w:hAnsi="굴림" w:cs="굴림" w:hint="eastAsia"/>
                  <w:b/>
                  <w:bCs/>
                  <w:color w:val="123456"/>
                  <w:kern w:val="0"/>
                  <w:sz w:val="24"/>
                  <w:szCs w:val="24"/>
                </w:rPr>
              </w:rPrChange>
            </w:rPr>
            <w:delText>의사소통</w:delText>
          </w:r>
          <w:r w:rsidRPr="000C7330" w:rsidDel="008076F4">
            <w:rPr>
              <w:rFonts w:eastAsiaTheme="minorHAnsi" w:cs="굴림"/>
              <w:b/>
              <w:bCs/>
              <w:color w:val="000000" w:themeColor="text1"/>
              <w:kern w:val="0"/>
              <w:szCs w:val="24"/>
              <w:rPrChange w:id="8974" w:author="FURSYS" w:date="2025-12-04T15:42:00Z">
                <w:rPr>
                  <w:rFonts w:ascii="굴림" w:eastAsia="굴림" w:hAnsi="굴림" w:cs="굴림"/>
                  <w:b/>
                  <w:bCs/>
                  <w:color w:val="123456"/>
                  <w:kern w:val="0"/>
                  <w:sz w:val="24"/>
                  <w:szCs w:val="24"/>
                </w:rPr>
              </w:rPrChange>
            </w:rPr>
            <w:delText>)</w:delText>
          </w:r>
          <w:r w:rsidRPr="000C7330" w:rsidDel="008076F4">
            <w:rPr>
              <w:rFonts w:eastAsiaTheme="minorHAnsi" w:cs="굴림"/>
              <w:b/>
              <w:bCs/>
              <w:color w:val="000000" w:themeColor="text1"/>
              <w:kern w:val="0"/>
              <w:szCs w:val="24"/>
              <w:rPrChange w:id="8975" w:author="FURSYS" w:date="2025-12-04T15:42:00Z">
                <w:rPr>
                  <w:rFonts w:ascii="굴림" w:eastAsia="굴림" w:hAnsi="굴림" w:cs="굴림"/>
                  <w:b/>
                  <w:bCs/>
                  <w:color w:val="575757"/>
                  <w:kern w:val="0"/>
                  <w:sz w:val="24"/>
                  <w:szCs w:val="24"/>
                </w:rPr>
              </w:rPrChange>
            </w:rPr>
            <w:br/>
          </w:r>
          <w:r w:rsidRPr="000C7330" w:rsidDel="008076F4">
            <w:rPr>
              <w:rFonts w:eastAsiaTheme="minorHAnsi" w:cs="굴림" w:hint="eastAsia"/>
              <w:color w:val="000000" w:themeColor="text1"/>
              <w:kern w:val="0"/>
              <w:szCs w:val="24"/>
              <w:rPrChange w:id="8976" w:author="FURSYS" w:date="2025-12-04T15:42:00Z">
                <w:rPr>
                  <w:rFonts w:ascii="굴림" w:eastAsia="굴림" w:hAnsi="굴림" w:cs="굴림" w:hint="eastAsia"/>
                  <w:color w:val="123456"/>
                  <w:kern w:val="0"/>
                  <w:sz w:val="24"/>
                  <w:szCs w:val="24"/>
                </w:rPr>
              </w:rPrChange>
            </w:rPr>
            <w:delText> “갑”과 “을”은</w:delText>
          </w:r>
          <w:r w:rsidRPr="000C7330" w:rsidDel="008076F4">
            <w:rPr>
              <w:rFonts w:eastAsiaTheme="minorHAnsi" w:cs="굴림"/>
              <w:color w:val="000000" w:themeColor="text1"/>
              <w:kern w:val="0"/>
              <w:szCs w:val="24"/>
              <w:rPrChange w:id="8977" w:author="FURSYS" w:date="2025-12-04T15:42:00Z">
                <w:rPr>
                  <w:rFonts w:ascii="굴림" w:eastAsia="굴림" w:hAnsi="굴림" w:cs="굴림"/>
                  <w:color w:val="123456"/>
                  <w:kern w:val="0"/>
                  <w:sz w:val="24"/>
                  <w:szCs w:val="24"/>
                </w:rPr>
              </w:rPrChange>
            </w:rPr>
            <w:delText xml:space="preserve"> 안전보건 관련 의사소통을 효율적으로 수행하기 위해 당사에서 정하는 소통 수단 및 절차 가이드를 준수한다. 이를 통해 사업장의 </w:delText>
          </w:r>
          <w:r w:rsidRPr="000C7330" w:rsidDel="008076F4">
            <w:rPr>
              <w:rFonts w:eastAsiaTheme="minorHAnsi" w:cs="굴림" w:hint="eastAsia"/>
              <w:color w:val="000000" w:themeColor="text1"/>
              <w:kern w:val="0"/>
              <w:szCs w:val="24"/>
              <w:rPrChange w:id="8978" w:author="FURSYS" w:date="2025-12-04T15:42:00Z">
                <w:rPr>
                  <w:rFonts w:ascii="굴림" w:eastAsia="굴림" w:hAnsi="굴림" w:cs="굴림" w:hint="eastAsia"/>
                  <w:color w:val="123456"/>
                  <w:kern w:val="0"/>
                  <w:sz w:val="24"/>
                  <w:szCs w:val="24"/>
                </w:rPr>
              </w:rPrChange>
            </w:rPr>
            <w:delText>유해</w:delText>
          </w:r>
          <w:r w:rsidRPr="000C7330" w:rsidDel="008076F4">
            <w:rPr>
              <w:rFonts w:eastAsiaTheme="minorHAnsi" w:cs="맑은 고딕"/>
              <w:color w:val="000000" w:themeColor="text1"/>
              <w:kern w:val="0"/>
              <w:szCs w:val="24"/>
              <w:rPrChange w:id="8979" w:author="FURSYS" w:date="2025-12-04T15:42:00Z">
                <w:rPr>
                  <w:rFonts w:ascii="굴림" w:eastAsia="굴림" w:hAnsi="굴림" w:cs="굴림"/>
                  <w:color w:val="123456"/>
                  <w:kern w:val="0"/>
                  <w:sz w:val="24"/>
                  <w:szCs w:val="24"/>
                </w:rPr>
              </w:rPrChange>
            </w:rPr>
            <w:delText>∙</w:delText>
          </w:r>
          <w:r w:rsidRPr="000C7330" w:rsidDel="008076F4">
            <w:rPr>
              <w:rFonts w:eastAsiaTheme="minorHAnsi" w:cs="Noto Sans CJK KR Regular" w:hint="eastAsia"/>
              <w:color w:val="000000" w:themeColor="text1"/>
              <w:kern w:val="0"/>
              <w:szCs w:val="24"/>
              <w:rPrChange w:id="8980" w:author="FURSYS" w:date="2025-12-04T15:42:00Z">
                <w:rPr>
                  <w:rFonts w:ascii="굴림" w:eastAsia="굴림" w:hAnsi="굴림" w:cs="굴림" w:hint="eastAsia"/>
                  <w:color w:val="123456"/>
                  <w:kern w:val="0"/>
                  <w:sz w:val="24"/>
                  <w:szCs w:val="24"/>
                </w:rPr>
              </w:rPrChange>
            </w:rPr>
            <w:delText>위험요소들을</w:delText>
          </w:r>
          <w:r w:rsidRPr="000C7330" w:rsidDel="008076F4">
            <w:rPr>
              <w:rFonts w:eastAsiaTheme="minorHAnsi" w:cs="굴림"/>
              <w:color w:val="000000" w:themeColor="text1"/>
              <w:kern w:val="0"/>
              <w:szCs w:val="24"/>
              <w:rPrChange w:id="8981" w:author="FURSYS" w:date="2025-12-04T15:42:00Z">
                <w:rPr>
                  <w:rFonts w:ascii="굴림" w:eastAsia="굴림" w:hAnsi="굴림" w:cs="굴림"/>
                  <w:color w:val="123456"/>
                  <w:kern w:val="0"/>
                  <w:sz w:val="24"/>
                  <w:szCs w:val="24"/>
                </w:rPr>
              </w:rPrChange>
            </w:rPr>
            <w:delText xml:space="preserve"> 사전 공유하고 모든 관련 근로자에게 전파될 수 있도록 한다.</w:delText>
          </w:r>
        </w:del>
      </w:ins>
    </w:p>
    <w:p w14:paraId="288BB1E9" w14:textId="0EAFB419" w:rsidR="002E2521" w:rsidRPr="000C7330" w:rsidDel="008076F4" w:rsidRDefault="002E2521">
      <w:pPr>
        <w:rPr>
          <w:ins w:id="8982" w:author="이승준 (Seungjun Lee)" w:date="2025-07-29T11:35:00Z"/>
          <w:del w:id="8983" w:author="FURSYS" w:date="2025-08-06T14:26:00Z"/>
          <w:rFonts w:eastAsiaTheme="minorHAnsi" w:cs="굴림"/>
          <w:color w:val="000000" w:themeColor="text1"/>
          <w:kern w:val="0"/>
          <w:szCs w:val="24"/>
          <w:rPrChange w:id="8984" w:author="FURSYS" w:date="2025-12-04T15:42:00Z">
            <w:rPr>
              <w:ins w:id="8985" w:author="이승준 (Seungjun Lee)" w:date="2025-07-29T11:35:00Z"/>
              <w:del w:id="8986" w:author="FURSYS" w:date="2025-08-06T14:26:00Z"/>
              <w:rFonts w:ascii="굴림" w:eastAsia="굴림" w:hAnsi="굴림" w:cs="굴림"/>
              <w:kern w:val="0"/>
              <w:sz w:val="24"/>
              <w:szCs w:val="24"/>
            </w:rPr>
          </w:rPrChange>
        </w:rPr>
        <w:pPrChange w:id="8987" w:author="FURSYS" w:date="2025-08-06T14:26:00Z">
          <w:pPr>
            <w:widowControl/>
            <w:wordWrap/>
            <w:autoSpaceDE/>
            <w:autoSpaceDN/>
            <w:jc w:val="left"/>
          </w:pPr>
        </w:pPrChange>
      </w:pPr>
      <w:ins w:id="8988" w:author="이승준 (Seungjun Lee)" w:date="2025-07-29T11:35:00Z">
        <w:del w:id="8989" w:author="FURSYS" w:date="2025-08-06T14:26:00Z">
          <w:r w:rsidRPr="000C7330" w:rsidDel="008076F4">
            <w:rPr>
              <w:rFonts w:eastAsiaTheme="minorHAnsi" w:cs="굴림" w:hint="eastAsia"/>
              <w:b/>
              <w:bCs/>
              <w:color w:val="000000" w:themeColor="text1"/>
              <w:kern w:val="0"/>
              <w:szCs w:val="24"/>
              <w:rPrChange w:id="8990" w:author="FURSYS" w:date="2025-12-04T15:42:00Z">
                <w:rPr>
                  <w:rFonts w:ascii="굴림" w:eastAsia="굴림" w:hAnsi="굴림" w:cs="굴림" w:hint="eastAsia"/>
                  <w:b/>
                  <w:bCs/>
                  <w:color w:val="123456"/>
                  <w:kern w:val="0"/>
                  <w:sz w:val="24"/>
                  <w:szCs w:val="24"/>
                </w:rPr>
              </w:rPrChange>
            </w:rPr>
            <w:delText> </w:delText>
          </w:r>
        </w:del>
      </w:ins>
    </w:p>
    <w:p w14:paraId="1234F11E" w14:textId="10D65AF8" w:rsidR="002E2521" w:rsidRPr="000C7330" w:rsidDel="008076F4" w:rsidRDefault="002E2521">
      <w:pPr>
        <w:rPr>
          <w:ins w:id="8991" w:author="이승준 (Seungjun Lee)" w:date="2025-07-29T11:35:00Z"/>
          <w:del w:id="8992" w:author="FURSYS" w:date="2025-08-06T14:26:00Z"/>
          <w:rFonts w:eastAsiaTheme="minorHAnsi" w:cs="굴림"/>
          <w:color w:val="000000" w:themeColor="text1"/>
          <w:kern w:val="0"/>
          <w:szCs w:val="24"/>
          <w:rPrChange w:id="8993" w:author="FURSYS" w:date="2025-12-04T15:42:00Z">
            <w:rPr>
              <w:ins w:id="8994" w:author="이승준 (Seungjun Lee)" w:date="2025-07-29T11:35:00Z"/>
              <w:del w:id="8995" w:author="FURSYS" w:date="2025-08-06T14:26:00Z"/>
              <w:rFonts w:ascii="굴림" w:eastAsia="굴림" w:hAnsi="굴림" w:cs="굴림"/>
              <w:kern w:val="0"/>
              <w:sz w:val="24"/>
              <w:szCs w:val="24"/>
            </w:rPr>
          </w:rPrChange>
        </w:rPr>
        <w:pPrChange w:id="8996" w:author="FURSYS" w:date="2025-08-06T14:26:00Z">
          <w:pPr>
            <w:widowControl/>
            <w:wordWrap/>
            <w:autoSpaceDE/>
            <w:autoSpaceDN/>
            <w:jc w:val="left"/>
          </w:pPr>
        </w:pPrChange>
      </w:pPr>
      <w:ins w:id="8997" w:author="이승준 (Seungjun Lee)" w:date="2025-07-29T11:35:00Z">
        <w:del w:id="8998" w:author="FURSYS" w:date="2025-08-06T14:26:00Z">
          <w:r w:rsidRPr="000C7330" w:rsidDel="008076F4">
            <w:rPr>
              <w:rFonts w:eastAsiaTheme="minorHAnsi" w:cs="굴림" w:hint="eastAsia"/>
              <w:b/>
              <w:bCs/>
              <w:color w:val="000000" w:themeColor="text1"/>
              <w:kern w:val="0"/>
              <w:szCs w:val="24"/>
              <w:rPrChange w:id="8999" w:author="FURSYS" w:date="2025-12-04T15:42:00Z">
                <w:rPr>
                  <w:rFonts w:ascii="굴림" w:eastAsia="굴림" w:hAnsi="굴림" w:cs="굴림" w:hint="eastAsia"/>
                  <w:b/>
                  <w:bCs/>
                  <w:color w:val="123456"/>
                  <w:kern w:val="0"/>
                  <w:sz w:val="24"/>
                  <w:szCs w:val="24"/>
                </w:rPr>
              </w:rPrChange>
            </w:rPr>
            <w:delText>제</w:delText>
          </w:r>
          <w:r w:rsidRPr="000C7330" w:rsidDel="008076F4">
            <w:rPr>
              <w:rFonts w:eastAsiaTheme="minorHAnsi" w:cs="굴림"/>
              <w:b/>
              <w:bCs/>
              <w:color w:val="000000" w:themeColor="text1"/>
              <w:kern w:val="0"/>
              <w:szCs w:val="24"/>
              <w:rPrChange w:id="9000" w:author="FURSYS" w:date="2025-12-04T15:42:00Z">
                <w:rPr>
                  <w:rFonts w:ascii="굴림" w:eastAsia="굴림" w:hAnsi="굴림" w:cs="굴림"/>
                  <w:b/>
                  <w:bCs/>
                  <w:color w:val="123456"/>
                  <w:kern w:val="0"/>
                  <w:sz w:val="24"/>
                  <w:szCs w:val="24"/>
                </w:rPr>
              </w:rPrChange>
            </w:rPr>
            <w:delText xml:space="preserve">7조(안전관리비의 </w:delText>
          </w:r>
          <w:r w:rsidRPr="000C7330" w:rsidDel="008076F4">
            <w:rPr>
              <w:rFonts w:eastAsiaTheme="minorHAnsi" w:cs="굴림" w:hint="eastAsia"/>
              <w:b/>
              <w:bCs/>
              <w:color w:val="000000" w:themeColor="text1"/>
              <w:kern w:val="0"/>
              <w:szCs w:val="24"/>
              <w:rPrChange w:id="9001" w:author="FURSYS" w:date="2025-12-04T15:42:00Z">
                <w:rPr>
                  <w:rFonts w:ascii="굴림" w:eastAsia="굴림" w:hAnsi="굴림" w:cs="굴림" w:hint="eastAsia"/>
                  <w:b/>
                  <w:bCs/>
                  <w:color w:val="123456"/>
                  <w:kern w:val="0"/>
                  <w:sz w:val="24"/>
                  <w:szCs w:val="24"/>
                </w:rPr>
              </w:rPrChange>
            </w:rPr>
            <w:delText>사용</w:delText>
          </w:r>
          <w:r w:rsidRPr="000C7330" w:rsidDel="008076F4">
            <w:rPr>
              <w:rFonts w:eastAsiaTheme="minorHAnsi" w:cs="굴림"/>
              <w:b/>
              <w:bCs/>
              <w:color w:val="000000" w:themeColor="text1"/>
              <w:kern w:val="0"/>
              <w:szCs w:val="24"/>
              <w:rPrChange w:id="9002" w:author="FURSYS" w:date="2025-12-04T15:42:00Z">
                <w:rPr>
                  <w:rFonts w:ascii="굴림" w:eastAsia="굴림" w:hAnsi="굴림" w:cs="굴림"/>
                  <w:b/>
                  <w:bCs/>
                  <w:color w:val="123456"/>
                  <w:kern w:val="0"/>
                  <w:sz w:val="24"/>
                  <w:szCs w:val="24"/>
                </w:rPr>
              </w:rPrChange>
            </w:rPr>
            <w:delText>)</w:delText>
          </w:r>
        </w:del>
      </w:ins>
    </w:p>
    <w:p w14:paraId="1412CB97" w14:textId="1E59832E" w:rsidR="002E2521" w:rsidRPr="000C7330" w:rsidDel="008076F4" w:rsidRDefault="002E2521">
      <w:pPr>
        <w:rPr>
          <w:ins w:id="9003" w:author="이승준 (Seungjun Lee)" w:date="2025-07-29T11:35:00Z"/>
          <w:del w:id="9004" w:author="FURSYS" w:date="2025-08-06T14:26:00Z"/>
          <w:rFonts w:eastAsiaTheme="minorHAnsi" w:cs="굴림"/>
          <w:color w:val="000000" w:themeColor="text1"/>
          <w:kern w:val="0"/>
          <w:szCs w:val="24"/>
          <w:rPrChange w:id="9005" w:author="FURSYS" w:date="2025-12-04T15:42:00Z">
            <w:rPr>
              <w:ins w:id="9006" w:author="이승준 (Seungjun Lee)" w:date="2025-07-29T11:35:00Z"/>
              <w:del w:id="9007" w:author="FURSYS" w:date="2025-08-06T14:26:00Z"/>
              <w:rFonts w:ascii="굴림" w:eastAsia="굴림" w:hAnsi="굴림" w:cs="굴림"/>
              <w:kern w:val="0"/>
              <w:sz w:val="24"/>
              <w:szCs w:val="24"/>
            </w:rPr>
          </w:rPrChange>
        </w:rPr>
        <w:pPrChange w:id="9008" w:author="FURSYS" w:date="2025-08-06T14:26:00Z">
          <w:pPr>
            <w:widowControl/>
            <w:wordWrap/>
            <w:autoSpaceDE/>
            <w:autoSpaceDN/>
            <w:jc w:val="left"/>
          </w:pPr>
        </w:pPrChange>
      </w:pPr>
      <w:ins w:id="9009" w:author="이승준 (Seungjun Lee)" w:date="2025-07-29T11:35:00Z">
        <w:del w:id="9010" w:author="FURSYS" w:date="2025-08-06T14:26:00Z">
          <w:r w:rsidRPr="000C7330" w:rsidDel="008076F4">
            <w:rPr>
              <w:rFonts w:eastAsiaTheme="minorHAnsi" w:cs="굴림" w:hint="eastAsia"/>
              <w:color w:val="000000" w:themeColor="text1"/>
              <w:kern w:val="0"/>
              <w:szCs w:val="24"/>
              <w:rPrChange w:id="9011" w:author="FURSYS" w:date="2025-12-04T15:42:00Z">
                <w:rPr>
                  <w:rFonts w:ascii="굴림" w:eastAsia="굴림" w:hAnsi="굴림" w:cs="굴림" w:hint="eastAsia"/>
                  <w:color w:val="123456"/>
                  <w:kern w:val="0"/>
                  <w:sz w:val="24"/>
                  <w:szCs w:val="24"/>
                </w:rPr>
              </w:rPrChange>
            </w:rPr>
            <w:delText> 근로자의</w:delText>
          </w:r>
          <w:r w:rsidRPr="000C7330" w:rsidDel="008076F4">
            <w:rPr>
              <w:rFonts w:eastAsiaTheme="minorHAnsi" w:cs="굴림"/>
              <w:color w:val="000000" w:themeColor="text1"/>
              <w:kern w:val="0"/>
              <w:szCs w:val="24"/>
              <w:rPrChange w:id="901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13" w:author="FURSYS" w:date="2025-12-04T15:42:00Z">
                <w:rPr>
                  <w:rFonts w:ascii="굴림" w:eastAsia="굴림" w:hAnsi="굴림" w:cs="굴림" w:hint="eastAsia"/>
                  <w:color w:val="123456"/>
                  <w:kern w:val="0"/>
                  <w:sz w:val="24"/>
                  <w:szCs w:val="24"/>
                </w:rPr>
              </w:rPrChange>
            </w:rPr>
            <w:delText>안전보건을</w:delText>
          </w:r>
          <w:r w:rsidRPr="000C7330" w:rsidDel="008076F4">
            <w:rPr>
              <w:rFonts w:eastAsiaTheme="minorHAnsi" w:cs="굴림"/>
              <w:color w:val="000000" w:themeColor="text1"/>
              <w:kern w:val="0"/>
              <w:szCs w:val="24"/>
              <w:rPrChange w:id="901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15" w:author="FURSYS" w:date="2025-12-04T15:42:00Z">
                <w:rPr>
                  <w:rFonts w:ascii="굴림" w:eastAsia="굴림" w:hAnsi="굴림" w:cs="굴림" w:hint="eastAsia"/>
                  <w:color w:val="123456"/>
                  <w:kern w:val="0"/>
                  <w:sz w:val="24"/>
                  <w:szCs w:val="24"/>
                </w:rPr>
              </w:rPrChange>
            </w:rPr>
            <w:delText>위한</w:delText>
          </w:r>
          <w:r w:rsidRPr="000C7330" w:rsidDel="008076F4">
            <w:rPr>
              <w:rFonts w:eastAsiaTheme="minorHAnsi" w:cs="굴림"/>
              <w:color w:val="000000" w:themeColor="text1"/>
              <w:kern w:val="0"/>
              <w:szCs w:val="24"/>
              <w:rPrChange w:id="901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17" w:author="FURSYS" w:date="2025-12-04T15:42:00Z">
                <w:rPr>
                  <w:rFonts w:ascii="굴림" w:eastAsia="굴림" w:hAnsi="굴림" w:cs="굴림" w:hint="eastAsia"/>
                  <w:color w:val="123456"/>
                  <w:kern w:val="0"/>
                  <w:sz w:val="24"/>
                  <w:szCs w:val="24"/>
                </w:rPr>
              </w:rPrChange>
            </w:rPr>
            <w:delText>안전관리비의</w:delText>
          </w:r>
          <w:r w:rsidRPr="000C7330" w:rsidDel="008076F4">
            <w:rPr>
              <w:rFonts w:eastAsiaTheme="minorHAnsi" w:cs="굴림"/>
              <w:color w:val="000000" w:themeColor="text1"/>
              <w:kern w:val="0"/>
              <w:szCs w:val="24"/>
              <w:rPrChange w:id="901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19" w:author="FURSYS" w:date="2025-12-04T15:42:00Z">
                <w:rPr>
                  <w:rFonts w:ascii="굴림" w:eastAsia="굴림" w:hAnsi="굴림" w:cs="굴림" w:hint="eastAsia"/>
                  <w:color w:val="123456"/>
                  <w:kern w:val="0"/>
                  <w:sz w:val="24"/>
                  <w:szCs w:val="24"/>
                </w:rPr>
              </w:rPrChange>
            </w:rPr>
            <w:delText>사용은</w:delText>
          </w:r>
          <w:r w:rsidRPr="000C7330" w:rsidDel="008076F4">
            <w:rPr>
              <w:rFonts w:eastAsiaTheme="minorHAnsi" w:cs="굴림"/>
              <w:color w:val="000000" w:themeColor="text1"/>
              <w:kern w:val="0"/>
              <w:szCs w:val="24"/>
              <w:rPrChange w:id="902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21" w:author="FURSYS" w:date="2025-12-04T15:42:00Z">
                <w:rPr>
                  <w:rFonts w:ascii="굴림" w:eastAsia="굴림" w:hAnsi="굴림" w:cs="굴림" w:hint="eastAsia"/>
                  <w:color w:val="123456"/>
                  <w:kern w:val="0"/>
                  <w:sz w:val="24"/>
                  <w:szCs w:val="24"/>
                </w:rPr>
              </w:rPrChange>
            </w:rPr>
            <w:delText>당사의</w:delText>
          </w:r>
          <w:r w:rsidRPr="000C7330" w:rsidDel="008076F4">
            <w:rPr>
              <w:rFonts w:eastAsiaTheme="minorHAnsi" w:cs="굴림"/>
              <w:color w:val="000000" w:themeColor="text1"/>
              <w:kern w:val="0"/>
              <w:szCs w:val="24"/>
              <w:rPrChange w:id="902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23" w:author="FURSYS" w:date="2025-12-04T15:42:00Z">
                <w:rPr>
                  <w:rFonts w:ascii="굴림" w:eastAsia="굴림" w:hAnsi="굴림" w:cs="굴림" w:hint="eastAsia"/>
                  <w:color w:val="123456"/>
                  <w:kern w:val="0"/>
                  <w:sz w:val="24"/>
                  <w:szCs w:val="24"/>
                </w:rPr>
              </w:rPrChange>
            </w:rPr>
            <w:delText>규정을</w:delText>
          </w:r>
          <w:r w:rsidRPr="000C7330" w:rsidDel="008076F4">
            <w:rPr>
              <w:rFonts w:eastAsiaTheme="minorHAnsi" w:cs="굴림"/>
              <w:color w:val="000000" w:themeColor="text1"/>
              <w:kern w:val="0"/>
              <w:szCs w:val="24"/>
              <w:rPrChange w:id="902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25" w:author="FURSYS" w:date="2025-12-04T15:42:00Z">
                <w:rPr>
                  <w:rFonts w:ascii="굴림" w:eastAsia="굴림" w:hAnsi="굴림" w:cs="굴림" w:hint="eastAsia"/>
                  <w:color w:val="123456"/>
                  <w:kern w:val="0"/>
                  <w:sz w:val="24"/>
                  <w:szCs w:val="24"/>
                </w:rPr>
              </w:rPrChange>
            </w:rPr>
            <w:delText>준수하는</w:delText>
          </w:r>
          <w:r w:rsidRPr="000C7330" w:rsidDel="008076F4">
            <w:rPr>
              <w:rFonts w:eastAsiaTheme="minorHAnsi" w:cs="굴림"/>
              <w:color w:val="000000" w:themeColor="text1"/>
              <w:kern w:val="0"/>
              <w:szCs w:val="24"/>
              <w:rPrChange w:id="902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27" w:author="FURSYS" w:date="2025-12-04T15:42:00Z">
                <w:rPr>
                  <w:rFonts w:ascii="굴림" w:eastAsia="굴림" w:hAnsi="굴림" w:cs="굴림" w:hint="eastAsia"/>
                  <w:color w:val="123456"/>
                  <w:kern w:val="0"/>
                  <w:sz w:val="24"/>
                  <w:szCs w:val="24"/>
                </w:rPr>
              </w:rPrChange>
            </w:rPr>
            <w:delText>것을</w:delText>
          </w:r>
          <w:r w:rsidRPr="000C7330" w:rsidDel="008076F4">
            <w:rPr>
              <w:rFonts w:eastAsiaTheme="minorHAnsi" w:cs="굴림"/>
              <w:color w:val="000000" w:themeColor="text1"/>
              <w:kern w:val="0"/>
              <w:szCs w:val="24"/>
              <w:rPrChange w:id="902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29" w:author="FURSYS" w:date="2025-12-04T15:42:00Z">
                <w:rPr>
                  <w:rFonts w:ascii="굴림" w:eastAsia="굴림" w:hAnsi="굴림" w:cs="굴림" w:hint="eastAsia"/>
                  <w:color w:val="123456"/>
                  <w:kern w:val="0"/>
                  <w:sz w:val="24"/>
                  <w:szCs w:val="24"/>
                </w:rPr>
              </w:rPrChange>
            </w:rPr>
            <w:delText>원칙으로</w:delText>
          </w:r>
          <w:r w:rsidRPr="000C7330" w:rsidDel="008076F4">
            <w:rPr>
              <w:rFonts w:eastAsiaTheme="minorHAnsi" w:cs="굴림"/>
              <w:color w:val="000000" w:themeColor="text1"/>
              <w:kern w:val="0"/>
              <w:szCs w:val="24"/>
              <w:rPrChange w:id="903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31" w:author="FURSYS" w:date="2025-12-04T15:42:00Z">
                <w:rPr>
                  <w:rFonts w:ascii="굴림" w:eastAsia="굴림" w:hAnsi="굴림" w:cs="굴림" w:hint="eastAsia"/>
                  <w:color w:val="123456"/>
                  <w:kern w:val="0"/>
                  <w:sz w:val="24"/>
                  <w:szCs w:val="24"/>
                </w:rPr>
              </w:rPrChange>
            </w:rPr>
            <w:delText>한다</w:delText>
          </w:r>
          <w:r w:rsidRPr="000C7330" w:rsidDel="008076F4">
            <w:rPr>
              <w:rFonts w:eastAsiaTheme="minorHAnsi" w:cs="굴림"/>
              <w:color w:val="000000" w:themeColor="text1"/>
              <w:kern w:val="0"/>
              <w:szCs w:val="24"/>
              <w:rPrChange w:id="9032" w:author="FURSYS" w:date="2025-12-04T15:42:00Z">
                <w:rPr>
                  <w:rFonts w:ascii="굴림" w:eastAsia="굴림" w:hAnsi="굴림" w:cs="굴림"/>
                  <w:color w:val="123456"/>
                  <w:kern w:val="0"/>
                  <w:sz w:val="24"/>
                  <w:szCs w:val="24"/>
                </w:rPr>
              </w:rPrChange>
            </w:rPr>
            <w:delText xml:space="preserve">. 고객사에서 </w:delText>
          </w:r>
          <w:r w:rsidRPr="000C7330" w:rsidDel="008076F4">
            <w:rPr>
              <w:rFonts w:eastAsiaTheme="minorHAnsi" w:cs="굴림" w:hint="eastAsia"/>
              <w:color w:val="000000" w:themeColor="text1"/>
              <w:kern w:val="0"/>
              <w:szCs w:val="24"/>
              <w:rPrChange w:id="9033" w:author="FURSYS" w:date="2025-12-04T15:42:00Z">
                <w:rPr>
                  <w:rFonts w:ascii="굴림" w:eastAsia="굴림" w:hAnsi="굴림" w:cs="굴림" w:hint="eastAsia"/>
                  <w:color w:val="123456"/>
                  <w:kern w:val="0"/>
                  <w:sz w:val="24"/>
                  <w:szCs w:val="24"/>
                </w:rPr>
              </w:rPrChange>
            </w:rPr>
            <w:delText>별도의</w:delText>
          </w:r>
          <w:r w:rsidRPr="000C7330" w:rsidDel="008076F4">
            <w:rPr>
              <w:rFonts w:eastAsiaTheme="minorHAnsi" w:cs="굴림"/>
              <w:color w:val="000000" w:themeColor="text1"/>
              <w:kern w:val="0"/>
              <w:szCs w:val="24"/>
              <w:rPrChange w:id="903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35" w:author="FURSYS" w:date="2025-12-04T15:42:00Z">
                <w:rPr>
                  <w:rFonts w:ascii="굴림" w:eastAsia="굴림" w:hAnsi="굴림" w:cs="굴림" w:hint="eastAsia"/>
                  <w:color w:val="123456"/>
                  <w:kern w:val="0"/>
                  <w:sz w:val="24"/>
                  <w:szCs w:val="24"/>
                </w:rPr>
              </w:rPrChange>
            </w:rPr>
            <w:delText>규정을</w:delText>
          </w:r>
          <w:r w:rsidRPr="000C7330" w:rsidDel="008076F4">
            <w:rPr>
              <w:rFonts w:eastAsiaTheme="minorHAnsi" w:cs="굴림"/>
              <w:color w:val="000000" w:themeColor="text1"/>
              <w:kern w:val="0"/>
              <w:szCs w:val="24"/>
              <w:rPrChange w:id="903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37" w:author="FURSYS" w:date="2025-12-04T15:42:00Z">
                <w:rPr>
                  <w:rFonts w:ascii="굴림" w:eastAsia="굴림" w:hAnsi="굴림" w:cs="굴림" w:hint="eastAsia"/>
                  <w:color w:val="123456"/>
                  <w:kern w:val="0"/>
                  <w:sz w:val="24"/>
                  <w:szCs w:val="24"/>
                </w:rPr>
              </w:rPrChange>
            </w:rPr>
            <w:delText>제시하는</w:delText>
          </w:r>
          <w:r w:rsidRPr="000C7330" w:rsidDel="008076F4">
            <w:rPr>
              <w:rFonts w:eastAsiaTheme="minorHAnsi" w:cs="굴림"/>
              <w:color w:val="000000" w:themeColor="text1"/>
              <w:kern w:val="0"/>
              <w:szCs w:val="24"/>
              <w:rPrChange w:id="903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39" w:author="FURSYS" w:date="2025-12-04T15:42:00Z">
                <w:rPr>
                  <w:rFonts w:ascii="굴림" w:eastAsia="굴림" w:hAnsi="굴림" w:cs="굴림" w:hint="eastAsia"/>
                  <w:color w:val="123456"/>
                  <w:kern w:val="0"/>
                  <w:sz w:val="24"/>
                  <w:szCs w:val="24"/>
                </w:rPr>
              </w:rPrChange>
            </w:rPr>
            <w:delText>경우</w:delText>
          </w:r>
          <w:r w:rsidRPr="000C7330" w:rsidDel="008076F4">
            <w:rPr>
              <w:rFonts w:eastAsiaTheme="minorHAnsi" w:cs="굴림"/>
              <w:color w:val="000000" w:themeColor="text1"/>
              <w:kern w:val="0"/>
              <w:szCs w:val="24"/>
              <w:rPrChange w:id="9040" w:author="FURSYS" w:date="2025-12-04T15:42:00Z">
                <w:rPr>
                  <w:rFonts w:ascii="굴림" w:eastAsia="굴림" w:hAnsi="굴림" w:cs="굴림"/>
                  <w:color w:val="123456"/>
                  <w:kern w:val="0"/>
                  <w:sz w:val="24"/>
                  <w:szCs w:val="24"/>
                </w:rPr>
              </w:rPrChange>
            </w:rPr>
            <w:delText xml:space="preserve">, 해당 </w:delText>
          </w:r>
          <w:r w:rsidRPr="000C7330" w:rsidDel="008076F4">
            <w:rPr>
              <w:rFonts w:eastAsiaTheme="minorHAnsi" w:cs="굴림" w:hint="eastAsia"/>
              <w:color w:val="000000" w:themeColor="text1"/>
              <w:kern w:val="0"/>
              <w:szCs w:val="24"/>
              <w:rPrChange w:id="9041" w:author="FURSYS" w:date="2025-12-04T15:42:00Z">
                <w:rPr>
                  <w:rFonts w:ascii="굴림" w:eastAsia="굴림" w:hAnsi="굴림" w:cs="굴림" w:hint="eastAsia"/>
                  <w:color w:val="123456"/>
                  <w:kern w:val="0"/>
                  <w:sz w:val="24"/>
                  <w:szCs w:val="24"/>
                </w:rPr>
              </w:rPrChange>
            </w:rPr>
            <w:delText>규정이</w:delText>
          </w:r>
          <w:r w:rsidRPr="000C7330" w:rsidDel="008076F4">
            <w:rPr>
              <w:rFonts w:eastAsiaTheme="minorHAnsi" w:cs="굴림"/>
              <w:color w:val="000000" w:themeColor="text1"/>
              <w:kern w:val="0"/>
              <w:szCs w:val="24"/>
              <w:rPrChange w:id="904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43" w:author="FURSYS" w:date="2025-12-04T15:42:00Z">
                <w:rPr>
                  <w:rFonts w:ascii="굴림" w:eastAsia="굴림" w:hAnsi="굴림" w:cs="굴림" w:hint="eastAsia"/>
                  <w:color w:val="123456"/>
                  <w:kern w:val="0"/>
                  <w:sz w:val="24"/>
                  <w:szCs w:val="24"/>
                </w:rPr>
              </w:rPrChange>
            </w:rPr>
            <w:delText>당사의</w:delText>
          </w:r>
          <w:r w:rsidRPr="000C7330" w:rsidDel="008076F4">
            <w:rPr>
              <w:rFonts w:eastAsiaTheme="minorHAnsi" w:cs="굴림"/>
              <w:color w:val="000000" w:themeColor="text1"/>
              <w:kern w:val="0"/>
              <w:szCs w:val="24"/>
              <w:rPrChange w:id="904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45" w:author="FURSYS" w:date="2025-12-04T15:42:00Z">
                <w:rPr>
                  <w:rFonts w:ascii="굴림" w:eastAsia="굴림" w:hAnsi="굴림" w:cs="굴림" w:hint="eastAsia"/>
                  <w:color w:val="123456"/>
                  <w:kern w:val="0"/>
                  <w:sz w:val="24"/>
                  <w:szCs w:val="24"/>
                </w:rPr>
              </w:rPrChange>
            </w:rPr>
            <w:delText>기본</w:delText>
          </w:r>
          <w:r w:rsidRPr="000C7330" w:rsidDel="008076F4">
            <w:rPr>
              <w:rFonts w:eastAsiaTheme="minorHAnsi" w:cs="굴림"/>
              <w:color w:val="000000" w:themeColor="text1"/>
              <w:kern w:val="0"/>
              <w:szCs w:val="24"/>
              <w:rPrChange w:id="904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47" w:author="FURSYS" w:date="2025-12-04T15:42:00Z">
                <w:rPr>
                  <w:rFonts w:ascii="굴림" w:eastAsia="굴림" w:hAnsi="굴림" w:cs="굴림" w:hint="eastAsia"/>
                  <w:color w:val="123456"/>
                  <w:kern w:val="0"/>
                  <w:sz w:val="24"/>
                  <w:szCs w:val="24"/>
                </w:rPr>
              </w:rPrChange>
            </w:rPr>
            <w:delText>원칙에</w:delText>
          </w:r>
          <w:r w:rsidRPr="000C7330" w:rsidDel="008076F4">
            <w:rPr>
              <w:rFonts w:eastAsiaTheme="minorHAnsi" w:cs="굴림"/>
              <w:color w:val="000000" w:themeColor="text1"/>
              <w:kern w:val="0"/>
              <w:szCs w:val="24"/>
              <w:rPrChange w:id="904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49" w:author="FURSYS" w:date="2025-12-04T15:42:00Z">
                <w:rPr>
                  <w:rFonts w:ascii="굴림" w:eastAsia="굴림" w:hAnsi="굴림" w:cs="굴림" w:hint="eastAsia"/>
                  <w:color w:val="123456"/>
                  <w:kern w:val="0"/>
                  <w:sz w:val="24"/>
                  <w:szCs w:val="24"/>
                </w:rPr>
              </w:rPrChange>
            </w:rPr>
            <w:delText>우선하여</w:delText>
          </w:r>
          <w:r w:rsidRPr="000C7330" w:rsidDel="008076F4">
            <w:rPr>
              <w:rFonts w:eastAsiaTheme="minorHAnsi" w:cs="굴림"/>
              <w:color w:val="000000" w:themeColor="text1"/>
              <w:kern w:val="0"/>
              <w:szCs w:val="24"/>
              <w:rPrChange w:id="905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051" w:author="FURSYS" w:date="2025-12-04T15:42:00Z">
                <w:rPr>
                  <w:rFonts w:ascii="굴림" w:eastAsia="굴림" w:hAnsi="굴림" w:cs="굴림" w:hint="eastAsia"/>
                  <w:color w:val="123456"/>
                  <w:kern w:val="0"/>
                  <w:sz w:val="24"/>
                  <w:szCs w:val="24"/>
                </w:rPr>
              </w:rPrChange>
            </w:rPr>
            <w:delText>적용된다</w:delText>
          </w:r>
          <w:r w:rsidRPr="000C7330" w:rsidDel="008076F4">
            <w:rPr>
              <w:rFonts w:eastAsiaTheme="minorHAnsi" w:cs="굴림"/>
              <w:color w:val="000000" w:themeColor="text1"/>
              <w:kern w:val="0"/>
              <w:szCs w:val="24"/>
              <w:rPrChange w:id="9052" w:author="FURSYS" w:date="2025-12-04T15:42:00Z">
                <w:rPr>
                  <w:rFonts w:ascii="굴림" w:eastAsia="굴림" w:hAnsi="굴림" w:cs="굴림"/>
                  <w:color w:val="123456"/>
                  <w:kern w:val="0"/>
                  <w:sz w:val="24"/>
                  <w:szCs w:val="24"/>
                </w:rPr>
              </w:rPrChange>
            </w:rPr>
            <w:delText>.</w:delText>
          </w:r>
        </w:del>
      </w:ins>
    </w:p>
    <w:p w14:paraId="30192278" w14:textId="0208C75F" w:rsidR="002E2521" w:rsidRPr="000C7330" w:rsidDel="008076F4" w:rsidRDefault="002E2521">
      <w:pPr>
        <w:rPr>
          <w:ins w:id="9053" w:author="이승준 (Seungjun Lee)" w:date="2025-07-29T11:35:00Z"/>
          <w:del w:id="9054" w:author="FURSYS" w:date="2025-08-06T14:26:00Z"/>
          <w:rFonts w:eastAsiaTheme="minorHAnsi" w:cs="굴림"/>
          <w:color w:val="000000" w:themeColor="text1"/>
          <w:kern w:val="0"/>
          <w:szCs w:val="24"/>
          <w:rPrChange w:id="9055" w:author="FURSYS" w:date="2025-12-04T15:42:00Z">
            <w:rPr>
              <w:ins w:id="9056" w:author="이승준 (Seungjun Lee)" w:date="2025-07-29T11:35:00Z"/>
              <w:del w:id="9057" w:author="FURSYS" w:date="2025-08-06T14:26:00Z"/>
              <w:rFonts w:ascii="굴림" w:eastAsia="굴림" w:hAnsi="굴림" w:cs="굴림"/>
              <w:kern w:val="0"/>
              <w:sz w:val="24"/>
              <w:szCs w:val="24"/>
            </w:rPr>
          </w:rPrChange>
        </w:rPr>
        <w:pPrChange w:id="9058" w:author="FURSYS" w:date="2025-08-06T14:26:00Z">
          <w:pPr>
            <w:widowControl/>
            <w:wordWrap/>
            <w:autoSpaceDE/>
            <w:autoSpaceDN/>
            <w:jc w:val="left"/>
          </w:pPr>
        </w:pPrChange>
      </w:pPr>
      <w:ins w:id="9059" w:author="이승준 (Seungjun Lee)" w:date="2025-07-29T11:35:00Z">
        <w:del w:id="9060" w:author="FURSYS" w:date="2025-08-06T14:26:00Z">
          <w:r w:rsidRPr="000C7330" w:rsidDel="008076F4">
            <w:rPr>
              <w:rFonts w:eastAsiaTheme="minorHAnsi" w:cs="굴림" w:hint="eastAsia"/>
              <w:color w:val="000000" w:themeColor="text1"/>
              <w:kern w:val="0"/>
              <w:szCs w:val="24"/>
              <w:rPrChange w:id="9061" w:author="FURSYS" w:date="2025-12-04T15:42:00Z">
                <w:rPr>
                  <w:rFonts w:ascii="굴림" w:eastAsia="굴림" w:hAnsi="굴림" w:cs="굴림" w:hint="eastAsia"/>
                  <w:color w:val="123456"/>
                  <w:kern w:val="0"/>
                  <w:sz w:val="24"/>
                  <w:szCs w:val="24"/>
                </w:rPr>
              </w:rPrChange>
            </w:rPr>
            <w:delText> </w:delText>
          </w:r>
        </w:del>
      </w:ins>
    </w:p>
    <w:p w14:paraId="4F4C1B6D" w14:textId="41A178F3" w:rsidR="002E2521" w:rsidRPr="000C7330" w:rsidDel="008076F4" w:rsidRDefault="002E2521">
      <w:pPr>
        <w:rPr>
          <w:ins w:id="9062" w:author="이승준 (Seungjun Lee)" w:date="2025-07-29T11:35:00Z"/>
          <w:del w:id="9063" w:author="FURSYS" w:date="2025-08-06T14:26:00Z"/>
          <w:rFonts w:eastAsiaTheme="minorHAnsi" w:cs="굴림"/>
          <w:color w:val="000000" w:themeColor="text1"/>
          <w:kern w:val="0"/>
          <w:szCs w:val="24"/>
          <w:rPrChange w:id="9064" w:author="FURSYS" w:date="2025-12-04T15:42:00Z">
            <w:rPr>
              <w:ins w:id="9065" w:author="이승준 (Seungjun Lee)" w:date="2025-07-29T11:35:00Z"/>
              <w:del w:id="9066" w:author="FURSYS" w:date="2025-08-06T14:26:00Z"/>
              <w:rFonts w:ascii="굴림" w:eastAsia="굴림" w:hAnsi="굴림" w:cs="굴림"/>
              <w:kern w:val="0"/>
              <w:sz w:val="24"/>
              <w:szCs w:val="24"/>
            </w:rPr>
          </w:rPrChange>
        </w:rPr>
        <w:pPrChange w:id="9067" w:author="FURSYS" w:date="2025-08-06T14:26:00Z">
          <w:pPr>
            <w:widowControl/>
            <w:wordWrap/>
            <w:autoSpaceDE/>
            <w:autoSpaceDN/>
            <w:jc w:val="left"/>
          </w:pPr>
        </w:pPrChange>
      </w:pPr>
      <w:ins w:id="9068" w:author="이승준 (Seungjun Lee)" w:date="2025-07-29T11:35:00Z">
        <w:del w:id="9069" w:author="FURSYS" w:date="2025-08-06T14:26:00Z">
          <w:r w:rsidRPr="000C7330" w:rsidDel="008076F4">
            <w:rPr>
              <w:rFonts w:eastAsiaTheme="minorHAnsi" w:cs="굴림" w:hint="eastAsia"/>
              <w:b/>
              <w:bCs/>
              <w:color w:val="000000" w:themeColor="text1"/>
              <w:kern w:val="0"/>
              <w:szCs w:val="24"/>
              <w:rPrChange w:id="9070" w:author="FURSYS" w:date="2025-12-04T15:42:00Z">
                <w:rPr>
                  <w:rFonts w:ascii="굴림" w:eastAsia="굴림" w:hAnsi="굴림" w:cs="굴림" w:hint="eastAsia"/>
                  <w:b/>
                  <w:bCs/>
                  <w:color w:val="123456"/>
                  <w:kern w:val="0"/>
                  <w:sz w:val="24"/>
                  <w:szCs w:val="24"/>
                </w:rPr>
              </w:rPrChange>
            </w:rPr>
            <w:delText>제</w:delText>
          </w:r>
          <w:r w:rsidRPr="000C7330" w:rsidDel="008076F4">
            <w:rPr>
              <w:rFonts w:eastAsiaTheme="minorHAnsi" w:cs="굴림"/>
              <w:b/>
              <w:bCs/>
              <w:color w:val="000000" w:themeColor="text1"/>
              <w:kern w:val="0"/>
              <w:szCs w:val="24"/>
              <w:rPrChange w:id="9071" w:author="FURSYS" w:date="2025-12-04T15:42:00Z">
                <w:rPr>
                  <w:rFonts w:ascii="굴림" w:eastAsia="굴림" w:hAnsi="굴림" w:cs="굴림"/>
                  <w:b/>
                  <w:bCs/>
                  <w:color w:val="123456"/>
                  <w:kern w:val="0"/>
                  <w:sz w:val="24"/>
                  <w:szCs w:val="24"/>
                </w:rPr>
              </w:rPrChange>
            </w:rPr>
            <w:delText xml:space="preserve">8조(위험성 </w:delText>
          </w:r>
          <w:r w:rsidRPr="000C7330" w:rsidDel="008076F4">
            <w:rPr>
              <w:rFonts w:eastAsiaTheme="minorHAnsi" w:cs="굴림" w:hint="eastAsia"/>
              <w:b/>
              <w:bCs/>
              <w:color w:val="000000" w:themeColor="text1"/>
              <w:kern w:val="0"/>
              <w:szCs w:val="24"/>
              <w:rPrChange w:id="9072" w:author="FURSYS" w:date="2025-12-04T15:42:00Z">
                <w:rPr>
                  <w:rFonts w:ascii="굴림" w:eastAsia="굴림" w:hAnsi="굴림" w:cs="굴림" w:hint="eastAsia"/>
                  <w:b/>
                  <w:bCs/>
                  <w:color w:val="123456"/>
                  <w:kern w:val="0"/>
                  <w:sz w:val="24"/>
                  <w:szCs w:val="24"/>
                </w:rPr>
              </w:rPrChange>
            </w:rPr>
            <w:delText>평가</w:delText>
          </w:r>
          <w:r w:rsidRPr="000C7330" w:rsidDel="008076F4">
            <w:rPr>
              <w:rFonts w:eastAsiaTheme="minorHAnsi" w:cs="굴림"/>
              <w:b/>
              <w:bCs/>
              <w:color w:val="000000" w:themeColor="text1"/>
              <w:kern w:val="0"/>
              <w:szCs w:val="24"/>
              <w:rPrChange w:id="9073" w:author="FURSYS" w:date="2025-12-04T15:42:00Z">
                <w:rPr>
                  <w:rFonts w:ascii="굴림" w:eastAsia="굴림" w:hAnsi="굴림" w:cs="굴림"/>
                  <w:b/>
                  <w:bCs/>
                  <w:color w:val="123456"/>
                  <w:kern w:val="0"/>
                  <w:sz w:val="24"/>
                  <w:szCs w:val="24"/>
                </w:rPr>
              </w:rPrChange>
            </w:rPr>
            <w:delText xml:space="preserve"> </w:delText>
          </w:r>
          <w:r w:rsidRPr="000C7330" w:rsidDel="008076F4">
            <w:rPr>
              <w:rFonts w:eastAsiaTheme="minorHAnsi" w:cs="굴림" w:hint="eastAsia"/>
              <w:b/>
              <w:bCs/>
              <w:color w:val="000000" w:themeColor="text1"/>
              <w:kern w:val="0"/>
              <w:szCs w:val="24"/>
              <w:rPrChange w:id="9074" w:author="FURSYS" w:date="2025-12-04T15:42:00Z">
                <w:rPr>
                  <w:rFonts w:ascii="굴림" w:eastAsia="굴림" w:hAnsi="굴림" w:cs="굴림" w:hint="eastAsia"/>
                  <w:b/>
                  <w:bCs/>
                  <w:color w:val="123456"/>
                  <w:kern w:val="0"/>
                  <w:sz w:val="24"/>
                  <w:szCs w:val="24"/>
                </w:rPr>
              </w:rPrChange>
            </w:rPr>
            <w:delText>등</w:delText>
          </w:r>
          <w:r w:rsidRPr="000C7330" w:rsidDel="008076F4">
            <w:rPr>
              <w:rFonts w:eastAsiaTheme="minorHAnsi" w:cs="굴림"/>
              <w:b/>
              <w:bCs/>
              <w:color w:val="000000" w:themeColor="text1"/>
              <w:kern w:val="0"/>
              <w:szCs w:val="24"/>
              <w:rPrChange w:id="9075" w:author="FURSYS" w:date="2025-12-04T15:42:00Z">
                <w:rPr>
                  <w:rFonts w:ascii="굴림" w:eastAsia="굴림" w:hAnsi="굴림" w:cs="굴림"/>
                  <w:b/>
                  <w:bCs/>
                  <w:color w:val="123456"/>
                  <w:kern w:val="0"/>
                  <w:sz w:val="24"/>
                  <w:szCs w:val="24"/>
                </w:rPr>
              </w:rPrChange>
            </w:rPr>
            <w:delText>)</w:delText>
          </w:r>
        </w:del>
      </w:ins>
    </w:p>
    <w:p w14:paraId="35C50987" w14:textId="1B9F5F60" w:rsidR="002E2521" w:rsidRPr="000C7330" w:rsidDel="008076F4" w:rsidRDefault="002E2521">
      <w:pPr>
        <w:rPr>
          <w:ins w:id="9076" w:author="이승준 (Seungjun Lee)" w:date="2025-07-29T11:35:00Z"/>
          <w:del w:id="9077" w:author="FURSYS" w:date="2025-08-06T14:26:00Z"/>
          <w:rFonts w:eastAsiaTheme="minorHAnsi" w:cs="굴림"/>
          <w:color w:val="000000" w:themeColor="text1"/>
          <w:kern w:val="0"/>
          <w:szCs w:val="24"/>
          <w:rPrChange w:id="9078" w:author="FURSYS" w:date="2025-12-04T15:42:00Z">
            <w:rPr>
              <w:ins w:id="9079" w:author="이승준 (Seungjun Lee)" w:date="2025-07-29T11:35:00Z"/>
              <w:del w:id="9080" w:author="FURSYS" w:date="2025-08-06T14:26:00Z"/>
              <w:rFonts w:ascii="굴림" w:eastAsia="굴림" w:hAnsi="굴림" w:cs="굴림"/>
              <w:kern w:val="0"/>
              <w:sz w:val="24"/>
              <w:szCs w:val="24"/>
            </w:rPr>
          </w:rPrChange>
        </w:rPr>
        <w:pPrChange w:id="9081" w:author="FURSYS" w:date="2025-08-06T14:26:00Z">
          <w:pPr>
            <w:widowControl/>
            <w:wordWrap/>
            <w:autoSpaceDE/>
            <w:autoSpaceDN/>
            <w:jc w:val="left"/>
          </w:pPr>
        </w:pPrChange>
      </w:pPr>
      <w:ins w:id="9082" w:author="이승준 (Seungjun Lee)" w:date="2025-07-29T11:35:00Z">
        <w:del w:id="9083" w:author="FURSYS" w:date="2025-08-06T14:26:00Z">
          <w:r w:rsidRPr="000C7330" w:rsidDel="008076F4">
            <w:rPr>
              <w:rFonts w:eastAsiaTheme="minorHAnsi" w:cs="굴림" w:hint="eastAsia"/>
              <w:color w:val="000000" w:themeColor="text1"/>
              <w:kern w:val="0"/>
              <w:szCs w:val="24"/>
              <w:rPrChange w:id="9084" w:author="FURSYS" w:date="2025-12-04T15:42:00Z">
                <w:rPr>
                  <w:rFonts w:ascii="굴림" w:eastAsia="굴림" w:hAnsi="굴림" w:cs="굴림" w:hint="eastAsia"/>
                  <w:color w:val="123456"/>
                  <w:kern w:val="0"/>
                  <w:sz w:val="24"/>
                  <w:szCs w:val="24"/>
                </w:rPr>
              </w:rPrChange>
            </w:rPr>
            <w:delText> “을”은</w:delText>
          </w:r>
          <w:r w:rsidRPr="000C7330" w:rsidDel="008076F4">
            <w:rPr>
              <w:rFonts w:eastAsiaTheme="minorHAnsi" w:cs="굴림"/>
              <w:color w:val="000000" w:themeColor="text1"/>
              <w:kern w:val="0"/>
              <w:szCs w:val="24"/>
              <w:rPrChange w:id="9085" w:author="FURSYS" w:date="2025-12-04T15:42:00Z">
                <w:rPr>
                  <w:rFonts w:ascii="굴림" w:eastAsia="굴림" w:hAnsi="굴림" w:cs="굴림"/>
                  <w:color w:val="123456"/>
                  <w:kern w:val="0"/>
                  <w:sz w:val="24"/>
                  <w:szCs w:val="24"/>
                </w:rPr>
              </w:rPrChange>
            </w:rPr>
            <w:delText xml:space="preserve"> 중대위험작업 뿐만 아니라 건물관리 용역 전체 작업에 대해 전 근로자가 참여하여 각 </w:delText>
          </w:r>
          <w:r w:rsidRPr="000C7330" w:rsidDel="008076F4">
            <w:rPr>
              <w:rFonts w:eastAsiaTheme="minorHAnsi" w:cs="굴림" w:hint="eastAsia"/>
              <w:color w:val="000000" w:themeColor="text1"/>
              <w:kern w:val="0"/>
              <w:szCs w:val="24"/>
              <w:rPrChange w:id="9086" w:author="FURSYS" w:date="2025-12-04T15:42:00Z">
                <w:rPr>
                  <w:rFonts w:ascii="굴림" w:eastAsia="굴림" w:hAnsi="굴림" w:cs="굴림" w:hint="eastAsia"/>
                  <w:color w:val="123456"/>
                  <w:kern w:val="0"/>
                  <w:sz w:val="24"/>
                  <w:szCs w:val="24"/>
                </w:rPr>
              </w:rPrChange>
            </w:rPr>
            <w:delText>작업별</w:delText>
          </w:r>
          <w:r w:rsidRPr="000C7330" w:rsidDel="008076F4">
            <w:rPr>
              <w:rFonts w:eastAsiaTheme="minorHAnsi" w:cs="굴림"/>
              <w:color w:val="000000" w:themeColor="text1"/>
              <w:kern w:val="0"/>
              <w:szCs w:val="24"/>
              <w:rPrChange w:id="9087" w:author="FURSYS" w:date="2025-12-04T15:42:00Z">
                <w:rPr>
                  <w:rFonts w:ascii="굴림" w:eastAsia="굴림" w:hAnsi="굴림" w:cs="굴림"/>
                  <w:color w:val="123456"/>
                  <w:kern w:val="0"/>
                  <w:sz w:val="24"/>
                  <w:szCs w:val="24"/>
                </w:rPr>
              </w:rPrChange>
            </w:rPr>
            <w:delText xml:space="preserve"> 위험성 평가를 실시하고, 사고 예방을 위한 수칙을 마련하여 근로자에게 교육한다. 이 과정은 정기적으로 검토되어야 하며, 위험성평가 및 교육의 결과는 기록 보관한다.</w:delText>
          </w:r>
        </w:del>
      </w:ins>
    </w:p>
    <w:p w14:paraId="630B4D38" w14:textId="36FABB05" w:rsidR="002E2521" w:rsidRPr="000C7330" w:rsidDel="008076F4" w:rsidRDefault="002E2521">
      <w:pPr>
        <w:rPr>
          <w:ins w:id="9088" w:author="이승준 (Seungjun Lee)" w:date="2025-07-29T11:35:00Z"/>
          <w:del w:id="9089" w:author="FURSYS" w:date="2025-08-06T14:26:00Z"/>
          <w:rFonts w:eastAsiaTheme="minorHAnsi" w:cs="굴림"/>
          <w:color w:val="000000" w:themeColor="text1"/>
          <w:kern w:val="0"/>
          <w:szCs w:val="24"/>
          <w:rPrChange w:id="9090" w:author="FURSYS" w:date="2025-12-04T15:42:00Z">
            <w:rPr>
              <w:ins w:id="9091" w:author="이승준 (Seungjun Lee)" w:date="2025-07-29T11:35:00Z"/>
              <w:del w:id="9092" w:author="FURSYS" w:date="2025-08-06T14:26:00Z"/>
              <w:rFonts w:ascii="굴림" w:eastAsia="굴림" w:hAnsi="굴림" w:cs="굴림"/>
              <w:kern w:val="0"/>
              <w:sz w:val="24"/>
              <w:szCs w:val="24"/>
            </w:rPr>
          </w:rPrChange>
        </w:rPr>
        <w:pPrChange w:id="9093" w:author="FURSYS" w:date="2025-08-06T14:26:00Z">
          <w:pPr>
            <w:widowControl/>
            <w:wordWrap/>
            <w:autoSpaceDE/>
            <w:autoSpaceDN/>
            <w:jc w:val="left"/>
          </w:pPr>
        </w:pPrChange>
      </w:pPr>
      <w:ins w:id="9094" w:author="이승준 (Seungjun Lee)" w:date="2025-07-29T11:35:00Z">
        <w:del w:id="9095" w:author="FURSYS" w:date="2025-08-06T14:26:00Z">
          <w:r w:rsidRPr="000C7330" w:rsidDel="008076F4">
            <w:rPr>
              <w:rFonts w:eastAsiaTheme="minorHAnsi" w:cs="굴림" w:hint="eastAsia"/>
              <w:color w:val="000000" w:themeColor="text1"/>
              <w:kern w:val="0"/>
              <w:szCs w:val="24"/>
              <w:rPrChange w:id="9096" w:author="FURSYS" w:date="2025-12-04T15:42:00Z">
                <w:rPr>
                  <w:rFonts w:ascii="굴림" w:eastAsia="굴림" w:hAnsi="굴림" w:cs="굴림" w:hint="eastAsia"/>
                  <w:color w:val="123456"/>
                  <w:kern w:val="0"/>
                  <w:sz w:val="24"/>
                  <w:szCs w:val="24"/>
                </w:rPr>
              </w:rPrChange>
            </w:rPr>
            <w:delText> </w:delText>
          </w:r>
        </w:del>
      </w:ins>
    </w:p>
    <w:p w14:paraId="439E3AA1" w14:textId="7D2118AA" w:rsidR="002E2521" w:rsidRPr="000C7330" w:rsidDel="008076F4" w:rsidRDefault="002E2521">
      <w:pPr>
        <w:rPr>
          <w:ins w:id="9097" w:author="이승준 (Seungjun Lee)" w:date="2025-07-29T11:35:00Z"/>
          <w:del w:id="9098" w:author="FURSYS" w:date="2025-08-06T14:26:00Z"/>
          <w:rFonts w:eastAsiaTheme="minorHAnsi" w:cs="굴림"/>
          <w:color w:val="000000" w:themeColor="text1"/>
          <w:kern w:val="0"/>
          <w:szCs w:val="24"/>
          <w:rPrChange w:id="9099" w:author="FURSYS" w:date="2025-12-04T15:42:00Z">
            <w:rPr>
              <w:ins w:id="9100" w:author="이승준 (Seungjun Lee)" w:date="2025-07-29T11:35:00Z"/>
              <w:del w:id="9101" w:author="FURSYS" w:date="2025-08-06T14:26:00Z"/>
              <w:rFonts w:ascii="굴림" w:eastAsia="굴림" w:hAnsi="굴림" w:cs="굴림"/>
              <w:kern w:val="0"/>
              <w:sz w:val="24"/>
              <w:szCs w:val="24"/>
            </w:rPr>
          </w:rPrChange>
        </w:rPr>
        <w:pPrChange w:id="9102" w:author="FURSYS" w:date="2025-08-06T14:26:00Z">
          <w:pPr>
            <w:widowControl/>
            <w:wordWrap/>
            <w:autoSpaceDE/>
            <w:autoSpaceDN/>
            <w:jc w:val="left"/>
          </w:pPr>
        </w:pPrChange>
      </w:pPr>
      <w:ins w:id="9103" w:author="이승준 (Seungjun Lee)" w:date="2025-07-29T11:35:00Z">
        <w:del w:id="9104" w:author="FURSYS" w:date="2025-08-06T14:26:00Z">
          <w:r w:rsidRPr="000C7330" w:rsidDel="008076F4">
            <w:rPr>
              <w:rFonts w:eastAsiaTheme="minorHAnsi" w:cs="굴림" w:hint="eastAsia"/>
              <w:b/>
              <w:bCs/>
              <w:color w:val="000000" w:themeColor="text1"/>
              <w:kern w:val="0"/>
              <w:szCs w:val="24"/>
              <w:rPrChange w:id="9105" w:author="FURSYS" w:date="2025-12-04T15:42:00Z">
                <w:rPr>
                  <w:rFonts w:ascii="굴림" w:eastAsia="굴림" w:hAnsi="굴림" w:cs="굴림" w:hint="eastAsia"/>
                  <w:b/>
                  <w:bCs/>
                  <w:color w:val="123456"/>
                  <w:kern w:val="0"/>
                  <w:sz w:val="24"/>
                  <w:szCs w:val="24"/>
                </w:rPr>
              </w:rPrChange>
            </w:rPr>
            <w:delText>제</w:delText>
          </w:r>
          <w:r w:rsidRPr="000C7330" w:rsidDel="008076F4">
            <w:rPr>
              <w:rFonts w:eastAsiaTheme="minorHAnsi" w:cs="굴림"/>
              <w:b/>
              <w:bCs/>
              <w:color w:val="000000" w:themeColor="text1"/>
              <w:kern w:val="0"/>
              <w:szCs w:val="24"/>
              <w:rPrChange w:id="9106" w:author="FURSYS" w:date="2025-12-04T15:42:00Z">
                <w:rPr>
                  <w:rFonts w:ascii="굴림" w:eastAsia="굴림" w:hAnsi="굴림" w:cs="굴림"/>
                  <w:b/>
                  <w:bCs/>
                  <w:color w:val="123456"/>
                  <w:kern w:val="0"/>
                  <w:sz w:val="24"/>
                  <w:szCs w:val="24"/>
                </w:rPr>
              </w:rPrChange>
            </w:rPr>
            <w:delText xml:space="preserve">9조(안전작업계획서의 </w:delText>
          </w:r>
          <w:r w:rsidRPr="000C7330" w:rsidDel="008076F4">
            <w:rPr>
              <w:rFonts w:eastAsiaTheme="minorHAnsi" w:cs="굴림" w:hint="eastAsia"/>
              <w:b/>
              <w:bCs/>
              <w:color w:val="000000" w:themeColor="text1"/>
              <w:kern w:val="0"/>
              <w:szCs w:val="24"/>
              <w:rPrChange w:id="9107" w:author="FURSYS" w:date="2025-12-04T15:42:00Z">
                <w:rPr>
                  <w:rFonts w:ascii="굴림" w:eastAsia="굴림" w:hAnsi="굴림" w:cs="굴림" w:hint="eastAsia"/>
                  <w:b/>
                  <w:bCs/>
                  <w:color w:val="123456"/>
                  <w:kern w:val="0"/>
                  <w:sz w:val="24"/>
                  <w:szCs w:val="24"/>
                </w:rPr>
              </w:rPrChange>
            </w:rPr>
            <w:delText>작성</w:delText>
          </w:r>
          <w:r w:rsidRPr="000C7330" w:rsidDel="008076F4">
            <w:rPr>
              <w:rFonts w:eastAsiaTheme="minorHAnsi" w:cs="굴림"/>
              <w:b/>
              <w:bCs/>
              <w:color w:val="000000" w:themeColor="text1"/>
              <w:kern w:val="0"/>
              <w:szCs w:val="24"/>
              <w:rPrChange w:id="9108" w:author="FURSYS" w:date="2025-12-04T15:42:00Z">
                <w:rPr>
                  <w:rFonts w:ascii="굴림" w:eastAsia="굴림" w:hAnsi="굴림" w:cs="굴림"/>
                  <w:b/>
                  <w:bCs/>
                  <w:color w:val="123456"/>
                  <w:kern w:val="0"/>
                  <w:sz w:val="24"/>
                  <w:szCs w:val="24"/>
                </w:rPr>
              </w:rPrChange>
            </w:rPr>
            <w:delText>)</w:delText>
          </w:r>
        </w:del>
      </w:ins>
    </w:p>
    <w:p w14:paraId="283C11CD" w14:textId="27E12627" w:rsidR="002E2521" w:rsidRPr="000C7330" w:rsidDel="008076F4" w:rsidRDefault="002E2521">
      <w:pPr>
        <w:rPr>
          <w:ins w:id="9109" w:author="이승준 (Seungjun Lee)" w:date="2025-07-29T11:35:00Z"/>
          <w:del w:id="9110" w:author="FURSYS" w:date="2025-08-06T14:26:00Z"/>
          <w:rFonts w:eastAsiaTheme="minorHAnsi" w:cs="굴림"/>
          <w:color w:val="000000" w:themeColor="text1"/>
          <w:kern w:val="0"/>
          <w:szCs w:val="24"/>
          <w:rPrChange w:id="9111" w:author="FURSYS" w:date="2025-12-04T15:42:00Z">
            <w:rPr>
              <w:ins w:id="9112" w:author="이승준 (Seungjun Lee)" w:date="2025-07-29T11:35:00Z"/>
              <w:del w:id="9113" w:author="FURSYS" w:date="2025-08-06T14:26:00Z"/>
              <w:rFonts w:ascii="굴림" w:eastAsia="굴림" w:hAnsi="굴림" w:cs="굴림"/>
              <w:kern w:val="0"/>
              <w:sz w:val="24"/>
              <w:szCs w:val="24"/>
            </w:rPr>
          </w:rPrChange>
        </w:rPr>
        <w:pPrChange w:id="9114" w:author="FURSYS" w:date="2025-08-06T14:26:00Z">
          <w:pPr>
            <w:widowControl/>
            <w:wordWrap/>
            <w:autoSpaceDE/>
            <w:autoSpaceDN/>
            <w:ind w:left="200" w:hanging="200"/>
            <w:jc w:val="left"/>
          </w:pPr>
        </w:pPrChange>
      </w:pPr>
      <w:ins w:id="9115" w:author="이승준 (Seungjun Lee)" w:date="2025-07-29T11:35:00Z">
        <w:del w:id="9116" w:author="FURSYS" w:date="2025-08-06T14:26:00Z">
          <w:r w:rsidRPr="000C7330" w:rsidDel="008076F4">
            <w:rPr>
              <w:rFonts w:eastAsiaTheme="minorHAnsi" w:cs="굴림" w:hint="eastAsia"/>
              <w:color w:val="000000" w:themeColor="text1"/>
              <w:kern w:val="0"/>
              <w:szCs w:val="24"/>
              <w:rPrChange w:id="9117" w:author="FURSYS" w:date="2025-12-04T15:42:00Z">
                <w:rPr>
                  <w:rFonts w:ascii="굴림" w:eastAsia="굴림" w:hAnsi="굴림" w:cs="굴림" w:hint="eastAsia"/>
                  <w:color w:val="123456"/>
                  <w:kern w:val="0"/>
                  <w:sz w:val="24"/>
                  <w:szCs w:val="24"/>
                </w:rPr>
              </w:rPrChange>
            </w:rPr>
            <w:delText>① “을”은</w:delText>
          </w:r>
          <w:r w:rsidRPr="000C7330" w:rsidDel="008076F4">
            <w:rPr>
              <w:rFonts w:eastAsiaTheme="minorHAnsi" w:cs="굴림"/>
              <w:color w:val="000000" w:themeColor="text1"/>
              <w:kern w:val="0"/>
              <w:szCs w:val="24"/>
              <w:rPrChange w:id="9118" w:author="FURSYS" w:date="2025-12-04T15:42:00Z">
                <w:rPr>
                  <w:rFonts w:ascii="굴림" w:eastAsia="굴림" w:hAnsi="굴림" w:cs="굴림"/>
                  <w:color w:val="123456"/>
                  <w:kern w:val="0"/>
                  <w:sz w:val="24"/>
                  <w:szCs w:val="24"/>
                </w:rPr>
              </w:rPrChange>
            </w:rPr>
            <w:delText xml:space="preserve"> 『산업안전보건기준에 관한 규칙 제38조』에 명시된 사전조사 및 작업계획서 작성 대상</w:delText>
          </w:r>
          <w:r w:rsidRPr="000C7330" w:rsidDel="008076F4">
            <w:rPr>
              <w:rFonts w:eastAsiaTheme="minorHAnsi" w:cs="굴림"/>
              <w:color w:val="000000" w:themeColor="text1"/>
              <w:kern w:val="0"/>
              <w:szCs w:val="24"/>
              <w:rPrChange w:id="9119" w:author="FURSYS" w:date="2025-12-04T15:42:00Z">
                <w:rPr>
                  <w:rFonts w:ascii="굴림" w:eastAsia="굴림" w:hAnsi="굴림" w:cs="굴림"/>
                  <w:kern w:val="0"/>
                  <w:sz w:val="24"/>
                  <w:szCs w:val="24"/>
                </w:rPr>
              </w:rPrChange>
            </w:rPr>
            <w:br/>
          </w:r>
          <w:r w:rsidRPr="000C7330" w:rsidDel="008076F4">
            <w:rPr>
              <w:rFonts w:eastAsiaTheme="minorHAnsi" w:cs="굴림" w:hint="eastAsia"/>
              <w:color w:val="000000" w:themeColor="text1"/>
              <w:kern w:val="0"/>
              <w:szCs w:val="24"/>
              <w:rPrChange w:id="9120" w:author="FURSYS" w:date="2025-12-04T15:42:00Z">
                <w:rPr>
                  <w:rFonts w:ascii="굴림" w:eastAsia="굴림" w:hAnsi="굴림" w:cs="굴림" w:hint="eastAsia"/>
                  <w:color w:val="123456"/>
                  <w:kern w:val="0"/>
                  <w:sz w:val="24"/>
                  <w:szCs w:val="24"/>
                </w:rPr>
              </w:rPrChange>
            </w:rPr>
            <w:delText>작업에</w:delText>
          </w:r>
          <w:r w:rsidRPr="000C7330" w:rsidDel="008076F4">
            <w:rPr>
              <w:rFonts w:eastAsiaTheme="minorHAnsi" w:cs="굴림"/>
              <w:color w:val="000000" w:themeColor="text1"/>
              <w:kern w:val="0"/>
              <w:szCs w:val="24"/>
              <w:rPrChange w:id="9121"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122" w:author="FURSYS" w:date="2025-12-04T15:42:00Z">
                <w:rPr>
                  <w:rFonts w:ascii="굴림" w:eastAsia="굴림" w:hAnsi="굴림" w:cs="굴림" w:hint="eastAsia"/>
                  <w:color w:val="123456"/>
                  <w:kern w:val="0"/>
                  <w:sz w:val="24"/>
                  <w:szCs w:val="24"/>
                </w:rPr>
              </w:rPrChange>
            </w:rPr>
            <w:delText>대해</w:delText>
          </w:r>
          <w:r w:rsidRPr="000C7330" w:rsidDel="008076F4">
            <w:rPr>
              <w:rFonts w:eastAsiaTheme="minorHAnsi" w:cs="굴림"/>
              <w:color w:val="000000" w:themeColor="text1"/>
              <w:kern w:val="0"/>
              <w:szCs w:val="24"/>
              <w:rPrChange w:id="9123"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124" w:author="FURSYS" w:date="2025-12-04T15:42:00Z">
                <w:rPr>
                  <w:rFonts w:ascii="굴림" w:eastAsia="굴림" w:hAnsi="굴림" w:cs="굴림" w:hint="eastAsia"/>
                  <w:color w:val="123456"/>
                  <w:kern w:val="0"/>
                  <w:sz w:val="24"/>
                  <w:szCs w:val="24"/>
                </w:rPr>
              </w:rPrChange>
            </w:rPr>
            <w:delText>안전작업계획서를</w:delText>
          </w:r>
          <w:r w:rsidRPr="000C7330" w:rsidDel="008076F4">
            <w:rPr>
              <w:rFonts w:eastAsiaTheme="minorHAnsi" w:cs="굴림"/>
              <w:color w:val="000000" w:themeColor="text1"/>
              <w:kern w:val="0"/>
              <w:szCs w:val="24"/>
              <w:rPrChange w:id="9125"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126" w:author="FURSYS" w:date="2025-12-04T15:42:00Z">
                <w:rPr>
                  <w:rFonts w:ascii="굴림" w:eastAsia="굴림" w:hAnsi="굴림" w:cs="굴림" w:hint="eastAsia"/>
                  <w:color w:val="123456"/>
                  <w:kern w:val="0"/>
                  <w:sz w:val="24"/>
                  <w:szCs w:val="24"/>
                </w:rPr>
              </w:rPrChange>
            </w:rPr>
            <w:delText>작성하여</w:delText>
          </w:r>
          <w:r w:rsidRPr="000C7330" w:rsidDel="008076F4">
            <w:rPr>
              <w:rFonts w:eastAsiaTheme="minorHAnsi" w:cs="굴림"/>
              <w:color w:val="000000" w:themeColor="text1"/>
              <w:kern w:val="0"/>
              <w:szCs w:val="24"/>
              <w:rPrChange w:id="912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128" w:author="FURSYS" w:date="2025-12-04T15:42:00Z">
                <w:rPr>
                  <w:rFonts w:ascii="굴림" w:eastAsia="굴림" w:hAnsi="굴림" w:cs="굴림" w:hint="eastAsia"/>
                  <w:color w:val="123456"/>
                  <w:kern w:val="0"/>
                  <w:sz w:val="24"/>
                  <w:szCs w:val="24"/>
                </w:rPr>
              </w:rPrChange>
            </w:rPr>
            <w:delText>작업</w:delText>
          </w:r>
          <w:r w:rsidRPr="000C7330" w:rsidDel="008076F4">
            <w:rPr>
              <w:rFonts w:eastAsiaTheme="minorHAnsi" w:cs="굴림"/>
              <w:color w:val="000000" w:themeColor="text1"/>
              <w:kern w:val="0"/>
              <w:szCs w:val="24"/>
              <w:rPrChange w:id="9129"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130" w:author="FURSYS" w:date="2025-12-04T15:42:00Z">
                <w:rPr>
                  <w:rFonts w:ascii="굴림" w:eastAsia="굴림" w:hAnsi="굴림" w:cs="굴림" w:hint="eastAsia"/>
                  <w:color w:val="123456"/>
                  <w:kern w:val="0"/>
                  <w:sz w:val="24"/>
                  <w:szCs w:val="24"/>
                </w:rPr>
              </w:rPrChange>
            </w:rPr>
            <w:delText>중</w:delText>
          </w:r>
          <w:r w:rsidRPr="000C7330" w:rsidDel="008076F4">
            <w:rPr>
              <w:rFonts w:eastAsiaTheme="minorHAnsi" w:cs="굴림"/>
              <w:color w:val="000000" w:themeColor="text1"/>
              <w:kern w:val="0"/>
              <w:szCs w:val="24"/>
              <w:rPrChange w:id="9131"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132" w:author="FURSYS" w:date="2025-12-04T15:42:00Z">
                <w:rPr>
                  <w:rFonts w:ascii="굴림" w:eastAsia="굴림" w:hAnsi="굴림" w:cs="굴림" w:hint="eastAsia"/>
                  <w:color w:val="123456"/>
                  <w:kern w:val="0"/>
                  <w:sz w:val="24"/>
                  <w:szCs w:val="24"/>
                </w:rPr>
              </w:rPrChange>
            </w:rPr>
            <w:delText>발생할</w:delText>
          </w:r>
          <w:r w:rsidRPr="000C7330" w:rsidDel="008076F4">
            <w:rPr>
              <w:rFonts w:eastAsiaTheme="minorHAnsi" w:cs="굴림"/>
              <w:color w:val="000000" w:themeColor="text1"/>
              <w:kern w:val="0"/>
              <w:szCs w:val="24"/>
              <w:rPrChange w:id="9133"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134" w:author="FURSYS" w:date="2025-12-04T15:42:00Z">
                <w:rPr>
                  <w:rFonts w:ascii="굴림" w:eastAsia="굴림" w:hAnsi="굴림" w:cs="굴림" w:hint="eastAsia"/>
                  <w:color w:val="123456"/>
                  <w:kern w:val="0"/>
                  <w:sz w:val="24"/>
                  <w:szCs w:val="24"/>
                </w:rPr>
              </w:rPrChange>
            </w:rPr>
            <w:delText>수</w:delText>
          </w:r>
          <w:r w:rsidRPr="000C7330" w:rsidDel="008076F4">
            <w:rPr>
              <w:rFonts w:eastAsiaTheme="minorHAnsi" w:cs="굴림"/>
              <w:color w:val="000000" w:themeColor="text1"/>
              <w:kern w:val="0"/>
              <w:szCs w:val="24"/>
              <w:rPrChange w:id="9135"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136" w:author="FURSYS" w:date="2025-12-04T15:42:00Z">
                <w:rPr>
                  <w:rFonts w:ascii="굴림" w:eastAsia="굴림" w:hAnsi="굴림" w:cs="굴림" w:hint="eastAsia"/>
                  <w:color w:val="123456"/>
                  <w:kern w:val="0"/>
                  <w:sz w:val="24"/>
                  <w:szCs w:val="24"/>
                </w:rPr>
              </w:rPrChange>
            </w:rPr>
            <w:delText>있는</w:delText>
          </w:r>
          <w:r w:rsidRPr="000C7330" w:rsidDel="008076F4">
            <w:rPr>
              <w:rFonts w:eastAsiaTheme="minorHAnsi" w:cs="굴림"/>
              <w:color w:val="000000" w:themeColor="text1"/>
              <w:kern w:val="0"/>
              <w:szCs w:val="24"/>
              <w:rPrChange w:id="913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138" w:author="FURSYS" w:date="2025-12-04T15:42:00Z">
                <w:rPr>
                  <w:rFonts w:ascii="굴림" w:eastAsia="굴림" w:hAnsi="굴림" w:cs="굴림" w:hint="eastAsia"/>
                  <w:color w:val="123456"/>
                  <w:kern w:val="0"/>
                  <w:sz w:val="24"/>
                  <w:szCs w:val="24"/>
                </w:rPr>
              </w:rPrChange>
            </w:rPr>
            <w:delText>위험요인에</w:delText>
          </w:r>
          <w:r w:rsidRPr="000C7330" w:rsidDel="008076F4">
            <w:rPr>
              <w:rFonts w:eastAsiaTheme="minorHAnsi" w:cs="굴림"/>
              <w:color w:val="000000" w:themeColor="text1"/>
              <w:kern w:val="0"/>
              <w:szCs w:val="24"/>
              <w:rPrChange w:id="9139"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140" w:author="FURSYS" w:date="2025-12-04T15:42:00Z">
                <w:rPr>
                  <w:rFonts w:ascii="굴림" w:eastAsia="굴림" w:hAnsi="굴림" w:cs="굴림" w:hint="eastAsia"/>
                  <w:color w:val="123456"/>
                  <w:kern w:val="0"/>
                  <w:sz w:val="24"/>
                  <w:szCs w:val="24"/>
                </w:rPr>
              </w:rPrChange>
            </w:rPr>
            <w:delText>대한</w:delText>
          </w:r>
          <w:r w:rsidRPr="000C7330" w:rsidDel="008076F4">
            <w:rPr>
              <w:rFonts w:eastAsiaTheme="minorHAnsi" w:cs="굴림"/>
              <w:color w:val="000000" w:themeColor="text1"/>
              <w:kern w:val="0"/>
              <w:szCs w:val="24"/>
              <w:rPrChange w:id="9141"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142" w:author="FURSYS" w:date="2025-12-04T15:42:00Z">
                <w:rPr>
                  <w:rFonts w:ascii="굴림" w:eastAsia="굴림" w:hAnsi="굴림" w:cs="굴림" w:hint="eastAsia"/>
                  <w:color w:val="123456"/>
                  <w:kern w:val="0"/>
                  <w:sz w:val="24"/>
                  <w:szCs w:val="24"/>
                </w:rPr>
              </w:rPrChange>
            </w:rPr>
            <w:delText>대책을</w:delText>
          </w:r>
          <w:r w:rsidRPr="000C7330" w:rsidDel="008076F4">
            <w:rPr>
              <w:rFonts w:eastAsiaTheme="minorHAnsi" w:cs="굴림"/>
              <w:color w:val="000000" w:themeColor="text1"/>
              <w:kern w:val="0"/>
              <w:szCs w:val="24"/>
              <w:rPrChange w:id="9143"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144" w:author="FURSYS" w:date="2025-12-04T15:42:00Z">
                <w:rPr>
                  <w:rFonts w:ascii="굴림" w:eastAsia="굴림" w:hAnsi="굴림" w:cs="굴림" w:hint="eastAsia"/>
                  <w:color w:val="123456"/>
                  <w:kern w:val="0"/>
                  <w:sz w:val="24"/>
                  <w:szCs w:val="24"/>
                </w:rPr>
              </w:rPrChange>
            </w:rPr>
            <w:delText>수립하여</w:delText>
          </w:r>
          <w:r w:rsidRPr="000C7330" w:rsidDel="008076F4">
            <w:rPr>
              <w:rFonts w:eastAsiaTheme="minorHAnsi" w:cs="굴림"/>
              <w:color w:val="000000" w:themeColor="text1"/>
              <w:kern w:val="0"/>
              <w:szCs w:val="24"/>
              <w:rPrChange w:id="9145"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146" w:author="FURSYS" w:date="2025-12-04T15:42:00Z">
                <w:rPr>
                  <w:rFonts w:ascii="굴림" w:eastAsia="굴림" w:hAnsi="굴림" w:cs="굴림" w:hint="eastAsia"/>
                  <w:color w:val="123456"/>
                  <w:kern w:val="0"/>
                  <w:sz w:val="24"/>
                  <w:szCs w:val="24"/>
                </w:rPr>
              </w:rPrChange>
            </w:rPr>
            <w:delText>근로자에게</w:delText>
          </w:r>
          <w:r w:rsidRPr="000C7330" w:rsidDel="008076F4">
            <w:rPr>
              <w:rFonts w:eastAsiaTheme="minorHAnsi" w:cs="굴림"/>
              <w:color w:val="000000" w:themeColor="text1"/>
              <w:kern w:val="0"/>
              <w:szCs w:val="24"/>
              <w:rPrChange w:id="914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148" w:author="FURSYS" w:date="2025-12-04T15:42:00Z">
                <w:rPr>
                  <w:rFonts w:ascii="굴림" w:eastAsia="굴림" w:hAnsi="굴림" w:cs="굴림" w:hint="eastAsia"/>
                  <w:color w:val="123456"/>
                  <w:kern w:val="0"/>
                  <w:sz w:val="24"/>
                  <w:szCs w:val="24"/>
                </w:rPr>
              </w:rPrChange>
            </w:rPr>
            <w:delText>알려야</w:delText>
          </w:r>
          <w:r w:rsidRPr="000C7330" w:rsidDel="008076F4">
            <w:rPr>
              <w:rFonts w:eastAsiaTheme="minorHAnsi" w:cs="굴림"/>
              <w:color w:val="000000" w:themeColor="text1"/>
              <w:kern w:val="0"/>
              <w:szCs w:val="24"/>
              <w:rPrChange w:id="9149"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150" w:author="FURSYS" w:date="2025-12-04T15:42:00Z">
                <w:rPr>
                  <w:rFonts w:ascii="굴림" w:eastAsia="굴림" w:hAnsi="굴림" w:cs="굴림" w:hint="eastAsia"/>
                  <w:color w:val="123456"/>
                  <w:kern w:val="0"/>
                  <w:sz w:val="24"/>
                  <w:szCs w:val="24"/>
                </w:rPr>
              </w:rPrChange>
            </w:rPr>
            <w:delText>한다</w:delText>
          </w:r>
          <w:r w:rsidRPr="000C7330" w:rsidDel="008076F4">
            <w:rPr>
              <w:rFonts w:eastAsiaTheme="minorHAnsi" w:cs="굴림"/>
              <w:color w:val="000000" w:themeColor="text1"/>
              <w:kern w:val="0"/>
              <w:szCs w:val="24"/>
              <w:rPrChange w:id="9151" w:author="FURSYS" w:date="2025-12-04T15:42:00Z">
                <w:rPr>
                  <w:rFonts w:ascii="굴림" w:eastAsia="굴림" w:hAnsi="굴림" w:cs="굴림"/>
                  <w:color w:val="123456"/>
                  <w:kern w:val="0"/>
                  <w:sz w:val="24"/>
                  <w:szCs w:val="24"/>
                </w:rPr>
              </w:rPrChange>
            </w:rPr>
            <w:delText>.</w:delText>
          </w:r>
        </w:del>
      </w:ins>
    </w:p>
    <w:p w14:paraId="23839AC0" w14:textId="39FDF9FA" w:rsidR="002E2521" w:rsidRPr="000C7330" w:rsidDel="008076F4" w:rsidRDefault="002E2521">
      <w:pPr>
        <w:rPr>
          <w:ins w:id="9152" w:author="이승준 (Seungjun Lee)" w:date="2025-07-29T11:35:00Z"/>
          <w:del w:id="9153" w:author="FURSYS" w:date="2025-08-06T14:26:00Z"/>
          <w:rFonts w:eastAsiaTheme="minorHAnsi" w:cs="굴림"/>
          <w:color w:val="000000" w:themeColor="text1"/>
          <w:kern w:val="0"/>
          <w:szCs w:val="24"/>
          <w:rPrChange w:id="9154" w:author="FURSYS" w:date="2025-12-04T15:42:00Z">
            <w:rPr>
              <w:ins w:id="9155" w:author="이승준 (Seungjun Lee)" w:date="2025-07-29T11:35:00Z"/>
              <w:del w:id="9156" w:author="FURSYS" w:date="2025-08-06T14:26:00Z"/>
              <w:rFonts w:ascii="굴림" w:eastAsia="굴림" w:hAnsi="굴림" w:cs="굴림"/>
              <w:kern w:val="0"/>
              <w:sz w:val="24"/>
              <w:szCs w:val="24"/>
            </w:rPr>
          </w:rPrChange>
        </w:rPr>
        <w:pPrChange w:id="9157" w:author="FURSYS" w:date="2025-08-06T14:26:00Z">
          <w:pPr>
            <w:widowControl/>
            <w:wordWrap/>
            <w:autoSpaceDE/>
            <w:autoSpaceDN/>
            <w:ind w:left="200" w:hanging="200"/>
            <w:jc w:val="left"/>
          </w:pPr>
        </w:pPrChange>
      </w:pPr>
      <w:ins w:id="9158" w:author="이승준 (Seungjun Lee)" w:date="2025-07-29T11:35:00Z">
        <w:del w:id="9159" w:author="FURSYS" w:date="2025-08-06T14:26:00Z">
          <w:r w:rsidRPr="000C7330" w:rsidDel="008076F4">
            <w:rPr>
              <w:rFonts w:eastAsiaTheme="minorHAnsi" w:cs="굴림" w:hint="eastAsia"/>
              <w:color w:val="000000" w:themeColor="text1"/>
              <w:kern w:val="0"/>
              <w:szCs w:val="24"/>
              <w:rPrChange w:id="9160" w:author="FURSYS" w:date="2025-12-04T15:42:00Z">
                <w:rPr>
                  <w:rFonts w:ascii="굴림" w:eastAsia="굴림" w:hAnsi="굴림" w:cs="굴림" w:hint="eastAsia"/>
                  <w:color w:val="123456"/>
                  <w:kern w:val="0"/>
                  <w:sz w:val="24"/>
                  <w:szCs w:val="24"/>
                </w:rPr>
              </w:rPrChange>
            </w:rPr>
            <w:delText>② “을”은 </w:delText>
          </w:r>
          <w:r w:rsidRPr="000C7330" w:rsidDel="008076F4">
            <w:rPr>
              <w:rFonts w:eastAsiaTheme="minorHAnsi" w:cs="굴림"/>
              <w:color w:val="000000" w:themeColor="text1"/>
              <w:kern w:val="0"/>
              <w:szCs w:val="24"/>
              <w:rPrChange w:id="9161" w:author="FURSYS" w:date="2025-12-04T15:42:00Z">
                <w:rPr>
                  <w:rFonts w:ascii="굴림" w:eastAsia="굴림" w:hAnsi="굴림" w:cs="굴림"/>
                  <w:color w:val="123456"/>
                  <w:kern w:val="0"/>
                  <w:sz w:val="24"/>
                  <w:szCs w:val="24"/>
                </w:rPr>
              </w:rPrChange>
            </w:rPr>
            <w:delText xml:space="preserve">1항 작업계획서 작성 대상 작업 外 건물 내에서 사용되는 모든 </w:delText>
          </w:r>
          <w:r w:rsidRPr="000C7330" w:rsidDel="008076F4">
            <w:rPr>
              <w:rFonts w:eastAsiaTheme="minorHAnsi" w:cs="굴림" w:hint="eastAsia"/>
              <w:color w:val="000000" w:themeColor="text1"/>
              <w:kern w:val="0"/>
              <w:szCs w:val="24"/>
              <w:rPrChange w:id="9162" w:author="FURSYS" w:date="2025-12-04T15:42:00Z">
                <w:rPr>
                  <w:rFonts w:ascii="굴림" w:eastAsia="굴림" w:hAnsi="굴림" w:cs="굴림" w:hint="eastAsia"/>
                  <w:color w:val="123456"/>
                  <w:kern w:val="0"/>
                  <w:sz w:val="24"/>
                  <w:szCs w:val="24"/>
                </w:rPr>
              </w:rPrChange>
            </w:rPr>
            <w:delText>모빌리티</w:delText>
          </w:r>
          <w:r w:rsidRPr="000C7330" w:rsidDel="008076F4">
            <w:rPr>
              <w:rFonts w:eastAsiaTheme="minorHAnsi" w:cs="굴림"/>
              <w:color w:val="000000" w:themeColor="text1"/>
              <w:kern w:val="0"/>
              <w:szCs w:val="24"/>
              <w:rPrChange w:id="9163" w:author="FURSYS" w:date="2025-12-04T15:42:00Z">
                <w:rPr>
                  <w:rFonts w:ascii="굴림" w:eastAsia="굴림" w:hAnsi="굴림" w:cs="굴림"/>
                  <w:color w:val="123456"/>
                  <w:kern w:val="0"/>
                  <w:sz w:val="24"/>
                  <w:szCs w:val="24"/>
                </w:rPr>
              </w:rPrChange>
            </w:rPr>
            <w:delText xml:space="preserve"> 장비를 사용하기 전 작업계획서를 작성하여야 한다. 작업계획서에는 장비정보, 작업인원, 작업경로, 작업계획, 재해예방대책 등이 명시되어야 하며, 작성된 작업계획서는 게시판에 게시하도록 한다.</w:delText>
          </w:r>
        </w:del>
      </w:ins>
    </w:p>
    <w:p w14:paraId="0AD470D9" w14:textId="2B59ADED" w:rsidR="002E2521" w:rsidRPr="000C7330" w:rsidDel="008076F4" w:rsidRDefault="002E2521">
      <w:pPr>
        <w:rPr>
          <w:ins w:id="9164" w:author="이승준 (Seungjun Lee)" w:date="2025-07-29T11:35:00Z"/>
          <w:del w:id="9165" w:author="FURSYS" w:date="2025-08-06T14:26:00Z"/>
          <w:rFonts w:eastAsiaTheme="minorHAnsi" w:cs="굴림"/>
          <w:color w:val="000000" w:themeColor="text1"/>
          <w:kern w:val="0"/>
          <w:szCs w:val="24"/>
          <w:rPrChange w:id="9166" w:author="FURSYS" w:date="2025-12-04T15:42:00Z">
            <w:rPr>
              <w:ins w:id="9167" w:author="이승준 (Seungjun Lee)" w:date="2025-07-29T11:35:00Z"/>
              <w:del w:id="9168" w:author="FURSYS" w:date="2025-08-06T14:26:00Z"/>
              <w:rFonts w:ascii="굴림" w:eastAsia="굴림" w:hAnsi="굴림" w:cs="굴림"/>
              <w:kern w:val="0"/>
              <w:sz w:val="24"/>
              <w:szCs w:val="24"/>
            </w:rPr>
          </w:rPrChange>
        </w:rPr>
        <w:pPrChange w:id="9169" w:author="FURSYS" w:date="2025-08-06T14:26:00Z">
          <w:pPr>
            <w:widowControl/>
            <w:wordWrap/>
            <w:autoSpaceDE/>
            <w:autoSpaceDN/>
            <w:ind w:left="200" w:hanging="200"/>
            <w:jc w:val="left"/>
          </w:pPr>
        </w:pPrChange>
      </w:pPr>
      <w:ins w:id="9170" w:author="이승준 (Seungjun Lee)" w:date="2025-07-29T11:35:00Z">
        <w:del w:id="9171" w:author="FURSYS" w:date="2025-08-06T14:26:00Z">
          <w:r w:rsidRPr="000C7330" w:rsidDel="008076F4">
            <w:rPr>
              <w:rFonts w:eastAsiaTheme="minorHAnsi" w:cs="굴림" w:hint="eastAsia"/>
              <w:color w:val="000000" w:themeColor="text1"/>
              <w:kern w:val="0"/>
              <w:szCs w:val="24"/>
              <w:rPrChange w:id="9172" w:author="FURSYS" w:date="2025-12-04T15:42:00Z">
                <w:rPr>
                  <w:rFonts w:ascii="굴림" w:eastAsia="굴림" w:hAnsi="굴림" w:cs="굴림" w:hint="eastAsia"/>
                  <w:color w:val="123456"/>
                  <w:kern w:val="0"/>
                  <w:sz w:val="24"/>
                  <w:szCs w:val="24"/>
                </w:rPr>
              </w:rPrChange>
            </w:rPr>
            <w:delText>③ “을”은</w:delText>
          </w:r>
          <w:r w:rsidRPr="000C7330" w:rsidDel="008076F4">
            <w:rPr>
              <w:rFonts w:eastAsiaTheme="minorHAnsi" w:cs="굴림"/>
              <w:color w:val="000000" w:themeColor="text1"/>
              <w:kern w:val="0"/>
              <w:szCs w:val="24"/>
              <w:rPrChange w:id="9173" w:author="FURSYS" w:date="2025-12-04T15:42:00Z">
                <w:rPr>
                  <w:rFonts w:ascii="굴림" w:eastAsia="굴림" w:hAnsi="굴림" w:cs="굴림"/>
                  <w:color w:val="123456"/>
                  <w:kern w:val="0"/>
                  <w:sz w:val="24"/>
                  <w:szCs w:val="24"/>
                </w:rPr>
              </w:rPrChange>
            </w:rPr>
            <w:delText xml:space="preserve"> 작업계획서 대상 작업에 있어 안전한 운영을 위해 필요한 조치를 취하여야 하며, 안전 기준 및 절차를 준수하여야 한다.</w:delText>
          </w:r>
        </w:del>
      </w:ins>
    </w:p>
    <w:p w14:paraId="12F9F80C" w14:textId="784E2267" w:rsidR="002E2521" w:rsidRPr="000C7330" w:rsidDel="008076F4" w:rsidRDefault="002E2521">
      <w:pPr>
        <w:rPr>
          <w:ins w:id="9174" w:author="이승준 (Seungjun Lee)" w:date="2025-07-29T11:35:00Z"/>
          <w:del w:id="9175" w:author="FURSYS" w:date="2025-08-06T14:26:00Z"/>
          <w:rFonts w:eastAsiaTheme="minorHAnsi" w:cs="굴림"/>
          <w:color w:val="000000" w:themeColor="text1"/>
          <w:kern w:val="0"/>
          <w:szCs w:val="24"/>
          <w:rPrChange w:id="9176" w:author="FURSYS" w:date="2025-12-04T15:42:00Z">
            <w:rPr>
              <w:ins w:id="9177" w:author="이승준 (Seungjun Lee)" w:date="2025-07-29T11:35:00Z"/>
              <w:del w:id="9178" w:author="FURSYS" w:date="2025-08-06T14:26:00Z"/>
              <w:rFonts w:ascii="굴림" w:eastAsia="굴림" w:hAnsi="굴림" w:cs="굴림"/>
              <w:kern w:val="0"/>
              <w:sz w:val="24"/>
              <w:szCs w:val="24"/>
            </w:rPr>
          </w:rPrChange>
        </w:rPr>
        <w:pPrChange w:id="9179" w:author="FURSYS" w:date="2025-08-06T14:26:00Z">
          <w:pPr>
            <w:widowControl/>
            <w:wordWrap/>
            <w:autoSpaceDE/>
            <w:autoSpaceDN/>
            <w:jc w:val="left"/>
          </w:pPr>
        </w:pPrChange>
      </w:pPr>
      <w:ins w:id="9180" w:author="이승준 (Seungjun Lee)" w:date="2025-07-29T11:35:00Z">
        <w:del w:id="9181" w:author="FURSYS" w:date="2025-08-06T14:26:00Z">
          <w:r w:rsidRPr="000C7330" w:rsidDel="008076F4">
            <w:rPr>
              <w:rFonts w:eastAsiaTheme="minorHAnsi" w:cs="굴림" w:hint="eastAsia"/>
              <w:color w:val="000000" w:themeColor="text1"/>
              <w:kern w:val="0"/>
              <w:szCs w:val="24"/>
              <w:rPrChange w:id="9182" w:author="FURSYS" w:date="2025-12-04T15:42:00Z">
                <w:rPr>
                  <w:rFonts w:ascii="굴림" w:eastAsia="굴림" w:hAnsi="굴림" w:cs="굴림" w:hint="eastAsia"/>
                  <w:color w:val="123456"/>
                  <w:kern w:val="0"/>
                  <w:sz w:val="24"/>
                  <w:szCs w:val="24"/>
                </w:rPr>
              </w:rPrChange>
            </w:rPr>
            <w:delText> </w:delText>
          </w:r>
        </w:del>
      </w:ins>
    </w:p>
    <w:p w14:paraId="1AAD9537" w14:textId="5D5ABFCC" w:rsidR="002E2521" w:rsidRPr="000C7330" w:rsidDel="008076F4" w:rsidRDefault="002E2521">
      <w:pPr>
        <w:rPr>
          <w:ins w:id="9183" w:author="이승준 (Seungjun Lee)" w:date="2025-07-29T11:35:00Z"/>
          <w:del w:id="9184" w:author="FURSYS" w:date="2025-08-06T14:26:00Z"/>
          <w:rFonts w:eastAsiaTheme="minorHAnsi" w:cs="굴림"/>
          <w:color w:val="000000" w:themeColor="text1"/>
          <w:kern w:val="0"/>
          <w:szCs w:val="24"/>
          <w:rPrChange w:id="9185" w:author="FURSYS" w:date="2025-12-04T15:42:00Z">
            <w:rPr>
              <w:ins w:id="9186" w:author="이승준 (Seungjun Lee)" w:date="2025-07-29T11:35:00Z"/>
              <w:del w:id="9187" w:author="FURSYS" w:date="2025-08-06T14:26:00Z"/>
              <w:rFonts w:ascii="굴림" w:eastAsia="굴림" w:hAnsi="굴림" w:cs="굴림"/>
              <w:kern w:val="0"/>
              <w:sz w:val="24"/>
              <w:szCs w:val="24"/>
            </w:rPr>
          </w:rPrChange>
        </w:rPr>
        <w:pPrChange w:id="9188" w:author="FURSYS" w:date="2025-08-06T14:26:00Z">
          <w:pPr>
            <w:widowControl/>
            <w:wordWrap/>
            <w:autoSpaceDE/>
            <w:autoSpaceDN/>
            <w:jc w:val="left"/>
          </w:pPr>
        </w:pPrChange>
      </w:pPr>
      <w:ins w:id="9189" w:author="이승준 (Seungjun Lee)" w:date="2025-07-29T11:35:00Z">
        <w:del w:id="9190" w:author="FURSYS" w:date="2025-08-06T14:26:00Z">
          <w:r w:rsidRPr="000C7330" w:rsidDel="008076F4">
            <w:rPr>
              <w:rFonts w:eastAsiaTheme="minorHAnsi" w:cs="굴림" w:hint="eastAsia"/>
              <w:b/>
              <w:bCs/>
              <w:color w:val="000000" w:themeColor="text1"/>
              <w:kern w:val="0"/>
              <w:szCs w:val="24"/>
              <w:rPrChange w:id="9191" w:author="FURSYS" w:date="2025-12-04T15:42:00Z">
                <w:rPr>
                  <w:rFonts w:ascii="굴림" w:eastAsia="굴림" w:hAnsi="굴림" w:cs="굴림" w:hint="eastAsia"/>
                  <w:b/>
                  <w:bCs/>
                  <w:color w:val="123456"/>
                  <w:kern w:val="0"/>
                  <w:sz w:val="24"/>
                  <w:szCs w:val="24"/>
                </w:rPr>
              </w:rPrChange>
            </w:rPr>
            <w:delText>제</w:delText>
          </w:r>
          <w:r w:rsidRPr="000C7330" w:rsidDel="008076F4">
            <w:rPr>
              <w:rFonts w:eastAsiaTheme="minorHAnsi" w:cs="굴림"/>
              <w:b/>
              <w:bCs/>
              <w:color w:val="000000" w:themeColor="text1"/>
              <w:kern w:val="0"/>
              <w:szCs w:val="24"/>
              <w:rPrChange w:id="9192" w:author="FURSYS" w:date="2025-12-04T15:42:00Z">
                <w:rPr>
                  <w:rFonts w:ascii="굴림" w:eastAsia="굴림" w:hAnsi="굴림" w:cs="굴림"/>
                  <w:b/>
                  <w:bCs/>
                  <w:color w:val="123456"/>
                  <w:kern w:val="0"/>
                  <w:sz w:val="24"/>
                  <w:szCs w:val="24"/>
                </w:rPr>
              </w:rPrChange>
            </w:rPr>
            <w:delText xml:space="preserve">10조(안전 </w:delText>
          </w:r>
          <w:r w:rsidRPr="000C7330" w:rsidDel="008076F4">
            <w:rPr>
              <w:rFonts w:eastAsiaTheme="minorHAnsi" w:cs="굴림" w:hint="eastAsia"/>
              <w:b/>
              <w:bCs/>
              <w:color w:val="000000" w:themeColor="text1"/>
              <w:kern w:val="0"/>
              <w:szCs w:val="24"/>
              <w:rPrChange w:id="9193" w:author="FURSYS" w:date="2025-12-04T15:42:00Z">
                <w:rPr>
                  <w:rFonts w:ascii="굴림" w:eastAsia="굴림" w:hAnsi="굴림" w:cs="굴림" w:hint="eastAsia"/>
                  <w:b/>
                  <w:bCs/>
                  <w:color w:val="123456"/>
                  <w:kern w:val="0"/>
                  <w:sz w:val="24"/>
                  <w:szCs w:val="24"/>
                </w:rPr>
              </w:rPrChange>
            </w:rPr>
            <w:delText>기준</w:delText>
          </w:r>
          <w:r w:rsidRPr="000C7330" w:rsidDel="008076F4">
            <w:rPr>
              <w:rFonts w:eastAsiaTheme="minorHAnsi" w:cs="굴림"/>
              <w:b/>
              <w:bCs/>
              <w:color w:val="000000" w:themeColor="text1"/>
              <w:kern w:val="0"/>
              <w:szCs w:val="24"/>
              <w:rPrChange w:id="9194" w:author="FURSYS" w:date="2025-12-04T15:42:00Z">
                <w:rPr>
                  <w:rFonts w:ascii="굴림" w:eastAsia="굴림" w:hAnsi="굴림" w:cs="굴림"/>
                  <w:b/>
                  <w:bCs/>
                  <w:color w:val="123456"/>
                  <w:kern w:val="0"/>
                  <w:sz w:val="24"/>
                  <w:szCs w:val="24"/>
                </w:rPr>
              </w:rPrChange>
            </w:rPr>
            <w:delText xml:space="preserve"> </w:delText>
          </w:r>
          <w:r w:rsidRPr="000C7330" w:rsidDel="008076F4">
            <w:rPr>
              <w:rFonts w:eastAsiaTheme="minorHAnsi" w:cs="굴림" w:hint="eastAsia"/>
              <w:b/>
              <w:bCs/>
              <w:color w:val="000000" w:themeColor="text1"/>
              <w:kern w:val="0"/>
              <w:szCs w:val="24"/>
              <w:rPrChange w:id="9195" w:author="FURSYS" w:date="2025-12-04T15:42:00Z">
                <w:rPr>
                  <w:rFonts w:ascii="굴림" w:eastAsia="굴림" w:hAnsi="굴림" w:cs="굴림" w:hint="eastAsia"/>
                  <w:b/>
                  <w:bCs/>
                  <w:color w:val="123456"/>
                  <w:kern w:val="0"/>
                  <w:sz w:val="24"/>
                  <w:szCs w:val="24"/>
                </w:rPr>
              </w:rPrChange>
            </w:rPr>
            <w:delText>위반</w:delText>
          </w:r>
          <w:r w:rsidRPr="000C7330" w:rsidDel="008076F4">
            <w:rPr>
              <w:rFonts w:eastAsiaTheme="minorHAnsi" w:cs="굴림"/>
              <w:b/>
              <w:bCs/>
              <w:color w:val="000000" w:themeColor="text1"/>
              <w:kern w:val="0"/>
              <w:szCs w:val="24"/>
              <w:rPrChange w:id="9196" w:author="FURSYS" w:date="2025-12-04T15:42:00Z">
                <w:rPr>
                  <w:rFonts w:ascii="굴림" w:eastAsia="굴림" w:hAnsi="굴림" w:cs="굴림"/>
                  <w:b/>
                  <w:bCs/>
                  <w:color w:val="123456"/>
                  <w:kern w:val="0"/>
                  <w:sz w:val="24"/>
                  <w:szCs w:val="24"/>
                </w:rPr>
              </w:rPrChange>
            </w:rPr>
            <w:delText xml:space="preserve"> </w:delText>
          </w:r>
          <w:r w:rsidRPr="000C7330" w:rsidDel="008076F4">
            <w:rPr>
              <w:rFonts w:eastAsiaTheme="minorHAnsi" w:cs="굴림" w:hint="eastAsia"/>
              <w:b/>
              <w:bCs/>
              <w:color w:val="000000" w:themeColor="text1"/>
              <w:kern w:val="0"/>
              <w:szCs w:val="24"/>
              <w:rPrChange w:id="9197" w:author="FURSYS" w:date="2025-12-04T15:42:00Z">
                <w:rPr>
                  <w:rFonts w:ascii="굴림" w:eastAsia="굴림" w:hAnsi="굴림" w:cs="굴림" w:hint="eastAsia"/>
                  <w:b/>
                  <w:bCs/>
                  <w:color w:val="123456"/>
                  <w:kern w:val="0"/>
                  <w:sz w:val="24"/>
                  <w:szCs w:val="24"/>
                </w:rPr>
              </w:rPrChange>
            </w:rPr>
            <w:delText>시</w:delText>
          </w:r>
          <w:r w:rsidRPr="000C7330" w:rsidDel="008076F4">
            <w:rPr>
              <w:rFonts w:eastAsiaTheme="minorHAnsi" w:cs="굴림"/>
              <w:b/>
              <w:bCs/>
              <w:color w:val="000000" w:themeColor="text1"/>
              <w:kern w:val="0"/>
              <w:szCs w:val="24"/>
              <w:rPrChange w:id="9198" w:author="FURSYS" w:date="2025-12-04T15:42:00Z">
                <w:rPr>
                  <w:rFonts w:ascii="굴림" w:eastAsia="굴림" w:hAnsi="굴림" w:cs="굴림"/>
                  <w:b/>
                  <w:bCs/>
                  <w:color w:val="123456"/>
                  <w:kern w:val="0"/>
                  <w:sz w:val="24"/>
                  <w:szCs w:val="24"/>
                </w:rPr>
              </w:rPrChange>
            </w:rPr>
            <w:delText xml:space="preserve"> </w:delText>
          </w:r>
          <w:r w:rsidRPr="000C7330" w:rsidDel="008076F4">
            <w:rPr>
              <w:rFonts w:eastAsiaTheme="minorHAnsi" w:cs="굴림" w:hint="eastAsia"/>
              <w:b/>
              <w:bCs/>
              <w:color w:val="000000" w:themeColor="text1"/>
              <w:kern w:val="0"/>
              <w:szCs w:val="24"/>
              <w:rPrChange w:id="9199" w:author="FURSYS" w:date="2025-12-04T15:42:00Z">
                <w:rPr>
                  <w:rFonts w:ascii="굴림" w:eastAsia="굴림" w:hAnsi="굴림" w:cs="굴림" w:hint="eastAsia"/>
                  <w:b/>
                  <w:bCs/>
                  <w:color w:val="123456"/>
                  <w:kern w:val="0"/>
                  <w:sz w:val="24"/>
                  <w:szCs w:val="24"/>
                </w:rPr>
              </w:rPrChange>
            </w:rPr>
            <w:delText>조치</w:delText>
          </w:r>
          <w:r w:rsidRPr="000C7330" w:rsidDel="008076F4">
            <w:rPr>
              <w:rFonts w:eastAsiaTheme="minorHAnsi" w:cs="굴림"/>
              <w:b/>
              <w:bCs/>
              <w:color w:val="000000" w:themeColor="text1"/>
              <w:kern w:val="0"/>
              <w:szCs w:val="24"/>
              <w:rPrChange w:id="9200" w:author="FURSYS" w:date="2025-12-04T15:42:00Z">
                <w:rPr>
                  <w:rFonts w:ascii="굴림" w:eastAsia="굴림" w:hAnsi="굴림" w:cs="굴림"/>
                  <w:b/>
                  <w:bCs/>
                  <w:color w:val="123456"/>
                  <w:kern w:val="0"/>
                  <w:sz w:val="24"/>
                  <w:szCs w:val="24"/>
                </w:rPr>
              </w:rPrChange>
            </w:rPr>
            <w:delText>)</w:delText>
          </w:r>
        </w:del>
      </w:ins>
    </w:p>
    <w:p w14:paraId="104222F2" w14:textId="1596E86A" w:rsidR="002E2521" w:rsidRPr="000C7330" w:rsidDel="008076F4" w:rsidRDefault="002E2521">
      <w:pPr>
        <w:rPr>
          <w:ins w:id="9201" w:author="이승준 (Seungjun Lee)" w:date="2025-07-29T11:35:00Z"/>
          <w:del w:id="9202" w:author="FURSYS" w:date="2025-08-06T14:26:00Z"/>
          <w:rFonts w:eastAsiaTheme="minorHAnsi" w:cs="굴림"/>
          <w:color w:val="000000" w:themeColor="text1"/>
          <w:kern w:val="0"/>
          <w:szCs w:val="24"/>
          <w:rPrChange w:id="9203" w:author="FURSYS" w:date="2025-12-04T15:42:00Z">
            <w:rPr>
              <w:ins w:id="9204" w:author="이승준 (Seungjun Lee)" w:date="2025-07-29T11:35:00Z"/>
              <w:del w:id="9205" w:author="FURSYS" w:date="2025-08-06T14:26:00Z"/>
              <w:rFonts w:ascii="굴림" w:eastAsia="굴림" w:hAnsi="굴림" w:cs="굴림"/>
              <w:kern w:val="0"/>
              <w:sz w:val="24"/>
              <w:szCs w:val="24"/>
            </w:rPr>
          </w:rPrChange>
        </w:rPr>
        <w:pPrChange w:id="9206" w:author="FURSYS" w:date="2025-08-06T14:26:00Z">
          <w:pPr>
            <w:widowControl/>
            <w:wordWrap/>
            <w:autoSpaceDE/>
            <w:autoSpaceDN/>
            <w:ind w:left="200" w:hanging="200"/>
            <w:jc w:val="left"/>
          </w:pPr>
        </w:pPrChange>
      </w:pPr>
      <w:ins w:id="9207" w:author="이승준 (Seungjun Lee)" w:date="2025-07-29T11:35:00Z">
        <w:del w:id="9208" w:author="FURSYS" w:date="2025-08-06T14:26:00Z">
          <w:r w:rsidRPr="000C7330" w:rsidDel="008076F4">
            <w:rPr>
              <w:rFonts w:eastAsiaTheme="minorHAnsi" w:cs="굴림" w:hint="eastAsia"/>
              <w:color w:val="000000" w:themeColor="text1"/>
              <w:kern w:val="0"/>
              <w:szCs w:val="24"/>
              <w:rPrChange w:id="9209" w:author="FURSYS" w:date="2025-12-04T15:42:00Z">
                <w:rPr>
                  <w:rFonts w:ascii="굴림" w:eastAsia="굴림" w:hAnsi="굴림" w:cs="굴림" w:hint="eastAsia"/>
                  <w:color w:val="123456"/>
                  <w:kern w:val="0"/>
                  <w:sz w:val="24"/>
                  <w:szCs w:val="24"/>
                </w:rPr>
              </w:rPrChange>
            </w:rPr>
            <w:delText>① “을”은</w:delText>
          </w:r>
          <w:r w:rsidRPr="000C7330" w:rsidDel="008076F4">
            <w:rPr>
              <w:rFonts w:eastAsiaTheme="minorHAnsi" w:cs="굴림"/>
              <w:color w:val="000000" w:themeColor="text1"/>
              <w:kern w:val="0"/>
              <w:szCs w:val="24"/>
              <w:rPrChange w:id="9210" w:author="FURSYS" w:date="2025-12-04T15:42:00Z">
                <w:rPr>
                  <w:rFonts w:ascii="굴림" w:eastAsia="굴림" w:hAnsi="굴림" w:cs="굴림"/>
                  <w:color w:val="123456"/>
                  <w:kern w:val="0"/>
                  <w:sz w:val="24"/>
                  <w:szCs w:val="24"/>
                </w:rPr>
              </w:rPrChange>
            </w:rPr>
            <w:delText xml:space="preserve"> 모든 작업에 있어서 당사의 안전 관리 기준 및 관리자의 안전 지시를 엄격히 준수해야 한다. “</w:delText>
          </w:r>
          <w:r w:rsidRPr="000C7330" w:rsidDel="008076F4">
            <w:rPr>
              <w:rFonts w:eastAsiaTheme="minorHAnsi" w:cs="굴림" w:hint="eastAsia"/>
              <w:color w:val="000000" w:themeColor="text1"/>
              <w:kern w:val="0"/>
              <w:szCs w:val="24"/>
              <w:rPrChange w:id="9211" w:author="FURSYS" w:date="2025-12-04T15:42:00Z">
                <w:rPr>
                  <w:rFonts w:ascii="굴림" w:eastAsia="굴림" w:hAnsi="굴림" w:cs="굴림" w:hint="eastAsia"/>
                  <w:color w:val="123456"/>
                  <w:kern w:val="0"/>
                  <w:sz w:val="24"/>
                  <w:szCs w:val="24"/>
                </w:rPr>
              </w:rPrChange>
            </w:rPr>
            <w:delText>을”은</w:delText>
          </w:r>
          <w:r w:rsidRPr="000C7330" w:rsidDel="008076F4">
            <w:rPr>
              <w:rFonts w:eastAsiaTheme="minorHAnsi" w:cs="굴림"/>
              <w:color w:val="000000" w:themeColor="text1"/>
              <w:kern w:val="0"/>
              <w:szCs w:val="24"/>
              <w:rPrChange w:id="9212" w:author="FURSYS" w:date="2025-12-04T15:42:00Z">
                <w:rPr>
                  <w:rFonts w:ascii="굴림" w:eastAsia="굴림" w:hAnsi="굴림" w:cs="굴림"/>
                  <w:color w:val="123456"/>
                  <w:kern w:val="0"/>
                  <w:sz w:val="24"/>
                  <w:szCs w:val="24"/>
                </w:rPr>
              </w:rPrChange>
            </w:rPr>
            <w:delText xml:space="preserve"> 자신의 근로자에 대한 책임을 진다.</w:delText>
          </w:r>
        </w:del>
      </w:ins>
    </w:p>
    <w:p w14:paraId="544347B9" w14:textId="3EFDA4BE" w:rsidR="002E2521" w:rsidRPr="000C7330" w:rsidDel="008076F4" w:rsidRDefault="002E2521">
      <w:pPr>
        <w:rPr>
          <w:ins w:id="9213" w:author="이승준 (Seungjun Lee)" w:date="2025-07-29T11:35:00Z"/>
          <w:del w:id="9214" w:author="FURSYS" w:date="2025-08-06T14:26:00Z"/>
          <w:rFonts w:eastAsiaTheme="minorHAnsi" w:cs="굴림"/>
          <w:color w:val="000000" w:themeColor="text1"/>
          <w:kern w:val="0"/>
          <w:szCs w:val="24"/>
          <w:rPrChange w:id="9215" w:author="FURSYS" w:date="2025-12-04T15:42:00Z">
            <w:rPr>
              <w:ins w:id="9216" w:author="이승준 (Seungjun Lee)" w:date="2025-07-29T11:35:00Z"/>
              <w:del w:id="9217" w:author="FURSYS" w:date="2025-08-06T14:26:00Z"/>
              <w:rFonts w:ascii="굴림" w:eastAsia="굴림" w:hAnsi="굴림" w:cs="굴림"/>
              <w:kern w:val="0"/>
              <w:sz w:val="24"/>
              <w:szCs w:val="24"/>
            </w:rPr>
          </w:rPrChange>
        </w:rPr>
        <w:pPrChange w:id="9218" w:author="FURSYS" w:date="2025-08-06T14:26:00Z">
          <w:pPr>
            <w:widowControl/>
            <w:wordWrap/>
            <w:autoSpaceDE/>
            <w:autoSpaceDN/>
            <w:ind w:left="200" w:hanging="200"/>
            <w:jc w:val="left"/>
          </w:pPr>
        </w:pPrChange>
      </w:pPr>
      <w:ins w:id="9219" w:author="이승준 (Seungjun Lee)" w:date="2025-07-29T11:35:00Z">
        <w:del w:id="9220" w:author="FURSYS" w:date="2025-08-06T14:26:00Z">
          <w:r w:rsidRPr="000C7330" w:rsidDel="008076F4">
            <w:rPr>
              <w:rFonts w:eastAsiaTheme="minorHAnsi" w:cs="굴림" w:hint="eastAsia"/>
              <w:color w:val="000000" w:themeColor="text1"/>
              <w:kern w:val="0"/>
              <w:szCs w:val="24"/>
              <w:rPrChange w:id="9221" w:author="FURSYS" w:date="2025-12-04T15:42:00Z">
                <w:rPr>
                  <w:rFonts w:ascii="굴림" w:eastAsia="굴림" w:hAnsi="굴림" w:cs="굴림" w:hint="eastAsia"/>
                  <w:color w:val="123456"/>
                  <w:kern w:val="0"/>
                  <w:sz w:val="24"/>
                  <w:szCs w:val="24"/>
                </w:rPr>
              </w:rPrChange>
            </w:rPr>
            <w:delText>② ”을“의</w:delText>
          </w:r>
          <w:r w:rsidRPr="000C7330" w:rsidDel="008076F4">
            <w:rPr>
              <w:rFonts w:eastAsiaTheme="minorHAnsi" w:cs="굴림"/>
              <w:color w:val="000000" w:themeColor="text1"/>
              <w:kern w:val="0"/>
              <w:szCs w:val="24"/>
              <w:rPrChange w:id="9222" w:author="FURSYS" w:date="2025-12-04T15:42:00Z">
                <w:rPr>
                  <w:rFonts w:ascii="굴림" w:eastAsia="굴림" w:hAnsi="굴림" w:cs="굴림"/>
                  <w:color w:val="123456"/>
                  <w:kern w:val="0"/>
                  <w:sz w:val="24"/>
                  <w:szCs w:val="24"/>
                </w:rPr>
              </w:rPrChange>
            </w:rPr>
            <w:delText xml:space="preserve"> 모든 근로자는 FM 중대위험 작업 안전기준 및 일상 작업에 대한 안전수칙에 대해 충분히 숙지하고, 이를 작업 환경에서 철저히 실행해야 한다.</w:delText>
          </w:r>
        </w:del>
      </w:ins>
    </w:p>
    <w:p w14:paraId="34236BAF" w14:textId="4173F982" w:rsidR="002E2521" w:rsidRPr="000C7330" w:rsidDel="008076F4" w:rsidRDefault="002E2521">
      <w:pPr>
        <w:rPr>
          <w:ins w:id="9223" w:author="이승준 (Seungjun Lee)" w:date="2025-07-29T11:35:00Z"/>
          <w:del w:id="9224" w:author="FURSYS" w:date="2025-08-06T14:26:00Z"/>
          <w:rFonts w:eastAsiaTheme="minorHAnsi" w:cs="굴림"/>
          <w:color w:val="000000" w:themeColor="text1"/>
          <w:kern w:val="0"/>
          <w:szCs w:val="24"/>
          <w:rPrChange w:id="9225" w:author="FURSYS" w:date="2025-12-04T15:42:00Z">
            <w:rPr>
              <w:ins w:id="9226" w:author="이승준 (Seungjun Lee)" w:date="2025-07-29T11:35:00Z"/>
              <w:del w:id="9227" w:author="FURSYS" w:date="2025-08-06T14:26:00Z"/>
              <w:rFonts w:ascii="굴림" w:eastAsia="굴림" w:hAnsi="굴림" w:cs="굴림"/>
              <w:kern w:val="0"/>
              <w:sz w:val="24"/>
              <w:szCs w:val="24"/>
            </w:rPr>
          </w:rPrChange>
        </w:rPr>
        <w:pPrChange w:id="9228" w:author="FURSYS" w:date="2025-08-06T14:26:00Z">
          <w:pPr>
            <w:widowControl/>
            <w:wordWrap/>
            <w:autoSpaceDE/>
            <w:autoSpaceDN/>
            <w:ind w:left="200" w:hanging="200"/>
            <w:jc w:val="left"/>
          </w:pPr>
        </w:pPrChange>
      </w:pPr>
      <w:ins w:id="9229" w:author="이승준 (Seungjun Lee)" w:date="2025-07-29T11:35:00Z">
        <w:del w:id="9230" w:author="FURSYS" w:date="2025-08-06T14:26:00Z">
          <w:r w:rsidRPr="000C7330" w:rsidDel="008076F4">
            <w:rPr>
              <w:rFonts w:eastAsiaTheme="minorHAnsi" w:cs="굴림" w:hint="eastAsia"/>
              <w:color w:val="000000" w:themeColor="text1"/>
              <w:kern w:val="0"/>
              <w:szCs w:val="24"/>
              <w:rPrChange w:id="9231" w:author="FURSYS" w:date="2025-12-04T15:42:00Z">
                <w:rPr>
                  <w:rFonts w:ascii="굴림" w:eastAsia="굴림" w:hAnsi="굴림" w:cs="굴림" w:hint="eastAsia"/>
                  <w:color w:val="123456"/>
                  <w:kern w:val="0"/>
                  <w:sz w:val="24"/>
                  <w:szCs w:val="24"/>
                </w:rPr>
              </w:rPrChange>
            </w:rPr>
            <w:delText>③ ”을”의</w:delText>
          </w:r>
          <w:r w:rsidRPr="000C7330" w:rsidDel="008076F4">
            <w:rPr>
              <w:rFonts w:eastAsiaTheme="minorHAnsi" w:cs="굴림"/>
              <w:color w:val="000000" w:themeColor="text1"/>
              <w:kern w:val="0"/>
              <w:szCs w:val="24"/>
              <w:rPrChange w:id="9232" w:author="FURSYS" w:date="2025-12-04T15:42:00Z">
                <w:rPr>
                  <w:rFonts w:ascii="굴림" w:eastAsia="굴림" w:hAnsi="굴림" w:cs="굴림"/>
                  <w:color w:val="123456"/>
                  <w:kern w:val="0"/>
                  <w:sz w:val="24"/>
                  <w:szCs w:val="24"/>
                </w:rPr>
              </w:rPrChange>
            </w:rPr>
            <w:delText xml:space="preserve"> 근로자가 작업 시 안전관리 기준을 위반하거나, 관리자의 안전 관련 지시를 따르지 않는 경우, “</w:delText>
          </w:r>
          <w:r w:rsidRPr="000C7330" w:rsidDel="008076F4">
            <w:rPr>
              <w:rFonts w:eastAsiaTheme="minorHAnsi" w:cs="굴림" w:hint="eastAsia"/>
              <w:color w:val="000000" w:themeColor="text1"/>
              <w:kern w:val="0"/>
              <w:szCs w:val="24"/>
              <w:rPrChange w:id="9233" w:author="FURSYS" w:date="2025-12-04T15:42:00Z">
                <w:rPr>
                  <w:rFonts w:ascii="굴림" w:eastAsia="굴림" w:hAnsi="굴림" w:cs="굴림" w:hint="eastAsia"/>
                  <w:color w:val="123456"/>
                  <w:kern w:val="0"/>
                  <w:sz w:val="24"/>
                  <w:szCs w:val="24"/>
                </w:rPr>
              </w:rPrChange>
            </w:rPr>
            <w:delText>갑”은 “을”에게</w:delText>
          </w:r>
          <w:r w:rsidRPr="000C7330" w:rsidDel="008076F4">
            <w:rPr>
              <w:rFonts w:eastAsiaTheme="minorHAnsi" w:cs="굴림"/>
              <w:color w:val="000000" w:themeColor="text1"/>
              <w:kern w:val="0"/>
              <w:szCs w:val="24"/>
              <w:rPrChange w:id="9234" w:author="FURSYS" w:date="2025-12-04T15:42:00Z">
                <w:rPr>
                  <w:rFonts w:ascii="굴림" w:eastAsia="굴림" w:hAnsi="굴림" w:cs="굴림"/>
                  <w:color w:val="123456"/>
                  <w:kern w:val="0"/>
                  <w:sz w:val="24"/>
                  <w:szCs w:val="24"/>
                </w:rPr>
              </w:rPrChange>
            </w:rPr>
            <w:delText xml:space="preserve"> 해당 근로자의 즉시 퇴출을 요구할 수 있으며, “</w:delText>
          </w:r>
          <w:r w:rsidRPr="000C7330" w:rsidDel="008076F4">
            <w:rPr>
              <w:rFonts w:eastAsiaTheme="minorHAnsi" w:cs="굴림" w:hint="eastAsia"/>
              <w:color w:val="000000" w:themeColor="text1"/>
              <w:kern w:val="0"/>
              <w:szCs w:val="24"/>
              <w:rPrChange w:id="9235" w:author="FURSYS" w:date="2025-12-04T15:42:00Z">
                <w:rPr>
                  <w:rFonts w:ascii="굴림" w:eastAsia="굴림" w:hAnsi="굴림" w:cs="굴림" w:hint="eastAsia"/>
                  <w:color w:val="123456"/>
                  <w:kern w:val="0"/>
                  <w:sz w:val="24"/>
                  <w:szCs w:val="24"/>
                </w:rPr>
              </w:rPrChange>
            </w:rPr>
            <w:delText>을”은</w:delText>
          </w:r>
          <w:r w:rsidRPr="000C7330" w:rsidDel="008076F4">
            <w:rPr>
              <w:rFonts w:eastAsiaTheme="minorHAnsi" w:cs="굴림"/>
              <w:color w:val="000000" w:themeColor="text1"/>
              <w:kern w:val="0"/>
              <w:szCs w:val="24"/>
              <w:rPrChange w:id="9236" w:author="FURSYS" w:date="2025-12-04T15:42:00Z">
                <w:rPr>
                  <w:rFonts w:ascii="굴림" w:eastAsia="굴림" w:hAnsi="굴림" w:cs="굴림"/>
                  <w:color w:val="123456"/>
                  <w:kern w:val="0"/>
                  <w:sz w:val="24"/>
                  <w:szCs w:val="24"/>
                </w:rPr>
              </w:rPrChange>
            </w:rPr>
            <w:delText xml:space="preserve"> 특별한 사유가 없는 한 즉시 이에 응하여야 한다.</w:delText>
          </w:r>
        </w:del>
      </w:ins>
    </w:p>
    <w:p w14:paraId="4DE6EC7E" w14:textId="7FB7A4B5" w:rsidR="002E2521" w:rsidRPr="000C7330" w:rsidDel="008076F4" w:rsidRDefault="002E2521">
      <w:pPr>
        <w:rPr>
          <w:ins w:id="9237" w:author="이승준 (Seungjun Lee)" w:date="2025-07-29T11:35:00Z"/>
          <w:del w:id="9238" w:author="FURSYS" w:date="2025-08-06T14:26:00Z"/>
          <w:rFonts w:eastAsiaTheme="minorHAnsi" w:cs="굴림"/>
          <w:color w:val="000000" w:themeColor="text1"/>
          <w:kern w:val="0"/>
          <w:szCs w:val="24"/>
          <w:rPrChange w:id="9239" w:author="FURSYS" w:date="2025-12-04T15:42:00Z">
            <w:rPr>
              <w:ins w:id="9240" w:author="이승준 (Seungjun Lee)" w:date="2025-07-29T11:35:00Z"/>
              <w:del w:id="9241" w:author="FURSYS" w:date="2025-08-06T14:26:00Z"/>
              <w:rFonts w:ascii="굴림" w:eastAsia="굴림" w:hAnsi="굴림" w:cs="굴림"/>
              <w:kern w:val="0"/>
              <w:sz w:val="24"/>
              <w:szCs w:val="24"/>
            </w:rPr>
          </w:rPrChange>
        </w:rPr>
        <w:pPrChange w:id="9242" w:author="FURSYS" w:date="2025-08-06T14:26:00Z">
          <w:pPr>
            <w:widowControl/>
            <w:wordWrap/>
            <w:autoSpaceDE/>
            <w:autoSpaceDN/>
            <w:jc w:val="left"/>
          </w:pPr>
        </w:pPrChange>
      </w:pPr>
      <w:ins w:id="9243" w:author="이승준 (Seungjun Lee)" w:date="2025-07-29T11:35:00Z">
        <w:del w:id="9244" w:author="FURSYS" w:date="2025-08-06T14:26:00Z">
          <w:r w:rsidRPr="000C7330" w:rsidDel="008076F4">
            <w:rPr>
              <w:rFonts w:eastAsiaTheme="minorHAnsi" w:cs="굴림" w:hint="eastAsia"/>
              <w:color w:val="000000" w:themeColor="text1"/>
              <w:kern w:val="0"/>
              <w:szCs w:val="24"/>
              <w:rPrChange w:id="9245" w:author="FURSYS" w:date="2025-12-04T15:42:00Z">
                <w:rPr>
                  <w:rFonts w:ascii="굴림" w:eastAsia="굴림" w:hAnsi="굴림" w:cs="굴림" w:hint="eastAsia"/>
                  <w:color w:val="123456"/>
                  <w:kern w:val="0"/>
                  <w:sz w:val="24"/>
                  <w:szCs w:val="24"/>
                </w:rPr>
              </w:rPrChange>
            </w:rPr>
            <w:delText>④ “을” 또는 “을”의</w:delText>
          </w:r>
          <w:r w:rsidRPr="000C7330" w:rsidDel="008076F4">
            <w:rPr>
              <w:rFonts w:eastAsiaTheme="minorHAnsi" w:cs="굴림"/>
              <w:color w:val="000000" w:themeColor="text1"/>
              <w:kern w:val="0"/>
              <w:szCs w:val="24"/>
              <w:rPrChange w:id="9246" w:author="FURSYS" w:date="2025-12-04T15:42:00Z">
                <w:rPr>
                  <w:rFonts w:ascii="굴림" w:eastAsia="굴림" w:hAnsi="굴림" w:cs="굴림"/>
                  <w:color w:val="123456"/>
                  <w:kern w:val="0"/>
                  <w:sz w:val="24"/>
                  <w:szCs w:val="24"/>
                </w:rPr>
              </w:rPrChange>
            </w:rPr>
            <w:delText xml:space="preserve"> 근로자가 안전기준을 위반할 경우 “</w:delText>
          </w:r>
          <w:r w:rsidRPr="000C7330" w:rsidDel="008076F4">
            <w:rPr>
              <w:rFonts w:eastAsiaTheme="minorHAnsi" w:cs="굴림" w:hint="eastAsia"/>
              <w:color w:val="000000" w:themeColor="text1"/>
              <w:kern w:val="0"/>
              <w:szCs w:val="24"/>
              <w:rPrChange w:id="9247" w:author="FURSYS" w:date="2025-12-04T15:42:00Z">
                <w:rPr>
                  <w:rFonts w:ascii="굴림" w:eastAsia="굴림" w:hAnsi="굴림" w:cs="굴림" w:hint="eastAsia"/>
                  <w:color w:val="123456"/>
                  <w:kern w:val="0"/>
                  <w:sz w:val="24"/>
                  <w:szCs w:val="24"/>
                </w:rPr>
              </w:rPrChange>
            </w:rPr>
            <w:delText>갑”은 “을”에</w:delText>
          </w:r>
          <w:r w:rsidRPr="000C7330" w:rsidDel="008076F4">
            <w:rPr>
              <w:rFonts w:eastAsiaTheme="minorHAnsi" w:cs="굴림"/>
              <w:color w:val="000000" w:themeColor="text1"/>
              <w:kern w:val="0"/>
              <w:szCs w:val="24"/>
              <w:rPrChange w:id="9248" w:author="FURSYS" w:date="2025-12-04T15:42:00Z">
                <w:rPr>
                  <w:rFonts w:ascii="굴림" w:eastAsia="굴림" w:hAnsi="굴림" w:cs="굴림"/>
                  <w:color w:val="123456"/>
                  <w:kern w:val="0"/>
                  <w:sz w:val="24"/>
                  <w:szCs w:val="24"/>
                </w:rPr>
              </w:rPrChange>
            </w:rPr>
            <w:delText xml:space="preserve"> 대하여 벌점을 부과한다.</w:delText>
          </w:r>
        </w:del>
      </w:ins>
    </w:p>
    <w:p w14:paraId="2F0B8866" w14:textId="2297674A" w:rsidR="002E2521" w:rsidRPr="000C7330" w:rsidDel="008076F4" w:rsidRDefault="002E2521">
      <w:pPr>
        <w:rPr>
          <w:ins w:id="9249" w:author="이승준 (Seungjun Lee)" w:date="2025-07-29T11:35:00Z"/>
          <w:del w:id="9250" w:author="FURSYS" w:date="2025-08-06T14:26:00Z"/>
          <w:rFonts w:eastAsiaTheme="minorHAnsi" w:cs="굴림"/>
          <w:color w:val="000000" w:themeColor="text1"/>
          <w:kern w:val="0"/>
          <w:szCs w:val="24"/>
          <w:rPrChange w:id="9251" w:author="FURSYS" w:date="2025-12-04T15:42:00Z">
            <w:rPr>
              <w:ins w:id="9252" w:author="이승준 (Seungjun Lee)" w:date="2025-07-29T11:35:00Z"/>
              <w:del w:id="9253" w:author="FURSYS" w:date="2025-08-06T14:26:00Z"/>
              <w:rFonts w:ascii="굴림" w:eastAsia="굴림" w:hAnsi="굴림" w:cs="굴림"/>
              <w:kern w:val="0"/>
              <w:sz w:val="24"/>
              <w:szCs w:val="24"/>
            </w:rPr>
          </w:rPrChange>
        </w:rPr>
        <w:pPrChange w:id="9254" w:author="FURSYS" w:date="2025-08-06T14:26:00Z">
          <w:pPr>
            <w:widowControl/>
            <w:wordWrap/>
            <w:autoSpaceDE/>
            <w:autoSpaceDN/>
            <w:jc w:val="left"/>
          </w:pPr>
        </w:pPrChange>
      </w:pPr>
      <w:ins w:id="9255" w:author="이승준 (Seungjun Lee)" w:date="2025-07-29T11:35:00Z">
        <w:del w:id="9256" w:author="FURSYS" w:date="2025-08-06T14:26:00Z">
          <w:r w:rsidRPr="000C7330" w:rsidDel="008076F4">
            <w:rPr>
              <w:rFonts w:eastAsiaTheme="minorHAnsi" w:cs="굴림" w:hint="eastAsia"/>
              <w:b/>
              <w:bCs/>
              <w:color w:val="000000" w:themeColor="text1"/>
              <w:kern w:val="0"/>
              <w:szCs w:val="24"/>
              <w:rPrChange w:id="9257" w:author="FURSYS" w:date="2025-12-04T15:42:00Z">
                <w:rPr>
                  <w:rFonts w:ascii="굴림" w:eastAsia="굴림" w:hAnsi="굴림" w:cs="굴림" w:hint="eastAsia"/>
                  <w:b/>
                  <w:bCs/>
                  <w:color w:val="123456"/>
                  <w:kern w:val="0"/>
                  <w:sz w:val="24"/>
                  <w:szCs w:val="24"/>
                </w:rPr>
              </w:rPrChange>
            </w:rPr>
            <w:delText> </w:delText>
          </w:r>
        </w:del>
      </w:ins>
    </w:p>
    <w:p w14:paraId="687C76BC" w14:textId="1CB72EAF" w:rsidR="002E2521" w:rsidRPr="000C7330" w:rsidDel="008076F4" w:rsidRDefault="002E2521">
      <w:pPr>
        <w:rPr>
          <w:ins w:id="9258" w:author="이승준 (Seungjun Lee)" w:date="2025-07-29T11:35:00Z"/>
          <w:del w:id="9259" w:author="FURSYS" w:date="2025-08-06T14:26:00Z"/>
          <w:rFonts w:eastAsiaTheme="minorHAnsi" w:cs="굴림"/>
          <w:color w:val="000000" w:themeColor="text1"/>
          <w:kern w:val="0"/>
          <w:szCs w:val="24"/>
          <w:rPrChange w:id="9260" w:author="FURSYS" w:date="2025-12-04T15:42:00Z">
            <w:rPr>
              <w:ins w:id="9261" w:author="이승준 (Seungjun Lee)" w:date="2025-07-29T11:35:00Z"/>
              <w:del w:id="9262" w:author="FURSYS" w:date="2025-08-06T14:26:00Z"/>
              <w:rFonts w:ascii="굴림" w:eastAsia="굴림" w:hAnsi="굴림" w:cs="굴림"/>
              <w:kern w:val="0"/>
              <w:sz w:val="24"/>
              <w:szCs w:val="24"/>
            </w:rPr>
          </w:rPrChange>
        </w:rPr>
        <w:pPrChange w:id="9263" w:author="FURSYS" w:date="2025-08-06T14:26:00Z">
          <w:pPr>
            <w:widowControl/>
            <w:wordWrap/>
            <w:autoSpaceDE/>
            <w:autoSpaceDN/>
            <w:jc w:val="left"/>
          </w:pPr>
        </w:pPrChange>
      </w:pPr>
      <w:ins w:id="9264" w:author="이승준 (Seungjun Lee)" w:date="2025-07-29T11:35:00Z">
        <w:del w:id="9265" w:author="FURSYS" w:date="2025-08-06T14:26:00Z">
          <w:r w:rsidRPr="000C7330" w:rsidDel="008076F4">
            <w:rPr>
              <w:rFonts w:eastAsiaTheme="minorHAnsi" w:cs="굴림" w:hint="eastAsia"/>
              <w:b/>
              <w:bCs/>
              <w:color w:val="000000" w:themeColor="text1"/>
              <w:kern w:val="0"/>
              <w:szCs w:val="24"/>
              <w:rPrChange w:id="9266" w:author="FURSYS" w:date="2025-12-04T15:42:00Z">
                <w:rPr>
                  <w:rFonts w:ascii="굴림" w:eastAsia="굴림" w:hAnsi="굴림" w:cs="굴림" w:hint="eastAsia"/>
                  <w:b/>
                  <w:bCs/>
                  <w:color w:val="123456"/>
                  <w:kern w:val="0"/>
                  <w:sz w:val="24"/>
                  <w:szCs w:val="24"/>
                </w:rPr>
              </w:rPrChange>
            </w:rPr>
            <w:delText>제</w:delText>
          </w:r>
          <w:r w:rsidRPr="000C7330" w:rsidDel="008076F4">
            <w:rPr>
              <w:rFonts w:eastAsiaTheme="minorHAnsi" w:cs="굴림"/>
              <w:b/>
              <w:bCs/>
              <w:color w:val="000000" w:themeColor="text1"/>
              <w:kern w:val="0"/>
              <w:szCs w:val="24"/>
              <w:rPrChange w:id="9267" w:author="FURSYS" w:date="2025-12-04T15:42:00Z">
                <w:rPr>
                  <w:rFonts w:ascii="굴림" w:eastAsia="굴림" w:hAnsi="굴림" w:cs="굴림"/>
                  <w:b/>
                  <w:bCs/>
                  <w:color w:val="123456"/>
                  <w:kern w:val="0"/>
                  <w:sz w:val="24"/>
                  <w:szCs w:val="24"/>
                </w:rPr>
              </w:rPrChange>
            </w:rPr>
            <w:delText xml:space="preserve">11조(협력사 </w:delText>
          </w:r>
          <w:r w:rsidRPr="000C7330" w:rsidDel="008076F4">
            <w:rPr>
              <w:rFonts w:eastAsiaTheme="minorHAnsi" w:cs="굴림" w:hint="eastAsia"/>
              <w:b/>
              <w:bCs/>
              <w:color w:val="000000" w:themeColor="text1"/>
              <w:kern w:val="0"/>
              <w:szCs w:val="24"/>
              <w:rPrChange w:id="9268" w:author="FURSYS" w:date="2025-12-04T15:42:00Z">
                <w:rPr>
                  <w:rFonts w:ascii="굴림" w:eastAsia="굴림" w:hAnsi="굴림" w:cs="굴림" w:hint="eastAsia"/>
                  <w:b/>
                  <w:bCs/>
                  <w:color w:val="123456"/>
                  <w:kern w:val="0"/>
                  <w:sz w:val="24"/>
                  <w:szCs w:val="24"/>
                </w:rPr>
              </w:rPrChange>
            </w:rPr>
            <w:delText>징계</w:delText>
          </w:r>
          <w:r w:rsidRPr="000C7330" w:rsidDel="008076F4">
            <w:rPr>
              <w:rFonts w:eastAsiaTheme="minorHAnsi" w:cs="굴림"/>
              <w:b/>
              <w:bCs/>
              <w:color w:val="000000" w:themeColor="text1"/>
              <w:kern w:val="0"/>
              <w:szCs w:val="24"/>
              <w:rPrChange w:id="9269" w:author="FURSYS" w:date="2025-12-04T15:42:00Z">
                <w:rPr>
                  <w:rFonts w:ascii="굴림" w:eastAsia="굴림" w:hAnsi="굴림" w:cs="굴림"/>
                  <w:b/>
                  <w:bCs/>
                  <w:color w:val="123456"/>
                  <w:kern w:val="0"/>
                  <w:sz w:val="24"/>
                  <w:szCs w:val="24"/>
                </w:rPr>
              </w:rPrChange>
            </w:rPr>
            <w:delText>)</w:delText>
          </w:r>
        </w:del>
      </w:ins>
    </w:p>
    <w:p w14:paraId="09E407A8" w14:textId="116FE89A" w:rsidR="002E2521" w:rsidRPr="000C7330" w:rsidDel="008076F4" w:rsidRDefault="002E2521">
      <w:pPr>
        <w:rPr>
          <w:ins w:id="9270" w:author="이승준 (Seungjun Lee)" w:date="2025-07-29T11:35:00Z"/>
          <w:del w:id="9271" w:author="FURSYS" w:date="2025-08-06T14:26:00Z"/>
          <w:rFonts w:eastAsiaTheme="minorHAnsi" w:cs="굴림"/>
          <w:color w:val="000000" w:themeColor="text1"/>
          <w:kern w:val="0"/>
          <w:szCs w:val="24"/>
          <w:rPrChange w:id="9272" w:author="FURSYS" w:date="2025-12-04T15:42:00Z">
            <w:rPr>
              <w:ins w:id="9273" w:author="이승준 (Seungjun Lee)" w:date="2025-07-29T11:35:00Z"/>
              <w:del w:id="9274" w:author="FURSYS" w:date="2025-08-06T14:26:00Z"/>
              <w:rFonts w:ascii="굴림" w:eastAsia="굴림" w:hAnsi="굴림" w:cs="굴림"/>
              <w:kern w:val="0"/>
              <w:sz w:val="24"/>
              <w:szCs w:val="24"/>
            </w:rPr>
          </w:rPrChange>
        </w:rPr>
        <w:pPrChange w:id="9275" w:author="FURSYS" w:date="2025-08-06T14:26:00Z">
          <w:pPr>
            <w:widowControl/>
            <w:wordWrap/>
            <w:autoSpaceDE/>
            <w:autoSpaceDN/>
            <w:ind w:left="200" w:hanging="200"/>
            <w:jc w:val="left"/>
          </w:pPr>
        </w:pPrChange>
      </w:pPr>
      <w:ins w:id="9276" w:author="이승준 (Seungjun Lee)" w:date="2025-07-29T11:35:00Z">
        <w:del w:id="9277" w:author="FURSYS" w:date="2025-08-06T14:26:00Z">
          <w:r w:rsidRPr="000C7330" w:rsidDel="008076F4">
            <w:rPr>
              <w:rFonts w:eastAsiaTheme="minorHAnsi" w:cs="굴림" w:hint="eastAsia"/>
              <w:color w:val="000000" w:themeColor="text1"/>
              <w:kern w:val="0"/>
              <w:szCs w:val="24"/>
              <w:rPrChange w:id="9278" w:author="FURSYS" w:date="2025-12-04T15:42:00Z">
                <w:rPr>
                  <w:rFonts w:ascii="굴림" w:eastAsia="굴림" w:hAnsi="굴림" w:cs="굴림" w:hint="eastAsia"/>
                  <w:color w:val="123456"/>
                  <w:kern w:val="0"/>
                  <w:sz w:val="24"/>
                  <w:szCs w:val="24"/>
                </w:rPr>
              </w:rPrChange>
            </w:rPr>
            <w:delText>① ”을”에게</w:delText>
          </w:r>
          <w:r w:rsidRPr="000C7330" w:rsidDel="008076F4">
            <w:rPr>
              <w:rFonts w:eastAsiaTheme="minorHAnsi" w:cs="굴림"/>
              <w:color w:val="000000" w:themeColor="text1"/>
              <w:kern w:val="0"/>
              <w:szCs w:val="24"/>
              <w:rPrChange w:id="9279" w:author="FURSYS" w:date="2025-12-04T15:42:00Z">
                <w:rPr>
                  <w:rFonts w:ascii="굴림" w:eastAsia="굴림" w:hAnsi="굴림" w:cs="굴림"/>
                  <w:color w:val="123456"/>
                  <w:kern w:val="0"/>
                  <w:sz w:val="24"/>
                  <w:szCs w:val="24"/>
                </w:rPr>
              </w:rPrChange>
            </w:rPr>
            <w:delText xml:space="preserve"> 다음 각 호의 사유가 발생한 경우에는 “</w:delText>
          </w:r>
          <w:r w:rsidRPr="000C7330" w:rsidDel="008076F4">
            <w:rPr>
              <w:rFonts w:eastAsiaTheme="minorHAnsi" w:cs="굴림" w:hint="eastAsia"/>
              <w:color w:val="000000" w:themeColor="text1"/>
              <w:kern w:val="0"/>
              <w:szCs w:val="24"/>
              <w:rPrChange w:id="9280" w:author="FURSYS" w:date="2025-12-04T15:42:00Z">
                <w:rPr>
                  <w:rFonts w:ascii="굴림" w:eastAsia="굴림" w:hAnsi="굴림" w:cs="굴림" w:hint="eastAsia"/>
                  <w:color w:val="123456"/>
                  <w:kern w:val="0"/>
                  <w:sz w:val="24"/>
                  <w:szCs w:val="24"/>
                </w:rPr>
              </w:rPrChange>
            </w:rPr>
            <w:delText>갑”은</w:delText>
          </w:r>
          <w:r w:rsidRPr="000C7330" w:rsidDel="008076F4">
            <w:rPr>
              <w:rFonts w:eastAsiaTheme="minorHAnsi" w:cs="굴림"/>
              <w:color w:val="000000" w:themeColor="text1"/>
              <w:kern w:val="0"/>
              <w:szCs w:val="24"/>
              <w:rPrChange w:id="9281" w:author="FURSYS" w:date="2025-12-04T15:42:00Z">
                <w:rPr>
                  <w:rFonts w:ascii="굴림" w:eastAsia="굴림" w:hAnsi="굴림" w:cs="굴림"/>
                  <w:color w:val="123456"/>
                  <w:kern w:val="0"/>
                  <w:sz w:val="24"/>
                  <w:szCs w:val="24"/>
                </w:rPr>
              </w:rPrChange>
            </w:rPr>
            <w:delText xml:space="preserve"> 입찰제한 1개월(공사/유지보수) 또는 연간평가 벌점 1점 부여(FM 운영) 등의 징계조치를 할 수 있다.</w:delText>
          </w:r>
        </w:del>
      </w:ins>
    </w:p>
    <w:p w14:paraId="0C066717" w14:textId="3BEAFFD9" w:rsidR="002E2521" w:rsidRPr="000C7330" w:rsidDel="008076F4" w:rsidRDefault="002E2521">
      <w:pPr>
        <w:rPr>
          <w:ins w:id="9282" w:author="이승준 (Seungjun Lee)" w:date="2025-07-29T11:35:00Z"/>
          <w:del w:id="9283" w:author="FURSYS" w:date="2025-08-06T14:26:00Z"/>
          <w:rFonts w:eastAsiaTheme="minorHAnsi" w:cs="굴림"/>
          <w:color w:val="000000" w:themeColor="text1"/>
          <w:kern w:val="0"/>
          <w:szCs w:val="24"/>
          <w:rPrChange w:id="9284" w:author="FURSYS" w:date="2025-12-04T15:42:00Z">
            <w:rPr>
              <w:ins w:id="9285" w:author="이승준 (Seungjun Lee)" w:date="2025-07-29T11:35:00Z"/>
              <w:del w:id="9286" w:author="FURSYS" w:date="2025-08-06T14:26:00Z"/>
              <w:rFonts w:ascii="굴림" w:eastAsia="굴림" w:hAnsi="굴림" w:cs="굴림"/>
              <w:kern w:val="0"/>
              <w:sz w:val="24"/>
              <w:szCs w:val="24"/>
            </w:rPr>
          </w:rPrChange>
        </w:rPr>
        <w:pPrChange w:id="9287" w:author="FURSYS" w:date="2025-08-06T14:26:00Z">
          <w:pPr>
            <w:widowControl/>
            <w:wordWrap/>
            <w:autoSpaceDE/>
            <w:autoSpaceDN/>
            <w:jc w:val="left"/>
          </w:pPr>
        </w:pPrChange>
      </w:pPr>
      <w:ins w:id="9288" w:author="이승준 (Seungjun Lee)" w:date="2025-07-29T11:35:00Z">
        <w:del w:id="9289" w:author="FURSYS" w:date="2025-08-06T14:26:00Z">
          <w:r w:rsidRPr="000C7330" w:rsidDel="008076F4">
            <w:rPr>
              <w:rFonts w:eastAsiaTheme="minorHAnsi" w:cs="굴림" w:hint="eastAsia"/>
              <w:color w:val="000000" w:themeColor="text1"/>
              <w:kern w:val="0"/>
              <w:szCs w:val="24"/>
              <w:rPrChange w:id="9290" w:author="FURSYS" w:date="2025-12-04T15:42:00Z">
                <w:rPr>
                  <w:rFonts w:ascii="굴림" w:eastAsia="굴림" w:hAnsi="굴림" w:cs="굴림" w:hint="eastAsia"/>
                  <w:color w:val="123456"/>
                  <w:kern w:val="0"/>
                  <w:sz w:val="24"/>
                  <w:szCs w:val="24"/>
                </w:rPr>
              </w:rPrChange>
            </w:rPr>
            <w:lastRenderedPageBreak/>
            <w:delText> </w:delText>
          </w:r>
          <w:r w:rsidRPr="000C7330" w:rsidDel="008076F4">
            <w:rPr>
              <w:rFonts w:eastAsiaTheme="minorHAnsi" w:cs="굴림"/>
              <w:color w:val="000000" w:themeColor="text1"/>
              <w:kern w:val="0"/>
              <w:szCs w:val="24"/>
              <w:rPrChange w:id="9291" w:author="FURSYS" w:date="2025-12-04T15:42:00Z">
                <w:rPr>
                  <w:rFonts w:ascii="굴림" w:eastAsia="굴림" w:hAnsi="굴림" w:cs="굴림"/>
                  <w:color w:val="123456"/>
                  <w:kern w:val="0"/>
                  <w:sz w:val="24"/>
                  <w:szCs w:val="24"/>
                </w:rPr>
              </w:rPrChange>
            </w:rPr>
            <w:delText xml:space="preserve"> 1. 제4조(FM 중대위험 </w:delText>
          </w:r>
          <w:r w:rsidRPr="000C7330" w:rsidDel="008076F4">
            <w:rPr>
              <w:rFonts w:eastAsiaTheme="minorHAnsi" w:cs="굴림" w:hint="eastAsia"/>
              <w:color w:val="000000" w:themeColor="text1"/>
              <w:kern w:val="0"/>
              <w:szCs w:val="24"/>
              <w:rPrChange w:id="9292" w:author="FURSYS" w:date="2025-12-04T15:42:00Z">
                <w:rPr>
                  <w:rFonts w:ascii="굴림" w:eastAsia="굴림" w:hAnsi="굴림" w:cs="굴림" w:hint="eastAsia"/>
                  <w:color w:val="123456"/>
                  <w:kern w:val="0"/>
                  <w:sz w:val="24"/>
                  <w:szCs w:val="24"/>
                </w:rPr>
              </w:rPrChange>
            </w:rPr>
            <w:delText>작업</w:delText>
          </w:r>
          <w:r w:rsidRPr="000C7330" w:rsidDel="008076F4">
            <w:rPr>
              <w:rFonts w:eastAsiaTheme="minorHAnsi" w:cs="굴림"/>
              <w:color w:val="000000" w:themeColor="text1"/>
              <w:kern w:val="0"/>
              <w:szCs w:val="24"/>
              <w:rPrChange w:id="9293"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294" w:author="FURSYS" w:date="2025-12-04T15:42:00Z">
                <w:rPr>
                  <w:rFonts w:ascii="굴림" w:eastAsia="굴림" w:hAnsi="굴림" w:cs="굴림" w:hint="eastAsia"/>
                  <w:color w:val="123456"/>
                  <w:kern w:val="0"/>
                  <w:sz w:val="24"/>
                  <w:szCs w:val="24"/>
                </w:rPr>
              </w:rPrChange>
            </w:rPr>
            <w:delText>안전기준</w:delText>
          </w:r>
          <w:r w:rsidRPr="000C7330" w:rsidDel="008076F4">
            <w:rPr>
              <w:rFonts w:eastAsiaTheme="minorHAnsi" w:cs="굴림"/>
              <w:color w:val="000000" w:themeColor="text1"/>
              <w:kern w:val="0"/>
              <w:szCs w:val="24"/>
              <w:rPrChange w:id="9295" w:author="FURSYS" w:date="2025-12-04T15:42:00Z">
                <w:rPr>
                  <w:rFonts w:ascii="굴림" w:eastAsia="굴림" w:hAnsi="굴림" w:cs="굴림"/>
                  <w:color w:val="123456"/>
                  <w:kern w:val="0"/>
                  <w:sz w:val="24"/>
                  <w:szCs w:val="24"/>
                </w:rPr>
              </w:rPrChange>
            </w:rPr>
            <w:delText xml:space="preserve">) 미이행으로 </w:delText>
          </w:r>
          <w:r w:rsidRPr="000C7330" w:rsidDel="008076F4">
            <w:rPr>
              <w:rFonts w:eastAsiaTheme="minorHAnsi" w:cs="굴림" w:hint="eastAsia"/>
              <w:color w:val="000000" w:themeColor="text1"/>
              <w:kern w:val="0"/>
              <w:szCs w:val="24"/>
              <w:rPrChange w:id="9296" w:author="FURSYS" w:date="2025-12-04T15:42:00Z">
                <w:rPr>
                  <w:rFonts w:ascii="굴림" w:eastAsia="굴림" w:hAnsi="굴림" w:cs="굴림" w:hint="eastAsia"/>
                  <w:color w:val="123456"/>
                  <w:kern w:val="0"/>
                  <w:sz w:val="24"/>
                  <w:szCs w:val="24"/>
                </w:rPr>
              </w:rPrChange>
            </w:rPr>
            <w:delText>인한</w:delText>
          </w:r>
          <w:r w:rsidRPr="000C7330" w:rsidDel="008076F4">
            <w:rPr>
              <w:rFonts w:eastAsiaTheme="minorHAnsi" w:cs="굴림"/>
              <w:color w:val="000000" w:themeColor="text1"/>
              <w:kern w:val="0"/>
              <w:szCs w:val="24"/>
              <w:rPrChange w:id="929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298" w:author="FURSYS" w:date="2025-12-04T15:42:00Z">
                <w:rPr>
                  <w:rFonts w:ascii="굴림" w:eastAsia="굴림" w:hAnsi="굴림" w:cs="굴림" w:hint="eastAsia"/>
                  <w:color w:val="123456"/>
                  <w:kern w:val="0"/>
                  <w:sz w:val="24"/>
                  <w:szCs w:val="24"/>
                </w:rPr>
              </w:rPrChange>
            </w:rPr>
            <w:delText>누적</w:delText>
          </w:r>
          <w:r w:rsidRPr="000C7330" w:rsidDel="008076F4">
            <w:rPr>
              <w:rFonts w:eastAsiaTheme="minorHAnsi" w:cs="굴림"/>
              <w:color w:val="000000" w:themeColor="text1"/>
              <w:kern w:val="0"/>
              <w:szCs w:val="24"/>
              <w:rPrChange w:id="9299"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00" w:author="FURSYS" w:date="2025-12-04T15:42:00Z">
                <w:rPr>
                  <w:rFonts w:ascii="굴림" w:eastAsia="굴림" w:hAnsi="굴림" w:cs="굴림" w:hint="eastAsia"/>
                  <w:color w:val="123456"/>
                  <w:kern w:val="0"/>
                  <w:sz w:val="24"/>
                  <w:szCs w:val="24"/>
                </w:rPr>
              </w:rPrChange>
            </w:rPr>
            <w:delText>벌점이 </w:delText>
          </w:r>
          <w:r w:rsidRPr="000C7330" w:rsidDel="008076F4">
            <w:rPr>
              <w:rFonts w:eastAsiaTheme="minorHAnsi" w:cs="굴림"/>
              <w:color w:val="000000" w:themeColor="text1"/>
              <w:kern w:val="0"/>
              <w:szCs w:val="24"/>
              <w:rPrChange w:id="9301" w:author="FURSYS" w:date="2025-12-04T15:42:00Z">
                <w:rPr>
                  <w:rFonts w:ascii="굴림" w:eastAsia="굴림" w:hAnsi="굴림" w:cs="굴림"/>
                  <w:color w:val="123456"/>
                  <w:kern w:val="0"/>
                  <w:sz w:val="24"/>
                  <w:szCs w:val="24"/>
                </w:rPr>
              </w:rPrChange>
            </w:rPr>
            <w:delText xml:space="preserve">10점 </w:delText>
          </w:r>
          <w:r w:rsidRPr="000C7330" w:rsidDel="008076F4">
            <w:rPr>
              <w:rFonts w:eastAsiaTheme="minorHAnsi" w:cs="굴림" w:hint="eastAsia"/>
              <w:color w:val="000000" w:themeColor="text1"/>
              <w:kern w:val="0"/>
              <w:szCs w:val="24"/>
              <w:rPrChange w:id="9302" w:author="FURSYS" w:date="2025-12-04T15:42:00Z">
                <w:rPr>
                  <w:rFonts w:ascii="굴림" w:eastAsia="굴림" w:hAnsi="굴림" w:cs="굴림" w:hint="eastAsia"/>
                  <w:color w:val="123456"/>
                  <w:kern w:val="0"/>
                  <w:sz w:val="24"/>
                  <w:szCs w:val="24"/>
                </w:rPr>
              </w:rPrChange>
            </w:rPr>
            <w:delText>이상일</w:delText>
          </w:r>
          <w:r w:rsidRPr="000C7330" w:rsidDel="008076F4">
            <w:rPr>
              <w:rFonts w:eastAsiaTheme="minorHAnsi" w:cs="굴림"/>
              <w:color w:val="000000" w:themeColor="text1"/>
              <w:kern w:val="0"/>
              <w:szCs w:val="24"/>
              <w:rPrChange w:id="9303"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04" w:author="FURSYS" w:date="2025-12-04T15:42:00Z">
                <w:rPr>
                  <w:rFonts w:ascii="굴림" w:eastAsia="굴림" w:hAnsi="굴림" w:cs="굴림" w:hint="eastAsia"/>
                  <w:color w:val="123456"/>
                  <w:kern w:val="0"/>
                  <w:sz w:val="24"/>
                  <w:szCs w:val="24"/>
                </w:rPr>
              </w:rPrChange>
            </w:rPr>
            <w:delText>경우</w:delText>
          </w:r>
        </w:del>
      </w:ins>
    </w:p>
    <w:p w14:paraId="6CAD9387" w14:textId="65D78BAE" w:rsidR="002E2521" w:rsidRPr="000C7330" w:rsidDel="008076F4" w:rsidRDefault="002E2521">
      <w:pPr>
        <w:rPr>
          <w:ins w:id="9305" w:author="이승준 (Seungjun Lee)" w:date="2025-07-29T11:35:00Z"/>
          <w:del w:id="9306" w:author="FURSYS" w:date="2025-08-06T14:26:00Z"/>
          <w:rFonts w:eastAsiaTheme="minorHAnsi" w:cs="굴림"/>
          <w:color w:val="000000" w:themeColor="text1"/>
          <w:kern w:val="0"/>
          <w:szCs w:val="24"/>
          <w:rPrChange w:id="9307" w:author="FURSYS" w:date="2025-12-04T15:42:00Z">
            <w:rPr>
              <w:ins w:id="9308" w:author="이승준 (Seungjun Lee)" w:date="2025-07-29T11:35:00Z"/>
              <w:del w:id="9309" w:author="FURSYS" w:date="2025-08-06T14:26:00Z"/>
              <w:rFonts w:ascii="굴림" w:eastAsia="굴림" w:hAnsi="굴림" w:cs="굴림"/>
              <w:kern w:val="0"/>
              <w:sz w:val="24"/>
              <w:szCs w:val="24"/>
            </w:rPr>
          </w:rPrChange>
        </w:rPr>
        <w:pPrChange w:id="9310" w:author="FURSYS" w:date="2025-08-06T14:26:00Z">
          <w:pPr>
            <w:widowControl/>
            <w:wordWrap/>
            <w:autoSpaceDE/>
            <w:autoSpaceDN/>
            <w:ind w:left="500" w:hanging="500"/>
            <w:jc w:val="left"/>
          </w:pPr>
        </w:pPrChange>
      </w:pPr>
      <w:ins w:id="9311" w:author="이승준 (Seungjun Lee)" w:date="2025-07-29T11:35:00Z">
        <w:del w:id="9312" w:author="FURSYS" w:date="2025-08-06T14:26:00Z">
          <w:r w:rsidRPr="000C7330" w:rsidDel="008076F4">
            <w:rPr>
              <w:rFonts w:eastAsiaTheme="minorHAnsi" w:cs="굴림" w:hint="eastAsia"/>
              <w:color w:val="000000" w:themeColor="text1"/>
              <w:kern w:val="0"/>
              <w:szCs w:val="24"/>
              <w:rPrChange w:id="9313" w:author="FURSYS" w:date="2025-12-04T15:42:00Z">
                <w:rPr>
                  <w:rFonts w:ascii="굴림" w:eastAsia="굴림" w:hAnsi="굴림" w:cs="굴림" w:hint="eastAsia"/>
                  <w:color w:val="123456"/>
                  <w:kern w:val="0"/>
                  <w:sz w:val="24"/>
                  <w:szCs w:val="24"/>
                </w:rPr>
              </w:rPrChange>
            </w:rPr>
            <w:delText> </w:delText>
          </w:r>
          <w:r w:rsidRPr="000C7330" w:rsidDel="008076F4">
            <w:rPr>
              <w:rFonts w:eastAsiaTheme="minorHAnsi" w:cs="굴림"/>
              <w:color w:val="000000" w:themeColor="text1"/>
              <w:kern w:val="0"/>
              <w:szCs w:val="24"/>
              <w:rPrChange w:id="9314" w:author="FURSYS" w:date="2025-12-04T15:42:00Z">
                <w:rPr>
                  <w:rFonts w:ascii="굴림" w:eastAsia="굴림" w:hAnsi="굴림" w:cs="굴림"/>
                  <w:color w:val="123456"/>
                  <w:kern w:val="0"/>
                  <w:sz w:val="24"/>
                  <w:szCs w:val="24"/>
                </w:rPr>
              </w:rPrChange>
            </w:rPr>
            <w:delText xml:space="preserve"> 2. 제5조(FM 중대위험 </w:delText>
          </w:r>
          <w:r w:rsidRPr="000C7330" w:rsidDel="008076F4">
            <w:rPr>
              <w:rFonts w:eastAsiaTheme="minorHAnsi" w:cs="굴림" w:hint="eastAsia"/>
              <w:color w:val="000000" w:themeColor="text1"/>
              <w:kern w:val="0"/>
              <w:szCs w:val="24"/>
              <w:rPrChange w:id="9315" w:author="FURSYS" w:date="2025-12-04T15:42:00Z">
                <w:rPr>
                  <w:rFonts w:ascii="굴림" w:eastAsia="굴림" w:hAnsi="굴림" w:cs="굴림" w:hint="eastAsia"/>
                  <w:color w:val="123456"/>
                  <w:kern w:val="0"/>
                  <w:sz w:val="24"/>
                  <w:szCs w:val="24"/>
                </w:rPr>
              </w:rPrChange>
            </w:rPr>
            <w:delText>작업</w:delText>
          </w:r>
          <w:r w:rsidRPr="000C7330" w:rsidDel="008076F4">
            <w:rPr>
              <w:rFonts w:eastAsiaTheme="minorHAnsi" w:cs="굴림"/>
              <w:color w:val="000000" w:themeColor="text1"/>
              <w:kern w:val="0"/>
              <w:szCs w:val="24"/>
              <w:rPrChange w:id="931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17" w:author="FURSYS" w:date="2025-12-04T15:42:00Z">
                <w:rPr>
                  <w:rFonts w:ascii="굴림" w:eastAsia="굴림" w:hAnsi="굴림" w:cs="굴림" w:hint="eastAsia"/>
                  <w:color w:val="123456"/>
                  <w:kern w:val="0"/>
                  <w:sz w:val="24"/>
                  <w:szCs w:val="24"/>
                </w:rPr>
              </w:rPrChange>
            </w:rPr>
            <w:delText>안전기준</w:delText>
          </w:r>
          <w:r w:rsidRPr="000C7330" w:rsidDel="008076F4">
            <w:rPr>
              <w:rFonts w:eastAsiaTheme="minorHAnsi" w:cs="굴림"/>
              <w:color w:val="000000" w:themeColor="text1"/>
              <w:kern w:val="0"/>
              <w:szCs w:val="24"/>
              <w:rPrChange w:id="931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19" w:author="FURSYS" w:date="2025-12-04T15:42:00Z">
                <w:rPr>
                  <w:rFonts w:ascii="굴림" w:eastAsia="굴림" w:hAnsi="굴림" w:cs="굴림" w:hint="eastAsia"/>
                  <w:color w:val="123456"/>
                  <w:kern w:val="0"/>
                  <w:sz w:val="24"/>
                  <w:szCs w:val="24"/>
                </w:rPr>
              </w:rPrChange>
            </w:rPr>
            <w:delText>이행</w:delText>
          </w:r>
          <w:r w:rsidRPr="000C7330" w:rsidDel="008076F4">
            <w:rPr>
              <w:rFonts w:eastAsiaTheme="minorHAnsi" w:cs="굴림"/>
              <w:color w:val="000000" w:themeColor="text1"/>
              <w:kern w:val="0"/>
              <w:szCs w:val="24"/>
              <w:rPrChange w:id="932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21" w:author="FURSYS" w:date="2025-12-04T15:42:00Z">
                <w:rPr>
                  <w:rFonts w:ascii="굴림" w:eastAsia="굴림" w:hAnsi="굴림" w:cs="굴림" w:hint="eastAsia"/>
                  <w:color w:val="123456"/>
                  <w:kern w:val="0"/>
                  <w:sz w:val="24"/>
                  <w:szCs w:val="24"/>
                </w:rPr>
              </w:rPrChange>
            </w:rPr>
            <w:delText>의무</w:delText>
          </w:r>
          <w:r w:rsidRPr="000C7330" w:rsidDel="008076F4">
            <w:rPr>
              <w:rFonts w:eastAsiaTheme="minorHAnsi" w:cs="굴림"/>
              <w:color w:val="000000" w:themeColor="text1"/>
              <w:kern w:val="0"/>
              <w:szCs w:val="24"/>
              <w:rPrChange w:id="9322" w:author="FURSYS" w:date="2025-12-04T15:42:00Z">
                <w:rPr>
                  <w:rFonts w:ascii="굴림" w:eastAsia="굴림" w:hAnsi="굴림" w:cs="굴림"/>
                  <w:color w:val="123456"/>
                  <w:kern w:val="0"/>
                  <w:sz w:val="24"/>
                  <w:szCs w:val="24"/>
                </w:rPr>
              </w:rPrChange>
            </w:rPr>
            <w:delText xml:space="preserve">)의 </w:delText>
          </w:r>
          <w:r w:rsidRPr="000C7330" w:rsidDel="008076F4">
            <w:rPr>
              <w:rFonts w:eastAsiaTheme="minorHAnsi" w:cs="굴림" w:hint="eastAsia"/>
              <w:color w:val="000000" w:themeColor="text1"/>
              <w:kern w:val="0"/>
              <w:szCs w:val="24"/>
              <w:rPrChange w:id="9323" w:author="FURSYS" w:date="2025-12-04T15:42:00Z">
                <w:rPr>
                  <w:rFonts w:ascii="굴림" w:eastAsia="굴림" w:hAnsi="굴림" w:cs="굴림" w:hint="eastAsia"/>
                  <w:color w:val="123456"/>
                  <w:kern w:val="0"/>
                  <w:sz w:val="24"/>
                  <w:szCs w:val="24"/>
                </w:rPr>
              </w:rPrChange>
            </w:rPr>
            <w:delText>수행</w:delText>
          </w:r>
          <w:r w:rsidRPr="000C7330" w:rsidDel="008076F4">
            <w:rPr>
              <w:rFonts w:eastAsiaTheme="minorHAnsi" w:cs="굴림"/>
              <w:color w:val="000000" w:themeColor="text1"/>
              <w:kern w:val="0"/>
              <w:szCs w:val="24"/>
              <w:rPrChange w:id="932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25" w:author="FURSYS" w:date="2025-12-04T15:42:00Z">
                <w:rPr>
                  <w:rFonts w:ascii="굴림" w:eastAsia="굴림" w:hAnsi="굴림" w:cs="굴림" w:hint="eastAsia"/>
                  <w:color w:val="123456"/>
                  <w:kern w:val="0"/>
                  <w:sz w:val="24"/>
                  <w:szCs w:val="24"/>
                </w:rPr>
              </w:rPrChange>
            </w:rPr>
            <w:delText>결과가</w:delText>
          </w:r>
          <w:r w:rsidRPr="000C7330" w:rsidDel="008076F4">
            <w:rPr>
              <w:rFonts w:eastAsiaTheme="minorHAnsi" w:cs="굴림"/>
              <w:color w:val="000000" w:themeColor="text1"/>
              <w:kern w:val="0"/>
              <w:szCs w:val="24"/>
              <w:rPrChange w:id="932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27" w:author="FURSYS" w:date="2025-12-04T15:42:00Z">
                <w:rPr>
                  <w:rFonts w:ascii="굴림" w:eastAsia="굴림" w:hAnsi="굴림" w:cs="굴림" w:hint="eastAsia"/>
                  <w:color w:val="123456"/>
                  <w:kern w:val="0"/>
                  <w:sz w:val="24"/>
                  <w:szCs w:val="24"/>
                </w:rPr>
              </w:rPrChange>
            </w:rPr>
            <w:delText>허위이거나</w:delText>
          </w:r>
          <w:r w:rsidRPr="000C7330" w:rsidDel="008076F4">
            <w:rPr>
              <w:rFonts w:eastAsiaTheme="minorHAnsi" w:cs="굴림"/>
              <w:color w:val="000000" w:themeColor="text1"/>
              <w:kern w:val="0"/>
              <w:szCs w:val="24"/>
              <w:rPrChange w:id="932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29" w:author="FURSYS" w:date="2025-12-04T15:42:00Z">
                <w:rPr>
                  <w:rFonts w:ascii="굴림" w:eastAsia="굴림" w:hAnsi="굴림" w:cs="굴림" w:hint="eastAsia"/>
                  <w:color w:val="123456"/>
                  <w:kern w:val="0"/>
                  <w:sz w:val="24"/>
                  <w:szCs w:val="24"/>
                </w:rPr>
              </w:rPrChange>
            </w:rPr>
            <w:delText>조작한</w:delText>
          </w:r>
          <w:r w:rsidRPr="000C7330" w:rsidDel="008076F4">
            <w:rPr>
              <w:rFonts w:eastAsiaTheme="minorHAnsi" w:cs="굴림"/>
              <w:color w:val="000000" w:themeColor="text1"/>
              <w:kern w:val="0"/>
              <w:szCs w:val="24"/>
              <w:rPrChange w:id="933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31" w:author="FURSYS" w:date="2025-12-04T15:42:00Z">
                <w:rPr>
                  <w:rFonts w:ascii="굴림" w:eastAsia="굴림" w:hAnsi="굴림" w:cs="굴림" w:hint="eastAsia"/>
                  <w:color w:val="123456"/>
                  <w:kern w:val="0"/>
                  <w:sz w:val="24"/>
                  <w:szCs w:val="24"/>
                </w:rPr>
              </w:rPrChange>
            </w:rPr>
            <w:delText>것이</w:delText>
          </w:r>
          <w:r w:rsidRPr="000C7330" w:rsidDel="008076F4">
            <w:rPr>
              <w:rFonts w:eastAsiaTheme="minorHAnsi" w:cs="굴림"/>
              <w:color w:val="000000" w:themeColor="text1"/>
              <w:kern w:val="0"/>
              <w:szCs w:val="24"/>
              <w:rPrChange w:id="933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33" w:author="FURSYS" w:date="2025-12-04T15:42:00Z">
                <w:rPr>
                  <w:rFonts w:ascii="굴림" w:eastAsia="굴림" w:hAnsi="굴림" w:cs="굴림" w:hint="eastAsia"/>
                  <w:color w:val="123456"/>
                  <w:kern w:val="0"/>
                  <w:sz w:val="24"/>
                  <w:szCs w:val="24"/>
                </w:rPr>
              </w:rPrChange>
            </w:rPr>
            <w:delText>명백한</w:delText>
          </w:r>
          <w:r w:rsidRPr="000C7330" w:rsidDel="008076F4">
            <w:rPr>
              <w:rFonts w:eastAsiaTheme="minorHAnsi" w:cs="굴림"/>
              <w:color w:val="000000" w:themeColor="text1"/>
              <w:kern w:val="0"/>
              <w:szCs w:val="24"/>
              <w:rPrChange w:id="933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35" w:author="FURSYS" w:date="2025-12-04T15:42:00Z">
                <w:rPr>
                  <w:rFonts w:ascii="굴림" w:eastAsia="굴림" w:hAnsi="굴림" w:cs="굴림" w:hint="eastAsia"/>
                  <w:color w:val="123456"/>
                  <w:kern w:val="0"/>
                  <w:sz w:val="24"/>
                  <w:szCs w:val="24"/>
                </w:rPr>
              </w:rPrChange>
            </w:rPr>
            <w:delText>경우</w:delText>
          </w:r>
        </w:del>
      </w:ins>
    </w:p>
    <w:p w14:paraId="5A018865" w14:textId="6C338B44" w:rsidR="002E2521" w:rsidRPr="000C7330" w:rsidDel="008076F4" w:rsidRDefault="002E2521">
      <w:pPr>
        <w:rPr>
          <w:ins w:id="9336" w:author="이승준 (Seungjun Lee)" w:date="2025-07-29T11:35:00Z"/>
          <w:del w:id="9337" w:author="FURSYS" w:date="2025-08-06T14:26:00Z"/>
          <w:rFonts w:eastAsiaTheme="minorHAnsi" w:cs="굴림"/>
          <w:color w:val="000000" w:themeColor="text1"/>
          <w:kern w:val="0"/>
          <w:szCs w:val="24"/>
          <w:rPrChange w:id="9338" w:author="FURSYS" w:date="2025-12-04T15:42:00Z">
            <w:rPr>
              <w:ins w:id="9339" w:author="이승준 (Seungjun Lee)" w:date="2025-07-29T11:35:00Z"/>
              <w:del w:id="9340" w:author="FURSYS" w:date="2025-08-06T14:26:00Z"/>
              <w:rFonts w:ascii="굴림" w:eastAsia="굴림" w:hAnsi="굴림" w:cs="굴림"/>
              <w:kern w:val="0"/>
              <w:sz w:val="24"/>
              <w:szCs w:val="24"/>
            </w:rPr>
          </w:rPrChange>
        </w:rPr>
        <w:pPrChange w:id="9341" w:author="FURSYS" w:date="2025-08-06T14:26:00Z">
          <w:pPr>
            <w:widowControl/>
            <w:wordWrap/>
            <w:autoSpaceDE/>
            <w:autoSpaceDN/>
            <w:ind w:left="500" w:hanging="300"/>
            <w:jc w:val="left"/>
          </w:pPr>
        </w:pPrChange>
      </w:pPr>
      <w:ins w:id="9342" w:author="이승준 (Seungjun Lee)" w:date="2025-07-29T11:35:00Z">
        <w:del w:id="9343" w:author="FURSYS" w:date="2025-08-06T14:26:00Z">
          <w:r w:rsidRPr="000C7330" w:rsidDel="008076F4">
            <w:rPr>
              <w:rFonts w:eastAsiaTheme="minorHAnsi" w:cs="굴림"/>
              <w:color w:val="000000" w:themeColor="text1"/>
              <w:kern w:val="0"/>
              <w:szCs w:val="24"/>
              <w:rPrChange w:id="9344" w:author="FURSYS" w:date="2025-12-04T15:42:00Z">
                <w:rPr>
                  <w:rFonts w:ascii="굴림" w:eastAsia="굴림" w:hAnsi="굴림" w:cs="굴림"/>
                  <w:color w:val="123456"/>
                  <w:kern w:val="0"/>
                  <w:sz w:val="24"/>
                  <w:szCs w:val="24"/>
                </w:rPr>
              </w:rPrChange>
            </w:rPr>
            <w:delText xml:space="preserve">3. 제5조(FM 중대위험 </w:delText>
          </w:r>
          <w:r w:rsidRPr="000C7330" w:rsidDel="008076F4">
            <w:rPr>
              <w:rFonts w:eastAsiaTheme="minorHAnsi" w:cs="굴림" w:hint="eastAsia"/>
              <w:color w:val="000000" w:themeColor="text1"/>
              <w:kern w:val="0"/>
              <w:szCs w:val="24"/>
              <w:rPrChange w:id="9345" w:author="FURSYS" w:date="2025-12-04T15:42:00Z">
                <w:rPr>
                  <w:rFonts w:ascii="굴림" w:eastAsia="굴림" w:hAnsi="굴림" w:cs="굴림" w:hint="eastAsia"/>
                  <w:color w:val="123456"/>
                  <w:kern w:val="0"/>
                  <w:sz w:val="24"/>
                  <w:szCs w:val="24"/>
                </w:rPr>
              </w:rPrChange>
            </w:rPr>
            <w:delText>작업</w:delText>
          </w:r>
          <w:r w:rsidRPr="000C7330" w:rsidDel="008076F4">
            <w:rPr>
              <w:rFonts w:eastAsiaTheme="minorHAnsi" w:cs="굴림"/>
              <w:color w:val="000000" w:themeColor="text1"/>
              <w:kern w:val="0"/>
              <w:szCs w:val="24"/>
              <w:rPrChange w:id="934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47" w:author="FURSYS" w:date="2025-12-04T15:42:00Z">
                <w:rPr>
                  <w:rFonts w:ascii="굴림" w:eastAsia="굴림" w:hAnsi="굴림" w:cs="굴림" w:hint="eastAsia"/>
                  <w:color w:val="123456"/>
                  <w:kern w:val="0"/>
                  <w:sz w:val="24"/>
                  <w:szCs w:val="24"/>
                </w:rPr>
              </w:rPrChange>
            </w:rPr>
            <w:delText>안전기준</w:delText>
          </w:r>
          <w:r w:rsidRPr="000C7330" w:rsidDel="008076F4">
            <w:rPr>
              <w:rFonts w:eastAsiaTheme="minorHAnsi" w:cs="굴림"/>
              <w:color w:val="000000" w:themeColor="text1"/>
              <w:kern w:val="0"/>
              <w:szCs w:val="24"/>
              <w:rPrChange w:id="934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49" w:author="FURSYS" w:date="2025-12-04T15:42:00Z">
                <w:rPr>
                  <w:rFonts w:ascii="굴림" w:eastAsia="굴림" w:hAnsi="굴림" w:cs="굴림" w:hint="eastAsia"/>
                  <w:color w:val="123456"/>
                  <w:kern w:val="0"/>
                  <w:sz w:val="24"/>
                  <w:szCs w:val="24"/>
                </w:rPr>
              </w:rPrChange>
            </w:rPr>
            <w:delText>이행</w:delText>
          </w:r>
          <w:r w:rsidRPr="000C7330" w:rsidDel="008076F4">
            <w:rPr>
              <w:rFonts w:eastAsiaTheme="minorHAnsi" w:cs="굴림"/>
              <w:color w:val="000000" w:themeColor="text1"/>
              <w:kern w:val="0"/>
              <w:szCs w:val="24"/>
              <w:rPrChange w:id="935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51" w:author="FURSYS" w:date="2025-12-04T15:42:00Z">
                <w:rPr>
                  <w:rFonts w:ascii="굴림" w:eastAsia="굴림" w:hAnsi="굴림" w:cs="굴림" w:hint="eastAsia"/>
                  <w:color w:val="123456"/>
                  <w:kern w:val="0"/>
                  <w:sz w:val="24"/>
                  <w:szCs w:val="24"/>
                </w:rPr>
              </w:rPrChange>
            </w:rPr>
            <w:delText>의무</w:delText>
          </w:r>
          <w:r w:rsidRPr="000C7330" w:rsidDel="008076F4">
            <w:rPr>
              <w:rFonts w:eastAsiaTheme="minorHAnsi" w:cs="굴림"/>
              <w:color w:val="000000" w:themeColor="text1"/>
              <w:kern w:val="0"/>
              <w:szCs w:val="24"/>
              <w:rPrChange w:id="9352" w:author="FURSYS" w:date="2025-12-04T15:42:00Z">
                <w:rPr>
                  <w:rFonts w:ascii="굴림" w:eastAsia="굴림" w:hAnsi="굴림" w:cs="굴림"/>
                  <w:color w:val="123456"/>
                  <w:kern w:val="0"/>
                  <w:sz w:val="24"/>
                  <w:szCs w:val="24"/>
                </w:rPr>
              </w:rPrChange>
            </w:rPr>
            <w:delText xml:space="preserve">) 관련 </w:delText>
          </w:r>
          <w:r w:rsidRPr="000C7330" w:rsidDel="008076F4">
            <w:rPr>
              <w:rFonts w:eastAsiaTheme="minorHAnsi" w:cs="굴림" w:hint="eastAsia"/>
              <w:color w:val="000000" w:themeColor="text1"/>
              <w:kern w:val="0"/>
              <w:szCs w:val="24"/>
              <w:rPrChange w:id="9353" w:author="FURSYS" w:date="2025-12-04T15:42:00Z">
                <w:rPr>
                  <w:rFonts w:ascii="굴림" w:eastAsia="굴림" w:hAnsi="굴림" w:cs="굴림" w:hint="eastAsia"/>
                  <w:color w:val="123456"/>
                  <w:kern w:val="0"/>
                  <w:sz w:val="24"/>
                  <w:szCs w:val="24"/>
                </w:rPr>
              </w:rPrChange>
            </w:rPr>
            <w:delText>“갑”의</w:delText>
          </w:r>
          <w:r w:rsidRPr="000C7330" w:rsidDel="008076F4">
            <w:rPr>
              <w:rFonts w:eastAsiaTheme="minorHAnsi" w:cs="굴림"/>
              <w:color w:val="000000" w:themeColor="text1"/>
              <w:kern w:val="0"/>
              <w:szCs w:val="24"/>
              <w:rPrChange w:id="9354" w:author="FURSYS" w:date="2025-12-04T15:42:00Z">
                <w:rPr>
                  <w:rFonts w:ascii="굴림" w:eastAsia="굴림" w:hAnsi="굴림" w:cs="굴림"/>
                  <w:color w:val="123456"/>
                  <w:kern w:val="0"/>
                  <w:sz w:val="24"/>
                  <w:szCs w:val="24"/>
                </w:rPr>
              </w:rPrChange>
            </w:rPr>
            <w:delText xml:space="preserve"> 시정조치 요청을 “</w:delText>
          </w:r>
          <w:r w:rsidRPr="000C7330" w:rsidDel="008076F4">
            <w:rPr>
              <w:rFonts w:eastAsiaTheme="minorHAnsi" w:cs="굴림" w:hint="eastAsia"/>
              <w:color w:val="000000" w:themeColor="text1"/>
              <w:kern w:val="0"/>
              <w:szCs w:val="24"/>
              <w:rPrChange w:id="9355" w:author="FURSYS" w:date="2025-12-04T15:42:00Z">
                <w:rPr>
                  <w:rFonts w:ascii="굴림" w:eastAsia="굴림" w:hAnsi="굴림" w:cs="굴림" w:hint="eastAsia"/>
                  <w:color w:val="123456"/>
                  <w:kern w:val="0"/>
                  <w:sz w:val="24"/>
                  <w:szCs w:val="24"/>
                </w:rPr>
              </w:rPrChange>
            </w:rPr>
            <w:delText>을”이</w:delText>
          </w:r>
          <w:r w:rsidRPr="000C7330" w:rsidDel="008076F4">
            <w:rPr>
              <w:rFonts w:eastAsiaTheme="minorHAnsi" w:cs="굴림"/>
              <w:color w:val="000000" w:themeColor="text1"/>
              <w:kern w:val="0"/>
              <w:szCs w:val="24"/>
              <w:rPrChange w:id="9356" w:author="FURSYS" w:date="2025-12-04T15:42:00Z">
                <w:rPr>
                  <w:rFonts w:ascii="굴림" w:eastAsia="굴림" w:hAnsi="굴림" w:cs="굴림"/>
                  <w:color w:val="123456"/>
                  <w:kern w:val="0"/>
                  <w:sz w:val="24"/>
                  <w:szCs w:val="24"/>
                </w:rPr>
              </w:rPrChange>
            </w:rPr>
            <w:delText xml:space="preserve"> 정당한 사유 없이 거부한 경우</w:delText>
          </w:r>
        </w:del>
      </w:ins>
    </w:p>
    <w:p w14:paraId="07DA6954" w14:textId="16DCB3FB" w:rsidR="002E2521" w:rsidRPr="000C7330" w:rsidDel="008076F4" w:rsidRDefault="002E2521">
      <w:pPr>
        <w:rPr>
          <w:ins w:id="9357" w:author="이승준 (Seungjun Lee)" w:date="2025-07-29T11:35:00Z"/>
          <w:del w:id="9358" w:author="FURSYS" w:date="2025-08-06T14:26:00Z"/>
          <w:rFonts w:eastAsiaTheme="minorHAnsi" w:cs="굴림"/>
          <w:color w:val="000000" w:themeColor="text1"/>
          <w:kern w:val="0"/>
          <w:szCs w:val="24"/>
          <w:rPrChange w:id="9359" w:author="FURSYS" w:date="2025-12-04T15:42:00Z">
            <w:rPr>
              <w:ins w:id="9360" w:author="이승준 (Seungjun Lee)" w:date="2025-07-29T11:35:00Z"/>
              <w:del w:id="9361" w:author="FURSYS" w:date="2025-08-06T14:26:00Z"/>
              <w:rFonts w:ascii="굴림" w:eastAsia="굴림" w:hAnsi="굴림" w:cs="굴림"/>
              <w:kern w:val="0"/>
              <w:sz w:val="24"/>
              <w:szCs w:val="24"/>
            </w:rPr>
          </w:rPrChange>
        </w:rPr>
        <w:pPrChange w:id="9362" w:author="FURSYS" w:date="2025-08-06T14:26:00Z">
          <w:pPr>
            <w:widowControl/>
            <w:wordWrap/>
            <w:autoSpaceDE/>
            <w:autoSpaceDN/>
            <w:ind w:firstLine="195"/>
            <w:jc w:val="left"/>
          </w:pPr>
        </w:pPrChange>
      </w:pPr>
      <w:ins w:id="9363" w:author="이승준 (Seungjun Lee)" w:date="2025-07-29T11:35:00Z">
        <w:del w:id="9364" w:author="FURSYS" w:date="2025-08-06T14:26:00Z">
          <w:r w:rsidRPr="000C7330" w:rsidDel="008076F4">
            <w:rPr>
              <w:rFonts w:eastAsiaTheme="minorHAnsi" w:cs="굴림"/>
              <w:color w:val="000000" w:themeColor="text1"/>
              <w:kern w:val="0"/>
              <w:szCs w:val="24"/>
              <w:rPrChange w:id="9365" w:author="FURSYS" w:date="2025-12-04T15:42:00Z">
                <w:rPr>
                  <w:rFonts w:ascii="굴림" w:eastAsia="굴림" w:hAnsi="굴림" w:cs="굴림"/>
                  <w:color w:val="123456"/>
                  <w:kern w:val="0"/>
                  <w:sz w:val="24"/>
                  <w:szCs w:val="24"/>
                </w:rPr>
              </w:rPrChange>
            </w:rPr>
            <w:delText>4. “</w:delText>
          </w:r>
          <w:r w:rsidRPr="000C7330" w:rsidDel="008076F4">
            <w:rPr>
              <w:rFonts w:eastAsiaTheme="minorHAnsi" w:cs="굴림" w:hint="eastAsia"/>
              <w:color w:val="000000" w:themeColor="text1"/>
              <w:kern w:val="0"/>
              <w:szCs w:val="24"/>
              <w:rPrChange w:id="9366" w:author="FURSYS" w:date="2025-12-04T15:42:00Z">
                <w:rPr>
                  <w:rFonts w:ascii="굴림" w:eastAsia="굴림" w:hAnsi="굴림" w:cs="굴림" w:hint="eastAsia"/>
                  <w:color w:val="123456"/>
                  <w:kern w:val="0"/>
                  <w:sz w:val="24"/>
                  <w:szCs w:val="24"/>
                </w:rPr>
              </w:rPrChange>
            </w:rPr>
            <w:delText>을”의</w:delText>
          </w:r>
          <w:r w:rsidRPr="000C7330" w:rsidDel="008076F4">
            <w:rPr>
              <w:rFonts w:eastAsiaTheme="minorHAnsi" w:cs="굴림"/>
              <w:color w:val="000000" w:themeColor="text1"/>
              <w:kern w:val="0"/>
              <w:szCs w:val="24"/>
              <w:rPrChange w:id="9367" w:author="FURSYS" w:date="2025-12-04T15:42:00Z">
                <w:rPr>
                  <w:rFonts w:ascii="굴림" w:eastAsia="굴림" w:hAnsi="굴림" w:cs="굴림"/>
                  <w:color w:val="123456"/>
                  <w:kern w:val="0"/>
                  <w:sz w:val="24"/>
                  <w:szCs w:val="24"/>
                </w:rPr>
              </w:rPrChange>
            </w:rPr>
            <w:delText xml:space="preserve"> 근로자가 “</w:delText>
          </w:r>
          <w:r w:rsidRPr="000C7330" w:rsidDel="008076F4">
            <w:rPr>
              <w:rFonts w:eastAsiaTheme="minorHAnsi" w:cs="굴림" w:hint="eastAsia"/>
              <w:color w:val="000000" w:themeColor="text1"/>
              <w:kern w:val="0"/>
              <w:szCs w:val="24"/>
              <w:rPrChange w:id="9368" w:author="FURSYS" w:date="2025-12-04T15:42:00Z">
                <w:rPr>
                  <w:rFonts w:ascii="굴림" w:eastAsia="굴림" w:hAnsi="굴림" w:cs="굴림" w:hint="eastAsia"/>
                  <w:color w:val="123456"/>
                  <w:kern w:val="0"/>
                  <w:sz w:val="24"/>
                  <w:szCs w:val="24"/>
                </w:rPr>
              </w:rPrChange>
            </w:rPr>
            <w:delText>갑“에게</w:delText>
          </w:r>
          <w:r w:rsidRPr="000C7330" w:rsidDel="008076F4">
            <w:rPr>
              <w:rFonts w:eastAsiaTheme="minorHAnsi" w:cs="굴림"/>
              <w:color w:val="000000" w:themeColor="text1"/>
              <w:kern w:val="0"/>
              <w:szCs w:val="24"/>
              <w:rPrChange w:id="9369"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70" w:author="FURSYS" w:date="2025-12-04T15:42:00Z">
                <w:rPr>
                  <w:rFonts w:ascii="굴림" w:eastAsia="굴림" w:hAnsi="굴림" w:cs="굴림" w:hint="eastAsia"/>
                  <w:color w:val="123456"/>
                  <w:kern w:val="0"/>
                  <w:sz w:val="24"/>
                  <w:szCs w:val="24"/>
                </w:rPr>
              </w:rPrChange>
            </w:rPr>
            <w:delText>폭언·폭설·폭행한</w:delText>
          </w:r>
          <w:r w:rsidRPr="000C7330" w:rsidDel="008076F4">
            <w:rPr>
              <w:rFonts w:eastAsiaTheme="minorHAnsi" w:cs="굴림"/>
              <w:color w:val="000000" w:themeColor="text1"/>
              <w:kern w:val="0"/>
              <w:szCs w:val="24"/>
              <w:rPrChange w:id="9371" w:author="FURSYS" w:date="2025-12-04T15:42:00Z">
                <w:rPr>
                  <w:rFonts w:ascii="굴림" w:eastAsia="굴림" w:hAnsi="굴림" w:cs="굴림"/>
                  <w:color w:val="123456"/>
                  <w:kern w:val="0"/>
                  <w:sz w:val="24"/>
                  <w:szCs w:val="24"/>
                </w:rPr>
              </w:rPrChange>
            </w:rPr>
            <w:delText xml:space="preserve"> 경우</w:delText>
          </w:r>
        </w:del>
      </w:ins>
    </w:p>
    <w:p w14:paraId="61077ECD" w14:textId="5209AAA2" w:rsidR="002E2521" w:rsidRPr="000C7330" w:rsidDel="008076F4" w:rsidRDefault="002E2521">
      <w:pPr>
        <w:rPr>
          <w:ins w:id="9372" w:author="이승준 (Seungjun Lee)" w:date="2025-07-29T11:35:00Z"/>
          <w:del w:id="9373" w:author="FURSYS" w:date="2025-08-06T14:26:00Z"/>
          <w:rFonts w:eastAsiaTheme="minorHAnsi" w:cs="굴림"/>
          <w:color w:val="000000" w:themeColor="text1"/>
          <w:kern w:val="0"/>
          <w:szCs w:val="24"/>
          <w:rPrChange w:id="9374" w:author="FURSYS" w:date="2025-12-04T15:42:00Z">
            <w:rPr>
              <w:ins w:id="9375" w:author="이승준 (Seungjun Lee)" w:date="2025-07-29T11:35:00Z"/>
              <w:del w:id="9376" w:author="FURSYS" w:date="2025-08-06T14:26:00Z"/>
              <w:rFonts w:ascii="굴림" w:eastAsia="굴림" w:hAnsi="굴림" w:cs="굴림"/>
              <w:kern w:val="0"/>
              <w:sz w:val="24"/>
              <w:szCs w:val="24"/>
            </w:rPr>
          </w:rPrChange>
        </w:rPr>
        <w:pPrChange w:id="9377" w:author="FURSYS" w:date="2025-08-06T14:26:00Z">
          <w:pPr>
            <w:widowControl/>
            <w:wordWrap/>
            <w:autoSpaceDE/>
            <w:autoSpaceDN/>
            <w:ind w:left="200" w:hanging="200"/>
            <w:jc w:val="left"/>
          </w:pPr>
        </w:pPrChange>
      </w:pPr>
      <w:ins w:id="9378" w:author="이승준 (Seungjun Lee)" w:date="2025-07-29T11:35:00Z">
        <w:del w:id="9379" w:author="FURSYS" w:date="2025-08-06T14:26:00Z">
          <w:r w:rsidRPr="000C7330" w:rsidDel="008076F4">
            <w:rPr>
              <w:rFonts w:eastAsiaTheme="minorHAnsi" w:cs="굴림" w:hint="eastAsia"/>
              <w:color w:val="000000" w:themeColor="text1"/>
              <w:kern w:val="0"/>
              <w:szCs w:val="24"/>
              <w:rPrChange w:id="9380" w:author="FURSYS" w:date="2025-12-04T15:42:00Z">
                <w:rPr>
                  <w:rFonts w:ascii="굴림" w:eastAsia="굴림" w:hAnsi="굴림" w:cs="굴림" w:hint="eastAsia"/>
                  <w:color w:val="123456"/>
                  <w:kern w:val="0"/>
                  <w:sz w:val="24"/>
                  <w:szCs w:val="24"/>
                </w:rPr>
              </w:rPrChange>
            </w:rPr>
            <w:delText>② “을”에게</w:delText>
          </w:r>
          <w:r w:rsidRPr="000C7330" w:rsidDel="008076F4">
            <w:rPr>
              <w:rFonts w:eastAsiaTheme="minorHAnsi" w:cs="굴림"/>
              <w:color w:val="000000" w:themeColor="text1"/>
              <w:kern w:val="0"/>
              <w:szCs w:val="24"/>
              <w:rPrChange w:id="9381" w:author="FURSYS" w:date="2025-12-04T15:42:00Z">
                <w:rPr>
                  <w:rFonts w:ascii="굴림" w:eastAsia="굴림" w:hAnsi="굴림" w:cs="굴림"/>
                  <w:color w:val="123456"/>
                  <w:kern w:val="0"/>
                  <w:sz w:val="24"/>
                  <w:szCs w:val="24"/>
                </w:rPr>
              </w:rPrChange>
            </w:rPr>
            <w:delText xml:space="preserve"> 다음 각 호의 사유가 발생한 경우에는 “</w:delText>
          </w:r>
          <w:r w:rsidRPr="000C7330" w:rsidDel="008076F4">
            <w:rPr>
              <w:rFonts w:eastAsiaTheme="minorHAnsi" w:cs="굴림" w:hint="eastAsia"/>
              <w:color w:val="000000" w:themeColor="text1"/>
              <w:kern w:val="0"/>
              <w:szCs w:val="24"/>
              <w:rPrChange w:id="9382" w:author="FURSYS" w:date="2025-12-04T15:42:00Z">
                <w:rPr>
                  <w:rFonts w:ascii="굴림" w:eastAsia="굴림" w:hAnsi="굴림" w:cs="굴림" w:hint="eastAsia"/>
                  <w:color w:val="123456"/>
                  <w:kern w:val="0"/>
                  <w:sz w:val="24"/>
                  <w:szCs w:val="24"/>
                </w:rPr>
              </w:rPrChange>
            </w:rPr>
            <w:delText>갑”은</w:delText>
          </w:r>
          <w:r w:rsidRPr="000C7330" w:rsidDel="008076F4">
            <w:rPr>
              <w:rFonts w:eastAsiaTheme="minorHAnsi" w:cs="굴림"/>
              <w:color w:val="000000" w:themeColor="text1"/>
              <w:kern w:val="0"/>
              <w:szCs w:val="24"/>
              <w:rPrChange w:id="9383" w:author="FURSYS" w:date="2025-12-04T15:42:00Z">
                <w:rPr>
                  <w:rFonts w:ascii="굴림" w:eastAsia="굴림" w:hAnsi="굴림" w:cs="굴림"/>
                  <w:color w:val="123456"/>
                  <w:kern w:val="0"/>
                  <w:sz w:val="24"/>
                  <w:szCs w:val="24"/>
                </w:rPr>
              </w:rPrChange>
            </w:rPr>
            <w:delText xml:space="preserve"> 중대한 사안으로 보아 심의 또는 대표이사 승인을 득하여 협력사 교체 및 거래종료를 할 수 있다.</w:delText>
          </w:r>
        </w:del>
      </w:ins>
    </w:p>
    <w:p w14:paraId="77985CA8" w14:textId="389AF2E6" w:rsidR="002E2521" w:rsidRPr="000C7330" w:rsidDel="008076F4" w:rsidRDefault="002E2521">
      <w:pPr>
        <w:rPr>
          <w:ins w:id="9384" w:author="이승준 (Seungjun Lee)" w:date="2025-07-29T11:35:00Z"/>
          <w:del w:id="9385" w:author="FURSYS" w:date="2025-08-06T14:26:00Z"/>
          <w:rFonts w:eastAsiaTheme="minorHAnsi" w:cs="굴림"/>
          <w:color w:val="000000" w:themeColor="text1"/>
          <w:kern w:val="0"/>
          <w:szCs w:val="24"/>
          <w:rPrChange w:id="9386" w:author="FURSYS" w:date="2025-12-04T15:42:00Z">
            <w:rPr>
              <w:ins w:id="9387" w:author="이승준 (Seungjun Lee)" w:date="2025-07-29T11:35:00Z"/>
              <w:del w:id="9388" w:author="FURSYS" w:date="2025-08-06T14:26:00Z"/>
              <w:rFonts w:ascii="굴림" w:eastAsia="굴림" w:hAnsi="굴림" w:cs="굴림"/>
              <w:kern w:val="0"/>
              <w:sz w:val="24"/>
              <w:szCs w:val="24"/>
            </w:rPr>
          </w:rPrChange>
        </w:rPr>
        <w:pPrChange w:id="9389" w:author="FURSYS" w:date="2025-08-06T14:26:00Z">
          <w:pPr>
            <w:widowControl/>
            <w:wordWrap/>
            <w:autoSpaceDE/>
            <w:autoSpaceDN/>
            <w:ind w:left="200"/>
            <w:jc w:val="left"/>
          </w:pPr>
        </w:pPrChange>
      </w:pPr>
      <w:ins w:id="9390" w:author="이승준 (Seungjun Lee)" w:date="2025-07-29T11:35:00Z">
        <w:del w:id="9391" w:author="FURSYS" w:date="2025-08-06T14:26:00Z">
          <w:r w:rsidRPr="000C7330" w:rsidDel="008076F4">
            <w:rPr>
              <w:rFonts w:eastAsiaTheme="minorHAnsi" w:cs="굴림"/>
              <w:color w:val="000000" w:themeColor="text1"/>
              <w:kern w:val="0"/>
              <w:szCs w:val="24"/>
              <w:rPrChange w:id="9392" w:author="FURSYS" w:date="2025-12-04T15:42:00Z">
                <w:rPr>
                  <w:rFonts w:ascii="굴림" w:eastAsia="굴림" w:hAnsi="굴림" w:cs="굴림"/>
                  <w:color w:val="123456"/>
                  <w:kern w:val="0"/>
                  <w:sz w:val="24"/>
                  <w:szCs w:val="24"/>
                </w:rPr>
              </w:rPrChange>
            </w:rPr>
            <w:delText xml:space="preserve">1. 관련 </w:delText>
          </w:r>
          <w:r w:rsidRPr="000C7330" w:rsidDel="008076F4">
            <w:rPr>
              <w:rFonts w:eastAsiaTheme="minorHAnsi" w:cs="굴림" w:hint="eastAsia"/>
              <w:color w:val="000000" w:themeColor="text1"/>
              <w:kern w:val="0"/>
              <w:szCs w:val="24"/>
              <w:rPrChange w:id="9393" w:author="FURSYS" w:date="2025-12-04T15:42:00Z">
                <w:rPr>
                  <w:rFonts w:ascii="굴림" w:eastAsia="굴림" w:hAnsi="굴림" w:cs="굴림" w:hint="eastAsia"/>
                  <w:color w:val="123456"/>
                  <w:kern w:val="0"/>
                  <w:sz w:val="24"/>
                  <w:szCs w:val="24"/>
                </w:rPr>
              </w:rPrChange>
            </w:rPr>
            <w:delText>법령</w:delText>
          </w:r>
          <w:r w:rsidRPr="000C7330" w:rsidDel="008076F4">
            <w:rPr>
              <w:rFonts w:eastAsiaTheme="minorHAnsi" w:cs="굴림"/>
              <w:color w:val="000000" w:themeColor="text1"/>
              <w:kern w:val="0"/>
              <w:szCs w:val="24"/>
              <w:rPrChange w:id="939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95" w:author="FURSYS" w:date="2025-12-04T15:42:00Z">
                <w:rPr>
                  <w:rFonts w:ascii="굴림" w:eastAsia="굴림" w:hAnsi="굴림" w:cs="굴림" w:hint="eastAsia"/>
                  <w:color w:val="123456"/>
                  <w:kern w:val="0"/>
                  <w:sz w:val="24"/>
                  <w:szCs w:val="24"/>
                </w:rPr>
              </w:rPrChange>
            </w:rPr>
            <w:delText>위반</w:delText>
          </w:r>
          <w:r w:rsidRPr="000C7330" w:rsidDel="008076F4">
            <w:rPr>
              <w:rFonts w:eastAsiaTheme="minorHAnsi" w:cs="굴림"/>
              <w:color w:val="000000" w:themeColor="text1"/>
              <w:kern w:val="0"/>
              <w:szCs w:val="24"/>
              <w:rPrChange w:id="939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397" w:author="FURSYS" w:date="2025-12-04T15:42:00Z">
                <w:rPr>
                  <w:rFonts w:ascii="굴림" w:eastAsia="굴림" w:hAnsi="굴림" w:cs="굴림" w:hint="eastAsia"/>
                  <w:color w:val="123456"/>
                  <w:kern w:val="0"/>
                  <w:sz w:val="24"/>
                  <w:szCs w:val="24"/>
                </w:rPr>
              </w:rPrChange>
            </w:rPr>
            <w:delText>등 “을”의</w:delText>
          </w:r>
          <w:r w:rsidRPr="000C7330" w:rsidDel="008076F4">
            <w:rPr>
              <w:rFonts w:eastAsiaTheme="minorHAnsi" w:cs="굴림"/>
              <w:color w:val="000000" w:themeColor="text1"/>
              <w:kern w:val="0"/>
              <w:szCs w:val="24"/>
              <w:rPrChange w:id="9398" w:author="FURSYS" w:date="2025-12-04T15:42:00Z">
                <w:rPr>
                  <w:rFonts w:ascii="굴림" w:eastAsia="굴림" w:hAnsi="굴림" w:cs="굴림"/>
                  <w:color w:val="123456"/>
                  <w:kern w:val="0"/>
                  <w:sz w:val="24"/>
                  <w:szCs w:val="24"/>
                </w:rPr>
              </w:rPrChange>
            </w:rPr>
            <w:delText xml:space="preserve"> 책임 있는 사유로 인하여 『</w:delText>
          </w:r>
          <w:r w:rsidRPr="000C7330" w:rsidDel="008076F4">
            <w:rPr>
              <w:rFonts w:eastAsiaTheme="minorHAnsi" w:cs="굴림" w:hint="eastAsia"/>
              <w:color w:val="000000" w:themeColor="text1"/>
              <w:kern w:val="0"/>
              <w:szCs w:val="24"/>
              <w:rPrChange w:id="9399" w:author="FURSYS" w:date="2025-12-04T15:42:00Z">
                <w:rPr>
                  <w:rFonts w:ascii="굴림" w:eastAsia="굴림" w:hAnsi="굴림" w:cs="굴림" w:hint="eastAsia"/>
                  <w:color w:val="123456"/>
                  <w:kern w:val="0"/>
                  <w:sz w:val="24"/>
                  <w:szCs w:val="24"/>
                </w:rPr>
              </w:rPrChange>
            </w:rPr>
            <w:delText>산업안전보건법』상의</w:delText>
          </w:r>
          <w:r w:rsidRPr="000C7330" w:rsidDel="008076F4">
            <w:rPr>
              <w:rFonts w:eastAsiaTheme="minorHAnsi" w:cs="굴림"/>
              <w:color w:val="000000" w:themeColor="text1"/>
              <w:kern w:val="0"/>
              <w:szCs w:val="24"/>
              <w:rPrChange w:id="9400" w:author="FURSYS" w:date="2025-12-04T15:42:00Z">
                <w:rPr>
                  <w:rFonts w:ascii="굴림" w:eastAsia="굴림" w:hAnsi="굴림" w:cs="굴림"/>
                  <w:color w:val="123456"/>
                  <w:kern w:val="0"/>
                  <w:sz w:val="24"/>
                  <w:szCs w:val="24"/>
                </w:rPr>
              </w:rPrChange>
            </w:rPr>
            <w:delText xml:space="preserve"> 중대재해가 발생한 경우</w:delText>
          </w:r>
        </w:del>
      </w:ins>
    </w:p>
    <w:p w14:paraId="2B277F3C" w14:textId="5885A2C9" w:rsidR="002E2521" w:rsidRPr="000C7330" w:rsidDel="008076F4" w:rsidRDefault="002E2521">
      <w:pPr>
        <w:rPr>
          <w:ins w:id="9401" w:author="이승준 (Seungjun Lee)" w:date="2025-07-29T11:35:00Z"/>
          <w:del w:id="9402" w:author="FURSYS" w:date="2025-08-06T14:26:00Z"/>
          <w:rFonts w:eastAsiaTheme="minorHAnsi" w:cs="굴림"/>
          <w:color w:val="000000" w:themeColor="text1"/>
          <w:kern w:val="0"/>
          <w:szCs w:val="24"/>
          <w:rPrChange w:id="9403" w:author="FURSYS" w:date="2025-12-04T15:42:00Z">
            <w:rPr>
              <w:ins w:id="9404" w:author="이승준 (Seungjun Lee)" w:date="2025-07-29T11:35:00Z"/>
              <w:del w:id="9405" w:author="FURSYS" w:date="2025-08-06T14:26:00Z"/>
              <w:rFonts w:ascii="굴림" w:eastAsia="굴림" w:hAnsi="굴림" w:cs="굴림"/>
              <w:kern w:val="0"/>
              <w:sz w:val="24"/>
              <w:szCs w:val="24"/>
            </w:rPr>
          </w:rPrChange>
        </w:rPr>
        <w:pPrChange w:id="9406" w:author="FURSYS" w:date="2025-08-06T14:26:00Z">
          <w:pPr>
            <w:widowControl/>
            <w:wordWrap/>
            <w:autoSpaceDE/>
            <w:autoSpaceDN/>
            <w:ind w:left="200"/>
            <w:jc w:val="left"/>
          </w:pPr>
        </w:pPrChange>
      </w:pPr>
      <w:ins w:id="9407" w:author="이승준 (Seungjun Lee)" w:date="2025-07-29T11:35:00Z">
        <w:del w:id="9408" w:author="FURSYS" w:date="2025-08-06T14:26:00Z">
          <w:r w:rsidRPr="000C7330" w:rsidDel="008076F4">
            <w:rPr>
              <w:rFonts w:eastAsiaTheme="minorHAnsi" w:cs="굴림"/>
              <w:color w:val="000000" w:themeColor="text1"/>
              <w:kern w:val="0"/>
              <w:szCs w:val="24"/>
              <w:rPrChange w:id="9409" w:author="FURSYS" w:date="2025-12-04T15:42:00Z">
                <w:rPr>
                  <w:rFonts w:ascii="굴림" w:eastAsia="굴림" w:hAnsi="굴림" w:cs="굴림"/>
                  <w:color w:val="123456"/>
                  <w:kern w:val="0"/>
                  <w:sz w:val="24"/>
                  <w:szCs w:val="24"/>
                </w:rPr>
              </w:rPrChange>
            </w:rPr>
            <w:delText>2. “</w:delText>
          </w:r>
          <w:r w:rsidRPr="000C7330" w:rsidDel="008076F4">
            <w:rPr>
              <w:rFonts w:eastAsiaTheme="minorHAnsi" w:cs="굴림" w:hint="eastAsia"/>
              <w:color w:val="000000" w:themeColor="text1"/>
              <w:kern w:val="0"/>
              <w:szCs w:val="24"/>
              <w:rPrChange w:id="9410" w:author="FURSYS" w:date="2025-12-04T15:42:00Z">
                <w:rPr>
                  <w:rFonts w:ascii="굴림" w:eastAsia="굴림" w:hAnsi="굴림" w:cs="굴림" w:hint="eastAsia"/>
                  <w:color w:val="123456"/>
                  <w:kern w:val="0"/>
                  <w:sz w:val="24"/>
                  <w:szCs w:val="24"/>
                </w:rPr>
              </w:rPrChange>
            </w:rPr>
            <w:delText>을”이</w:delText>
          </w:r>
          <w:r w:rsidRPr="000C7330" w:rsidDel="008076F4">
            <w:rPr>
              <w:rFonts w:eastAsiaTheme="minorHAnsi" w:cs="굴림"/>
              <w:color w:val="000000" w:themeColor="text1"/>
              <w:kern w:val="0"/>
              <w:szCs w:val="24"/>
              <w:rPrChange w:id="9411" w:author="FURSYS" w:date="2025-12-04T15:42:00Z">
                <w:rPr>
                  <w:rFonts w:ascii="굴림" w:eastAsia="굴림" w:hAnsi="굴림" w:cs="굴림"/>
                  <w:color w:val="123456"/>
                  <w:kern w:val="0"/>
                  <w:sz w:val="24"/>
                  <w:szCs w:val="24"/>
                </w:rPr>
              </w:rPrChange>
            </w:rPr>
            <w:delText xml:space="preserve"> 산재사고를 은폐한 경우</w:delText>
          </w:r>
        </w:del>
      </w:ins>
    </w:p>
    <w:p w14:paraId="2548F159" w14:textId="64229C71" w:rsidR="002E2521" w:rsidRPr="000C7330" w:rsidDel="008076F4" w:rsidRDefault="002E2521">
      <w:pPr>
        <w:rPr>
          <w:ins w:id="9412" w:author="이승준 (Seungjun Lee)" w:date="2025-07-29T11:35:00Z"/>
          <w:del w:id="9413" w:author="FURSYS" w:date="2025-08-06T14:26:00Z"/>
          <w:rFonts w:eastAsiaTheme="minorHAnsi" w:cs="굴림"/>
          <w:color w:val="000000" w:themeColor="text1"/>
          <w:kern w:val="0"/>
          <w:szCs w:val="24"/>
          <w:rPrChange w:id="9414" w:author="FURSYS" w:date="2025-12-04T15:42:00Z">
            <w:rPr>
              <w:ins w:id="9415" w:author="이승준 (Seungjun Lee)" w:date="2025-07-29T11:35:00Z"/>
              <w:del w:id="9416" w:author="FURSYS" w:date="2025-08-06T14:26:00Z"/>
              <w:rFonts w:ascii="굴림" w:eastAsia="굴림" w:hAnsi="굴림" w:cs="굴림"/>
              <w:kern w:val="0"/>
              <w:sz w:val="24"/>
              <w:szCs w:val="24"/>
            </w:rPr>
          </w:rPrChange>
        </w:rPr>
        <w:pPrChange w:id="9417" w:author="FURSYS" w:date="2025-08-06T14:26:00Z">
          <w:pPr>
            <w:widowControl/>
            <w:wordWrap/>
            <w:autoSpaceDE/>
            <w:autoSpaceDN/>
            <w:ind w:firstLine="195"/>
            <w:jc w:val="left"/>
          </w:pPr>
        </w:pPrChange>
      </w:pPr>
      <w:ins w:id="9418" w:author="이승준 (Seungjun Lee)" w:date="2025-07-29T11:35:00Z">
        <w:del w:id="9419" w:author="FURSYS" w:date="2025-08-06T14:26:00Z">
          <w:r w:rsidRPr="000C7330" w:rsidDel="008076F4">
            <w:rPr>
              <w:rFonts w:eastAsiaTheme="minorHAnsi" w:cs="굴림" w:hint="eastAsia"/>
              <w:color w:val="000000" w:themeColor="text1"/>
              <w:kern w:val="0"/>
              <w:szCs w:val="24"/>
              <w:rPrChange w:id="9420" w:author="FURSYS" w:date="2025-12-04T15:42:00Z">
                <w:rPr>
                  <w:rFonts w:ascii="굴림" w:eastAsia="굴림" w:hAnsi="굴림" w:cs="굴림" w:hint="eastAsia"/>
                  <w:color w:val="123456"/>
                  <w:kern w:val="0"/>
                  <w:sz w:val="24"/>
                  <w:szCs w:val="24"/>
                </w:rPr>
              </w:rPrChange>
            </w:rPr>
            <w:delText> </w:delText>
          </w:r>
        </w:del>
      </w:ins>
    </w:p>
    <w:p w14:paraId="7A5FA0EB" w14:textId="4C065CFC" w:rsidR="002E2521" w:rsidRPr="000C7330" w:rsidDel="008076F4" w:rsidRDefault="002E2521">
      <w:pPr>
        <w:rPr>
          <w:ins w:id="9421" w:author="이승준 (Seungjun Lee)" w:date="2025-07-29T11:35:00Z"/>
          <w:del w:id="9422" w:author="FURSYS" w:date="2025-08-06T14:26:00Z"/>
          <w:rFonts w:eastAsiaTheme="minorHAnsi" w:cs="굴림"/>
          <w:color w:val="000000" w:themeColor="text1"/>
          <w:kern w:val="0"/>
          <w:szCs w:val="24"/>
          <w:rPrChange w:id="9423" w:author="FURSYS" w:date="2025-12-04T15:42:00Z">
            <w:rPr>
              <w:ins w:id="9424" w:author="이승준 (Seungjun Lee)" w:date="2025-07-29T11:35:00Z"/>
              <w:del w:id="9425" w:author="FURSYS" w:date="2025-08-06T14:26:00Z"/>
              <w:rFonts w:ascii="굴림" w:eastAsia="굴림" w:hAnsi="굴림" w:cs="굴림"/>
              <w:kern w:val="0"/>
              <w:sz w:val="24"/>
              <w:szCs w:val="24"/>
            </w:rPr>
          </w:rPrChange>
        </w:rPr>
        <w:pPrChange w:id="9426" w:author="FURSYS" w:date="2025-08-06T14:26:00Z">
          <w:pPr>
            <w:widowControl/>
            <w:wordWrap/>
            <w:autoSpaceDE/>
            <w:autoSpaceDN/>
            <w:jc w:val="left"/>
          </w:pPr>
        </w:pPrChange>
      </w:pPr>
      <w:ins w:id="9427" w:author="이승준 (Seungjun Lee)" w:date="2025-07-29T11:35:00Z">
        <w:del w:id="9428" w:author="FURSYS" w:date="2025-08-06T14:26:00Z">
          <w:r w:rsidRPr="000C7330" w:rsidDel="008076F4">
            <w:rPr>
              <w:rFonts w:eastAsiaTheme="minorHAnsi" w:cs="굴림" w:hint="eastAsia"/>
              <w:b/>
              <w:bCs/>
              <w:color w:val="000000" w:themeColor="text1"/>
              <w:kern w:val="0"/>
              <w:szCs w:val="24"/>
              <w:rPrChange w:id="9429" w:author="FURSYS" w:date="2025-12-04T15:42:00Z">
                <w:rPr>
                  <w:rFonts w:ascii="굴림" w:eastAsia="굴림" w:hAnsi="굴림" w:cs="굴림" w:hint="eastAsia"/>
                  <w:b/>
                  <w:bCs/>
                  <w:color w:val="123456"/>
                  <w:kern w:val="0"/>
                  <w:sz w:val="24"/>
                  <w:szCs w:val="24"/>
                </w:rPr>
              </w:rPrChange>
            </w:rPr>
            <w:delText>제</w:delText>
          </w:r>
          <w:r w:rsidRPr="000C7330" w:rsidDel="008076F4">
            <w:rPr>
              <w:rFonts w:eastAsiaTheme="minorHAnsi" w:cs="굴림"/>
              <w:b/>
              <w:bCs/>
              <w:color w:val="000000" w:themeColor="text1"/>
              <w:kern w:val="0"/>
              <w:szCs w:val="24"/>
              <w:rPrChange w:id="9430" w:author="FURSYS" w:date="2025-12-04T15:42:00Z">
                <w:rPr>
                  <w:rFonts w:ascii="굴림" w:eastAsia="굴림" w:hAnsi="굴림" w:cs="굴림"/>
                  <w:b/>
                  <w:bCs/>
                  <w:color w:val="123456"/>
                  <w:kern w:val="0"/>
                  <w:sz w:val="24"/>
                  <w:szCs w:val="24"/>
                </w:rPr>
              </w:rPrChange>
            </w:rPr>
            <w:delText>12조(“</w:delText>
          </w:r>
          <w:r w:rsidRPr="000C7330" w:rsidDel="008076F4">
            <w:rPr>
              <w:rFonts w:eastAsiaTheme="minorHAnsi" w:cs="굴림" w:hint="eastAsia"/>
              <w:b/>
              <w:bCs/>
              <w:color w:val="000000" w:themeColor="text1"/>
              <w:kern w:val="0"/>
              <w:szCs w:val="24"/>
              <w:rPrChange w:id="9431" w:author="FURSYS" w:date="2025-12-04T15:42:00Z">
                <w:rPr>
                  <w:rFonts w:ascii="굴림" w:eastAsia="굴림" w:hAnsi="굴림" w:cs="굴림" w:hint="eastAsia"/>
                  <w:b/>
                  <w:bCs/>
                  <w:color w:val="123456"/>
                  <w:kern w:val="0"/>
                  <w:sz w:val="24"/>
                  <w:szCs w:val="24"/>
                </w:rPr>
              </w:rPrChange>
            </w:rPr>
            <w:delText>을”의</w:delText>
          </w:r>
          <w:r w:rsidRPr="000C7330" w:rsidDel="008076F4">
            <w:rPr>
              <w:rFonts w:eastAsiaTheme="minorHAnsi" w:cs="굴림"/>
              <w:b/>
              <w:bCs/>
              <w:color w:val="000000" w:themeColor="text1"/>
              <w:kern w:val="0"/>
              <w:szCs w:val="24"/>
              <w:rPrChange w:id="9432" w:author="FURSYS" w:date="2025-12-04T15:42:00Z">
                <w:rPr>
                  <w:rFonts w:ascii="굴림" w:eastAsia="굴림" w:hAnsi="굴림" w:cs="굴림"/>
                  <w:b/>
                  <w:bCs/>
                  <w:color w:val="123456"/>
                  <w:kern w:val="0"/>
                  <w:sz w:val="24"/>
                  <w:szCs w:val="24"/>
                </w:rPr>
              </w:rPrChange>
            </w:rPr>
            <w:delText xml:space="preserve"> 의무)</w:delText>
          </w:r>
        </w:del>
      </w:ins>
    </w:p>
    <w:p w14:paraId="41AD636A" w14:textId="4D27F966" w:rsidR="002E2521" w:rsidRPr="000C7330" w:rsidDel="008076F4" w:rsidRDefault="002E2521">
      <w:pPr>
        <w:rPr>
          <w:ins w:id="9433" w:author="이승준 (Seungjun Lee)" w:date="2025-07-29T11:35:00Z"/>
          <w:del w:id="9434" w:author="FURSYS" w:date="2025-08-06T14:26:00Z"/>
          <w:rFonts w:eastAsiaTheme="minorHAnsi" w:cs="굴림"/>
          <w:color w:val="000000" w:themeColor="text1"/>
          <w:kern w:val="0"/>
          <w:szCs w:val="24"/>
          <w:rPrChange w:id="9435" w:author="FURSYS" w:date="2025-12-04T15:42:00Z">
            <w:rPr>
              <w:ins w:id="9436" w:author="이승준 (Seungjun Lee)" w:date="2025-07-29T11:35:00Z"/>
              <w:del w:id="9437" w:author="FURSYS" w:date="2025-08-06T14:26:00Z"/>
              <w:rFonts w:ascii="굴림" w:eastAsia="굴림" w:hAnsi="굴림" w:cs="굴림"/>
              <w:kern w:val="0"/>
              <w:sz w:val="24"/>
              <w:szCs w:val="24"/>
            </w:rPr>
          </w:rPrChange>
        </w:rPr>
        <w:pPrChange w:id="9438" w:author="FURSYS" w:date="2025-08-06T14:26:00Z">
          <w:pPr>
            <w:widowControl/>
            <w:wordWrap/>
            <w:autoSpaceDE/>
            <w:autoSpaceDN/>
            <w:ind w:left="200" w:hanging="200"/>
            <w:jc w:val="left"/>
          </w:pPr>
        </w:pPrChange>
      </w:pPr>
      <w:ins w:id="9439" w:author="이승준 (Seungjun Lee)" w:date="2025-07-29T11:35:00Z">
        <w:del w:id="9440" w:author="FURSYS" w:date="2025-08-06T14:26:00Z">
          <w:r w:rsidRPr="000C7330" w:rsidDel="008076F4">
            <w:rPr>
              <w:rFonts w:eastAsiaTheme="minorHAnsi" w:cs="굴림" w:hint="eastAsia"/>
              <w:color w:val="000000" w:themeColor="text1"/>
              <w:kern w:val="0"/>
              <w:szCs w:val="24"/>
              <w:rPrChange w:id="9441" w:author="FURSYS" w:date="2025-12-04T15:42:00Z">
                <w:rPr>
                  <w:rFonts w:ascii="굴림" w:eastAsia="굴림" w:hAnsi="굴림" w:cs="굴림" w:hint="eastAsia"/>
                  <w:color w:val="123456"/>
                  <w:kern w:val="0"/>
                  <w:sz w:val="24"/>
                  <w:szCs w:val="24"/>
                </w:rPr>
              </w:rPrChange>
            </w:rPr>
            <w:delText>① “을”은</w:delText>
          </w:r>
          <w:r w:rsidRPr="000C7330" w:rsidDel="008076F4">
            <w:rPr>
              <w:rFonts w:eastAsiaTheme="minorHAnsi" w:cs="굴림"/>
              <w:color w:val="000000" w:themeColor="text1"/>
              <w:kern w:val="0"/>
              <w:szCs w:val="24"/>
              <w:rPrChange w:id="9442" w:author="FURSYS" w:date="2025-12-04T15:42:00Z">
                <w:rPr>
                  <w:rFonts w:ascii="굴림" w:eastAsia="굴림" w:hAnsi="굴림" w:cs="굴림"/>
                  <w:color w:val="123456"/>
                  <w:kern w:val="0"/>
                  <w:sz w:val="24"/>
                  <w:szCs w:val="24"/>
                </w:rPr>
              </w:rPrChange>
            </w:rPr>
            <w:delText xml:space="preserve"> 신규채용인원을 포함한 전 근로자에게 건강검진을 실시하는 등 사업주로서의 안전, 보건 관리의 책임과 의무를 성실히 수행해야 한다.</w:delText>
          </w:r>
        </w:del>
      </w:ins>
    </w:p>
    <w:p w14:paraId="33CB9FB7" w14:textId="7BCECC41" w:rsidR="002E2521" w:rsidRPr="000C7330" w:rsidDel="008076F4" w:rsidRDefault="002E2521">
      <w:pPr>
        <w:rPr>
          <w:ins w:id="9443" w:author="이승준 (Seungjun Lee)" w:date="2025-07-29T11:35:00Z"/>
          <w:del w:id="9444" w:author="FURSYS" w:date="2025-08-06T14:26:00Z"/>
          <w:rFonts w:eastAsiaTheme="minorHAnsi" w:cs="굴림"/>
          <w:color w:val="000000" w:themeColor="text1"/>
          <w:kern w:val="0"/>
          <w:szCs w:val="24"/>
          <w:rPrChange w:id="9445" w:author="FURSYS" w:date="2025-12-04T15:42:00Z">
            <w:rPr>
              <w:ins w:id="9446" w:author="이승준 (Seungjun Lee)" w:date="2025-07-29T11:35:00Z"/>
              <w:del w:id="9447" w:author="FURSYS" w:date="2025-08-06T14:26:00Z"/>
              <w:rFonts w:ascii="굴림" w:eastAsia="굴림" w:hAnsi="굴림" w:cs="굴림"/>
              <w:kern w:val="0"/>
              <w:sz w:val="24"/>
              <w:szCs w:val="24"/>
            </w:rPr>
          </w:rPrChange>
        </w:rPr>
        <w:pPrChange w:id="9448" w:author="FURSYS" w:date="2025-08-06T14:26:00Z">
          <w:pPr>
            <w:widowControl/>
            <w:wordWrap/>
            <w:autoSpaceDE/>
            <w:autoSpaceDN/>
            <w:ind w:left="200" w:hanging="200"/>
            <w:jc w:val="left"/>
          </w:pPr>
        </w:pPrChange>
      </w:pPr>
      <w:ins w:id="9449" w:author="이승준 (Seungjun Lee)" w:date="2025-07-29T11:35:00Z">
        <w:del w:id="9450" w:author="FURSYS" w:date="2025-08-06T14:26:00Z">
          <w:r w:rsidRPr="000C7330" w:rsidDel="008076F4">
            <w:rPr>
              <w:rFonts w:eastAsiaTheme="minorHAnsi" w:cs="굴림" w:hint="eastAsia"/>
              <w:color w:val="000000" w:themeColor="text1"/>
              <w:kern w:val="0"/>
              <w:szCs w:val="24"/>
              <w:rPrChange w:id="9451" w:author="FURSYS" w:date="2025-12-04T15:42:00Z">
                <w:rPr>
                  <w:rFonts w:ascii="굴림" w:eastAsia="굴림" w:hAnsi="굴림" w:cs="굴림" w:hint="eastAsia"/>
                  <w:color w:val="123456"/>
                  <w:kern w:val="0"/>
                  <w:sz w:val="24"/>
                  <w:szCs w:val="24"/>
                </w:rPr>
              </w:rPrChange>
            </w:rPr>
            <w:delText>② “을”은</w:delText>
          </w:r>
          <w:r w:rsidRPr="000C7330" w:rsidDel="008076F4">
            <w:rPr>
              <w:rFonts w:eastAsiaTheme="minorHAnsi" w:cs="굴림"/>
              <w:color w:val="000000" w:themeColor="text1"/>
              <w:kern w:val="0"/>
              <w:szCs w:val="24"/>
              <w:rPrChange w:id="9452" w:author="FURSYS" w:date="2025-12-04T15:42:00Z">
                <w:rPr>
                  <w:rFonts w:ascii="굴림" w:eastAsia="굴림" w:hAnsi="굴림" w:cs="굴림"/>
                  <w:color w:val="123456"/>
                  <w:kern w:val="0"/>
                  <w:sz w:val="24"/>
                  <w:szCs w:val="24"/>
                </w:rPr>
              </w:rPrChange>
            </w:rPr>
            <w:delText xml:space="preserve"> 건강상태, 근력부족 등 제반사정을 고려하여 작업 중 중대재해가 발생할 우려가 없는 근로자를 투입하여야 한다.</w:delText>
          </w:r>
        </w:del>
      </w:ins>
    </w:p>
    <w:p w14:paraId="25BB10E4" w14:textId="6A14E60C" w:rsidR="002E2521" w:rsidRPr="000C7330" w:rsidDel="008076F4" w:rsidRDefault="002E2521">
      <w:pPr>
        <w:rPr>
          <w:ins w:id="9453" w:author="이승준 (Seungjun Lee)" w:date="2025-07-29T11:35:00Z"/>
          <w:del w:id="9454" w:author="FURSYS" w:date="2025-08-06T14:26:00Z"/>
          <w:rFonts w:eastAsiaTheme="minorHAnsi" w:cs="굴림"/>
          <w:color w:val="000000" w:themeColor="text1"/>
          <w:kern w:val="0"/>
          <w:szCs w:val="24"/>
          <w:rPrChange w:id="9455" w:author="FURSYS" w:date="2025-12-04T15:42:00Z">
            <w:rPr>
              <w:ins w:id="9456" w:author="이승준 (Seungjun Lee)" w:date="2025-07-29T11:35:00Z"/>
              <w:del w:id="9457" w:author="FURSYS" w:date="2025-08-06T14:26:00Z"/>
              <w:rFonts w:ascii="굴림" w:eastAsia="굴림" w:hAnsi="굴림" w:cs="굴림"/>
              <w:kern w:val="0"/>
              <w:sz w:val="24"/>
              <w:szCs w:val="24"/>
            </w:rPr>
          </w:rPrChange>
        </w:rPr>
        <w:pPrChange w:id="9458" w:author="FURSYS" w:date="2025-08-06T14:26:00Z">
          <w:pPr>
            <w:widowControl/>
            <w:wordWrap/>
            <w:autoSpaceDE/>
            <w:autoSpaceDN/>
            <w:ind w:left="200" w:hanging="200"/>
            <w:jc w:val="left"/>
          </w:pPr>
        </w:pPrChange>
      </w:pPr>
      <w:ins w:id="9459" w:author="이승준 (Seungjun Lee)" w:date="2025-07-29T11:35:00Z">
        <w:del w:id="9460" w:author="FURSYS" w:date="2025-08-06T14:26:00Z">
          <w:r w:rsidRPr="000C7330" w:rsidDel="008076F4">
            <w:rPr>
              <w:rFonts w:eastAsiaTheme="minorHAnsi" w:cs="굴림" w:hint="eastAsia"/>
              <w:color w:val="000000" w:themeColor="text1"/>
              <w:kern w:val="0"/>
              <w:szCs w:val="24"/>
              <w:rPrChange w:id="9461" w:author="FURSYS" w:date="2025-12-04T15:42:00Z">
                <w:rPr>
                  <w:rFonts w:ascii="굴림" w:eastAsia="굴림" w:hAnsi="굴림" w:cs="굴림" w:hint="eastAsia"/>
                  <w:color w:val="123456"/>
                  <w:kern w:val="0"/>
                  <w:sz w:val="24"/>
                  <w:szCs w:val="24"/>
                </w:rPr>
              </w:rPrChange>
            </w:rPr>
            <w:delText> </w:delText>
          </w:r>
        </w:del>
      </w:ins>
    </w:p>
    <w:p w14:paraId="1483B367" w14:textId="269CD0A8" w:rsidR="002E2521" w:rsidRPr="000C7330" w:rsidDel="008076F4" w:rsidRDefault="002E2521">
      <w:pPr>
        <w:rPr>
          <w:ins w:id="9462" w:author="이승준 (Seungjun Lee)" w:date="2025-07-29T11:35:00Z"/>
          <w:del w:id="9463" w:author="FURSYS" w:date="2025-08-06T14:26:00Z"/>
          <w:rFonts w:eastAsiaTheme="minorHAnsi" w:cs="굴림"/>
          <w:color w:val="000000" w:themeColor="text1"/>
          <w:kern w:val="0"/>
          <w:szCs w:val="24"/>
          <w:rPrChange w:id="9464" w:author="FURSYS" w:date="2025-12-04T15:42:00Z">
            <w:rPr>
              <w:ins w:id="9465" w:author="이승준 (Seungjun Lee)" w:date="2025-07-29T11:35:00Z"/>
              <w:del w:id="9466" w:author="FURSYS" w:date="2025-08-06T14:26:00Z"/>
              <w:rFonts w:ascii="굴림" w:eastAsia="굴림" w:hAnsi="굴림" w:cs="굴림"/>
              <w:kern w:val="0"/>
              <w:sz w:val="24"/>
              <w:szCs w:val="24"/>
            </w:rPr>
          </w:rPrChange>
        </w:rPr>
        <w:pPrChange w:id="9467" w:author="FURSYS" w:date="2025-08-06T14:26:00Z">
          <w:pPr>
            <w:widowControl/>
            <w:wordWrap/>
            <w:autoSpaceDE/>
            <w:autoSpaceDN/>
            <w:jc w:val="left"/>
          </w:pPr>
        </w:pPrChange>
      </w:pPr>
      <w:ins w:id="9468" w:author="이승준 (Seungjun Lee)" w:date="2025-07-29T11:35:00Z">
        <w:del w:id="9469" w:author="FURSYS" w:date="2025-08-06T14:26:00Z">
          <w:r w:rsidRPr="000C7330" w:rsidDel="008076F4">
            <w:rPr>
              <w:rFonts w:eastAsiaTheme="minorHAnsi" w:cs="굴림" w:hint="eastAsia"/>
              <w:b/>
              <w:bCs/>
              <w:color w:val="000000" w:themeColor="text1"/>
              <w:kern w:val="0"/>
              <w:szCs w:val="24"/>
              <w:rPrChange w:id="9470" w:author="FURSYS" w:date="2025-12-04T15:42:00Z">
                <w:rPr>
                  <w:rFonts w:ascii="굴림" w:eastAsia="굴림" w:hAnsi="굴림" w:cs="굴림" w:hint="eastAsia"/>
                  <w:b/>
                  <w:bCs/>
                  <w:color w:val="123456"/>
                  <w:kern w:val="0"/>
                  <w:sz w:val="24"/>
                  <w:szCs w:val="24"/>
                </w:rPr>
              </w:rPrChange>
            </w:rPr>
            <w:delText>제</w:delText>
          </w:r>
          <w:r w:rsidRPr="000C7330" w:rsidDel="008076F4">
            <w:rPr>
              <w:rFonts w:eastAsiaTheme="minorHAnsi" w:cs="굴림"/>
              <w:b/>
              <w:bCs/>
              <w:color w:val="000000" w:themeColor="text1"/>
              <w:kern w:val="0"/>
              <w:szCs w:val="24"/>
              <w:rPrChange w:id="9471" w:author="FURSYS" w:date="2025-12-04T15:42:00Z">
                <w:rPr>
                  <w:rFonts w:ascii="굴림" w:eastAsia="굴림" w:hAnsi="굴림" w:cs="굴림"/>
                  <w:b/>
                  <w:bCs/>
                  <w:color w:val="123456"/>
                  <w:kern w:val="0"/>
                  <w:sz w:val="24"/>
                  <w:szCs w:val="24"/>
                </w:rPr>
              </w:rPrChange>
            </w:rPr>
            <w:delText xml:space="preserve">13조(위험작업의 </w:delText>
          </w:r>
          <w:r w:rsidRPr="000C7330" w:rsidDel="008076F4">
            <w:rPr>
              <w:rFonts w:eastAsiaTheme="minorHAnsi" w:cs="굴림" w:hint="eastAsia"/>
              <w:b/>
              <w:bCs/>
              <w:color w:val="000000" w:themeColor="text1"/>
              <w:kern w:val="0"/>
              <w:szCs w:val="24"/>
              <w:rPrChange w:id="9472" w:author="FURSYS" w:date="2025-12-04T15:42:00Z">
                <w:rPr>
                  <w:rFonts w:ascii="굴림" w:eastAsia="굴림" w:hAnsi="굴림" w:cs="굴림" w:hint="eastAsia"/>
                  <w:b/>
                  <w:bCs/>
                  <w:color w:val="123456"/>
                  <w:kern w:val="0"/>
                  <w:sz w:val="24"/>
                  <w:szCs w:val="24"/>
                </w:rPr>
              </w:rPrChange>
            </w:rPr>
            <w:delText>연령제한</w:delText>
          </w:r>
          <w:r w:rsidRPr="000C7330" w:rsidDel="008076F4">
            <w:rPr>
              <w:rFonts w:eastAsiaTheme="minorHAnsi" w:cs="굴림"/>
              <w:b/>
              <w:bCs/>
              <w:color w:val="000000" w:themeColor="text1"/>
              <w:kern w:val="0"/>
              <w:szCs w:val="24"/>
              <w:rPrChange w:id="9473" w:author="FURSYS" w:date="2025-12-04T15:42:00Z">
                <w:rPr>
                  <w:rFonts w:ascii="굴림" w:eastAsia="굴림" w:hAnsi="굴림" w:cs="굴림"/>
                  <w:b/>
                  <w:bCs/>
                  <w:color w:val="123456"/>
                  <w:kern w:val="0"/>
                  <w:sz w:val="24"/>
                  <w:szCs w:val="24"/>
                </w:rPr>
              </w:rPrChange>
            </w:rPr>
            <w:delText>)</w:delText>
          </w:r>
          <w:r w:rsidRPr="000C7330" w:rsidDel="008076F4">
            <w:rPr>
              <w:rFonts w:eastAsiaTheme="minorHAnsi" w:cs="굴림"/>
              <w:color w:val="000000" w:themeColor="text1"/>
              <w:kern w:val="0"/>
              <w:szCs w:val="24"/>
              <w:rPrChange w:id="9474" w:author="FURSYS" w:date="2025-12-04T15:42:00Z">
                <w:rPr>
                  <w:rFonts w:ascii="굴림" w:eastAsia="굴림" w:hAnsi="굴림" w:cs="굴림"/>
                  <w:color w:val="002266"/>
                  <w:kern w:val="0"/>
                  <w:sz w:val="24"/>
                  <w:szCs w:val="24"/>
                </w:rPr>
              </w:rPrChange>
            </w:rPr>
            <w:br/>
          </w:r>
          <w:r w:rsidRPr="000C7330" w:rsidDel="008076F4">
            <w:rPr>
              <w:rFonts w:eastAsiaTheme="minorHAnsi" w:cs="굴림" w:hint="eastAsia"/>
              <w:color w:val="000000" w:themeColor="text1"/>
              <w:kern w:val="0"/>
              <w:szCs w:val="24"/>
              <w:rPrChange w:id="9475" w:author="FURSYS" w:date="2025-12-04T15:42:00Z">
                <w:rPr>
                  <w:rFonts w:ascii="굴림" w:eastAsia="굴림" w:hAnsi="굴림" w:cs="굴림" w:hint="eastAsia"/>
                  <w:color w:val="123456"/>
                  <w:kern w:val="0"/>
                  <w:sz w:val="24"/>
                  <w:szCs w:val="24"/>
                </w:rPr>
              </w:rPrChange>
            </w:rPr>
            <w:delText>① 당사</w:delText>
          </w:r>
          <w:r w:rsidRPr="000C7330" w:rsidDel="008076F4">
            <w:rPr>
              <w:rFonts w:eastAsiaTheme="minorHAnsi" w:cs="굴림"/>
              <w:color w:val="000000" w:themeColor="text1"/>
              <w:kern w:val="0"/>
              <w:szCs w:val="24"/>
              <w:rPrChange w:id="947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477" w:author="FURSYS" w:date="2025-12-04T15:42:00Z">
                <w:rPr>
                  <w:rFonts w:ascii="굴림" w:eastAsia="굴림" w:hAnsi="굴림" w:cs="굴림" w:hint="eastAsia"/>
                  <w:color w:val="123456"/>
                  <w:kern w:val="0"/>
                  <w:sz w:val="24"/>
                  <w:szCs w:val="24"/>
                </w:rPr>
              </w:rPrChange>
            </w:rPr>
            <w:delText>기준</w:delText>
          </w:r>
          <w:r w:rsidRPr="000C7330" w:rsidDel="008076F4">
            <w:rPr>
              <w:rFonts w:eastAsiaTheme="minorHAnsi" w:cs="굴림"/>
              <w:color w:val="000000" w:themeColor="text1"/>
              <w:kern w:val="0"/>
              <w:szCs w:val="24"/>
              <w:rPrChange w:id="947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479" w:author="FURSYS" w:date="2025-12-04T15:42:00Z">
                <w:rPr>
                  <w:rFonts w:ascii="굴림" w:eastAsia="굴림" w:hAnsi="굴림" w:cs="굴림" w:hint="eastAsia"/>
                  <w:color w:val="123456"/>
                  <w:kern w:val="0"/>
                  <w:sz w:val="24"/>
                  <w:szCs w:val="24"/>
                </w:rPr>
              </w:rPrChange>
            </w:rPr>
            <w:delText>중대위험작업</w:delText>
          </w:r>
          <w:r w:rsidRPr="000C7330" w:rsidDel="008076F4">
            <w:rPr>
              <w:rFonts w:eastAsiaTheme="minorHAnsi" w:cs="굴림"/>
              <w:color w:val="000000" w:themeColor="text1"/>
              <w:kern w:val="0"/>
              <w:szCs w:val="24"/>
              <w:rPrChange w:id="948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481" w:author="FURSYS" w:date="2025-12-04T15:42:00Z">
                <w:rPr>
                  <w:rFonts w:ascii="굴림" w:eastAsia="굴림" w:hAnsi="굴림" w:cs="굴림" w:hint="eastAsia"/>
                  <w:color w:val="123456"/>
                  <w:kern w:val="0"/>
                  <w:sz w:val="24"/>
                  <w:szCs w:val="24"/>
                </w:rPr>
              </w:rPrChange>
            </w:rPr>
            <w:delText>중</w:delText>
          </w:r>
          <w:r w:rsidRPr="000C7330" w:rsidDel="008076F4">
            <w:rPr>
              <w:rFonts w:eastAsiaTheme="minorHAnsi" w:cs="굴림"/>
              <w:color w:val="000000" w:themeColor="text1"/>
              <w:kern w:val="0"/>
              <w:szCs w:val="24"/>
              <w:rPrChange w:id="948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483" w:author="FURSYS" w:date="2025-12-04T15:42:00Z">
                <w:rPr>
                  <w:rFonts w:ascii="굴림" w:eastAsia="굴림" w:hAnsi="굴림" w:cs="굴림" w:hint="eastAsia"/>
                  <w:color w:val="123456"/>
                  <w:kern w:val="0"/>
                  <w:sz w:val="24"/>
                  <w:szCs w:val="24"/>
                </w:rPr>
              </w:rPrChange>
            </w:rPr>
            <w:delText>아래의</w:delText>
          </w:r>
          <w:r w:rsidRPr="000C7330" w:rsidDel="008076F4">
            <w:rPr>
              <w:rFonts w:eastAsiaTheme="minorHAnsi" w:cs="굴림"/>
              <w:color w:val="000000" w:themeColor="text1"/>
              <w:kern w:val="0"/>
              <w:szCs w:val="24"/>
              <w:rPrChange w:id="948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485" w:author="FURSYS" w:date="2025-12-04T15:42:00Z">
                <w:rPr>
                  <w:rFonts w:ascii="굴림" w:eastAsia="굴림" w:hAnsi="굴림" w:cs="굴림" w:hint="eastAsia"/>
                  <w:color w:val="123456"/>
                  <w:kern w:val="0"/>
                  <w:sz w:val="24"/>
                  <w:szCs w:val="24"/>
                </w:rPr>
              </w:rPrChange>
            </w:rPr>
            <w:delText>작업으로</w:delText>
          </w:r>
          <w:r w:rsidRPr="000C7330" w:rsidDel="008076F4">
            <w:rPr>
              <w:rFonts w:eastAsiaTheme="minorHAnsi" w:cs="굴림"/>
              <w:color w:val="000000" w:themeColor="text1"/>
              <w:kern w:val="0"/>
              <w:szCs w:val="24"/>
              <w:rPrChange w:id="948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487" w:author="FURSYS" w:date="2025-12-04T15:42:00Z">
                <w:rPr>
                  <w:rFonts w:ascii="굴림" w:eastAsia="굴림" w:hAnsi="굴림" w:cs="굴림" w:hint="eastAsia"/>
                  <w:color w:val="123456"/>
                  <w:kern w:val="0"/>
                  <w:sz w:val="24"/>
                  <w:szCs w:val="24"/>
                </w:rPr>
              </w:rPrChange>
            </w:rPr>
            <w:delText>추락위험에</w:delText>
          </w:r>
          <w:r w:rsidRPr="000C7330" w:rsidDel="008076F4">
            <w:rPr>
              <w:rFonts w:eastAsiaTheme="minorHAnsi" w:cs="굴림"/>
              <w:color w:val="000000" w:themeColor="text1"/>
              <w:kern w:val="0"/>
              <w:szCs w:val="24"/>
              <w:rPrChange w:id="948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489" w:author="FURSYS" w:date="2025-12-04T15:42:00Z">
                <w:rPr>
                  <w:rFonts w:ascii="굴림" w:eastAsia="굴림" w:hAnsi="굴림" w:cs="굴림" w:hint="eastAsia"/>
                  <w:color w:val="123456"/>
                  <w:kern w:val="0"/>
                  <w:sz w:val="24"/>
                  <w:szCs w:val="24"/>
                </w:rPr>
              </w:rPrChange>
            </w:rPr>
            <w:delText>직접</w:delText>
          </w:r>
          <w:r w:rsidRPr="000C7330" w:rsidDel="008076F4">
            <w:rPr>
              <w:rFonts w:eastAsiaTheme="minorHAnsi" w:cs="굴림"/>
              <w:color w:val="000000" w:themeColor="text1"/>
              <w:kern w:val="0"/>
              <w:szCs w:val="24"/>
              <w:rPrChange w:id="949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491" w:author="FURSYS" w:date="2025-12-04T15:42:00Z">
                <w:rPr>
                  <w:rFonts w:ascii="굴림" w:eastAsia="굴림" w:hAnsi="굴림" w:cs="굴림" w:hint="eastAsia"/>
                  <w:color w:val="123456"/>
                  <w:kern w:val="0"/>
                  <w:sz w:val="24"/>
                  <w:szCs w:val="24"/>
                </w:rPr>
              </w:rPrChange>
            </w:rPr>
            <w:delText>노출된</w:delText>
          </w:r>
          <w:r w:rsidRPr="000C7330" w:rsidDel="008076F4">
            <w:rPr>
              <w:rFonts w:eastAsiaTheme="minorHAnsi" w:cs="굴림"/>
              <w:color w:val="000000" w:themeColor="text1"/>
              <w:kern w:val="0"/>
              <w:szCs w:val="24"/>
              <w:rPrChange w:id="949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493" w:author="FURSYS" w:date="2025-12-04T15:42:00Z">
                <w:rPr>
                  <w:rFonts w:ascii="굴림" w:eastAsia="굴림" w:hAnsi="굴림" w:cs="굴림" w:hint="eastAsia"/>
                  <w:color w:val="123456"/>
                  <w:kern w:val="0"/>
                  <w:sz w:val="24"/>
                  <w:szCs w:val="24"/>
                </w:rPr>
              </w:rPrChange>
            </w:rPr>
            <w:delText>작업공정의</w:delText>
          </w:r>
          <w:r w:rsidRPr="000C7330" w:rsidDel="008076F4">
            <w:rPr>
              <w:rFonts w:eastAsiaTheme="minorHAnsi" w:cs="굴림"/>
              <w:color w:val="000000" w:themeColor="text1"/>
              <w:kern w:val="0"/>
              <w:szCs w:val="24"/>
              <w:rPrChange w:id="949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495" w:author="FURSYS" w:date="2025-12-04T15:42:00Z">
                <w:rPr>
                  <w:rFonts w:ascii="굴림" w:eastAsia="굴림" w:hAnsi="굴림" w:cs="굴림" w:hint="eastAsia"/>
                  <w:color w:val="123456"/>
                  <w:kern w:val="0"/>
                  <w:sz w:val="24"/>
                  <w:szCs w:val="24"/>
                </w:rPr>
              </w:rPrChange>
            </w:rPr>
            <w:delText>근로자는  </w:delText>
          </w:r>
          <w:r w:rsidRPr="000C7330" w:rsidDel="008076F4">
            <w:rPr>
              <w:rFonts w:eastAsiaTheme="minorHAnsi" w:cs="굴림"/>
              <w:color w:val="000000" w:themeColor="text1"/>
              <w:kern w:val="0"/>
              <w:szCs w:val="24"/>
              <w:rPrChange w:id="9496" w:author="FURSYS" w:date="2025-12-04T15:42:00Z">
                <w:rPr>
                  <w:rFonts w:ascii="굴림" w:eastAsia="굴림" w:hAnsi="굴림" w:cs="굴림"/>
                  <w:color w:val="000000"/>
                  <w:kern w:val="0"/>
                  <w:sz w:val="24"/>
                  <w:szCs w:val="24"/>
                </w:rPr>
              </w:rPrChange>
            </w:rPr>
            <w:br/>
          </w:r>
          <w:r w:rsidRPr="000C7330" w:rsidDel="008076F4">
            <w:rPr>
              <w:rFonts w:eastAsiaTheme="minorHAnsi" w:cs="굴림" w:hint="eastAsia"/>
              <w:color w:val="000000" w:themeColor="text1"/>
              <w:kern w:val="0"/>
              <w:szCs w:val="24"/>
              <w:rPrChange w:id="9497" w:author="FURSYS" w:date="2025-12-04T15:42:00Z">
                <w:rPr>
                  <w:rFonts w:ascii="굴림" w:eastAsia="굴림" w:hAnsi="굴림" w:cs="굴림" w:hint="eastAsia"/>
                  <w:color w:val="123456"/>
                  <w:kern w:val="0"/>
                  <w:sz w:val="24"/>
                  <w:szCs w:val="24"/>
                </w:rPr>
              </w:rPrChange>
            </w:rPr>
            <w:delText>  만</w:delText>
          </w:r>
          <w:r w:rsidRPr="000C7330" w:rsidDel="008076F4">
            <w:rPr>
              <w:rFonts w:eastAsiaTheme="minorHAnsi" w:cs="굴림"/>
              <w:color w:val="000000" w:themeColor="text1"/>
              <w:kern w:val="0"/>
              <w:szCs w:val="24"/>
              <w:rPrChange w:id="9498" w:author="FURSYS" w:date="2025-12-04T15:42:00Z">
                <w:rPr>
                  <w:rFonts w:ascii="굴림" w:eastAsia="굴림" w:hAnsi="굴림" w:cs="굴림"/>
                  <w:color w:val="123456"/>
                  <w:kern w:val="0"/>
                  <w:sz w:val="24"/>
                  <w:szCs w:val="24"/>
                </w:rPr>
              </w:rPrChange>
            </w:rPr>
            <w:delText xml:space="preserve">60세 </w:delText>
          </w:r>
          <w:r w:rsidRPr="000C7330" w:rsidDel="008076F4">
            <w:rPr>
              <w:rFonts w:eastAsiaTheme="minorHAnsi" w:cs="굴림" w:hint="eastAsia"/>
              <w:color w:val="000000" w:themeColor="text1"/>
              <w:kern w:val="0"/>
              <w:szCs w:val="24"/>
              <w:rPrChange w:id="9499" w:author="FURSYS" w:date="2025-12-04T15:42:00Z">
                <w:rPr>
                  <w:rFonts w:ascii="굴림" w:eastAsia="굴림" w:hAnsi="굴림" w:cs="굴림" w:hint="eastAsia"/>
                  <w:color w:val="123456"/>
                  <w:kern w:val="0"/>
                  <w:sz w:val="24"/>
                  <w:szCs w:val="24"/>
                </w:rPr>
              </w:rPrChange>
            </w:rPr>
            <w:delText>미만으로</w:delText>
          </w:r>
          <w:r w:rsidRPr="000C7330" w:rsidDel="008076F4">
            <w:rPr>
              <w:rFonts w:eastAsiaTheme="minorHAnsi" w:cs="굴림"/>
              <w:color w:val="000000" w:themeColor="text1"/>
              <w:kern w:val="0"/>
              <w:szCs w:val="24"/>
              <w:rPrChange w:id="950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501" w:author="FURSYS" w:date="2025-12-04T15:42:00Z">
                <w:rPr>
                  <w:rFonts w:ascii="굴림" w:eastAsia="굴림" w:hAnsi="굴림" w:cs="굴림" w:hint="eastAsia"/>
                  <w:color w:val="123456"/>
                  <w:kern w:val="0"/>
                  <w:sz w:val="24"/>
                  <w:szCs w:val="24"/>
                </w:rPr>
              </w:rPrChange>
            </w:rPr>
            <w:delText>연령을</w:delText>
          </w:r>
          <w:r w:rsidRPr="000C7330" w:rsidDel="008076F4">
            <w:rPr>
              <w:rFonts w:eastAsiaTheme="minorHAnsi" w:cs="굴림"/>
              <w:color w:val="000000" w:themeColor="text1"/>
              <w:kern w:val="0"/>
              <w:szCs w:val="24"/>
              <w:rPrChange w:id="950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503" w:author="FURSYS" w:date="2025-12-04T15:42:00Z">
                <w:rPr>
                  <w:rFonts w:ascii="굴림" w:eastAsia="굴림" w:hAnsi="굴림" w:cs="굴림" w:hint="eastAsia"/>
                  <w:color w:val="123456"/>
                  <w:kern w:val="0"/>
                  <w:sz w:val="24"/>
                  <w:szCs w:val="24"/>
                </w:rPr>
              </w:rPrChange>
            </w:rPr>
            <w:delText>제한한다</w:delText>
          </w:r>
          <w:r w:rsidRPr="000C7330" w:rsidDel="008076F4">
            <w:rPr>
              <w:rFonts w:eastAsiaTheme="minorHAnsi" w:cs="굴림"/>
              <w:color w:val="000000" w:themeColor="text1"/>
              <w:kern w:val="0"/>
              <w:szCs w:val="24"/>
              <w:rPrChange w:id="9504" w:author="FURSYS" w:date="2025-12-04T15:42:00Z">
                <w:rPr>
                  <w:rFonts w:ascii="굴림" w:eastAsia="굴림" w:hAnsi="굴림" w:cs="굴림"/>
                  <w:color w:val="123456"/>
                  <w:kern w:val="0"/>
                  <w:sz w:val="24"/>
                  <w:szCs w:val="24"/>
                </w:rPr>
              </w:rPrChange>
            </w:rPr>
            <w:delText>.</w:delText>
          </w:r>
          <w:r w:rsidRPr="000C7330" w:rsidDel="008076F4">
            <w:rPr>
              <w:rFonts w:eastAsiaTheme="minorHAnsi" w:cs="굴림"/>
              <w:color w:val="000000" w:themeColor="text1"/>
              <w:kern w:val="0"/>
              <w:szCs w:val="24"/>
              <w:rPrChange w:id="9505" w:author="FURSYS" w:date="2025-12-04T15:42:00Z">
                <w:rPr>
                  <w:rFonts w:ascii="굴림" w:eastAsia="굴림" w:hAnsi="굴림" w:cs="굴림"/>
                  <w:color w:val="000000"/>
                  <w:kern w:val="0"/>
                  <w:sz w:val="24"/>
                  <w:szCs w:val="24"/>
                </w:rPr>
              </w:rPrChange>
            </w:rPr>
            <w:br/>
          </w:r>
          <w:r w:rsidRPr="000C7330" w:rsidDel="008076F4">
            <w:rPr>
              <w:rFonts w:eastAsiaTheme="minorHAnsi" w:cs="굴림" w:hint="eastAsia"/>
              <w:color w:val="000000" w:themeColor="text1"/>
              <w:kern w:val="0"/>
              <w:szCs w:val="24"/>
              <w:rPrChange w:id="9506" w:author="FURSYS" w:date="2025-12-04T15:42:00Z">
                <w:rPr>
                  <w:rFonts w:ascii="굴림" w:eastAsia="굴림" w:hAnsi="굴림" w:cs="굴림" w:hint="eastAsia"/>
                  <w:color w:val="123456"/>
                  <w:kern w:val="0"/>
                  <w:sz w:val="24"/>
                  <w:szCs w:val="24"/>
                </w:rPr>
              </w:rPrChange>
            </w:rPr>
            <w:delText> </w:delText>
          </w:r>
          <w:r w:rsidRPr="000C7330" w:rsidDel="008076F4">
            <w:rPr>
              <w:rFonts w:eastAsiaTheme="minorHAnsi" w:cs="굴림"/>
              <w:color w:val="000000" w:themeColor="text1"/>
              <w:kern w:val="0"/>
              <w:szCs w:val="24"/>
              <w:rPrChange w:id="9507" w:author="FURSYS" w:date="2025-12-04T15:42:00Z">
                <w:rPr>
                  <w:rFonts w:ascii="굴림" w:eastAsia="굴림" w:hAnsi="굴림" w:cs="굴림"/>
                  <w:color w:val="123456"/>
                  <w:kern w:val="0"/>
                  <w:sz w:val="24"/>
                  <w:szCs w:val="24"/>
                </w:rPr>
              </w:rPrChange>
            </w:rPr>
            <w:delText xml:space="preserve"> 1. 외벽 </w:delText>
          </w:r>
          <w:r w:rsidRPr="000C7330" w:rsidDel="008076F4">
            <w:rPr>
              <w:rFonts w:eastAsiaTheme="minorHAnsi" w:cs="굴림" w:hint="eastAsia"/>
              <w:color w:val="000000" w:themeColor="text1"/>
              <w:kern w:val="0"/>
              <w:szCs w:val="24"/>
              <w:rPrChange w:id="9508" w:author="FURSYS" w:date="2025-12-04T15:42:00Z">
                <w:rPr>
                  <w:rFonts w:ascii="굴림" w:eastAsia="굴림" w:hAnsi="굴림" w:cs="굴림" w:hint="eastAsia"/>
                  <w:color w:val="123456"/>
                  <w:kern w:val="0"/>
                  <w:sz w:val="24"/>
                  <w:szCs w:val="24"/>
                </w:rPr>
              </w:rPrChange>
            </w:rPr>
            <w:delText>로프</w:delText>
          </w:r>
          <w:r w:rsidRPr="000C7330" w:rsidDel="008076F4">
            <w:rPr>
              <w:rFonts w:eastAsiaTheme="minorHAnsi" w:cs="굴림"/>
              <w:color w:val="000000" w:themeColor="text1"/>
              <w:kern w:val="0"/>
              <w:szCs w:val="24"/>
              <w:rPrChange w:id="9509" w:author="FURSYS" w:date="2025-12-04T15:42:00Z">
                <w:rPr>
                  <w:rFonts w:ascii="굴림" w:eastAsia="굴림" w:hAnsi="굴림" w:cs="굴림"/>
                  <w:color w:val="123456"/>
                  <w:kern w:val="0"/>
                  <w:sz w:val="24"/>
                  <w:szCs w:val="24"/>
                </w:rPr>
              </w:rPrChange>
            </w:rPr>
            <w:delText>(</w:delText>
          </w:r>
          <w:r w:rsidRPr="000C7330" w:rsidDel="008076F4">
            <w:rPr>
              <w:rFonts w:eastAsiaTheme="minorHAnsi" w:cs="굴림" w:hint="eastAsia"/>
              <w:color w:val="000000" w:themeColor="text1"/>
              <w:kern w:val="0"/>
              <w:szCs w:val="24"/>
              <w:rPrChange w:id="9510" w:author="FURSYS" w:date="2025-12-04T15:42:00Z">
                <w:rPr>
                  <w:rFonts w:ascii="굴림" w:eastAsia="굴림" w:hAnsi="굴림" w:cs="굴림" w:hint="eastAsia"/>
                  <w:color w:val="123456"/>
                  <w:kern w:val="0"/>
                  <w:sz w:val="24"/>
                  <w:szCs w:val="24"/>
                </w:rPr>
              </w:rPrChange>
            </w:rPr>
            <w:delText>달비계</w:delText>
          </w:r>
          <w:r w:rsidRPr="000C7330" w:rsidDel="008076F4">
            <w:rPr>
              <w:rFonts w:eastAsiaTheme="minorHAnsi" w:cs="굴림"/>
              <w:color w:val="000000" w:themeColor="text1"/>
              <w:kern w:val="0"/>
              <w:szCs w:val="24"/>
              <w:rPrChange w:id="9511" w:author="FURSYS" w:date="2025-12-04T15:42:00Z">
                <w:rPr>
                  <w:rFonts w:ascii="굴림" w:eastAsia="굴림" w:hAnsi="굴림" w:cs="굴림"/>
                  <w:color w:val="123456"/>
                  <w:kern w:val="0"/>
                  <w:sz w:val="24"/>
                  <w:szCs w:val="24"/>
                </w:rPr>
              </w:rPrChange>
            </w:rPr>
            <w:delText xml:space="preserve">) 이용작업: 직접 </w:delText>
          </w:r>
          <w:r w:rsidRPr="000C7330" w:rsidDel="008076F4">
            <w:rPr>
              <w:rFonts w:eastAsiaTheme="minorHAnsi" w:cs="굴림" w:hint="eastAsia"/>
              <w:color w:val="000000" w:themeColor="text1"/>
              <w:kern w:val="0"/>
              <w:szCs w:val="24"/>
              <w:rPrChange w:id="9512" w:author="FURSYS" w:date="2025-12-04T15:42:00Z">
                <w:rPr>
                  <w:rFonts w:ascii="굴림" w:eastAsia="굴림" w:hAnsi="굴림" w:cs="굴림" w:hint="eastAsia"/>
                  <w:color w:val="123456"/>
                  <w:kern w:val="0"/>
                  <w:sz w:val="24"/>
                  <w:szCs w:val="24"/>
                </w:rPr>
              </w:rPrChange>
            </w:rPr>
            <w:delText>달비계에</w:delText>
          </w:r>
          <w:r w:rsidRPr="000C7330" w:rsidDel="008076F4">
            <w:rPr>
              <w:rFonts w:eastAsiaTheme="minorHAnsi" w:cs="굴림"/>
              <w:color w:val="000000" w:themeColor="text1"/>
              <w:kern w:val="0"/>
              <w:szCs w:val="24"/>
              <w:rPrChange w:id="9513" w:author="FURSYS" w:date="2025-12-04T15:42:00Z">
                <w:rPr>
                  <w:rFonts w:ascii="굴림" w:eastAsia="굴림" w:hAnsi="굴림" w:cs="굴림"/>
                  <w:color w:val="123456"/>
                  <w:kern w:val="0"/>
                  <w:sz w:val="24"/>
                  <w:szCs w:val="24"/>
                </w:rPr>
              </w:rPrChange>
            </w:rPr>
            <w:delText xml:space="preserve"> 앉아서 작업하는 근로자</w:delText>
          </w:r>
          <w:r w:rsidRPr="000C7330" w:rsidDel="008076F4">
            <w:rPr>
              <w:rFonts w:eastAsiaTheme="minorHAnsi" w:cs="굴림"/>
              <w:color w:val="000000" w:themeColor="text1"/>
              <w:kern w:val="0"/>
              <w:szCs w:val="24"/>
              <w:rPrChange w:id="9514" w:author="FURSYS" w:date="2025-12-04T15:42:00Z">
                <w:rPr>
                  <w:rFonts w:ascii="굴림" w:eastAsia="굴림" w:hAnsi="굴림" w:cs="굴림"/>
                  <w:color w:val="000000"/>
                  <w:kern w:val="0"/>
                  <w:sz w:val="24"/>
                  <w:szCs w:val="24"/>
                </w:rPr>
              </w:rPrChange>
            </w:rPr>
            <w:br/>
          </w:r>
          <w:r w:rsidRPr="000C7330" w:rsidDel="008076F4">
            <w:rPr>
              <w:rFonts w:eastAsiaTheme="minorHAnsi" w:cs="굴림" w:hint="eastAsia"/>
              <w:color w:val="000000" w:themeColor="text1"/>
              <w:kern w:val="0"/>
              <w:szCs w:val="24"/>
              <w:rPrChange w:id="9515" w:author="FURSYS" w:date="2025-12-04T15:42:00Z">
                <w:rPr>
                  <w:rFonts w:ascii="굴림" w:eastAsia="굴림" w:hAnsi="굴림" w:cs="굴림" w:hint="eastAsia"/>
                  <w:color w:val="123456"/>
                  <w:kern w:val="0"/>
                  <w:sz w:val="24"/>
                  <w:szCs w:val="24"/>
                </w:rPr>
              </w:rPrChange>
            </w:rPr>
            <w:delText> </w:delText>
          </w:r>
          <w:r w:rsidRPr="000C7330" w:rsidDel="008076F4">
            <w:rPr>
              <w:rFonts w:eastAsiaTheme="minorHAnsi" w:cs="굴림"/>
              <w:color w:val="000000" w:themeColor="text1"/>
              <w:kern w:val="0"/>
              <w:szCs w:val="24"/>
              <w:rPrChange w:id="9516" w:author="FURSYS" w:date="2025-12-04T15:42:00Z">
                <w:rPr>
                  <w:rFonts w:ascii="굴림" w:eastAsia="굴림" w:hAnsi="굴림" w:cs="굴림"/>
                  <w:color w:val="123456"/>
                  <w:kern w:val="0"/>
                  <w:sz w:val="24"/>
                  <w:szCs w:val="24"/>
                </w:rPr>
              </w:rPrChange>
            </w:rPr>
            <w:delText xml:space="preserve"> 2. 비계 </w:delText>
          </w:r>
          <w:r w:rsidRPr="000C7330" w:rsidDel="008076F4">
            <w:rPr>
              <w:rFonts w:eastAsiaTheme="minorHAnsi" w:cs="굴림" w:hint="eastAsia"/>
              <w:color w:val="000000" w:themeColor="text1"/>
              <w:kern w:val="0"/>
              <w:szCs w:val="24"/>
              <w:rPrChange w:id="9517" w:author="FURSYS" w:date="2025-12-04T15:42:00Z">
                <w:rPr>
                  <w:rFonts w:ascii="굴림" w:eastAsia="굴림" w:hAnsi="굴림" w:cs="굴림" w:hint="eastAsia"/>
                  <w:color w:val="123456"/>
                  <w:kern w:val="0"/>
                  <w:sz w:val="24"/>
                  <w:szCs w:val="24"/>
                </w:rPr>
              </w:rPrChange>
            </w:rPr>
            <w:delText>조립·해체</w:delText>
          </w:r>
          <w:r w:rsidRPr="000C7330" w:rsidDel="008076F4">
            <w:rPr>
              <w:rFonts w:eastAsiaTheme="minorHAnsi" w:cs="굴림"/>
              <w:color w:val="000000" w:themeColor="text1"/>
              <w:kern w:val="0"/>
              <w:szCs w:val="24"/>
              <w:rPrChange w:id="9518" w:author="FURSYS" w:date="2025-12-04T15:42:00Z">
                <w:rPr>
                  <w:rFonts w:ascii="굴림" w:eastAsia="굴림" w:hAnsi="굴림" w:cs="굴림"/>
                  <w:color w:val="123456"/>
                  <w:kern w:val="0"/>
                  <w:sz w:val="24"/>
                  <w:szCs w:val="24"/>
                </w:rPr>
              </w:rPrChange>
            </w:rPr>
            <w:delText xml:space="preserve"> 작업: 비계 조립 · 해체 작업을 직접 수행하는 근로자</w:delText>
          </w:r>
          <w:r w:rsidRPr="000C7330" w:rsidDel="008076F4">
            <w:rPr>
              <w:rFonts w:eastAsiaTheme="minorHAnsi" w:cs="굴림"/>
              <w:color w:val="000000" w:themeColor="text1"/>
              <w:kern w:val="0"/>
              <w:szCs w:val="24"/>
              <w:rPrChange w:id="9519" w:author="FURSYS" w:date="2025-12-04T15:42:00Z">
                <w:rPr>
                  <w:rFonts w:ascii="굴림" w:eastAsia="굴림" w:hAnsi="굴림" w:cs="굴림"/>
                  <w:color w:val="000000"/>
                  <w:kern w:val="0"/>
                  <w:sz w:val="24"/>
                  <w:szCs w:val="24"/>
                </w:rPr>
              </w:rPrChange>
            </w:rPr>
            <w:br/>
          </w:r>
          <w:r w:rsidRPr="000C7330" w:rsidDel="008076F4">
            <w:rPr>
              <w:rFonts w:eastAsiaTheme="minorHAnsi" w:cs="굴림" w:hint="eastAsia"/>
              <w:color w:val="000000" w:themeColor="text1"/>
              <w:kern w:val="0"/>
              <w:szCs w:val="24"/>
              <w:rPrChange w:id="9520" w:author="FURSYS" w:date="2025-12-04T15:42:00Z">
                <w:rPr>
                  <w:rFonts w:ascii="굴림" w:eastAsia="굴림" w:hAnsi="굴림" w:cs="굴림" w:hint="eastAsia"/>
                  <w:color w:val="123456"/>
                  <w:kern w:val="0"/>
                  <w:sz w:val="24"/>
                  <w:szCs w:val="24"/>
                </w:rPr>
              </w:rPrChange>
            </w:rPr>
            <w:delText> </w:delText>
          </w:r>
          <w:r w:rsidRPr="000C7330" w:rsidDel="008076F4">
            <w:rPr>
              <w:rFonts w:eastAsiaTheme="minorHAnsi" w:cs="굴림"/>
              <w:color w:val="000000" w:themeColor="text1"/>
              <w:kern w:val="0"/>
              <w:szCs w:val="24"/>
              <w:rPrChange w:id="9521" w:author="FURSYS" w:date="2025-12-04T15:42:00Z">
                <w:rPr>
                  <w:rFonts w:ascii="굴림" w:eastAsia="굴림" w:hAnsi="굴림" w:cs="굴림"/>
                  <w:color w:val="123456"/>
                  <w:kern w:val="0"/>
                  <w:sz w:val="24"/>
                  <w:szCs w:val="24"/>
                </w:rPr>
              </w:rPrChange>
            </w:rPr>
            <w:delText xml:space="preserve"> 3. 승강기 </w:delText>
          </w:r>
          <w:r w:rsidRPr="000C7330" w:rsidDel="008076F4">
            <w:rPr>
              <w:rFonts w:eastAsiaTheme="minorHAnsi" w:cs="굴림" w:hint="eastAsia"/>
              <w:color w:val="000000" w:themeColor="text1"/>
              <w:kern w:val="0"/>
              <w:szCs w:val="24"/>
              <w:rPrChange w:id="9522" w:author="FURSYS" w:date="2025-12-04T15:42:00Z">
                <w:rPr>
                  <w:rFonts w:ascii="굴림" w:eastAsia="굴림" w:hAnsi="굴림" w:cs="굴림" w:hint="eastAsia"/>
                  <w:color w:val="123456"/>
                  <w:kern w:val="0"/>
                  <w:sz w:val="24"/>
                  <w:szCs w:val="24"/>
                </w:rPr>
              </w:rPrChange>
            </w:rPr>
            <w:delText>리모델링</w:delText>
          </w:r>
          <w:r w:rsidRPr="000C7330" w:rsidDel="008076F4">
            <w:rPr>
              <w:rFonts w:eastAsiaTheme="minorHAnsi" w:cs="굴림"/>
              <w:color w:val="000000" w:themeColor="text1"/>
              <w:kern w:val="0"/>
              <w:szCs w:val="24"/>
              <w:rPrChange w:id="9523" w:author="FURSYS" w:date="2025-12-04T15:42:00Z">
                <w:rPr>
                  <w:rFonts w:ascii="굴림" w:eastAsia="굴림" w:hAnsi="굴림" w:cs="굴림"/>
                  <w:color w:val="123456"/>
                  <w:kern w:val="0"/>
                  <w:sz w:val="24"/>
                  <w:szCs w:val="24"/>
                </w:rPr>
              </w:rPrChange>
            </w:rPr>
            <w:delText xml:space="preserve">(교체) 공사 </w:delText>
          </w:r>
          <w:r w:rsidRPr="000C7330" w:rsidDel="008076F4">
            <w:rPr>
              <w:rFonts w:eastAsiaTheme="minorHAnsi" w:cs="굴림" w:hint="eastAsia"/>
              <w:color w:val="000000" w:themeColor="text1"/>
              <w:kern w:val="0"/>
              <w:szCs w:val="24"/>
              <w:rPrChange w:id="9524" w:author="FURSYS" w:date="2025-12-04T15:42:00Z">
                <w:rPr>
                  <w:rFonts w:ascii="굴림" w:eastAsia="굴림" w:hAnsi="굴림" w:cs="굴림" w:hint="eastAsia"/>
                  <w:color w:val="123456"/>
                  <w:kern w:val="0"/>
                  <w:sz w:val="24"/>
                  <w:szCs w:val="24"/>
                </w:rPr>
              </w:rPrChange>
            </w:rPr>
            <w:delText>및</w:delText>
          </w:r>
          <w:r w:rsidRPr="000C7330" w:rsidDel="008076F4">
            <w:rPr>
              <w:rFonts w:eastAsiaTheme="minorHAnsi" w:cs="굴림"/>
              <w:color w:val="000000" w:themeColor="text1"/>
              <w:kern w:val="0"/>
              <w:szCs w:val="24"/>
              <w:rPrChange w:id="9525"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526" w:author="FURSYS" w:date="2025-12-04T15:42:00Z">
                <w:rPr>
                  <w:rFonts w:ascii="굴림" w:eastAsia="굴림" w:hAnsi="굴림" w:cs="굴림" w:hint="eastAsia"/>
                  <w:color w:val="123456"/>
                  <w:kern w:val="0"/>
                  <w:sz w:val="24"/>
                  <w:szCs w:val="24"/>
                </w:rPr>
              </w:rPrChange>
            </w:rPr>
            <w:delText>유지보수</w:delText>
          </w:r>
          <w:r w:rsidRPr="000C7330" w:rsidDel="008076F4">
            <w:rPr>
              <w:rFonts w:eastAsiaTheme="minorHAnsi" w:cs="굴림"/>
              <w:color w:val="000000" w:themeColor="text1"/>
              <w:kern w:val="0"/>
              <w:szCs w:val="24"/>
              <w:rPrChange w:id="952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528" w:author="FURSYS" w:date="2025-12-04T15:42:00Z">
                <w:rPr>
                  <w:rFonts w:ascii="굴림" w:eastAsia="굴림" w:hAnsi="굴림" w:cs="굴림" w:hint="eastAsia"/>
                  <w:color w:val="123456"/>
                  <w:kern w:val="0"/>
                  <w:sz w:val="24"/>
                  <w:szCs w:val="24"/>
                </w:rPr>
              </w:rPrChange>
            </w:rPr>
            <w:delText>작업</w:delText>
          </w:r>
          <w:r w:rsidRPr="000C7330" w:rsidDel="008076F4">
            <w:rPr>
              <w:rFonts w:eastAsiaTheme="minorHAnsi" w:cs="굴림"/>
              <w:color w:val="000000" w:themeColor="text1"/>
              <w:kern w:val="0"/>
              <w:szCs w:val="24"/>
              <w:rPrChange w:id="9529" w:author="FURSYS" w:date="2025-12-04T15:42:00Z">
                <w:rPr>
                  <w:rFonts w:ascii="굴림" w:eastAsia="굴림" w:hAnsi="굴림" w:cs="굴림"/>
                  <w:color w:val="123456"/>
                  <w:kern w:val="0"/>
                  <w:sz w:val="24"/>
                  <w:szCs w:val="24"/>
                </w:rPr>
              </w:rPrChange>
            </w:rPr>
            <w:delText>: </w:delText>
          </w:r>
          <w:r w:rsidRPr="000C7330" w:rsidDel="008076F4">
            <w:rPr>
              <w:rFonts w:eastAsiaTheme="minorHAnsi" w:cs="굴림" w:hint="eastAsia"/>
              <w:color w:val="000000" w:themeColor="text1"/>
              <w:kern w:val="0"/>
              <w:szCs w:val="24"/>
              <w:rPrChange w:id="9530" w:author="FURSYS" w:date="2025-12-04T15:42:00Z">
                <w:rPr>
                  <w:rFonts w:ascii="굴림" w:eastAsia="굴림" w:hAnsi="굴림" w:cs="굴림" w:hint="eastAsia"/>
                  <w:color w:val="123456"/>
                  <w:kern w:val="0"/>
                  <w:sz w:val="24"/>
                  <w:szCs w:val="24"/>
                </w:rPr>
              </w:rPrChange>
            </w:rPr>
            <w:delText>승강로</w:delText>
          </w:r>
          <w:r w:rsidRPr="000C7330" w:rsidDel="008076F4">
            <w:rPr>
              <w:rFonts w:eastAsiaTheme="minorHAnsi" w:cs="굴림"/>
              <w:color w:val="000000" w:themeColor="text1"/>
              <w:kern w:val="0"/>
              <w:szCs w:val="24"/>
              <w:rPrChange w:id="9531" w:author="FURSYS" w:date="2025-12-04T15:42:00Z">
                <w:rPr>
                  <w:rFonts w:ascii="굴림" w:eastAsia="굴림" w:hAnsi="굴림" w:cs="굴림"/>
                  <w:color w:val="123456"/>
                  <w:kern w:val="0"/>
                  <w:sz w:val="24"/>
                  <w:szCs w:val="24"/>
                </w:rPr>
              </w:rPrChange>
            </w:rPr>
            <w:delText xml:space="preserve"> 또는 피트내 작업이 없는 경우 제외</w:delText>
          </w:r>
          <w:r w:rsidRPr="000C7330" w:rsidDel="008076F4">
            <w:rPr>
              <w:rFonts w:eastAsiaTheme="minorHAnsi" w:cs="굴림"/>
              <w:color w:val="000000" w:themeColor="text1"/>
              <w:kern w:val="0"/>
              <w:szCs w:val="24"/>
              <w:rPrChange w:id="9532" w:author="FURSYS" w:date="2025-12-04T15:42:00Z">
                <w:rPr>
                  <w:rFonts w:ascii="굴림" w:eastAsia="굴림" w:hAnsi="굴림" w:cs="굴림"/>
                  <w:color w:val="000000"/>
                  <w:kern w:val="0"/>
                  <w:sz w:val="24"/>
                  <w:szCs w:val="24"/>
                </w:rPr>
              </w:rPrChange>
            </w:rPr>
            <w:br/>
          </w:r>
          <w:r w:rsidRPr="000C7330" w:rsidDel="008076F4">
            <w:rPr>
              <w:rFonts w:eastAsiaTheme="minorHAnsi" w:cs="굴림" w:hint="eastAsia"/>
              <w:color w:val="000000" w:themeColor="text1"/>
              <w:kern w:val="0"/>
              <w:szCs w:val="24"/>
              <w:rPrChange w:id="9533" w:author="FURSYS" w:date="2025-12-04T15:42:00Z">
                <w:rPr>
                  <w:rFonts w:ascii="굴림" w:eastAsia="굴림" w:hAnsi="굴림" w:cs="굴림" w:hint="eastAsia"/>
                  <w:color w:val="123456"/>
                  <w:kern w:val="0"/>
                  <w:sz w:val="24"/>
                  <w:szCs w:val="24"/>
                </w:rPr>
              </w:rPrChange>
            </w:rPr>
            <w:delText> </w:delText>
          </w:r>
          <w:r w:rsidRPr="000C7330" w:rsidDel="008076F4">
            <w:rPr>
              <w:rFonts w:eastAsiaTheme="minorHAnsi" w:cs="굴림"/>
              <w:color w:val="000000" w:themeColor="text1"/>
              <w:kern w:val="0"/>
              <w:szCs w:val="24"/>
              <w:rPrChange w:id="9534" w:author="FURSYS" w:date="2025-12-04T15:42:00Z">
                <w:rPr>
                  <w:rFonts w:ascii="굴림" w:eastAsia="굴림" w:hAnsi="굴림" w:cs="굴림"/>
                  <w:color w:val="123456"/>
                  <w:kern w:val="0"/>
                  <w:sz w:val="24"/>
                  <w:szCs w:val="24"/>
                </w:rPr>
              </w:rPrChange>
            </w:rPr>
            <w:delText xml:space="preserve"> 4. 4m 이상 </w:delText>
          </w:r>
          <w:r w:rsidRPr="000C7330" w:rsidDel="008076F4">
            <w:rPr>
              <w:rFonts w:eastAsiaTheme="minorHAnsi" w:cs="굴림" w:hint="eastAsia"/>
              <w:color w:val="000000" w:themeColor="text1"/>
              <w:kern w:val="0"/>
              <w:szCs w:val="24"/>
              <w:rPrChange w:id="9535" w:author="FURSYS" w:date="2025-12-04T15:42:00Z">
                <w:rPr>
                  <w:rFonts w:ascii="굴림" w:eastAsia="굴림" w:hAnsi="굴림" w:cs="굴림" w:hint="eastAsia"/>
                  <w:color w:val="123456"/>
                  <w:kern w:val="0"/>
                  <w:sz w:val="24"/>
                  <w:szCs w:val="24"/>
                </w:rPr>
              </w:rPrChange>
            </w:rPr>
            <w:delText>높이에서</w:delText>
          </w:r>
          <w:r w:rsidRPr="000C7330" w:rsidDel="008076F4">
            <w:rPr>
              <w:rFonts w:eastAsiaTheme="minorHAnsi" w:cs="굴림"/>
              <w:color w:val="000000" w:themeColor="text1"/>
              <w:kern w:val="0"/>
              <w:szCs w:val="24"/>
              <w:rPrChange w:id="953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537" w:author="FURSYS" w:date="2025-12-04T15:42:00Z">
                <w:rPr>
                  <w:rFonts w:ascii="굴림" w:eastAsia="굴림" w:hAnsi="굴림" w:cs="굴림" w:hint="eastAsia"/>
                  <w:color w:val="123456"/>
                  <w:kern w:val="0"/>
                  <w:sz w:val="24"/>
                  <w:szCs w:val="24"/>
                </w:rPr>
              </w:rPrChange>
            </w:rPr>
            <w:delText>이루어지는</w:delText>
          </w:r>
          <w:r w:rsidRPr="000C7330" w:rsidDel="008076F4">
            <w:rPr>
              <w:rFonts w:eastAsiaTheme="minorHAnsi" w:cs="굴림"/>
              <w:color w:val="000000" w:themeColor="text1"/>
              <w:kern w:val="0"/>
              <w:szCs w:val="24"/>
              <w:rPrChange w:id="953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539" w:author="FURSYS" w:date="2025-12-04T15:42:00Z">
                <w:rPr>
                  <w:rFonts w:ascii="굴림" w:eastAsia="굴림" w:hAnsi="굴림" w:cs="굴림" w:hint="eastAsia"/>
                  <w:color w:val="123456"/>
                  <w:kern w:val="0"/>
                  <w:sz w:val="24"/>
                  <w:szCs w:val="24"/>
                </w:rPr>
              </w:rPrChange>
            </w:rPr>
            <w:delText>추락</w:delText>
          </w:r>
          <w:r w:rsidRPr="000C7330" w:rsidDel="008076F4">
            <w:rPr>
              <w:rFonts w:eastAsiaTheme="minorHAnsi" w:cs="굴림"/>
              <w:color w:val="000000" w:themeColor="text1"/>
              <w:kern w:val="0"/>
              <w:szCs w:val="24"/>
              <w:rPrChange w:id="954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541" w:author="FURSYS" w:date="2025-12-04T15:42:00Z">
                <w:rPr>
                  <w:rFonts w:ascii="굴림" w:eastAsia="굴림" w:hAnsi="굴림" w:cs="굴림" w:hint="eastAsia"/>
                  <w:color w:val="123456"/>
                  <w:kern w:val="0"/>
                  <w:sz w:val="24"/>
                  <w:szCs w:val="24"/>
                </w:rPr>
              </w:rPrChange>
            </w:rPr>
            <w:delText>우려가</w:delText>
          </w:r>
          <w:r w:rsidRPr="000C7330" w:rsidDel="008076F4">
            <w:rPr>
              <w:rFonts w:eastAsiaTheme="minorHAnsi" w:cs="굴림"/>
              <w:color w:val="000000" w:themeColor="text1"/>
              <w:kern w:val="0"/>
              <w:szCs w:val="24"/>
              <w:rPrChange w:id="954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543" w:author="FURSYS" w:date="2025-12-04T15:42:00Z">
                <w:rPr>
                  <w:rFonts w:ascii="굴림" w:eastAsia="굴림" w:hAnsi="굴림" w:cs="굴림" w:hint="eastAsia"/>
                  <w:color w:val="123456"/>
                  <w:kern w:val="0"/>
                  <w:sz w:val="24"/>
                  <w:szCs w:val="24"/>
                </w:rPr>
              </w:rPrChange>
            </w:rPr>
            <w:delText>있는</w:delText>
          </w:r>
          <w:r w:rsidRPr="000C7330" w:rsidDel="008076F4">
            <w:rPr>
              <w:rFonts w:eastAsiaTheme="minorHAnsi" w:cs="굴림"/>
              <w:color w:val="000000" w:themeColor="text1"/>
              <w:kern w:val="0"/>
              <w:szCs w:val="24"/>
              <w:rPrChange w:id="954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545" w:author="FURSYS" w:date="2025-12-04T15:42:00Z">
                <w:rPr>
                  <w:rFonts w:ascii="굴림" w:eastAsia="굴림" w:hAnsi="굴림" w:cs="굴림" w:hint="eastAsia"/>
                  <w:color w:val="123456"/>
                  <w:kern w:val="0"/>
                  <w:sz w:val="24"/>
                  <w:szCs w:val="24"/>
                </w:rPr>
              </w:rPrChange>
            </w:rPr>
            <w:delText>작업</w:delText>
          </w:r>
          <w:r w:rsidRPr="000C7330" w:rsidDel="008076F4">
            <w:rPr>
              <w:rFonts w:eastAsiaTheme="minorHAnsi" w:cs="굴림"/>
              <w:color w:val="000000" w:themeColor="text1"/>
              <w:kern w:val="0"/>
              <w:szCs w:val="24"/>
              <w:rPrChange w:id="9546" w:author="FURSYS" w:date="2025-12-04T15:42:00Z">
                <w:rPr>
                  <w:rFonts w:ascii="굴림" w:eastAsia="굴림" w:hAnsi="굴림" w:cs="굴림"/>
                  <w:color w:val="123456"/>
                  <w:kern w:val="0"/>
                  <w:sz w:val="24"/>
                  <w:szCs w:val="24"/>
                </w:rPr>
              </w:rPrChange>
            </w:rPr>
            <w:delText>. 단, 스카이, </w:delText>
          </w:r>
          <w:r w:rsidRPr="000C7330" w:rsidDel="008076F4">
            <w:rPr>
              <w:rFonts w:eastAsiaTheme="minorHAnsi" w:cs="굴림" w:hint="eastAsia"/>
              <w:color w:val="000000" w:themeColor="text1"/>
              <w:kern w:val="0"/>
              <w:szCs w:val="24"/>
              <w:rPrChange w:id="9547" w:author="FURSYS" w:date="2025-12-04T15:42:00Z">
                <w:rPr>
                  <w:rFonts w:ascii="굴림" w:eastAsia="굴림" w:hAnsi="굴림" w:cs="굴림" w:hint="eastAsia"/>
                  <w:color w:val="123456"/>
                  <w:kern w:val="0"/>
                  <w:sz w:val="24"/>
                  <w:szCs w:val="24"/>
                </w:rPr>
              </w:rPrChange>
            </w:rPr>
            <w:delText>렌탈</w:delText>
          </w:r>
          <w:r w:rsidRPr="000C7330" w:rsidDel="008076F4">
            <w:rPr>
              <w:rFonts w:eastAsiaTheme="minorHAnsi" w:cs="굴림"/>
              <w:color w:val="000000" w:themeColor="text1"/>
              <w:kern w:val="0"/>
              <w:szCs w:val="24"/>
              <w:rPrChange w:id="9548" w:author="FURSYS" w:date="2025-12-04T15:42:00Z">
                <w:rPr>
                  <w:rFonts w:ascii="굴림" w:eastAsia="굴림" w:hAnsi="굴림" w:cs="굴림"/>
                  <w:color w:val="123456"/>
                  <w:kern w:val="0"/>
                  <w:sz w:val="24"/>
                  <w:szCs w:val="24"/>
                </w:rPr>
              </w:rPrChange>
            </w:rPr>
            <w:delText xml:space="preserve"> 등 사면이 철재</w:delText>
          </w:r>
          <w:r w:rsidRPr="000C7330" w:rsidDel="008076F4">
            <w:rPr>
              <w:rFonts w:eastAsiaTheme="minorHAnsi" w:cs="굴림"/>
              <w:color w:val="000000" w:themeColor="text1"/>
              <w:kern w:val="0"/>
              <w:szCs w:val="24"/>
              <w:rPrChange w:id="9549" w:author="FURSYS" w:date="2025-12-04T15:42:00Z">
                <w:rPr>
                  <w:rFonts w:ascii="굴림" w:eastAsia="굴림" w:hAnsi="굴림" w:cs="굴림"/>
                  <w:color w:val="000000"/>
                  <w:kern w:val="0"/>
                  <w:sz w:val="24"/>
                  <w:szCs w:val="24"/>
                </w:rPr>
              </w:rPrChange>
            </w:rPr>
            <w:br/>
          </w:r>
          <w:r w:rsidRPr="000C7330" w:rsidDel="008076F4">
            <w:rPr>
              <w:rFonts w:eastAsiaTheme="minorHAnsi" w:cs="굴림" w:hint="eastAsia"/>
              <w:color w:val="000000" w:themeColor="text1"/>
              <w:kern w:val="0"/>
              <w:szCs w:val="24"/>
              <w:rPrChange w:id="9550" w:author="FURSYS" w:date="2025-12-04T15:42:00Z">
                <w:rPr>
                  <w:rFonts w:ascii="굴림" w:eastAsia="굴림" w:hAnsi="굴림" w:cs="굴림" w:hint="eastAsia"/>
                  <w:color w:val="123456"/>
                  <w:kern w:val="0"/>
                  <w:sz w:val="24"/>
                  <w:szCs w:val="24"/>
                </w:rPr>
              </w:rPrChange>
            </w:rPr>
            <w:delText>    구조물로</w:delText>
          </w:r>
          <w:r w:rsidRPr="000C7330" w:rsidDel="008076F4">
            <w:rPr>
              <w:rFonts w:eastAsiaTheme="minorHAnsi" w:cs="굴림"/>
              <w:color w:val="000000" w:themeColor="text1"/>
              <w:kern w:val="0"/>
              <w:szCs w:val="24"/>
              <w:rPrChange w:id="9551" w:author="FURSYS" w:date="2025-12-04T15:42:00Z">
                <w:rPr>
                  <w:rFonts w:ascii="굴림" w:eastAsia="굴림" w:hAnsi="굴림" w:cs="굴림"/>
                  <w:color w:val="123456"/>
                  <w:kern w:val="0"/>
                  <w:sz w:val="24"/>
                  <w:szCs w:val="24"/>
                </w:rPr>
              </w:rPrChange>
            </w:rPr>
            <w:delText xml:space="preserve"> 설치되어 추락위험이 낮은 </w:delText>
          </w:r>
          <w:r w:rsidRPr="000C7330" w:rsidDel="008076F4">
            <w:rPr>
              <w:rFonts w:eastAsiaTheme="minorHAnsi" w:cs="굴림" w:hint="eastAsia"/>
              <w:color w:val="000000" w:themeColor="text1"/>
              <w:kern w:val="0"/>
              <w:szCs w:val="24"/>
              <w:rPrChange w:id="9552" w:author="FURSYS" w:date="2025-12-04T15:42:00Z">
                <w:rPr>
                  <w:rFonts w:ascii="굴림" w:eastAsia="굴림" w:hAnsi="굴림" w:cs="굴림" w:hint="eastAsia"/>
                  <w:color w:val="123456"/>
                  <w:kern w:val="0"/>
                  <w:sz w:val="24"/>
                  <w:szCs w:val="24"/>
                </w:rPr>
              </w:rPrChange>
            </w:rPr>
            <w:delText>작업발판</w:delText>
          </w:r>
          <w:r w:rsidRPr="000C7330" w:rsidDel="008076F4">
            <w:rPr>
              <w:rFonts w:eastAsiaTheme="minorHAnsi" w:cs="굴림"/>
              <w:color w:val="000000" w:themeColor="text1"/>
              <w:kern w:val="0"/>
              <w:szCs w:val="24"/>
              <w:rPrChange w:id="9553" w:author="FURSYS" w:date="2025-12-04T15:42:00Z">
                <w:rPr>
                  <w:rFonts w:ascii="굴림" w:eastAsia="굴림" w:hAnsi="굴림" w:cs="굴림"/>
                  <w:color w:val="123456"/>
                  <w:kern w:val="0"/>
                  <w:sz w:val="24"/>
                  <w:szCs w:val="24"/>
                </w:rPr>
              </w:rPrChange>
            </w:rPr>
            <w:delText xml:space="preserve">(대) 내에서 </w:delText>
          </w:r>
          <w:r w:rsidRPr="000C7330" w:rsidDel="008076F4">
            <w:rPr>
              <w:rFonts w:eastAsiaTheme="minorHAnsi" w:cs="굴림" w:hint="eastAsia"/>
              <w:color w:val="000000" w:themeColor="text1"/>
              <w:kern w:val="0"/>
              <w:szCs w:val="24"/>
              <w:rPrChange w:id="9554" w:author="FURSYS" w:date="2025-12-04T15:42:00Z">
                <w:rPr>
                  <w:rFonts w:ascii="굴림" w:eastAsia="굴림" w:hAnsi="굴림" w:cs="굴림" w:hint="eastAsia"/>
                  <w:color w:val="123456"/>
                  <w:kern w:val="0"/>
                  <w:sz w:val="24"/>
                  <w:szCs w:val="24"/>
                </w:rPr>
              </w:rPrChange>
            </w:rPr>
            <w:delText>하는</w:delText>
          </w:r>
          <w:r w:rsidRPr="000C7330" w:rsidDel="008076F4">
            <w:rPr>
              <w:rFonts w:eastAsiaTheme="minorHAnsi" w:cs="굴림"/>
              <w:color w:val="000000" w:themeColor="text1"/>
              <w:kern w:val="0"/>
              <w:szCs w:val="24"/>
              <w:rPrChange w:id="9555"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556" w:author="FURSYS" w:date="2025-12-04T15:42:00Z">
                <w:rPr>
                  <w:rFonts w:ascii="굴림" w:eastAsia="굴림" w:hAnsi="굴림" w:cs="굴림" w:hint="eastAsia"/>
                  <w:color w:val="123456"/>
                  <w:kern w:val="0"/>
                  <w:sz w:val="24"/>
                  <w:szCs w:val="24"/>
                </w:rPr>
              </w:rPrChange>
            </w:rPr>
            <w:delText>작업은</w:delText>
          </w:r>
          <w:r w:rsidRPr="000C7330" w:rsidDel="008076F4">
            <w:rPr>
              <w:rFonts w:eastAsiaTheme="minorHAnsi" w:cs="굴림"/>
              <w:color w:val="000000" w:themeColor="text1"/>
              <w:kern w:val="0"/>
              <w:szCs w:val="24"/>
              <w:rPrChange w:id="9557"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558" w:author="FURSYS" w:date="2025-12-04T15:42:00Z">
                <w:rPr>
                  <w:rFonts w:ascii="굴림" w:eastAsia="굴림" w:hAnsi="굴림" w:cs="굴림" w:hint="eastAsia"/>
                  <w:color w:val="123456"/>
                  <w:kern w:val="0"/>
                  <w:sz w:val="24"/>
                  <w:szCs w:val="24"/>
                </w:rPr>
              </w:rPrChange>
            </w:rPr>
            <w:delText>제외</w:delText>
          </w:r>
        </w:del>
      </w:ins>
    </w:p>
    <w:p w14:paraId="1B862F37" w14:textId="609DBCB2" w:rsidR="002E2521" w:rsidRPr="000C7330" w:rsidDel="008076F4" w:rsidRDefault="002E2521">
      <w:pPr>
        <w:rPr>
          <w:ins w:id="9559" w:author="이승준 (Seungjun Lee)" w:date="2025-07-29T11:35:00Z"/>
          <w:del w:id="9560" w:author="FURSYS" w:date="2025-08-06T14:26:00Z"/>
          <w:rFonts w:eastAsiaTheme="minorHAnsi" w:cs="굴림"/>
          <w:color w:val="000000" w:themeColor="text1"/>
          <w:kern w:val="0"/>
          <w:szCs w:val="24"/>
          <w:rPrChange w:id="9561" w:author="FURSYS" w:date="2025-12-04T15:42:00Z">
            <w:rPr>
              <w:ins w:id="9562" w:author="이승준 (Seungjun Lee)" w:date="2025-07-29T11:35:00Z"/>
              <w:del w:id="9563" w:author="FURSYS" w:date="2025-08-06T14:26:00Z"/>
              <w:rFonts w:ascii="굴림" w:eastAsia="굴림" w:hAnsi="굴림" w:cs="굴림"/>
              <w:kern w:val="0"/>
              <w:sz w:val="24"/>
              <w:szCs w:val="24"/>
            </w:rPr>
          </w:rPrChange>
        </w:rPr>
        <w:pPrChange w:id="9564" w:author="FURSYS" w:date="2025-08-06T14:26:00Z">
          <w:pPr>
            <w:widowControl/>
            <w:wordWrap/>
            <w:autoSpaceDE/>
            <w:autoSpaceDN/>
            <w:ind w:left="200" w:hanging="200"/>
            <w:jc w:val="left"/>
          </w:pPr>
        </w:pPrChange>
      </w:pPr>
      <w:ins w:id="9565" w:author="이승준 (Seungjun Lee)" w:date="2025-07-29T11:35:00Z">
        <w:del w:id="9566" w:author="FURSYS" w:date="2025-08-06T14:26:00Z">
          <w:r w:rsidRPr="000C7330" w:rsidDel="008076F4">
            <w:rPr>
              <w:rFonts w:eastAsiaTheme="minorHAnsi" w:cs="굴림" w:hint="eastAsia"/>
              <w:color w:val="000000" w:themeColor="text1"/>
              <w:kern w:val="0"/>
              <w:szCs w:val="24"/>
              <w:rPrChange w:id="9567" w:author="FURSYS" w:date="2025-12-04T15:42:00Z">
                <w:rPr>
                  <w:rFonts w:ascii="굴림" w:eastAsia="굴림" w:hAnsi="굴림" w:cs="굴림" w:hint="eastAsia"/>
                  <w:color w:val="123456"/>
                  <w:kern w:val="0"/>
                  <w:sz w:val="24"/>
                  <w:szCs w:val="24"/>
                </w:rPr>
              </w:rPrChange>
            </w:rPr>
            <w:delText> </w:delText>
          </w:r>
        </w:del>
      </w:ins>
    </w:p>
    <w:p w14:paraId="05CE1EAF" w14:textId="6B6600A0" w:rsidR="002E2521" w:rsidRPr="000C7330" w:rsidDel="008076F4" w:rsidRDefault="002E2521">
      <w:pPr>
        <w:rPr>
          <w:ins w:id="9568" w:author="이승준 (Seungjun Lee)" w:date="2025-07-29T11:35:00Z"/>
          <w:del w:id="9569" w:author="FURSYS" w:date="2025-08-06T14:26:00Z"/>
          <w:rFonts w:eastAsiaTheme="minorHAnsi" w:cs="굴림"/>
          <w:color w:val="000000" w:themeColor="text1"/>
          <w:kern w:val="0"/>
          <w:szCs w:val="24"/>
          <w:rPrChange w:id="9570" w:author="FURSYS" w:date="2025-12-04T15:42:00Z">
            <w:rPr>
              <w:ins w:id="9571" w:author="이승준 (Seungjun Lee)" w:date="2025-07-29T11:35:00Z"/>
              <w:del w:id="9572" w:author="FURSYS" w:date="2025-08-06T14:26:00Z"/>
              <w:rFonts w:ascii="굴림" w:eastAsia="굴림" w:hAnsi="굴림" w:cs="굴림"/>
              <w:kern w:val="0"/>
              <w:sz w:val="24"/>
              <w:szCs w:val="24"/>
            </w:rPr>
          </w:rPrChange>
        </w:rPr>
        <w:pPrChange w:id="9573" w:author="FURSYS" w:date="2025-08-06T14:26:00Z">
          <w:pPr>
            <w:widowControl/>
            <w:wordWrap/>
            <w:autoSpaceDE/>
            <w:autoSpaceDN/>
            <w:jc w:val="left"/>
          </w:pPr>
        </w:pPrChange>
      </w:pPr>
      <w:ins w:id="9574" w:author="이승준 (Seungjun Lee)" w:date="2025-07-29T11:35:00Z">
        <w:del w:id="9575" w:author="FURSYS" w:date="2025-08-06T14:26:00Z">
          <w:r w:rsidRPr="000C7330" w:rsidDel="008076F4">
            <w:rPr>
              <w:rFonts w:eastAsiaTheme="minorHAnsi" w:cs="굴림" w:hint="eastAsia"/>
              <w:color w:val="000000" w:themeColor="text1"/>
              <w:kern w:val="0"/>
              <w:szCs w:val="24"/>
              <w:rPrChange w:id="9576" w:author="FURSYS" w:date="2025-12-04T15:42:00Z">
                <w:rPr>
                  <w:rFonts w:ascii="굴림" w:eastAsia="굴림" w:hAnsi="굴림" w:cs="굴림" w:hint="eastAsia"/>
                  <w:color w:val="123456"/>
                  <w:kern w:val="0"/>
                  <w:sz w:val="24"/>
                  <w:szCs w:val="24"/>
                </w:rPr>
              </w:rPrChange>
            </w:rPr>
            <w:delText> </w:delText>
          </w:r>
        </w:del>
      </w:ins>
    </w:p>
    <w:p w14:paraId="4F7BE0E9" w14:textId="5A8368AF" w:rsidR="002E2521" w:rsidRPr="000C7330" w:rsidDel="008076F4" w:rsidRDefault="002E2521">
      <w:pPr>
        <w:rPr>
          <w:ins w:id="9577" w:author="이승준 (Seungjun Lee)" w:date="2025-07-29T11:35:00Z"/>
          <w:del w:id="9578" w:author="FURSYS" w:date="2025-08-06T14:26:00Z"/>
          <w:rFonts w:eastAsiaTheme="minorHAnsi" w:cs="굴림"/>
          <w:color w:val="000000" w:themeColor="text1"/>
          <w:kern w:val="0"/>
          <w:szCs w:val="24"/>
          <w:rPrChange w:id="9579" w:author="FURSYS" w:date="2025-12-04T15:42:00Z">
            <w:rPr>
              <w:ins w:id="9580" w:author="이승준 (Seungjun Lee)" w:date="2025-07-29T11:35:00Z"/>
              <w:del w:id="9581" w:author="FURSYS" w:date="2025-08-06T14:26:00Z"/>
              <w:rFonts w:ascii="굴림" w:eastAsia="굴림" w:hAnsi="굴림" w:cs="굴림"/>
              <w:kern w:val="0"/>
              <w:sz w:val="24"/>
              <w:szCs w:val="24"/>
            </w:rPr>
          </w:rPrChange>
        </w:rPr>
        <w:pPrChange w:id="9582" w:author="FURSYS" w:date="2025-08-06T14:26:00Z">
          <w:pPr>
            <w:widowControl/>
            <w:wordWrap/>
            <w:autoSpaceDE/>
            <w:autoSpaceDN/>
            <w:jc w:val="left"/>
          </w:pPr>
        </w:pPrChange>
      </w:pPr>
      <w:ins w:id="9583" w:author="이승준 (Seungjun Lee)" w:date="2025-07-29T11:35:00Z">
        <w:del w:id="9584" w:author="FURSYS" w:date="2025-08-06T14:26:00Z">
          <w:r w:rsidRPr="000C7330" w:rsidDel="008076F4">
            <w:rPr>
              <w:rFonts w:eastAsiaTheme="minorHAnsi" w:cs="굴림" w:hint="eastAsia"/>
              <w:b/>
              <w:bCs/>
              <w:color w:val="000000" w:themeColor="text1"/>
              <w:kern w:val="0"/>
              <w:szCs w:val="24"/>
              <w:rPrChange w:id="9585" w:author="FURSYS" w:date="2025-12-04T15:42:00Z">
                <w:rPr>
                  <w:rFonts w:ascii="굴림" w:eastAsia="굴림" w:hAnsi="굴림" w:cs="굴림" w:hint="eastAsia"/>
                  <w:b/>
                  <w:bCs/>
                  <w:color w:val="123456"/>
                  <w:kern w:val="0"/>
                  <w:sz w:val="24"/>
                  <w:szCs w:val="24"/>
                </w:rPr>
              </w:rPrChange>
            </w:rPr>
            <w:delText>제</w:delText>
          </w:r>
          <w:r w:rsidRPr="000C7330" w:rsidDel="008076F4">
            <w:rPr>
              <w:rFonts w:eastAsiaTheme="minorHAnsi" w:cs="굴림"/>
              <w:b/>
              <w:bCs/>
              <w:color w:val="000000" w:themeColor="text1"/>
              <w:kern w:val="0"/>
              <w:szCs w:val="24"/>
              <w:rPrChange w:id="9586" w:author="FURSYS" w:date="2025-12-04T15:42:00Z">
                <w:rPr>
                  <w:rFonts w:ascii="굴림" w:eastAsia="굴림" w:hAnsi="굴림" w:cs="굴림"/>
                  <w:b/>
                  <w:bCs/>
                  <w:color w:val="123456"/>
                  <w:kern w:val="0"/>
                  <w:sz w:val="24"/>
                  <w:szCs w:val="24"/>
                </w:rPr>
              </w:rPrChange>
            </w:rPr>
            <w:delText>14조(기타)</w:delText>
          </w:r>
        </w:del>
      </w:ins>
    </w:p>
    <w:p w14:paraId="5E703378" w14:textId="5A547B2E" w:rsidR="002E2521" w:rsidRPr="000C7330" w:rsidDel="008076F4" w:rsidRDefault="002E2521">
      <w:pPr>
        <w:rPr>
          <w:ins w:id="9587" w:author="이승준 (Seungjun Lee)" w:date="2025-07-29T11:35:00Z"/>
          <w:del w:id="9588" w:author="FURSYS" w:date="2025-08-06T14:26:00Z"/>
          <w:rFonts w:eastAsiaTheme="minorHAnsi" w:cs="굴림"/>
          <w:color w:val="000000" w:themeColor="text1"/>
          <w:kern w:val="0"/>
          <w:szCs w:val="24"/>
          <w:rPrChange w:id="9589" w:author="FURSYS" w:date="2025-12-04T15:42:00Z">
            <w:rPr>
              <w:ins w:id="9590" w:author="이승준 (Seungjun Lee)" w:date="2025-07-29T11:35:00Z"/>
              <w:del w:id="9591" w:author="FURSYS" w:date="2025-08-06T14:26:00Z"/>
              <w:rFonts w:ascii="굴림" w:eastAsia="굴림" w:hAnsi="굴림" w:cs="굴림"/>
              <w:kern w:val="0"/>
              <w:sz w:val="24"/>
              <w:szCs w:val="24"/>
            </w:rPr>
          </w:rPrChange>
        </w:rPr>
        <w:pPrChange w:id="9592" w:author="FURSYS" w:date="2025-08-06T14:26:00Z">
          <w:pPr>
            <w:widowControl/>
            <w:wordWrap/>
            <w:autoSpaceDE/>
            <w:autoSpaceDN/>
            <w:jc w:val="left"/>
          </w:pPr>
        </w:pPrChange>
      </w:pPr>
      <w:ins w:id="9593" w:author="이승준 (Seungjun Lee)" w:date="2025-07-29T11:35:00Z">
        <w:del w:id="9594" w:author="FURSYS" w:date="2025-08-06T14:26:00Z">
          <w:r w:rsidRPr="000C7330" w:rsidDel="008076F4">
            <w:rPr>
              <w:rFonts w:eastAsiaTheme="minorHAnsi" w:cs="굴림" w:hint="eastAsia"/>
              <w:color w:val="000000" w:themeColor="text1"/>
              <w:kern w:val="0"/>
              <w:szCs w:val="24"/>
              <w:rPrChange w:id="9595" w:author="FURSYS" w:date="2025-12-04T15:42:00Z">
                <w:rPr>
                  <w:rFonts w:ascii="굴림" w:eastAsia="굴림" w:hAnsi="굴림" w:cs="굴림" w:hint="eastAsia"/>
                  <w:color w:val="123456"/>
                  <w:kern w:val="0"/>
                  <w:sz w:val="24"/>
                  <w:szCs w:val="24"/>
                </w:rPr>
              </w:rPrChange>
            </w:rPr>
            <w:delText>기타</w:delText>
          </w:r>
          <w:r w:rsidRPr="000C7330" w:rsidDel="008076F4">
            <w:rPr>
              <w:rFonts w:eastAsiaTheme="minorHAnsi" w:cs="굴림"/>
              <w:color w:val="000000" w:themeColor="text1"/>
              <w:kern w:val="0"/>
              <w:szCs w:val="24"/>
              <w:rPrChange w:id="959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597" w:author="FURSYS" w:date="2025-12-04T15:42:00Z">
                <w:rPr>
                  <w:rFonts w:ascii="굴림" w:eastAsia="굴림" w:hAnsi="굴림" w:cs="굴림" w:hint="eastAsia"/>
                  <w:color w:val="123456"/>
                  <w:kern w:val="0"/>
                  <w:sz w:val="24"/>
                  <w:szCs w:val="24"/>
                </w:rPr>
              </w:rPrChange>
            </w:rPr>
            <w:delText>명시되지</w:delText>
          </w:r>
          <w:r w:rsidRPr="000C7330" w:rsidDel="008076F4">
            <w:rPr>
              <w:rFonts w:eastAsiaTheme="minorHAnsi" w:cs="굴림"/>
              <w:color w:val="000000" w:themeColor="text1"/>
              <w:kern w:val="0"/>
              <w:szCs w:val="24"/>
              <w:rPrChange w:id="9598"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599" w:author="FURSYS" w:date="2025-12-04T15:42:00Z">
                <w:rPr>
                  <w:rFonts w:ascii="굴림" w:eastAsia="굴림" w:hAnsi="굴림" w:cs="굴림" w:hint="eastAsia"/>
                  <w:color w:val="123456"/>
                  <w:kern w:val="0"/>
                  <w:sz w:val="24"/>
                  <w:szCs w:val="24"/>
                </w:rPr>
              </w:rPrChange>
            </w:rPr>
            <w:delText>않은</w:delText>
          </w:r>
          <w:r w:rsidRPr="000C7330" w:rsidDel="008076F4">
            <w:rPr>
              <w:rFonts w:eastAsiaTheme="minorHAnsi" w:cs="굴림"/>
              <w:color w:val="000000" w:themeColor="text1"/>
              <w:kern w:val="0"/>
              <w:szCs w:val="24"/>
              <w:rPrChange w:id="9600"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601" w:author="FURSYS" w:date="2025-12-04T15:42:00Z">
                <w:rPr>
                  <w:rFonts w:ascii="굴림" w:eastAsia="굴림" w:hAnsi="굴림" w:cs="굴림" w:hint="eastAsia"/>
                  <w:color w:val="123456"/>
                  <w:kern w:val="0"/>
                  <w:sz w:val="24"/>
                  <w:szCs w:val="24"/>
                </w:rPr>
              </w:rPrChange>
            </w:rPr>
            <w:delText>사항은</w:delText>
          </w:r>
          <w:r w:rsidRPr="000C7330" w:rsidDel="008076F4">
            <w:rPr>
              <w:rFonts w:eastAsiaTheme="minorHAnsi" w:cs="굴림"/>
              <w:color w:val="000000" w:themeColor="text1"/>
              <w:kern w:val="0"/>
              <w:szCs w:val="24"/>
              <w:rPrChange w:id="9602"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603" w:author="FURSYS" w:date="2025-12-04T15:42:00Z">
                <w:rPr>
                  <w:rFonts w:ascii="굴림" w:eastAsia="굴림" w:hAnsi="굴림" w:cs="굴림" w:hint="eastAsia"/>
                  <w:color w:val="123456"/>
                  <w:kern w:val="0"/>
                  <w:sz w:val="24"/>
                  <w:szCs w:val="24"/>
                </w:rPr>
              </w:rPrChange>
            </w:rPr>
            <w:delText>계약서의</w:delText>
          </w:r>
          <w:r w:rsidRPr="000C7330" w:rsidDel="008076F4">
            <w:rPr>
              <w:rFonts w:eastAsiaTheme="minorHAnsi" w:cs="굴림"/>
              <w:color w:val="000000" w:themeColor="text1"/>
              <w:kern w:val="0"/>
              <w:szCs w:val="24"/>
              <w:rPrChange w:id="9604"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605" w:author="FURSYS" w:date="2025-12-04T15:42:00Z">
                <w:rPr>
                  <w:rFonts w:ascii="굴림" w:eastAsia="굴림" w:hAnsi="굴림" w:cs="굴림" w:hint="eastAsia"/>
                  <w:color w:val="123456"/>
                  <w:kern w:val="0"/>
                  <w:sz w:val="24"/>
                  <w:szCs w:val="24"/>
                </w:rPr>
              </w:rPrChange>
            </w:rPr>
            <w:delText>일반조건에</w:delText>
          </w:r>
          <w:r w:rsidRPr="000C7330" w:rsidDel="008076F4">
            <w:rPr>
              <w:rFonts w:eastAsiaTheme="minorHAnsi" w:cs="굴림"/>
              <w:color w:val="000000" w:themeColor="text1"/>
              <w:kern w:val="0"/>
              <w:szCs w:val="24"/>
              <w:rPrChange w:id="9606" w:author="FURSYS" w:date="2025-12-04T15:42:00Z">
                <w:rPr>
                  <w:rFonts w:ascii="굴림" w:eastAsia="굴림" w:hAnsi="굴림" w:cs="굴림"/>
                  <w:color w:val="123456"/>
                  <w:kern w:val="0"/>
                  <w:sz w:val="24"/>
                  <w:szCs w:val="24"/>
                </w:rPr>
              </w:rPrChange>
            </w:rPr>
            <w:delText xml:space="preserve"> </w:delText>
          </w:r>
          <w:r w:rsidRPr="000C7330" w:rsidDel="008076F4">
            <w:rPr>
              <w:rFonts w:eastAsiaTheme="minorHAnsi" w:cs="굴림" w:hint="eastAsia"/>
              <w:color w:val="000000" w:themeColor="text1"/>
              <w:kern w:val="0"/>
              <w:szCs w:val="24"/>
              <w:rPrChange w:id="9607" w:author="FURSYS" w:date="2025-12-04T15:42:00Z">
                <w:rPr>
                  <w:rFonts w:ascii="굴림" w:eastAsia="굴림" w:hAnsi="굴림" w:cs="굴림" w:hint="eastAsia"/>
                  <w:color w:val="123456"/>
                  <w:kern w:val="0"/>
                  <w:sz w:val="24"/>
                  <w:szCs w:val="24"/>
                </w:rPr>
              </w:rPrChange>
            </w:rPr>
            <w:delText>따른다</w:delText>
          </w:r>
          <w:r w:rsidRPr="000C7330" w:rsidDel="008076F4">
            <w:rPr>
              <w:rFonts w:eastAsiaTheme="minorHAnsi" w:cs="굴림"/>
              <w:color w:val="000000" w:themeColor="text1"/>
              <w:kern w:val="0"/>
              <w:szCs w:val="24"/>
              <w:rPrChange w:id="9608" w:author="FURSYS" w:date="2025-12-04T15:42:00Z">
                <w:rPr>
                  <w:rFonts w:ascii="굴림" w:eastAsia="굴림" w:hAnsi="굴림" w:cs="굴림"/>
                  <w:color w:val="123456"/>
                  <w:kern w:val="0"/>
                  <w:sz w:val="24"/>
                  <w:szCs w:val="24"/>
                </w:rPr>
              </w:rPrChange>
            </w:rPr>
            <w:delText>.</w:delText>
          </w:r>
        </w:del>
      </w:ins>
    </w:p>
    <w:p w14:paraId="117360DB" w14:textId="70D07E71" w:rsidR="002E2521" w:rsidRPr="000C7330" w:rsidDel="008076F4" w:rsidRDefault="002E2521">
      <w:pPr>
        <w:rPr>
          <w:ins w:id="9609" w:author="이승준 (Seungjun Lee)" w:date="2025-07-29T11:35:00Z"/>
          <w:del w:id="9610" w:author="FURSYS" w:date="2025-08-06T14:26:00Z"/>
          <w:rFonts w:eastAsiaTheme="minorHAnsi" w:cs="굴림"/>
          <w:color w:val="000000" w:themeColor="text1"/>
          <w:kern w:val="0"/>
          <w:szCs w:val="24"/>
          <w:rPrChange w:id="9611" w:author="FURSYS" w:date="2025-12-04T15:42:00Z">
            <w:rPr>
              <w:ins w:id="9612" w:author="이승준 (Seungjun Lee)" w:date="2025-07-29T11:35:00Z"/>
              <w:del w:id="9613" w:author="FURSYS" w:date="2025-08-06T14:26:00Z"/>
              <w:rFonts w:ascii="굴림" w:eastAsia="굴림" w:hAnsi="굴림" w:cs="굴림"/>
              <w:kern w:val="0"/>
              <w:sz w:val="24"/>
              <w:szCs w:val="24"/>
            </w:rPr>
          </w:rPrChange>
        </w:rPr>
        <w:pPrChange w:id="9614" w:author="FURSYS" w:date="2025-08-06T14:26:00Z">
          <w:pPr>
            <w:widowControl/>
            <w:wordWrap/>
            <w:autoSpaceDE/>
            <w:autoSpaceDN/>
            <w:jc w:val="left"/>
          </w:pPr>
        </w:pPrChange>
      </w:pPr>
      <w:ins w:id="9615" w:author="이승준 (Seungjun Lee)" w:date="2025-07-29T11:35:00Z">
        <w:del w:id="9616" w:author="FURSYS" w:date="2025-08-06T14:26:00Z">
          <w:r w:rsidRPr="000C7330" w:rsidDel="008076F4">
            <w:rPr>
              <w:rFonts w:eastAsiaTheme="minorHAnsi" w:cs="굴림" w:hint="eastAsia"/>
              <w:color w:val="000000" w:themeColor="text1"/>
              <w:kern w:val="0"/>
              <w:szCs w:val="24"/>
              <w:rPrChange w:id="9617" w:author="FURSYS" w:date="2025-12-04T15:42:00Z">
                <w:rPr>
                  <w:rFonts w:ascii="굴림" w:eastAsia="굴림" w:hAnsi="굴림" w:cs="굴림" w:hint="eastAsia"/>
                  <w:color w:val="123456"/>
                  <w:kern w:val="0"/>
                  <w:sz w:val="24"/>
                  <w:szCs w:val="24"/>
                </w:rPr>
              </w:rPrChange>
            </w:rPr>
            <w:delText> </w:delText>
          </w:r>
        </w:del>
      </w:ins>
    </w:p>
    <w:p w14:paraId="1257785E" w14:textId="75914A27" w:rsidR="002E2521" w:rsidRPr="000C7330" w:rsidDel="008076F4" w:rsidRDefault="002E2521">
      <w:pPr>
        <w:rPr>
          <w:ins w:id="9618" w:author="이승준 (Seungjun Lee)" w:date="2025-07-29T11:35:00Z"/>
          <w:del w:id="9619" w:author="FURSYS" w:date="2025-08-06T14:26:00Z"/>
          <w:rFonts w:eastAsiaTheme="minorHAnsi" w:cs="굴림"/>
          <w:color w:val="000000" w:themeColor="text1"/>
          <w:kern w:val="0"/>
          <w:szCs w:val="24"/>
          <w:rPrChange w:id="9620" w:author="FURSYS" w:date="2025-12-04T15:42:00Z">
            <w:rPr>
              <w:ins w:id="9621" w:author="이승준 (Seungjun Lee)" w:date="2025-07-29T11:35:00Z"/>
              <w:del w:id="9622" w:author="FURSYS" w:date="2025-08-06T14:26:00Z"/>
              <w:rFonts w:ascii="굴림" w:eastAsia="굴림" w:hAnsi="굴림" w:cs="굴림"/>
              <w:kern w:val="0"/>
              <w:sz w:val="24"/>
              <w:szCs w:val="24"/>
            </w:rPr>
          </w:rPrChange>
        </w:rPr>
        <w:pPrChange w:id="9623" w:author="FURSYS" w:date="2025-08-06T14:26:00Z">
          <w:pPr>
            <w:widowControl/>
            <w:wordWrap/>
            <w:autoSpaceDE/>
            <w:autoSpaceDN/>
            <w:jc w:val="left"/>
          </w:pPr>
        </w:pPrChange>
      </w:pPr>
      <w:ins w:id="9624" w:author="이승준 (Seungjun Lee)" w:date="2025-07-29T11:35:00Z">
        <w:del w:id="9625" w:author="FURSYS" w:date="2025-08-06T14:26:00Z">
          <w:r w:rsidRPr="000C7330" w:rsidDel="008076F4">
            <w:rPr>
              <w:rFonts w:eastAsiaTheme="minorHAnsi" w:cs="굴림"/>
              <w:color w:val="000000" w:themeColor="text1"/>
              <w:kern w:val="0"/>
              <w:szCs w:val="24"/>
              <w:rPrChange w:id="9626" w:author="FURSYS" w:date="2025-12-04T15:42:00Z">
                <w:rPr>
                  <w:rFonts w:ascii="굴림" w:eastAsia="굴림" w:hAnsi="굴림" w:cs="굴림"/>
                  <w:color w:val="123456"/>
                  <w:kern w:val="0"/>
                  <w:sz w:val="24"/>
                  <w:szCs w:val="24"/>
                </w:rPr>
              </w:rPrChange>
            </w:rPr>
            <w:delText>[별첨1] 중대위험작업 LIST</w:delText>
          </w:r>
        </w:del>
      </w:ins>
    </w:p>
    <w:tbl>
      <w:tblPr>
        <w:tblW w:w="9160" w:type="dxa"/>
        <w:tblCellMar>
          <w:left w:w="0" w:type="dxa"/>
          <w:right w:w="0" w:type="dxa"/>
        </w:tblCellMar>
        <w:tblLook w:val="04A0" w:firstRow="1" w:lastRow="0" w:firstColumn="1" w:lastColumn="0" w:noHBand="0" w:noVBand="1"/>
      </w:tblPr>
      <w:tblGrid>
        <w:gridCol w:w="580"/>
        <w:gridCol w:w="2880"/>
        <w:gridCol w:w="5700"/>
      </w:tblGrid>
      <w:tr w:rsidR="00A60C55" w:rsidRPr="000C7330" w:rsidDel="008076F4" w14:paraId="6F0D7765" w14:textId="4295F93D" w:rsidTr="00DE56DB">
        <w:trPr>
          <w:trHeight w:val="381"/>
          <w:ins w:id="9627" w:author="이승준 (Seungjun Lee)" w:date="2025-07-29T11:35:00Z"/>
          <w:del w:id="9628" w:author="FURSYS" w:date="2025-08-06T14:26:00Z"/>
        </w:trPr>
        <w:tc>
          <w:tcPr>
            <w:tcW w:w="580" w:type="dxa"/>
            <w:tcBorders>
              <w:top w:val="single" w:sz="8" w:space="0" w:color="000000"/>
              <w:left w:val="single" w:sz="8" w:space="0" w:color="000000"/>
              <w:bottom w:val="single" w:sz="8" w:space="0" w:color="000000"/>
              <w:right w:val="single" w:sz="8" w:space="0" w:color="000000"/>
            </w:tcBorders>
            <w:shd w:val="clear" w:color="auto" w:fill="D5D5D5"/>
            <w:tcMar>
              <w:top w:w="11" w:type="dxa"/>
              <w:left w:w="11" w:type="dxa"/>
              <w:bottom w:w="0" w:type="dxa"/>
              <w:right w:w="11" w:type="dxa"/>
            </w:tcMar>
            <w:vAlign w:val="center"/>
            <w:hideMark/>
          </w:tcPr>
          <w:p w14:paraId="40B17A93" w14:textId="069BB61F" w:rsidR="002E2521" w:rsidRPr="000C7330" w:rsidDel="008076F4" w:rsidRDefault="002E2521">
            <w:pPr>
              <w:rPr>
                <w:ins w:id="9629" w:author="이승준 (Seungjun Lee)" w:date="2025-07-29T11:35:00Z"/>
                <w:del w:id="9630" w:author="FURSYS" w:date="2025-08-06T14:26:00Z"/>
                <w:rFonts w:eastAsiaTheme="minorHAnsi" w:cs="굴림"/>
                <w:color w:val="000000" w:themeColor="text1"/>
                <w:kern w:val="0"/>
                <w:sz w:val="14"/>
                <w:szCs w:val="18"/>
                <w:rPrChange w:id="9631" w:author="FURSYS" w:date="2025-12-04T15:42:00Z">
                  <w:rPr>
                    <w:ins w:id="9632" w:author="이승준 (Seungjun Lee)" w:date="2025-07-29T11:35:00Z"/>
                    <w:del w:id="9633" w:author="FURSYS" w:date="2025-08-06T14:26:00Z"/>
                    <w:rFonts w:ascii="굴림" w:eastAsia="굴림" w:hAnsi="굴림" w:cs="굴림"/>
                    <w:kern w:val="0"/>
                    <w:sz w:val="18"/>
                    <w:szCs w:val="18"/>
                  </w:rPr>
                </w:rPrChange>
              </w:rPr>
              <w:pPrChange w:id="9634" w:author="FURSYS" w:date="2025-08-06T14:26:00Z">
                <w:pPr>
                  <w:widowControl/>
                  <w:wordWrap/>
                  <w:autoSpaceDE/>
                  <w:autoSpaceDN/>
                  <w:jc w:val="left"/>
                </w:pPr>
              </w:pPrChange>
            </w:pPr>
            <w:ins w:id="9635" w:author="이승준 (Seungjun Lee)" w:date="2025-07-29T11:35:00Z">
              <w:del w:id="9636" w:author="FURSYS" w:date="2025-08-06T14:26:00Z">
                <w:r w:rsidRPr="000C7330" w:rsidDel="008076F4">
                  <w:rPr>
                    <w:rFonts w:eastAsiaTheme="minorHAnsi" w:cs="굴림"/>
                    <w:b/>
                    <w:bCs/>
                    <w:color w:val="000000" w:themeColor="text1"/>
                    <w:kern w:val="0"/>
                    <w:sz w:val="14"/>
                    <w:szCs w:val="18"/>
                    <w:rPrChange w:id="9637" w:author="FURSYS" w:date="2025-12-04T15:42:00Z">
                      <w:rPr>
                        <w:rFonts w:ascii="굴림" w:eastAsia="굴림" w:hAnsi="굴림" w:cs="굴림"/>
                        <w:b/>
                        <w:bCs/>
                        <w:color w:val="123456"/>
                        <w:kern w:val="0"/>
                        <w:sz w:val="18"/>
                        <w:szCs w:val="18"/>
                      </w:rPr>
                    </w:rPrChange>
                  </w:rPr>
                  <w:delText>No.</w:delText>
                </w:r>
              </w:del>
            </w:ins>
          </w:p>
        </w:tc>
        <w:tc>
          <w:tcPr>
            <w:tcW w:w="2880" w:type="dxa"/>
            <w:tcBorders>
              <w:top w:val="single" w:sz="8" w:space="0" w:color="000000"/>
              <w:left w:val="nil"/>
              <w:bottom w:val="single" w:sz="8" w:space="0" w:color="000000"/>
              <w:right w:val="single" w:sz="8" w:space="0" w:color="000000"/>
            </w:tcBorders>
            <w:shd w:val="clear" w:color="auto" w:fill="D5D5D5"/>
            <w:tcMar>
              <w:top w:w="11" w:type="dxa"/>
              <w:left w:w="11" w:type="dxa"/>
              <w:bottom w:w="0" w:type="dxa"/>
              <w:right w:w="11" w:type="dxa"/>
            </w:tcMar>
            <w:vAlign w:val="center"/>
            <w:hideMark/>
          </w:tcPr>
          <w:p w14:paraId="73B83DBA" w14:textId="5266974D" w:rsidR="002E2521" w:rsidRPr="000C7330" w:rsidDel="008076F4" w:rsidRDefault="002E2521">
            <w:pPr>
              <w:rPr>
                <w:ins w:id="9638" w:author="이승준 (Seungjun Lee)" w:date="2025-07-29T11:35:00Z"/>
                <w:del w:id="9639" w:author="FURSYS" w:date="2025-08-06T14:26:00Z"/>
                <w:rFonts w:eastAsiaTheme="minorHAnsi" w:cs="굴림"/>
                <w:color w:val="000000" w:themeColor="text1"/>
                <w:kern w:val="0"/>
                <w:sz w:val="14"/>
                <w:szCs w:val="18"/>
                <w:rPrChange w:id="9640" w:author="FURSYS" w:date="2025-12-04T15:42:00Z">
                  <w:rPr>
                    <w:ins w:id="9641" w:author="이승준 (Seungjun Lee)" w:date="2025-07-29T11:35:00Z"/>
                    <w:del w:id="9642" w:author="FURSYS" w:date="2025-08-06T14:26:00Z"/>
                    <w:rFonts w:ascii="굴림" w:eastAsia="굴림" w:hAnsi="굴림" w:cs="굴림"/>
                    <w:kern w:val="0"/>
                    <w:sz w:val="18"/>
                    <w:szCs w:val="18"/>
                  </w:rPr>
                </w:rPrChange>
              </w:rPr>
              <w:pPrChange w:id="9643" w:author="FURSYS" w:date="2025-08-06T14:26:00Z">
                <w:pPr>
                  <w:widowControl/>
                  <w:wordWrap/>
                  <w:autoSpaceDE/>
                  <w:autoSpaceDN/>
                  <w:jc w:val="left"/>
                </w:pPr>
              </w:pPrChange>
            </w:pPr>
            <w:ins w:id="9644" w:author="이승준 (Seungjun Lee)" w:date="2025-07-29T11:35:00Z">
              <w:del w:id="9645" w:author="FURSYS" w:date="2025-08-06T14:26:00Z">
                <w:r w:rsidRPr="000C7330" w:rsidDel="008076F4">
                  <w:rPr>
                    <w:rFonts w:eastAsiaTheme="minorHAnsi" w:cs="굴림" w:hint="eastAsia"/>
                    <w:b/>
                    <w:bCs/>
                    <w:color w:val="000000" w:themeColor="text1"/>
                    <w:kern w:val="0"/>
                    <w:sz w:val="14"/>
                    <w:szCs w:val="18"/>
                    <w:rPrChange w:id="9646" w:author="FURSYS" w:date="2025-12-04T15:42:00Z">
                      <w:rPr>
                        <w:rFonts w:ascii="굴림" w:eastAsia="굴림" w:hAnsi="굴림" w:cs="굴림" w:hint="eastAsia"/>
                        <w:b/>
                        <w:bCs/>
                        <w:color w:val="123456"/>
                        <w:kern w:val="0"/>
                        <w:sz w:val="18"/>
                        <w:szCs w:val="18"/>
                      </w:rPr>
                    </w:rPrChange>
                  </w:rPr>
                  <w:delText>구</w:delText>
                </w:r>
                <w:r w:rsidRPr="000C7330" w:rsidDel="008076F4">
                  <w:rPr>
                    <w:rFonts w:eastAsiaTheme="minorHAnsi" w:cs="굴림"/>
                    <w:b/>
                    <w:bCs/>
                    <w:color w:val="000000" w:themeColor="text1"/>
                    <w:kern w:val="0"/>
                    <w:sz w:val="14"/>
                    <w:szCs w:val="18"/>
                    <w:rPrChange w:id="9647" w:author="FURSYS" w:date="2025-12-04T15:42:00Z">
                      <w:rPr>
                        <w:rFonts w:ascii="굴림" w:eastAsia="굴림" w:hAnsi="굴림" w:cs="굴림"/>
                        <w:b/>
                        <w:bCs/>
                        <w:color w:val="123456"/>
                        <w:kern w:val="0"/>
                        <w:sz w:val="18"/>
                        <w:szCs w:val="18"/>
                      </w:rPr>
                    </w:rPrChange>
                  </w:rPr>
                  <w:delText xml:space="preserve"> </w:delText>
                </w:r>
                <w:r w:rsidRPr="000C7330" w:rsidDel="008076F4">
                  <w:rPr>
                    <w:rFonts w:eastAsiaTheme="minorHAnsi" w:cs="굴림" w:hint="eastAsia"/>
                    <w:b/>
                    <w:bCs/>
                    <w:color w:val="000000" w:themeColor="text1"/>
                    <w:kern w:val="0"/>
                    <w:sz w:val="14"/>
                    <w:szCs w:val="18"/>
                    <w:rPrChange w:id="9648" w:author="FURSYS" w:date="2025-12-04T15:42:00Z">
                      <w:rPr>
                        <w:rFonts w:ascii="굴림" w:eastAsia="굴림" w:hAnsi="굴림" w:cs="굴림" w:hint="eastAsia"/>
                        <w:b/>
                        <w:bCs/>
                        <w:color w:val="123456"/>
                        <w:kern w:val="0"/>
                        <w:sz w:val="18"/>
                        <w:szCs w:val="18"/>
                      </w:rPr>
                    </w:rPrChange>
                  </w:rPr>
                  <w:delText>분</w:delText>
                </w:r>
              </w:del>
            </w:ins>
          </w:p>
        </w:tc>
        <w:tc>
          <w:tcPr>
            <w:tcW w:w="5700" w:type="dxa"/>
            <w:tcBorders>
              <w:top w:val="single" w:sz="8" w:space="0" w:color="000000"/>
              <w:left w:val="nil"/>
              <w:bottom w:val="single" w:sz="8" w:space="0" w:color="000000"/>
              <w:right w:val="single" w:sz="8" w:space="0" w:color="000000"/>
            </w:tcBorders>
            <w:shd w:val="clear" w:color="auto" w:fill="D5D5D5"/>
            <w:tcMar>
              <w:top w:w="11" w:type="dxa"/>
              <w:left w:w="11" w:type="dxa"/>
              <w:bottom w:w="0" w:type="dxa"/>
              <w:right w:w="11" w:type="dxa"/>
            </w:tcMar>
            <w:vAlign w:val="center"/>
            <w:hideMark/>
          </w:tcPr>
          <w:p w14:paraId="7E251116" w14:textId="2482A238" w:rsidR="002E2521" w:rsidRPr="000C7330" w:rsidDel="008076F4" w:rsidRDefault="002E2521">
            <w:pPr>
              <w:rPr>
                <w:ins w:id="9649" w:author="이승준 (Seungjun Lee)" w:date="2025-07-29T11:35:00Z"/>
                <w:del w:id="9650" w:author="FURSYS" w:date="2025-08-06T14:26:00Z"/>
                <w:rFonts w:eastAsiaTheme="minorHAnsi" w:cs="굴림"/>
                <w:color w:val="000000" w:themeColor="text1"/>
                <w:kern w:val="0"/>
                <w:sz w:val="14"/>
                <w:szCs w:val="18"/>
                <w:rPrChange w:id="9651" w:author="FURSYS" w:date="2025-12-04T15:42:00Z">
                  <w:rPr>
                    <w:ins w:id="9652" w:author="이승준 (Seungjun Lee)" w:date="2025-07-29T11:35:00Z"/>
                    <w:del w:id="9653" w:author="FURSYS" w:date="2025-08-06T14:26:00Z"/>
                    <w:rFonts w:ascii="굴림" w:eastAsia="굴림" w:hAnsi="굴림" w:cs="굴림"/>
                    <w:kern w:val="0"/>
                    <w:sz w:val="18"/>
                    <w:szCs w:val="18"/>
                  </w:rPr>
                </w:rPrChange>
              </w:rPr>
              <w:pPrChange w:id="9654" w:author="FURSYS" w:date="2025-08-06T14:26:00Z">
                <w:pPr>
                  <w:widowControl/>
                  <w:wordWrap/>
                  <w:autoSpaceDE/>
                  <w:autoSpaceDN/>
                  <w:jc w:val="left"/>
                </w:pPr>
              </w:pPrChange>
            </w:pPr>
            <w:ins w:id="9655" w:author="이승준 (Seungjun Lee)" w:date="2025-07-29T11:35:00Z">
              <w:del w:id="9656" w:author="FURSYS" w:date="2025-08-06T14:26:00Z">
                <w:r w:rsidRPr="000C7330" w:rsidDel="008076F4">
                  <w:rPr>
                    <w:rFonts w:eastAsiaTheme="minorHAnsi" w:cs="굴림" w:hint="eastAsia"/>
                    <w:b/>
                    <w:bCs/>
                    <w:color w:val="000000" w:themeColor="text1"/>
                    <w:kern w:val="0"/>
                    <w:sz w:val="14"/>
                    <w:szCs w:val="18"/>
                    <w:rPrChange w:id="9657" w:author="FURSYS" w:date="2025-12-04T15:42:00Z">
                      <w:rPr>
                        <w:rFonts w:ascii="굴림" w:eastAsia="굴림" w:hAnsi="굴림" w:cs="굴림" w:hint="eastAsia"/>
                        <w:b/>
                        <w:bCs/>
                        <w:color w:val="123456"/>
                        <w:kern w:val="0"/>
                        <w:sz w:val="18"/>
                        <w:szCs w:val="18"/>
                      </w:rPr>
                    </w:rPrChange>
                  </w:rPr>
                  <w:delText>내</w:delText>
                </w:r>
                <w:r w:rsidRPr="000C7330" w:rsidDel="008076F4">
                  <w:rPr>
                    <w:rFonts w:eastAsiaTheme="minorHAnsi" w:cs="굴림"/>
                    <w:b/>
                    <w:bCs/>
                    <w:color w:val="000000" w:themeColor="text1"/>
                    <w:kern w:val="0"/>
                    <w:sz w:val="14"/>
                    <w:szCs w:val="18"/>
                    <w:rPrChange w:id="9658" w:author="FURSYS" w:date="2025-12-04T15:42:00Z">
                      <w:rPr>
                        <w:rFonts w:ascii="굴림" w:eastAsia="굴림" w:hAnsi="굴림" w:cs="굴림"/>
                        <w:b/>
                        <w:bCs/>
                        <w:color w:val="123456"/>
                        <w:kern w:val="0"/>
                        <w:sz w:val="18"/>
                        <w:szCs w:val="18"/>
                      </w:rPr>
                    </w:rPrChange>
                  </w:rPr>
                  <w:delText xml:space="preserve"> </w:delText>
                </w:r>
                <w:r w:rsidRPr="000C7330" w:rsidDel="008076F4">
                  <w:rPr>
                    <w:rFonts w:eastAsiaTheme="minorHAnsi" w:cs="굴림" w:hint="eastAsia"/>
                    <w:b/>
                    <w:bCs/>
                    <w:color w:val="000000" w:themeColor="text1"/>
                    <w:kern w:val="0"/>
                    <w:sz w:val="14"/>
                    <w:szCs w:val="18"/>
                    <w:rPrChange w:id="9659" w:author="FURSYS" w:date="2025-12-04T15:42:00Z">
                      <w:rPr>
                        <w:rFonts w:ascii="굴림" w:eastAsia="굴림" w:hAnsi="굴림" w:cs="굴림" w:hint="eastAsia"/>
                        <w:b/>
                        <w:bCs/>
                        <w:color w:val="123456"/>
                        <w:kern w:val="0"/>
                        <w:sz w:val="18"/>
                        <w:szCs w:val="18"/>
                      </w:rPr>
                    </w:rPrChange>
                  </w:rPr>
                  <w:delText>용</w:delText>
                </w:r>
              </w:del>
            </w:ins>
          </w:p>
        </w:tc>
      </w:tr>
      <w:tr w:rsidR="00A60C55" w:rsidRPr="000C7330" w:rsidDel="008076F4" w14:paraId="77D8C7A0" w14:textId="30D9C29D" w:rsidTr="00DE56DB">
        <w:trPr>
          <w:trHeight w:val="551"/>
          <w:ins w:id="9660" w:author="이승준 (Seungjun Lee)" w:date="2025-07-29T11:35:00Z"/>
          <w:del w:id="9661" w:author="FURSYS" w:date="2025-08-06T14:26:00Z"/>
        </w:trPr>
        <w:tc>
          <w:tcPr>
            <w:tcW w:w="580" w:type="dxa"/>
            <w:tcBorders>
              <w:top w:val="nil"/>
              <w:left w:val="single" w:sz="8" w:space="0" w:color="000000"/>
              <w:bottom w:val="single" w:sz="8" w:space="0" w:color="000000"/>
              <w:right w:val="single" w:sz="8" w:space="0" w:color="000000"/>
            </w:tcBorders>
            <w:tcMar>
              <w:top w:w="11" w:type="dxa"/>
              <w:left w:w="11" w:type="dxa"/>
              <w:bottom w:w="0" w:type="dxa"/>
              <w:right w:w="11" w:type="dxa"/>
            </w:tcMar>
            <w:vAlign w:val="center"/>
            <w:hideMark/>
          </w:tcPr>
          <w:p w14:paraId="72AA4803" w14:textId="7C0067EE" w:rsidR="002E2521" w:rsidRPr="000C7330" w:rsidDel="008076F4" w:rsidRDefault="002E2521">
            <w:pPr>
              <w:rPr>
                <w:ins w:id="9662" w:author="이승준 (Seungjun Lee)" w:date="2025-07-29T11:35:00Z"/>
                <w:del w:id="9663" w:author="FURSYS" w:date="2025-08-06T14:26:00Z"/>
                <w:rFonts w:eastAsiaTheme="minorHAnsi" w:cs="굴림"/>
                <w:color w:val="000000" w:themeColor="text1"/>
                <w:kern w:val="0"/>
                <w:sz w:val="14"/>
                <w:szCs w:val="18"/>
                <w:rPrChange w:id="9664" w:author="FURSYS" w:date="2025-12-04T15:42:00Z">
                  <w:rPr>
                    <w:ins w:id="9665" w:author="이승준 (Seungjun Lee)" w:date="2025-07-29T11:35:00Z"/>
                    <w:del w:id="9666" w:author="FURSYS" w:date="2025-08-06T14:26:00Z"/>
                    <w:rFonts w:ascii="굴림" w:eastAsia="굴림" w:hAnsi="굴림" w:cs="굴림"/>
                    <w:kern w:val="0"/>
                    <w:sz w:val="18"/>
                    <w:szCs w:val="18"/>
                  </w:rPr>
                </w:rPrChange>
              </w:rPr>
              <w:pPrChange w:id="9667" w:author="FURSYS" w:date="2025-08-06T14:26:00Z">
                <w:pPr>
                  <w:widowControl/>
                  <w:wordWrap/>
                  <w:autoSpaceDE/>
                  <w:autoSpaceDN/>
                  <w:jc w:val="center"/>
                </w:pPr>
              </w:pPrChange>
            </w:pPr>
            <w:ins w:id="9668" w:author="이승준 (Seungjun Lee)" w:date="2025-07-29T11:35:00Z">
              <w:del w:id="9669" w:author="FURSYS" w:date="2025-08-06T14:26:00Z">
                <w:r w:rsidRPr="000C7330" w:rsidDel="008076F4">
                  <w:rPr>
                    <w:rFonts w:eastAsiaTheme="minorHAnsi" w:cs="굴림"/>
                    <w:color w:val="000000" w:themeColor="text1"/>
                    <w:kern w:val="0"/>
                    <w:sz w:val="14"/>
                    <w:szCs w:val="18"/>
                    <w:rPrChange w:id="9670" w:author="FURSYS" w:date="2025-12-04T15:42:00Z">
                      <w:rPr>
                        <w:rFonts w:ascii="굴림" w:eastAsia="굴림" w:hAnsi="굴림" w:cs="굴림"/>
                        <w:color w:val="123456"/>
                        <w:kern w:val="0"/>
                        <w:sz w:val="18"/>
                        <w:szCs w:val="18"/>
                      </w:rPr>
                    </w:rPrChange>
                  </w:rPr>
                  <w:delText>1-1</w:delText>
                </w:r>
              </w:del>
            </w:ins>
          </w:p>
        </w:tc>
        <w:tc>
          <w:tcPr>
            <w:tcW w:w="2880" w:type="dxa"/>
            <w:tcBorders>
              <w:top w:val="nil"/>
              <w:left w:val="nil"/>
              <w:bottom w:val="single" w:sz="8" w:space="0" w:color="000000"/>
              <w:right w:val="single" w:sz="8" w:space="0" w:color="000000"/>
            </w:tcBorders>
            <w:tcMar>
              <w:top w:w="66" w:type="dxa"/>
              <w:left w:w="66" w:type="dxa"/>
              <w:bottom w:w="66" w:type="dxa"/>
              <w:right w:w="66" w:type="dxa"/>
            </w:tcMar>
            <w:vAlign w:val="center"/>
            <w:hideMark/>
          </w:tcPr>
          <w:p w14:paraId="099991B4" w14:textId="5C0AD143" w:rsidR="002E2521" w:rsidRPr="000C7330" w:rsidDel="008076F4" w:rsidRDefault="002E2521">
            <w:pPr>
              <w:rPr>
                <w:ins w:id="9671" w:author="이승준 (Seungjun Lee)" w:date="2025-07-29T11:35:00Z"/>
                <w:del w:id="9672" w:author="FURSYS" w:date="2025-08-06T14:26:00Z"/>
                <w:rFonts w:eastAsiaTheme="minorHAnsi" w:cs="굴림"/>
                <w:color w:val="000000" w:themeColor="text1"/>
                <w:kern w:val="0"/>
                <w:sz w:val="14"/>
                <w:szCs w:val="18"/>
                <w:rPrChange w:id="9673" w:author="FURSYS" w:date="2025-12-04T15:42:00Z">
                  <w:rPr>
                    <w:ins w:id="9674" w:author="이승준 (Seungjun Lee)" w:date="2025-07-29T11:35:00Z"/>
                    <w:del w:id="9675" w:author="FURSYS" w:date="2025-08-06T14:26:00Z"/>
                    <w:rFonts w:ascii="굴림" w:eastAsia="굴림" w:hAnsi="굴림" w:cs="굴림"/>
                    <w:kern w:val="0"/>
                    <w:sz w:val="18"/>
                    <w:szCs w:val="18"/>
                  </w:rPr>
                </w:rPrChange>
              </w:rPr>
              <w:pPrChange w:id="9676" w:author="FURSYS" w:date="2025-08-06T14:26:00Z">
                <w:pPr>
                  <w:widowControl/>
                  <w:wordWrap/>
                  <w:autoSpaceDE/>
                  <w:autoSpaceDN/>
                  <w:jc w:val="left"/>
                </w:pPr>
              </w:pPrChange>
            </w:pPr>
            <w:ins w:id="9677" w:author="이승준 (Seungjun Lee)" w:date="2025-07-29T11:35:00Z">
              <w:del w:id="9678" w:author="FURSYS" w:date="2025-08-06T14:26:00Z">
                <w:r w:rsidRPr="000C7330" w:rsidDel="008076F4">
                  <w:rPr>
                    <w:rFonts w:eastAsiaTheme="minorHAnsi" w:cs="굴림" w:hint="eastAsia"/>
                    <w:color w:val="000000" w:themeColor="text1"/>
                    <w:kern w:val="0"/>
                    <w:sz w:val="14"/>
                    <w:szCs w:val="18"/>
                    <w:rPrChange w:id="9679" w:author="FURSYS" w:date="2025-12-04T15:42:00Z">
                      <w:rPr>
                        <w:rFonts w:ascii="굴림" w:eastAsia="굴림" w:hAnsi="굴림" w:cs="굴림" w:hint="eastAsia"/>
                        <w:color w:val="123456"/>
                        <w:kern w:val="0"/>
                        <w:sz w:val="18"/>
                        <w:szCs w:val="18"/>
                      </w:rPr>
                    </w:rPrChange>
                  </w:rPr>
                  <w:delText>외벽</w:delText>
                </w:r>
                <w:r w:rsidRPr="000C7330" w:rsidDel="008076F4">
                  <w:rPr>
                    <w:rFonts w:eastAsiaTheme="minorHAnsi" w:cs="굴림"/>
                    <w:color w:val="000000" w:themeColor="text1"/>
                    <w:kern w:val="0"/>
                    <w:sz w:val="14"/>
                    <w:szCs w:val="18"/>
                    <w:rPrChange w:id="9680" w:author="FURSYS" w:date="2025-12-04T15:42:00Z">
                      <w:rPr>
                        <w:rFonts w:ascii="굴림" w:eastAsia="굴림" w:hAnsi="굴림" w:cs="굴림"/>
                        <w:color w:val="123456"/>
                        <w:kern w:val="0"/>
                        <w:sz w:val="18"/>
                        <w:szCs w:val="18"/>
                      </w:rPr>
                    </w:rPrChange>
                  </w:rPr>
                  <w:delText xml:space="preserve"> 로프(자체 제어 </w:delText>
                </w:r>
                <w:r w:rsidRPr="000C7330" w:rsidDel="008076F4">
                  <w:rPr>
                    <w:rFonts w:eastAsiaTheme="minorHAnsi" w:cs="굴림" w:hint="eastAsia"/>
                    <w:color w:val="000000" w:themeColor="text1"/>
                    <w:kern w:val="0"/>
                    <w:sz w:val="14"/>
                    <w:szCs w:val="18"/>
                    <w:rPrChange w:id="9681" w:author="FURSYS" w:date="2025-12-04T15:42:00Z">
                      <w:rPr>
                        <w:rFonts w:ascii="굴림" w:eastAsia="굴림" w:hAnsi="굴림" w:cs="굴림" w:hint="eastAsia"/>
                        <w:color w:val="123456"/>
                        <w:kern w:val="0"/>
                        <w:sz w:val="18"/>
                        <w:szCs w:val="18"/>
                      </w:rPr>
                    </w:rPrChange>
                  </w:rPr>
                  <w:delText>하강기</w:delText>
                </w:r>
                <w:r w:rsidRPr="000C7330" w:rsidDel="008076F4">
                  <w:rPr>
                    <w:rFonts w:eastAsiaTheme="minorHAnsi" w:cs="굴림"/>
                    <w:color w:val="000000" w:themeColor="text1"/>
                    <w:kern w:val="0"/>
                    <w:sz w:val="14"/>
                    <w:szCs w:val="18"/>
                    <w:rPrChange w:id="9682" w:author="FURSYS" w:date="2025-12-04T15:42:00Z">
                      <w:rPr>
                        <w:rFonts w:ascii="굴림" w:eastAsia="굴림" w:hAnsi="굴림" w:cs="굴림"/>
                        <w:color w:val="123456"/>
                        <w:kern w:val="0"/>
                        <w:sz w:val="18"/>
                        <w:szCs w:val="18"/>
                      </w:rPr>
                    </w:rPrChange>
                  </w:rPr>
                  <w:delText>)</w:delText>
                </w:r>
              </w:del>
            </w:ins>
          </w:p>
        </w:tc>
        <w:tc>
          <w:tcPr>
            <w:tcW w:w="5700" w:type="dxa"/>
            <w:tcBorders>
              <w:top w:val="nil"/>
              <w:left w:val="nil"/>
              <w:bottom w:val="single" w:sz="8" w:space="0" w:color="000000"/>
              <w:right w:val="single" w:sz="8" w:space="0" w:color="000000"/>
            </w:tcBorders>
            <w:tcMar>
              <w:top w:w="66" w:type="dxa"/>
              <w:left w:w="133" w:type="dxa"/>
              <w:bottom w:w="66" w:type="dxa"/>
              <w:right w:w="133" w:type="dxa"/>
            </w:tcMar>
            <w:vAlign w:val="center"/>
            <w:hideMark/>
          </w:tcPr>
          <w:p w14:paraId="63776E8B" w14:textId="16EA2D55" w:rsidR="002E2521" w:rsidRPr="000C7330" w:rsidDel="008076F4" w:rsidRDefault="002E2521">
            <w:pPr>
              <w:rPr>
                <w:ins w:id="9683" w:author="이승준 (Seungjun Lee)" w:date="2025-07-29T11:35:00Z"/>
                <w:del w:id="9684" w:author="FURSYS" w:date="2025-08-06T14:26:00Z"/>
                <w:rFonts w:eastAsiaTheme="minorHAnsi" w:cs="굴림"/>
                <w:color w:val="000000" w:themeColor="text1"/>
                <w:kern w:val="0"/>
                <w:sz w:val="14"/>
                <w:szCs w:val="18"/>
                <w:rPrChange w:id="9685" w:author="FURSYS" w:date="2025-12-04T15:42:00Z">
                  <w:rPr>
                    <w:ins w:id="9686" w:author="이승준 (Seungjun Lee)" w:date="2025-07-29T11:35:00Z"/>
                    <w:del w:id="9687" w:author="FURSYS" w:date="2025-08-06T14:26:00Z"/>
                    <w:rFonts w:ascii="굴림" w:eastAsia="굴림" w:hAnsi="굴림" w:cs="굴림"/>
                    <w:kern w:val="0"/>
                    <w:sz w:val="18"/>
                    <w:szCs w:val="18"/>
                  </w:rPr>
                </w:rPrChange>
              </w:rPr>
              <w:pPrChange w:id="9688" w:author="FURSYS" w:date="2025-08-06T14:26:00Z">
                <w:pPr>
                  <w:widowControl/>
                  <w:wordWrap/>
                  <w:autoSpaceDE/>
                  <w:autoSpaceDN/>
                  <w:jc w:val="left"/>
                </w:pPr>
              </w:pPrChange>
            </w:pPr>
            <w:ins w:id="9689" w:author="이승준 (Seungjun Lee)" w:date="2025-07-29T11:35:00Z">
              <w:del w:id="9690" w:author="FURSYS" w:date="2025-08-06T14:26:00Z">
                <w:r w:rsidRPr="000C7330" w:rsidDel="008076F4">
                  <w:rPr>
                    <w:rFonts w:eastAsiaTheme="minorHAnsi" w:cs="굴림" w:hint="eastAsia"/>
                    <w:color w:val="000000" w:themeColor="text1"/>
                    <w:kern w:val="0"/>
                    <w:sz w:val="14"/>
                    <w:szCs w:val="18"/>
                    <w:rPrChange w:id="9691" w:author="FURSYS" w:date="2025-12-04T15:42:00Z">
                      <w:rPr>
                        <w:rFonts w:ascii="굴림" w:eastAsia="굴림" w:hAnsi="굴림" w:cs="굴림" w:hint="eastAsia"/>
                        <w:color w:val="123456"/>
                        <w:kern w:val="0"/>
                        <w:sz w:val="18"/>
                        <w:szCs w:val="18"/>
                      </w:rPr>
                    </w:rPrChange>
                  </w:rPr>
                  <w:delText> 외벽</w:delText>
                </w:r>
                <w:r w:rsidRPr="000C7330" w:rsidDel="008076F4">
                  <w:rPr>
                    <w:rFonts w:eastAsiaTheme="minorHAnsi" w:cs="굴림"/>
                    <w:color w:val="000000" w:themeColor="text1"/>
                    <w:kern w:val="0"/>
                    <w:sz w:val="14"/>
                    <w:szCs w:val="18"/>
                    <w:rPrChange w:id="9692" w:author="FURSYS" w:date="2025-12-04T15:42:00Z">
                      <w:rPr>
                        <w:rFonts w:ascii="굴림" w:eastAsia="굴림" w:hAnsi="굴림" w:cs="굴림"/>
                        <w:color w:val="123456"/>
                        <w:kern w:val="0"/>
                        <w:sz w:val="18"/>
                        <w:szCs w:val="18"/>
                      </w:rPr>
                    </w:rPrChange>
                  </w:rPr>
                  <w:delText xml:space="preserve"> 로프(자체 제어 </w:delText>
                </w:r>
                <w:r w:rsidRPr="000C7330" w:rsidDel="008076F4">
                  <w:rPr>
                    <w:rFonts w:eastAsiaTheme="minorHAnsi" w:cs="굴림" w:hint="eastAsia"/>
                    <w:color w:val="000000" w:themeColor="text1"/>
                    <w:kern w:val="0"/>
                    <w:sz w:val="14"/>
                    <w:szCs w:val="18"/>
                    <w:rPrChange w:id="9693" w:author="FURSYS" w:date="2025-12-04T15:42:00Z">
                      <w:rPr>
                        <w:rFonts w:ascii="굴림" w:eastAsia="굴림" w:hAnsi="굴림" w:cs="굴림" w:hint="eastAsia"/>
                        <w:color w:val="123456"/>
                        <w:kern w:val="0"/>
                        <w:sz w:val="18"/>
                        <w:szCs w:val="18"/>
                      </w:rPr>
                    </w:rPrChange>
                  </w:rPr>
                  <w:delText>하강기</w:delText>
                </w:r>
                <w:r w:rsidRPr="000C7330" w:rsidDel="008076F4">
                  <w:rPr>
                    <w:rFonts w:eastAsiaTheme="minorHAnsi" w:cs="굴림"/>
                    <w:color w:val="000000" w:themeColor="text1"/>
                    <w:kern w:val="0"/>
                    <w:sz w:val="14"/>
                    <w:szCs w:val="18"/>
                    <w:rPrChange w:id="9694" w:author="FURSYS" w:date="2025-12-04T15:42:00Z">
                      <w:rPr>
                        <w:rFonts w:ascii="굴림" w:eastAsia="굴림" w:hAnsi="굴림" w:cs="굴림"/>
                        <w:color w:val="123456"/>
                        <w:kern w:val="0"/>
                        <w:sz w:val="18"/>
                        <w:szCs w:val="18"/>
                      </w:rPr>
                    </w:rPrChange>
                  </w:rPr>
                  <w:delText xml:space="preserve">) 이용 </w:delText>
                </w:r>
                <w:r w:rsidRPr="000C7330" w:rsidDel="008076F4">
                  <w:rPr>
                    <w:rFonts w:eastAsiaTheme="minorHAnsi" w:cs="굴림" w:hint="eastAsia"/>
                    <w:color w:val="000000" w:themeColor="text1"/>
                    <w:kern w:val="0"/>
                    <w:sz w:val="14"/>
                    <w:szCs w:val="18"/>
                    <w:rPrChange w:id="9695" w:author="FURSYS" w:date="2025-12-04T15:42:00Z">
                      <w:rPr>
                        <w:rFonts w:ascii="굴림" w:eastAsia="굴림" w:hAnsi="굴림" w:cs="굴림" w:hint="eastAsia"/>
                        <w:color w:val="123456"/>
                        <w:kern w:val="0"/>
                        <w:sz w:val="18"/>
                        <w:szCs w:val="18"/>
                      </w:rPr>
                    </w:rPrChange>
                  </w:rPr>
                  <w:delText>작업</w:delText>
                </w:r>
              </w:del>
            </w:ins>
          </w:p>
        </w:tc>
      </w:tr>
      <w:tr w:rsidR="00A60C55" w:rsidRPr="000C7330" w:rsidDel="008076F4" w14:paraId="0843BB9A" w14:textId="2C9C1F09" w:rsidTr="00DE56DB">
        <w:trPr>
          <w:trHeight w:val="551"/>
          <w:ins w:id="9696" w:author="이승준 (Seungjun Lee)" w:date="2025-07-29T11:35:00Z"/>
          <w:del w:id="9697" w:author="FURSYS" w:date="2025-08-06T14:26:00Z"/>
        </w:trPr>
        <w:tc>
          <w:tcPr>
            <w:tcW w:w="580" w:type="dxa"/>
            <w:tcBorders>
              <w:top w:val="nil"/>
              <w:left w:val="single" w:sz="8" w:space="0" w:color="000000"/>
              <w:bottom w:val="single" w:sz="8" w:space="0" w:color="000000"/>
              <w:right w:val="single" w:sz="8" w:space="0" w:color="000000"/>
            </w:tcBorders>
            <w:tcMar>
              <w:top w:w="11" w:type="dxa"/>
              <w:left w:w="11" w:type="dxa"/>
              <w:bottom w:w="0" w:type="dxa"/>
              <w:right w:w="11" w:type="dxa"/>
            </w:tcMar>
            <w:vAlign w:val="center"/>
            <w:hideMark/>
          </w:tcPr>
          <w:p w14:paraId="526F2C00" w14:textId="379F9A2A" w:rsidR="002E2521" w:rsidRPr="000C7330" w:rsidDel="008076F4" w:rsidRDefault="002E2521">
            <w:pPr>
              <w:rPr>
                <w:ins w:id="9698" w:author="이승준 (Seungjun Lee)" w:date="2025-07-29T11:35:00Z"/>
                <w:del w:id="9699" w:author="FURSYS" w:date="2025-08-06T14:26:00Z"/>
                <w:rFonts w:eastAsiaTheme="minorHAnsi" w:cs="굴림"/>
                <w:color w:val="000000" w:themeColor="text1"/>
                <w:kern w:val="0"/>
                <w:sz w:val="14"/>
                <w:szCs w:val="18"/>
                <w:rPrChange w:id="9700" w:author="FURSYS" w:date="2025-12-04T15:42:00Z">
                  <w:rPr>
                    <w:ins w:id="9701" w:author="이승준 (Seungjun Lee)" w:date="2025-07-29T11:35:00Z"/>
                    <w:del w:id="9702" w:author="FURSYS" w:date="2025-08-06T14:26:00Z"/>
                    <w:rFonts w:ascii="굴림" w:eastAsia="굴림" w:hAnsi="굴림" w:cs="굴림"/>
                    <w:kern w:val="0"/>
                    <w:sz w:val="18"/>
                    <w:szCs w:val="18"/>
                  </w:rPr>
                </w:rPrChange>
              </w:rPr>
              <w:pPrChange w:id="9703" w:author="FURSYS" w:date="2025-08-06T14:26:00Z">
                <w:pPr>
                  <w:widowControl/>
                  <w:wordWrap/>
                  <w:autoSpaceDE/>
                  <w:autoSpaceDN/>
                  <w:jc w:val="center"/>
                </w:pPr>
              </w:pPrChange>
            </w:pPr>
            <w:ins w:id="9704" w:author="이승준 (Seungjun Lee)" w:date="2025-07-29T11:35:00Z">
              <w:del w:id="9705" w:author="FURSYS" w:date="2025-08-06T14:26:00Z">
                <w:r w:rsidRPr="000C7330" w:rsidDel="008076F4">
                  <w:rPr>
                    <w:rFonts w:eastAsiaTheme="minorHAnsi" w:cs="굴림"/>
                    <w:color w:val="000000" w:themeColor="text1"/>
                    <w:kern w:val="0"/>
                    <w:sz w:val="14"/>
                    <w:szCs w:val="18"/>
                    <w:rPrChange w:id="9706" w:author="FURSYS" w:date="2025-12-04T15:42:00Z">
                      <w:rPr>
                        <w:rFonts w:ascii="굴림" w:eastAsia="굴림" w:hAnsi="굴림" w:cs="굴림"/>
                        <w:color w:val="123456"/>
                        <w:kern w:val="0"/>
                        <w:sz w:val="18"/>
                        <w:szCs w:val="18"/>
                      </w:rPr>
                    </w:rPrChange>
                  </w:rPr>
                  <w:delText>1-2</w:delText>
                </w:r>
              </w:del>
            </w:ins>
          </w:p>
        </w:tc>
        <w:tc>
          <w:tcPr>
            <w:tcW w:w="2880" w:type="dxa"/>
            <w:tcBorders>
              <w:top w:val="nil"/>
              <w:left w:val="nil"/>
              <w:bottom w:val="single" w:sz="8" w:space="0" w:color="000000"/>
              <w:right w:val="single" w:sz="8" w:space="0" w:color="000000"/>
            </w:tcBorders>
            <w:tcMar>
              <w:top w:w="66" w:type="dxa"/>
              <w:left w:w="66" w:type="dxa"/>
              <w:bottom w:w="66" w:type="dxa"/>
              <w:right w:w="66" w:type="dxa"/>
            </w:tcMar>
            <w:vAlign w:val="center"/>
            <w:hideMark/>
          </w:tcPr>
          <w:p w14:paraId="0DF7E4FA" w14:textId="652772A9" w:rsidR="002E2521" w:rsidRPr="000C7330" w:rsidDel="008076F4" w:rsidRDefault="002E2521">
            <w:pPr>
              <w:rPr>
                <w:ins w:id="9707" w:author="이승준 (Seungjun Lee)" w:date="2025-07-29T11:35:00Z"/>
                <w:del w:id="9708" w:author="FURSYS" w:date="2025-08-06T14:26:00Z"/>
                <w:rFonts w:eastAsiaTheme="minorHAnsi" w:cs="굴림"/>
                <w:color w:val="000000" w:themeColor="text1"/>
                <w:kern w:val="0"/>
                <w:sz w:val="14"/>
                <w:szCs w:val="18"/>
                <w:rPrChange w:id="9709" w:author="FURSYS" w:date="2025-12-04T15:42:00Z">
                  <w:rPr>
                    <w:ins w:id="9710" w:author="이승준 (Seungjun Lee)" w:date="2025-07-29T11:35:00Z"/>
                    <w:del w:id="9711" w:author="FURSYS" w:date="2025-08-06T14:26:00Z"/>
                    <w:rFonts w:ascii="굴림" w:eastAsia="굴림" w:hAnsi="굴림" w:cs="굴림"/>
                    <w:kern w:val="0"/>
                    <w:sz w:val="18"/>
                    <w:szCs w:val="18"/>
                  </w:rPr>
                </w:rPrChange>
              </w:rPr>
              <w:pPrChange w:id="9712" w:author="FURSYS" w:date="2025-08-06T14:26:00Z">
                <w:pPr>
                  <w:widowControl/>
                  <w:wordWrap/>
                  <w:autoSpaceDE/>
                  <w:autoSpaceDN/>
                  <w:jc w:val="left"/>
                </w:pPr>
              </w:pPrChange>
            </w:pPr>
            <w:ins w:id="9713" w:author="이승준 (Seungjun Lee)" w:date="2025-07-29T11:35:00Z">
              <w:del w:id="9714" w:author="FURSYS" w:date="2025-08-06T14:26:00Z">
                <w:r w:rsidRPr="000C7330" w:rsidDel="008076F4">
                  <w:rPr>
                    <w:rFonts w:eastAsiaTheme="minorHAnsi" w:cs="굴림" w:hint="eastAsia"/>
                    <w:color w:val="000000" w:themeColor="text1"/>
                    <w:kern w:val="0"/>
                    <w:sz w:val="14"/>
                    <w:szCs w:val="18"/>
                    <w:rPrChange w:id="9715" w:author="FURSYS" w:date="2025-12-04T15:42:00Z">
                      <w:rPr>
                        <w:rFonts w:ascii="굴림" w:eastAsia="굴림" w:hAnsi="굴림" w:cs="굴림" w:hint="eastAsia"/>
                        <w:color w:val="123456"/>
                        <w:kern w:val="0"/>
                        <w:sz w:val="18"/>
                        <w:szCs w:val="18"/>
                      </w:rPr>
                    </w:rPrChange>
                  </w:rPr>
                  <w:delText>외벽</w:delText>
                </w:r>
                <w:r w:rsidRPr="000C7330" w:rsidDel="008076F4">
                  <w:rPr>
                    <w:rFonts w:eastAsiaTheme="minorHAnsi" w:cs="굴림"/>
                    <w:color w:val="000000" w:themeColor="text1"/>
                    <w:kern w:val="0"/>
                    <w:sz w:val="14"/>
                    <w:szCs w:val="18"/>
                    <w:rPrChange w:id="9716"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717" w:author="FURSYS" w:date="2025-12-04T15:42:00Z">
                      <w:rPr>
                        <w:rFonts w:ascii="굴림" w:eastAsia="굴림" w:hAnsi="굴림" w:cs="굴림" w:hint="eastAsia"/>
                        <w:color w:val="123456"/>
                        <w:kern w:val="0"/>
                        <w:sz w:val="18"/>
                        <w:szCs w:val="18"/>
                      </w:rPr>
                    </w:rPrChange>
                  </w:rPr>
                  <w:delText>로프</w:delText>
                </w:r>
                <w:r w:rsidRPr="000C7330" w:rsidDel="008076F4">
                  <w:rPr>
                    <w:rFonts w:eastAsiaTheme="minorHAnsi" w:cs="굴림"/>
                    <w:color w:val="000000" w:themeColor="text1"/>
                    <w:kern w:val="0"/>
                    <w:sz w:val="14"/>
                    <w:szCs w:val="18"/>
                    <w:rPrChange w:id="9718" w:author="FURSYS" w:date="2025-12-04T15:42:00Z">
                      <w:rPr>
                        <w:rFonts w:ascii="굴림" w:eastAsia="굴림" w:hAnsi="굴림" w:cs="굴림"/>
                        <w:color w:val="123456"/>
                        <w:kern w:val="0"/>
                        <w:sz w:val="18"/>
                        <w:szCs w:val="18"/>
                      </w:rPr>
                    </w:rPrChange>
                  </w:rPr>
                  <w:delText>(</w:delText>
                </w:r>
                <w:r w:rsidRPr="000C7330" w:rsidDel="008076F4">
                  <w:rPr>
                    <w:rFonts w:eastAsiaTheme="minorHAnsi" w:cs="굴림" w:hint="eastAsia"/>
                    <w:color w:val="000000" w:themeColor="text1"/>
                    <w:kern w:val="0"/>
                    <w:sz w:val="14"/>
                    <w:szCs w:val="18"/>
                    <w:rPrChange w:id="9719" w:author="FURSYS" w:date="2025-12-04T15:42:00Z">
                      <w:rPr>
                        <w:rFonts w:ascii="굴림" w:eastAsia="굴림" w:hAnsi="굴림" w:cs="굴림" w:hint="eastAsia"/>
                        <w:color w:val="123456"/>
                        <w:kern w:val="0"/>
                        <w:sz w:val="18"/>
                        <w:szCs w:val="18"/>
                      </w:rPr>
                    </w:rPrChange>
                  </w:rPr>
                  <w:delText>달비계</w:delText>
                </w:r>
                <w:r w:rsidRPr="000C7330" w:rsidDel="008076F4">
                  <w:rPr>
                    <w:rFonts w:eastAsiaTheme="minorHAnsi" w:cs="굴림"/>
                    <w:color w:val="000000" w:themeColor="text1"/>
                    <w:kern w:val="0"/>
                    <w:sz w:val="14"/>
                    <w:szCs w:val="18"/>
                    <w:rPrChange w:id="9720" w:author="FURSYS" w:date="2025-12-04T15:42:00Z">
                      <w:rPr>
                        <w:rFonts w:ascii="굴림" w:eastAsia="굴림" w:hAnsi="굴림" w:cs="굴림"/>
                        <w:color w:val="123456"/>
                        <w:kern w:val="0"/>
                        <w:sz w:val="18"/>
                        <w:szCs w:val="18"/>
                      </w:rPr>
                    </w:rPrChange>
                  </w:rPr>
                  <w:delText>)</w:delText>
                </w:r>
              </w:del>
            </w:ins>
          </w:p>
        </w:tc>
        <w:tc>
          <w:tcPr>
            <w:tcW w:w="5700" w:type="dxa"/>
            <w:tcBorders>
              <w:top w:val="nil"/>
              <w:left w:val="nil"/>
              <w:bottom w:val="single" w:sz="8" w:space="0" w:color="000000"/>
              <w:right w:val="single" w:sz="8" w:space="0" w:color="000000"/>
            </w:tcBorders>
            <w:tcMar>
              <w:top w:w="66" w:type="dxa"/>
              <w:left w:w="133" w:type="dxa"/>
              <w:bottom w:w="66" w:type="dxa"/>
              <w:right w:w="133" w:type="dxa"/>
            </w:tcMar>
            <w:vAlign w:val="center"/>
            <w:hideMark/>
          </w:tcPr>
          <w:p w14:paraId="7A1810A6" w14:textId="78AD54D3" w:rsidR="002E2521" w:rsidRPr="000C7330" w:rsidDel="008076F4" w:rsidRDefault="002E2521">
            <w:pPr>
              <w:rPr>
                <w:ins w:id="9721" w:author="이승준 (Seungjun Lee)" w:date="2025-07-29T11:35:00Z"/>
                <w:del w:id="9722" w:author="FURSYS" w:date="2025-08-06T14:26:00Z"/>
                <w:rFonts w:eastAsiaTheme="minorHAnsi" w:cs="굴림"/>
                <w:color w:val="000000" w:themeColor="text1"/>
                <w:kern w:val="0"/>
                <w:sz w:val="14"/>
                <w:szCs w:val="18"/>
                <w:rPrChange w:id="9723" w:author="FURSYS" w:date="2025-12-04T15:42:00Z">
                  <w:rPr>
                    <w:ins w:id="9724" w:author="이승준 (Seungjun Lee)" w:date="2025-07-29T11:35:00Z"/>
                    <w:del w:id="9725" w:author="FURSYS" w:date="2025-08-06T14:26:00Z"/>
                    <w:rFonts w:ascii="굴림" w:eastAsia="굴림" w:hAnsi="굴림" w:cs="굴림"/>
                    <w:kern w:val="0"/>
                    <w:sz w:val="18"/>
                    <w:szCs w:val="18"/>
                  </w:rPr>
                </w:rPrChange>
              </w:rPr>
              <w:pPrChange w:id="9726" w:author="FURSYS" w:date="2025-08-06T14:26:00Z">
                <w:pPr>
                  <w:widowControl/>
                  <w:wordWrap/>
                  <w:autoSpaceDE/>
                  <w:autoSpaceDN/>
                  <w:jc w:val="left"/>
                </w:pPr>
              </w:pPrChange>
            </w:pPr>
            <w:ins w:id="9727" w:author="이승준 (Seungjun Lee)" w:date="2025-07-29T11:35:00Z">
              <w:del w:id="9728" w:author="FURSYS" w:date="2025-08-06T14:26:00Z">
                <w:r w:rsidRPr="000C7330" w:rsidDel="008076F4">
                  <w:rPr>
                    <w:rFonts w:eastAsiaTheme="minorHAnsi" w:cs="굴림" w:hint="eastAsia"/>
                    <w:color w:val="000000" w:themeColor="text1"/>
                    <w:kern w:val="0"/>
                    <w:sz w:val="14"/>
                    <w:szCs w:val="18"/>
                    <w:rPrChange w:id="9729" w:author="FURSYS" w:date="2025-12-04T15:42:00Z">
                      <w:rPr>
                        <w:rFonts w:ascii="굴림" w:eastAsia="굴림" w:hAnsi="굴림" w:cs="굴림" w:hint="eastAsia"/>
                        <w:color w:val="123456"/>
                        <w:kern w:val="0"/>
                        <w:sz w:val="18"/>
                        <w:szCs w:val="18"/>
                      </w:rPr>
                    </w:rPrChange>
                  </w:rPr>
                  <w:delText> 외벽</w:delText>
                </w:r>
                <w:r w:rsidRPr="000C7330" w:rsidDel="008076F4">
                  <w:rPr>
                    <w:rFonts w:eastAsiaTheme="minorHAnsi" w:cs="굴림"/>
                    <w:color w:val="000000" w:themeColor="text1"/>
                    <w:kern w:val="0"/>
                    <w:sz w:val="14"/>
                    <w:szCs w:val="18"/>
                    <w:rPrChange w:id="9730"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731" w:author="FURSYS" w:date="2025-12-04T15:42:00Z">
                      <w:rPr>
                        <w:rFonts w:ascii="굴림" w:eastAsia="굴림" w:hAnsi="굴림" w:cs="굴림" w:hint="eastAsia"/>
                        <w:color w:val="123456"/>
                        <w:kern w:val="0"/>
                        <w:sz w:val="18"/>
                        <w:szCs w:val="18"/>
                      </w:rPr>
                    </w:rPrChange>
                  </w:rPr>
                  <w:delText>로프</w:delText>
                </w:r>
                <w:r w:rsidRPr="000C7330" w:rsidDel="008076F4">
                  <w:rPr>
                    <w:rFonts w:eastAsiaTheme="minorHAnsi" w:cs="굴림"/>
                    <w:color w:val="000000" w:themeColor="text1"/>
                    <w:kern w:val="0"/>
                    <w:sz w:val="14"/>
                    <w:szCs w:val="18"/>
                    <w:rPrChange w:id="9732" w:author="FURSYS" w:date="2025-12-04T15:42:00Z">
                      <w:rPr>
                        <w:rFonts w:ascii="굴림" w:eastAsia="굴림" w:hAnsi="굴림" w:cs="굴림"/>
                        <w:color w:val="123456"/>
                        <w:kern w:val="0"/>
                        <w:sz w:val="18"/>
                        <w:szCs w:val="18"/>
                      </w:rPr>
                    </w:rPrChange>
                  </w:rPr>
                  <w:delText>(</w:delText>
                </w:r>
                <w:r w:rsidRPr="000C7330" w:rsidDel="008076F4">
                  <w:rPr>
                    <w:rFonts w:eastAsiaTheme="minorHAnsi" w:cs="굴림" w:hint="eastAsia"/>
                    <w:color w:val="000000" w:themeColor="text1"/>
                    <w:kern w:val="0"/>
                    <w:sz w:val="14"/>
                    <w:szCs w:val="18"/>
                    <w:rPrChange w:id="9733" w:author="FURSYS" w:date="2025-12-04T15:42:00Z">
                      <w:rPr>
                        <w:rFonts w:ascii="굴림" w:eastAsia="굴림" w:hAnsi="굴림" w:cs="굴림" w:hint="eastAsia"/>
                        <w:color w:val="123456"/>
                        <w:kern w:val="0"/>
                        <w:sz w:val="18"/>
                        <w:szCs w:val="18"/>
                      </w:rPr>
                    </w:rPrChange>
                  </w:rPr>
                  <w:delText>달비계</w:delText>
                </w:r>
                <w:r w:rsidRPr="000C7330" w:rsidDel="008076F4">
                  <w:rPr>
                    <w:rFonts w:eastAsiaTheme="minorHAnsi" w:cs="굴림"/>
                    <w:color w:val="000000" w:themeColor="text1"/>
                    <w:kern w:val="0"/>
                    <w:sz w:val="14"/>
                    <w:szCs w:val="18"/>
                    <w:rPrChange w:id="9734" w:author="FURSYS" w:date="2025-12-04T15:42:00Z">
                      <w:rPr>
                        <w:rFonts w:ascii="굴림" w:eastAsia="굴림" w:hAnsi="굴림" w:cs="굴림"/>
                        <w:color w:val="123456"/>
                        <w:kern w:val="0"/>
                        <w:sz w:val="18"/>
                        <w:szCs w:val="18"/>
                      </w:rPr>
                    </w:rPrChange>
                  </w:rPr>
                  <w:delText xml:space="preserve">) 이용 </w:delText>
                </w:r>
                <w:r w:rsidRPr="000C7330" w:rsidDel="008076F4">
                  <w:rPr>
                    <w:rFonts w:eastAsiaTheme="minorHAnsi" w:cs="굴림" w:hint="eastAsia"/>
                    <w:color w:val="000000" w:themeColor="text1"/>
                    <w:kern w:val="0"/>
                    <w:sz w:val="14"/>
                    <w:szCs w:val="18"/>
                    <w:rPrChange w:id="9735" w:author="FURSYS" w:date="2025-12-04T15:42:00Z">
                      <w:rPr>
                        <w:rFonts w:ascii="굴림" w:eastAsia="굴림" w:hAnsi="굴림" w:cs="굴림" w:hint="eastAsia"/>
                        <w:color w:val="123456"/>
                        <w:kern w:val="0"/>
                        <w:sz w:val="18"/>
                        <w:szCs w:val="18"/>
                      </w:rPr>
                    </w:rPrChange>
                  </w:rPr>
                  <w:delText>작업</w:delText>
                </w:r>
              </w:del>
            </w:ins>
          </w:p>
        </w:tc>
      </w:tr>
      <w:tr w:rsidR="00A60C55" w:rsidRPr="000C7330" w:rsidDel="008076F4" w14:paraId="752489A4" w14:textId="4E6F3F17" w:rsidTr="00DE56DB">
        <w:trPr>
          <w:trHeight w:val="551"/>
          <w:ins w:id="9736" w:author="이승준 (Seungjun Lee)" w:date="2025-07-29T11:35:00Z"/>
          <w:del w:id="9737" w:author="FURSYS" w:date="2025-08-06T14:26:00Z"/>
        </w:trPr>
        <w:tc>
          <w:tcPr>
            <w:tcW w:w="580" w:type="dxa"/>
            <w:tcBorders>
              <w:top w:val="nil"/>
              <w:left w:val="single" w:sz="8" w:space="0" w:color="000000"/>
              <w:bottom w:val="single" w:sz="8" w:space="0" w:color="000000"/>
              <w:right w:val="single" w:sz="8" w:space="0" w:color="000000"/>
            </w:tcBorders>
            <w:tcMar>
              <w:top w:w="11" w:type="dxa"/>
              <w:left w:w="11" w:type="dxa"/>
              <w:bottom w:w="0" w:type="dxa"/>
              <w:right w:w="11" w:type="dxa"/>
            </w:tcMar>
            <w:vAlign w:val="center"/>
            <w:hideMark/>
          </w:tcPr>
          <w:p w14:paraId="2980A9D6" w14:textId="72858165" w:rsidR="002E2521" w:rsidRPr="000C7330" w:rsidDel="008076F4" w:rsidRDefault="002E2521">
            <w:pPr>
              <w:rPr>
                <w:ins w:id="9738" w:author="이승준 (Seungjun Lee)" w:date="2025-07-29T11:35:00Z"/>
                <w:del w:id="9739" w:author="FURSYS" w:date="2025-08-06T14:26:00Z"/>
                <w:rFonts w:eastAsiaTheme="minorHAnsi" w:cs="굴림"/>
                <w:color w:val="000000" w:themeColor="text1"/>
                <w:kern w:val="0"/>
                <w:sz w:val="14"/>
                <w:szCs w:val="18"/>
                <w:rPrChange w:id="9740" w:author="FURSYS" w:date="2025-12-04T15:42:00Z">
                  <w:rPr>
                    <w:ins w:id="9741" w:author="이승준 (Seungjun Lee)" w:date="2025-07-29T11:35:00Z"/>
                    <w:del w:id="9742" w:author="FURSYS" w:date="2025-08-06T14:26:00Z"/>
                    <w:rFonts w:ascii="굴림" w:eastAsia="굴림" w:hAnsi="굴림" w:cs="굴림"/>
                    <w:kern w:val="0"/>
                    <w:sz w:val="18"/>
                    <w:szCs w:val="18"/>
                  </w:rPr>
                </w:rPrChange>
              </w:rPr>
              <w:pPrChange w:id="9743" w:author="FURSYS" w:date="2025-08-06T14:26:00Z">
                <w:pPr>
                  <w:widowControl/>
                  <w:wordWrap/>
                  <w:autoSpaceDE/>
                  <w:autoSpaceDN/>
                  <w:jc w:val="center"/>
                </w:pPr>
              </w:pPrChange>
            </w:pPr>
            <w:ins w:id="9744" w:author="이승준 (Seungjun Lee)" w:date="2025-07-29T11:35:00Z">
              <w:del w:id="9745" w:author="FURSYS" w:date="2025-08-06T14:26:00Z">
                <w:r w:rsidRPr="000C7330" w:rsidDel="008076F4">
                  <w:rPr>
                    <w:rFonts w:eastAsiaTheme="minorHAnsi" w:cs="굴림"/>
                    <w:color w:val="000000" w:themeColor="text1"/>
                    <w:kern w:val="0"/>
                    <w:sz w:val="14"/>
                    <w:szCs w:val="18"/>
                    <w:rPrChange w:id="9746" w:author="FURSYS" w:date="2025-12-04T15:42:00Z">
                      <w:rPr>
                        <w:rFonts w:ascii="굴림" w:eastAsia="굴림" w:hAnsi="굴림" w:cs="굴림"/>
                        <w:color w:val="123456"/>
                        <w:kern w:val="0"/>
                        <w:sz w:val="18"/>
                        <w:szCs w:val="18"/>
                      </w:rPr>
                    </w:rPrChange>
                  </w:rPr>
                  <w:delText>2-1</w:delText>
                </w:r>
              </w:del>
            </w:ins>
          </w:p>
        </w:tc>
        <w:tc>
          <w:tcPr>
            <w:tcW w:w="2880" w:type="dxa"/>
            <w:tcBorders>
              <w:top w:val="nil"/>
              <w:left w:val="nil"/>
              <w:bottom w:val="single" w:sz="8" w:space="0" w:color="000000"/>
              <w:right w:val="single" w:sz="8" w:space="0" w:color="000000"/>
            </w:tcBorders>
            <w:tcMar>
              <w:top w:w="66" w:type="dxa"/>
              <w:left w:w="66" w:type="dxa"/>
              <w:bottom w:w="66" w:type="dxa"/>
              <w:right w:w="66" w:type="dxa"/>
            </w:tcMar>
            <w:vAlign w:val="center"/>
            <w:hideMark/>
          </w:tcPr>
          <w:p w14:paraId="480034A2" w14:textId="4E6F2A3C" w:rsidR="002E2521" w:rsidRPr="000C7330" w:rsidDel="008076F4" w:rsidRDefault="002E2521">
            <w:pPr>
              <w:rPr>
                <w:ins w:id="9747" w:author="이승준 (Seungjun Lee)" w:date="2025-07-29T11:35:00Z"/>
                <w:del w:id="9748" w:author="FURSYS" w:date="2025-08-06T14:26:00Z"/>
                <w:rFonts w:eastAsiaTheme="minorHAnsi" w:cs="굴림"/>
                <w:color w:val="000000" w:themeColor="text1"/>
                <w:kern w:val="0"/>
                <w:sz w:val="14"/>
                <w:szCs w:val="18"/>
                <w:rPrChange w:id="9749" w:author="FURSYS" w:date="2025-12-04T15:42:00Z">
                  <w:rPr>
                    <w:ins w:id="9750" w:author="이승준 (Seungjun Lee)" w:date="2025-07-29T11:35:00Z"/>
                    <w:del w:id="9751" w:author="FURSYS" w:date="2025-08-06T14:26:00Z"/>
                    <w:rFonts w:ascii="굴림" w:eastAsia="굴림" w:hAnsi="굴림" w:cs="굴림"/>
                    <w:kern w:val="0"/>
                    <w:sz w:val="18"/>
                    <w:szCs w:val="18"/>
                  </w:rPr>
                </w:rPrChange>
              </w:rPr>
              <w:pPrChange w:id="9752" w:author="FURSYS" w:date="2025-08-06T14:26:00Z">
                <w:pPr>
                  <w:widowControl/>
                  <w:wordWrap/>
                  <w:autoSpaceDE/>
                  <w:autoSpaceDN/>
                  <w:jc w:val="left"/>
                </w:pPr>
              </w:pPrChange>
            </w:pPr>
            <w:ins w:id="9753" w:author="이승준 (Seungjun Lee)" w:date="2025-07-29T11:35:00Z">
              <w:del w:id="9754" w:author="FURSYS" w:date="2025-08-06T14:26:00Z">
                <w:r w:rsidRPr="000C7330" w:rsidDel="008076F4">
                  <w:rPr>
                    <w:rFonts w:eastAsiaTheme="minorHAnsi" w:cs="굴림" w:hint="eastAsia"/>
                    <w:color w:val="000000" w:themeColor="text1"/>
                    <w:kern w:val="0"/>
                    <w:sz w:val="14"/>
                    <w:szCs w:val="18"/>
                    <w:rPrChange w:id="9755" w:author="FURSYS" w:date="2025-12-04T15:42:00Z">
                      <w:rPr>
                        <w:rFonts w:ascii="굴림" w:eastAsia="굴림" w:hAnsi="굴림" w:cs="굴림" w:hint="eastAsia"/>
                        <w:color w:val="123456"/>
                        <w:kern w:val="0"/>
                        <w:sz w:val="18"/>
                        <w:szCs w:val="18"/>
                      </w:rPr>
                    </w:rPrChange>
                  </w:rPr>
                  <w:delText>스카이</w:delText>
                </w:r>
                <w:r w:rsidRPr="000C7330" w:rsidDel="008076F4">
                  <w:rPr>
                    <w:rFonts w:eastAsiaTheme="minorHAnsi" w:cs="굴림"/>
                    <w:color w:val="000000" w:themeColor="text1"/>
                    <w:kern w:val="0"/>
                    <w:sz w:val="14"/>
                    <w:szCs w:val="18"/>
                    <w:rPrChange w:id="9756" w:author="FURSYS" w:date="2025-12-04T15:42:00Z">
                      <w:rPr>
                        <w:rFonts w:ascii="굴림" w:eastAsia="굴림" w:hAnsi="굴림" w:cs="굴림"/>
                        <w:color w:val="123456"/>
                        <w:kern w:val="0"/>
                        <w:sz w:val="18"/>
                        <w:szCs w:val="18"/>
                      </w:rPr>
                    </w:rPrChange>
                  </w:rPr>
                  <w:delText>(고소작업차)</w:delText>
                </w:r>
              </w:del>
            </w:ins>
          </w:p>
        </w:tc>
        <w:tc>
          <w:tcPr>
            <w:tcW w:w="5700" w:type="dxa"/>
            <w:tcBorders>
              <w:top w:val="nil"/>
              <w:left w:val="nil"/>
              <w:bottom w:val="single" w:sz="8" w:space="0" w:color="000000"/>
              <w:right w:val="single" w:sz="8" w:space="0" w:color="000000"/>
            </w:tcBorders>
            <w:tcMar>
              <w:top w:w="66" w:type="dxa"/>
              <w:left w:w="133" w:type="dxa"/>
              <w:bottom w:w="66" w:type="dxa"/>
              <w:right w:w="133" w:type="dxa"/>
            </w:tcMar>
            <w:vAlign w:val="center"/>
            <w:hideMark/>
          </w:tcPr>
          <w:p w14:paraId="4AF0060A" w14:textId="7A8EAC27" w:rsidR="002E2521" w:rsidRPr="000C7330" w:rsidDel="008076F4" w:rsidRDefault="002E2521">
            <w:pPr>
              <w:rPr>
                <w:ins w:id="9757" w:author="이승준 (Seungjun Lee)" w:date="2025-07-29T11:35:00Z"/>
                <w:del w:id="9758" w:author="FURSYS" w:date="2025-08-06T14:26:00Z"/>
                <w:rFonts w:eastAsiaTheme="minorHAnsi" w:cs="굴림"/>
                <w:color w:val="000000" w:themeColor="text1"/>
                <w:kern w:val="0"/>
                <w:sz w:val="14"/>
                <w:szCs w:val="18"/>
                <w:rPrChange w:id="9759" w:author="FURSYS" w:date="2025-12-04T15:42:00Z">
                  <w:rPr>
                    <w:ins w:id="9760" w:author="이승준 (Seungjun Lee)" w:date="2025-07-29T11:35:00Z"/>
                    <w:del w:id="9761" w:author="FURSYS" w:date="2025-08-06T14:26:00Z"/>
                    <w:rFonts w:ascii="굴림" w:eastAsia="굴림" w:hAnsi="굴림" w:cs="굴림"/>
                    <w:kern w:val="0"/>
                    <w:sz w:val="18"/>
                    <w:szCs w:val="18"/>
                  </w:rPr>
                </w:rPrChange>
              </w:rPr>
              <w:pPrChange w:id="9762" w:author="FURSYS" w:date="2025-08-06T14:26:00Z">
                <w:pPr>
                  <w:widowControl/>
                  <w:wordWrap/>
                  <w:autoSpaceDE/>
                  <w:autoSpaceDN/>
                  <w:jc w:val="left"/>
                </w:pPr>
              </w:pPrChange>
            </w:pPr>
            <w:ins w:id="9763" w:author="이승준 (Seungjun Lee)" w:date="2025-07-29T11:35:00Z">
              <w:del w:id="9764" w:author="FURSYS" w:date="2025-08-06T14:26:00Z">
                <w:r w:rsidRPr="000C7330" w:rsidDel="008076F4">
                  <w:rPr>
                    <w:rFonts w:eastAsiaTheme="minorHAnsi" w:cs="굴림" w:hint="eastAsia"/>
                    <w:color w:val="000000" w:themeColor="text1"/>
                    <w:kern w:val="0"/>
                    <w:sz w:val="14"/>
                    <w:szCs w:val="18"/>
                    <w:rPrChange w:id="9765" w:author="FURSYS" w:date="2025-12-04T15:42:00Z">
                      <w:rPr>
                        <w:rFonts w:ascii="굴림" w:eastAsia="굴림" w:hAnsi="굴림" w:cs="굴림" w:hint="eastAsia"/>
                        <w:color w:val="123456"/>
                        <w:kern w:val="0"/>
                        <w:sz w:val="18"/>
                        <w:szCs w:val="18"/>
                      </w:rPr>
                    </w:rPrChange>
                  </w:rPr>
                  <w:delText> 스카이</w:delText>
                </w:r>
                <w:r w:rsidRPr="000C7330" w:rsidDel="008076F4">
                  <w:rPr>
                    <w:rFonts w:eastAsiaTheme="minorHAnsi" w:cs="굴림"/>
                    <w:color w:val="000000" w:themeColor="text1"/>
                    <w:kern w:val="0"/>
                    <w:sz w:val="14"/>
                    <w:szCs w:val="18"/>
                    <w:rPrChange w:id="9766" w:author="FURSYS" w:date="2025-12-04T15:42:00Z">
                      <w:rPr>
                        <w:rFonts w:ascii="굴림" w:eastAsia="굴림" w:hAnsi="굴림" w:cs="굴림"/>
                        <w:color w:val="123456"/>
                        <w:kern w:val="0"/>
                        <w:sz w:val="18"/>
                        <w:szCs w:val="18"/>
                      </w:rPr>
                    </w:rPrChange>
                  </w:rPr>
                  <w:delText xml:space="preserve">(고소작업차) 이용 </w:delText>
                </w:r>
                <w:r w:rsidRPr="000C7330" w:rsidDel="008076F4">
                  <w:rPr>
                    <w:rFonts w:eastAsiaTheme="minorHAnsi" w:cs="굴림" w:hint="eastAsia"/>
                    <w:color w:val="000000" w:themeColor="text1"/>
                    <w:kern w:val="0"/>
                    <w:sz w:val="14"/>
                    <w:szCs w:val="18"/>
                    <w:rPrChange w:id="9767" w:author="FURSYS" w:date="2025-12-04T15:42:00Z">
                      <w:rPr>
                        <w:rFonts w:ascii="굴림" w:eastAsia="굴림" w:hAnsi="굴림" w:cs="굴림" w:hint="eastAsia"/>
                        <w:color w:val="123456"/>
                        <w:kern w:val="0"/>
                        <w:sz w:val="18"/>
                        <w:szCs w:val="18"/>
                      </w:rPr>
                    </w:rPrChange>
                  </w:rPr>
                  <w:delText>작업</w:delText>
                </w:r>
              </w:del>
            </w:ins>
          </w:p>
        </w:tc>
      </w:tr>
      <w:tr w:rsidR="00A60C55" w:rsidRPr="000C7330" w:rsidDel="008076F4" w14:paraId="27C76714" w14:textId="0B07469A" w:rsidTr="00DE56DB">
        <w:trPr>
          <w:trHeight w:val="551"/>
          <w:ins w:id="9768" w:author="이승준 (Seungjun Lee)" w:date="2025-07-29T11:35:00Z"/>
          <w:del w:id="9769" w:author="FURSYS" w:date="2025-08-06T14:26:00Z"/>
        </w:trPr>
        <w:tc>
          <w:tcPr>
            <w:tcW w:w="580" w:type="dxa"/>
            <w:tcBorders>
              <w:top w:val="nil"/>
              <w:left w:val="single" w:sz="8" w:space="0" w:color="000000"/>
              <w:bottom w:val="single" w:sz="8" w:space="0" w:color="000000"/>
              <w:right w:val="single" w:sz="8" w:space="0" w:color="000000"/>
            </w:tcBorders>
            <w:tcMar>
              <w:top w:w="11" w:type="dxa"/>
              <w:left w:w="11" w:type="dxa"/>
              <w:bottom w:w="0" w:type="dxa"/>
              <w:right w:w="11" w:type="dxa"/>
            </w:tcMar>
            <w:vAlign w:val="center"/>
            <w:hideMark/>
          </w:tcPr>
          <w:p w14:paraId="15C15AE2" w14:textId="144E5564" w:rsidR="002E2521" w:rsidRPr="000C7330" w:rsidDel="008076F4" w:rsidRDefault="002E2521">
            <w:pPr>
              <w:rPr>
                <w:ins w:id="9770" w:author="이승준 (Seungjun Lee)" w:date="2025-07-29T11:35:00Z"/>
                <w:del w:id="9771" w:author="FURSYS" w:date="2025-08-06T14:26:00Z"/>
                <w:rFonts w:eastAsiaTheme="minorHAnsi" w:cs="굴림"/>
                <w:color w:val="000000" w:themeColor="text1"/>
                <w:kern w:val="0"/>
                <w:sz w:val="14"/>
                <w:szCs w:val="18"/>
                <w:rPrChange w:id="9772" w:author="FURSYS" w:date="2025-12-04T15:42:00Z">
                  <w:rPr>
                    <w:ins w:id="9773" w:author="이승준 (Seungjun Lee)" w:date="2025-07-29T11:35:00Z"/>
                    <w:del w:id="9774" w:author="FURSYS" w:date="2025-08-06T14:26:00Z"/>
                    <w:rFonts w:ascii="굴림" w:eastAsia="굴림" w:hAnsi="굴림" w:cs="굴림"/>
                    <w:kern w:val="0"/>
                    <w:sz w:val="18"/>
                    <w:szCs w:val="18"/>
                  </w:rPr>
                </w:rPrChange>
              </w:rPr>
              <w:pPrChange w:id="9775" w:author="FURSYS" w:date="2025-08-06T14:26:00Z">
                <w:pPr>
                  <w:widowControl/>
                  <w:wordWrap/>
                  <w:autoSpaceDE/>
                  <w:autoSpaceDN/>
                  <w:jc w:val="center"/>
                </w:pPr>
              </w:pPrChange>
            </w:pPr>
            <w:ins w:id="9776" w:author="이승준 (Seungjun Lee)" w:date="2025-07-29T11:35:00Z">
              <w:del w:id="9777" w:author="FURSYS" w:date="2025-08-06T14:26:00Z">
                <w:r w:rsidRPr="000C7330" w:rsidDel="008076F4">
                  <w:rPr>
                    <w:rFonts w:eastAsiaTheme="minorHAnsi" w:cs="굴림"/>
                    <w:color w:val="000000" w:themeColor="text1"/>
                    <w:kern w:val="0"/>
                    <w:sz w:val="14"/>
                    <w:szCs w:val="18"/>
                    <w:rPrChange w:id="9778" w:author="FURSYS" w:date="2025-12-04T15:42:00Z">
                      <w:rPr>
                        <w:rFonts w:ascii="굴림" w:eastAsia="굴림" w:hAnsi="굴림" w:cs="굴림"/>
                        <w:color w:val="123456"/>
                        <w:kern w:val="0"/>
                        <w:sz w:val="18"/>
                        <w:szCs w:val="18"/>
                      </w:rPr>
                    </w:rPrChange>
                  </w:rPr>
                  <w:lastRenderedPageBreak/>
                  <w:delText>2-2</w:delText>
                </w:r>
              </w:del>
            </w:ins>
          </w:p>
        </w:tc>
        <w:tc>
          <w:tcPr>
            <w:tcW w:w="2880" w:type="dxa"/>
            <w:tcBorders>
              <w:top w:val="nil"/>
              <w:left w:val="nil"/>
              <w:bottom w:val="single" w:sz="8" w:space="0" w:color="000000"/>
              <w:right w:val="single" w:sz="8" w:space="0" w:color="000000"/>
            </w:tcBorders>
            <w:tcMar>
              <w:top w:w="66" w:type="dxa"/>
              <w:left w:w="66" w:type="dxa"/>
              <w:bottom w:w="66" w:type="dxa"/>
              <w:right w:w="66" w:type="dxa"/>
            </w:tcMar>
            <w:vAlign w:val="center"/>
            <w:hideMark/>
          </w:tcPr>
          <w:p w14:paraId="35C83EC8" w14:textId="0FFB8C91" w:rsidR="002E2521" w:rsidRPr="000C7330" w:rsidDel="008076F4" w:rsidRDefault="002E2521">
            <w:pPr>
              <w:rPr>
                <w:ins w:id="9779" w:author="이승준 (Seungjun Lee)" w:date="2025-07-29T11:35:00Z"/>
                <w:del w:id="9780" w:author="FURSYS" w:date="2025-08-06T14:26:00Z"/>
                <w:rFonts w:eastAsiaTheme="minorHAnsi" w:cs="굴림"/>
                <w:color w:val="000000" w:themeColor="text1"/>
                <w:kern w:val="0"/>
                <w:sz w:val="14"/>
                <w:szCs w:val="18"/>
                <w:rPrChange w:id="9781" w:author="FURSYS" w:date="2025-12-04T15:42:00Z">
                  <w:rPr>
                    <w:ins w:id="9782" w:author="이승준 (Seungjun Lee)" w:date="2025-07-29T11:35:00Z"/>
                    <w:del w:id="9783" w:author="FURSYS" w:date="2025-08-06T14:26:00Z"/>
                    <w:rFonts w:ascii="굴림" w:eastAsia="굴림" w:hAnsi="굴림" w:cs="굴림"/>
                    <w:kern w:val="0"/>
                    <w:sz w:val="18"/>
                    <w:szCs w:val="18"/>
                  </w:rPr>
                </w:rPrChange>
              </w:rPr>
              <w:pPrChange w:id="9784" w:author="FURSYS" w:date="2025-08-06T14:26:00Z">
                <w:pPr>
                  <w:widowControl/>
                  <w:wordWrap/>
                  <w:autoSpaceDE/>
                  <w:autoSpaceDN/>
                  <w:jc w:val="left"/>
                </w:pPr>
              </w:pPrChange>
            </w:pPr>
            <w:ins w:id="9785" w:author="이승준 (Seungjun Lee)" w:date="2025-07-29T11:35:00Z">
              <w:del w:id="9786" w:author="FURSYS" w:date="2025-08-06T14:26:00Z">
                <w:r w:rsidRPr="000C7330" w:rsidDel="008076F4">
                  <w:rPr>
                    <w:rFonts w:eastAsiaTheme="minorHAnsi" w:cs="굴림" w:hint="eastAsia"/>
                    <w:color w:val="000000" w:themeColor="text1"/>
                    <w:kern w:val="0"/>
                    <w:sz w:val="14"/>
                    <w:szCs w:val="18"/>
                    <w:rPrChange w:id="9787" w:author="FURSYS" w:date="2025-12-04T15:42:00Z">
                      <w:rPr>
                        <w:rFonts w:ascii="굴림" w:eastAsia="굴림" w:hAnsi="굴림" w:cs="굴림" w:hint="eastAsia"/>
                        <w:color w:val="123456"/>
                        <w:kern w:val="0"/>
                        <w:sz w:val="18"/>
                        <w:szCs w:val="18"/>
                      </w:rPr>
                    </w:rPrChange>
                  </w:rPr>
                  <w:delText>이동식</w:delText>
                </w:r>
                <w:r w:rsidRPr="000C7330" w:rsidDel="008076F4">
                  <w:rPr>
                    <w:rFonts w:eastAsiaTheme="minorHAnsi" w:cs="굴림"/>
                    <w:color w:val="000000" w:themeColor="text1"/>
                    <w:kern w:val="0"/>
                    <w:sz w:val="14"/>
                    <w:szCs w:val="18"/>
                    <w:rPrChange w:id="9788"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789" w:author="FURSYS" w:date="2025-12-04T15:42:00Z">
                      <w:rPr>
                        <w:rFonts w:ascii="굴림" w:eastAsia="굴림" w:hAnsi="굴림" w:cs="굴림" w:hint="eastAsia"/>
                        <w:color w:val="123456"/>
                        <w:kern w:val="0"/>
                        <w:sz w:val="18"/>
                        <w:szCs w:val="18"/>
                      </w:rPr>
                    </w:rPrChange>
                  </w:rPr>
                  <w:delText>크레인</w:delText>
                </w:r>
              </w:del>
            </w:ins>
          </w:p>
        </w:tc>
        <w:tc>
          <w:tcPr>
            <w:tcW w:w="5700" w:type="dxa"/>
            <w:tcBorders>
              <w:top w:val="nil"/>
              <w:left w:val="nil"/>
              <w:bottom w:val="single" w:sz="8" w:space="0" w:color="000000"/>
              <w:right w:val="single" w:sz="8" w:space="0" w:color="000000"/>
            </w:tcBorders>
            <w:tcMar>
              <w:top w:w="66" w:type="dxa"/>
              <w:left w:w="133" w:type="dxa"/>
              <w:bottom w:w="66" w:type="dxa"/>
              <w:right w:w="133" w:type="dxa"/>
            </w:tcMar>
            <w:vAlign w:val="center"/>
            <w:hideMark/>
          </w:tcPr>
          <w:p w14:paraId="5E1D5EB6" w14:textId="4E616FB5" w:rsidR="002E2521" w:rsidRPr="000C7330" w:rsidDel="008076F4" w:rsidRDefault="002E2521">
            <w:pPr>
              <w:rPr>
                <w:ins w:id="9790" w:author="이승준 (Seungjun Lee)" w:date="2025-07-29T11:35:00Z"/>
                <w:del w:id="9791" w:author="FURSYS" w:date="2025-08-06T14:26:00Z"/>
                <w:rFonts w:eastAsiaTheme="minorHAnsi" w:cs="굴림"/>
                <w:color w:val="000000" w:themeColor="text1"/>
                <w:kern w:val="0"/>
                <w:sz w:val="14"/>
                <w:szCs w:val="18"/>
                <w:rPrChange w:id="9792" w:author="FURSYS" w:date="2025-12-04T15:42:00Z">
                  <w:rPr>
                    <w:ins w:id="9793" w:author="이승준 (Seungjun Lee)" w:date="2025-07-29T11:35:00Z"/>
                    <w:del w:id="9794" w:author="FURSYS" w:date="2025-08-06T14:26:00Z"/>
                    <w:rFonts w:ascii="굴림" w:eastAsia="굴림" w:hAnsi="굴림" w:cs="굴림"/>
                    <w:kern w:val="0"/>
                    <w:sz w:val="18"/>
                    <w:szCs w:val="18"/>
                  </w:rPr>
                </w:rPrChange>
              </w:rPr>
              <w:pPrChange w:id="9795" w:author="FURSYS" w:date="2025-08-06T14:26:00Z">
                <w:pPr>
                  <w:widowControl/>
                  <w:wordWrap/>
                  <w:autoSpaceDE/>
                  <w:autoSpaceDN/>
                  <w:jc w:val="left"/>
                </w:pPr>
              </w:pPrChange>
            </w:pPr>
            <w:ins w:id="9796" w:author="이승준 (Seungjun Lee)" w:date="2025-07-29T11:35:00Z">
              <w:del w:id="9797" w:author="FURSYS" w:date="2025-08-06T14:26:00Z">
                <w:r w:rsidRPr="000C7330" w:rsidDel="008076F4">
                  <w:rPr>
                    <w:rFonts w:eastAsiaTheme="minorHAnsi" w:cs="굴림" w:hint="eastAsia"/>
                    <w:color w:val="000000" w:themeColor="text1"/>
                    <w:kern w:val="0"/>
                    <w:sz w:val="14"/>
                    <w:szCs w:val="18"/>
                    <w:rPrChange w:id="9798" w:author="FURSYS" w:date="2025-12-04T15:42:00Z">
                      <w:rPr>
                        <w:rFonts w:ascii="굴림" w:eastAsia="굴림" w:hAnsi="굴림" w:cs="굴림" w:hint="eastAsia"/>
                        <w:color w:val="123456"/>
                        <w:kern w:val="0"/>
                        <w:sz w:val="18"/>
                        <w:szCs w:val="18"/>
                      </w:rPr>
                    </w:rPrChange>
                  </w:rPr>
                  <w:delText>이동식</w:delText>
                </w:r>
                <w:r w:rsidRPr="000C7330" w:rsidDel="008076F4">
                  <w:rPr>
                    <w:rFonts w:eastAsiaTheme="minorHAnsi" w:cs="굴림"/>
                    <w:color w:val="000000" w:themeColor="text1"/>
                    <w:kern w:val="0"/>
                    <w:sz w:val="14"/>
                    <w:szCs w:val="18"/>
                    <w:rPrChange w:id="9799"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800" w:author="FURSYS" w:date="2025-12-04T15:42:00Z">
                      <w:rPr>
                        <w:rFonts w:ascii="굴림" w:eastAsia="굴림" w:hAnsi="굴림" w:cs="굴림" w:hint="eastAsia"/>
                        <w:color w:val="123456"/>
                        <w:kern w:val="0"/>
                        <w:sz w:val="18"/>
                        <w:szCs w:val="18"/>
                      </w:rPr>
                    </w:rPrChange>
                  </w:rPr>
                  <w:delText>크레인</w:delText>
                </w:r>
                <w:r w:rsidRPr="000C7330" w:rsidDel="008076F4">
                  <w:rPr>
                    <w:rFonts w:eastAsiaTheme="minorHAnsi" w:cs="굴림"/>
                    <w:color w:val="000000" w:themeColor="text1"/>
                    <w:kern w:val="0"/>
                    <w:sz w:val="14"/>
                    <w:szCs w:val="18"/>
                    <w:rPrChange w:id="9801"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802" w:author="FURSYS" w:date="2025-12-04T15:42:00Z">
                      <w:rPr>
                        <w:rFonts w:ascii="굴림" w:eastAsia="굴림" w:hAnsi="굴림" w:cs="굴림" w:hint="eastAsia"/>
                        <w:color w:val="123456"/>
                        <w:kern w:val="0"/>
                        <w:sz w:val="18"/>
                        <w:szCs w:val="18"/>
                      </w:rPr>
                    </w:rPrChange>
                  </w:rPr>
                  <w:delText>이용</w:delText>
                </w:r>
                <w:r w:rsidRPr="000C7330" w:rsidDel="008076F4">
                  <w:rPr>
                    <w:rFonts w:eastAsiaTheme="minorHAnsi" w:cs="굴림"/>
                    <w:color w:val="000000" w:themeColor="text1"/>
                    <w:kern w:val="0"/>
                    <w:sz w:val="14"/>
                    <w:szCs w:val="18"/>
                    <w:rPrChange w:id="9803"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804" w:author="FURSYS" w:date="2025-12-04T15:42:00Z">
                      <w:rPr>
                        <w:rFonts w:ascii="굴림" w:eastAsia="굴림" w:hAnsi="굴림" w:cs="굴림" w:hint="eastAsia"/>
                        <w:color w:val="123456"/>
                        <w:kern w:val="0"/>
                        <w:sz w:val="18"/>
                        <w:szCs w:val="18"/>
                      </w:rPr>
                    </w:rPrChange>
                  </w:rPr>
                  <w:delText>작업</w:delText>
                </w:r>
              </w:del>
            </w:ins>
          </w:p>
        </w:tc>
      </w:tr>
      <w:tr w:rsidR="00A60C55" w:rsidRPr="000C7330" w:rsidDel="008076F4" w14:paraId="69FDD7D0" w14:textId="4AA3A043" w:rsidTr="00DE56DB">
        <w:trPr>
          <w:trHeight w:val="551"/>
          <w:ins w:id="9805" w:author="이승준 (Seungjun Lee)" w:date="2025-07-29T11:35:00Z"/>
          <w:del w:id="9806" w:author="FURSYS" w:date="2025-08-06T14:26:00Z"/>
        </w:trPr>
        <w:tc>
          <w:tcPr>
            <w:tcW w:w="580" w:type="dxa"/>
            <w:tcBorders>
              <w:top w:val="nil"/>
              <w:left w:val="single" w:sz="8" w:space="0" w:color="000000"/>
              <w:bottom w:val="single" w:sz="8" w:space="0" w:color="000000"/>
              <w:right w:val="single" w:sz="8" w:space="0" w:color="000000"/>
            </w:tcBorders>
            <w:tcMar>
              <w:top w:w="11" w:type="dxa"/>
              <w:left w:w="11" w:type="dxa"/>
              <w:bottom w:w="0" w:type="dxa"/>
              <w:right w:w="11" w:type="dxa"/>
            </w:tcMar>
            <w:vAlign w:val="center"/>
            <w:hideMark/>
          </w:tcPr>
          <w:p w14:paraId="27CA2084" w14:textId="0982D0F8" w:rsidR="002E2521" w:rsidRPr="000C7330" w:rsidDel="008076F4" w:rsidRDefault="002E2521">
            <w:pPr>
              <w:rPr>
                <w:ins w:id="9807" w:author="이승준 (Seungjun Lee)" w:date="2025-07-29T11:35:00Z"/>
                <w:del w:id="9808" w:author="FURSYS" w:date="2025-08-06T14:26:00Z"/>
                <w:rFonts w:eastAsiaTheme="minorHAnsi" w:cs="굴림"/>
                <w:color w:val="000000" w:themeColor="text1"/>
                <w:kern w:val="0"/>
                <w:sz w:val="14"/>
                <w:szCs w:val="18"/>
                <w:rPrChange w:id="9809" w:author="FURSYS" w:date="2025-12-04T15:42:00Z">
                  <w:rPr>
                    <w:ins w:id="9810" w:author="이승준 (Seungjun Lee)" w:date="2025-07-29T11:35:00Z"/>
                    <w:del w:id="9811" w:author="FURSYS" w:date="2025-08-06T14:26:00Z"/>
                    <w:rFonts w:ascii="굴림" w:eastAsia="굴림" w:hAnsi="굴림" w:cs="굴림"/>
                    <w:kern w:val="0"/>
                    <w:sz w:val="18"/>
                    <w:szCs w:val="18"/>
                  </w:rPr>
                </w:rPrChange>
              </w:rPr>
              <w:pPrChange w:id="9812" w:author="FURSYS" w:date="2025-08-06T14:26:00Z">
                <w:pPr>
                  <w:widowControl/>
                  <w:wordWrap/>
                  <w:autoSpaceDE/>
                  <w:autoSpaceDN/>
                  <w:jc w:val="center"/>
                </w:pPr>
              </w:pPrChange>
            </w:pPr>
            <w:ins w:id="9813" w:author="이승준 (Seungjun Lee)" w:date="2025-07-29T11:35:00Z">
              <w:del w:id="9814" w:author="FURSYS" w:date="2025-08-06T14:26:00Z">
                <w:r w:rsidRPr="000C7330" w:rsidDel="008076F4">
                  <w:rPr>
                    <w:rFonts w:eastAsiaTheme="minorHAnsi" w:cs="굴림"/>
                    <w:color w:val="000000" w:themeColor="text1"/>
                    <w:kern w:val="0"/>
                    <w:sz w:val="14"/>
                    <w:szCs w:val="18"/>
                    <w:rPrChange w:id="9815" w:author="FURSYS" w:date="2025-12-04T15:42:00Z">
                      <w:rPr>
                        <w:rFonts w:ascii="굴림" w:eastAsia="굴림" w:hAnsi="굴림" w:cs="굴림"/>
                        <w:color w:val="123456"/>
                        <w:kern w:val="0"/>
                        <w:sz w:val="18"/>
                        <w:szCs w:val="18"/>
                      </w:rPr>
                    </w:rPrChange>
                  </w:rPr>
                  <w:delText>3</w:delText>
                </w:r>
              </w:del>
            </w:ins>
          </w:p>
        </w:tc>
        <w:tc>
          <w:tcPr>
            <w:tcW w:w="2880" w:type="dxa"/>
            <w:tcBorders>
              <w:top w:val="nil"/>
              <w:left w:val="nil"/>
              <w:bottom w:val="single" w:sz="8" w:space="0" w:color="000000"/>
              <w:right w:val="single" w:sz="8" w:space="0" w:color="000000"/>
            </w:tcBorders>
            <w:tcMar>
              <w:top w:w="66" w:type="dxa"/>
              <w:left w:w="66" w:type="dxa"/>
              <w:bottom w:w="66" w:type="dxa"/>
              <w:right w:w="66" w:type="dxa"/>
            </w:tcMar>
            <w:vAlign w:val="center"/>
            <w:hideMark/>
          </w:tcPr>
          <w:p w14:paraId="104E2EEA" w14:textId="1DD7B146" w:rsidR="002E2521" w:rsidRPr="000C7330" w:rsidDel="008076F4" w:rsidRDefault="002E2521">
            <w:pPr>
              <w:rPr>
                <w:ins w:id="9816" w:author="이승준 (Seungjun Lee)" w:date="2025-07-29T11:35:00Z"/>
                <w:del w:id="9817" w:author="FURSYS" w:date="2025-08-06T14:26:00Z"/>
                <w:rFonts w:eastAsiaTheme="minorHAnsi" w:cs="굴림"/>
                <w:color w:val="000000" w:themeColor="text1"/>
                <w:kern w:val="0"/>
                <w:sz w:val="14"/>
                <w:szCs w:val="18"/>
                <w:rPrChange w:id="9818" w:author="FURSYS" w:date="2025-12-04T15:42:00Z">
                  <w:rPr>
                    <w:ins w:id="9819" w:author="이승준 (Seungjun Lee)" w:date="2025-07-29T11:35:00Z"/>
                    <w:del w:id="9820" w:author="FURSYS" w:date="2025-08-06T14:26:00Z"/>
                    <w:rFonts w:ascii="굴림" w:eastAsia="굴림" w:hAnsi="굴림" w:cs="굴림"/>
                    <w:kern w:val="0"/>
                    <w:sz w:val="18"/>
                    <w:szCs w:val="18"/>
                  </w:rPr>
                </w:rPrChange>
              </w:rPr>
              <w:pPrChange w:id="9821" w:author="FURSYS" w:date="2025-08-06T14:26:00Z">
                <w:pPr>
                  <w:widowControl/>
                  <w:wordWrap/>
                  <w:autoSpaceDE/>
                  <w:autoSpaceDN/>
                  <w:jc w:val="left"/>
                </w:pPr>
              </w:pPrChange>
            </w:pPr>
            <w:ins w:id="9822" w:author="이승준 (Seungjun Lee)" w:date="2025-07-29T11:35:00Z">
              <w:del w:id="9823" w:author="FURSYS" w:date="2025-08-06T14:26:00Z">
                <w:r w:rsidRPr="000C7330" w:rsidDel="008076F4">
                  <w:rPr>
                    <w:rFonts w:eastAsiaTheme="minorHAnsi" w:cs="굴림" w:hint="eastAsia"/>
                    <w:color w:val="000000" w:themeColor="text1"/>
                    <w:kern w:val="0"/>
                    <w:sz w:val="14"/>
                    <w:szCs w:val="18"/>
                    <w:rPrChange w:id="9824" w:author="FURSYS" w:date="2025-12-04T15:42:00Z">
                      <w:rPr>
                        <w:rFonts w:ascii="굴림" w:eastAsia="굴림" w:hAnsi="굴림" w:cs="굴림" w:hint="eastAsia"/>
                        <w:color w:val="123456"/>
                        <w:kern w:val="0"/>
                        <w:sz w:val="18"/>
                        <w:szCs w:val="18"/>
                      </w:rPr>
                    </w:rPrChange>
                  </w:rPr>
                  <w:delText>비계</w:delText>
                </w:r>
              </w:del>
            </w:ins>
          </w:p>
        </w:tc>
        <w:tc>
          <w:tcPr>
            <w:tcW w:w="5700" w:type="dxa"/>
            <w:tcBorders>
              <w:top w:val="nil"/>
              <w:left w:val="nil"/>
              <w:bottom w:val="single" w:sz="8" w:space="0" w:color="000000"/>
              <w:right w:val="single" w:sz="8" w:space="0" w:color="000000"/>
            </w:tcBorders>
            <w:tcMar>
              <w:top w:w="66" w:type="dxa"/>
              <w:left w:w="133" w:type="dxa"/>
              <w:bottom w:w="66" w:type="dxa"/>
              <w:right w:w="133" w:type="dxa"/>
            </w:tcMar>
            <w:vAlign w:val="center"/>
            <w:hideMark/>
          </w:tcPr>
          <w:p w14:paraId="226A7B03" w14:textId="1C1AC927" w:rsidR="002E2521" w:rsidRPr="000C7330" w:rsidDel="008076F4" w:rsidRDefault="002E2521">
            <w:pPr>
              <w:rPr>
                <w:ins w:id="9825" w:author="이승준 (Seungjun Lee)" w:date="2025-07-29T11:35:00Z"/>
                <w:del w:id="9826" w:author="FURSYS" w:date="2025-08-06T14:26:00Z"/>
                <w:rFonts w:eastAsiaTheme="minorHAnsi" w:cs="굴림"/>
                <w:color w:val="000000" w:themeColor="text1"/>
                <w:kern w:val="0"/>
                <w:sz w:val="14"/>
                <w:szCs w:val="18"/>
                <w:rPrChange w:id="9827" w:author="FURSYS" w:date="2025-12-04T15:42:00Z">
                  <w:rPr>
                    <w:ins w:id="9828" w:author="이승준 (Seungjun Lee)" w:date="2025-07-29T11:35:00Z"/>
                    <w:del w:id="9829" w:author="FURSYS" w:date="2025-08-06T14:26:00Z"/>
                    <w:rFonts w:ascii="굴림" w:eastAsia="굴림" w:hAnsi="굴림" w:cs="굴림"/>
                    <w:kern w:val="0"/>
                    <w:sz w:val="18"/>
                    <w:szCs w:val="18"/>
                  </w:rPr>
                </w:rPrChange>
              </w:rPr>
              <w:pPrChange w:id="9830" w:author="FURSYS" w:date="2025-08-06T14:26:00Z">
                <w:pPr>
                  <w:widowControl/>
                  <w:wordWrap/>
                  <w:autoSpaceDE/>
                  <w:autoSpaceDN/>
                  <w:jc w:val="left"/>
                </w:pPr>
              </w:pPrChange>
            </w:pPr>
            <w:ins w:id="9831" w:author="이승준 (Seungjun Lee)" w:date="2025-07-29T11:35:00Z">
              <w:del w:id="9832" w:author="FURSYS" w:date="2025-08-06T14:26:00Z">
                <w:r w:rsidRPr="000C7330" w:rsidDel="008076F4">
                  <w:rPr>
                    <w:rFonts w:eastAsiaTheme="minorHAnsi" w:cs="굴림" w:hint="eastAsia"/>
                    <w:color w:val="000000" w:themeColor="text1"/>
                    <w:kern w:val="0"/>
                    <w:sz w:val="14"/>
                    <w:szCs w:val="18"/>
                    <w:rPrChange w:id="9833" w:author="FURSYS" w:date="2025-12-04T15:42:00Z">
                      <w:rPr>
                        <w:rFonts w:ascii="굴림" w:eastAsia="굴림" w:hAnsi="굴림" w:cs="굴림" w:hint="eastAsia"/>
                        <w:color w:val="123456"/>
                        <w:kern w:val="0"/>
                        <w:sz w:val="18"/>
                        <w:szCs w:val="18"/>
                      </w:rPr>
                    </w:rPrChange>
                  </w:rPr>
                  <w:delText>비계</w:delText>
                </w:r>
                <w:r w:rsidRPr="000C7330" w:rsidDel="008076F4">
                  <w:rPr>
                    <w:rFonts w:eastAsiaTheme="minorHAnsi" w:cs="굴림"/>
                    <w:color w:val="000000" w:themeColor="text1"/>
                    <w:kern w:val="0"/>
                    <w:sz w:val="14"/>
                    <w:szCs w:val="18"/>
                    <w:rPrChange w:id="9834"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835" w:author="FURSYS" w:date="2025-12-04T15:42:00Z">
                      <w:rPr>
                        <w:rFonts w:ascii="굴림" w:eastAsia="굴림" w:hAnsi="굴림" w:cs="굴림" w:hint="eastAsia"/>
                        <w:color w:val="123456"/>
                        <w:kern w:val="0"/>
                        <w:sz w:val="18"/>
                        <w:szCs w:val="18"/>
                      </w:rPr>
                    </w:rPrChange>
                  </w:rPr>
                  <w:delText>조립</w:delText>
                </w:r>
                <w:r w:rsidRPr="000C7330" w:rsidDel="008076F4">
                  <w:rPr>
                    <w:rFonts w:eastAsiaTheme="minorHAnsi" w:cs="맑은 고딕"/>
                    <w:color w:val="000000" w:themeColor="text1"/>
                    <w:kern w:val="0"/>
                    <w:sz w:val="14"/>
                    <w:szCs w:val="18"/>
                    <w:rPrChange w:id="9836" w:author="FURSYS" w:date="2025-12-04T15:42:00Z">
                      <w:rPr>
                        <w:rFonts w:ascii="굴림" w:eastAsia="굴림" w:hAnsi="굴림" w:cs="굴림"/>
                        <w:color w:val="123456"/>
                        <w:kern w:val="0"/>
                        <w:sz w:val="18"/>
                        <w:szCs w:val="18"/>
                      </w:rPr>
                    </w:rPrChange>
                  </w:rPr>
                  <w:delText>∙</w:delText>
                </w:r>
                <w:r w:rsidRPr="000C7330" w:rsidDel="008076F4">
                  <w:rPr>
                    <w:rFonts w:eastAsiaTheme="minorHAnsi" w:cs="Noto Sans CJK KR Regular" w:hint="eastAsia"/>
                    <w:color w:val="000000" w:themeColor="text1"/>
                    <w:kern w:val="0"/>
                    <w:sz w:val="14"/>
                    <w:szCs w:val="18"/>
                    <w:rPrChange w:id="9837" w:author="FURSYS" w:date="2025-12-04T15:42:00Z">
                      <w:rPr>
                        <w:rFonts w:ascii="굴림" w:eastAsia="굴림" w:hAnsi="굴림" w:cs="굴림" w:hint="eastAsia"/>
                        <w:color w:val="123456"/>
                        <w:kern w:val="0"/>
                        <w:sz w:val="18"/>
                        <w:szCs w:val="18"/>
                      </w:rPr>
                    </w:rPrChange>
                  </w:rPr>
                  <w:delText>해체</w:delText>
                </w:r>
                <w:r w:rsidRPr="000C7330" w:rsidDel="008076F4">
                  <w:rPr>
                    <w:rFonts w:eastAsiaTheme="minorHAnsi" w:cs="굴림"/>
                    <w:color w:val="000000" w:themeColor="text1"/>
                    <w:kern w:val="0"/>
                    <w:sz w:val="14"/>
                    <w:szCs w:val="18"/>
                    <w:rPrChange w:id="9838" w:author="FURSYS" w:date="2025-12-04T15:42:00Z">
                      <w:rPr>
                        <w:rFonts w:ascii="굴림" w:eastAsia="굴림" w:hAnsi="굴림" w:cs="굴림"/>
                        <w:color w:val="123456"/>
                        <w:kern w:val="0"/>
                        <w:sz w:val="18"/>
                        <w:szCs w:val="18"/>
                      </w:rPr>
                    </w:rPrChange>
                  </w:rPr>
                  <w:delText xml:space="preserve"> 작업</w:delText>
                </w:r>
              </w:del>
            </w:ins>
          </w:p>
        </w:tc>
      </w:tr>
      <w:tr w:rsidR="00A60C55" w:rsidRPr="000C7330" w:rsidDel="008076F4" w14:paraId="22F63E26" w14:textId="0301068E" w:rsidTr="00DE56DB">
        <w:trPr>
          <w:trHeight w:val="551"/>
          <w:ins w:id="9839" w:author="이승준 (Seungjun Lee)" w:date="2025-07-29T11:35:00Z"/>
          <w:del w:id="9840" w:author="FURSYS" w:date="2025-08-06T14:26:00Z"/>
        </w:trPr>
        <w:tc>
          <w:tcPr>
            <w:tcW w:w="580" w:type="dxa"/>
            <w:tcBorders>
              <w:top w:val="nil"/>
              <w:left w:val="single" w:sz="8" w:space="0" w:color="000000"/>
              <w:bottom w:val="single" w:sz="8" w:space="0" w:color="000000"/>
              <w:right w:val="single" w:sz="8" w:space="0" w:color="000000"/>
            </w:tcBorders>
            <w:tcMar>
              <w:top w:w="11" w:type="dxa"/>
              <w:left w:w="11" w:type="dxa"/>
              <w:bottom w:w="0" w:type="dxa"/>
              <w:right w:w="11" w:type="dxa"/>
            </w:tcMar>
            <w:vAlign w:val="center"/>
            <w:hideMark/>
          </w:tcPr>
          <w:p w14:paraId="4A4D2978" w14:textId="230CB54C" w:rsidR="002E2521" w:rsidRPr="000C7330" w:rsidDel="008076F4" w:rsidRDefault="002E2521">
            <w:pPr>
              <w:rPr>
                <w:ins w:id="9841" w:author="이승준 (Seungjun Lee)" w:date="2025-07-29T11:35:00Z"/>
                <w:del w:id="9842" w:author="FURSYS" w:date="2025-08-06T14:26:00Z"/>
                <w:rFonts w:eastAsiaTheme="minorHAnsi" w:cs="굴림"/>
                <w:color w:val="000000" w:themeColor="text1"/>
                <w:kern w:val="0"/>
                <w:sz w:val="14"/>
                <w:szCs w:val="18"/>
                <w:rPrChange w:id="9843" w:author="FURSYS" w:date="2025-12-04T15:42:00Z">
                  <w:rPr>
                    <w:ins w:id="9844" w:author="이승준 (Seungjun Lee)" w:date="2025-07-29T11:35:00Z"/>
                    <w:del w:id="9845" w:author="FURSYS" w:date="2025-08-06T14:26:00Z"/>
                    <w:rFonts w:ascii="굴림" w:eastAsia="굴림" w:hAnsi="굴림" w:cs="굴림"/>
                    <w:kern w:val="0"/>
                    <w:sz w:val="18"/>
                    <w:szCs w:val="18"/>
                  </w:rPr>
                </w:rPrChange>
              </w:rPr>
              <w:pPrChange w:id="9846" w:author="FURSYS" w:date="2025-08-06T14:26:00Z">
                <w:pPr>
                  <w:widowControl/>
                  <w:wordWrap/>
                  <w:autoSpaceDE/>
                  <w:autoSpaceDN/>
                  <w:jc w:val="center"/>
                </w:pPr>
              </w:pPrChange>
            </w:pPr>
            <w:ins w:id="9847" w:author="이승준 (Seungjun Lee)" w:date="2025-07-29T11:35:00Z">
              <w:del w:id="9848" w:author="FURSYS" w:date="2025-08-06T14:26:00Z">
                <w:r w:rsidRPr="000C7330" w:rsidDel="008076F4">
                  <w:rPr>
                    <w:rFonts w:eastAsiaTheme="minorHAnsi" w:cs="굴림"/>
                    <w:color w:val="000000" w:themeColor="text1"/>
                    <w:kern w:val="0"/>
                    <w:sz w:val="14"/>
                    <w:szCs w:val="18"/>
                    <w:rPrChange w:id="9849" w:author="FURSYS" w:date="2025-12-04T15:42:00Z">
                      <w:rPr>
                        <w:rFonts w:ascii="굴림" w:eastAsia="굴림" w:hAnsi="굴림" w:cs="굴림"/>
                        <w:color w:val="123456"/>
                        <w:kern w:val="0"/>
                        <w:sz w:val="18"/>
                        <w:szCs w:val="18"/>
                      </w:rPr>
                    </w:rPrChange>
                  </w:rPr>
                  <w:delText>4</w:delText>
                </w:r>
              </w:del>
            </w:ins>
          </w:p>
        </w:tc>
        <w:tc>
          <w:tcPr>
            <w:tcW w:w="2880" w:type="dxa"/>
            <w:tcBorders>
              <w:top w:val="nil"/>
              <w:left w:val="nil"/>
              <w:bottom w:val="single" w:sz="8" w:space="0" w:color="000000"/>
              <w:right w:val="single" w:sz="8" w:space="0" w:color="000000"/>
            </w:tcBorders>
            <w:tcMar>
              <w:top w:w="66" w:type="dxa"/>
              <w:left w:w="66" w:type="dxa"/>
              <w:bottom w:w="66" w:type="dxa"/>
              <w:right w:w="66" w:type="dxa"/>
            </w:tcMar>
            <w:vAlign w:val="center"/>
            <w:hideMark/>
          </w:tcPr>
          <w:p w14:paraId="0D3CB172" w14:textId="23F00D30" w:rsidR="002E2521" w:rsidRPr="000C7330" w:rsidDel="008076F4" w:rsidRDefault="002E2521">
            <w:pPr>
              <w:rPr>
                <w:ins w:id="9850" w:author="이승준 (Seungjun Lee)" w:date="2025-07-29T11:35:00Z"/>
                <w:del w:id="9851" w:author="FURSYS" w:date="2025-08-06T14:26:00Z"/>
                <w:rFonts w:eastAsiaTheme="minorHAnsi" w:cs="굴림"/>
                <w:color w:val="000000" w:themeColor="text1"/>
                <w:kern w:val="0"/>
                <w:sz w:val="14"/>
                <w:szCs w:val="18"/>
                <w:rPrChange w:id="9852" w:author="FURSYS" w:date="2025-12-04T15:42:00Z">
                  <w:rPr>
                    <w:ins w:id="9853" w:author="이승준 (Seungjun Lee)" w:date="2025-07-29T11:35:00Z"/>
                    <w:del w:id="9854" w:author="FURSYS" w:date="2025-08-06T14:26:00Z"/>
                    <w:rFonts w:ascii="굴림" w:eastAsia="굴림" w:hAnsi="굴림" w:cs="굴림"/>
                    <w:kern w:val="0"/>
                    <w:sz w:val="18"/>
                    <w:szCs w:val="18"/>
                  </w:rPr>
                </w:rPrChange>
              </w:rPr>
              <w:pPrChange w:id="9855" w:author="FURSYS" w:date="2025-08-06T14:26:00Z">
                <w:pPr>
                  <w:widowControl/>
                  <w:wordWrap/>
                  <w:autoSpaceDE/>
                  <w:autoSpaceDN/>
                  <w:jc w:val="left"/>
                </w:pPr>
              </w:pPrChange>
            </w:pPr>
            <w:ins w:id="9856" w:author="이승준 (Seungjun Lee)" w:date="2025-07-29T11:35:00Z">
              <w:del w:id="9857" w:author="FURSYS" w:date="2025-08-06T14:26:00Z">
                <w:r w:rsidRPr="000C7330" w:rsidDel="008076F4">
                  <w:rPr>
                    <w:rFonts w:eastAsiaTheme="minorHAnsi" w:cs="굴림" w:hint="eastAsia"/>
                    <w:color w:val="000000" w:themeColor="text1"/>
                    <w:kern w:val="0"/>
                    <w:sz w:val="14"/>
                    <w:szCs w:val="18"/>
                    <w:rPrChange w:id="9858" w:author="FURSYS" w:date="2025-12-04T15:42:00Z">
                      <w:rPr>
                        <w:rFonts w:ascii="굴림" w:eastAsia="굴림" w:hAnsi="굴림" w:cs="굴림" w:hint="eastAsia"/>
                        <w:color w:val="123456"/>
                        <w:kern w:val="0"/>
                        <w:sz w:val="18"/>
                        <w:szCs w:val="18"/>
                      </w:rPr>
                    </w:rPrChange>
                  </w:rPr>
                  <w:delText>기계식</w:delText>
                </w:r>
                <w:r w:rsidRPr="000C7330" w:rsidDel="008076F4">
                  <w:rPr>
                    <w:rFonts w:eastAsiaTheme="minorHAnsi" w:cs="굴림"/>
                    <w:color w:val="000000" w:themeColor="text1"/>
                    <w:kern w:val="0"/>
                    <w:sz w:val="14"/>
                    <w:szCs w:val="18"/>
                    <w:rPrChange w:id="9859"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860" w:author="FURSYS" w:date="2025-12-04T15:42:00Z">
                      <w:rPr>
                        <w:rFonts w:ascii="굴림" w:eastAsia="굴림" w:hAnsi="굴림" w:cs="굴림" w:hint="eastAsia"/>
                        <w:color w:val="123456"/>
                        <w:kern w:val="0"/>
                        <w:sz w:val="18"/>
                        <w:szCs w:val="18"/>
                      </w:rPr>
                    </w:rPrChange>
                  </w:rPr>
                  <w:delText>주차설비</w:delText>
                </w:r>
              </w:del>
            </w:ins>
          </w:p>
        </w:tc>
        <w:tc>
          <w:tcPr>
            <w:tcW w:w="5700" w:type="dxa"/>
            <w:tcBorders>
              <w:top w:val="nil"/>
              <w:left w:val="nil"/>
              <w:bottom w:val="single" w:sz="8" w:space="0" w:color="000000"/>
              <w:right w:val="single" w:sz="8" w:space="0" w:color="000000"/>
            </w:tcBorders>
            <w:tcMar>
              <w:top w:w="66" w:type="dxa"/>
              <w:left w:w="133" w:type="dxa"/>
              <w:bottom w:w="66" w:type="dxa"/>
              <w:right w:w="133" w:type="dxa"/>
            </w:tcMar>
            <w:vAlign w:val="center"/>
            <w:hideMark/>
          </w:tcPr>
          <w:p w14:paraId="6C701583" w14:textId="370CD981" w:rsidR="002E2521" w:rsidRPr="000C7330" w:rsidDel="008076F4" w:rsidRDefault="002E2521">
            <w:pPr>
              <w:rPr>
                <w:ins w:id="9861" w:author="이승준 (Seungjun Lee)" w:date="2025-07-29T11:35:00Z"/>
                <w:del w:id="9862" w:author="FURSYS" w:date="2025-08-06T14:26:00Z"/>
                <w:rFonts w:eastAsiaTheme="minorHAnsi" w:cs="굴림"/>
                <w:color w:val="000000" w:themeColor="text1"/>
                <w:kern w:val="0"/>
                <w:sz w:val="14"/>
                <w:szCs w:val="18"/>
                <w:rPrChange w:id="9863" w:author="FURSYS" w:date="2025-12-04T15:42:00Z">
                  <w:rPr>
                    <w:ins w:id="9864" w:author="이승준 (Seungjun Lee)" w:date="2025-07-29T11:35:00Z"/>
                    <w:del w:id="9865" w:author="FURSYS" w:date="2025-08-06T14:26:00Z"/>
                    <w:rFonts w:ascii="굴림" w:eastAsia="굴림" w:hAnsi="굴림" w:cs="굴림"/>
                    <w:kern w:val="0"/>
                    <w:sz w:val="18"/>
                    <w:szCs w:val="18"/>
                  </w:rPr>
                </w:rPrChange>
              </w:rPr>
              <w:pPrChange w:id="9866" w:author="FURSYS" w:date="2025-08-06T14:26:00Z">
                <w:pPr>
                  <w:widowControl/>
                  <w:wordWrap/>
                  <w:autoSpaceDE/>
                  <w:autoSpaceDN/>
                  <w:jc w:val="left"/>
                </w:pPr>
              </w:pPrChange>
            </w:pPr>
            <w:ins w:id="9867" w:author="이승준 (Seungjun Lee)" w:date="2025-07-29T11:35:00Z">
              <w:del w:id="9868" w:author="FURSYS" w:date="2025-08-06T14:26:00Z">
                <w:r w:rsidRPr="000C7330" w:rsidDel="008076F4">
                  <w:rPr>
                    <w:rFonts w:eastAsiaTheme="minorHAnsi" w:cs="굴림" w:hint="eastAsia"/>
                    <w:color w:val="000000" w:themeColor="text1"/>
                    <w:kern w:val="0"/>
                    <w:sz w:val="14"/>
                    <w:szCs w:val="18"/>
                    <w:rPrChange w:id="9869" w:author="FURSYS" w:date="2025-12-04T15:42:00Z">
                      <w:rPr>
                        <w:rFonts w:ascii="굴림" w:eastAsia="굴림" w:hAnsi="굴림" w:cs="굴림" w:hint="eastAsia"/>
                        <w:color w:val="123456"/>
                        <w:kern w:val="0"/>
                        <w:sz w:val="18"/>
                        <w:szCs w:val="18"/>
                      </w:rPr>
                    </w:rPrChange>
                  </w:rPr>
                  <w:delText>기계식</w:delText>
                </w:r>
                <w:r w:rsidRPr="000C7330" w:rsidDel="008076F4">
                  <w:rPr>
                    <w:rFonts w:eastAsiaTheme="minorHAnsi" w:cs="굴림"/>
                    <w:color w:val="000000" w:themeColor="text1"/>
                    <w:kern w:val="0"/>
                    <w:sz w:val="14"/>
                    <w:szCs w:val="18"/>
                    <w:rPrChange w:id="9870"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871" w:author="FURSYS" w:date="2025-12-04T15:42:00Z">
                      <w:rPr>
                        <w:rFonts w:ascii="굴림" w:eastAsia="굴림" w:hAnsi="굴림" w:cs="굴림" w:hint="eastAsia"/>
                        <w:color w:val="123456"/>
                        <w:kern w:val="0"/>
                        <w:sz w:val="18"/>
                        <w:szCs w:val="18"/>
                      </w:rPr>
                    </w:rPrChange>
                  </w:rPr>
                  <w:delText>주차설비</w:delText>
                </w:r>
                <w:r w:rsidRPr="000C7330" w:rsidDel="008076F4">
                  <w:rPr>
                    <w:rFonts w:eastAsiaTheme="minorHAnsi" w:cs="굴림"/>
                    <w:color w:val="000000" w:themeColor="text1"/>
                    <w:kern w:val="0"/>
                    <w:sz w:val="14"/>
                    <w:szCs w:val="18"/>
                    <w:rPrChange w:id="9872"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873" w:author="FURSYS" w:date="2025-12-04T15:42:00Z">
                      <w:rPr>
                        <w:rFonts w:ascii="굴림" w:eastAsia="굴림" w:hAnsi="굴림" w:cs="굴림" w:hint="eastAsia"/>
                        <w:color w:val="123456"/>
                        <w:kern w:val="0"/>
                        <w:sz w:val="18"/>
                        <w:szCs w:val="18"/>
                      </w:rPr>
                    </w:rPrChange>
                  </w:rPr>
                  <w:delText>보수</w:delText>
                </w:r>
                <w:r w:rsidRPr="000C7330" w:rsidDel="008076F4">
                  <w:rPr>
                    <w:rFonts w:eastAsiaTheme="minorHAnsi" w:cs="굴림"/>
                    <w:color w:val="000000" w:themeColor="text1"/>
                    <w:kern w:val="0"/>
                    <w:sz w:val="14"/>
                    <w:szCs w:val="18"/>
                    <w:rPrChange w:id="9874"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875" w:author="FURSYS" w:date="2025-12-04T15:42:00Z">
                      <w:rPr>
                        <w:rFonts w:ascii="굴림" w:eastAsia="굴림" w:hAnsi="굴림" w:cs="굴림" w:hint="eastAsia"/>
                        <w:color w:val="123456"/>
                        <w:kern w:val="0"/>
                        <w:sz w:val="18"/>
                        <w:szCs w:val="18"/>
                      </w:rPr>
                    </w:rPrChange>
                  </w:rPr>
                  <w:delText>작업</w:delText>
                </w:r>
                <w:r w:rsidRPr="000C7330" w:rsidDel="008076F4">
                  <w:rPr>
                    <w:rFonts w:eastAsiaTheme="minorHAnsi" w:cs="굴림"/>
                    <w:color w:val="000000" w:themeColor="text1"/>
                    <w:kern w:val="0"/>
                    <w:sz w:val="14"/>
                    <w:szCs w:val="18"/>
                    <w:rPrChange w:id="9876" w:author="FURSYS" w:date="2025-12-04T15:42:00Z">
                      <w:rPr>
                        <w:rFonts w:ascii="굴림" w:eastAsia="굴림" w:hAnsi="굴림" w:cs="굴림"/>
                        <w:kern w:val="0"/>
                        <w:sz w:val="18"/>
                        <w:szCs w:val="18"/>
                      </w:rPr>
                    </w:rPrChange>
                  </w:rPr>
                  <w:br/>
                </w:r>
                <w:r w:rsidRPr="000C7330" w:rsidDel="008076F4">
                  <w:rPr>
                    <w:rFonts w:eastAsiaTheme="minorHAnsi" w:cs="굴림"/>
                    <w:color w:val="000000" w:themeColor="text1"/>
                    <w:kern w:val="0"/>
                    <w:sz w:val="14"/>
                    <w:szCs w:val="18"/>
                    <w:rPrChange w:id="9877" w:author="FURSYS" w:date="2025-12-04T15:42:00Z">
                      <w:rPr>
                        <w:rFonts w:ascii="굴림" w:eastAsia="굴림" w:hAnsi="굴림" w:cs="굴림"/>
                        <w:color w:val="123456"/>
                        <w:kern w:val="0"/>
                        <w:sz w:val="18"/>
                        <w:szCs w:val="18"/>
                      </w:rPr>
                    </w:rPrChange>
                  </w:rPr>
                  <w:delText xml:space="preserve">(추락 </w:delText>
                </w:r>
                <w:r w:rsidRPr="000C7330" w:rsidDel="008076F4">
                  <w:rPr>
                    <w:rFonts w:eastAsiaTheme="minorHAnsi" w:cs="굴림" w:hint="eastAsia"/>
                    <w:color w:val="000000" w:themeColor="text1"/>
                    <w:kern w:val="0"/>
                    <w:sz w:val="14"/>
                    <w:szCs w:val="18"/>
                    <w:rPrChange w:id="9878" w:author="FURSYS" w:date="2025-12-04T15:42:00Z">
                      <w:rPr>
                        <w:rFonts w:ascii="굴림" w:eastAsia="굴림" w:hAnsi="굴림" w:cs="굴림" w:hint="eastAsia"/>
                        <w:color w:val="123456"/>
                        <w:kern w:val="0"/>
                        <w:sz w:val="18"/>
                        <w:szCs w:val="18"/>
                      </w:rPr>
                    </w:rPrChange>
                  </w:rPr>
                  <w:delText>및</w:delText>
                </w:r>
                <w:r w:rsidRPr="000C7330" w:rsidDel="008076F4">
                  <w:rPr>
                    <w:rFonts w:eastAsiaTheme="minorHAnsi" w:cs="굴림"/>
                    <w:color w:val="000000" w:themeColor="text1"/>
                    <w:kern w:val="0"/>
                    <w:sz w:val="14"/>
                    <w:szCs w:val="18"/>
                    <w:rPrChange w:id="9879"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880" w:author="FURSYS" w:date="2025-12-04T15:42:00Z">
                      <w:rPr>
                        <w:rFonts w:ascii="굴림" w:eastAsia="굴림" w:hAnsi="굴림" w:cs="굴림" w:hint="eastAsia"/>
                        <w:color w:val="123456"/>
                        <w:kern w:val="0"/>
                        <w:sz w:val="18"/>
                        <w:szCs w:val="18"/>
                      </w:rPr>
                    </w:rPrChange>
                  </w:rPr>
                  <w:delText>협착</w:delText>
                </w:r>
                <w:r w:rsidRPr="000C7330" w:rsidDel="008076F4">
                  <w:rPr>
                    <w:rFonts w:eastAsiaTheme="minorHAnsi" w:cs="굴림"/>
                    <w:color w:val="000000" w:themeColor="text1"/>
                    <w:kern w:val="0"/>
                    <w:sz w:val="14"/>
                    <w:szCs w:val="18"/>
                    <w:rPrChange w:id="9881" w:author="FURSYS" w:date="2025-12-04T15:42:00Z">
                      <w:rPr>
                        <w:rFonts w:ascii="굴림" w:eastAsia="굴림" w:hAnsi="굴림" w:cs="굴림"/>
                        <w:color w:val="123456"/>
                        <w:kern w:val="0"/>
                        <w:sz w:val="18"/>
                        <w:szCs w:val="18"/>
                      </w:rPr>
                    </w:rPrChange>
                  </w:rPr>
                  <w:delText xml:space="preserve">(끼임)의 </w:delText>
                </w:r>
                <w:r w:rsidRPr="000C7330" w:rsidDel="008076F4">
                  <w:rPr>
                    <w:rFonts w:eastAsiaTheme="minorHAnsi" w:cs="굴림" w:hint="eastAsia"/>
                    <w:color w:val="000000" w:themeColor="text1"/>
                    <w:kern w:val="0"/>
                    <w:sz w:val="14"/>
                    <w:szCs w:val="18"/>
                    <w:rPrChange w:id="9882" w:author="FURSYS" w:date="2025-12-04T15:42:00Z">
                      <w:rPr>
                        <w:rFonts w:ascii="굴림" w:eastAsia="굴림" w:hAnsi="굴림" w:cs="굴림" w:hint="eastAsia"/>
                        <w:color w:val="123456"/>
                        <w:kern w:val="0"/>
                        <w:sz w:val="18"/>
                        <w:szCs w:val="18"/>
                      </w:rPr>
                    </w:rPrChange>
                  </w:rPr>
                  <w:delText>우려가</w:delText>
                </w:r>
                <w:r w:rsidRPr="000C7330" w:rsidDel="008076F4">
                  <w:rPr>
                    <w:rFonts w:eastAsiaTheme="minorHAnsi" w:cs="굴림"/>
                    <w:color w:val="000000" w:themeColor="text1"/>
                    <w:kern w:val="0"/>
                    <w:sz w:val="14"/>
                    <w:szCs w:val="18"/>
                    <w:rPrChange w:id="9883"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884" w:author="FURSYS" w:date="2025-12-04T15:42:00Z">
                      <w:rPr>
                        <w:rFonts w:ascii="굴림" w:eastAsia="굴림" w:hAnsi="굴림" w:cs="굴림" w:hint="eastAsia"/>
                        <w:color w:val="123456"/>
                        <w:kern w:val="0"/>
                        <w:sz w:val="18"/>
                        <w:szCs w:val="18"/>
                      </w:rPr>
                    </w:rPrChange>
                  </w:rPr>
                  <w:delText>없는</w:delText>
                </w:r>
                <w:r w:rsidRPr="000C7330" w:rsidDel="008076F4">
                  <w:rPr>
                    <w:rFonts w:eastAsiaTheme="minorHAnsi" w:cs="굴림"/>
                    <w:color w:val="000000" w:themeColor="text1"/>
                    <w:kern w:val="0"/>
                    <w:sz w:val="14"/>
                    <w:szCs w:val="18"/>
                    <w:rPrChange w:id="9885"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886" w:author="FURSYS" w:date="2025-12-04T15:42:00Z">
                      <w:rPr>
                        <w:rFonts w:ascii="굴림" w:eastAsia="굴림" w:hAnsi="굴림" w:cs="굴림" w:hint="eastAsia"/>
                        <w:color w:val="123456"/>
                        <w:kern w:val="0"/>
                        <w:sz w:val="18"/>
                        <w:szCs w:val="18"/>
                      </w:rPr>
                    </w:rPrChange>
                  </w:rPr>
                  <w:delText>작업</w:delText>
                </w:r>
                <w:r w:rsidRPr="000C7330" w:rsidDel="008076F4">
                  <w:rPr>
                    <w:rFonts w:eastAsiaTheme="minorHAnsi" w:cs="굴림"/>
                    <w:color w:val="000000" w:themeColor="text1"/>
                    <w:kern w:val="0"/>
                    <w:sz w:val="14"/>
                    <w:szCs w:val="18"/>
                    <w:rPrChange w:id="9887"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888" w:author="FURSYS" w:date="2025-12-04T15:42:00Z">
                      <w:rPr>
                        <w:rFonts w:ascii="굴림" w:eastAsia="굴림" w:hAnsi="굴림" w:cs="굴림" w:hint="eastAsia"/>
                        <w:color w:val="123456"/>
                        <w:kern w:val="0"/>
                        <w:sz w:val="18"/>
                        <w:szCs w:val="18"/>
                      </w:rPr>
                    </w:rPrChange>
                  </w:rPr>
                  <w:delText>제외</w:delText>
                </w:r>
                <w:r w:rsidRPr="000C7330" w:rsidDel="008076F4">
                  <w:rPr>
                    <w:rFonts w:eastAsiaTheme="minorHAnsi" w:cs="굴림"/>
                    <w:color w:val="000000" w:themeColor="text1"/>
                    <w:kern w:val="0"/>
                    <w:sz w:val="14"/>
                    <w:szCs w:val="18"/>
                    <w:rPrChange w:id="9889" w:author="FURSYS" w:date="2025-12-04T15:42:00Z">
                      <w:rPr>
                        <w:rFonts w:ascii="굴림" w:eastAsia="굴림" w:hAnsi="굴림" w:cs="굴림"/>
                        <w:color w:val="123456"/>
                        <w:kern w:val="0"/>
                        <w:sz w:val="18"/>
                        <w:szCs w:val="18"/>
                      </w:rPr>
                    </w:rPrChange>
                  </w:rPr>
                  <w:delText>)</w:delText>
                </w:r>
              </w:del>
            </w:ins>
          </w:p>
        </w:tc>
      </w:tr>
      <w:tr w:rsidR="00A60C55" w:rsidRPr="000C7330" w:rsidDel="008076F4" w14:paraId="6F78AAC0" w14:textId="39580F71" w:rsidTr="00DE56DB">
        <w:trPr>
          <w:trHeight w:val="896"/>
          <w:ins w:id="9890" w:author="이승준 (Seungjun Lee)" w:date="2025-07-29T11:35:00Z"/>
          <w:del w:id="9891" w:author="FURSYS" w:date="2025-08-06T14:26:00Z"/>
        </w:trPr>
        <w:tc>
          <w:tcPr>
            <w:tcW w:w="580" w:type="dxa"/>
            <w:tcBorders>
              <w:top w:val="nil"/>
              <w:left w:val="single" w:sz="8" w:space="0" w:color="000000"/>
              <w:bottom w:val="single" w:sz="8" w:space="0" w:color="000000"/>
              <w:right w:val="single" w:sz="8" w:space="0" w:color="000000"/>
            </w:tcBorders>
            <w:tcMar>
              <w:top w:w="11" w:type="dxa"/>
              <w:left w:w="11" w:type="dxa"/>
              <w:bottom w:w="0" w:type="dxa"/>
              <w:right w:w="11" w:type="dxa"/>
            </w:tcMar>
            <w:vAlign w:val="center"/>
            <w:hideMark/>
          </w:tcPr>
          <w:p w14:paraId="5BBAFF82" w14:textId="171C110D" w:rsidR="002E2521" w:rsidRPr="000C7330" w:rsidDel="008076F4" w:rsidRDefault="002E2521">
            <w:pPr>
              <w:rPr>
                <w:ins w:id="9892" w:author="이승준 (Seungjun Lee)" w:date="2025-07-29T11:35:00Z"/>
                <w:del w:id="9893" w:author="FURSYS" w:date="2025-08-06T14:26:00Z"/>
                <w:rFonts w:eastAsiaTheme="minorHAnsi" w:cs="굴림"/>
                <w:color w:val="000000" w:themeColor="text1"/>
                <w:kern w:val="0"/>
                <w:sz w:val="14"/>
                <w:szCs w:val="18"/>
                <w:rPrChange w:id="9894" w:author="FURSYS" w:date="2025-12-04T15:42:00Z">
                  <w:rPr>
                    <w:ins w:id="9895" w:author="이승준 (Seungjun Lee)" w:date="2025-07-29T11:35:00Z"/>
                    <w:del w:id="9896" w:author="FURSYS" w:date="2025-08-06T14:26:00Z"/>
                    <w:rFonts w:ascii="굴림" w:eastAsia="굴림" w:hAnsi="굴림" w:cs="굴림"/>
                    <w:kern w:val="0"/>
                    <w:sz w:val="18"/>
                    <w:szCs w:val="18"/>
                  </w:rPr>
                </w:rPrChange>
              </w:rPr>
              <w:pPrChange w:id="9897" w:author="FURSYS" w:date="2025-08-06T14:26:00Z">
                <w:pPr>
                  <w:widowControl/>
                  <w:wordWrap/>
                  <w:autoSpaceDE/>
                  <w:autoSpaceDN/>
                  <w:jc w:val="center"/>
                </w:pPr>
              </w:pPrChange>
            </w:pPr>
            <w:ins w:id="9898" w:author="이승준 (Seungjun Lee)" w:date="2025-07-29T11:35:00Z">
              <w:del w:id="9899" w:author="FURSYS" w:date="2025-08-06T14:26:00Z">
                <w:r w:rsidRPr="000C7330" w:rsidDel="008076F4">
                  <w:rPr>
                    <w:rFonts w:eastAsiaTheme="minorHAnsi" w:cs="굴림"/>
                    <w:color w:val="000000" w:themeColor="text1"/>
                    <w:kern w:val="0"/>
                    <w:sz w:val="14"/>
                    <w:szCs w:val="18"/>
                    <w:rPrChange w:id="9900" w:author="FURSYS" w:date="2025-12-04T15:42:00Z">
                      <w:rPr>
                        <w:rFonts w:ascii="굴림" w:eastAsia="굴림" w:hAnsi="굴림" w:cs="굴림"/>
                        <w:color w:val="123456"/>
                        <w:kern w:val="0"/>
                        <w:sz w:val="18"/>
                        <w:szCs w:val="18"/>
                      </w:rPr>
                    </w:rPrChange>
                  </w:rPr>
                  <w:delText>5</w:delText>
                </w:r>
              </w:del>
            </w:ins>
          </w:p>
        </w:tc>
        <w:tc>
          <w:tcPr>
            <w:tcW w:w="2880" w:type="dxa"/>
            <w:tcBorders>
              <w:top w:val="nil"/>
              <w:left w:val="nil"/>
              <w:bottom w:val="single" w:sz="8" w:space="0" w:color="000000"/>
              <w:right w:val="single" w:sz="8" w:space="0" w:color="000000"/>
            </w:tcBorders>
            <w:tcMar>
              <w:top w:w="66" w:type="dxa"/>
              <w:left w:w="66" w:type="dxa"/>
              <w:bottom w:w="66" w:type="dxa"/>
              <w:right w:w="66" w:type="dxa"/>
            </w:tcMar>
            <w:vAlign w:val="center"/>
            <w:hideMark/>
          </w:tcPr>
          <w:p w14:paraId="2FE917E9" w14:textId="300ECD0D" w:rsidR="002E2521" w:rsidRPr="000C7330" w:rsidDel="008076F4" w:rsidRDefault="002E2521">
            <w:pPr>
              <w:rPr>
                <w:ins w:id="9901" w:author="이승준 (Seungjun Lee)" w:date="2025-07-29T11:35:00Z"/>
                <w:del w:id="9902" w:author="FURSYS" w:date="2025-08-06T14:26:00Z"/>
                <w:rFonts w:eastAsiaTheme="minorHAnsi" w:cs="굴림"/>
                <w:color w:val="000000" w:themeColor="text1"/>
                <w:kern w:val="0"/>
                <w:sz w:val="14"/>
                <w:szCs w:val="18"/>
                <w:rPrChange w:id="9903" w:author="FURSYS" w:date="2025-12-04T15:42:00Z">
                  <w:rPr>
                    <w:ins w:id="9904" w:author="이승준 (Seungjun Lee)" w:date="2025-07-29T11:35:00Z"/>
                    <w:del w:id="9905" w:author="FURSYS" w:date="2025-08-06T14:26:00Z"/>
                    <w:rFonts w:ascii="굴림" w:eastAsia="굴림" w:hAnsi="굴림" w:cs="굴림"/>
                    <w:kern w:val="0"/>
                    <w:sz w:val="18"/>
                    <w:szCs w:val="18"/>
                  </w:rPr>
                </w:rPrChange>
              </w:rPr>
              <w:pPrChange w:id="9906" w:author="FURSYS" w:date="2025-08-06T14:26:00Z">
                <w:pPr>
                  <w:widowControl/>
                  <w:wordWrap/>
                  <w:autoSpaceDE/>
                  <w:autoSpaceDN/>
                  <w:jc w:val="left"/>
                </w:pPr>
              </w:pPrChange>
            </w:pPr>
            <w:ins w:id="9907" w:author="이승준 (Seungjun Lee)" w:date="2025-07-29T11:35:00Z">
              <w:del w:id="9908" w:author="FURSYS" w:date="2025-08-06T14:26:00Z">
                <w:r w:rsidRPr="000C7330" w:rsidDel="008076F4">
                  <w:rPr>
                    <w:rFonts w:eastAsiaTheme="minorHAnsi" w:cs="굴림" w:hint="eastAsia"/>
                    <w:color w:val="000000" w:themeColor="text1"/>
                    <w:kern w:val="0"/>
                    <w:sz w:val="14"/>
                    <w:szCs w:val="18"/>
                    <w:rPrChange w:id="9909" w:author="FURSYS" w:date="2025-12-04T15:42:00Z">
                      <w:rPr>
                        <w:rFonts w:ascii="굴림" w:eastAsia="굴림" w:hAnsi="굴림" w:cs="굴림" w:hint="eastAsia"/>
                        <w:color w:val="123456"/>
                        <w:kern w:val="0"/>
                        <w:sz w:val="18"/>
                        <w:szCs w:val="18"/>
                      </w:rPr>
                    </w:rPrChange>
                  </w:rPr>
                  <w:delText>용접</w:delText>
                </w:r>
                <w:r w:rsidRPr="000C7330" w:rsidDel="008076F4">
                  <w:rPr>
                    <w:rFonts w:eastAsiaTheme="minorHAnsi" w:cs="맑은 고딕"/>
                    <w:color w:val="000000" w:themeColor="text1"/>
                    <w:kern w:val="0"/>
                    <w:sz w:val="14"/>
                    <w:szCs w:val="18"/>
                    <w:rPrChange w:id="9910" w:author="FURSYS" w:date="2025-12-04T15:42:00Z">
                      <w:rPr>
                        <w:rFonts w:ascii="굴림" w:eastAsia="굴림" w:hAnsi="굴림" w:cs="굴림"/>
                        <w:color w:val="123456"/>
                        <w:kern w:val="0"/>
                        <w:sz w:val="18"/>
                        <w:szCs w:val="18"/>
                      </w:rPr>
                    </w:rPrChange>
                  </w:rPr>
                  <w:delText>∙</w:delText>
                </w:r>
                <w:r w:rsidRPr="000C7330" w:rsidDel="008076F4">
                  <w:rPr>
                    <w:rFonts w:eastAsiaTheme="minorHAnsi" w:cs="Noto Sans CJK KR Regular" w:hint="eastAsia"/>
                    <w:color w:val="000000" w:themeColor="text1"/>
                    <w:kern w:val="0"/>
                    <w:sz w:val="14"/>
                    <w:szCs w:val="18"/>
                    <w:rPrChange w:id="9911" w:author="FURSYS" w:date="2025-12-04T15:42:00Z">
                      <w:rPr>
                        <w:rFonts w:ascii="굴림" w:eastAsia="굴림" w:hAnsi="굴림" w:cs="굴림" w:hint="eastAsia"/>
                        <w:color w:val="123456"/>
                        <w:kern w:val="0"/>
                        <w:sz w:val="18"/>
                        <w:szCs w:val="18"/>
                      </w:rPr>
                    </w:rPrChange>
                  </w:rPr>
                  <w:delText>용단</w:delText>
                </w:r>
                <w:r w:rsidRPr="000C7330" w:rsidDel="008076F4">
                  <w:rPr>
                    <w:rFonts w:eastAsiaTheme="minorHAnsi" w:cs="굴림"/>
                    <w:color w:val="000000" w:themeColor="text1"/>
                    <w:kern w:val="0"/>
                    <w:sz w:val="14"/>
                    <w:szCs w:val="18"/>
                    <w:rPrChange w:id="9912" w:author="FURSYS" w:date="2025-12-04T15:42:00Z">
                      <w:rPr>
                        <w:rFonts w:ascii="굴림" w:eastAsia="굴림" w:hAnsi="굴림" w:cs="굴림"/>
                        <w:color w:val="123456"/>
                        <w:kern w:val="0"/>
                        <w:sz w:val="18"/>
                        <w:szCs w:val="18"/>
                      </w:rPr>
                    </w:rPrChange>
                  </w:rPr>
                  <w:delText>(절단)</w:delText>
                </w:r>
              </w:del>
            </w:ins>
          </w:p>
        </w:tc>
        <w:tc>
          <w:tcPr>
            <w:tcW w:w="5700" w:type="dxa"/>
            <w:tcBorders>
              <w:top w:val="nil"/>
              <w:left w:val="nil"/>
              <w:bottom w:val="single" w:sz="8" w:space="0" w:color="000000"/>
              <w:right w:val="single" w:sz="8" w:space="0" w:color="000000"/>
            </w:tcBorders>
            <w:tcMar>
              <w:top w:w="66" w:type="dxa"/>
              <w:left w:w="133" w:type="dxa"/>
              <w:bottom w:w="66" w:type="dxa"/>
              <w:right w:w="133" w:type="dxa"/>
            </w:tcMar>
            <w:vAlign w:val="center"/>
            <w:hideMark/>
          </w:tcPr>
          <w:p w14:paraId="1C471EE3" w14:textId="7CD603AD" w:rsidR="002E2521" w:rsidRPr="000C7330" w:rsidDel="008076F4" w:rsidRDefault="002E2521">
            <w:pPr>
              <w:rPr>
                <w:ins w:id="9913" w:author="이승준 (Seungjun Lee)" w:date="2025-07-29T11:35:00Z"/>
                <w:del w:id="9914" w:author="FURSYS" w:date="2025-08-06T14:26:00Z"/>
                <w:rFonts w:eastAsiaTheme="minorHAnsi" w:cs="굴림"/>
                <w:color w:val="000000" w:themeColor="text1"/>
                <w:kern w:val="0"/>
                <w:sz w:val="14"/>
                <w:szCs w:val="18"/>
                <w:rPrChange w:id="9915" w:author="FURSYS" w:date="2025-12-04T15:42:00Z">
                  <w:rPr>
                    <w:ins w:id="9916" w:author="이승준 (Seungjun Lee)" w:date="2025-07-29T11:35:00Z"/>
                    <w:del w:id="9917" w:author="FURSYS" w:date="2025-08-06T14:26:00Z"/>
                    <w:rFonts w:ascii="굴림" w:eastAsia="굴림" w:hAnsi="굴림" w:cs="굴림"/>
                    <w:kern w:val="0"/>
                    <w:sz w:val="18"/>
                    <w:szCs w:val="18"/>
                  </w:rPr>
                </w:rPrChange>
              </w:rPr>
              <w:pPrChange w:id="9918" w:author="FURSYS" w:date="2025-08-06T14:26:00Z">
                <w:pPr>
                  <w:widowControl/>
                  <w:wordWrap/>
                  <w:autoSpaceDE/>
                  <w:autoSpaceDN/>
                  <w:jc w:val="left"/>
                </w:pPr>
              </w:pPrChange>
            </w:pPr>
            <w:ins w:id="9919" w:author="이승준 (Seungjun Lee)" w:date="2025-07-29T11:35:00Z">
              <w:del w:id="9920" w:author="FURSYS" w:date="2025-08-06T14:26:00Z">
                <w:r w:rsidRPr="000C7330" w:rsidDel="008076F4">
                  <w:rPr>
                    <w:rFonts w:eastAsiaTheme="minorHAnsi" w:cs="굴림"/>
                    <w:color w:val="000000" w:themeColor="text1"/>
                    <w:kern w:val="0"/>
                    <w:sz w:val="14"/>
                    <w:szCs w:val="18"/>
                    <w:rPrChange w:id="9921" w:author="FURSYS" w:date="2025-12-04T15:42:00Z">
                      <w:rPr>
                        <w:rFonts w:ascii="굴림" w:eastAsia="굴림" w:hAnsi="굴림" w:cs="굴림"/>
                        <w:color w:val="123456"/>
                        <w:kern w:val="0"/>
                        <w:sz w:val="18"/>
                        <w:szCs w:val="18"/>
                      </w:rPr>
                    </w:rPrChange>
                  </w:rPr>
                  <w:delText>[산소+LPG/아세틸렌] or [알곤] or [아크] </w:delText>
                </w:r>
                <w:r w:rsidRPr="000C7330" w:rsidDel="008076F4">
                  <w:rPr>
                    <w:rFonts w:eastAsiaTheme="minorHAnsi" w:cs="굴림" w:hint="eastAsia"/>
                    <w:color w:val="000000" w:themeColor="text1"/>
                    <w:kern w:val="0"/>
                    <w:sz w:val="14"/>
                    <w:szCs w:val="18"/>
                    <w:rPrChange w:id="9922" w:author="FURSYS" w:date="2025-12-04T15:42:00Z">
                      <w:rPr>
                        <w:rFonts w:ascii="굴림" w:eastAsia="굴림" w:hAnsi="굴림" w:cs="굴림" w:hint="eastAsia"/>
                        <w:color w:val="123456"/>
                        <w:kern w:val="0"/>
                        <w:sz w:val="18"/>
                        <w:szCs w:val="18"/>
                      </w:rPr>
                    </w:rPrChange>
                  </w:rPr>
                  <w:delText>용접</w:delText>
                </w:r>
                <w:r w:rsidRPr="000C7330" w:rsidDel="008076F4">
                  <w:rPr>
                    <w:rFonts w:eastAsiaTheme="minorHAnsi" w:cs="맑은 고딕"/>
                    <w:color w:val="000000" w:themeColor="text1"/>
                    <w:kern w:val="0"/>
                    <w:sz w:val="14"/>
                    <w:szCs w:val="18"/>
                    <w:rPrChange w:id="9923" w:author="FURSYS" w:date="2025-12-04T15:42:00Z">
                      <w:rPr>
                        <w:rFonts w:ascii="굴림" w:eastAsia="굴림" w:hAnsi="굴림" w:cs="굴림"/>
                        <w:color w:val="123456"/>
                        <w:kern w:val="0"/>
                        <w:sz w:val="18"/>
                        <w:szCs w:val="18"/>
                      </w:rPr>
                    </w:rPrChange>
                  </w:rPr>
                  <w:delText>∙</w:delText>
                </w:r>
                <w:r w:rsidRPr="000C7330" w:rsidDel="008076F4">
                  <w:rPr>
                    <w:rFonts w:eastAsiaTheme="minorHAnsi" w:cs="Noto Sans CJK KR Regular" w:hint="eastAsia"/>
                    <w:color w:val="000000" w:themeColor="text1"/>
                    <w:kern w:val="0"/>
                    <w:sz w:val="14"/>
                    <w:szCs w:val="18"/>
                    <w:rPrChange w:id="9924" w:author="FURSYS" w:date="2025-12-04T15:42:00Z">
                      <w:rPr>
                        <w:rFonts w:ascii="굴림" w:eastAsia="굴림" w:hAnsi="굴림" w:cs="굴림" w:hint="eastAsia"/>
                        <w:color w:val="123456"/>
                        <w:kern w:val="0"/>
                        <w:sz w:val="18"/>
                        <w:szCs w:val="18"/>
                      </w:rPr>
                    </w:rPrChange>
                  </w:rPr>
                  <w:delText>용단</w:delText>
                </w:r>
                <w:r w:rsidRPr="000C7330" w:rsidDel="008076F4">
                  <w:rPr>
                    <w:rFonts w:eastAsiaTheme="minorHAnsi" w:cs="굴림" w:hint="eastAsia"/>
                    <w:color w:val="000000" w:themeColor="text1"/>
                    <w:kern w:val="0"/>
                    <w:sz w:val="14"/>
                    <w:szCs w:val="18"/>
                    <w:rPrChange w:id="9925" w:author="FURSYS" w:date="2025-12-04T15:42:00Z">
                      <w:rPr>
                        <w:rFonts w:ascii="굴림" w:eastAsia="굴림" w:hAnsi="굴림" w:cs="굴림" w:hint="eastAsia"/>
                        <w:color w:val="123456"/>
                        <w:kern w:val="0"/>
                        <w:sz w:val="18"/>
                        <w:szCs w:val="18"/>
                      </w:rPr>
                    </w:rPrChange>
                  </w:rPr>
                  <w:delText> 작업</w:delText>
                </w:r>
              </w:del>
            </w:ins>
          </w:p>
        </w:tc>
      </w:tr>
      <w:tr w:rsidR="00A60C55" w:rsidRPr="000C7330" w:rsidDel="008076F4" w14:paraId="53AF9471" w14:textId="76333452" w:rsidTr="00DE56DB">
        <w:trPr>
          <w:trHeight w:val="896"/>
          <w:ins w:id="9926" w:author="이승준 (Seungjun Lee)" w:date="2025-07-29T11:35:00Z"/>
          <w:del w:id="9927" w:author="FURSYS" w:date="2025-08-06T14:26:00Z"/>
        </w:trPr>
        <w:tc>
          <w:tcPr>
            <w:tcW w:w="580" w:type="dxa"/>
            <w:tcBorders>
              <w:top w:val="nil"/>
              <w:left w:val="single" w:sz="8" w:space="0" w:color="000000"/>
              <w:bottom w:val="single" w:sz="8" w:space="0" w:color="000000"/>
              <w:right w:val="single" w:sz="8" w:space="0" w:color="000000"/>
            </w:tcBorders>
            <w:tcMar>
              <w:top w:w="11" w:type="dxa"/>
              <w:left w:w="11" w:type="dxa"/>
              <w:bottom w:w="0" w:type="dxa"/>
              <w:right w:w="11" w:type="dxa"/>
            </w:tcMar>
            <w:vAlign w:val="center"/>
            <w:hideMark/>
          </w:tcPr>
          <w:p w14:paraId="033B821D" w14:textId="17721356" w:rsidR="002E2521" w:rsidRPr="000C7330" w:rsidDel="008076F4" w:rsidRDefault="002E2521">
            <w:pPr>
              <w:rPr>
                <w:ins w:id="9928" w:author="이승준 (Seungjun Lee)" w:date="2025-07-29T11:35:00Z"/>
                <w:del w:id="9929" w:author="FURSYS" w:date="2025-08-06T14:26:00Z"/>
                <w:rFonts w:eastAsiaTheme="minorHAnsi" w:cs="굴림"/>
                <w:color w:val="000000" w:themeColor="text1"/>
                <w:kern w:val="0"/>
                <w:sz w:val="14"/>
                <w:szCs w:val="18"/>
                <w:rPrChange w:id="9930" w:author="FURSYS" w:date="2025-12-04T15:42:00Z">
                  <w:rPr>
                    <w:ins w:id="9931" w:author="이승준 (Seungjun Lee)" w:date="2025-07-29T11:35:00Z"/>
                    <w:del w:id="9932" w:author="FURSYS" w:date="2025-08-06T14:26:00Z"/>
                    <w:rFonts w:ascii="굴림" w:eastAsia="굴림" w:hAnsi="굴림" w:cs="굴림"/>
                    <w:kern w:val="0"/>
                    <w:sz w:val="18"/>
                    <w:szCs w:val="18"/>
                  </w:rPr>
                </w:rPrChange>
              </w:rPr>
              <w:pPrChange w:id="9933" w:author="FURSYS" w:date="2025-08-06T14:26:00Z">
                <w:pPr>
                  <w:widowControl/>
                  <w:wordWrap/>
                  <w:autoSpaceDE/>
                  <w:autoSpaceDN/>
                  <w:jc w:val="center"/>
                </w:pPr>
              </w:pPrChange>
            </w:pPr>
            <w:ins w:id="9934" w:author="이승준 (Seungjun Lee)" w:date="2025-07-29T11:35:00Z">
              <w:del w:id="9935" w:author="FURSYS" w:date="2025-08-06T14:26:00Z">
                <w:r w:rsidRPr="000C7330" w:rsidDel="008076F4">
                  <w:rPr>
                    <w:rFonts w:eastAsiaTheme="minorHAnsi" w:cs="굴림"/>
                    <w:color w:val="000000" w:themeColor="text1"/>
                    <w:kern w:val="0"/>
                    <w:sz w:val="14"/>
                    <w:szCs w:val="18"/>
                    <w:rPrChange w:id="9936" w:author="FURSYS" w:date="2025-12-04T15:42:00Z">
                      <w:rPr>
                        <w:rFonts w:ascii="굴림" w:eastAsia="굴림" w:hAnsi="굴림" w:cs="굴림"/>
                        <w:color w:val="123456"/>
                        <w:kern w:val="0"/>
                        <w:sz w:val="18"/>
                        <w:szCs w:val="18"/>
                      </w:rPr>
                    </w:rPrChange>
                  </w:rPr>
                  <w:delText>6</w:delText>
                </w:r>
              </w:del>
            </w:ins>
          </w:p>
        </w:tc>
        <w:tc>
          <w:tcPr>
            <w:tcW w:w="2880" w:type="dxa"/>
            <w:tcBorders>
              <w:top w:val="nil"/>
              <w:left w:val="nil"/>
              <w:bottom w:val="single" w:sz="8" w:space="0" w:color="000000"/>
              <w:right w:val="single" w:sz="8" w:space="0" w:color="000000"/>
            </w:tcBorders>
            <w:tcMar>
              <w:top w:w="66" w:type="dxa"/>
              <w:left w:w="66" w:type="dxa"/>
              <w:bottom w:w="66" w:type="dxa"/>
              <w:right w:w="66" w:type="dxa"/>
            </w:tcMar>
            <w:vAlign w:val="center"/>
            <w:hideMark/>
          </w:tcPr>
          <w:p w14:paraId="1CFB377A" w14:textId="1EDD5099" w:rsidR="002E2521" w:rsidRPr="000C7330" w:rsidDel="008076F4" w:rsidRDefault="002E2521">
            <w:pPr>
              <w:rPr>
                <w:ins w:id="9937" w:author="이승준 (Seungjun Lee)" w:date="2025-07-29T11:35:00Z"/>
                <w:del w:id="9938" w:author="FURSYS" w:date="2025-08-06T14:26:00Z"/>
                <w:rFonts w:eastAsiaTheme="minorHAnsi" w:cs="굴림"/>
                <w:color w:val="000000" w:themeColor="text1"/>
                <w:kern w:val="0"/>
                <w:sz w:val="14"/>
                <w:szCs w:val="18"/>
                <w:rPrChange w:id="9939" w:author="FURSYS" w:date="2025-12-04T15:42:00Z">
                  <w:rPr>
                    <w:ins w:id="9940" w:author="이승준 (Seungjun Lee)" w:date="2025-07-29T11:35:00Z"/>
                    <w:del w:id="9941" w:author="FURSYS" w:date="2025-08-06T14:26:00Z"/>
                    <w:rFonts w:ascii="굴림" w:eastAsia="굴림" w:hAnsi="굴림" w:cs="굴림"/>
                    <w:kern w:val="0"/>
                    <w:sz w:val="18"/>
                    <w:szCs w:val="18"/>
                  </w:rPr>
                </w:rPrChange>
              </w:rPr>
              <w:pPrChange w:id="9942" w:author="FURSYS" w:date="2025-08-06T14:26:00Z">
                <w:pPr>
                  <w:widowControl/>
                  <w:wordWrap/>
                  <w:autoSpaceDE/>
                  <w:autoSpaceDN/>
                  <w:jc w:val="left"/>
                </w:pPr>
              </w:pPrChange>
            </w:pPr>
            <w:ins w:id="9943" w:author="이승준 (Seungjun Lee)" w:date="2025-07-29T11:35:00Z">
              <w:del w:id="9944" w:author="FURSYS" w:date="2025-08-06T14:26:00Z">
                <w:r w:rsidRPr="000C7330" w:rsidDel="008076F4">
                  <w:rPr>
                    <w:rFonts w:eastAsiaTheme="minorHAnsi" w:cs="굴림" w:hint="eastAsia"/>
                    <w:color w:val="000000" w:themeColor="text1"/>
                    <w:kern w:val="0"/>
                    <w:sz w:val="14"/>
                    <w:szCs w:val="18"/>
                    <w:rPrChange w:id="9945" w:author="FURSYS" w:date="2025-12-04T15:42:00Z">
                      <w:rPr>
                        <w:rFonts w:ascii="굴림" w:eastAsia="굴림" w:hAnsi="굴림" w:cs="굴림" w:hint="eastAsia"/>
                        <w:color w:val="123456"/>
                        <w:kern w:val="0"/>
                        <w:sz w:val="18"/>
                        <w:szCs w:val="18"/>
                      </w:rPr>
                    </w:rPrChange>
                  </w:rPr>
                  <w:delText>밀폐공간</w:delText>
                </w:r>
                <w:r w:rsidRPr="000C7330" w:rsidDel="008076F4">
                  <w:rPr>
                    <w:rFonts w:eastAsiaTheme="minorHAnsi" w:cs="굴림"/>
                    <w:color w:val="000000" w:themeColor="text1"/>
                    <w:kern w:val="0"/>
                    <w:sz w:val="14"/>
                    <w:szCs w:val="18"/>
                    <w:rPrChange w:id="9946" w:author="FURSYS" w:date="2025-12-04T15:42:00Z">
                      <w:rPr>
                        <w:rFonts w:ascii="굴림" w:eastAsia="굴림" w:hAnsi="굴림" w:cs="굴림"/>
                        <w:color w:val="123456"/>
                        <w:kern w:val="0"/>
                        <w:sz w:val="18"/>
                        <w:szCs w:val="18"/>
                      </w:rPr>
                    </w:rPrChange>
                  </w:rPr>
                  <w:delText xml:space="preserve">(물탱크, 정화조 </w:delText>
                </w:r>
                <w:r w:rsidRPr="000C7330" w:rsidDel="008076F4">
                  <w:rPr>
                    <w:rFonts w:eastAsiaTheme="minorHAnsi" w:cs="굴림" w:hint="eastAsia"/>
                    <w:color w:val="000000" w:themeColor="text1"/>
                    <w:kern w:val="0"/>
                    <w:sz w:val="14"/>
                    <w:szCs w:val="18"/>
                    <w:rPrChange w:id="9947" w:author="FURSYS" w:date="2025-12-04T15:42:00Z">
                      <w:rPr>
                        <w:rFonts w:ascii="굴림" w:eastAsia="굴림" w:hAnsi="굴림" w:cs="굴림" w:hint="eastAsia"/>
                        <w:color w:val="123456"/>
                        <w:kern w:val="0"/>
                        <w:sz w:val="18"/>
                        <w:szCs w:val="18"/>
                      </w:rPr>
                    </w:rPrChange>
                  </w:rPr>
                  <w:delText>등</w:delText>
                </w:r>
                <w:r w:rsidRPr="000C7330" w:rsidDel="008076F4">
                  <w:rPr>
                    <w:rFonts w:eastAsiaTheme="minorHAnsi" w:cs="굴림"/>
                    <w:color w:val="000000" w:themeColor="text1"/>
                    <w:kern w:val="0"/>
                    <w:sz w:val="14"/>
                    <w:szCs w:val="18"/>
                    <w:rPrChange w:id="9948" w:author="FURSYS" w:date="2025-12-04T15:42:00Z">
                      <w:rPr>
                        <w:rFonts w:ascii="굴림" w:eastAsia="굴림" w:hAnsi="굴림" w:cs="굴림"/>
                        <w:color w:val="123456"/>
                        <w:kern w:val="0"/>
                        <w:sz w:val="18"/>
                        <w:szCs w:val="18"/>
                      </w:rPr>
                    </w:rPrChange>
                  </w:rPr>
                  <w:delText>)</w:delText>
                </w:r>
              </w:del>
            </w:ins>
          </w:p>
        </w:tc>
        <w:tc>
          <w:tcPr>
            <w:tcW w:w="5700" w:type="dxa"/>
            <w:tcBorders>
              <w:top w:val="nil"/>
              <w:left w:val="nil"/>
              <w:bottom w:val="single" w:sz="8" w:space="0" w:color="000000"/>
              <w:right w:val="single" w:sz="8" w:space="0" w:color="000000"/>
            </w:tcBorders>
            <w:tcMar>
              <w:top w:w="66" w:type="dxa"/>
              <w:left w:w="133" w:type="dxa"/>
              <w:bottom w:w="66" w:type="dxa"/>
              <w:right w:w="133" w:type="dxa"/>
            </w:tcMar>
            <w:vAlign w:val="center"/>
            <w:hideMark/>
          </w:tcPr>
          <w:p w14:paraId="6C8C0BDA" w14:textId="0EBCA5D9" w:rsidR="002E2521" w:rsidRPr="000C7330" w:rsidDel="008076F4" w:rsidRDefault="002E2521">
            <w:pPr>
              <w:rPr>
                <w:ins w:id="9949" w:author="이승준 (Seungjun Lee)" w:date="2025-07-29T11:35:00Z"/>
                <w:del w:id="9950" w:author="FURSYS" w:date="2025-08-06T14:26:00Z"/>
                <w:rFonts w:eastAsiaTheme="minorHAnsi" w:cs="굴림"/>
                <w:color w:val="000000" w:themeColor="text1"/>
                <w:kern w:val="0"/>
                <w:sz w:val="14"/>
                <w:szCs w:val="18"/>
                <w:rPrChange w:id="9951" w:author="FURSYS" w:date="2025-12-04T15:42:00Z">
                  <w:rPr>
                    <w:ins w:id="9952" w:author="이승준 (Seungjun Lee)" w:date="2025-07-29T11:35:00Z"/>
                    <w:del w:id="9953" w:author="FURSYS" w:date="2025-08-06T14:26:00Z"/>
                    <w:rFonts w:ascii="굴림" w:eastAsia="굴림" w:hAnsi="굴림" w:cs="굴림"/>
                    <w:kern w:val="0"/>
                    <w:sz w:val="18"/>
                    <w:szCs w:val="18"/>
                  </w:rPr>
                </w:rPrChange>
              </w:rPr>
              <w:pPrChange w:id="9954" w:author="FURSYS" w:date="2025-08-06T14:26:00Z">
                <w:pPr>
                  <w:widowControl/>
                  <w:wordWrap/>
                  <w:autoSpaceDE/>
                  <w:autoSpaceDN/>
                  <w:jc w:val="left"/>
                </w:pPr>
              </w:pPrChange>
            </w:pPr>
            <w:ins w:id="9955" w:author="이승준 (Seungjun Lee)" w:date="2025-07-29T11:35:00Z">
              <w:del w:id="9956" w:author="FURSYS" w:date="2025-08-06T14:26:00Z">
                <w:r w:rsidRPr="000C7330" w:rsidDel="008076F4">
                  <w:rPr>
                    <w:rFonts w:eastAsiaTheme="minorHAnsi" w:cs="굴림" w:hint="eastAsia"/>
                    <w:color w:val="000000" w:themeColor="text1"/>
                    <w:kern w:val="0"/>
                    <w:sz w:val="14"/>
                    <w:szCs w:val="18"/>
                    <w:rPrChange w:id="9957" w:author="FURSYS" w:date="2025-12-04T15:42:00Z">
                      <w:rPr>
                        <w:rFonts w:ascii="굴림" w:eastAsia="굴림" w:hAnsi="굴림" w:cs="굴림" w:hint="eastAsia"/>
                        <w:color w:val="123456"/>
                        <w:kern w:val="0"/>
                        <w:sz w:val="18"/>
                        <w:szCs w:val="18"/>
                      </w:rPr>
                    </w:rPrChange>
                  </w:rPr>
                  <w:delText>밀페공간</w:delText>
                </w:r>
                <w:r w:rsidRPr="000C7330" w:rsidDel="008076F4">
                  <w:rPr>
                    <w:rFonts w:eastAsiaTheme="minorHAnsi" w:cs="굴림"/>
                    <w:color w:val="000000" w:themeColor="text1"/>
                    <w:kern w:val="0"/>
                    <w:sz w:val="14"/>
                    <w:szCs w:val="18"/>
                    <w:rPrChange w:id="9958" w:author="FURSYS" w:date="2025-12-04T15:42:00Z">
                      <w:rPr>
                        <w:rFonts w:ascii="굴림" w:eastAsia="굴림" w:hAnsi="굴림" w:cs="굴림"/>
                        <w:color w:val="123456"/>
                        <w:kern w:val="0"/>
                        <w:sz w:val="18"/>
                        <w:szCs w:val="18"/>
                      </w:rPr>
                    </w:rPrChange>
                  </w:rPr>
                  <w:delText xml:space="preserve">(물탱크, 정화조 </w:delText>
                </w:r>
                <w:r w:rsidRPr="000C7330" w:rsidDel="008076F4">
                  <w:rPr>
                    <w:rFonts w:eastAsiaTheme="minorHAnsi" w:cs="굴림" w:hint="eastAsia"/>
                    <w:color w:val="000000" w:themeColor="text1"/>
                    <w:kern w:val="0"/>
                    <w:sz w:val="14"/>
                    <w:szCs w:val="18"/>
                    <w:rPrChange w:id="9959" w:author="FURSYS" w:date="2025-12-04T15:42:00Z">
                      <w:rPr>
                        <w:rFonts w:ascii="굴림" w:eastAsia="굴림" w:hAnsi="굴림" w:cs="굴림" w:hint="eastAsia"/>
                        <w:color w:val="123456"/>
                        <w:kern w:val="0"/>
                        <w:sz w:val="18"/>
                        <w:szCs w:val="18"/>
                      </w:rPr>
                    </w:rPrChange>
                  </w:rPr>
                  <w:delText>등</w:delText>
                </w:r>
                <w:r w:rsidRPr="000C7330" w:rsidDel="008076F4">
                  <w:rPr>
                    <w:rFonts w:eastAsiaTheme="minorHAnsi" w:cs="굴림"/>
                    <w:color w:val="000000" w:themeColor="text1"/>
                    <w:kern w:val="0"/>
                    <w:sz w:val="14"/>
                    <w:szCs w:val="18"/>
                    <w:rPrChange w:id="9960" w:author="FURSYS" w:date="2025-12-04T15:42:00Z">
                      <w:rPr>
                        <w:rFonts w:ascii="굴림" w:eastAsia="굴림" w:hAnsi="굴림" w:cs="굴림"/>
                        <w:color w:val="123456"/>
                        <w:kern w:val="0"/>
                        <w:sz w:val="18"/>
                        <w:szCs w:val="18"/>
                      </w:rPr>
                    </w:rPrChange>
                  </w:rPr>
                  <w:delText xml:space="preserve">) 청소 </w:delText>
                </w:r>
                <w:r w:rsidRPr="000C7330" w:rsidDel="008076F4">
                  <w:rPr>
                    <w:rFonts w:eastAsiaTheme="minorHAnsi" w:cs="굴림" w:hint="eastAsia"/>
                    <w:color w:val="000000" w:themeColor="text1"/>
                    <w:kern w:val="0"/>
                    <w:sz w:val="14"/>
                    <w:szCs w:val="18"/>
                    <w:rPrChange w:id="9961" w:author="FURSYS" w:date="2025-12-04T15:42:00Z">
                      <w:rPr>
                        <w:rFonts w:ascii="굴림" w:eastAsia="굴림" w:hAnsi="굴림" w:cs="굴림" w:hint="eastAsia"/>
                        <w:color w:val="123456"/>
                        <w:kern w:val="0"/>
                        <w:sz w:val="18"/>
                        <w:szCs w:val="18"/>
                      </w:rPr>
                    </w:rPrChange>
                  </w:rPr>
                  <w:delText>및</w:delText>
                </w:r>
                <w:r w:rsidRPr="000C7330" w:rsidDel="008076F4">
                  <w:rPr>
                    <w:rFonts w:eastAsiaTheme="minorHAnsi" w:cs="굴림"/>
                    <w:color w:val="000000" w:themeColor="text1"/>
                    <w:kern w:val="0"/>
                    <w:sz w:val="14"/>
                    <w:szCs w:val="18"/>
                    <w:rPrChange w:id="9962"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9963" w:author="FURSYS" w:date="2025-12-04T15:42:00Z">
                      <w:rPr>
                        <w:rFonts w:ascii="굴림" w:eastAsia="굴림" w:hAnsi="굴림" w:cs="굴림" w:hint="eastAsia"/>
                        <w:color w:val="123456"/>
                        <w:kern w:val="0"/>
                        <w:sz w:val="18"/>
                        <w:szCs w:val="18"/>
                      </w:rPr>
                    </w:rPrChange>
                  </w:rPr>
                  <w:delText>보수작업</w:delText>
                </w:r>
              </w:del>
            </w:ins>
          </w:p>
        </w:tc>
      </w:tr>
      <w:tr w:rsidR="00A60C55" w:rsidRPr="000C7330" w:rsidDel="008076F4" w14:paraId="3FAAB896" w14:textId="544A55DB" w:rsidTr="00DE56DB">
        <w:trPr>
          <w:trHeight w:val="896"/>
          <w:ins w:id="9964" w:author="이승준 (Seungjun Lee)" w:date="2025-07-29T11:35:00Z"/>
          <w:del w:id="9965" w:author="FURSYS" w:date="2025-08-06T14:26:00Z"/>
        </w:trPr>
        <w:tc>
          <w:tcPr>
            <w:tcW w:w="580" w:type="dxa"/>
            <w:tcBorders>
              <w:top w:val="nil"/>
              <w:left w:val="single" w:sz="8" w:space="0" w:color="000000"/>
              <w:bottom w:val="single" w:sz="8" w:space="0" w:color="000000"/>
              <w:right w:val="single" w:sz="8" w:space="0" w:color="000000"/>
            </w:tcBorders>
            <w:tcMar>
              <w:top w:w="11" w:type="dxa"/>
              <w:left w:w="11" w:type="dxa"/>
              <w:bottom w:w="0" w:type="dxa"/>
              <w:right w:w="11" w:type="dxa"/>
            </w:tcMar>
            <w:vAlign w:val="center"/>
            <w:hideMark/>
          </w:tcPr>
          <w:p w14:paraId="11DEA2C6" w14:textId="18DF1CE8" w:rsidR="002E2521" w:rsidRPr="000C7330" w:rsidDel="008076F4" w:rsidRDefault="002E2521">
            <w:pPr>
              <w:rPr>
                <w:ins w:id="9966" w:author="이승준 (Seungjun Lee)" w:date="2025-07-29T11:35:00Z"/>
                <w:del w:id="9967" w:author="FURSYS" w:date="2025-08-06T14:26:00Z"/>
                <w:rFonts w:eastAsiaTheme="minorHAnsi" w:cs="굴림"/>
                <w:color w:val="000000" w:themeColor="text1"/>
                <w:kern w:val="0"/>
                <w:sz w:val="14"/>
                <w:szCs w:val="18"/>
                <w:rPrChange w:id="9968" w:author="FURSYS" w:date="2025-12-04T15:42:00Z">
                  <w:rPr>
                    <w:ins w:id="9969" w:author="이승준 (Seungjun Lee)" w:date="2025-07-29T11:35:00Z"/>
                    <w:del w:id="9970" w:author="FURSYS" w:date="2025-08-06T14:26:00Z"/>
                    <w:rFonts w:ascii="굴림" w:eastAsia="굴림" w:hAnsi="굴림" w:cs="굴림"/>
                    <w:kern w:val="0"/>
                    <w:sz w:val="18"/>
                    <w:szCs w:val="18"/>
                  </w:rPr>
                </w:rPrChange>
              </w:rPr>
              <w:pPrChange w:id="9971" w:author="FURSYS" w:date="2025-08-06T14:26:00Z">
                <w:pPr>
                  <w:widowControl/>
                  <w:wordWrap/>
                  <w:autoSpaceDE/>
                  <w:autoSpaceDN/>
                  <w:jc w:val="center"/>
                </w:pPr>
              </w:pPrChange>
            </w:pPr>
            <w:ins w:id="9972" w:author="이승준 (Seungjun Lee)" w:date="2025-07-29T11:35:00Z">
              <w:del w:id="9973" w:author="FURSYS" w:date="2025-08-06T14:26:00Z">
                <w:r w:rsidRPr="000C7330" w:rsidDel="008076F4">
                  <w:rPr>
                    <w:rFonts w:eastAsiaTheme="minorHAnsi" w:cs="굴림"/>
                    <w:color w:val="000000" w:themeColor="text1"/>
                    <w:kern w:val="0"/>
                    <w:sz w:val="14"/>
                    <w:szCs w:val="18"/>
                    <w:rPrChange w:id="9974" w:author="FURSYS" w:date="2025-12-04T15:42:00Z">
                      <w:rPr>
                        <w:rFonts w:ascii="굴림" w:eastAsia="굴림" w:hAnsi="굴림" w:cs="굴림"/>
                        <w:color w:val="123456"/>
                        <w:kern w:val="0"/>
                        <w:sz w:val="18"/>
                        <w:szCs w:val="18"/>
                      </w:rPr>
                    </w:rPrChange>
                  </w:rPr>
                  <w:delText>7</w:delText>
                </w:r>
              </w:del>
            </w:ins>
          </w:p>
        </w:tc>
        <w:tc>
          <w:tcPr>
            <w:tcW w:w="2880" w:type="dxa"/>
            <w:tcBorders>
              <w:top w:val="nil"/>
              <w:left w:val="nil"/>
              <w:bottom w:val="single" w:sz="8" w:space="0" w:color="000000"/>
              <w:right w:val="single" w:sz="8" w:space="0" w:color="000000"/>
            </w:tcBorders>
            <w:tcMar>
              <w:top w:w="66" w:type="dxa"/>
              <w:left w:w="66" w:type="dxa"/>
              <w:bottom w:w="66" w:type="dxa"/>
              <w:right w:w="66" w:type="dxa"/>
            </w:tcMar>
            <w:vAlign w:val="center"/>
            <w:hideMark/>
          </w:tcPr>
          <w:p w14:paraId="251732BD" w14:textId="2BB9E654" w:rsidR="002E2521" w:rsidRPr="000C7330" w:rsidDel="008076F4" w:rsidRDefault="002E2521">
            <w:pPr>
              <w:rPr>
                <w:ins w:id="9975" w:author="이승준 (Seungjun Lee)" w:date="2025-07-29T11:35:00Z"/>
                <w:del w:id="9976" w:author="FURSYS" w:date="2025-08-06T14:26:00Z"/>
                <w:rFonts w:eastAsiaTheme="minorHAnsi" w:cs="굴림"/>
                <w:color w:val="000000" w:themeColor="text1"/>
                <w:kern w:val="0"/>
                <w:sz w:val="14"/>
                <w:szCs w:val="18"/>
                <w:rPrChange w:id="9977" w:author="FURSYS" w:date="2025-12-04T15:42:00Z">
                  <w:rPr>
                    <w:ins w:id="9978" w:author="이승준 (Seungjun Lee)" w:date="2025-07-29T11:35:00Z"/>
                    <w:del w:id="9979" w:author="FURSYS" w:date="2025-08-06T14:26:00Z"/>
                    <w:rFonts w:ascii="굴림" w:eastAsia="굴림" w:hAnsi="굴림" w:cs="굴림"/>
                    <w:kern w:val="0"/>
                    <w:sz w:val="18"/>
                    <w:szCs w:val="18"/>
                  </w:rPr>
                </w:rPrChange>
              </w:rPr>
              <w:pPrChange w:id="9980" w:author="FURSYS" w:date="2025-08-06T14:26:00Z">
                <w:pPr>
                  <w:widowControl/>
                  <w:wordWrap/>
                  <w:autoSpaceDE/>
                  <w:autoSpaceDN/>
                  <w:jc w:val="left"/>
                </w:pPr>
              </w:pPrChange>
            </w:pPr>
            <w:ins w:id="9981" w:author="이승준 (Seungjun Lee)" w:date="2025-07-29T11:35:00Z">
              <w:del w:id="9982" w:author="FURSYS" w:date="2025-08-06T14:26:00Z">
                <w:r w:rsidRPr="000C7330" w:rsidDel="008076F4">
                  <w:rPr>
                    <w:rFonts w:eastAsiaTheme="minorHAnsi" w:cs="굴림" w:hint="eastAsia"/>
                    <w:color w:val="000000" w:themeColor="text1"/>
                    <w:kern w:val="0"/>
                    <w:sz w:val="14"/>
                    <w:szCs w:val="18"/>
                    <w:rPrChange w:id="9983" w:author="FURSYS" w:date="2025-12-04T15:42:00Z">
                      <w:rPr>
                        <w:rFonts w:ascii="굴림" w:eastAsia="굴림" w:hAnsi="굴림" w:cs="굴림" w:hint="eastAsia"/>
                        <w:color w:val="123456"/>
                        <w:kern w:val="0"/>
                        <w:sz w:val="18"/>
                        <w:szCs w:val="18"/>
                      </w:rPr>
                    </w:rPrChange>
                  </w:rPr>
                  <w:delText>수변전설비</w:delText>
                </w:r>
              </w:del>
            </w:ins>
          </w:p>
        </w:tc>
        <w:tc>
          <w:tcPr>
            <w:tcW w:w="5700" w:type="dxa"/>
            <w:tcBorders>
              <w:top w:val="nil"/>
              <w:left w:val="nil"/>
              <w:bottom w:val="single" w:sz="8" w:space="0" w:color="000000"/>
              <w:right w:val="single" w:sz="8" w:space="0" w:color="000000"/>
            </w:tcBorders>
            <w:tcMar>
              <w:top w:w="66" w:type="dxa"/>
              <w:left w:w="133" w:type="dxa"/>
              <w:bottom w:w="66" w:type="dxa"/>
              <w:right w:w="133" w:type="dxa"/>
            </w:tcMar>
            <w:vAlign w:val="center"/>
            <w:hideMark/>
          </w:tcPr>
          <w:p w14:paraId="060247F8" w14:textId="71F59E66" w:rsidR="002E2521" w:rsidRPr="000C7330" w:rsidDel="008076F4" w:rsidRDefault="002E2521">
            <w:pPr>
              <w:rPr>
                <w:ins w:id="9984" w:author="이승준 (Seungjun Lee)" w:date="2025-07-29T11:35:00Z"/>
                <w:del w:id="9985" w:author="FURSYS" w:date="2025-08-06T14:26:00Z"/>
                <w:rFonts w:eastAsiaTheme="minorHAnsi" w:cs="굴림"/>
                <w:color w:val="000000" w:themeColor="text1"/>
                <w:kern w:val="0"/>
                <w:sz w:val="14"/>
                <w:szCs w:val="18"/>
                <w:rPrChange w:id="9986" w:author="FURSYS" w:date="2025-12-04T15:42:00Z">
                  <w:rPr>
                    <w:ins w:id="9987" w:author="이승준 (Seungjun Lee)" w:date="2025-07-29T11:35:00Z"/>
                    <w:del w:id="9988" w:author="FURSYS" w:date="2025-08-06T14:26:00Z"/>
                    <w:rFonts w:ascii="굴림" w:eastAsia="굴림" w:hAnsi="굴림" w:cs="굴림"/>
                    <w:kern w:val="0"/>
                    <w:sz w:val="18"/>
                    <w:szCs w:val="18"/>
                  </w:rPr>
                </w:rPrChange>
              </w:rPr>
              <w:pPrChange w:id="9989" w:author="FURSYS" w:date="2025-08-06T14:26:00Z">
                <w:pPr>
                  <w:widowControl/>
                  <w:wordWrap/>
                  <w:autoSpaceDE/>
                  <w:autoSpaceDN/>
                  <w:jc w:val="left"/>
                </w:pPr>
              </w:pPrChange>
            </w:pPr>
            <w:ins w:id="9990" w:author="이승준 (Seungjun Lee)" w:date="2025-07-29T11:35:00Z">
              <w:del w:id="9991" w:author="FURSYS" w:date="2025-08-06T14:26:00Z">
                <w:r w:rsidRPr="000C7330" w:rsidDel="008076F4">
                  <w:rPr>
                    <w:rFonts w:eastAsiaTheme="minorHAnsi" w:cs="굴림" w:hint="eastAsia"/>
                    <w:color w:val="000000" w:themeColor="text1"/>
                    <w:kern w:val="0"/>
                    <w:sz w:val="14"/>
                    <w:szCs w:val="18"/>
                    <w:rPrChange w:id="9992" w:author="FURSYS" w:date="2025-12-04T15:42:00Z">
                      <w:rPr>
                        <w:rFonts w:ascii="굴림" w:eastAsia="굴림" w:hAnsi="굴림" w:cs="굴림" w:hint="eastAsia"/>
                        <w:color w:val="123456"/>
                        <w:kern w:val="0"/>
                        <w:sz w:val="18"/>
                        <w:szCs w:val="18"/>
                      </w:rPr>
                    </w:rPrChange>
                  </w:rPr>
                  <w:delText> </w:delText>
                </w:r>
                <w:r w:rsidRPr="000C7330" w:rsidDel="008076F4">
                  <w:rPr>
                    <w:rFonts w:eastAsiaTheme="minorHAnsi" w:cs="굴림"/>
                    <w:color w:val="000000" w:themeColor="text1"/>
                    <w:kern w:val="0"/>
                    <w:sz w:val="14"/>
                    <w:szCs w:val="18"/>
                    <w:rPrChange w:id="9993" w:author="FURSYS" w:date="2025-12-04T15:42:00Z">
                      <w:rPr>
                        <w:rFonts w:ascii="굴림" w:eastAsia="굴림" w:hAnsi="굴림" w:cs="굴림"/>
                        <w:color w:val="123456"/>
                        <w:kern w:val="0"/>
                        <w:sz w:val="18"/>
                        <w:szCs w:val="18"/>
                      </w:rPr>
                    </w:rPrChange>
                  </w:rPr>
                  <w:delText xml:space="preserve">1,000V 이상의 </w:delText>
                </w:r>
                <w:r w:rsidRPr="000C7330" w:rsidDel="008076F4">
                  <w:rPr>
                    <w:rFonts w:eastAsiaTheme="minorHAnsi" w:cs="굴림" w:hint="eastAsia"/>
                    <w:color w:val="000000" w:themeColor="text1"/>
                    <w:kern w:val="0"/>
                    <w:sz w:val="14"/>
                    <w:szCs w:val="18"/>
                    <w:rPrChange w:id="9994" w:author="FURSYS" w:date="2025-12-04T15:42:00Z">
                      <w:rPr>
                        <w:rFonts w:ascii="굴림" w:eastAsia="굴림" w:hAnsi="굴림" w:cs="굴림" w:hint="eastAsia"/>
                        <w:color w:val="123456"/>
                        <w:kern w:val="0"/>
                        <w:sz w:val="18"/>
                        <w:szCs w:val="18"/>
                      </w:rPr>
                    </w:rPrChange>
                  </w:rPr>
                  <w:delText>수변전설비</w:delText>
                </w:r>
                <w:r w:rsidRPr="000C7330" w:rsidDel="008076F4">
                  <w:rPr>
                    <w:rFonts w:eastAsiaTheme="minorHAnsi" w:cs="굴림"/>
                    <w:color w:val="000000" w:themeColor="text1"/>
                    <w:kern w:val="0"/>
                    <w:sz w:val="14"/>
                    <w:szCs w:val="18"/>
                    <w:rPrChange w:id="9995" w:author="FURSYS" w:date="2025-12-04T15:42:00Z">
                      <w:rPr>
                        <w:rFonts w:ascii="굴림" w:eastAsia="굴림" w:hAnsi="굴림" w:cs="굴림"/>
                        <w:color w:val="123456"/>
                        <w:kern w:val="0"/>
                        <w:sz w:val="18"/>
                        <w:szCs w:val="18"/>
                      </w:rPr>
                    </w:rPrChange>
                  </w:rPr>
                  <w:delText xml:space="preserve"> 보수 작업</w:delText>
                </w:r>
              </w:del>
            </w:ins>
          </w:p>
          <w:p w14:paraId="208F9743" w14:textId="5F477B19" w:rsidR="002E2521" w:rsidRPr="000C7330" w:rsidDel="008076F4" w:rsidRDefault="002E2521">
            <w:pPr>
              <w:rPr>
                <w:ins w:id="9996" w:author="이승준 (Seungjun Lee)" w:date="2025-07-29T11:35:00Z"/>
                <w:del w:id="9997" w:author="FURSYS" w:date="2025-08-06T14:26:00Z"/>
                <w:rFonts w:eastAsiaTheme="minorHAnsi" w:cs="굴림"/>
                <w:color w:val="000000" w:themeColor="text1"/>
                <w:kern w:val="0"/>
                <w:sz w:val="14"/>
                <w:szCs w:val="18"/>
                <w:rPrChange w:id="9998" w:author="FURSYS" w:date="2025-12-04T15:42:00Z">
                  <w:rPr>
                    <w:ins w:id="9999" w:author="이승준 (Seungjun Lee)" w:date="2025-07-29T11:35:00Z"/>
                    <w:del w:id="10000" w:author="FURSYS" w:date="2025-08-06T14:26:00Z"/>
                    <w:rFonts w:ascii="굴림" w:eastAsia="굴림" w:hAnsi="굴림" w:cs="굴림"/>
                    <w:kern w:val="0"/>
                    <w:sz w:val="18"/>
                    <w:szCs w:val="18"/>
                  </w:rPr>
                </w:rPrChange>
              </w:rPr>
              <w:pPrChange w:id="10001" w:author="FURSYS" w:date="2025-08-06T14:26:00Z">
                <w:pPr>
                  <w:widowControl/>
                  <w:wordWrap/>
                  <w:autoSpaceDE/>
                  <w:autoSpaceDN/>
                  <w:jc w:val="left"/>
                </w:pPr>
              </w:pPrChange>
            </w:pPr>
            <w:ins w:id="10002" w:author="이승준 (Seungjun Lee)" w:date="2025-07-29T11:35:00Z">
              <w:del w:id="10003" w:author="FURSYS" w:date="2025-08-06T14:26:00Z">
                <w:r w:rsidRPr="000C7330" w:rsidDel="008076F4">
                  <w:rPr>
                    <w:rFonts w:eastAsiaTheme="minorHAnsi" w:cs="굴림" w:hint="eastAsia"/>
                    <w:color w:val="000000" w:themeColor="text1"/>
                    <w:kern w:val="0"/>
                    <w:sz w:val="14"/>
                    <w:szCs w:val="18"/>
                    <w:rPrChange w:id="10004" w:author="FURSYS" w:date="2025-12-04T15:42:00Z">
                      <w:rPr>
                        <w:rFonts w:ascii="굴림" w:eastAsia="굴림" w:hAnsi="굴림" w:cs="굴림" w:hint="eastAsia"/>
                        <w:color w:val="123456"/>
                        <w:kern w:val="0"/>
                        <w:sz w:val="18"/>
                        <w:szCs w:val="18"/>
                      </w:rPr>
                    </w:rPrChange>
                  </w:rPr>
                  <w:delText> </w:delText>
                </w:r>
                <w:r w:rsidRPr="000C7330" w:rsidDel="008076F4">
                  <w:rPr>
                    <w:rFonts w:eastAsiaTheme="minorHAnsi" w:cs="굴림"/>
                    <w:color w:val="000000" w:themeColor="text1"/>
                    <w:kern w:val="0"/>
                    <w:sz w:val="14"/>
                    <w:szCs w:val="18"/>
                    <w:rPrChange w:id="10005" w:author="FURSYS" w:date="2025-12-04T15:42:00Z">
                      <w:rPr>
                        <w:rFonts w:ascii="굴림" w:eastAsia="굴림" w:hAnsi="굴림" w:cs="굴림"/>
                        <w:color w:val="123456"/>
                        <w:kern w:val="0"/>
                        <w:sz w:val="18"/>
                        <w:szCs w:val="18"/>
                      </w:rPr>
                    </w:rPrChange>
                  </w:rPr>
                  <w:delText>- </w:delText>
                </w:r>
                <w:r w:rsidRPr="000C7330" w:rsidDel="008076F4">
                  <w:rPr>
                    <w:rFonts w:eastAsiaTheme="minorHAnsi" w:cs="굴림" w:hint="eastAsia"/>
                    <w:color w:val="000000" w:themeColor="text1"/>
                    <w:kern w:val="0"/>
                    <w:sz w:val="14"/>
                    <w:szCs w:val="18"/>
                    <w:rPrChange w:id="10006" w:author="FURSYS" w:date="2025-12-04T15:42:00Z">
                      <w:rPr>
                        <w:rFonts w:ascii="굴림" w:eastAsia="굴림" w:hAnsi="굴림" w:cs="굴림" w:hint="eastAsia"/>
                        <w:color w:val="123456"/>
                        <w:kern w:val="0"/>
                        <w:sz w:val="18"/>
                        <w:szCs w:val="18"/>
                      </w:rPr>
                    </w:rPrChange>
                  </w:rPr>
                  <w:delText>충전부</w:delText>
                </w:r>
                <w:r w:rsidRPr="000C7330" w:rsidDel="008076F4">
                  <w:rPr>
                    <w:rFonts w:eastAsiaTheme="minorHAnsi" w:cs="굴림"/>
                    <w:color w:val="000000" w:themeColor="text1"/>
                    <w:kern w:val="0"/>
                    <w:sz w:val="14"/>
                    <w:szCs w:val="18"/>
                    <w:rPrChange w:id="10007" w:author="FURSYS" w:date="2025-12-04T15:42:00Z">
                      <w:rPr>
                        <w:rFonts w:ascii="굴림" w:eastAsia="굴림" w:hAnsi="굴림" w:cs="굴림"/>
                        <w:color w:val="123456"/>
                        <w:kern w:val="0"/>
                        <w:sz w:val="18"/>
                        <w:szCs w:val="18"/>
                      </w:rPr>
                    </w:rPrChange>
                  </w:rPr>
                  <w:delText xml:space="preserve"> 차폐가 완벽히 된 상태에서의 작업 및 </w:delText>
                </w:r>
                <w:r w:rsidRPr="000C7330" w:rsidDel="008076F4">
                  <w:rPr>
                    <w:rFonts w:eastAsiaTheme="minorHAnsi" w:cs="굴림" w:hint="eastAsia"/>
                    <w:color w:val="000000" w:themeColor="text1"/>
                    <w:kern w:val="0"/>
                    <w:sz w:val="14"/>
                    <w:szCs w:val="18"/>
                    <w:rPrChange w:id="10008" w:author="FURSYS" w:date="2025-12-04T15:42:00Z">
                      <w:rPr>
                        <w:rFonts w:ascii="굴림" w:eastAsia="굴림" w:hAnsi="굴림" w:cs="굴림" w:hint="eastAsia"/>
                        <w:color w:val="123456"/>
                        <w:kern w:val="0"/>
                        <w:sz w:val="18"/>
                        <w:szCs w:val="18"/>
                      </w:rPr>
                    </w:rPrChange>
                  </w:rPr>
                  <w:delText>육안점검</w:delText>
                </w:r>
                <w:r w:rsidRPr="000C7330" w:rsidDel="008076F4">
                  <w:rPr>
                    <w:rFonts w:eastAsiaTheme="minorHAnsi" w:cs="굴림"/>
                    <w:color w:val="000000" w:themeColor="text1"/>
                    <w:kern w:val="0"/>
                    <w:sz w:val="14"/>
                    <w:szCs w:val="18"/>
                    <w:rPrChange w:id="10009" w:author="FURSYS" w:date="2025-12-04T15:42:00Z">
                      <w:rPr>
                        <w:rFonts w:ascii="굴림" w:eastAsia="굴림" w:hAnsi="굴림" w:cs="굴림"/>
                        <w:color w:val="123456"/>
                        <w:kern w:val="0"/>
                        <w:sz w:val="18"/>
                        <w:szCs w:val="18"/>
                      </w:rPr>
                    </w:rPrChange>
                  </w:rPr>
                  <w:delText xml:space="preserve">/ 열화상 측정 등 </w:delText>
                </w:r>
                <w:r w:rsidRPr="000C7330" w:rsidDel="008076F4">
                  <w:rPr>
                    <w:rFonts w:eastAsiaTheme="minorHAnsi" w:cs="굴림" w:hint="eastAsia"/>
                    <w:color w:val="000000" w:themeColor="text1"/>
                    <w:kern w:val="0"/>
                    <w:sz w:val="14"/>
                    <w:szCs w:val="18"/>
                    <w:rPrChange w:id="10010" w:author="FURSYS" w:date="2025-12-04T15:42:00Z">
                      <w:rPr>
                        <w:rFonts w:ascii="굴림" w:eastAsia="굴림" w:hAnsi="굴림" w:cs="굴림" w:hint="eastAsia"/>
                        <w:color w:val="123456"/>
                        <w:kern w:val="0"/>
                        <w:sz w:val="18"/>
                        <w:szCs w:val="18"/>
                      </w:rPr>
                    </w:rPrChange>
                  </w:rPr>
                  <w:delText>활선</w:delText>
                </w:r>
                <w:r w:rsidRPr="000C7330" w:rsidDel="008076F4">
                  <w:rPr>
                    <w:rFonts w:eastAsiaTheme="minorHAnsi" w:cs="굴림"/>
                    <w:color w:val="000000" w:themeColor="text1"/>
                    <w:kern w:val="0"/>
                    <w:sz w:val="14"/>
                    <w:szCs w:val="18"/>
                    <w:rPrChange w:id="10011" w:author="FURSYS" w:date="2025-12-04T15:42:00Z">
                      <w:rPr>
                        <w:rFonts w:ascii="굴림" w:eastAsia="굴림" w:hAnsi="굴림" w:cs="굴림"/>
                        <w:color w:val="123456"/>
                        <w:kern w:val="0"/>
                        <w:sz w:val="18"/>
                        <w:szCs w:val="18"/>
                      </w:rPr>
                    </w:rPrChange>
                  </w:rPr>
                  <w:delText xml:space="preserve"> 근접(한계거리 유지) 점검은 제외</w:delText>
                </w:r>
              </w:del>
            </w:ins>
          </w:p>
        </w:tc>
      </w:tr>
      <w:tr w:rsidR="00A60C55" w:rsidRPr="000C7330" w:rsidDel="008076F4" w14:paraId="531BDCC8" w14:textId="50F9501A" w:rsidTr="00DE56DB">
        <w:trPr>
          <w:trHeight w:val="508"/>
          <w:ins w:id="10012" w:author="이승준 (Seungjun Lee)" w:date="2025-07-29T11:35:00Z"/>
          <w:del w:id="10013" w:author="FURSYS" w:date="2025-08-06T14:26:00Z"/>
        </w:trPr>
        <w:tc>
          <w:tcPr>
            <w:tcW w:w="580" w:type="dxa"/>
            <w:tcBorders>
              <w:top w:val="nil"/>
              <w:left w:val="single" w:sz="8" w:space="0" w:color="000000"/>
              <w:bottom w:val="single" w:sz="8" w:space="0" w:color="000000"/>
              <w:right w:val="single" w:sz="8" w:space="0" w:color="000000"/>
            </w:tcBorders>
            <w:tcMar>
              <w:top w:w="11" w:type="dxa"/>
              <w:left w:w="11" w:type="dxa"/>
              <w:bottom w:w="0" w:type="dxa"/>
              <w:right w:w="11" w:type="dxa"/>
            </w:tcMar>
            <w:vAlign w:val="center"/>
            <w:hideMark/>
          </w:tcPr>
          <w:p w14:paraId="137824C4" w14:textId="3F7D30D6" w:rsidR="002E2521" w:rsidRPr="000C7330" w:rsidDel="008076F4" w:rsidRDefault="002E2521">
            <w:pPr>
              <w:rPr>
                <w:ins w:id="10014" w:author="이승준 (Seungjun Lee)" w:date="2025-07-29T11:35:00Z"/>
                <w:del w:id="10015" w:author="FURSYS" w:date="2025-08-06T14:26:00Z"/>
                <w:rFonts w:eastAsiaTheme="minorHAnsi" w:cs="굴림"/>
                <w:color w:val="000000" w:themeColor="text1"/>
                <w:kern w:val="0"/>
                <w:sz w:val="14"/>
                <w:szCs w:val="18"/>
                <w:rPrChange w:id="10016" w:author="FURSYS" w:date="2025-12-04T15:42:00Z">
                  <w:rPr>
                    <w:ins w:id="10017" w:author="이승준 (Seungjun Lee)" w:date="2025-07-29T11:35:00Z"/>
                    <w:del w:id="10018" w:author="FURSYS" w:date="2025-08-06T14:26:00Z"/>
                    <w:rFonts w:ascii="굴림" w:eastAsia="굴림" w:hAnsi="굴림" w:cs="굴림"/>
                    <w:kern w:val="0"/>
                    <w:sz w:val="18"/>
                    <w:szCs w:val="18"/>
                  </w:rPr>
                </w:rPrChange>
              </w:rPr>
              <w:pPrChange w:id="10019" w:author="FURSYS" w:date="2025-08-06T14:26:00Z">
                <w:pPr>
                  <w:widowControl/>
                  <w:wordWrap/>
                  <w:autoSpaceDE/>
                  <w:autoSpaceDN/>
                  <w:jc w:val="center"/>
                </w:pPr>
              </w:pPrChange>
            </w:pPr>
            <w:ins w:id="10020" w:author="이승준 (Seungjun Lee)" w:date="2025-07-29T11:35:00Z">
              <w:del w:id="10021" w:author="FURSYS" w:date="2025-08-06T14:26:00Z">
                <w:r w:rsidRPr="000C7330" w:rsidDel="008076F4">
                  <w:rPr>
                    <w:rFonts w:eastAsiaTheme="minorHAnsi" w:cs="굴림"/>
                    <w:color w:val="000000" w:themeColor="text1"/>
                    <w:kern w:val="0"/>
                    <w:sz w:val="14"/>
                    <w:szCs w:val="18"/>
                    <w:rPrChange w:id="10022" w:author="FURSYS" w:date="2025-12-04T15:42:00Z">
                      <w:rPr>
                        <w:rFonts w:ascii="굴림" w:eastAsia="굴림" w:hAnsi="굴림" w:cs="굴림"/>
                        <w:color w:val="123456"/>
                        <w:kern w:val="0"/>
                        <w:sz w:val="18"/>
                        <w:szCs w:val="18"/>
                      </w:rPr>
                    </w:rPrChange>
                  </w:rPr>
                  <w:delText>8</w:delText>
                </w:r>
              </w:del>
            </w:ins>
          </w:p>
        </w:tc>
        <w:tc>
          <w:tcPr>
            <w:tcW w:w="2880" w:type="dxa"/>
            <w:tcBorders>
              <w:top w:val="nil"/>
              <w:left w:val="nil"/>
              <w:bottom w:val="single" w:sz="8" w:space="0" w:color="000000"/>
              <w:right w:val="single" w:sz="8" w:space="0" w:color="000000"/>
            </w:tcBorders>
            <w:tcMar>
              <w:top w:w="66" w:type="dxa"/>
              <w:left w:w="66" w:type="dxa"/>
              <w:bottom w:w="66" w:type="dxa"/>
              <w:right w:w="66" w:type="dxa"/>
            </w:tcMar>
            <w:vAlign w:val="center"/>
            <w:hideMark/>
          </w:tcPr>
          <w:p w14:paraId="0327379E" w14:textId="5BA67716" w:rsidR="002E2521" w:rsidRPr="000C7330" w:rsidDel="008076F4" w:rsidRDefault="002E2521">
            <w:pPr>
              <w:rPr>
                <w:ins w:id="10023" w:author="이승준 (Seungjun Lee)" w:date="2025-07-29T11:35:00Z"/>
                <w:del w:id="10024" w:author="FURSYS" w:date="2025-08-06T14:26:00Z"/>
                <w:rFonts w:eastAsiaTheme="minorHAnsi" w:cs="굴림"/>
                <w:color w:val="000000" w:themeColor="text1"/>
                <w:kern w:val="0"/>
                <w:sz w:val="14"/>
                <w:szCs w:val="18"/>
                <w:rPrChange w:id="10025" w:author="FURSYS" w:date="2025-12-04T15:42:00Z">
                  <w:rPr>
                    <w:ins w:id="10026" w:author="이승준 (Seungjun Lee)" w:date="2025-07-29T11:35:00Z"/>
                    <w:del w:id="10027" w:author="FURSYS" w:date="2025-08-06T14:26:00Z"/>
                    <w:rFonts w:ascii="굴림" w:eastAsia="굴림" w:hAnsi="굴림" w:cs="굴림"/>
                    <w:kern w:val="0"/>
                    <w:sz w:val="18"/>
                    <w:szCs w:val="18"/>
                  </w:rPr>
                </w:rPrChange>
              </w:rPr>
              <w:pPrChange w:id="10028" w:author="FURSYS" w:date="2025-08-06T14:26:00Z">
                <w:pPr>
                  <w:widowControl/>
                  <w:wordWrap/>
                  <w:autoSpaceDE/>
                  <w:autoSpaceDN/>
                  <w:jc w:val="left"/>
                </w:pPr>
              </w:pPrChange>
            </w:pPr>
            <w:ins w:id="10029" w:author="이승준 (Seungjun Lee)" w:date="2025-07-29T11:35:00Z">
              <w:del w:id="10030" w:author="FURSYS" w:date="2025-08-06T14:26:00Z">
                <w:r w:rsidRPr="000C7330" w:rsidDel="008076F4">
                  <w:rPr>
                    <w:rFonts w:eastAsiaTheme="minorHAnsi" w:cs="굴림" w:hint="eastAsia"/>
                    <w:color w:val="000000" w:themeColor="text1"/>
                    <w:kern w:val="0"/>
                    <w:sz w:val="14"/>
                    <w:szCs w:val="18"/>
                    <w:rPrChange w:id="10031" w:author="FURSYS" w:date="2025-12-04T15:42:00Z">
                      <w:rPr>
                        <w:rFonts w:ascii="굴림" w:eastAsia="굴림" w:hAnsi="굴림" w:cs="굴림" w:hint="eastAsia"/>
                        <w:color w:val="123456"/>
                        <w:kern w:val="0"/>
                        <w:sz w:val="18"/>
                        <w:szCs w:val="18"/>
                      </w:rPr>
                    </w:rPrChange>
                  </w:rPr>
                  <w:delText> 승강기</w:delText>
                </w:r>
              </w:del>
            </w:ins>
          </w:p>
        </w:tc>
        <w:tc>
          <w:tcPr>
            <w:tcW w:w="5700" w:type="dxa"/>
            <w:tcBorders>
              <w:top w:val="nil"/>
              <w:left w:val="nil"/>
              <w:bottom w:val="single" w:sz="8" w:space="0" w:color="000000"/>
              <w:right w:val="single" w:sz="8" w:space="0" w:color="000000"/>
            </w:tcBorders>
            <w:tcMar>
              <w:top w:w="66" w:type="dxa"/>
              <w:left w:w="133" w:type="dxa"/>
              <w:bottom w:w="66" w:type="dxa"/>
              <w:right w:w="133" w:type="dxa"/>
            </w:tcMar>
            <w:vAlign w:val="center"/>
            <w:hideMark/>
          </w:tcPr>
          <w:p w14:paraId="128D55A9" w14:textId="65D5AA76" w:rsidR="002E2521" w:rsidRPr="000C7330" w:rsidDel="008076F4" w:rsidRDefault="002E2521">
            <w:pPr>
              <w:rPr>
                <w:ins w:id="10032" w:author="이승준 (Seungjun Lee)" w:date="2025-07-29T11:35:00Z"/>
                <w:del w:id="10033" w:author="FURSYS" w:date="2025-08-06T14:26:00Z"/>
                <w:rFonts w:eastAsiaTheme="minorHAnsi" w:cs="굴림"/>
                <w:color w:val="000000" w:themeColor="text1"/>
                <w:kern w:val="0"/>
                <w:sz w:val="14"/>
                <w:szCs w:val="18"/>
                <w:rPrChange w:id="10034" w:author="FURSYS" w:date="2025-12-04T15:42:00Z">
                  <w:rPr>
                    <w:ins w:id="10035" w:author="이승준 (Seungjun Lee)" w:date="2025-07-29T11:35:00Z"/>
                    <w:del w:id="10036" w:author="FURSYS" w:date="2025-08-06T14:26:00Z"/>
                    <w:rFonts w:ascii="굴림" w:eastAsia="굴림" w:hAnsi="굴림" w:cs="굴림"/>
                    <w:kern w:val="0"/>
                    <w:sz w:val="18"/>
                    <w:szCs w:val="18"/>
                  </w:rPr>
                </w:rPrChange>
              </w:rPr>
              <w:pPrChange w:id="10037" w:author="FURSYS" w:date="2025-08-06T14:26:00Z">
                <w:pPr>
                  <w:widowControl/>
                  <w:wordWrap/>
                  <w:autoSpaceDE/>
                  <w:autoSpaceDN/>
                  <w:jc w:val="left"/>
                </w:pPr>
              </w:pPrChange>
            </w:pPr>
            <w:ins w:id="10038" w:author="이승준 (Seungjun Lee)" w:date="2025-07-29T11:35:00Z">
              <w:del w:id="10039" w:author="FURSYS" w:date="2025-08-06T14:26:00Z">
                <w:r w:rsidRPr="000C7330" w:rsidDel="008076F4">
                  <w:rPr>
                    <w:rFonts w:eastAsiaTheme="minorHAnsi" w:cs="굴림" w:hint="eastAsia"/>
                    <w:color w:val="000000" w:themeColor="text1"/>
                    <w:kern w:val="0"/>
                    <w:sz w:val="14"/>
                    <w:szCs w:val="18"/>
                    <w:rPrChange w:id="10040" w:author="FURSYS" w:date="2025-12-04T15:42:00Z">
                      <w:rPr>
                        <w:rFonts w:ascii="굴림" w:eastAsia="굴림" w:hAnsi="굴림" w:cs="굴림" w:hint="eastAsia"/>
                        <w:color w:val="123456"/>
                        <w:kern w:val="0"/>
                        <w:sz w:val="18"/>
                        <w:szCs w:val="18"/>
                      </w:rPr>
                    </w:rPrChange>
                  </w:rPr>
                  <w:delText> 승강기</w:delText>
                </w:r>
                <w:r w:rsidRPr="000C7330" w:rsidDel="008076F4">
                  <w:rPr>
                    <w:rFonts w:eastAsiaTheme="minorHAnsi" w:cs="굴림"/>
                    <w:color w:val="000000" w:themeColor="text1"/>
                    <w:kern w:val="0"/>
                    <w:sz w:val="14"/>
                    <w:szCs w:val="18"/>
                    <w:rPrChange w:id="10041"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10042" w:author="FURSYS" w:date="2025-12-04T15:42:00Z">
                      <w:rPr>
                        <w:rFonts w:ascii="굴림" w:eastAsia="굴림" w:hAnsi="굴림" w:cs="굴림" w:hint="eastAsia"/>
                        <w:color w:val="123456"/>
                        <w:kern w:val="0"/>
                        <w:sz w:val="18"/>
                        <w:szCs w:val="18"/>
                      </w:rPr>
                    </w:rPrChange>
                  </w:rPr>
                  <w:delText>리모델링</w:delText>
                </w:r>
                <w:r w:rsidRPr="000C7330" w:rsidDel="008076F4">
                  <w:rPr>
                    <w:rFonts w:eastAsiaTheme="minorHAnsi" w:cs="굴림"/>
                    <w:color w:val="000000" w:themeColor="text1"/>
                    <w:kern w:val="0"/>
                    <w:sz w:val="14"/>
                    <w:szCs w:val="18"/>
                    <w:rPrChange w:id="10043" w:author="FURSYS" w:date="2025-12-04T15:42:00Z">
                      <w:rPr>
                        <w:rFonts w:ascii="굴림" w:eastAsia="굴림" w:hAnsi="굴림" w:cs="굴림"/>
                        <w:color w:val="123456"/>
                        <w:kern w:val="0"/>
                        <w:sz w:val="18"/>
                        <w:szCs w:val="18"/>
                      </w:rPr>
                    </w:rPrChange>
                  </w:rPr>
                  <w:delText>(교체) 공사</w:delText>
                </w:r>
                <w:r w:rsidRPr="000C7330" w:rsidDel="008076F4">
                  <w:rPr>
                    <w:rFonts w:eastAsiaTheme="minorHAnsi" w:cs="굴림"/>
                    <w:color w:val="000000" w:themeColor="text1"/>
                    <w:kern w:val="0"/>
                    <w:sz w:val="14"/>
                    <w:szCs w:val="18"/>
                    <w:rPrChange w:id="10044" w:author="FURSYS" w:date="2025-12-04T15:42:00Z">
                      <w:rPr>
                        <w:rFonts w:ascii="굴림" w:eastAsia="굴림" w:hAnsi="굴림" w:cs="굴림"/>
                        <w:kern w:val="0"/>
                        <w:sz w:val="18"/>
                        <w:szCs w:val="18"/>
                      </w:rPr>
                    </w:rPrChange>
                  </w:rPr>
                  <w:br/>
                </w:r>
                <w:r w:rsidRPr="000C7330" w:rsidDel="008076F4">
                  <w:rPr>
                    <w:rFonts w:eastAsiaTheme="minorHAnsi" w:cs="굴림"/>
                    <w:color w:val="000000" w:themeColor="text1"/>
                    <w:kern w:val="0"/>
                    <w:sz w:val="14"/>
                    <w:szCs w:val="18"/>
                    <w:rPrChange w:id="10045" w:author="FURSYS" w:date="2025-12-04T15:42:00Z">
                      <w:rPr>
                        <w:rFonts w:ascii="굴림" w:eastAsia="굴림" w:hAnsi="굴림" w:cs="굴림"/>
                        <w:color w:val="123456"/>
                        <w:kern w:val="0"/>
                        <w:sz w:val="18"/>
                        <w:szCs w:val="18"/>
                      </w:rPr>
                    </w:rPrChange>
                  </w:rPr>
                  <w:delText>-</w:delText>
                </w:r>
                <w:r w:rsidRPr="000C7330" w:rsidDel="008076F4">
                  <w:rPr>
                    <w:rFonts w:eastAsiaTheme="minorHAnsi" w:cs="굴림" w:hint="eastAsia"/>
                    <w:color w:val="000000" w:themeColor="text1"/>
                    <w:kern w:val="0"/>
                    <w:sz w:val="14"/>
                    <w:szCs w:val="18"/>
                    <w:rPrChange w:id="10046" w:author="FURSYS" w:date="2025-12-04T15:42:00Z">
                      <w:rPr>
                        <w:rFonts w:ascii="굴림" w:eastAsia="굴림" w:hAnsi="굴림" w:cs="굴림" w:hint="eastAsia"/>
                        <w:color w:val="123456"/>
                        <w:kern w:val="0"/>
                        <w:sz w:val="18"/>
                        <w:szCs w:val="18"/>
                      </w:rPr>
                    </w:rPrChange>
                  </w:rPr>
                  <w:delText>메인로프</w:delText>
                </w:r>
                <w:r w:rsidRPr="000C7330" w:rsidDel="008076F4">
                  <w:rPr>
                    <w:rFonts w:eastAsiaTheme="minorHAnsi" w:cs="굴림"/>
                    <w:color w:val="000000" w:themeColor="text1"/>
                    <w:kern w:val="0"/>
                    <w:sz w:val="14"/>
                    <w:szCs w:val="18"/>
                    <w:rPrChange w:id="10047" w:author="FURSYS" w:date="2025-12-04T15:42:00Z">
                      <w:rPr>
                        <w:rFonts w:ascii="굴림" w:eastAsia="굴림" w:hAnsi="굴림" w:cs="굴림"/>
                        <w:color w:val="123456"/>
                        <w:kern w:val="0"/>
                        <w:sz w:val="18"/>
                        <w:szCs w:val="18"/>
                      </w:rPr>
                    </w:rPrChange>
                  </w:rPr>
                  <w:delText xml:space="preserve"> 교체 및 </w:delText>
                </w:r>
                <w:r w:rsidRPr="000C7330" w:rsidDel="008076F4">
                  <w:rPr>
                    <w:rFonts w:eastAsiaTheme="minorHAnsi" w:cs="굴림" w:hint="eastAsia"/>
                    <w:color w:val="000000" w:themeColor="text1"/>
                    <w:kern w:val="0"/>
                    <w:sz w:val="14"/>
                    <w:szCs w:val="18"/>
                    <w:rPrChange w:id="10048" w:author="FURSYS" w:date="2025-12-04T15:42:00Z">
                      <w:rPr>
                        <w:rFonts w:ascii="굴림" w:eastAsia="굴림" w:hAnsi="굴림" w:cs="굴림" w:hint="eastAsia"/>
                        <w:color w:val="123456"/>
                        <w:kern w:val="0"/>
                        <w:sz w:val="18"/>
                        <w:szCs w:val="18"/>
                      </w:rPr>
                    </w:rPrChange>
                  </w:rPr>
                  <w:delText>오버홀</w:delText>
                </w:r>
                <w:r w:rsidRPr="000C7330" w:rsidDel="008076F4">
                  <w:rPr>
                    <w:rFonts w:eastAsiaTheme="minorHAnsi" w:cs="굴림"/>
                    <w:color w:val="000000" w:themeColor="text1"/>
                    <w:kern w:val="0"/>
                    <w:sz w:val="14"/>
                    <w:szCs w:val="18"/>
                    <w:rPrChange w:id="10049" w:author="FURSYS" w:date="2025-12-04T15:42:00Z">
                      <w:rPr>
                        <w:rFonts w:ascii="굴림" w:eastAsia="굴림" w:hAnsi="굴림" w:cs="굴림"/>
                        <w:color w:val="123456"/>
                        <w:kern w:val="0"/>
                        <w:sz w:val="18"/>
                        <w:szCs w:val="18"/>
                      </w:rPr>
                    </w:rPrChange>
                  </w:rPr>
                  <w:delText xml:space="preserve"> 작업 포함</w:delText>
                </w:r>
              </w:del>
            </w:ins>
          </w:p>
        </w:tc>
      </w:tr>
      <w:tr w:rsidR="00A60C55" w:rsidRPr="000C7330" w:rsidDel="008076F4" w14:paraId="1CCEFA96" w14:textId="5574B81B" w:rsidTr="00DE56DB">
        <w:trPr>
          <w:trHeight w:val="551"/>
          <w:ins w:id="10050" w:author="이승준 (Seungjun Lee)" w:date="2025-07-29T11:35:00Z"/>
          <w:del w:id="10051" w:author="FURSYS" w:date="2025-08-06T14:26:00Z"/>
        </w:trPr>
        <w:tc>
          <w:tcPr>
            <w:tcW w:w="580" w:type="dxa"/>
            <w:tcBorders>
              <w:top w:val="nil"/>
              <w:left w:val="single" w:sz="8" w:space="0" w:color="000000"/>
              <w:bottom w:val="single" w:sz="8" w:space="0" w:color="000000"/>
              <w:right w:val="single" w:sz="8" w:space="0" w:color="000000"/>
            </w:tcBorders>
            <w:tcMar>
              <w:top w:w="11" w:type="dxa"/>
              <w:left w:w="11" w:type="dxa"/>
              <w:bottom w:w="0" w:type="dxa"/>
              <w:right w:w="11" w:type="dxa"/>
            </w:tcMar>
            <w:vAlign w:val="center"/>
            <w:hideMark/>
          </w:tcPr>
          <w:p w14:paraId="6EF1D1D3" w14:textId="3F909E1D" w:rsidR="002E2521" w:rsidRPr="000C7330" w:rsidDel="008076F4" w:rsidRDefault="002E2521">
            <w:pPr>
              <w:rPr>
                <w:ins w:id="10052" w:author="이승준 (Seungjun Lee)" w:date="2025-07-29T11:35:00Z"/>
                <w:del w:id="10053" w:author="FURSYS" w:date="2025-08-06T14:26:00Z"/>
                <w:rFonts w:eastAsiaTheme="minorHAnsi" w:cs="굴림"/>
                <w:color w:val="000000" w:themeColor="text1"/>
                <w:kern w:val="0"/>
                <w:sz w:val="14"/>
                <w:szCs w:val="18"/>
                <w:rPrChange w:id="10054" w:author="FURSYS" w:date="2025-12-04T15:42:00Z">
                  <w:rPr>
                    <w:ins w:id="10055" w:author="이승준 (Seungjun Lee)" w:date="2025-07-29T11:35:00Z"/>
                    <w:del w:id="10056" w:author="FURSYS" w:date="2025-08-06T14:26:00Z"/>
                    <w:rFonts w:ascii="굴림" w:eastAsia="굴림" w:hAnsi="굴림" w:cs="굴림"/>
                    <w:kern w:val="0"/>
                    <w:sz w:val="18"/>
                    <w:szCs w:val="18"/>
                  </w:rPr>
                </w:rPrChange>
              </w:rPr>
              <w:pPrChange w:id="10057" w:author="FURSYS" w:date="2025-08-06T14:26:00Z">
                <w:pPr>
                  <w:widowControl/>
                  <w:wordWrap/>
                  <w:autoSpaceDE/>
                  <w:autoSpaceDN/>
                  <w:jc w:val="center"/>
                </w:pPr>
              </w:pPrChange>
            </w:pPr>
            <w:ins w:id="10058" w:author="이승준 (Seungjun Lee)" w:date="2025-07-29T11:35:00Z">
              <w:del w:id="10059" w:author="FURSYS" w:date="2025-08-06T14:26:00Z">
                <w:r w:rsidRPr="000C7330" w:rsidDel="008076F4">
                  <w:rPr>
                    <w:rFonts w:eastAsiaTheme="minorHAnsi" w:cs="굴림"/>
                    <w:color w:val="000000" w:themeColor="text1"/>
                    <w:kern w:val="0"/>
                    <w:sz w:val="14"/>
                    <w:szCs w:val="18"/>
                    <w:rPrChange w:id="10060" w:author="FURSYS" w:date="2025-12-04T15:42:00Z">
                      <w:rPr>
                        <w:rFonts w:ascii="굴림" w:eastAsia="굴림" w:hAnsi="굴림" w:cs="굴림"/>
                        <w:color w:val="123456"/>
                        <w:kern w:val="0"/>
                        <w:sz w:val="18"/>
                        <w:szCs w:val="18"/>
                      </w:rPr>
                    </w:rPrChange>
                  </w:rPr>
                  <w:delText>9</w:delText>
                </w:r>
              </w:del>
            </w:ins>
          </w:p>
        </w:tc>
        <w:tc>
          <w:tcPr>
            <w:tcW w:w="2880" w:type="dxa"/>
            <w:tcBorders>
              <w:top w:val="nil"/>
              <w:left w:val="nil"/>
              <w:bottom w:val="single" w:sz="8" w:space="0" w:color="000000"/>
              <w:right w:val="single" w:sz="8" w:space="0" w:color="000000"/>
            </w:tcBorders>
            <w:tcMar>
              <w:top w:w="66" w:type="dxa"/>
              <w:left w:w="66" w:type="dxa"/>
              <w:bottom w:w="66" w:type="dxa"/>
              <w:right w:w="66" w:type="dxa"/>
            </w:tcMar>
            <w:vAlign w:val="center"/>
            <w:hideMark/>
          </w:tcPr>
          <w:p w14:paraId="4E0B7E71" w14:textId="6FEBF991" w:rsidR="002E2521" w:rsidRPr="000C7330" w:rsidDel="008076F4" w:rsidRDefault="002E2521">
            <w:pPr>
              <w:rPr>
                <w:ins w:id="10061" w:author="이승준 (Seungjun Lee)" w:date="2025-07-29T11:35:00Z"/>
                <w:del w:id="10062" w:author="FURSYS" w:date="2025-08-06T14:26:00Z"/>
                <w:rFonts w:eastAsiaTheme="minorHAnsi" w:cs="굴림"/>
                <w:color w:val="000000" w:themeColor="text1"/>
                <w:kern w:val="0"/>
                <w:sz w:val="14"/>
                <w:szCs w:val="18"/>
                <w:rPrChange w:id="10063" w:author="FURSYS" w:date="2025-12-04T15:42:00Z">
                  <w:rPr>
                    <w:ins w:id="10064" w:author="이승준 (Seungjun Lee)" w:date="2025-07-29T11:35:00Z"/>
                    <w:del w:id="10065" w:author="FURSYS" w:date="2025-08-06T14:26:00Z"/>
                    <w:rFonts w:ascii="굴림" w:eastAsia="굴림" w:hAnsi="굴림" w:cs="굴림"/>
                    <w:kern w:val="0"/>
                    <w:sz w:val="18"/>
                    <w:szCs w:val="18"/>
                  </w:rPr>
                </w:rPrChange>
              </w:rPr>
              <w:pPrChange w:id="10066" w:author="FURSYS" w:date="2025-08-06T14:26:00Z">
                <w:pPr>
                  <w:widowControl/>
                  <w:wordWrap/>
                  <w:autoSpaceDE/>
                  <w:autoSpaceDN/>
                  <w:jc w:val="left"/>
                </w:pPr>
              </w:pPrChange>
            </w:pPr>
            <w:ins w:id="10067" w:author="이승준 (Seungjun Lee)" w:date="2025-07-29T11:35:00Z">
              <w:del w:id="10068" w:author="FURSYS" w:date="2025-08-06T14:26:00Z">
                <w:r w:rsidRPr="000C7330" w:rsidDel="008076F4">
                  <w:rPr>
                    <w:rFonts w:eastAsiaTheme="minorHAnsi" w:cs="굴림" w:hint="eastAsia"/>
                    <w:color w:val="000000" w:themeColor="text1"/>
                    <w:kern w:val="0"/>
                    <w:sz w:val="14"/>
                    <w:szCs w:val="18"/>
                    <w:rPrChange w:id="10069" w:author="FURSYS" w:date="2025-12-04T15:42:00Z">
                      <w:rPr>
                        <w:rFonts w:ascii="굴림" w:eastAsia="굴림" w:hAnsi="굴림" w:cs="굴림" w:hint="eastAsia"/>
                        <w:color w:val="123456"/>
                        <w:kern w:val="0"/>
                        <w:sz w:val="18"/>
                        <w:szCs w:val="18"/>
                      </w:rPr>
                    </w:rPrChange>
                  </w:rPr>
                  <w:delText>고소작업 </w:delText>
                </w:r>
                <w:r w:rsidRPr="000C7330" w:rsidDel="008076F4">
                  <w:rPr>
                    <w:rFonts w:eastAsiaTheme="minorHAnsi" w:cs="굴림"/>
                    <w:color w:val="000000" w:themeColor="text1"/>
                    <w:kern w:val="0"/>
                    <w:sz w:val="14"/>
                    <w:szCs w:val="18"/>
                    <w:rPrChange w:id="10070" w:author="FURSYS" w:date="2025-12-04T15:42:00Z">
                      <w:rPr>
                        <w:rFonts w:ascii="굴림" w:eastAsia="굴림" w:hAnsi="굴림" w:cs="굴림"/>
                        <w:color w:val="123456"/>
                        <w:kern w:val="0"/>
                        <w:sz w:val="18"/>
                        <w:szCs w:val="18"/>
                      </w:rPr>
                    </w:rPrChange>
                  </w:rPr>
                  <w:delText>(4m 이상)</w:delText>
                </w:r>
              </w:del>
            </w:ins>
          </w:p>
        </w:tc>
        <w:tc>
          <w:tcPr>
            <w:tcW w:w="5700" w:type="dxa"/>
            <w:tcBorders>
              <w:top w:val="nil"/>
              <w:left w:val="nil"/>
              <w:bottom w:val="single" w:sz="8" w:space="0" w:color="000000"/>
              <w:right w:val="single" w:sz="8" w:space="0" w:color="000000"/>
            </w:tcBorders>
            <w:tcMar>
              <w:top w:w="66" w:type="dxa"/>
              <w:left w:w="66" w:type="dxa"/>
              <w:bottom w:w="66" w:type="dxa"/>
              <w:right w:w="66" w:type="dxa"/>
            </w:tcMar>
            <w:vAlign w:val="center"/>
            <w:hideMark/>
          </w:tcPr>
          <w:p w14:paraId="29FE9962" w14:textId="581AAB99" w:rsidR="002E2521" w:rsidRPr="000C7330" w:rsidDel="008076F4" w:rsidRDefault="002E2521">
            <w:pPr>
              <w:rPr>
                <w:ins w:id="10071" w:author="이승준 (Seungjun Lee)" w:date="2025-07-29T11:35:00Z"/>
                <w:del w:id="10072" w:author="FURSYS" w:date="2025-08-06T14:26:00Z"/>
                <w:rFonts w:eastAsiaTheme="minorHAnsi" w:cs="굴림"/>
                <w:color w:val="000000" w:themeColor="text1"/>
                <w:kern w:val="0"/>
                <w:sz w:val="14"/>
                <w:szCs w:val="18"/>
                <w:rPrChange w:id="10073" w:author="FURSYS" w:date="2025-12-04T15:42:00Z">
                  <w:rPr>
                    <w:ins w:id="10074" w:author="이승준 (Seungjun Lee)" w:date="2025-07-29T11:35:00Z"/>
                    <w:del w:id="10075" w:author="FURSYS" w:date="2025-08-06T14:26:00Z"/>
                    <w:rFonts w:ascii="굴림" w:eastAsia="굴림" w:hAnsi="굴림" w:cs="굴림"/>
                    <w:kern w:val="0"/>
                    <w:sz w:val="18"/>
                    <w:szCs w:val="18"/>
                  </w:rPr>
                </w:rPrChange>
              </w:rPr>
              <w:pPrChange w:id="10076" w:author="FURSYS" w:date="2025-08-06T14:26:00Z">
                <w:pPr>
                  <w:widowControl/>
                  <w:wordWrap/>
                  <w:autoSpaceDE/>
                  <w:autoSpaceDN/>
                  <w:jc w:val="left"/>
                </w:pPr>
              </w:pPrChange>
            </w:pPr>
            <w:ins w:id="10077" w:author="이승준 (Seungjun Lee)" w:date="2025-07-29T11:35:00Z">
              <w:del w:id="10078" w:author="FURSYS" w:date="2025-08-06T14:26:00Z">
                <w:r w:rsidRPr="000C7330" w:rsidDel="008076F4">
                  <w:rPr>
                    <w:rFonts w:eastAsiaTheme="minorHAnsi" w:cs="굴림" w:hint="eastAsia"/>
                    <w:color w:val="000000" w:themeColor="text1"/>
                    <w:kern w:val="0"/>
                    <w:sz w:val="14"/>
                    <w:szCs w:val="18"/>
                    <w:rPrChange w:id="10079" w:author="FURSYS" w:date="2025-12-04T15:42:00Z">
                      <w:rPr>
                        <w:rFonts w:ascii="굴림" w:eastAsia="굴림" w:hAnsi="굴림" w:cs="굴림" w:hint="eastAsia"/>
                        <w:color w:val="123456"/>
                        <w:kern w:val="0"/>
                        <w:sz w:val="18"/>
                        <w:szCs w:val="18"/>
                      </w:rPr>
                    </w:rPrChange>
                  </w:rPr>
                  <w:delText> </w:delText>
                </w:r>
                <w:r w:rsidRPr="000C7330" w:rsidDel="008076F4">
                  <w:rPr>
                    <w:rFonts w:eastAsiaTheme="minorHAnsi" w:cs="굴림"/>
                    <w:color w:val="000000" w:themeColor="text1"/>
                    <w:kern w:val="0"/>
                    <w:sz w:val="14"/>
                    <w:szCs w:val="18"/>
                    <w:rPrChange w:id="10080" w:author="FURSYS" w:date="2025-12-04T15:42:00Z">
                      <w:rPr>
                        <w:rFonts w:ascii="굴림" w:eastAsia="굴림" w:hAnsi="굴림" w:cs="굴림"/>
                        <w:color w:val="123456"/>
                        <w:kern w:val="0"/>
                        <w:sz w:val="18"/>
                        <w:szCs w:val="18"/>
                      </w:rPr>
                    </w:rPrChange>
                  </w:rPr>
                  <w:delText xml:space="preserve">4m 이상 </w:delText>
                </w:r>
                <w:r w:rsidRPr="000C7330" w:rsidDel="008076F4">
                  <w:rPr>
                    <w:rFonts w:eastAsiaTheme="minorHAnsi" w:cs="굴림" w:hint="eastAsia"/>
                    <w:color w:val="000000" w:themeColor="text1"/>
                    <w:kern w:val="0"/>
                    <w:sz w:val="14"/>
                    <w:szCs w:val="18"/>
                    <w:rPrChange w:id="10081" w:author="FURSYS" w:date="2025-12-04T15:42:00Z">
                      <w:rPr>
                        <w:rFonts w:ascii="굴림" w:eastAsia="굴림" w:hAnsi="굴림" w:cs="굴림" w:hint="eastAsia"/>
                        <w:color w:val="123456"/>
                        <w:kern w:val="0"/>
                        <w:sz w:val="18"/>
                        <w:szCs w:val="18"/>
                      </w:rPr>
                    </w:rPrChange>
                  </w:rPr>
                  <w:delText>높이에서</w:delText>
                </w:r>
                <w:r w:rsidRPr="000C7330" w:rsidDel="008076F4">
                  <w:rPr>
                    <w:rFonts w:eastAsiaTheme="minorHAnsi" w:cs="굴림"/>
                    <w:color w:val="000000" w:themeColor="text1"/>
                    <w:kern w:val="0"/>
                    <w:sz w:val="14"/>
                    <w:szCs w:val="18"/>
                    <w:rPrChange w:id="10082"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10083" w:author="FURSYS" w:date="2025-12-04T15:42:00Z">
                      <w:rPr>
                        <w:rFonts w:ascii="굴림" w:eastAsia="굴림" w:hAnsi="굴림" w:cs="굴림" w:hint="eastAsia"/>
                        <w:color w:val="123456"/>
                        <w:kern w:val="0"/>
                        <w:sz w:val="18"/>
                        <w:szCs w:val="18"/>
                      </w:rPr>
                    </w:rPrChange>
                  </w:rPr>
                  <w:delText>이루어지는</w:delText>
                </w:r>
                <w:r w:rsidRPr="000C7330" w:rsidDel="008076F4">
                  <w:rPr>
                    <w:rFonts w:eastAsiaTheme="minorHAnsi" w:cs="굴림"/>
                    <w:color w:val="000000" w:themeColor="text1"/>
                    <w:kern w:val="0"/>
                    <w:sz w:val="14"/>
                    <w:szCs w:val="18"/>
                    <w:rPrChange w:id="10084"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10085" w:author="FURSYS" w:date="2025-12-04T15:42:00Z">
                      <w:rPr>
                        <w:rFonts w:ascii="굴림" w:eastAsia="굴림" w:hAnsi="굴림" w:cs="굴림" w:hint="eastAsia"/>
                        <w:color w:val="123456"/>
                        <w:kern w:val="0"/>
                        <w:sz w:val="18"/>
                        <w:szCs w:val="18"/>
                      </w:rPr>
                    </w:rPrChange>
                  </w:rPr>
                  <w:delText>추락</w:delText>
                </w:r>
                <w:r w:rsidRPr="000C7330" w:rsidDel="008076F4">
                  <w:rPr>
                    <w:rFonts w:eastAsiaTheme="minorHAnsi" w:cs="굴림"/>
                    <w:color w:val="000000" w:themeColor="text1"/>
                    <w:kern w:val="0"/>
                    <w:sz w:val="14"/>
                    <w:szCs w:val="18"/>
                    <w:rPrChange w:id="10086"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10087" w:author="FURSYS" w:date="2025-12-04T15:42:00Z">
                      <w:rPr>
                        <w:rFonts w:ascii="굴림" w:eastAsia="굴림" w:hAnsi="굴림" w:cs="굴림" w:hint="eastAsia"/>
                        <w:color w:val="123456"/>
                        <w:kern w:val="0"/>
                        <w:sz w:val="18"/>
                        <w:szCs w:val="18"/>
                      </w:rPr>
                    </w:rPrChange>
                  </w:rPr>
                  <w:delText>우려가</w:delText>
                </w:r>
                <w:r w:rsidRPr="000C7330" w:rsidDel="008076F4">
                  <w:rPr>
                    <w:rFonts w:eastAsiaTheme="minorHAnsi" w:cs="굴림"/>
                    <w:color w:val="000000" w:themeColor="text1"/>
                    <w:kern w:val="0"/>
                    <w:sz w:val="14"/>
                    <w:szCs w:val="18"/>
                    <w:rPrChange w:id="10088"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10089" w:author="FURSYS" w:date="2025-12-04T15:42:00Z">
                      <w:rPr>
                        <w:rFonts w:ascii="굴림" w:eastAsia="굴림" w:hAnsi="굴림" w:cs="굴림" w:hint="eastAsia"/>
                        <w:color w:val="123456"/>
                        <w:kern w:val="0"/>
                        <w:sz w:val="18"/>
                        <w:szCs w:val="18"/>
                      </w:rPr>
                    </w:rPrChange>
                  </w:rPr>
                  <w:delText>있는</w:delText>
                </w:r>
                <w:r w:rsidRPr="000C7330" w:rsidDel="008076F4">
                  <w:rPr>
                    <w:rFonts w:eastAsiaTheme="minorHAnsi" w:cs="굴림"/>
                    <w:color w:val="000000" w:themeColor="text1"/>
                    <w:kern w:val="0"/>
                    <w:sz w:val="14"/>
                    <w:szCs w:val="18"/>
                    <w:rPrChange w:id="10090"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10091" w:author="FURSYS" w:date="2025-12-04T15:42:00Z">
                      <w:rPr>
                        <w:rFonts w:ascii="굴림" w:eastAsia="굴림" w:hAnsi="굴림" w:cs="굴림" w:hint="eastAsia"/>
                        <w:color w:val="123456"/>
                        <w:kern w:val="0"/>
                        <w:sz w:val="18"/>
                        <w:szCs w:val="18"/>
                      </w:rPr>
                    </w:rPrChange>
                  </w:rPr>
                  <w:delText>작업</w:delText>
                </w:r>
              </w:del>
            </w:ins>
          </w:p>
          <w:p w14:paraId="274F0065" w14:textId="677D856E" w:rsidR="002E2521" w:rsidRPr="000C7330" w:rsidDel="008076F4" w:rsidRDefault="002E2521">
            <w:pPr>
              <w:rPr>
                <w:ins w:id="10092" w:author="이승준 (Seungjun Lee)" w:date="2025-07-29T11:35:00Z"/>
                <w:del w:id="10093" w:author="FURSYS" w:date="2025-08-06T14:26:00Z"/>
                <w:rFonts w:eastAsiaTheme="minorHAnsi" w:cs="굴림"/>
                <w:color w:val="000000" w:themeColor="text1"/>
                <w:kern w:val="0"/>
                <w:sz w:val="14"/>
                <w:szCs w:val="18"/>
                <w:rPrChange w:id="10094" w:author="FURSYS" w:date="2025-12-04T15:42:00Z">
                  <w:rPr>
                    <w:ins w:id="10095" w:author="이승준 (Seungjun Lee)" w:date="2025-07-29T11:35:00Z"/>
                    <w:del w:id="10096" w:author="FURSYS" w:date="2025-08-06T14:26:00Z"/>
                    <w:rFonts w:ascii="굴림" w:eastAsia="굴림" w:hAnsi="굴림" w:cs="굴림"/>
                    <w:kern w:val="0"/>
                    <w:sz w:val="18"/>
                    <w:szCs w:val="18"/>
                  </w:rPr>
                </w:rPrChange>
              </w:rPr>
              <w:pPrChange w:id="10097" w:author="FURSYS" w:date="2025-08-06T14:26:00Z">
                <w:pPr>
                  <w:widowControl/>
                  <w:wordWrap/>
                  <w:autoSpaceDE/>
                  <w:autoSpaceDN/>
                  <w:jc w:val="left"/>
                </w:pPr>
              </w:pPrChange>
            </w:pPr>
            <w:ins w:id="10098" w:author="이승준 (Seungjun Lee)" w:date="2025-07-29T11:35:00Z">
              <w:del w:id="10099" w:author="FURSYS" w:date="2025-08-06T14:26:00Z">
                <w:r w:rsidRPr="000C7330" w:rsidDel="008076F4">
                  <w:rPr>
                    <w:rFonts w:eastAsiaTheme="minorHAnsi" w:cs="굴림" w:hint="eastAsia"/>
                    <w:color w:val="000000" w:themeColor="text1"/>
                    <w:kern w:val="0"/>
                    <w:sz w:val="14"/>
                    <w:szCs w:val="18"/>
                    <w:rPrChange w:id="10100" w:author="FURSYS" w:date="2025-12-04T15:42:00Z">
                      <w:rPr>
                        <w:rFonts w:ascii="굴림" w:eastAsia="굴림" w:hAnsi="굴림" w:cs="굴림" w:hint="eastAsia"/>
                        <w:color w:val="123456"/>
                        <w:kern w:val="0"/>
                        <w:sz w:val="18"/>
                        <w:szCs w:val="18"/>
                      </w:rPr>
                    </w:rPrChange>
                  </w:rPr>
                  <w:delText> </w:delText>
                </w:r>
                <w:r w:rsidRPr="000C7330" w:rsidDel="008076F4">
                  <w:rPr>
                    <w:rFonts w:eastAsiaTheme="minorHAnsi" w:cs="굴림"/>
                    <w:color w:val="000000" w:themeColor="text1"/>
                    <w:kern w:val="0"/>
                    <w:sz w:val="14"/>
                    <w:szCs w:val="18"/>
                    <w:rPrChange w:id="10101" w:author="FURSYS" w:date="2025-12-04T15:42:00Z">
                      <w:rPr>
                        <w:rFonts w:ascii="굴림" w:eastAsia="굴림" w:hAnsi="굴림" w:cs="굴림"/>
                        <w:color w:val="123456"/>
                        <w:kern w:val="0"/>
                        <w:sz w:val="18"/>
                        <w:szCs w:val="18"/>
                      </w:rPr>
                    </w:rPrChange>
                  </w:rPr>
                  <w:delText>(4m :</w:delText>
                </w:r>
                <w:r w:rsidRPr="000C7330" w:rsidDel="008076F4">
                  <w:rPr>
                    <w:rFonts w:eastAsiaTheme="minorHAnsi" w:cs="굴림" w:hint="eastAsia"/>
                    <w:color w:val="000000" w:themeColor="text1"/>
                    <w:kern w:val="0"/>
                    <w:sz w:val="14"/>
                    <w:szCs w:val="18"/>
                    <w:rPrChange w:id="10102" w:author="FURSYS" w:date="2025-12-04T15:42:00Z">
                      <w:rPr>
                        <w:rFonts w:ascii="굴림" w:eastAsia="굴림" w:hAnsi="굴림" w:cs="굴림" w:hint="eastAsia"/>
                        <w:color w:val="123456"/>
                        <w:kern w:val="0"/>
                        <w:sz w:val="18"/>
                        <w:szCs w:val="18"/>
                      </w:rPr>
                    </w:rPrChange>
                  </w:rPr>
                  <w:delText> 추락</w:delText>
                </w:r>
                <w:r w:rsidRPr="000C7330" w:rsidDel="008076F4">
                  <w:rPr>
                    <w:rFonts w:eastAsiaTheme="minorHAnsi" w:cs="굴림"/>
                    <w:color w:val="000000" w:themeColor="text1"/>
                    <w:kern w:val="0"/>
                    <w:sz w:val="14"/>
                    <w:szCs w:val="18"/>
                    <w:rPrChange w:id="10103"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10104" w:author="FURSYS" w:date="2025-12-04T15:42:00Z">
                      <w:rPr>
                        <w:rFonts w:ascii="굴림" w:eastAsia="굴림" w:hAnsi="굴림" w:cs="굴림" w:hint="eastAsia"/>
                        <w:color w:val="123456"/>
                        <w:kern w:val="0"/>
                        <w:sz w:val="18"/>
                        <w:szCs w:val="18"/>
                      </w:rPr>
                    </w:rPrChange>
                  </w:rPr>
                  <w:delText>예상지점</w:delText>
                </w:r>
                <w:r w:rsidRPr="000C7330" w:rsidDel="008076F4">
                  <w:rPr>
                    <w:rFonts w:eastAsiaTheme="minorHAnsi" w:cs="굴림"/>
                    <w:color w:val="000000" w:themeColor="text1"/>
                    <w:kern w:val="0"/>
                    <w:sz w:val="14"/>
                    <w:szCs w:val="18"/>
                    <w:rPrChange w:id="10105" w:author="FURSYS" w:date="2025-12-04T15:42:00Z">
                      <w:rPr>
                        <w:rFonts w:ascii="굴림" w:eastAsia="굴림" w:hAnsi="굴림" w:cs="굴림"/>
                        <w:color w:val="123456"/>
                        <w:kern w:val="0"/>
                        <w:sz w:val="18"/>
                        <w:szCs w:val="18"/>
                      </w:rPr>
                    </w:rPrChange>
                  </w:rPr>
                  <w:delText xml:space="preserve">(바닥)과 </w:delText>
                </w:r>
                <w:r w:rsidRPr="000C7330" w:rsidDel="008076F4">
                  <w:rPr>
                    <w:rFonts w:eastAsiaTheme="minorHAnsi" w:cs="굴림" w:hint="eastAsia"/>
                    <w:color w:val="000000" w:themeColor="text1"/>
                    <w:kern w:val="0"/>
                    <w:sz w:val="14"/>
                    <w:szCs w:val="18"/>
                    <w:rPrChange w:id="10106" w:author="FURSYS" w:date="2025-12-04T15:42:00Z">
                      <w:rPr>
                        <w:rFonts w:ascii="굴림" w:eastAsia="굴림" w:hAnsi="굴림" w:cs="굴림" w:hint="eastAsia"/>
                        <w:color w:val="123456"/>
                        <w:kern w:val="0"/>
                        <w:sz w:val="18"/>
                        <w:szCs w:val="18"/>
                      </w:rPr>
                    </w:rPrChange>
                  </w:rPr>
                  <w:delText>작업자</w:delText>
                </w:r>
                <w:r w:rsidRPr="000C7330" w:rsidDel="008076F4">
                  <w:rPr>
                    <w:rFonts w:eastAsiaTheme="minorHAnsi" w:cs="굴림"/>
                    <w:color w:val="000000" w:themeColor="text1"/>
                    <w:kern w:val="0"/>
                    <w:sz w:val="14"/>
                    <w:szCs w:val="18"/>
                    <w:rPrChange w:id="10107"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10108" w:author="FURSYS" w:date="2025-12-04T15:42:00Z">
                      <w:rPr>
                        <w:rFonts w:ascii="굴림" w:eastAsia="굴림" w:hAnsi="굴림" w:cs="굴림" w:hint="eastAsia"/>
                        <w:color w:val="123456"/>
                        <w:kern w:val="0"/>
                        <w:sz w:val="18"/>
                        <w:szCs w:val="18"/>
                      </w:rPr>
                    </w:rPrChange>
                  </w:rPr>
                  <w:delText>발바닥과의</w:delText>
                </w:r>
                <w:r w:rsidRPr="000C7330" w:rsidDel="008076F4">
                  <w:rPr>
                    <w:rFonts w:eastAsiaTheme="minorHAnsi" w:cs="굴림"/>
                    <w:color w:val="000000" w:themeColor="text1"/>
                    <w:kern w:val="0"/>
                    <w:sz w:val="14"/>
                    <w:szCs w:val="18"/>
                    <w:rPrChange w:id="10109" w:author="FURSYS" w:date="2025-12-04T15:42:00Z">
                      <w:rPr>
                        <w:rFonts w:ascii="굴림" w:eastAsia="굴림" w:hAnsi="굴림" w:cs="굴림"/>
                        <w:color w:val="123456"/>
                        <w:kern w:val="0"/>
                        <w:sz w:val="18"/>
                        <w:szCs w:val="18"/>
                      </w:rPr>
                    </w:rPrChange>
                  </w:rPr>
                  <w:delText xml:space="preserve"> </w:delText>
                </w:r>
                <w:r w:rsidRPr="000C7330" w:rsidDel="008076F4">
                  <w:rPr>
                    <w:rFonts w:eastAsiaTheme="minorHAnsi" w:cs="굴림" w:hint="eastAsia"/>
                    <w:color w:val="000000" w:themeColor="text1"/>
                    <w:kern w:val="0"/>
                    <w:sz w:val="14"/>
                    <w:szCs w:val="18"/>
                    <w:rPrChange w:id="10110" w:author="FURSYS" w:date="2025-12-04T15:42:00Z">
                      <w:rPr>
                        <w:rFonts w:ascii="굴림" w:eastAsia="굴림" w:hAnsi="굴림" w:cs="굴림" w:hint="eastAsia"/>
                        <w:color w:val="123456"/>
                        <w:kern w:val="0"/>
                        <w:sz w:val="18"/>
                        <w:szCs w:val="18"/>
                      </w:rPr>
                    </w:rPrChange>
                  </w:rPr>
                  <w:delText>거리</w:delText>
                </w:r>
                <w:r w:rsidRPr="000C7330" w:rsidDel="008076F4">
                  <w:rPr>
                    <w:rFonts w:eastAsiaTheme="minorHAnsi" w:cs="굴림"/>
                    <w:color w:val="000000" w:themeColor="text1"/>
                    <w:kern w:val="0"/>
                    <w:sz w:val="14"/>
                    <w:szCs w:val="18"/>
                    <w:rPrChange w:id="10111" w:author="FURSYS" w:date="2025-12-04T15:42:00Z">
                      <w:rPr>
                        <w:rFonts w:ascii="굴림" w:eastAsia="굴림" w:hAnsi="굴림" w:cs="굴림"/>
                        <w:color w:val="123456"/>
                        <w:kern w:val="0"/>
                        <w:sz w:val="18"/>
                        <w:szCs w:val="18"/>
                      </w:rPr>
                    </w:rPrChange>
                  </w:rPr>
                  <w:delText>)</w:delText>
                </w:r>
              </w:del>
            </w:ins>
          </w:p>
        </w:tc>
      </w:tr>
    </w:tbl>
    <w:p w14:paraId="4B700271" w14:textId="030D6994" w:rsidR="002E2521" w:rsidRPr="000C7330" w:rsidDel="008076F4" w:rsidRDefault="002E2521">
      <w:pPr>
        <w:rPr>
          <w:ins w:id="10112" w:author="이승준 (Seungjun Lee)" w:date="2025-07-29T11:35:00Z"/>
          <w:del w:id="10113" w:author="FURSYS" w:date="2025-08-06T14:26:00Z"/>
          <w:rFonts w:eastAsiaTheme="minorHAnsi" w:cs="굴림"/>
          <w:color w:val="000000" w:themeColor="text1"/>
          <w:kern w:val="0"/>
          <w:szCs w:val="24"/>
          <w:rPrChange w:id="10114" w:author="FURSYS" w:date="2025-12-04T15:42:00Z">
            <w:rPr>
              <w:ins w:id="10115" w:author="이승준 (Seungjun Lee)" w:date="2025-07-29T11:35:00Z"/>
              <w:del w:id="10116" w:author="FURSYS" w:date="2025-08-06T14:26:00Z"/>
              <w:rFonts w:ascii="굴림" w:eastAsia="굴림" w:hAnsi="굴림" w:cs="굴림"/>
              <w:kern w:val="0"/>
              <w:sz w:val="24"/>
              <w:szCs w:val="24"/>
            </w:rPr>
          </w:rPrChange>
        </w:rPr>
        <w:pPrChange w:id="10117" w:author="FURSYS" w:date="2025-08-06T14:26:00Z">
          <w:pPr>
            <w:widowControl/>
            <w:wordWrap/>
            <w:autoSpaceDE/>
            <w:autoSpaceDN/>
            <w:jc w:val="left"/>
          </w:pPr>
        </w:pPrChange>
      </w:pPr>
      <w:ins w:id="10118" w:author="이승준 (Seungjun Lee)" w:date="2025-07-29T11:35:00Z">
        <w:del w:id="10119" w:author="FURSYS" w:date="2025-08-06T14:26:00Z">
          <w:r w:rsidRPr="000C7330" w:rsidDel="008076F4">
            <w:rPr>
              <w:rFonts w:eastAsiaTheme="minorHAnsi" w:cs="굴림"/>
              <w:color w:val="000000" w:themeColor="text1"/>
              <w:kern w:val="0"/>
              <w:szCs w:val="24"/>
              <w:rPrChange w:id="10120" w:author="FURSYS" w:date="2025-12-04T15:42:00Z">
                <w:rPr>
                  <w:rFonts w:ascii="굴림" w:eastAsia="굴림" w:hAnsi="굴림" w:cs="굴림"/>
                  <w:kern w:val="0"/>
                  <w:sz w:val="24"/>
                  <w:szCs w:val="24"/>
                </w:rPr>
              </w:rPrChange>
            </w:rPr>
            <w:delText> </w:delText>
          </w:r>
        </w:del>
      </w:ins>
    </w:p>
    <w:p w14:paraId="231A7A80" w14:textId="34980472" w:rsidR="002E2521" w:rsidRPr="000C7330" w:rsidDel="008076F4" w:rsidRDefault="002E2521">
      <w:pPr>
        <w:rPr>
          <w:ins w:id="10121" w:author="이승준 (Seungjun Lee)" w:date="2025-07-29T11:35:00Z"/>
          <w:del w:id="10122" w:author="FURSYS" w:date="2025-08-06T14:26:00Z"/>
          <w:rFonts w:eastAsiaTheme="minorHAnsi"/>
          <w:color w:val="000000" w:themeColor="text1"/>
          <w:sz w:val="16"/>
          <w:rPrChange w:id="10123" w:author="FURSYS" w:date="2025-12-04T15:42:00Z">
            <w:rPr>
              <w:ins w:id="10124" w:author="이승준 (Seungjun Lee)" w:date="2025-07-29T11:35:00Z"/>
              <w:del w:id="10125" w:author="FURSYS" w:date="2025-08-06T14:26:00Z"/>
            </w:rPr>
          </w:rPrChange>
        </w:rPr>
      </w:pPr>
    </w:p>
    <w:p w14:paraId="1D046279" w14:textId="77777777" w:rsidR="002E2521" w:rsidRPr="000C7330" w:rsidRDefault="002E2521">
      <w:pPr>
        <w:rPr>
          <w:rFonts w:eastAsiaTheme="minorHAnsi"/>
          <w:color w:val="000000" w:themeColor="text1"/>
          <w:sz w:val="16"/>
          <w:rPrChange w:id="10126" w:author="FURSYS" w:date="2025-12-04T15:42:00Z">
            <w:rPr>
              <w:rFonts w:ascii="Noto Sans CJK KR Regular" w:eastAsia="Noto Sans CJK KR Regular" w:hAnsi="Noto Sans CJK KR Regular"/>
              <w:color w:val="000000" w:themeColor="text1"/>
            </w:rPr>
          </w:rPrChange>
        </w:rPr>
      </w:pPr>
    </w:p>
    <w:sectPr w:rsidR="002E2521" w:rsidRPr="000C7330" w:rsidSect="0069587E">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83" w:author="윤현정 (Hyunjeong Yoon)" w:date="2025-07-08T14:43:00Z" w:initials="윤(Y">
    <w:p w14:paraId="670AEC07" w14:textId="277AC67A" w:rsidR="00B35C7A" w:rsidRDefault="00B35C7A">
      <w:pPr>
        <w:pStyle w:val="a7"/>
      </w:pPr>
      <w:r>
        <w:rPr>
          <w:rStyle w:val="a6"/>
        </w:rPr>
        <w:annotationRef/>
      </w:r>
      <w:r>
        <w:rPr>
          <w:rFonts w:hint="eastAsia"/>
        </w:rPr>
        <w:t>어떤 기관(업체)인지 확인할 수 있도록 업체명을 명시하시기 바랍니다.</w:t>
      </w:r>
      <w:r>
        <w:t xml:space="preserve"> </w:t>
      </w:r>
    </w:p>
  </w:comment>
  <w:comment w:id="346" w:author="FURSYS" w:date="2025-06-23T08:36:00Z" w:initials="F">
    <w:p w14:paraId="49A8C49A" w14:textId="7C45A828" w:rsidR="00B35C7A" w:rsidRDefault="00B35C7A">
      <w:pPr>
        <w:pStyle w:val="a7"/>
      </w:pPr>
      <w:r>
        <w:rPr>
          <w:rStyle w:val="a6"/>
        </w:rPr>
        <w:annotationRef/>
      </w:r>
      <w:r>
        <w:rPr>
          <w:rFonts w:hint="eastAsia"/>
        </w:rPr>
        <w:t>개인정보 동의 내용 필요 여부 및</w:t>
      </w:r>
    </w:p>
    <w:p w14:paraId="1750FC8C" w14:textId="41DC7381" w:rsidR="00B35C7A" w:rsidRDefault="00B35C7A">
      <w:pPr>
        <w:pStyle w:val="a7"/>
      </w:pPr>
      <w:r>
        <w:rPr>
          <w:rFonts w:hint="eastAsia"/>
        </w:rPr>
        <w:t>필요하다면 내용 검토</w:t>
      </w:r>
    </w:p>
  </w:comment>
  <w:comment w:id="779" w:author="윤현정 (Hyunjeong Yoon)" w:date="2025-07-09T09:22:00Z" w:initials="윤(Y">
    <w:p w14:paraId="5D735E86" w14:textId="4E573BC3" w:rsidR="00B35C7A" w:rsidRDefault="00B35C7A" w:rsidP="00EA6A24">
      <w:pPr>
        <w:pStyle w:val="a7"/>
      </w:pPr>
      <w:r>
        <w:rPr>
          <w:rStyle w:val="a6"/>
        </w:rPr>
        <w:annotationRef/>
      </w:r>
      <w:r>
        <w:rPr>
          <w:rFonts w:hint="eastAsia"/>
        </w:rPr>
        <w:t xml:space="preserve">미수채권 발생시 채권회수를 담보하기 위하여 판매가격의 </w:t>
      </w:r>
      <w:r>
        <w:t>10%</w:t>
      </w:r>
      <w:r>
        <w:rPr>
          <w:rFonts w:hint="eastAsia"/>
        </w:rPr>
        <w:t>를 넘지 않는 범위내로 보증금 또는 등록비를 징수하실 것을 제안드립니다.</w:t>
      </w:r>
      <w:r>
        <w:t xml:space="preserve"> </w:t>
      </w:r>
    </w:p>
  </w:comment>
  <w:comment w:id="944" w:author="이승준 (Seungjun Lee)" w:date="2025-07-18T09:25:00Z" w:initials="이(L">
    <w:p w14:paraId="1DABBC69" w14:textId="3EF862F8" w:rsidR="00B35C7A" w:rsidRDefault="00B35C7A">
      <w:pPr>
        <w:pStyle w:val="a7"/>
      </w:pPr>
      <w:r>
        <w:rPr>
          <w:rStyle w:val="a6"/>
        </w:rPr>
        <w:annotationRef/>
      </w:r>
      <w:r>
        <w:rPr>
          <w:rFonts w:hint="eastAsia"/>
        </w:rPr>
        <w:t>정식계약서에는 있어야할</w:t>
      </w:r>
      <w:r>
        <w:t xml:space="preserve"> </w:t>
      </w:r>
      <w:r>
        <w:rPr>
          <w:rFonts w:hint="eastAsia"/>
        </w:rPr>
        <w:t>수 있음.</w:t>
      </w:r>
      <w:r>
        <w:t xml:space="preserve"> </w:t>
      </w:r>
    </w:p>
  </w:comment>
  <w:comment w:id="1288" w:author="김현주 (Hyunjoo Kim)" w:date="2025-12-16T11:14:00Z" w:initials="김(K">
    <w:p w14:paraId="288B035C" w14:textId="58D892D0" w:rsidR="003D386F" w:rsidRDefault="003D386F">
      <w:pPr>
        <w:pStyle w:val="a7"/>
        <w:rPr>
          <w:rFonts w:hint="eastAsia"/>
        </w:rPr>
      </w:pPr>
      <w:r>
        <w:rPr>
          <w:rStyle w:val="a6"/>
        </w:rPr>
        <w:annotationRef/>
      </w:r>
      <w:r w:rsidR="007D0C60">
        <w:rPr>
          <w:rFonts w:hint="eastAsia"/>
          <w:noProof/>
        </w:rPr>
        <w:t>소</w:t>
      </w:r>
      <w:r w:rsidR="007D0C60">
        <w:rPr>
          <w:rFonts w:hint="eastAsia"/>
          <w:noProof/>
        </w:rPr>
        <w:t>비</w:t>
      </w:r>
      <w:r w:rsidR="007D0C60">
        <w:rPr>
          <w:rFonts w:hint="eastAsia"/>
          <w:noProof/>
        </w:rPr>
        <w:t>자</w:t>
      </w:r>
      <w:r w:rsidR="007D0C60">
        <w:rPr>
          <w:rFonts w:hint="eastAsia"/>
          <w:noProof/>
        </w:rPr>
        <w:t xml:space="preserve"> </w:t>
      </w:r>
      <w:r w:rsidR="007D0C60">
        <w:rPr>
          <w:rFonts w:hint="eastAsia"/>
          <w:noProof/>
        </w:rPr>
        <w:t>기</w:t>
      </w:r>
      <w:r w:rsidR="007D0C60">
        <w:rPr>
          <w:rFonts w:hint="eastAsia"/>
          <w:noProof/>
        </w:rPr>
        <w:t>본</w:t>
      </w:r>
      <w:r w:rsidR="007D0C60">
        <w:rPr>
          <w:rFonts w:hint="eastAsia"/>
          <w:noProof/>
        </w:rPr>
        <w:t>법</w:t>
      </w:r>
      <w:r w:rsidR="007D0C60">
        <w:rPr>
          <w:rFonts w:hint="eastAsia"/>
          <w:noProof/>
        </w:rPr>
        <w:t>을</w:t>
      </w:r>
      <w:r w:rsidR="007D0C60">
        <w:rPr>
          <w:rFonts w:hint="eastAsia"/>
          <w:noProof/>
        </w:rPr>
        <w:t xml:space="preserve"> </w:t>
      </w:r>
      <w:r w:rsidR="007D0C60">
        <w:rPr>
          <w:rFonts w:hint="eastAsia"/>
          <w:noProof/>
        </w:rPr>
        <w:t>적</w:t>
      </w:r>
      <w:r w:rsidR="007D0C60">
        <w:rPr>
          <w:rFonts w:hint="eastAsia"/>
          <w:noProof/>
        </w:rPr>
        <w:t>용</w:t>
      </w:r>
      <w:r w:rsidR="007D0C60">
        <w:rPr>
          <w:rFonts w:hint="eastAsia"/>
          <w:noProof/>
        </w:rPr>
        <w:t>하</w:t>
      </w:r>
      <w:r w:rsidR="007D0C60">
        <w:rPr>
          <w:rFonts w:hint="eastAsia"/>
          <w:noProof/>
        </w:rPr>
        <w:t>는</w:t>
      </w:r>
      <w:r w:rsidR="007D0C60">
        <w:rPr>
          <w:rFonts w:hint="eastAsia"/>
          <w:noProof/>
        </w:rPr>
        <w:t xml:space="preserve"> </w:t>
      </w:r>
      <w:r w:rsidR="007D0C60">
        <w:rPr>
          <w:rFonts w:hint="eastAsia"/>
          <w:noProof/>
        </w:rPr>
        <w:t>경</w:t>
      </w:r>
      <w:r w:rsidR="007D0C60">
        <w:rPr>
          <w:rFonts w:hint="eastAsia"/>
          <w:noProof/>
        </w:rPr>
        <w:t>우</w:t>
      </w:r>
      <w:r w:rsidR="007D0C60">
        <w:rPr>
          <w:rFonts w:hint="eastAsia"/>
          <w:noProof/>
        </w:rPr>
        <w:t xml:space="preserve"> </w:t>
      </w:r>
      <w:r w:rsidR="007D0C60">
        <w:rPr>
          <w:rFonts w:hint="eastAsia"/>
          <w:noProof/>
        </w:rPr>
        <w:t>B</w:t>
      </w:r>
      <w:r w:rsidR="007D0C60">
        <w:rPr>
          <w:noProof/>
        </w:rPr>
        <w:t>2B</w:t>
      </w:r>
      <w:r w:rsidR="007D0C60">
        <w:rPr>
          <w:rFonts w:hint="eastAsia"/>
          <w:noProof/>
        </w:rPr>
        <w:t>고</w:t>
      </w:r>
      <w:r w:rsidR="007D0C60">
        <w:rPr>
          <w:rFonts w:hint="eastAsia"/>
          <w:noProof/>
        </w:rPr>
        <w:t>객</w:t>
      </w:r>
      <w:r w:rsidR="007D0C60">
        <w:rPr>
          <w:rFonts w:hint="eastAsia"/>
          <w:noProof/>
        </w:rPr>
        <w:t>에</w:t>
      </w:r>
      <w:r w:rsidR="007D0C60">
        <w:rPr>
          <w:rFonts w:hint="eastAsia"/>
          <w:noProof/>
        </w:rPr>
        <w:t xml:space="preserve"> </w:t>
      </w:r>
      <w:r w:rsidR="007D0C60">
        <w:rPr>
          <w:rFonts w:hint="eastAsia"/>
          <w:noProof/>
        </w:rPr>
        <w:t>대</w:t>
      </w:r>
      <w:r w:rsidR="007D0C60">
        <w:rPr>
          <w:rFonts w:hint="eastAsia"/>
          <w:noProof/>
        </w:rPr>
        <w:t>해</w:t>
      </w:r>
      <w:r w:rsidR="007D0C60">
        <w:rPr>
          <w:rFonts w:hint="eastAsia"/>
          <w:noProof/>
        </w:rPr>
        <w:t xml:space="preserve"> </w:t>
      </w:r>
      <w:r w:rsidR="007D0C60">
        <w:rPr>
          <w:rFonts w:hint="eastAsia"/>
          <w:noProof/>
        </w:rPr>
        <w:t>당</w:t>
      </w:r>
      <w:r w:rsidR="007D0C60">
        <w:rPr>
          <w:rFonts w:hint="eastAsia"/>
          <w:noProof/>
        </w:rPr>
        <w:t>사</w:t>
      </w:r>
      <w:r w:rsidR="007D0C60">
        <w:rPr>
          <w:rFonts w:hint="eastAsia"/>
          <w:noProof/>
        </w:rPr>
        <w:t>가</w:t>
      </w:r>
      <w:r w:rsidR="007D0C60">
        <w:rPr>
          <w:rFonts w:hint="eastAsia"/>
          <w:noProof/>
        </w:rPr>
        <w:t xml:space="preserve"> </w:t>
      </w:r>
      <w:r w:rsidR="007D0C60">
        <w:rPr>
          <w:rFonts w:hint="eastAsia"/>
          <w:noProof/>
        </w:rPr>
        <w:t>불</w:t>
      </w:r>
      <w:r w:rsidR="007D0C60">
        <w:rPr>
          <w:rFonts w:hint="eastAsia"/>
          <w:noProof/>
        </w:rPr>
        <w:t>리</w:t>
      </w:r>
      <w:r w:rsidR="007D0C60">
        <w:rPr>
          <w:rFonts w:hint="eastAsia"/>
          <w:noProof/>
        </w:rPr>
        <w:t>할</w:t>
      </w:r>
      <w:r w:rsidR="007D0C60">
        <w:rPr>
          <w:rFonts w:hint="eastAsia"/>
          <w:noProof/>
        </w:rPr>
        <w:t xml:space="preserve"> </w:t>
      </w:r>
      <w:r w:rsidR="007D0C60">
        <w:rPr>
          <w:rFonts w:hint="eastAsia"/>
          <w:noProof/>
        </w:rPr>
        <w:t>수</w:t>
      </w:r>
      <w:r w:rsidR="007D0C60">
        <w:rPr>
          <w:rFonts w:hint="eastAsia"/>
          <w:noProof/>
        </w:rPr>
        <w:t xml:space="preserve"> </w:t>
      </w:r>
      <w:r w:rsidR="007D0C60">
        <w:rPr>
          <w:rFonts w:hint="eastAsia"/>
          <w:noProof/>
        </w:rPr>
        <w:t>있</w:t>
      </w:r>
      <w:r w:rsidR="007D0C60">
        <w:rPr>
          <w:rFonts w:hint="eastAsia"/>
          <w:noProof/>
        </w:rPr>
        <w:t>습</w:t>
      </w:r>
      <w:r w:rsidR="007D0C60">
        <w:rPr>
          <w:rFonts w:hint="eastAsia"/>
          <w:noProof/>
        </w:rPr>
        <w:t>니</w:t>
      </w:r>
      <w:r w:rsidR="007D0C60">
        <w:rPr>
          <w:rFonts w:hint="eastAsia"/>
          <w:noProof/>
        </w:rPr>
        <w:t>다</w:t>
      </w:r>
      <w:r w:rsidR="007D0C60">
        <w:rPr>
          <w:rFonts w:hint="eastAsia"/>
          <w:noProof/>
        </w:rPr>
        <w:t>.</w:t>
      </w:r>
      <w:r w:rsidR="007D0C60">
        <w:rPr>
          <w:noProof/>
        </w:rPr>
        <w:t xml:space="preserve"> </w:t>
      </w:r>
    </w:p>
  </w:comment>
  <w:comment w:id="1294" w:author="김현주 (Hyunjoo Kim)" w:date="2025-12-16T14:41:00Z" w:initials="김(K">
    <w:p w14:paraId="471145C5" w14:textId="1A445FC7" w:rsidR="006C7514" w:rsidRDefault="006C7514">
      <w:pPr>
        <w:pStyle w:val="a7"/>
      </w:pPr>
      <w:r>
        <w:rPr>
          <w:rStyle w:val="a6"/>
        </w:rPr>
        <w:annotationRef/>
      </w:r>
      <w:r w:rsidR="007D0C60">
        <w:rPr>
          <w:rFonts w:hint="eastAsia"/>
          <w:noProof/>
        </w:rPr>
        <w:t>내</w:t>
      </w:r>
      <w:r w:rsidR="007D0C60">
        <w:rPr>
          <w:rFonts w:hint="eastAsia"/>
          <w:noProof/>
        </w:rPr>
        <w:t>부</w:t>
      </w:r>
      <w:r w:rsidR="007D0C60">
        <w:rPr>
          <w:rFonts w:hint="eastAsia"/>
          <w:noProof/>
        </w:rPr>
        <w:t xml:space="preserve"> </w:t>
      </w:r>
      <w:r w:rsidR="007D0C60">
        <w:rPr>
          <w:rFonts w:hint="eastAsia"/>
          <w:noProof/>
        </w:rPr>
        <w:t>취</w:t>
      </w:r>
      <w:r w:rsidR="007D0C60">
        <w:rPr>
          <w:rFonts w:hint="eastAsia"/>
          <w:noProof/>
        </w:rPr>
        <w:t>고</w:t>
      </w:r>
      <w:r w:rsidR="007D0C60">
        <w:rPr>
          <w:rFonts w:hint="eastAsia"/>
          <w:noProof/>
        </w:rPr>
        <w:t xml:space="preserve"> </w:t>
      </w:r>
      <w:r w:rsidR="007D0C60">
        <w:rPr>
          <w:rFonts w:hint="eastAsia"/>
          <w:noProof/>
        </w:rPr>
        <w:t>또</w:t>
      </w:r>
      <w:r w:rsidR="007D0C60">
        <w:rPr>
          <w:rFonts w:hint="eastAsia"/>
          <w:noProof/>
        </w:rPr>
        <w:t>는</w:t>
      </w:r>
      <w:r w:rsidR="007D0C60">
        <w:rPr>
          <w:rFonts w:hint="eastAsia"/>
          <w:noProof/>
        </w:rPr>
        <w:t xml:space="preserve"> </w:t>
      </w:r>
      <w:r w:rsidR="007D0C60">
        <w:rPr>
          <w:rFonts w:hint="eastAsia"/>
          <w:noProof/>
        </w:rPr>
        <w:t>반</w:t>
      </w:r>
      <w:r w:rsidR="007D0C60">
        <w:rPr>
          <w:rFonts w:hint="eastAsia"/>
          <w:noProof/>
        </w:rPr>
        <w:t>품</w:t>
      </w:r>
      <w:r w:rsidR="007D0C60">
        <w:rPr>
          <w:rFonts w:hint="eastAsia"/>
          <w:noProof/>
        </w:rPr>
        <w:t>규</w:t>
      </w:r>
      <w:r w:rsidR="007D0C60">
        <w:rPr>
          <w:rFonts w:hint="eastAsia"/>
          <w:noProof/>
        </w:rPr>
        <w:t>정</w:t>
      </w:r>
      <w:r w:rsidR="007D0C60">
        <w:rPr>
          <w:rFonts w:hint="eastAsia"/>
          <w:noProof/>
        </w:rPr>
        <w:t>을</w:t>
      </w:r>
      <w:r w:rsidR="007D0C60">
        <w:rPr>
          <w:rFonts w:hint="eastAsia"/>
          <w:noProof/>
        </w:rPr>
        <w:t xml:space="preserve"> </w:t>
      </w:r>
      <w:r w:rsidR="007D0C60">
        <w:rPr>
          <w:rFonts w:hint="eastAsia"/>
          <w:noProof/>
        </w:rPr>
        <w:t>첨</w:t>
      </w:r>
      <w:r w:rsidR="007D0C60">
        <w:rPr>
          <w:rFonts w:hint="eastAsia"/>
          <w:noProof/>
        </w:rPr>
        <w:t>부</w:t>
      </w:r>
      <w:r w:rsidR="007D0C60">
        <w:rPr>
          <w:rFonts w:hint="eastAsia"/>
          <w:noProof/>
        </w:rPr>
        <w:t>해</w:t>
      </w:r>
      <w:r w:rsidR="007D0C60">
        <w:rPr>
          <w:rFonts w:hint="eastAsia"/>
          <w:noProof/>
        </w:rPr>
        <w:t xml:space="preserve"> </w:t>
      </w:r>
      <w:r w:rsidR="007D0C60">
        <w:rPr>
          <w:rFonts w:hint="eastAsia"/>
          <w:noProof/>
        </w:rPr>
        <w:t>주</w:t>
      </w:r>
      <w:r w:rsidR="007D0C60">
        <w:rPr>
          <w:rFonts w:hint="eastAsia"/>
          <w:noProof/>
        </w:rPr>
        <w:t>시</w:t>
      </w:r>
      <w:r w:rsidR="007D0C60">
        <w:rPr>
          <w:rFonts w:hint="eastAsia"/>
          <w:noProof/>
        </w:rPr>
        <w:t>기</w:t>
      </w:r>
      <w:r w:rsidR="007D0C60">
        <w:rPr>
          <w:rFonts w:hint="eastAsia"/>
          <w:noProof/>
        </w:rPr>
        <w:t xml:space="preserve"> </w:t>
      </w:r>
      <w:r w:rsidR="007D0C60">
        <w:rPr>
          <w:rFonts w:hint="eastAsia"/>
          <w:noProof/>
        </w:rPr>
        <w:t>바</w:t>
      </w:r>
      <w:r w:rsidR="007D0C60">
        <w:rPr>
          <w:rFonts w:hint="eastAsia"/>
          <w:noProof/>
        </w:rPr>
        <w:t>랍</w:t>
      </w:r>
      <w:r w:rsidR="007D0C60">
        <w:rPr>
          <w:rFonts w:hint="eastAsia"/>
          <w:noProof/>
        </w:rPr>
        <w:t>니</w:t>
      </w:r>
      <w:r w:rsidR="007D0C60">
        <w:rPr>
          <w:rFonts w:hint="eastAsia"/>
          <w:noProof/>
        </w:rPr>
        <w:t>다</w:t>
      </w:r>
      <w:r w:rsidR="007D0C60">
        <w:rPr>
          <w:rFonts w:hint="eastAsia"/>
          <w:noProof/>
        </w:rPr>
        <w:t>.</w:t>
      </w:r>
      <w:r w:rsidR="007D0C60">
        <w:rPr>
          <w:noProof/>
        </w:rPr>
        <w:t xml:space="preserve"> </w:t>
      </w:r>
    </w:p>
  </w:comment>
  <w:comment w:id="1348" w:author="FURSYS" w:date="2025-06-23T08:38:00Z" w:initials="F">
    <w:p w14:paraId="51BA45AD" w14:textId="77777777" w:rsidR="00B35C7A" w:rsidRDefault="00B35C7A" w:rsidP="00F23EAE">
      <w:pPr>
        <w:pStyle w:val="a7"/>
        <w:numPr>
          <w:ilvl w:val="0"/>
          <w:numId w:val="46"/>
        </w:numPr>
      </w:pPr>
      <w:r>
        <w:rPr>
          <w:rStyle w:val="a6"/>
        </w:rPr>
        <w:annotationRef/>
      </w:r>
      <w:r>
        <w:rPr>
          <w:rFonts w:hint="eastAsia"/>
        </w:rPr>
        <w:t>해당 조항 계약서에 꼭 포함시켜야 하는지</w:t>
      </w:r>
    </w:p>
    <w:p w14:paraId="720FEEB0" w14:textId="77777777" w:rsidR="00B35C7A" w:rsidRDefault="00B35C7A" w:rsidP="00F23EAE">
      <w:pPr>
        <w:pStyle w:val="a7"/>
      </w:pPr>
      <w:r>
        <w:rPr>
          <w:rFonts w:hint="eastAsia"/>
        </w:rPr>
        <w:t>인터넷에서 확인해보면 약관 성 내용일 경우 약관법 기준상 반드시 들어가야 된다고 해서 일단 넣어놨습니다.</w:t>
      </w:r>
    </w:p>
    <w:p w14:paraId="6844C4E7" w14:textId="77777777" w:rsidR="00B35C7A" w:rsidRDefault="00B35C7A" w:rsidP="00F23EAE">
      <w:pPr>
        <w:pStyle w:val="a7"/>
      </w:pPr>
    </w:p>
    <w:p w14:paraId="3142D292" w14:textId="77777777" w:rsidR="00B35C7A" w:rsidRDefault="00B35C7A" w:rsidP="00F23EAE">
      <w:pPr>
        <w:pStyle w:val="a7"/>
        <w:numPr>
          <w:ilvl w:val="0"/>
          <w:numId w:val="46"/>
        </w:numPr>
      </w:pPr>
      <w:r>
        <w:rPr>
          <w:rFonts w:hint="eastAsia"/>
        </w:rPr>
        <w:t>취소,</w:t>
      </w:r>
      <w:r>
        <w:t xml:space="preserve"> </w:t>
      </w:r>
      <w:r>
        <w:rPr>
          <w:rFonts w:hint="eastAsia"/>
        </w:rPr>
        <w:t>반품 규정은 일시불 판매와 다르게 가져가려고 하고 있어서 정책 수립 후 별도 검토 요청드리겠습니다.</w:t>
      </w:r>
    </w:p>
    <w:p w14:paraId="6B950028" w14:textId="77777777" w:rsidR="00B35C7A" w:rsidRDefault="00B35C7A" w:rsidP="00F23EAE">
      <w:pPr>
        <w:pStyle w:val="a7"/>
      </w:pPr>
    </w:p>
    <w:p w14:paraId="4E33E58F" w14:textId="77777777" w:rsidR="00B35C7A" w:rsidRDefault="00B35C7A" w:rsidP="00F23EAE">
      <w:pPr>
        <w:pStyle w:val="a7"/>
      </w:pPr>
    </w:p>
  </w:comment>
  <w:comment w:id="1350" w:author="윤현정 (Hyunjeong Yoon)" w:date="2025-07-09T10:58:00Z" w:initials="윤(Y">
    <w:p w14:paraId="37FA6F7F" w14:textId="77777777" w:rsidR="00B35C7A" w:rsidRDefault="00B35C7A" w:rsidP="00F23EAE">
      <w:pPr>
        <w:pStyle w:val="a7"/>
      </w:pPr>
      <w:r>
        <w:rPr>
          <w:rStyle w:val="a6"/>
        </w:rPr>
        <w:annotationRef/>
      </w:r>
      <w:r>
        <w:rPr>
          <w:rFonts w:hint="eastAsia"/>
        </w:rPr>
        <w:t xml:space="preserve">약관법 제 </w:t>
      </w:r>
      <w:r>
        <w:t>9</w:t>
      </w:r>
      <w:r>
        <w:rPr>
          <w:rFonts w:hint="eastAsia"/>
        </w:rPr>
        <w:t xml:space="preserve">조에 따르면 </w:t>
      </w:r>
      <w:r>
        <w:t>‘</w:t>
      </w:r>
      <w:r>
        <w:rPr>
          <w:rFonts w:hint="eastAsia"/>
        </w:rPr>
        <w:t>고객의 해제권 또는 해지권을 배제하거나 그 행사를 제한하는 조항</w:t>
      </w:r>
      <w:r>
        <w:t>’</w:t>
      </w:r>
      <w:r>
        <w:rPr>
          <w:rFonts w:hint="eastAsia"/>
        </w:rPr>
        <w:t>은 무효입니다.</w:t>
      </w:r>
      <w:r>
        <w:t xml:space="preserve"> </w:t>
      </w:r>
      <w:r>
        <w:br/>
      </w:r>
      <w:r>
        <w:rPr>
          <w:rFonts w:hint="eastAsia"/>
        </w:rPr>
        <w:t>위 내용은 정수기임대차 표준약관의 내용을 반영한 부분으로 조항유지를 권고드립니다.</w:t>
      </w:r>
    </w:p>
  </w:comment>
  <w:comment w:id="1238" w:author="FURSYS" w:date="2025-06-23T08:38:00Z" w:initials="F">
    <w:p w14:paraId="0D223FF6" w14:textId="5A112FEF" w:rsidR="00B35C7A" w:rsidRDefault="00B35C7A" w:rsidP="00240CF5">
      <w:pPr>
        <w:pStyle w:val="a7"/>
        <w:numPr>
          <w:ilvl w:val="0"/>
          <w:numId w:val="46"/>
        </w:numPr>
      </w:pPr>
      <w:r>
        <w:rPr>
          <w:rStyle w:val="a6"/>
        </w:rPr>
        <w:annotationRef/>
      </w:r>
      <w:r>
        <w:rPr>
          <w:rFonts w:hint="eastAsia"/>
        </w:rPr>
        <w:t>해당 조항 계약서에 꼭 포함시켜야 하는지</w:t>
      </w:r>
    </w:p>
    <w:p w14:paraId="49C1D5A9" w14:textId="34689810" w:rsidR="00B35C7A" w:rsidRDefault="00B35C7A">
      <w:pPr>
        <w:pStyle w:val="a7"/>
      </w:pPr>
      <w:r>
        <w:rPr>
          <w:rFonts w:hint="eastAsia"/>
        </w:rPr>
        <w:t>인터넷에서 확인해보면 약관 성 내용일 경우 약관법 기준상 반드시 들어가야 된다고 해서 일단 넣어놨습니다.</w:t>
      </w:r>
    </w:p>
    <w:p w14:paraId="2B9E697E" w14:textId="7741CBC8" w:rsidR="00B35C7A" w:rsidRDefault="00B35C7A">
      <w:pPr>
        <w:pStyle w:val="a7"/>
      </w:pPr>
    </w:p>
    <w:p w14:paraId="32339CA9" w14:textId="5CCDC4F6" w:rsidR="00B35C7A" w:rsidRDefault="00B35C7A" w:rsidP="00240CF5">
      <w:pPr>
        <w:pStyle w:val="a7"/>
        <w:numPr>
          <w:ilvl w:val="0"/>
          <w:numId w:val="46"/>
        </w:numPr>
      </w:pPr>
      <w:r>
        <w:rPr>
          <w:rFonts w:hint="eastAsia"/>
        </w:rPr>
        <w:t>취소,</w:t>
      </w:r>
      <w:r>
        <w:t xml:space="preserve"> </w:t>
      </w:r>
      <w:r>
        <w:rPr>
          <w:rFonts w:hint="eastAsia"/>
        </w:rPr>
        <w:t>반품 규정은 일시불 판매와 다르게 가져가려고 하고 있어서 정책 수립 후 별도 검토 요청드리겠습니다.</w:t>
      </w:r>
    </w:p>
    <w:p w14:paraId="288CAC60" w14:textId="37BD9845" w:rsidR="00B35C7A" w:rsidRDefault="00B35C7A">
      <w:pPr>
        <w:pStyle w:val="a7"/>
      </w:pPr>
    </w:p>
    <w:p w14:paraId="7F876E26" w14:textId="77777777" w:rsidR="00B35C7A" w:rsidRDefault="00B35C7A">
      <w:pPr>
        <w:pStyle w:val="a7"/>
      </w:pPr>
    </w:p>
  </w:comment>
  <w:comment w:id="1239" w:author="윤현정 (Hyunjeong Yoon)" w:date="2025-07-09T10:58:00Z" w:initials="윤(Y">
    <w:p w14:paraId="726E1192" w14:textId="7848549A" w:rsidR="00B35C7A" w:rsidRDefault="00B35C7A">
      <w:pPr>
        <w:pStyle w:val="a7"/>
      </w:pPr>
      <w:r>
        <w:rPr>
          <w:rStyle w:val="a6"/>
        </w:rPr>
        <w:annotationRef/>
      </w:r>
      <w:r>
        <w:rPr>
          <w:rFonts w:hint="eastAsia"/>
        </w:rPr>
        <w:t xml:space="preserve">약관법 제 </w:t>
      </w:r>
      <w:r>
        <w:t>9</w:t>
      </w:r>
      <w:r>
        <w:rPr>
          <w:rFonts w:hint="eastAsia"/>
        </w:rPr>
        <w:t xml:space="preserve">조에 따르면 </w:t>
      </w:r>
      <w:r>
        <w:t>‘</w:t>
      </w:r>
      <w:r>
        <w:rPr>
          <w:rFonts w:hint="eastAsia"/>
        </w:rPr>
        <w:t>고객의 해제권 또는 해지권을 배제하거나 그 행사를 제한하는 조항</w:t>
      </w:r>
      <w:r>
        <w:t>’</w:t>
      </w:r>
      <w:r>
        <w:rPr>
          <w:rFonts w:hint="eastAsia"/>
        </w:rPr>
        <w:t>은 무효입니다.</w:t>
      </w:r>
      <w:r>
        <w:t xml:space="preserve"> </w:t>
      </w:r>
      <w:r>
        <w:br/>
      </w:r>
      <w:r>
        <w:rPr>
          <w:rFonts w:hint="eastAsia"/>
        </w:rPr>
        <w:t>위 내용은 정수기임대차 표준약관의 내용을 반영한 부분으로 조항유지를 권고드립니다.</w:t>
      </w:r>
    </w:p>
  </w:comment>
  <w:comment w:id="1681" w:author="윤현정 (Hyunjeong Yoon)" w:date="2025-07-08T15:57:00Z" w:initials="윤(Y">
    <w:p w14:paraId="668B09F2" w14:textId="36748ABE" w:rsidR="00B35C7A" w:rsidRDefault="00B35C7A">
      <w:pPr>
        <w:pStyle w:val="a7"/>
      </w:pPr>
      <w:r>
        <w:rPr>
          <w:rStyle w:val="a6"/>
        </w:rPr>
        <w:annotationRef/>
      </w:r>
      <w:r>
        <w:rPr>
          <w:rFonts w:hint="eastAsia"/>
        </w:rPr>
        <w:t>통상적이지 아니한 경우에 대한 정의가 불명확합니다.</w:t>
      </w:r>
      <w:r>
        <w:t xml:space="preserve"> </w:t>
      </w:r>
      <w:r>
        <w:rPr>
          <w:rFonts w:hint="eastAsia"/>
        </w:rPr>
        <w:t>통상적이지 않은 경우가 어떤 경우인지 명시하시기 바랍니다.</w:t>
      </w:r>
      <w:r>
        <w:t xml:space="preserve"> </w:t>
      </w:r>
    </w:p>
  </w:comment>
  <w:comment w:id="1961" w:author="윤현정 (Hyunjeong Yoon)" w:date="2025-07-08T16:06:00Z" w:initials="윤(Y">
    <w:p w14:paraId="7842A0DC" w14:textId="254F9C2D" w:rsidR="00B35C7A" w:rsidRDefault="00B35C7A">
      <w:pPr>
        <w:pStyle w:val="a7"/>
      </w:pPr>
      <w:r>
        <w:rPr>
          <w:rStyle w:val="a6"/>
        </w:rPr>
        <w:annotationRef/>
      </w:r>
      <w:r>
        <w:rPr>
          <w:rFonts w:hint="eastAsia"/>
        </w:rPr>
        <w:t>고객이 이전설치 비용을 확인할 수 있도록</w:t>
      </w:r>
      <w:r>
        <w:t xml:space="preserve"> </w:t>
      </w:r>
      <w:r>
        <w:rPr>
          <w:rFonts w:hint="eastAsia"/>
        </w:rPr>
        <w:t xml:space="preserve">홈페이지에 게시할 것을 제안드립니다 </w:t>
      </w:r>
    </w:p>
  </w:comment>
  <w:comment w:id="2582" w:author="김현주 (Hyunjoo Kim)" w:date="2025-12-16T14:43:00Z" w:initials="김(K">
    <w:p w14:paraId="2282E908" w14:textId="0892CD8C" w:rsidR="007D0C60" w:rsidRDefault="007D0C60">
      <w:pPr>
        <w:pStyle w:val="a7"/>
        <w:rPr>
          <w:rFonts w:hint="eastAsia"/>
        </w:rPr>
      </w:pPr>
      <w:r>
        <w:rPr>
          <w:rStyle w:val="a6"/>
        </w:rPr>
        <w:annotationRef/>
      </w:r>
      <w:r>
        <w:rPr>
          <w:rFonts w:hint="eastAsia"/>
          <w:noProof/>
        </w:rPr>
        <w:t>1</w:t>
      </w:r>
      <w:r>
        <w:rPr>
          <w:noProof/>
        </w:rPr>
        <w:t>8%</w:t>
      </w:r>
      <w:r>
        <w:rPr>
          <w:rFonts w:hint="eastAsia"/>
          <w:noProof/>
        </w:rPr>
        <w:t>는</w:t>
      </w:r>
      <w:r>
        <w:rPr>
          <w:rFonts w:hint="eastAsia"/>
          <w:noProof/>
        </w:rPr>
        <w:t xml:space="preserve"> </w:t>
      </w:r>
      <w:r>
        <w:rPr>
          <w:rFonts w:hint="eastAsia"/>
          <w:noProof/>
        </w:rPr>
        <w:t>너</w:t>
      </w:r>
      <w:r>
        <w:rPr>
          <w:rFonts w:hint="eastAsia"/>
          <w:noProof/>
        </w:rPr>
        <w:t>무</w:t>
      </w:r>
      <w:r>
        <w:rPr>
          <w:rFonts w:hint="eastAsia"/>
          <w:noProof/>
        </w:rPr>
        <w:t xml:space="preserve"> </w:t>
      </w:r>
      <w:r>
        <w:rPr>
          <w:rFonts w:hint="eastAsia"/>
          <w:noProof/>
        </w:rPr>
        <w:t>과</w:t>
      </w:r>
      <w:r>
        <w:rPr>
          <w:rFonts w:hint="eastAsia"/>
          <w:noProof/>
        </w:rPr>
        <w:t>도</w:t>
      </w:r>
      <w:r>
        <w:rPr>
          <w:rFonts w:hint="eastAsia"/>
          <w:noProof/>
        </w:rPr>
        <w:t>한</w:t>
      </w:r>
      <w:r>
        <w:rPr>
          <w:rFonts w:hint="eastAsia"/>
          <w:noProof/>
        </w:rPr>
        <w:t xml:space="preserve"> </w:t>
      </w:r>
      <w:r>
        <w:rPr>
          <w:rFonts w:hint="eastAsia"/>
          <w:noProof/>
        </w:rPr>
        <w:t>것</w:t>
      </w:r>
      <w:r>
        <w:rPr>
          <w:rFonts w:hint="eastAsia"/>
          <w:noProof/>
        </w:rPr>
        <w:t xml:space="preserve"> </w:t>
      </w:r>
      <w:r>
        <w:rPr>
          <w:rFonts w:hint="eastAsia"/>
          <w:noProof/>
        </w:rPr>
        <w:t>같</w:t>
      </w:r>
      <w:r>
        <w:rPr>
          <w:rFonts w:hint="eastAsia"/>
          <w:noProof/>
        </w:rPr>
        <w:t>슨</w:t>
      </w:r>
      <w:r>
        <w:rPr>
          <w:rFonts w:hint="eastAsia"/>
          <w:noProof/>
        </w:rPr>
        <w:t>다</w:t>
      </w:r>
      <w:r>
        <w:rPr>
          <w:rFonts w:hint="eastAsia"/>
          <w:noProof/>
        </w:rPr>
        <w:t>.</w:t>
      </w:r>
      <w:r>
        <w:rPr>
          <w:noProof/>
        </w:rPr>
        <w:t xml:space="preserve"> </w:t>
      </w:r>
    </w:p>
  </w:comment>
  <w:comment w:id="2560" w:author="FURSYS" w:date="2025-06-23T08:39:00Z" w:initials="F">
    <w:p w14:paraId="17DBE1A8" w14:textId="1647400B" w:rsidR="00B35C7A" w:rsidRDefault="00B35C7A">
      <w:pPr>
        <w:pStyle w:val="a7"/>
      </w:pPr>
      <w:r>
        <w:rPr>
          <w:rStyle w:val="a6"/>
        </w:rPr>
        <w:annotationRef/>
      </w:r>
      <w:r>
        <w:rPr>
          <w:rFonts w:hint="eastAsia"/>
        </w:rPr>
        <w:t>연체율 법적으로 이슈 없을지</w:t>
      </w:r>
    </w:p>
  </w:comment>
  <w:comment w:id="2561" w:author="윤현정 (Hyunjeong Yoon)" w:date="2025-07-08T16:50:00Z" w:initials="윤(Y">
    <w:p w14:paraId="6B42BE2B" w14:textId="0C3F790E" w:rsidR="00B35C7A" w:rsidRDefault="00B35C7A">
      <w:pPr>
        <w:pStyle w:val="a7"/>
      </w:pPr>
      <w:r>
        <w:rPr>
          <w:rStyle w:val="a6"/>
        </w:rPr>
        <w:annotationRef/>
      </w:r>
      <w:r>
        <w:rPr>
          <w:rFonts w:hint="eastAsia"/>
        </w:rPr>
        <w:t>소비자 분쟁해결기준에 따라</w:t>
      </w:r>
      <w:r>
        <w:t xml:space="preserve"> </w:t>
      </w:r>
      <w:r>
        <w:rPr>
          <w:rFonts w:hint="eastAsia"/>
        </w:rPr>
        <w:t xml:space="preserve">민법상 법정이율 </w:t>
      </w:r>
      <w:r>
        <w:t>5%</w:t>
      </w:r>
      <w:r>
        <w:rPr>
          <w:rFonts w:hint="eastAsia"/>
        </w:rPr>
        <w:t>로 정하실 것을 권고드립니다.</w:t>
      </w:r>
      <w:r>
        <w:t xml:space="preserve"> </w:t>
      </w:r>
    </w:p>
  </w:comment>
  <w:comment w:id="2598" w:author="FURSYS" w:date="2025-06-23T08:40:00Z" w:initials="F">
    <w:p w14:paraId="46709C3E" w14:textId="77A3918E" w:rsidR="00B35C7A" w:rsidRDefault="00B35C7A">
      <w:pPr>
        <w:pStyle w:val="a7"/>
      </w:pPr>
      <w:r>
        <w:rPr>
          <w:rStyle w:val="a6"/>
        </w:rPr>
        <w:annotationRef/>
      </w:r>
      <w:r>
        <w:rPr>
          <w:rFonts w:hint="eastAsia"/>
        </w:rPr>
        <w:t>하나캐피탈 팩토링 상품을 통해 자금을 조달하게 될 경우, 채권을 매각해 채권의 소유가 하나캐피탈이 되고 하나캐피탈에서 가입한 서울보증보험 상품을 통해 합의된 기간 이상의 연체 발생시 하나캐피탈은 서울보증 보험에서 보험금을 수취하고 서울보증보험에서 고객에게 채권 추심을 하게 되는 상황으로 해당 내용을 넣어야 될지 확인 부탁드립니다.</w:t>
      </w:r>
    </w:p>
  </w:comment>
  <w:comment w:id="2694" w:author="이승준 (Seungjun Lee)" w:date="2025-07-14T14:09:00Z" w:initials="이(L">
    <w:p w14:paraId="32DBB8E9" w14:textId="13DD3A66" w:rsidR="00B35C7A" w:rsidRDefault="00B35C7A">
      <w:pPr>
        <w:pStyle w:val="a7"/>
      </w:pPr>
      <w:r>
        <w:rPr>
          <w:rStyle w:val="a6"/>
        </w:rPr>
        <w:annotationRef/>
      </w:r>
      <w:r>
        <w:rPr>
          <w:rFonts w:hint="eastAsia"/>
        </w:rPr>
        <w:t>고려신용정보등 회사에 신용정보를 매각할 때 이</w:t>
      </w:r>
      <w:r>
        <w:t xml:space="preserve"> </w:t>
      </w:r>
      <w:r>
        <w:rPr>
          <w:rFonts w:hint="eastAsia"/>
        </w:rPr>
        <w:t>문항이 없이도 가능여부</w:t>
      </w:r>
    </w:p>
  </w:comment>
  <w:comment w:id="3024" w:author="FURSYS" w:date="2025-12-15T14:55:00Z" w:initials="F">
    <w:p w14:paraId="7C431FB4" w14:textId="3624491B" w:rsidR="00B35C7A" w:rsidRDefault="00B35C7A">
      <w:pPr>
        <w:pStyle w:val="a7"/>
      </w:pPr>
      <w:r>
        <w:rPr>
          <w:rStyle w:val="a6"/>
        </w:rPr>
        <w:annotationRef/>
      </w:r>
    </w:p>
  </w:comment>
  <w:comment w:id="2998" w:author="김현주 (Hyunjoo Kim)" w:date="2025-12-16T14:43:00Z" w:initials="김(K">
    <w:p w14:paraId="0D965E51" w14:textId="7A2BA4B5" w:rsidR="007D0C60" w:rsidRDefault="007D0C60">
      <w:pPr>
        <w:pStyle w:val="a7"/>
      </w:pPr>
      <w:r>
        <w:rPr>
          <w:rStyle w:val="a6"/>
        </w:rPr>
        <w:annotationRef/>
      </w:r>
      <w:r>
        <w:rPr>
          <w:rFonts w:hint="eastAsia"/>
          <w:noProof/>
        </w:rPr>
        <w:t>예</w:t>
      </w:r>
      <w:r>
        <w:rPr>
          <w:rFonts w:hint="eastAsia"/>
          <w:noProof/>
        </w:rPr>
        <w:t>상</w:t>
      </w:r>
      <w:r>
        <w:rPr>
          <w:rFonts w:hint="eastAsia"/>
          <w:noProof/>
        </w:rPr>
        <w:t>회</w:t>
      </w:r>
      <w:r>
        <w:rPr>
          <w:rFonts w:hint="eastAsia"/>
          <w:noProof/>
        </w:rPr>
        <w:t>수</w:t>
      </w:r>
      <w:r>
        <w:rPr>
          <w:rFonts w:hint="eastAsia"/>
          <w:noProof/>
        </w:rPr>
        <w:t xml:space="preserve"> </w:t>
      </w:r>
      <w:r>
        <w:rPr>
          <w:rFonts w:hint="eastAsia"/>
          <w:noProof/>
        </w:rPr>
        <w:t>비</w:t>
      </w:r>
      <w:r>
        <w:rPr>
          <w:rFonts w:hint="eastAsia"/>
          <w:noProof/>
        </w:rPr>
        <w:t>용</w:t>
      </w:r>
      <w:r>
        <w:rPr>
          <w:rFonts w:hint="eastAsia"/>
          <w:noProof/>
        </w:rPr>
        <w:t>을</w:t>
      </w:r>
      <w:r>
        <w:rPr>
          <w:rFonts w:hint="eastAsia"/>
          <w:noProof/>
        </w:rPr>
        <w:t xml:space="preserve"> </w:t>
      </w:r>
      <w:r>
        <w:rPr>
          <w:rFonts w:hint="eastAsia"/>
          <w:noProof/>
        </w:rPr>
        <w:t>고</w:t>
      </w:r>
      <w:r>
        <w:rPr>
          <w:rFonts w:hint="eastAsia"/>
          <w:noProof/>
        </w:rPr>
        <w:t>객</w:t>
      </w:r>
      <w:r>
        <w:rPr>
          <w:rFonts w:hint="eastAsia"/>
          <w:noProof/>
        </w:rPr>
        <w:t>이</w:t>
      </w:r>
      <w:r>
        <w:rPr>
          <w:rFonts w:hint="eastAsia"/>
          <w:noProof/>
        </w:rPr>
        <w:t xml:space="preserve"> </w:t>
      </w:r>
      <w:r>
        <w:rPr>
          <w:rFonts w:hint="eastAsia"/>
          <w:noProof/>
        </w:rPr>
        <w:t>ㅇ</w:t>
      </w:r>
      <w:r>
        <w:rPr>
          <w:rFonts w:hint="eastAsia"/>
          <w:noProof/>
        </w:rPr>
        <w:t>ㅔ</w:t>
      </w:r>
      <w:r>
        <w:rPr>
          <w:rFonts w:hint="eastAsia"/>
          <w:noProof/>
        </w:rPr>
        <w:t>측</w:t>
      </w:r>
      <w:r>
        <w:rPr>
          <w:rFonts w:hint="eastAsia"/>
          <w:noProof/>
        </w:rPr>
        <w:t>할</w:t>
      </w:r>
      <w:r>
        <w:rPr>
          <w:rFonts w:hint="eastAsia"/>
          <w:noProof/>
        </w:rPr>
        <w:t xml:space="preserve"> </w:t>
      </w:r>
      <w:r>
        <w:rPr>
          <w:rFonts w:hint="eastAsia"/>
          <w:noProof/>
        </w:rPr>
        <w:t>수</w:t>
      </w:r>
      <w:r>
        <w:rPr>
          <w:rFonts w:hint="eastAsia"/>
          <w:noProof/>
        </w:rPr>
        <w:t xml:space="preserve"> </w:t>
      </w:r>
      <w:r>
        <w:rPr>
          <w:rFonts w:hint="eastAsia"/>
          <w:noProof/>
        </w:rPr>
        <w:t>있</w:t>
      </w:r>
      <w:r>
        <w:rPr>
          <w:rFonts w:hint="eastAsia"/>
          <w:noProof/>
        </w:rPr>
        <w:t>도</w:t>
      </w:r>
      <w:r>
        <w:rPr>
          <w:rFonts w:hint="eastAsia"/>
          <w:noProof/>
        </w:rPr>
        <w:t>록</w:t>
      </w:r>
      <w:r>
        <w:rPr>
          <w:rFonts w:hint="eastAsia"/>
          <w:noProof/>
        </w:rPr>
        <w:t xml:space="preserve"> </w:t>
      </w:r>
      <w:r>
        <w:rPr>
          <w:rFonts w:hint="eastAsia"/>
          <w:noProof/>
        </w:rPr>
        <w:t>기</w:t>
      </w:r>
      <w:r>
        <w:rPr>
          <w:rFonts w:hint="eastAsia"/>
          <w:noProof/>
        </w:rPr>
        <w:t>준</w:t>
      </w:r>
      <w:r>
        <w:rPr>
          <w:rFonts w:hint="eastAsia"/>
          <w:noProof/>
        </w:rPr>
        <w:t>료</w:t>
      </w:r>
      <w:r>
        <w:rPr>
          <w:rFonts w:hint="eastAsia"/>
          <w:noProof/>
        </w:rPr>
        <w:t>를</w:t>
      </w:r>
      <w:r>
        <w:rPr>
          <w:rFonts w:hint="eastAsia"/>
          <w:noProof/>
        </w:rPr>
        <w:t xml:space="preserve"> </w:t>
      </w:r>
      <w:r>
        <w:rPr>
          <w:rFonts w:hint="eastAsia"/>
          <w:noProof/>
        </w:rPr>
        <w:t>첨</w:t>
      </w:r>
      <w:r>
        <w:rPr>
          <w:rFonts w:hint="eastAsia"/>
          <w:noProof/>
        </w:rPr>
        <w:t>부</w:t>
      </w:r>
      <w:r>
        <w:rPr>
          <w:rFonts w:hint="eastAsia"/>
          <w:noProof/>
        </w:rPr>
        <w:t>해</w:t>
      </w:r>
      <w:r>
        <w:rPr>
          <w:rFonts w:hint="eastAsia"/>
          <w:noProof/>
        </w:rPr>
        <w:t xml:space="preserve"> </w:t>
      </w:r>
      <w:r>
        <w:rPr>
          <w:rFonts w:hint="eastAsia"/>
          <w:noProof/>
        </w:rPr>
        <w:t>주</w:t>
      </w:r>
      <w:r>
        <w:rPr>
          <w:rFonts w:hint="eastAsia"/>
          <w:noProof/>
        </w:rPr>
        <w:t>시</w:t>
      </w:r>
      <w:r>
        <w:rPr>
          <w:rFonts w:hint="eastAsia"/>
          <w:noProof/>
        </w:rPr>
        <w:t>기</w:t>
      </w:r>
      <w:r>
        <w:rPr>
          <w:rFonts w:hint="eastAsia"/>
          <w:noProof/>
        </w:rPr>
        <w:t xml:space="preserve"> </w:t>
      </w:r>
      <w:r>
        <w:rPr>
          <w:rFonts w:hint="eastAsia"/>
          <w:noProof/>
        </w:rPr>
        <w:t>바</w:t>
      </w:r>
      <w:r>
        <w:rPr>
          <w:rFonts w:hint="eastAsia"/>
          <w:noProof/>
        </w:rPr>
        <w:t>랍</w:t>
      </w:r>
      <w:r>
        <w:rPr>
          <w:rFonts w:hint="eastAsia"/>
          <w:noProof/>
        </w:rPr>
        <w:t>니</w:t>
      </w:r>
      <w:r>
        <w:rPr>
          <w:rFonts w:hint="eastAsia"/>
          <w:noProof/>
        </w:rPr>
        <w:t>다</w:t>
      </w:r>
      <w:r>
        <w:rPr>
          <w:rFonts w:hint="eastAsia"/>
          <w:noProof/>
        </w:rPr>
        <w:t>.</w:t>
      </w:r>
      <w:r>
        <w:rPr>
          <w:noProof/>
        </w:rPr>
        <w:t xml:space="preserve"> </w:t>
      </w:r>
    </w:p>
  </w:comment>
  <w:comment w:id="3169" w:author="이승준 (Seungjun Lee)" w:date="2025-07-14T14:11:00Z" w:initials="이(L">
    <w:p w14:paraId="2916162D" w14:textId="23F703DF" w:rsidR="00B35C7A" w:rsidRDefault="00B35C7A">
      <w:pPr>
        <w:pStyle w:val="a7"/>
      </w:pPr>
      <w:r>
        <w:rPr>
          <w:rStyle w:val="a6"/>
        </w:rPr>
        <w:annotationRef/>
      </w:r>
      <w:r>
        <w:rPr>
          <w:rFonts w:hint="eastAsia"/>
        </w:rPr>
        <w:t>이 표를</w:t>
      </w:r>
      <w:r>
        <w:t xml:space="preserve"> </w:t>
      </w:r>
      <w:r>
        <w:rPr>
          <w:rFonts w:hint="eastAsia"/>
        </w:rPr>
        <w:t>반드시넣어야하는지.</w:t>
      </w:r>
    </w:p>
  </w:comment>
  <w:comment w:id="3643" w:author="윤현정 (Hyunjeong Yoon)" w:date="2025-07-08T16:58:00Z" w:initials="윤(Y">
    <w:p w14:paraId="778825E1" w14:textId="22151E02" w:rsidR="00B35C7A" w:rsidRDefault="00B35C7A">
      <w:pPr>
        <w:pStyle w:val="a7"/>
      </w:pPr>
      <w:r>
        <w:rPr>
          <w:rStyle w:val="a6"/>
        </w:rPr>
        <w:annotationRef/>
      </w:r>
      <w:r>
        <w:rPr>
          <w:rFonts w:hint="eastAsia"/>
        </w:rPr>
        <w:t>정수기임대차 표준약관 참조하였습니다.</w:t>
      </w:r>
      <w:r>
        <w:t xml:space="preserve"> </w:t>
      </w:r>
    </w:p>
  </w:comment>
  <w:comment w:id="3644" w:author="이승준 (Seungjun Lee)" w:date="2025-07-14T14:11:00Z" w:initials="이(L">
    <w:p w14:paraId="109E3CA9" w14:textId="4DBD9099" w:rsidR="00B35C7A" w:rsidRDefault="00B35C7A">
      <w:pPr>
        <w:pStyle w:val="a7"/>
      </w:pPr>
      <w:r>
        <w:rPr>
          <w:rStyle w:val="a6"/>
        </w:rPr>
        <w:annotationRef/>
      </w:r>
      <w:r>
        <w:t>2</w:t>
      </w:r>
      <w:r>
        <w:rPr>
          <w:rFonts w:hint="eastAsia"/>
        </w:rPr>
        <w:t>회 이상으로 했을 때 법적으로 문제만 없다면 진행하고 싶다.</w:t>
      </w:r>
    </w:p>
  </w:comment>
  <w:comment w:id="3841" w:author="윤현정 (Hyunjeong Yoon)" w:date="2025-07-09T15:52:00Z" w:initials="윤(Y">
    <w:p w14:paraId="584418EA" w14:textId="051E65EB" w:rsidR="00B35C7A" w:rsidRDefault="00B35C7A">
      <w:pPr>
        <w:pStyle w:val="a7"/>
      </w:pPr>
      <w:r>
        <w:rPr>
          <w:rStyle w:val="a6"/>
        </w:rPr>
        <w:annotationRef/>
      </w:r>
      <w:r>
        <w:rPr>
          <w:rFonts w:hint="eastAsia"/>
        </w:rPr>
        <w:t>소비자 분쟁해결 기준 참조 바랍니다.</w:t>
      </w:r>
      <w:r>
        <w:t xml:space="preserve"> </w:t>
      </w:r>
    </w:p>
  </w:comment>
  <w:comment w:id="3836" w:author="김현주 (Hyunjoo Kim)" w:date="2025-12-16T14:45:00Z" w:initials="김(K">
    <w:p w14:paraId="775ABAD9" w14:textId="5A6F2010" w:rsidR="007D0C60" w:rsidRDefault="007D0C60">
      <w:pPr>
        <w:pStyle w:val="a7"/>
        <w:rPr>
          <w:rFonts w:hint="eastAsia"/>
        </w:rPr>
      </w:pPr>
      <w:r>
        <w:rPr>
          <w:rStyle w:val="a6"/>
        </w:rPr>
        <w:annotationRef/>
      </w:r>
      <w:r>
        <w:rPr>
          <w:rFonts w:hint="eastAsia"/>
          <w:noProof/>
        </w:rPr>
        <w:t>위</w:t>
      </w:r>
      <w:r>
        <w:rPr>
          <w:rFonts w:hint="eastAsia"/>
          <w:noProof/>
        </w:rPr>
        <w:t xml:space="preserve"> </w:t>
      </w:r>
      <w:r>
        <w:rPr>
          <w:rFonts w:hint="eastAsia"/>
          <w:noProof/>
        </w:rPr>
        <w:t>금</w:t>
      </w:r>
      <w:r>
        <w:rPr>
          <w:rFonts w:hint="eastAsia"/>
          <w:noProof/>
        </w:rPr>
        <w:t>액</w:t>
      </w:r>
      <w:r>
        <w:rPr>
          <w:rFonts w:hint="eastAsia"/>
          <w:noProof/>
        </w:rPr>
        <w:t>이</w:t>
      </w:r>
      <w:r>
        <w:rPr>
          <w:rFonts w:hint="eastAsia"/>
          <w:noProof/>
        </w:rPr>
        <w:t xml:space="preserve"> </w:t>
      </w:r>
      <w:r>
        <w:rPr>
          <w:rFonts w:hint="eastAsia"/>
          <w:noProof/>
        </w:rPr>
        <w:t>업</w:t>
      </w:r>
      <w:r>
        <w:rPr>
          <w:rFonts w:hint="eastAsia"/>
          <w:noProof/>
        </w:rPr>
        <w:t>계</w:t>
      </w:r>
      <w:r>
        <w:rPr>
          <w:rFonts w:hint="eastAsia"/>
          <w:noProof/>
        </w:rPr>
        <w:t>표</w:t>
      </w:r>
      <w:r>
        <w:rPr>
          <w:rFonts w:hint="eastAsia"/>
          <w:noProof/>
        </w:rPr>
        <w:t>준</w:t>
      </w:r>
      <w:r>
        <w:rPr>
          <w:rFonts w:hint="eastAsia"/>
          <w:noProof/>
        </w:rPr>
        <w:t>금</w:t>
      </w:r>
      <w:r>
        <w:rPr>
          <w:rFonts w:hint="eastAsia"/>
          <w:noProof/>
        </w:rPr>
        <w:t>액</w:t>
      </w:r>
      <w:r>
        <w:rPr>
          <w:rFonts w:hint="eastAsia"/>
          <w:noProof/>
        </w:rPr>
        <w:t>인</w:t>
      </w:r>
      <w:r>
        <w:rPr>
          <w:rFonts w:hint="eastAsia"/>
          <w:noProof/>
        </w:rPr>
        <w:t>지</w:t>
      </w:r>
      <w:r>
        <w:rPr>
          <w:rFonts w:hint="eastAsia"/>
          <w:noProof/>
        </w:rPr>
        <w:t xml:space="preserve"> </w:t>
      </w:r>
      <w:r>
        <w:rPr>
          <w:rFonts w:hint="eastAsia"/>
          <w:noProof/>
        </w:rPr>
        <w:t>확</w:t>
      </w:r>
      <w:r>
        <w:rPr>
          <w:rFonts w:hint="eastAsia"/>
          <w:noProof/>
        </w:rPr>
        <w:t>인</w:t>
      </w:r>
      <w:r>
        <w:rPr>
          <w:rFonts w:hint="eastAsia"/>
          <w:noProof/>
        </w:rPr>
        <w:t>해</w:t>
      </w:r>
      <w:r>
        <w:rPr>
          <w:rFonts w:hint="eastAsia"/>
          <w:noProof/>
        </w:rPr>
        <w:t>서</w:t>
      </w:r>
      <w:r>
        <w:rPr>
          <w:rFonts w:hint="eastAsia"/>
          <w:noProof/>
        </w:rPr>
        <w:t xml:space="preserve"> </w:t>
      </w:r>
      <w:r>
        <w:rPr>
          <w:rFonts w:hint="eastAsia"/>
          <w:noProof/>
        </w:rPr>
        <w:t>진</w:t>
      </w:r>
      <w:r>
        <w:rPr>
          <w:rFonts w:hint="eastAsia"/>
          <w:noProof/>
        </w:rPr>
        <w:t>행</w:t>
      </w:r>
      <w:r>
        <w:rPr>
          <w:rFonts w:hint="eastAsia"/>
          <w:noProof/>
        </w:rPr>
        <w:t>하</w:t>
      </w:r>
      <w:r>
        <w:rPr>
          <w:rFonts w:hint="eastAsia"/>
          <w:noProof/>
        </w:rPr>
        <w:t>시</w:t>
      </w:r>
      <w:r>
        <w:rPr>
          <w:rFonts w:hint="eastAsia"/>
          <w:noProof/>
        </w:rPr>
        <w:t>기</w:t>
      </w:r>
      <w:r>
        <w:rPr>
          <w:rFonts w:hint="eastAsia"/>
          <w:noProof/>
        </w:rPr>
        <w:t xml:space="preserve"> </w:t>
      </w:r>
      <w:r>
        <w:rPr>
          <w:rFonts w:hint="eastAsia"/>
          <w:noProof/>
        </w:rPr>
        <w:t>바</w:t>
      </w:r>
      <w:r>
        <w:rPr>
          <w:rFonts w:hint="eastAsia"/>
          <w:noProof/>
        </w:rPr>
        <w:t>랍</w:t>
      </w:r>
      <w:r>
        <w:rPr>
          <w:rFonts w:hint="eastAsia"/>
          <w:noProof/>
        </w:rPr>
        <w:t>니</w:t>
      </w:r>
      <w:r>
        <w:rPr>
          <w:rFonts w:hint="eastAsia"/>
          <w:noProof/>
        </w:rPr>
        <w:t>다</w:t>
      </w:r>
      <w:r>
        <w:rPr>
          <w:rFonts w:hint="eastAsia"/>
          <w:noProof/>
        </w:rPr>
        <w:t>.</w:t>
      </w:r>
      <w:r>
        <w:rPr>
          <w:noProof/>
        </w:rPr>
        <w:t xml:space="preserve"> b2c</w:t>
      </w:r>
      <w:r>
        <w:rPr>
          <w:rFonts w:hint="eastAsia"/>
          <w:noProof/>
        </w:rPr>
        <w:t>고</w:t>
      </w:r>
      <w:r>
        <w:rPr>
          <w:rFonts w:hint="eastAsia"/>
          <w:noProof/>
        </w:rPr>
        <w:t>객</w:t>
      </w:r>
      <w:r>
        <w:rPr>
          <w:rFonts w:hint="eastAsia"/>
          <w:noProof/>
        </w:rPr>
        <w:t>으</w:t>
      </w:r>
      <w:r>
        <w:rPr>
          <w:rFonts w:hint="eastAsia"/>
          <w:noProof/>
        </w:rPr>
        <w:t>의</w:t>
      </w:r>
      <w:r>
        <w:rPr>
          <w:rFonts w:hint="eastAsia"/>
          <w:noProof/>
        </w:rPr>
        <w:t xml:space="preserve"> </w:t>
      </w:r>
      <w:r>
        <w:rPr>
          <w:rFonts w:hint="eastAsia"/>
          <w:noProof/>
        </w:rPr>
        <w:t>경</w:t>
      </w:r>
      <w:r>
        <w:rPr>
          <w:rFonts w:hint="eastAsia"/>
          <w:noProof/>
        </w:rPr>
        <w:t>우</w:t>
      </w:r>
      <w:r>
        <w:rPr>
          <w:rFonts w:hint="eastAsia"/>
          <w:noProof/>
        </w:rPr>
        <w:t xml:space="preserve"> </w:t>
      </w:r>
      <w:r>
        <w:rPr>
          <w:noProof/>
        </w:rPr>
        <w:t>10%</w:t>
      </w:r>
      <w:r>
        <w:rPr>
          <w:rFonts w:hint="eastAsia"/>
          <w:noProof/>
        </w:rPr>
        <w:t>이</w:t>
      </w:r>
      <w:r>
        <w:rPr>
          <w:rFonts w:hint="eastAsia"/>
          <w:noProof/>
        </w:rPr>
        <w:t>상</w:t>
      </w:r>
      <w:r>
        <w:rPr>
          <w:rFonts w:hint="eastAsia"/>
          <w:noProof/>
        </w:rPr>
        <w:t>의</w:t>
      </w:r>
      <w:r>
        <w:rPr>
          <w:rFonts w:hint="eastAsia"/>
          <w:noProof/>
        </w:rPr>
        <w:t xml:space="preserve"> </w:t>
      </w:r>
      <w:r>
        <w:rPr>
          <w:rFonts w:hint="eastAsia"/>
          <w:noProof/>
        </w:rPr>
        <w:t>위</w:t>
      </w:r>
      <w:r>
        <w:rPr>
          <w:rFonts w:hint="eastAsia"/>
          <w:noProof/>
        </w:rPr>
        <w:t>약</w:t>
      </w:r>
      <w:r>
        <w:rPr>
          <w:rFonts w:hint="eastAsia"/>
          <w:noProof/>
        </w:rPr>
        <w:t>금</w:t>
      </w:r>
      <w:r>
        <w:rPr>
          <w:rFonts w:hint="eastAsia"/>
          <w:noProof/>
        </w:rPr>
        <w:t>을</w:t>
      </w:r>
      <w:r>
        <w:rPr>
          <w:rFonts w:hint="eastAsia"/>
          <w:noProof/>
        </w:rPr>
        <w:t xml:space="preserve"> </w:t>
      </w:r>
      <w:r>
        <w:rPr>
          <w:rFonts w:hint="eastAsia"/>
          <w:noProof/>
        </w:rPr>
        <w:t>버</w:t>
      </w:r>
      <w:r>
        <w:rPr>
          <w:rFonts w:hint="eastAsia"/>
          <w:noProof/>
        </w:rPr>
        <w:t>벅</w:t>
      </w:r>
      <w:r>
        <w:rPr>
          <w:rFonts w:hint="eastAsia"/>
          <w:noProof/>
        </w:rPr>
        <w:t>으</w:t>
      </w:r>
      <w:r>
        <w:rPr>
          <w:rFonts w:hint="eastAsia"/>
          <w:noProof/>
        </w:rPr>
        <w:t>로</w:t>
      </w:r>
      <w:r>
        <w:rPr>
          <w:rFonts w:hint="eastAsia"/>
          <w:noProof/>
        </w:rPr>
        <w:t xml:space="preserve"> </w:t>
      </w:r>
      <w:r>
        <w:rPr>
          <w:rFonts w:hint="eastAsia"/>
          <w:noProof/>
        </w:rPr>
        <w:t>효</w:t>
      </w:r>
      <w:r>
        <w:rPr>
          <w:rFonts w:hint="eastAsia"/>
          <w:noProof/>
        </w:rPr>
        <w:t>력</w:t>
      </w:r>
      <w:r>
        <w:rPr>
          <w:rFonts w:hint="eastAsia"/>
          <w:noProof/>
        </w:rPr>
        <w:t>이</w:t>
      </w:r>
      <w:r>
        <w:rPr>
          <w:rFonts w:hint="eastAsia"/>
          <w:noProof/>
        </w:rPr>
        <w:t xml:space="preserve"> </w:t>
      </w:r>
      <w:r>
        <w:rPr>
          <w:rFonts w:hint="eastAsia"/>
          <w:noProof/>
        </w:rPr>
        <w:t>없</w:t>
      </w:r>
      <w:r>
        <w:rPr>
          <w:rFonts w:hint="eastAsia"/>
          <w:noProof/>
        </w:rPr>
        <w:t>을</w:t>
      </w:r>
      <w:r>
        <w:rPr>
          <w:rFonts w:hint="eastAsia"/>
          <w:noProof/>
        </w:rPr>
        <w:t xml:space="preserve"> </w:t>
      </w:r>
      <w:r>
        <w:rPr>
          <w:rFonts w:hint="eastAsia"/>
          <w:noProof/>
        </w:rPr>
        <w:t>수</w:t>
      </w:r>
      <w:r>
        <w:rPr>
          <w:rFonts w:hint="eastAsia"/>
          <w:noProof/>
        </w:rPr>
        <w:t xml:space="preserve"> </w:t>
      </w:r>
      <w:r>
        <w:rPr>
          <w:rFonts w:hint="eastAsia"/>
          <w:noProof/>
        </w:rPr>
        <w:t>있</w:t>
      </w:r>
      <w:r>
        <w:rPr>
          <w:rFonts w:hint="eastAsia"/>
          <w:noProof/>
        </w:rPr>
        <w:t>습</w:t>
      </w:r>
      <w:r>
        <w:rPr>
          <w:rFonts w:hint="eastAsia"/>
          <w:noProof/>
        </w:rPr>
        <w:t>니</w:t>
      </w:r>
      <w:r>
        <w:rPr>
          <w:rFonts w:hint="eastAsia"/>
          <w:noProof/>
        </w:rPr>
        <w:t>다</w:t>
      </w:r>
      <w:r>
        <w:rPr>
          <w:rFonts w:hint="eastAsia"/>
          <w:noProof/>
        </w:rPr>
        <w:t>.</w:t>
      </w:r>
      <w:r>
        <w:rPr>
          <w:noProof/>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70AEC07" w15:done="0"/>
  <w15:commentEx w15:paraId="1750FC8C" w15:done="0"/>
  <w15:commentEx w15:paraId="5D735E86" w15:done="0"/>
  <w15:commentEx w15:paraId="1DABBC69" w15:done="0"/>
  <w15:commentEx w15:paraId="288B035C" w15:done="0"/>
  <w15:commentEx w15:paraId="471145C5" w15:done="0"/>
  <w15:commentEx w15:paraId="4E33E58F" w15:done="0"/>
  <w15:commentEx w15:paraId="37FA6F7F" w15:paraIdParent="4E33E58F" w15:done="0"/>
  <w15:commentEx w15:paraId="7F876E26" w15:done="0"/>
  <w15:commentEx w15:paraId="726E1192" w15:paraIdParent="7F876E26" w15:done="0"/>
  <w15:commentEx w15:paraId="668B09F2" w15:done="0"/>
  <w15:commentEx w15:paraId="7842A0DC" w15:done="0"/>
  <w15:commentEx w15:paraId="2282E908" w15:done="0"/>
  <w15:commentEx w15:paraId="17DBE1A8" w15:done="0"/>
  <w15:commentEx w15:paraId="6B42BE2B" w15:paraIdParent="17DBE1A8" w15:done="0"/>
  <w15:commentEx w15:paraId="46709C3E" w15:done="0"/>
  <w15:commentEx w15:paraId="32DBB8E9" w15:done="0"/>
  <w15:commentEx w15:paraId="7C431FB4" w15:done="0"/>
  <w15:commentEx w15:paraId="0D965E51" w15:done="0"/>
  <w15:commentEx w15:paraId="2916162D" w15:done="0"/>
  <w15:commentEx w15:paraId="778825E1" w15:done="0"/>
  <w15:commentEx w15:paraId="109E3CA9" w15:done="0"/>
  <w15:commentEx w15:paraId="584418EA" w15:done="0"/>
  <w15:commentEx w15:paraId="775ABAD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70AEC07" w16cid:durableId="2C17AD24"/>
  <w16cid:commentId w16cid:paraId="1750FC8C" w16cid:durableId="2C17A96E"/>
  <w16cid:commentId w16cid:paraId="5D735E86" w16cid:durableId="2C18B361"/>
  <w16cid:commentId w16cid:paraId="1DABBC69" w16cid:durableId="2C249186"/>
  <w16cid:commentId w16cid:paraId="288B035C" w16cid:durableId="2CEBBDAC"/>
  <w16cid:commentId w16cid:paraId="471145C5" w16cid:durableId="2CEBEE19"/>
  <w16cid:commentId w16cid:paraId="7F876E26" w16cid:durableId="2C17A96F"/>
  <w16cid:commentId w16cid:paraId="726E1192" w16cid:durableId="2C18C9E0"/>
  <w16cid:commentId w16cid:paraId="668B09F2" w16cid:durableId="2C17BE5B"/>
  <w16cid:commentId w16cid:paraId="7842A0DC" w16cid:durableId="2C17C07E"/>
  <w16cid:commentId w16cid:paraId="2282E908" w16cid:durableId="2CEBEE75"/>
  <w16cid:commentId w16cid:paraId="17DBE1A8" w16cid:durableId="2C17A970"/>
  <w16cid:commentId w16cid:paraId="6B42BE2B" w16cid:durableId="2C17CADA"/>
  <w16cid:commentId w16cid:paraId="46709C3E" w16cid:durableId="2C17A971"/>
  <w16cid:commentId w16cid:paraId="32DBB8E9" w16cid:durableId="2C1F8E25"/>
  <w16cid:commentId w16cid:paraId="7C431FB4" w16cid:durableId="2CEA9FCA"/>
  <w16cid:commentId w16cid:paraId="0D965E51" w16cid:durableId="2CEBEEAA"/>
  <w16cid:commentId w16cid:paraId="2916162D" w16cid:durableId="2C1F8E76"/>
  <w16cid:commentId w16cid:paraId="778825E1" w16cid:durableId="2C17CCB8"/>
  <w16cid:commentId w16cid:paraId="109E3CA9" w16cid:durableId="2C1F8E96"/>
  <w16cid:commentId w16cid:paraId="584418EA" w16cid:durableId="2C190EBF"/>
  <w16cid:commentId w16cid:paraId="775ABAD9" w16cid:durableId="2CEBEF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8E926E" w14:textId="77777777" w:rsidR="00B35C7A" w:rsidRDefault="00B35C7A" w:rsidP="00184F93">
      <w:r>
        <w:separator/>
      </w:r>
    </w:p>
  </w:endnote>
  <w:endnote w:type="continuationSeparator" w:id="0">
    <w:p w14:paraId="591B5073" w14:textId="77777777" w:rsidR="00B35C7A" w:rsidRDefault="00B35C7A" w:rsidP="00184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휴먼명조">
    <w:altName w:val="맑은 고딕"/>
    <w:charset w:val="81"/>
    <w:family w:val="auto"/>
    <w:pitch w:val="variable"/>
    <w:sig w:usb0="800002A7" w:usb1="19D77CFB"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Noto Sans CJK KR Regular">
    <w:altName w:val="맑은 고딕"/>
    <w:panose1 w:val="00000000000000000000"/>
    <w:charset w:val="81"/>
    <w:family w:val="swiss"/>
    <w:notTrueType/>
    <w:pitch w:val="variable"/>
    <w:sig w:usb0="30000207" w:usb1="2BDF3C10" w:usb2="00000016" w:usb3="00000000" w:csb0="002E0107" w:csb1="00000000"/>
  </w:font>
  <w:font w:name="Segoe UI Symbol">
    <w:panose1 w:val="020B0502040204020203"/>
    <w:charset w:val="00"/>
    <w:family w:val="swiss"/>
    <w:pitch w:val="variable"/>
    <w:sig w:usb0="800001E3" w:usb1="1200FFEF" w:usb2="00040000" w:usb3="00000000" w:csb0="00000001" w:csb1="00000000"/>
  </w:font>
  <w:font w:name="SamsungOneKorean-600">
    <w:altName w:val="맑은 고딕"/>
    <w:panose1 w:val="00000000000000000000"/>
    <w:charset w:val="81"/>
    <w:family w:val="auto"/>
    <w:notTrueType/>
    <w:pitch w:val="default"/>
    <w:sig w:usb0="00000001" w:usb1="09060000" w:usb2="00000010" w:usb3="00000000" w:csb0="00080000" w:csb1="00000000"/>
  </w:font>
  <w:font w:name="Wingdings 3">
    <w:panose1 w:val="050401020108070707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998FD7" w14:textId="77777777" w:rsidR="00B35C7A" w:rsidRDefault="00B35C7A" w:rsidP="00184F93">
      <w:r>
        <w:separator/>
      </w:r>
    </w:p>
  </w:footnote>
  <w:footnote w:type="continuationSeparator" w:id="0">
    <w:p w14:paraId="4094539E" w14:textId="77777777" w:rsidR="00B35C7A" w:rsidRDefault="00B35C7A" w:rsidP="00184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529"/>
    <w:multiLevelType w:val="hybridMultilevel"/>
    <w:tmpl w:val="E5D81D4E"/>
    <w:lvl w:ilvl="0" w:tplc="0409000F">
      <w:start w:val="1"/>
      <w:numFmt w:val="decimal"/>
      <w:lvlText w:val="%1."/>
      <w:lvlJc w:val="left"/>
      <w:pPr>
        <w:ind w:left="1601" w:hanging="400"/>
      </w:pPr>
    </w:lvl>
    <w:lvl w:ilvl="1" w:tplc="04090019" w:tentative="1">
      <w:start w:val="1"/>
      <w:numFmt w:val="upperLetter"/>
      <w:lvlText w:val="%2."/>
      <w:lvlJc w:val="left"/>
      <w:pPr>
        <w:ind w:left="2001" w:hanging="400"/>
      </w:pPr>
    </w:lvl>
    <w:lvl w:ilvl="2" w:tplc="0409001B" w:tentative="1">
      <w:start w:val="1"/>
      <w:numFmt w:val="lowerRoman"/>
      <w:lvlText w:val="%3."/>
      <w:lvlJc w:val="right"/>
      <w:pPr>
        <w:ind w:left="2401" w:hanging="400"/>
      </w:pPr>
    </w:lvl>
    <w:lvl w:ilvl="3" w:tplc="0409000F" w:tentative="1">
      <w:start w:val="1"/>
      <w:numFmt w:val="decimal"/>
      <w:lvlText w:val="%4."/>
      <w:lvlJc w:val="left"/>
      <w:pPr>
        <w:ind w:left="2801" w:hanging="400"/>
      </w:pPr>
    </w:lvl>
    <w:lvl w:ilvl="4" w:tplc="04090019" w:tentative="1">
      <w:start w:val="1"/>
      <w:numFmt w:val="upperLetter"/>
      <w:lvlText w:val="%5."/>
      <w:lvlJc w:val="left"/>
      <w:pPr>
        <w:ind w:left="3201" w:hanging="400"/>
      </w:pPr>
    </w:lvl>
    <w:lvl w:ilvl="5" w:tplc="0409001B" w:tentative="1">
      <w:start w:val="1"/>
      <w:numFmt w:val="lowerRoman"/>
      <w:lvlText w:val="%6."/>
      <w:lvlJc w:val="right"/>
      <w:pPr>
        <w:ind w:left="3601" w:hanging="400"/>
      </w:pPr>
    </w:lvl>
    <w:lvl w:ilvl="6" w:tplc="0409000F" w:tentative="1">
      <w:start w:val="1"/>
      <w:numFmt w:val="decimal"/>
      <w:lvlText w:val="%7."/>
      <w:lvlJc w:val="left"/>
      <w:pPr>
        <w:ind w:left="4001" w:hanging="400"/>
      </w:pPr>
    </w:lvl>
    <w:lvl w:ilvl="7" w:tplc="04090019" w:tentative="1">
      <w:start w:val="1"/>
      <w:numFmt w:val="upperLetter"/>
      <w:lvlText w:val="%8."/>
      <w:lvlJc w:val="left"/>
      <w:pPr>
        <w:ind w:left="4401" w:hanging="400"/>
      </w:pPr>
    </w:lvl>
    <w:lvl w:ilvl="8" w:tplc="0409001B" w:tentative="1">
      <w:start w:val="1"/>
      <w:numFmt w:val="lowerRoman"/>
      <w:lvlText w:val="%9."/>
      <w:lvlJc w:val="right"/>
      <w:pPr>
        <w:ind w:left="4801" w:hanging="400"/>
      </w:pPr>
    </w:lvl>
  </w:abstractNum>
  <w:abstractNum w:abstractNumId="1" w15:restartNumberingAfterBreak="0">
    <w:nsid w:val="03563196"/>
    <w:multiLevelType w:val="hybridMultilevel"/>
    <w:tmpl w:val="C89820D0"/>
    <w:lvl w:ilvl="0" w:tplc="B254BAD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6604FBF"/>
    <w:multiLevelType w:val="hybridMultilevel"/>
    <w:tmpl w:val="E80E22D4"/>
    <w:lvl w:ilvl="0" w:tplc="FC3C20D4">
      <w:start w:val="1"/>
      <w:numFmt w:val="decimalEnclosedCircle"/>
      <w:lvlText w:val="%1"/>
      <w:lvlJc w:val="left"/>
      <w:pPr>
        <w:ind w:left="527" w:hanging="360"/>
      </w:pPr>
      <w:rPr>
        <w:rFonts w:asciiTheme="minorEastAsia" w:hAnsiTheme="minorEastAsia" w:hint="default"/>
      </w:rPr>
    </w:lvl>
    <w:lvl w:ilvl="1" w:tplc="04090019" w:tentative="1">
      <w:start w:val="1"/>
      <w:numFmt w:val="upperLetter"/>
      <w:lvlText w:val="%2."/>
      <w:lvlJc w:val="left"/>
      <w:pPr>
        <w:ind w:left="967" w:hanging="400"/>
      </w:pPr>
    </w:lvl>
    <w:lvl w:ilvl="2" w:tplc="0409001B" w:tentative="1">
      <w:start w:val="1"/>
      <w:numFmt w:val="lowerRoman"/>
      <w:lvlText w:val="%3."/>
      <w:lvlJc w:val="right"/>
      <w:pPr>
        <w:ind w:left="1367" w:hanging="400"/>
      </w:pPr>
    </w:lvl>
    <w:lvl w:ilvl="3" w:tplc="0409000F" w:tentative="1">
      <w:start w:val="1"/>
      <w:numFmt w:val="decimal"/>
      <w:lvlText w:val="%4."/>
      <w:lvlJc w:val="left"/>
      <w:pPr>
        <w:ind w:left="1767" w:hanging="400"/>
      </w:pPr>
    </w:lvl>
    <w:lvl w:ilvl="4" w:tplc="04090019" w:tentative="1">
      <w:start w:val="1"/>
      <w:numFmt w:val="upperLetter"/>
      <w:lvlText w:val="%5."/>
      <w:lvlJc w:val="left"/>
      <w:pPr>
        <w:ind w:left="2167" w:hanging="400"/>
      </w:pPr>
    </w:lvl>
    <w:lvl w:ilvl="5" w:tplc="0409001B" w:tentative="1">
      <w:start w:val="1"/>
      <w:numFmt w:val="lowerRoman"/>
      <w:lvlText w:val="%6."/>
      <w:lvlJc w:val="right"/>
      <w:pPr>
        <w:ind w:left="2567" w:hanging="400"/>
      </w:pPr>
    </w:lvl>
    <w:lvl w:ilvl="6" w:tplc="0409000F" w:tentative="1">
      <w:start w:val="1"/>
      <w:numFmt w:val="decimal"/>
      <w:lvlText w:val="%7."/>
      <w:lvlJc w:val="left"/>
      <w:pPr>
        <w:ind w:left="2967" w:hanging="400"/>
      </w:pPr>
    </w:lvl>
    <w:lvl w:ilvl="7" w:tplc="04090019" w:tentative="1">
      <w:start w:val="1"/>
      <w:numFmt w:val="upperLetter"/>
      <w:lvlText w:val="%8."/>
      <w:lvlJc w:val="left"/>
      <w:pPr>
        <w:ind w:left="3367" w:hanging="400"/>
      </w:pPr>
    </w:lvl>
    <w:lvl w:ilvl="8" w:tplc="0409001B" w:tentative="1">
      <w:start w:val="1"/>
      <w:numFmt w:val="lowerRoman"/>
      <w:lvlText w:val="%9."/>
      <w:lvlJc w:val="right"/>
      <w:pPr>
        <w:ind w:left="3767" w:hanging="400"/>
      </w:pPr>
    </w:lvl>
  </w:abstractNum>
  <w:abstractNum w:abstractNumId="3" w15:restartNumberingAfterBreak="0">
    <w:nsid w:val="07D94E20"/>
    <w:multiLevelType w:val="hybridMultilevel"/>
    <w:tmpl w:val="C2BE954A"/>
    <w:lvl w:ilvl="0" w:tplc="E0049962">
      <w:start w:val="1"/>
      <w:numFmt w:val="decimalEnclosedCircle"/>
      <w:lvlText w:val="%1"/>
      <w:lvlJc w:val="left"/>
      <w:pPr>
        <w:ind w:left="360" w:hanging="360"/>
      </w:pPr>
      <w:rPr>
        <w:rFonts w:asciiTheme="minorEastAsia" w:hAnsiTheme="minorEastAsia" w:hint="default"/>
      </w:r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15:restartNumberingAfterBreak="0">
    <w:nsid w:val="082C1DC7"/>
    <w:multiLevelType w:val="hybridMultilevel"/>
    <w:tmpl w:val="6004F922"/>
    <w:lvl w:ilvl="0" w:tplc="91CCB68E">
      <w:start w:val="1"/>
      <w:numFmt w:val="decimalEnclosedCircle"/>
      <w:lvlText w:val="%1"/>
      <w:lvlJc w:val="left"/>
      <w:pPr>
        <w:ind w:left="360" w:hanging="360"/>
      </w:pPr>
      <w:rPr>
        <w:rFonts w:hint="default"/>
      </w:rPr>
    </w:lvl>
    <w:lvl w:ilvl="1" w:tplc="0409000F">
      <w:start w:val="1"/>
      <w:numFmt w:val="decimal"/>
      <w:lvlText w:val="%2."/>
      <w:lvlJc w:val="left"/>
      <w:pPr>
        <w:ind w:left="800" w:hanging="400"/>
      </w:pPr>
    </w:lvl>
    <w:lvl w:ilvl="2" w:tplc="292CC83C">
      <w:start w:val="3"/>
      <w:numFmt w:val="ganada"/>
      <w:lvlText w:val="%3."/>
      <w:lvlJc w:val="left"/>
      <w:pPr>
        <w:ind w:left="1160" w:hanging="360"/>
      </w:pPr>
      <w:rPr>
        <w:rFonts w:hint="default"/>
      </w:r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15:restartNumberingAfterBreak="0">
    <w:nsid w:val="0D7B61D3"/>
    <w:multiLevelType w:val="hybridMultilevel"/>
    <w:tmpl w:val="8488DDE6"/>
    <w:lvl w:ilvl="0" w:tplc="679E8FB6">
      <w:start w:val="1"/>
      <w:numFmt w:val="decimal"/>
      <w:lvlText w:val="%1."/>
      <w:lvlJc w:val="left"/>
      <w:pPr>
        <w:ind w:left="760" w:hanging="360"/>
      </w:pPr>
      <w:rPr>
        <w:rFonts w:asciiTheme="minorHAnsi" w:eastAsiaTheme="minorEastAsia" w:hAnsiTheme="minorHAnsi" w:cstheme="minorBidi"/>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1616D6F"/>
    <w:multiLevelType w:val="hybridMultilevel"/>
    <w:tmpl w:val="353814BA"/>
    <w:lvl w:ilvl="0" w:tplc="04090011">
      <w:start w:val="1"/>
      <w:numFmt w:val="decimalEnclosedCircle"/>
      <w:lvlText w:val="%1"/>
      <w:lvlJc w:val="left"/>
      <w:pPr>
        <w:ind w:left="4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1F46939"/>
    <w:multiLevelType w:val="hybridMultilevel"/>
    <w:tmpl w:val="EFD41694"/>
    <w:lvl w:ilvl="0" w:tplc="623650CA">
      <w:start w:val="1"/>
      <w:numFmt w:val="decimal"/>
      <w:lvlText w:val="%1."/>
      <w:lvlJc w:val="left"/>
      <w:pPr>
        <w:ind w:left="720" w:hanging="36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8" w15:restartNumberingAfterBreak="0">
    <w:nsid w:val="12B9652C"/>
    <w:multiLevelType w:val="hybridMultilevel"/>
    <w:tmpl w:val="BEB83188"/>
    <w:lvl w:ilvl="0" w:tplc="79BA431A">
      <w:start w:val="1"/>
      <w:numFmt w:val="decimal"/>
      <w:lvlText w:val="%1."/>
      <w:lvlJc w:val="left"/>
      <w:pPr>
        <w:ind w:left="720" w:hanging="36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9" w15:restartNumberingAfterBreak="0">
    <w:nsid w:val="18CD1381"/>
    <w:multiLevelType w:val="hybridMultilevel"/>
    <w:tmpl w:val="B25019FA"/>
    <w:lvl w:ilvl="0" w:tplc="FC3C20D4">
      <w:start w:val="1"/>
      <w:numFmt w:val="decimalEnclosedCircle"/>
      <w:lvlText w:val="%1"/>
      <w:lvlJc w:val="left"/>
      <w:pPr>
        <w:ind w:left="360" w:hanging="360"/>
      </w:pPr>
      <w:rPr>
        <w:rFonts w:asciiTheme="minorEastAsia" w:hAnsiTheme="minorEastAsia"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0" w15:restartNumberingAfterBreak="0">
    <w:nsid w:val="1A08485F"/>
    <w:multiLevelType w:val="hybridMultilevel"/>
    <w:tmpl w:val="57A83404"/>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202E42BE"/>
    <w:multiLevelType w:val="hybridMultilevel"/>
    <w:tmpl w:val="968AAB1E"/>
    <w:lvl w:ilvl="0" w:tplc="04090011">
      <w:start w:val="1"/>
      <w:numFmt w:val="decimalEnclosedCircle"/>
      <w:lvlText w:val="%1"/>
      <w:lvlJc w:val="left"/>
      <w:pPr>
        <w:ind w:left="400" w:hanging="400"/>
      </w:pPr>
    </w:lvl>
    <w:lvl w:ilvl="1" w:tplc="0409000F">
      <w:start w:val="1"/>
      <w:numFmt w:val="decimal"/>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207F6E59"/>
    <w:multiLevelType w:val="hybridMultilevel"/>
    <w:tmpl w:val="8A009474"/>
    <w:lvl w:ilvl="0" w:tplc="0334512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436597D"/>
    <w:multiLevelType w:val="hybridMultilevel"/>
    <w:tmpl w:val="BC4AE4B4"/>
    <w:lvl w:ilvl="0" w:tplc="63042F74">
      <w:start w:val="1"/>
      <w:numFmt w:val="decimal"/>
      <w:lvlText w:val="%1."/>
      <w:lvlJc w:val="left"/>
      <w:pPr>
        <w:tabs>
          <w:tab w:val="num" w:pos="720"/>
        </w:tabs>
        <w:ind w:left="720" w:hanging="360"/>
      </w:pPr>
    </w:lvl>
    <w:lvl w:ilvl="1" w:tplc="C8A60C0E" w:tentative="1">
      <w:start w:val="1"/>
      <w:numFmt w:val="decimal"/>
      <w:lvlText w:val="%2."/>
      <w:lvlJc w:val="left"/>
      <w:pPr>
        <w:tabs>
          <w:tab w:val="num" w:pos="1440"/>
        </w:tabs>
        <w:ind w:left="1440" w:hanging="360"/>
      </w:pPr>
    </w:lvl>
    <w:lvl w:ilvl="2" w:tplc="EBFCB798" w:tentative="1">
      <w:start w:val="1"/>
      <w:numFmt w:val="decimal"/>
      <w:lvlText w:val="%3."/>
      <w:lvlJc w:val="left"/>
      <w:pPr>
        <w:tabs>
          <w:tab w:val="num" w:pos="2160"/>
        </w:tabs>
        <w:ind w:left="2160" w:hanging="360"/>
      </w:pPr>
    </w:lvl>
    <w:lvl w:ilvl="3" w:tplc="E74E4BD4" w:tentative="1">
      <w:start w:val="1"/>
      <w:numFmt w:val="decimal"/>
      <w:lvlText w:val="%4."/>
      <w:lvlJc w:val="left"/>
      <w:pPr>
        <w:tabs>
          <w:tab w:val="num" w:pos="2880"/>
        </w:tabs>
        <w:ind w:left="2880" w:hanging="360"/>
      </w:pPr>
    </w:lvl>
    <w:lvl w:ilvl="4" w:tplc="56824818" w:tentative="1">
      <w:start w:val="1"/>
      <w:numFmt w:val="decimal"/>
      <w:lvlText w:val="%5."/>
      <w:lvlJc w:val="left"/>
      <w:pPr>
        <w:tabs>
          <w:tab w:val="num" w:pos="3600"/>
        </w:tabs>
        <w:ind w:left="3600" w:hanging="360"/>
      </w:pPr>
    </w:lvl>
    <w:lvl w:ilvl="5" w:tplc="37F4E928" w:tentative="1">
      <w:start w:val="1"/>
      <w:numFmt w:val="decimal"/>
      <w:lvlText w:val="%6."/>
      <w:lvlJc w:val="left"/>
      <w:pPr>
        <w:tabs>
          <w:tab w:val="num" w:pos="4320"/>
        </w:tabs>
        <w:ind w:left="4320" w:hanging="360"/>
      </w:pPr>
    </w:lvl>
    <w:lvl w:ilvl="6" w:tplc="41720F58" w:tentative="1">
      <w:start w:val="1"/>
      <w:numFmt w:val="decimal"/>
      <w:lvlText w:val="%7."/>
      <w:lvlJc w:val="left"/>
      <w:pPr>
        <w:tabs>
          <w:tab w:val="num" w:pos="5040"/>
        </w:tabs>
        <w:ind w:left="5040" w:hanging="360"/>
      </w:pPr>
    </w:lvl>
    <w:lvl w:ilvl="7" w:tplc="0FD6EF52" w:tentative="1">
      <w:start w:val="1"/>
      <w:numFmt w:val="decimal"/>
      <w:lvlText w:val="%8."/>
      <w:lvlJc w:val="left"/>
      <w:pPr>
        <w:tabs>
          <w:tab w:val="num" w:pos="5760"/>
        </w:tabs>
        <w:ind w:left="5760" w:hanging="360"/>
      </w:pPr>
    </w:lvl>
    <w:lvl w:ilvl="8" w:tplc="B8EE09A4" w:tentative="1">
      <w:start w:val="1"/>
      <w:numFmt w:val="decimal"/>
      <w:lvlText w:val="%9."/>
      <w:lvlJc w:val="left"/>
      <w:pPr>
        <w:tabs>
          <w:tab w:val="num" w:pos="6480"/>
        </w:tabs>
        <w:ind w:left="6480" w:hanging="360"/>
      </w:pPr>
    </w:lvl>
  </w:abstractNum>
  <w:abstractNum w:abstractNumId="14" w15:restartNumberingAfterBreak="0">
    <w:nsid w:val="29D04C9C"/>
    <w:multiLevelType w:val="hybridMultilevel"/>
    <w:tmpl w:val="84621A8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2BDC6058"/>
    <w:multiLevelType w:val="hybridMultilevel"/>
    <w:tmpl w:val="31863E44"/>
    <w:lvl w:ilvl="0" w:tplc="04090011">
      <w:start w:val="1"/>
      <w:numFmt w:val="decimalEnclosedCircle"/>
      <w:lvlText w:val="%1"/>
      <w:lvlJc w:val="left"/>
      <w:pPr>
        <w:ind w:left="400" w:hanging="400"/>
      </w:pPr>
    </w:lvl>
    <w:lvl w:ilvl="1" w:tplc="2F0E9B4E">
      <w:start w:val="1"/>
      <w:numFmt w:val="decimal"/>
      <w:lvlText w:val="%2."/>
      <w:lvlJc w:val="left"/>
      <w:pPr>
        <w:ind w:left="800" w:hanging="400"/>
      </w:pPr>
      <w:rPr>
        <w:b w:val="0"/>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2D892989"/>
    <w:multiLevelType w:val="hybridMultilevel"/>
    <w:tmpl w:val="53401C26"/>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7" w15:restartNumberingAfterBreak="0">
    <w:nsid w:val="2FAE54F2"/>
    <w:multiLevelType w:val="hybridMultilevel"/>
    <w:tmpl w:val="CC3CB972"/>
    <w:lvl w:ilvl="0" w:tplc="04090011">
      <w:start w:val="1"/>
      <w:numFmt w:val="decimalEnclosedCircle"/>
      <w:lvlText w:val="%1"/>
      <w:lvlJc w:val="left"/>
      <w:pPr>
        <w:ind w:left="400" w:hanging="400"/>
      </w:pPr>
    </w:lvl>
    <w:lvl w:ilvl="1" w:tplc="0409000F">
      <w:start w:val="1"/>
      <w:numFmt w:val="decimal"/>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336731B7"/>
    <w:multiLevelType w:val="hybridMultilevel"/>
    <w:tmpl w:val="FB186072"/>
    <w:lvl w:ilvl="0" w:tplc="4A6ED38A">
      <w:start w:val="1"/>
      <w:numFmt w:val="decimalEnclosedCircle"/>
      <w:lvlText w:val="%1"/>
      <w:lvlJc w:val="left"/>
      <w:pPr>
        <w:ind w:left="400" w:hanging="400"/>
      </w:pPr>
      <w:rPr>
        <w:b/>
        <w:sz w:val="2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9" w15:restartNumberingAfterBreak="0">
    <w:nsid w:val="3A423512"/>
    <w:multiLevelType w:val="hybridMultilevel"/>
    <w:tmpl w:val="7B7A65A2"/>
    <w:lvl w:ilvl="0" w:tplc="8AC4EFF6">
      <w:start w:val="1"/>
      <w:numFmt w:val="decimal"/>
      <w:lvlText w:val="%1."/>
      <w:lvlJc w:val="left"/>
      <w:pPr>
        <w:tabs>
          <w:tab w:val="num" w:pos="720"/>
        </w:tabs>
        <w:ind w:left="720" w:hanging="360"/>
      </w:pPr>
    </w:lvl>
    <w:lvl w:ilvl="1" w:tplc="77601BB6" w:tentative="1">
      <w:start w:val="1"/>
      <w:numFmt w:val="decimal"/>
      <w:lvlText w:val="%2."/>
      <w:lvlJc w:val="left"/>
      <w:pPr>
        <w:tabs>
          <w:tab w:val="num" w:pos="1440"/>
        </w:tabs>
        <w:ind w:left="1440" w:hanging="360"/>
      </w:pPr>
    </w:lvl>
    <w:lvl w:ilvl="2" w:tplc="671C180A" w:tentative="1">
      <w:start w:val="1"/>
      <w:numFmt w:val="decimal"/>
      <w:lvlText w:val="%3."/>
      <w:lvlJc w:val="left"/>
      <w:pPr>
        <w:tabs>
          <w:tab w:val="num" w:pos="2160"/>
        </w:tabs>
        <w:ind w:left="2160" w:hanging="360"/>
      </w:pPr>
    </w:lvl>
    <w:lvl w:ilvl="3" w:tplc="B1D277B2" w:tentative="1">
      <w:start w:val="1"/>
      <w:numFmt w:val="decimal"/>
      <w:lvlText w:val="%4."/>
      <w:lvlJc w:val="left"/>
      <w:pPr>
        <w:tabs>
          <w:tab w:val="num" w:pos="2880"/>
        </w:tabs>
        <w:ind w:left="2880" w:hanging="360"/>
      </w:pPr>
    </w:lvl>
    <w:lvl w:ilvl="4" w:tplc="75663FD4" w:tentative="1">
      <w:start w:val="1"/>
      <w:numFmt w:val="decimal"/>
      <w:lvlText w:val="%5."/>
      <w:lvlJc w:val="left"/>
      <w:pPr>
        <w:tabs>
          <w:tab w:val="num" w:pos="3600"/>
        </w:tabs>
        <w:ind w:left="3600" w:hanging="360"/>
      </w:pPr>
    </w:lvl>
    <w:lvl w:ilvl="5" w:tplc="1CB8226A" w:tentative="1">
      <w:start w:val="1"/>
      <w:numFmt w:val="decimal"/>
      <w:lvlText w:val="%6."/>
      <w:lvlJc w:val="left"/>
      <w:pPr>
        <w:tabs>
          <w:tab w:val="num" w:pos="4320"/>
        </w:tabs>
        <w:ind w:left="4320" w:hanging="360"/>
      </w:pPr>
    </w:lvl>
    <w:lvl w:ilvl="6" w:tplc="C4440C96" w:tentative="1">
      <w:start w:val="1"/>
      <w:numFmt w:val="decimal"/>
      <w:lvlText w:val="%7."/>
      <w:lvlJc w:val="left"/>
      <w:pPr>
        <w:tabs>
          <w:tab w:val="num" w:pos="5040"/>
        </w:tabs>
        <w:ind w:left="5040" w:hanging="360"/>
      </w:pPr>
    </w:lvl>
    <w:lvl w:ilvl="7" w:tplc="38B86BB2" w:tentative="1">
      <w:start w:val="1"/>
      <w:numFmt w:val="decimal"/>
      <w:lvlText w:val="%8."/>
      <w:lvlJc w:val="left"/>
      <w:pPr>
        <w:tabs>
          <w:tab w:val="num" w:pos="5760"/>
        </w:tabs>
        <w:ind w:left="5760" w:hanging="360"/>
      </w:pPr>
    </w:lvl>
    <w:lvl w:ilvl="8" w:tplc="05A4AED6" w:tentative="1">
      <w:start w:val="1"/>
      <w:numFmt w:val="decimal"/>
      <w:lvlText w:val="%9."/>
      <w:lvlJc w:val="left"/>
      <w:pPr>
        <w:tabs>
          <w:tab w:val="num" w:pos="6480"/>
        </w:tabs>
        <w:ind w:left="6480" w:hanging="360"/>
      </w:pPr>
    </w:lvl>
  </w:abstractNum>
  <w:abstractNum w:abstractNumId="20" w15:restartNumberingAfterBreak="0">
    <w:nsid w:val="3BB41CC6"/>
    <w:multiLevelType w:val="hybridMultilevel"/>
    <w:tmpl w:val="C7DE4C02"/>
    <w:lvl w:ilvl="0" w:tplc="945898B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3E7123CB"/>
    <w:multiLevelType w:val="hybridMultilevel"/>
    <w:tmpl w:val="5AD8A534"/>
    <w:lvl w:ilvl="0" w:tplc="6EAE91E8">
      <w:start w:val="1"/>
      <w:numFmt w:val="decimalEnclosedCircle"/>
      <w:lvlText w:val="%1"/>
      <w:lvlJc w:val="left"/>
      <w:pPr>
        <w:ind w:left="400" w:hanging="400"/>
      </w:pPr>
      <w:rPr>
        <w:color w:val="000000" w:themeColor="text1"/>
      </w:r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2" w15:restartNumberingAfterBreak="0">
    <w:nsid w:val="3F933C4B"/>
    <w:multiLevelType w:val="hybridMultilevel"/>
    <w:tmpl w:val="B25019FA"/>
    <w:lvl w:ilvl="0" w:tplc="FC3C20D4">
      <w:start w:val="1"/>
      <w:numFmt w:val="decimalEnclosedCircle"/>
      <w:lvlText w:val="%1"/>
      <w:lvlJc w:val="left"/>
      <w:pPr>
        <w:ind w:left="360" w:hanging="360"/>
      </w:pPr>
      <w:rPr>
        <w:rFonts w:asciiTheme="minorEastAsia" w:hAnsiTheme="minorEastAsia"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3" w15:restartNumberingAfterBreak="0">
    <w:nsid w:val="3FDF0F5F"/>
    <w:multiLevelType w:val="hybridMultilevel"/>
    <w:tmpl w:val="B25019FA"/>
    <w:lvl w:ilvl="0" w:tplc="FC3C20D4">
      <w:start w:val="1"/>
      <w:numFmt w:val="decimalEnclosedCircle"/>
      <w:lvlText w:val="%1"/>
      <w:lvlJc w:val="left"/>
      <w:pPr>
        <w:ind w:left="360" w:hanging="360"/>
      </w:pPr>
      <w:rPr>
        <w:rFonts w:asciiTheme="minorEastAsia" w:hAnsiTheme="minorEastAsia"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4" w15:restartNumberingAfterBreak="0">
    <w:nsid w:val="422E1829"/>
    <w:multiLevelType w:val="hybridMultilevel"/>
    <w:tmpl w:val="57D87018"/>
    <w:lvl w:ilvl="0" w:tplc="B5B45A94">
      <w:start w:val="1"/>
      <w:numFmt w:val="decimalEnclosedCircle"/>
      <w:lvlText w:val="%1"/>
      <w:lvlJc w:val="left"/>
      <w:pPr>
        <w:ind w:left="360" w:hanging="36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5" w15:restartNumberingAfterBreak="0">
    <w:nsid w:val="42C36ABD"/>
    <w:multiLevelType w:val="hybridMultilevel"/>
    <w:tmpl w:val="AA24915A"/>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6" w15:restartNumberingAfterBreak="0">
    <w:nsid w:val="469334A3"/>
    <w:multiLevelType w:val="hybridMultilevel"/>
    <w:tmpl w:val="061E0928"/>
    <w:lvl w:ilvl="0" w:tplc="FC3C20D4">
      <w:start w:val="1"/>
      <w:numFmt w:val="decimalEnclosedCircle"/>
      <w:lvlText w:val="%1"/>
      <w:lvlJc w:val="left"/>
      <w:pPr>
        <w:ind w:left="360" w:hanging="360"/>
      </w:pPr>
      <w:rPr>
        <w:rFonts w:asciiTheme="minorEastAsia" w:hAnsiTheme="minorEastAsia"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7" w15:restartNumberingAfterBreak="0">
    <w:nsid w:val="471D68BC"/>
    <w:multiLevelType w:val="hybridMultilevel"/>
    <w:tmpl w:val="62B0672E"/>
    <w:lvl w:ilvl="0" w:tplc="E86622D8">
      <w:start w:val="1"/>
      <w:numFmt w:val="decimal"/>
      <w:lvlText w:val="%1."/>
      <w:lvlJc w:val="left"/>
      <w:pPr>
        <w:tabs>
          <w:tab w:val="num" w:pos="720"/>
        </w:tabs>
        <w:ind w:left="720" w:hanging="360"/>
      </w:pPr>
    </w:lvl>
    <w:lvl w:ilvl="1" w:tplc="FF169EC0" w:tentative="1">
      <w:start w:val="1"/>
      <w:numFmt w:val="decimal"/>
      <w:lvlText w:val="%2."/>
      <w:lvlJc w:val="left"/>
      <w:pPr>
        <w:tabs>
          <w:tab w:val="num" w:pos="1440"/>
        </w:tabs>
        <w:ind w:left="1440" w:hanging="360"/>
      </w:pPr>
    </w:lvl>
    <w:lvl w:ilvl="2" w:tplc="9190E7E0" w:tentative="1">
      <w:start w:val="1"/>
      <w:numFmt w:val="decimal"/>
      <w:lvlText w:val="%3."/>
      <w:lvlJc w:val="left"/>
      <w:pPr>
        <w:tabs>
          <w:tab w:val="num" w:pos="2160"/>
        </w:tabs>
        <w:ind w:left="2160" w:hanging="360"/>
      </w:pPr>
    </w:lvl>
    <w:lvl w:ilvl="3" w:tplc="20248D22" w:tentative="1">
      <w:start w:val="1"/>
      <w:numFmt w:val="decimal"/>
      <w:lvlText w:val="%4."/>
      <w:lvlJc w:val="left"/>
      <w:pPr>
        <w:tabs>
          <w:tab w:val="num" w:pos="2880"/>
        </w:tabs>
        <w:ind w:left="2880" w:hanging="360"/>
      </w:pPr>
    </w:lvl>
    <w:lvl w:ilvl="4" w:tplc="BEF07A28" w:tentative="1">
      <w:start w:val="1"/>
      <w:numFmt w:val="decimal"/>
      <w:lvlText w:val="%5."/>
      <w:lvlJc w:val="left"/>
      <w:pPr>
        <w:tabs>
          <w:tab w:val="num" w:pos="3600"/>
        </w:tabs>
        <w:ind w:left="3600" w:hanging="360"/>
      </w:pPr>
    </w:lvl>
    <w:lvl w:ilvl="5" w:tplc="C9BE2ED6" w:tentative="1">
      <w:start w:val="1"/>
      <w:numFmt w:val="decimal"/>
      <w:lvlText w:val="%6."/>
      <w:lvlJc w:val="left"/>
      <w:pPr>
        <w:tabs>
          <w:tab w:val="num" w:pos="4320"/>
        </w:tabs>
        <w:ind w:left="4320" w:hanging="360"/>
      </w:pPr>
    </w:lvl>
    <w:lvl w:ilvl="6" w:tplc="582E68E6" w:tentative="1">
      <w:start w:val="1"/>
      <w:numFmt w:val="decimal"/>
      <w:lvlText w:val="%7."/>
      <w:lvlJc w:val="left"/>
      <w:pPr>
        <w:tabs>
          <w:tab w:val="num" w:pos="5040"/>
        </w:tabs>
        <w:ind w:left="5040" w:hanging="360"/>
      </w:pPr>
    </w:lvl>
    <w:lvl w:ilvl="7" w:tplc="DE8E7138" w:tentative="1">
      <w:start w:val="1"/>
      <w:numFmt w:val="decimal"/>
      <w:lvlText w:val="%8."/>
      <w:lvlJc w:val="left"/>
      <w:pPr>
        <w:tabs>
          <w:tab w:val="num" w:pos="5760"/>
        </w:tabs>
        <w:ind w:left="5760" w:hanging="360"/>
      </w:pPr>
    </w:lvl>
    <w:lvl w:ilvl="8" w:tplc="F858DF2A" w:tentative="1">
      <w:start w:val="1"/>
      <w:numFmt w:val="decimal"/>
      <w:lvlText w:val="%9."/>
      <w:lvlJc w:val="left"/>
      <w:pPr>
        <w:tabs>
          <w:tab w:val="num" w:pos="6480"/>
        </w:tabs>
        <w:ind w:left="6480" w:hanging="360"/>
      </w:pPr>
    </w:lvl>
  </w:abstractNum>
  <w:abstractNum w:abstractNumId="28" w15:restartNumberingAfterBreak="0">
    <w:nsid w:val="492562EC"/>
    <w:multiLevelType w:val="hybridMultilevel"/>
    <w:tmpl w:val="68A04BF8"/>
    <w:lvl w:ilvl="0" w:tplc="68FACE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4A5C7E6C"/>
    <w:multiLevelType w:val="hybridMultilevel"/>
    <w:tmpl w:val="AE20AA9C"/>
    <w:lvl w:ilvl="0" w:tplc="0409000F">
      <w:start w:val="1"/>
      <w:numFmt w:val="decimal"/>
      <w:lvlText w:val="%1."/>
      <w:lvlJc w:val="left"/>
      <w:pPr>
        <w:ind w:left="825" w:hanging="400"/>
      </w:p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30" w15:restartNumberingAfterBreak="0">
    <w:nsid w:val="4BA95D0C"/>
    <w:multiLevelType w:val="hybridMultilevel"/>
    <w:tmpl w:val="DF14C1F6"/>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1" w15:restartNumberingAfterBreak="0">
    <w:nsid w:val="4C8F516D"/>
    <w:multiLevelType w:val="multilevel"/>
    <w:tmpl w:val="F2A41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E309E2"/>
    <w:multiLevelType w:val="hybridMultilevel"/>
    <w:tmpl w:val="B02E5C60"/>
    <w:lvl w:ilvl="0" w:tplc="0409000F">
      <w:start w:val="1"/>
      <w:numFmt w:val="decimal"/>
      <w:lvlText w:val="%1."/>
      <w:lvlJc w:val="left"/>
      <w:pPr>
        <w:ind w:left="683" w:hanging="400"/>
      </w:pPr>
    </w:lvl>
    <w:lvl w:ilvl="1" w:tplc="04090019" w:tentative="1">
      <w:start w:val="1"/>
      <w:numFmt w:val="upperLetter"/>
      <w:lvlText w:val="%2."/>
      <w:lvlJc w:val="left"/>
      <w:pPr>
        <w:ind w:left="1083" w:hanging="400"/>
      </w:pPr>
    </w:lvl>
    <w:lvl w:ilvl="2" w:tplc="0409001B" w:tentative="1">
      <w:start w:val="1"/>
      <w:numFmt w:val="lowerRoman"/>
      <w:lvlText w:val="%3."/>
      <w:lvlJc w:val="right"/>
      <w:pPr>
        <w:ind w:left="1483" w:hanging="400"/>
      </w:pPr>
    </w:lvl>
    <w:lvl w:ilvl="3" w:tplc="0409000F" w:tentative="1">
      <w:start w:val="1"/>
      <w:numFmt w:val="decimal"/>
      <w:lvlText w:val="%4."/>
      <w:lvlJc w:val="left"/>
      <w:pPr>
        <w:ind w:left="1883" w:hanging="400"/>
      </w:pPr>
    </w:lvl>
    <w:lvl w:ilvl="4" w:tplc="04090019" w:tentative="1">
      <w:start w:val="1"/>
      <w:numFmt w:val="upperLetter"/>
      <w:lvlText w:val="%5."/>
      <w:lvlJc w:val="left"/>
      <w:pPr>
        <w:ind w:left="2283" w:hanging="400"/>
      </w:pPr>
    </w:lvl>
    <w:lvl w:ilvl="5" w:tplc="0409001B" w:tentative="1">
      <w:start w:val="1"/>
      <w:numFmt w:val="lowerRoman"/>
      <w:lvlText w:val="%6."/>
      <w:lvlJc w:val="right"/>
      <w:pPr>
        <w:ind w:left="2683" w:hanging="400"/>
      </w:pPr>
    </w:lvl>
    <w:lvl w:ilvl="6" w:tplc="0409000F" w:tentative="1">
      <w:start w:val="1"/>
      <w:numFmt w:val="decimal"/>
      <w:lvlText w:val="%7."/>
      <w:lvlJc w:val="left"/>
      <w:pPr>
        <w:ind w:left="3083" w:hanging="400"/>
      </w:pPr>
    </w:lvl>
    <w:lvl w:ilvl="7" w:tplc="04090019" w:tentative="1">
      <w:start w:val="1"/>
      <w:numFmt w:val="upperLetter"/>
      <w:lvlText w:val="%8."/>
      <w:lvlJc w:val="left"/>
      <w:pPr>
        <w:ind w:left="3483" w:hanging="400"/>
      </w:pPr>
    </w:lvl>
    <w:lvl w:ilvl="8" w:tplc="0409001B" w:tentative="1">
      <w:start w:val="1"/>
      <w:numFmt w:val="lowerRoman"/>
      <w:lvlText w:val="%9."/>
      <w:lvlJc w:val="right"/>
      <w:pPr>
        <w:ind w:left="3883" w:hanging="400"/>
      </w:pPr>
    </w:lvl>
  </w:abstractNum>
  <w:abstractNum w:abstractNumId="33" w15:restartNumberingAfterBreak="0">
    <w:nsid w:val="53134B6C"/>
    <w:multiLevelType w:val="hybridMultilevel"/>
    <w:tmpl w:val="838E6E8A"/>
    <w:lvl w:ilvl="0" w:tplc="305489A2">
      <w:start w:val="1"/>
      <w:numFmt w:val="decimal"/>
      <w:lvlText w:val="%1."/>
      <w:lvlJc w:val="left"/>
      <w:pPr>
        <w:tabs>
          <w:tab w:val="num" w:pos="720"/>
        </w:tabs>
        <w:ind w:left="720" w:hanging="360"/>
      </w:pPr>
    </w:lvl>
    <w:lvl w:ilvl="1" w:tplc="91804830" w:tentative="1">
      <w:start w:val="1"/>
      <w:numFmt w:val="decimal"/>
      <w:lvlText w:val="%2."/>
      <w:lvlJc w:val="left"/>
      <w:pPr>
        <w:tabs>
          <w:tab w:val="num" w:pos="1440"/>
        </w:tabs>
        <w:ind w:left="1440" w:hanging="360"/>
      </w:pPr>
    </w:lvl>
    <w:lvl w:ilvl="2" w:tplc="C35C434A" w:tentative="1">
      <w:start w:val="1"/>
      <w:numFmt w:val="decimal"/>
      <w:lvlText w:val="%3."/>
      <w:lvlJc w:val="left"/>
      <w:pPr>
        <w:tabs>
          <w:tab w:val="num" w:pos="2160"/>
        </w:tabs>
        <w:ind w:left="2160" w:hanging="360"/>
      </w:pPr>
    </w:lvl>
    <w:lvl w:ilvl="3" w:tplc="DE9A4EF8" w:tentative="1">
      <w:start w:val="1"/>
      <w:numFmt w:val="decimal"/>
      <w:lvlText w:val="%4."/>
      <w:lvlJc w:val="left"/>
      <w:pPr>
        <w:tabs>
          <w:tab w:val="num" w:pos="2880"/>
        </w:tabs>
        <w:ind w:left="2880" w:hanging="360"/>
      </w:pPr>
    </w:lvl>
    <w:lvl w:ilvl="4" w:tplc="12FE04BC" w:tentative="1">
      <w:start w:val="1"/>
      <w:numFmt w:val="decimal"/>
      <w:lvlText w:val="%5."/>
      <w:lvlJc w:val="left"/>
      <w:pPr>
        <w:tabs>
          <w:tab w:val="num" w:pos="3600"/>
        </w:tabs>
        <w:ind w:left="3600" w:hanging="360"/>
      </w:pPr>
    </w:lvl>
    <w:lvl w:ilvl="5" w:tplc="019032A2" w:tentative="1">
      <w:start w:val="1"/>
      <w:numFmt w:val="decimal"/>
      <w:lvlText w:val="%6."/>
      <w:lvlJc w:val="left"/>
      <w:pPr>
        <w:tabs>
          <w:tab w:val="num" w:pos="4320"/>
        </w:tabs>
        <w:ind w:left="4320" w:hanging="360"/>
      </w:pPr>
    </w:lvl>
    <w:lvl w:ilvl="6" w:tplc="CC4292D6" w:tentative="1">
      <w:start w:val="1"/>
      <w:numFmt w:val="decimal"/>
      <w:lvlText w:val="%7."/>
      <w:lvlJc w:val="left"/>
      <w:pPr>
        <w:tabs>
          <w:tab w:val="num" w:pos="5040"/>
        </w:tabs>
        <w:ind w:left="5040" w:hanging="360"/>
      </w:pPr>
    </w:lvl>
    <w:lvl w:ilvl="7" w:tplc="B57C01EE" w:tentative="1">
      <w:start w:val="1"/>
      <w:numFmt w:val="decimal"/>
      <w:lvlText w:val="%8."/>
      <w:lvlJc w:val="left"/>
      <w:pPr>
        <w:tabs>
          <w:tab w:val="num" w:pos="5760"/>
        </w:tabs>
        <w:ind w:left="5760" w:hanging="360"/>
      </w:pPr>
    </w:lvl>
    <w:lvl w:ilvl="8" w:tplc="5048506A" w:tentative="1">
      <w:start w:val="1"/>
      <w:numFmt w:val="decimal"/>
      <w:lvlText w:val="%9."/>
      <w:lvlJc w:val="left"/>
      <w:pPr>
        <w:tabs>
          <w:tab w:val="num" w:pos="6480"/>
        </w:tabs>
        <w:ind w:left="6480" w:hanging="360"/>
      </w:pPr>
    </w:lvl>
  </w:abstractNum>
  <w:abstractNum w:abstractNumId="34" w15:restartNumberingAfterBreak="0">
    <w:nsid w:val="53884E61"/>
    <w:multiLevelType w:val="hybridMultilevel"/>
    <w:tmpl w:val="24AE73E2"/>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5" w15:restartNumberingAfterBreak="0">
    <w:nsid w:val="55612074"/>
    <w:multiLevelType w:val="hybridMultilevel"/>
    <w:tmpl w:val="56546D68"/>
    <w:lvl w:ilvl="0" w:tplc="8BA4A14C">
      <w:start w:val="1"/>
      <w:numFmt w:val="decimal"/>
      <w:lvlText w:val="%1."/>
      <w:lvlJc w:val="left"/>
      <w:pPr>
        <w:tabs>
          <w:tab w:val="num" w:pos="720"/>
        </w:tabs>
        <w:ind w:left="720" w:hanging="360"/>
      </w:pPr>
    </w:lvl>
    <w:lvl w:ilvl="1" w:tplc="4CEA20C2" w:tentative="1">
      <w:start w:val="1"/>
      <w:numFmt w:val="decimal"/>
      <w:lvlText w:val="%2."/>
      <w:lvlJc w:val="left"/>
      <w:pPr>
        <w:tabs>
          <w:tab w:val="num" w:pos="1440"/>
        </w:tabs>
        <w:ind w:left="1440" w:hanging="360"/>
      </w:pPr>
    </w:lvl>
    <w:lvl w:ilvl="2" w:tplc="23B07976" w:tentative="1">
      <w:start w:val="1"/>
      <w:numFmt w:val="decimal"/>
      <w:lvlText w:val="%3."/>
      <w:lvlJc w:val="left"/>
      <w:pPr>
        <w:tabs>
          <w:tab w:val="num" w:pos="2160"/>
        </w:tabs>
        <w:ind w:left="2160" w:hanging="360"/>
      </w:pPr>
    </w:lvl>
    <w:lvl w:ilvl="3" w:tplc="256045FA" w:tentative="1">
      <w:start w:val="1"/>
      <w:numFmt w:val="decimal"/>
      <w:lvlText w:val="%4."/>
      <w:lvlJc w:val="left"/>
      <w:pPr>
        <w:tabs>
          <w:tab w:val="num" w:pos="2880"/>
        </w:tabs>
        <w:ind w:left="2880" w:hanging="360"/>
      </w:pPr>
    </w:lvl>
    <w:lvl w:ilvl="4" w:tplc="0748D3A2" w:tentative="1">
      <w:start w:val="1"/>
      <w:numFmt w:val="decimal"/>
      <w:lvlText w:val="%5."/>
      <w:lvlJc w:val="left"/>
      <w:pPr>
        <w:tabs>
          <w:tab w:val="num" w:pos="3600"/>
        </w:tabs>
        <w:ind w:left="3600" w:hanging="360"/>
      </w:pPr>
    </w:lvl>
    <w:lvl w:ilvl="5" w:tplc="A1A8563A" w:tentative="1">
      <w:start w:val="1"/>
      <w:numFmt w:val="decimal"/>
      <w:lvlText w:val="%6."/>
      <w:lvlJc w:val="left"/>
      <w:pPr>
        <w:tabs>
          <w:tab w:val="num" w:pos="4320"/>
        </w:tabs>
        <w:ind w:left="4320" w:hanging="360"/>
      </w:pPr>
    </w:lvl>
    <w:lvl w:ilvl="6" w:tplc="809659BA" w:tentative="1">
      <w:start w:val="1"/>
      <w:numFmt w:val="decimal"/>
      <w:lvlText w:val="%7."/>
      <w:lvlJc w:val="left"/>
      <w:pPr>
        <w:tabs>
          <w:tab w:val="num" w:pos="5040"/>
        </w:tabs>
        <w:ind w:left="5040" w:hanging="360"/>
      </w:pPr>
    </w:lvl>
    <w:lvl w:ilvl="7" w:tplc="BC78E012" w:tentative="1">
      <w:start w:val="1"/>
      <w:numFmt w:val="decimal"/>
      <w:lvlText w:val="%8."/>
      <w:lvlJc w:val="left"/>
      <w:pPr>
        <w:tabs>
          <w:tab w:val="num" w:pos="5760"/>
        </w:tabs>
        <w:ind w:left="5760" w:hanging="360"/>
      </w:pPr>
    </w:lvl>
    <w:lvl w:ilvl="8" w:tplc="A6E8B292" w:tentative="1">
      <w:start w:val="1"/>
      <w:numFmt w:val="decimal"/>
      <w:lvlText w:val="%9."/>
      <w:lvlJc w:val="left"/>
      <w:pPr>
        <w:tabs>
          <w:tab w:val="num" w:pos="6480"/>
        </w:tabs>
        <w:ind w:left="6480" w:hanging="360"/>
      </w:pPr>
    </w:lvl>
  </w:abstractNum>
  <w:abstractNum w:abstractNumId="36" w15:restartNumberingAfterBreak="0">
    <w:nsid w:val="57910F7C"/>
    <w:multiLevelType w:val="hybridMultilevel"/>
    <w:tmpl w:val="1E7CDD96"/>
    <w:lvl w:ilvl="0" w:tplc="DC9AC236">
      <w:start w:val="1"/>
      <w:numFmt w:val="decimalEnclosedCircle"/>
      <w:lvlText w:val="%1"/>
      <w:lvlJc w:val="left"/>
      <w:pPr>
        <w:ind w:left="360" w:hanging="360"/>
      </w:pPr>
      <w:rPr>
        <w:rFonts w:asciiTheme="minorEastAsia" w:hAnsiTheme="minorEastAsia"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7" w15:restartNumberingAfterBreak="0">
    <w:nsid w:val="5CA56921"/>
    <w:multiLevelType w:val="hybridMultilevel"/>
    <w:tmpl w:val="E4645CB2"/>
    <w:lvl w:ilvl="0" w:tplc="04090011">
      <w:start w:val="1"/>
      <w:numFmt w:val="decimalEnclosedCircle"/>
      <w:lvlText w:val="%1"/>
      <w:lvlJc w:val="left"/>
      <w:pPr>
        <w:ind w:left="1160" w:hanging="400"/>
      </w:p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38" w15:restartNumberingAfterBreak="0">
    <w:nsid w:val="5E2C1688"/>
    <w:multiLevelType w:val="multilevel"/>
    <w:tmpl w:val="4254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F4232D4"/>
    <w:multiLevelType w:val="hybridMultilevel"/>
    <w:tmpl w:val="7AFECD44"/>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0" w15:restartNumberingAfterBreak="0">
    <w:nsid w:val="5F824D20"/>
    <w:multiLevelType w:val="hybridMultilevel"/>
    <w:tmpl w:val="F7E6DFC4"/>
    <w:lvl w:ilvl="0" w:tplc="FC3C20D4">
      <w:start w:val="1"/>
      <w:numFmt w:val="decimalEnclosedCircle"/>
      <w:lvlText w:val="%1"/>
      <w:lvlJc w:val="left"/>
      <w:pPr>
        <w:ind w:left="360" w:hanging="360"/>
      </w:pPr>
      <w:rPr>
        <w:rFonts w:asciiTheme="minorEastAsia" w:hAnsiTheme="minorEastAsia" w:hint="default"/>
      </w:rPr>
    </w:lvl>
    <w:lvl w:ilvl="1" w:tplc="0409000F">
      <w:start w:val="1"/>
      <w:numFmt w:val="decimal"/>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1" w15:restartNumberingAfterBreak="0">
    <w:nsid w:val="63D06227"/>
    <w:multiLevelType w:val="hybridMultilevel"/>
    <w:tmpl w:val="9D7870C8"/>
    <w:lvl w:ilvl="0" w:tplc="0409000F">
      <w:start w:val="1"/>
      <w:numFmt w:val="decimal"/>
      <w:lvlText w:val="%1."/>
      <w:lvlJc w:val="left"/>
      <w:pPr>
        <w:ind w:left="1160" w:hanging="400"/>
      </w:p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42" w15:restartNumberingAfterBreak="0">
    <w:nsid w:val="652F0252"/>
    <w:multiLevelType w:val="hybridMultilevel"/>
    <w:tmpl w:val="B25019FA"/>
    <w:lvl w:ilvl="0" w:tplc="FC3C20D4">
      <w:start w:val="1"/>
      <w:numFmt w:val="decimalEnclosedCircle"/>
      <w:lvlText w:val="%1"/>
      <w:lvlJc w:val="left"/>
      <w:pPr>
        <w:ind w:left="360" w:hanging="360"/>
      </w:pPr>
      <w:rPr>
        <w:rFonts w:asciiTheme="minorEastAsia" w:hAnsiTheme="minorEastAsia"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3" w15:restartNumberingAfterBreak="0">
    <w:nsid w:val="69D30121"/>
    <w:multiLevelType w:val="hybridMultilevel"/>
    <w:tmpl w:val="E0DC1E22"/>
    <w:lvl w:ilvl="0" w:tplc="8C8C462A">
      <w:start w:val="1"/>
      <w:numFmt w:val="decimalEnclosedCircle"/>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4" w15:restartNumberingAfterBreak="0">
    <w:nsid w:val="6E947763"/>
    <w:multiLevelType w:val="hybridMultilevel"/>
    <w:tmpl w:val="B4CEB554"/>
    <w:lvl w:ilvl="0" w:tplc="0409000F">
      <w:start w:val="1"/>
      <w:numFmt w:val="decimal"/>
      <w:lvlText w:val="%1."/>
      <w:lvlJc w:val="left"/>
      <w:pPr>
        <w:ind w:left="1160" w:hanging="400"/>
      </w:pPr>
    </w:lvl>
    <w:lvl w:ilvl="1" w:tplc="04090019">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45" w15:restartNumberingAfterBreak="0">
    <w:nsid w:val="71AF1131"/>
    <w:multiLevelType w:val="hybridMultilevel"/>
    <w:tmpl w:val="192055E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6" w15:restartNumberingAfterBreak="0">
    <w:nsid w:val="71B86E45"/>
    <w:multiLevelType w:val="hybridMultilevel"/>
    <w:tmpl w:val="2260210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72156BA1"/>
    <w:multiLevelType w:val="hybridMultilevel"/>
    <w:tmpl w:val="7BC4B46A"/>
    <w:lvl w:ilvl="0" w:tplc="0409000F">
      <w:start w:val="1"/>
      <w:numFmt w:val="decimal"/>
      <w:lvlText w:val="%1."/>
      <w:lvlJc w:val="left"/>
      <w:pPr>
        <w:ind w:left="1160" w:hanging="400"/>
      </w:pPr>
    </w:lvl>
    <w:lvl w:ilvl="1" w:tplc="0409000F">
      <w:start w:val="1"/>
      <w:numFmt w:val="decimal"/>
      <w:lvlText w:val="%2."/>
      <w:lvlJc w:val="left"/>
      <w:pPr>
        <w:ind w:left="684"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48" w15:restartNumberingAfterBreak="0">
    <w:nsid w:val="73154FFE"/>
    <w:multiLevelType w:val="hybridMultilevel"/>
    <w:tmpl w:val="02943412"/>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9" w15:restartNumberingAfterBreak="0">
    <w:nsid w:val="740E0F09"/>
    <w:multiLevelType w:val="hybridMultilevel"/>
    <w:tmpl w:val="0770BF46"/>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0" w15:restartNumberingAfterBreak="0">
    <w:nsid w:val="74A94E96"/>
    <w:multiLevelType w:val="hybridMultilevel"/>
    <w:tmpl w:val="49EEC4DE"/>
    <w:lvl w:ilvl="0" w:tplc="42FE6F8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7824513B"/>
    <w:multiLevelType w:val="hybridMultilevel"/>
    <w:tmpl w:val="13E47FD0"/>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2" w15:restartNumberingAfterBreak="0">
    <w:nsid w:val="78DC5261"/>
    <w:multiLevelType w:val="hybridMultilevel"/>
    <w:tmpl w:val="54E65BB6"/>
    <w:lvl w:ilvl="0" w:tplc="63423B24">
      <w:start w:val="1"/>
      <w:numFmt w:val="decimal"/>
      <w:lvlText w:val="%1."/>
      <w:lvlJc w:val="left"/>
      <w:pPr>
        <w:ind w:left="720" w:hanging="36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53" w15:restartNumberingAfterBreak="0">
    <w:nsid w:val="7F1176BE"/>
    <w:multiLevelType w:val="hybridMultilevel"/>
    <w:tmpl w:val="1E7CDD96"/>
    <w:lvl w:ilvl="0" w:tplc="DC9AC236">
      <w:start w:val="1"/>
      <w:numFmt w:val="decimalEnclosedCircle"/>
      <w:lvlText w:val="%1"/>
      <w:lvlJc w:val="left"/>
      <w:pPr>
        <w:ind w:left="360" w:hanging="360"/>
      </w:pPr>
      <w:rPr>
        <w:rFonts w:asciiTheme="minorEastAsia" w:hAnsiTheme="minorEastAsia"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abstractNumId w:val="36"/>
  </w:num>
  <w:num w:numId="2">
    <w:abstractNumId w:val="3"/>
  </w:num>
  <w:num w:numId="3">
    <w:abstractNumId w:val="52"/>
  </w:num>
  <w:num w:numId="4">
    <w:abstractNumId w:val="42"/>
  </w:num>
  <w:num w:numId="5">
    <w:abstractNumId w:val="22"/>
  </w:num>
  <w:num w:numId="6">
    <w:abstractNumId w:val="23"/>
  </w:num>
  <w:num w:numId="7">
    <w:abstractNumId w:val="9"/>
  </w:num>
  <w:num w:numId="8">
    <w:abstractNumId w:val="50"/>
  </w:num>
  <w:num w:numId="9">
    <w:abstractNumId w:val="40"/>
  </w:num>
  <w:num w:numId="10">
    <w:abstractNumId w:val="8"/>
  </w:num>
  <w:num w:numId="11">
    <w:abstractNumId w:val="7"/>
  </w:num>
  <w:num w:numId="12">
    <w:abstractNumId w:val="2"/>
  </w:num>
  <w:num w:numId="13">
    <w:abstractNumId w:val="26"/>
  </w:num>
  <w:num w:numId="14">
    <w:abstractNumId w:val="53"/>
  </w:num>
  <w:num w:numId="15">
    <w:abstractNumId w:val="39"/>
  </w:num>
  <w:num w:numId="16">
    <w:abstractNumId w:val="45"/>
  </w:num>
  <w:num w:numId="17">
    <w:abstractNumId w:val="49"/>
  </w:num>
  <w:num w:numId="18">
    <w:abstractNumId w:val="51"/>
  </w:num>
  <w:num w:numId="19">
    <w:abstractNumId w:val="16"/>
  </w:num>
  <w:num w:numId="20">
    <w:abstractNumId w:val="43"/>
  </w:num>
  <w:num w:numId="21">
    <w:abstractNumId w:val="38"/>
  </w:num>
  <w:num w:numId="22">
    <w:abstractNumId w:val="30"/>
  </w:num>
  <w:num w:numId="23">
    <w:abstractNumId w:val="32"/>
  </w:num>
  <w:num w:numId="24">
    <w:abstractNumId w:val="10"/>
  </w:num>
  <w:num w:numId="25">
    <w:abstractNumId w:val="1"/>
  </w:num>
  <w:num w:numId="26">
    <w:abstractNumId w:val="15"/>
  </w:num>
  <w:num w:numId="27">
    <w:abstractNumId w:val="33"/>
  </w:num>
  <w:num w:numId="28">
    <w:abstractNumId w:val="27"/>
  </w:num>
  <w:num w:numId="29">
    <w:abstractNumId w:val="24"/>
  </w:num>
  <w:num w:numId="30">
    <w:abstractNumId w:val="25"/>
  </w:num>
  <w:num w:numId="31">
    <w:abstractNumId w:val="11"/>
  </w:num>
  <w:num w:numId="32">
    <w:abstractNumId w:val="17"/>
  </w:num>
  <w:num w:numId="33">
    <w:abstractNumId w:val="4"/>
  </w:num>
  <w:num w:numId="34">
    <w:abstractNumId w:val="31"/>
  </w:num>
  <w:num w:numId="35">
    <w:abstractNumId w:val="6"/>
  </w:num>
  <w:num w:numId="36">
    <w:abstractNumId w:val="19"/>
  </w:num>
  <w:num w:numId="37">
    <w:abstractNumId w:val="35"/>
  </w:num>
  <w:num w:numId="38">
    <w:abstractNumId w:val="13"/>
  </w:num>
  <w:num w:numId="39">
    <w:abstractNumId w:val="0"/>
  </w:num>
  <w:num w:numId="40">
    <w:abstractNumId w:val="14"/>
  </w:num>
  <w:num w:numId="41">
    <w:abstractNumId w:val="41"/>
  </w:num>
  <w:num w:numId="42">
    <w:abstractNumId w:val="37"/>
  </w:num>
  <w:num w:numId="43">
    <w:abstractNumId w:val="44"/>
  </w:num>
  <w:num w:numId="44">
    <w:abstractNumId w:val="47"/>
  </w:num>
  <w:num w:numId="45">
    <w:abstractNumId w:val="46"/>
  </w:num>
  <w:num w:numId="46">
    <w:abstractNumId w:val="20"/>
  </w:num>
  <w:num w:numId="47">
    <w:abstractNumId w:val="28"/>
  </w:num>
  <w:num w:numId="48">
    <w:abstractNumId w:val="5"/>
  </w:num>
  <w:num w:numId="49">
    <w:abstractNumId w:val="48"/>
  </w:num>
  <w:num w:numId="50">
    <w:abstractNumId w:val="34"/>
  </w:num>
  <w:num w:numId="51">
    <w:abstractNumId w:val="12"/>
  </w:num>
  <w:num w:numId="52">
    <w:abstractNumId w:val="29"/>
  </w:num>
  <w:num w:numId="53">
    <w:abstractNumId w:val="18"/>
  </w:num>
  <w:num w:numId="54">
    <w:abstractNumId w:val="21"/>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FURSYS">
    <w15:presenceInfo w15:providerId="None" w15:userId="FURSYS"/>
  </w15:person>
  <w15:person w15:author="김현주 (Hyunjoo Kim)">
    <w15:presenceInfo w15:providerId="AD" w15:userId="S-1-12-1-959339916-1126444457-3701622442-2106532862"/>
  </w15:person>
  <w15:person w15:author="이승준 (Seungjun Lee)">
    <w15:presenceInfo w15:providerId="AD" w15:userId="S-1-12-1-157475098-1110317063-79806342-4135975939"/>
  </w15:person>
  <w15:person w15:author="윤현정 (Hyunjeong Yoon)">
    <w15:presenceInfo w15:providerId="AD" w15:userId="S-1-5-21-654308782-720637390-2373776299-10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activeWritingStyle w:appName="MSWord" w:lang="en-US" w:vendorID="64" w:dllVersion="6" w:nlCheck="1" w:checkStyle="1"/>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revisionView w:markup="0"/>
  <w:trackRevisions/>
  <w:defaultTabStop w:val="800"/>
  <w:displayHorizontalDrawingGridEvery w:val="0"/>
  <w:displayVerticalDrawingGridEvery w:val="2"/>
  <w:noPunctuationKerning/>
  <w:characterSpacingControl w:val="doNotCompress"/>
  <w:hdrShapeDefaults>
    <o:shapedefaults v:ext="edit" spidmax="3891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D1D"/>
    <w:rsid w:val="000016C2"/>
    <w:rsid w:val="00002B1D"/>
    <w:rsid w:val="0000383E"/>
    <w:rsid w:val="00006241"/>
    <w:rsid w:val="00010C1A"/>
    <w:rsid w:val="0003400D"/>
    <w:rsid w:val="00034E3E"/>
    <w:rsid w:val="00035EED"/>
    <w:rsid w:val="000374BF"/>
    <w:rsid w:val="00037670"/>
    <w:rsid w:val="00043D03"/>
    <w:rsid w:val="00052295"/>
    <w:rsid w:val="000523E6"/>
    <w:rsid w:val="00055276"/>
    <w:rsid w:val="0005549B"/>
    <w:rsid w:val="00072ABF"/>
    <w:rsid w:val="00072B75"/>
    <w:rsid w:val="00074DB6"/>
    <w:rsid w:val="00083D91"/>
    <w:rsid w:val="00091E44"/>
    <w:rsid w:val="0009227B"/>
    <w:rsid w:val="000966D4"/>
    <w:rsid w:val="000A0A75"/>
    <w:rsid w:val="000A2329"/>
    <w:rsid w:val="000A3F2F"/>
    <w:rsid w:val="000A6684"/>
    <w:rsid w:val="000A7D1C"/>
    <w:rsid w:val="000B425C"/>
    <w:rsid w:val="000B5219"/>
    <w:rsid w:val="000B6D32"/>
    <w:rsid w:val="000C046E"/>
    <w:rsid w:val="000C7330"/>
    <w:rsid w:val="000C7F4C"/>
    <w:rsid w:val="000D04CC"/>
    <w:rsid w:val="000D12AF"/>
    <w:rsid w:val="000D74BF"/>
    <w:rsid w:val="000D7CC2"/>
    <w:rsid w:val="000E0B95"/>
    <w:rsid w:val="000E0D5E"/>
    <w:rsid w:val="000E1DC4"/>
    <w:rsid w:val="000E502D"/>
    <w:rsid w:val="000F6187"/>
    <w:rsid w:val="000F7376"/>
    <w:rsid w:val="000F767C"/>
    <w:rsid w:val="00102062"/>
    <w:rsid w:val="0010776B"/>
    <w:rsid w:val="00107BD4"/>
    <w:rsid w:val="00113E65"/>
    <w:rsid w:val="00123A8C"/>
    <w:rsid w:val="00124F8C"/>
    <w:rsid w:val="001260E8"/>
    <w:rsid w:val="0013038E"/>
    <w:rsid w:val="001303D5"/>
    <w:rsid w:val="00131523"/>
    <w:rsid w:val="0013245A"/>
    <w:rsid w:val="00133A1D"/>
    <w:rsid w:val="00134E6C"/>
    <w:rsid w:val="00151412"/>
    <w:rsid w:val="00152330"/>
    <w:rsid w:val="00160647"/>
    <w:rsid w:val="00162E46"/>
    <w:rsid w:val="0016356A"/>
    <w:rsid w:val="00175D23"/>
    <w:rsid w:val="0017670D"/>
    <w:rsid w:val="001768F3"/>
    <w:rsid w:val="00182A0D"/>
    <w:rsid w:val="00184F93"/>
    <w:rsid w:val="00185A73"/>
    <w:rsid w:val="00186C12"/>
    <w:rsid w:val="00186D45"/>
    <w:rsid w:val="001915D5"/>
    <w:rsid w:val="00196734"/>
    <w:rsid w:val="001A3194"/>
    <w:rsid w:val="001A46F6"/>
    <w:rsid w:val="001A78B3"/>
    <w:rsid w:val="001B26E2"/>
    <w:rsid w:val="001B3684"/>
    <w:rsid w:val="001B7C05"/>
    <w:rsid w:val="001D113C"/>
    <w:rsid w:val="001D3C7B"/>
    <w:rsid w:val="001D439C"/>
    <w:rsid w:val="001E069B"/>
    <w:rsid w:val="001E26C2"/>
    <w:rsid w:val="001E451B"/>
    <w:rsid w:val="001E4791"/>
    <w:rsid w:val="001E4A4F"/>
    <w:rsid w:val="001E798B"/>
    <w:rsid w:val="001F2D17"/>
    <w:rsid w:val="001F2EB1"/>
    <w:rsid w:val="001F3D86"/>
    <w:rsid w:val="001F4F35"/>
    <w:rsid w:val="001F6935"/>
    <w:rsid w:val="001F7172"/>
    <w:rsid w:val="0020116E"/>
    <w:rsid w:val="002049C1"/>
    <w:rsid w:val="0020546D"/>
    <w:rsid w:val="00210156"/>
    <w:rsid w:val="00217516"/>
    <w:rsid w:val="00220671"/>
    <w:rsid w:val="002214B7"/>
    <w:rsid w:val="00223E06"/>
    <w:rsid w:val="002261DF"/>
    <w:rsid w:val="00226728"/>
    <w:rsid w:val="00230588"/>
    <w:rsid w:val="00230E03"/>
    <w:rsid w:val="00240CF5"/>
    <w:rsid w:val="00241F79"/>
    <w:rsid w:val="0025502D"/>
    <w:rsid w:val="002572CA"/>
    <w:rsid w:val="00262360"/>
    <w:rsid w:val="00263630"/>
    <w:rsid w:val="0026474B"/>
    <w:rsid w:val="00274717"/>
    <w:rsid w:val="00277B8D"/>
    <w:rsid w:val="00282076"/>
    <w:rsid w:val="0028502A"/>
    <w:rsid w:val="00285758"/>
    <w:rsid w:val="00290F54"/>
    <w:rsid w:val="00291B9C"/>
    <w:rsid w:val="00295D7B"/>
    <w:rsid w:val="002C7631"/>
    <w:rsid w:val="002D2117"/>
    <w:rsid w:val="002D7F94"/>
    <w:rsid w:val="002E0EB4"/>
    <w:rsid w:val="002E1391"/>
    <w:rsid w:val="002E13F4"/>
    <w:rsid w:val="002E2521"/>
    <w:rsid w:val="002E5980"/>
    <w:rsid w:val="002E5EE1"/>
    <w:rsid w:val="002E5FB8"/>
    <w:rsid w:val="002F2AC2"/>
    <w:rsid w:val="002F5552"/>
    <w:rsid w:val="0030398A"/>
    <w:rsid w:val="00303E69"/>
    <w:rsid w:val="00304894"/>
    <w:rsid w:val="00310898"/>
    <w:rsid w:val="00311BDC"/>
    <w:rsid w:val="00313445"/>
    <w:rsid w:val="00315D6C"/>
    <w:rsid w:val="003164EC"/>
    <w:rsid w:val="00321292"/>
    <w:rsid w:val="0033094D"/>
    <w:rsid w:val="00333603"/>
    <w:rsid w:val="00334537"/>
    <w:rsid w:val="0034223F"/>
    <w:rsid w:val="00347B35"/>
    <w:rsid w:val="00353E8D"/>
    <w:rsid w:val="00354691"/>
    <w:rsid w:val="003566A7"/>
    <w:rsid w:val="00372848"/>
    <w:rsid w:val="00376675"/>
    <w:rsid w:val="00380297"/>
    <w:rsid w:val="00380B1F"/>
    <w:rsid w:val="00383C19"/>
    <w:rsid w:val="00384234"/>
    <w:rsid w:val="00387511"/>
    <w:rsid w:val="00393E32"/>
    <w:rsid w:val="0039549A"/>
    <w:rsid w:val="003962D9"/>
    <w:rsid w:val="00397A8C"/>
    <w:rsid w:val="003A73E7"/>
    <w:rsid w:val="003A7F47"/>
    <w:rsid w:val="003B0B52"/>
    <w:rsid w:val="003B4675"/>
    <w:rsid w:val="003B4854"/>
    <w:rsid w:val="003B66A7"/>
    <w:rsid w:val="003B7701"/>
    <w:rsid w:val="003C0DF8"/>
    <w:rsid w:val="003C3472"/>
    <w:rsid w:val="003C5AD8"/>
    <w:rsid w:val="003C76E1"/>
    <w:rsid w:val="003C7F62"/>
    <w:rsid w:val="003D386F"/>
    <w:rsid w:val="003D4686"/>
    <w:rsid w:val="003D7DE2"/>
    <w:rsid w:val="003E2539"/>
    <w:rsid w:val="003E31FA"/>
    <w:rsid w:val="003E4760"/>
    <w:rsid w:val="003E55EA"/>
    <w:rsid w:val="003F2488"/>
    <w:rsid w:val="0040071A"/>
    <w:rsid w:val="004011DB"/>
    <w:rsid w:val="00407A55"/>
    <w:rsid w:val="00410052"/>
    <w:rsid w:val="004152FE"/>
    <w:rsid w:val="00416A20"/>
    <w:rsid w:val="00416E71"/>
    <w:rsid w:val="00423AA1"/>
    <w:rsid w:val="004317C6"/>
    <w:rsid w:val="004347CB"/>
    <w:rsid w:val="00437034"/>
    <w:rsid w:val="00437F0A"/>
    <w:rsid w:val="00443C56"/>
    <w:rsid w:val="00447597"/>
    <w:rsid w:val="0045539F"/>
    <w:rsid w:val="00455799"/>
    <w:rsid w:val="00462D1D"/>
    <w:rsid w:val="00466688"/>
    <w:rsid w:val="0046686E"/>
    <w:rsid w:val="00471D1A"/>
    <w:rsid w:val="004734DA"/>
    <w:rsid w:val="004749E1"/>
    <w:rsid w:val="004765FC"/>
    <w:rsid w:val="00476C6A"/>
    <w:rsid w:val="00481154"/>
    <w:rsid w:val="004819F3"/>
    <w:rsid w:val="00481FE6"/>
    <w:rsid w:val="00482156"/>
    <w:rsid w:val="0048653F"/>
    <w:rsid w:val="0048685F"/>
    <w:rsid w:val="00486E14"/>
    <w:rsid w:val="00487183"/>
    <w:rsid w:val="00487E45"/>
    <w:rsid w:val="004940A3"/>
    <w:rsid w:val="0049497E"/>
    <w:rsid w:val="00497C2A"/>
    <w:rsid w:val="004A7E85"/>
    <w:rsid w:val="004B0742"/>
    <w:rsid w:val="004B3C37"/>
    <w:rsid w:val="004B6F6C"/>
    <w:rsid w:val="004C1D94"/>
    <w:rsid w:val="004C325F"/>
    <w:rsid w:val="004C5C9E"/>
    <w:rsid w:val="004C621D"/>
    <w:rsid w:val="004E2696"/>
    <w:rsid w:val="004E2BA2"/>
    <w:rsid w:val="004E60B5"/>
    <w:rsid w:val="004E69E4"/>
    <w:rsid w:val="004F11C4"/>
    <w:rsid w:val="004F1660"/>
    <w:rsid w:val="004F4132"/>
    <w:rsid w:val="004F417E"/>
    <w:rsid w:val="004F42D8"/>
    <w:rsid w:val="004F4B96"/>
    <w:rsid w:val="004F5CC2"/>
    <w:rsid w:val="004F6A51"/>
    <w:rsid w:val="0050240A"/>
    <w:rsid w:val="00503887"/>
    <w:rsid w:val="00506D4E"/>
    <w:rsid w:val="00525188"/>
    <w:rsid w:val="00532BC9"/>
    <w:rsid w:val="005446D2"/>
    <w:rsid w:val="00545144"/>
    <w:rsid w:val="00547889"/>
    <w:rsid w:val="00556B4B"/>
    <w:rsid w:val="005674CE"/>
    <w:rsid w:val="00567C7D"/>
    <w:rsid w:val="00570C58"/>
    <w:rsid w:val="00573558"/>
    <w:rsid w:val="00574DD5"/>
    <w:rsid w:val="005755E4"/>
    <w:rsid w:val="0058510D"/>
    <w:rsid w:val="005906C1"/>
    <w:rsid w:val="00590836"/>
    <w:rsid w:val="00591F43"/>
    <w:rsid w:val="005A5402"/>
    <w:rsid w:val="005A656F"/>
    <w:rsid w:val="005C144B"/>
    <w:rsid w:val="005C2894"/>
    <w:rsid w:val="005C3C0D"/>
    <w:rsid w:val="005C5333"/>
    <w:rsid w:val="005D0013"/>
    <w:rsid w:val="005D562C"/>
    <w:rsid w:val="005E05FA"/>
    <w:rsid w:val="005F17EC"/>
    <w:rsid w:val="005F696C"/>
    <w:rsid w:val="0060095A"/>
    <w:rsid w:val="00604ADA"/>
    <w:rsid w:val="006100B2"/>
    <w:rsid w:val="006104D2"/>
    <w:rsid w:val="00621256"/>
    <w:rsid w:val="0062234B"/>
    <w:rsid w:val="00625C14"/>
    <w:rsid w:val="006300A9"/>
    <w:rsid w:val="0063380F"/>
    <w:rsid w:val="006369F2"/>
    <w:rsid w:val="006373D3"/>
    <w:rsid w:val="00641941"/>
    <w:rsid w:val="0065392D"/>
    <w:rsid w:val="00655910"/>
    <w:rsid w:val="006613C9"/>
    <w:rsid w:val="006633C0"/>
    <w:rsid w:val="00664838"/>
    <w:rsid w:val="00667415"/>
    <w:rsid w:val="0067380D"/>
    <w:rsid w:val="00676368"/>
    <w:rsid w:val="00680CC1"/>
    <w:rsid w:val="00682E89"/>
    <w:rsid w:val="006837A8"/>
    <w:rsid w:val="00685FC8"/>
    <w:rsid w:val="00691111"/>
    <w:rsid w:val="00691E3A"/>
    <w:rsid w:val="00691E96"/>
    <w:rsid w:val="0069587E"/>
    <w:rsid w:val="006A215E"/>
    <w:rsid w:val="006A4E87"/>
    <w:rsid w:val="006B29D2"/>
    <w:rsid w:val="006B3E46"/>
    <w:rsid w:val="006B62E0"/>
    <w:rsid w:val="006C7514"/>
    <w:rsid w:val="006D70CB"/>
    <w:rsid w:val="006E3A9C"/>
    <w:rsid w:val="006F0077"/>
    <w:rsid w:val="006F18E5"/>
    <w:rsid w:val="006F1B65"/>
    <w:rsid w:val="006F328A"/>
    <w:rsid w:val="00702683"/>
    <w:rsid w:val="007046BD"/>
    <w:rsid w:val="0071315D"/>
    <w:rsid w:val="00726245"/>
    <w:rsid w:val="00726F0D"/>
    <w:rsid w:val="007314D8"/>
    <w:rsid w:val="00741182"/>
    <w:rsid w:val="0075194D"/>
    <w:rsid w:val="0075326C"/>
    <w:rsid w:val="00755856"/>
    <w:rsid w:val="00762241"/>
    <w:rsid w:val="00766C5A"/>
    <w:rsid w:val="00774EF9"/>
    <w:rsid w:val="007805AB"/>
    <w:rsid w:val="0078222A"/>
    <w:rsid w:val="0078392B"/>
    <w:rsid w:val="00783D6F"/>
    <w:rsid w:val="007842E3"/>
    <w:rsid w:val="007A2344"/>
    <w:rsid w:val="007A44AD"/>
    <w:rsid w:val="007A4B2B"/>
    <w:rsid w:val="007B01CA"/>
    <w:rsid w:val="007B0F7A"/>
    <w:rsid w:val="007B5174"/>
    <w:rsid w:val="007B5264"/>
    <w:rsid w:val="007C0ADA"/>
    <w:rsid w:val="007C3A88"/>
    <w:rsid w:val="007C45F5"/>
    <w:rsid w:val="007D0C60"/>
    <w:rsid w:val="007D37B4"/>
    <w:rsid w:val="007D4129"/>
    <w:rsid w:val="007D7F6C"/>
    <w:rsid w:val="007E1412"/>
    <w:rsid w:val="007E5904"/>
    <w:rsid w:val="007E68D4"/>
    <w:rsid w:val="007E6E3D"/>
    <w:rsid w:val="007F3DE4"/>
    <w:rsid w:val="008018E2"/>
    <w:rsid w:val="00802FE0"/>
    <w:rsid w:val="00804210"/>
    <w:rsid w:val="00805C77"/>
    <w:rsid w:val="008076F4"/>
    <w:rsid w:val="00810844"/>
    <w:rsid w:val="00813114"/>
    <w:rsid w:val="0081370C"/>
    <w:rsid w:val="00815A0B"/>
    <w:rsid w:val="00816716"/>
    <w:rsid w:val="00817913"/>
    <w:rsid w:val="00820091"/>
    <w:rsid w:val="008220E4"/>
    <w:rsid w:val="0082282A"/>
    <w:rsid w:val="008247F6"/>
    <w:rsid w:val="0082584F"/>
    <w:rsid w:val="00830D2E"/>
    <w:rsid w:val="008319E7"/>
    <w:rsid w:val="00832FF6"/>
    <w:rsid w:val="0084031B"/>
    <w:rsid w:val="00841322"/>
    <w:rsid w:val="00844810"/>
    <w:rsid w:val="008448D9"/>
    <w:rsid w:val="00844F3D"/>
    <w:rsid w:val="008505F1"/>
    <w:rsid w:val="008638A1"/>
    <w:rsid w:val="00865CDA"/>
    <w:rsid w:val="008712D9"/>
    <w:rsid w:val="008718EE"/>
    <w:rsid w:val="00875150"/>
    <w:rsid w:val="0087638D"/>
    <w:rsid w:val="00885798"/>
    <w:rsid w:val="008860A3"/>
    <w:rsid w:val="008917F7"/>
    <w:rsid w:val="00893F72"/>
    <w:rsid w:val="008A691B"/>
    <w:rsid w:val="008B624F"/>
    <w:rsid w:val="008C0F65"/>
    <w:rsid w:val="008C27C2"/>
    <w:rsid w:val="008C3F18"/>
    <w:rsid w:val="008D1D1A"/>
    <w:rsid w:val="008D2F65"/>
    <w:rsid w:val="008D51BF"/>
    <w:rsid w:val="008E2593"/>
    <w:rsid w:val="008F57B4"/>
    <w:rsid w:val="00906206"/>
    <w:rsid w:val="00906605"/>
    <w:rsid w:val="0091097F"/>
    <w:rsid w:val="00911720"/>
    <w:rsid w:val="00921C33"/>
    <w:rsid w:val="00922023"/>
    <w:rsid w:val="00922F2A"/>
    <w:rsid w:val="009274F5"/>
    <w:rsid w:val="009374C5"/>
    <w:rsid w:val="00950A31"/>
    <w:rsid w:val="009520EF"/>
    <w:rsid w:val="00954494"/>
    <w:rsid w:val="00954B44"/>
    <w:rsid w:val="009603E5"/>
    <w:rsid w:val="009650BA"/>
    <w:rsid w:val="009670E3"/>
    <w:rsid w:val="00971B98"/>
    <w:rsid w:val="00975FD6"/>
    <w:rsid w:val="009815CB"/>
    <w:rsid w:val="00984F97"/>
    <w:rsid w:val="00986EEB"/>
    <w:rsid w:val="009931F9"/>
    <w:rsid w:val="0099438D"/>
    <w:rsid w:val="0099451B"/>
    <w:rsid w:val="009959B4"/>
    <w:rsid w:val="00996AC3"/>
    <w:rsid w:val="009A7E7D"/>
    <w:rsid w:val="009B7A94"/>
    <w:rsid w:val="009C7846"/>
    <w:rsid w:val="009D3B20"/>
    <w:rsid w:val="009D7090"/>
    <w:rsid w:val="009E1785"/>
    <w:rsid w:val="009E6493"/>
    <w:rsid w:val="009F03D7"/>
    <w:rsid w:val="009F66E6"/>
    <w:rsid w:val="00A05A1C"/>
    <w:rsid w:val="00A05D7C"/>
    <w:rsid w:val="00A10DB5"/>
    <w:rsid w:val="00A12737"/>
    <w:rsid w:val="00A15C49"/>
    <w:rsid w:val="00A21CDB"/>
    <w:rsid w:val="00A23A10"/>
    <w:rsid w:val="00A25155"/>
    <w:rsid w:val="00A25787"/>
    <w:rsid w:val="00A277BB"/>
    <w:rsid w:val="00A3686F"/>
    <w:rsid w:val="00A373FA"/>
    <w:rsid w:val="00A40318"/>
    <w:rsid w:val="00A4222C"/>
    <w:rsid w:val="00A42C43"/>
    <w:rsid w:val="00A43C61"/>
    <w:rsid w:val="00A43C80"/>
    <w:rsid w:val="00A45A93"/>
    <w:rsid w:val="00A467E4"/>
    <w:rsid w:val="00A47EFA"/>
    <w:rsid w:val="00A51C34"/>
    <w:rsid w:val="00A52940"/>
    <w:rsid w:val="00A53593"/>
    <w:rsid w:val="00A60C55"/>
    <w:rsid w:val="00A70C89"/>
    <w:rsid w:val="00A74891"/>
    <w:rsid w:val="00A81695"/>
    <w:rsid w:val="00A8489E"/>
    <w:rsid w:val="00A8753A"/>
    <w:rsid w:val="00A8773D"/>
    <w:rsid w:val="00A93BE0"/>
    <w:rsid w:val="00A9711E"/>
    <w:rsid w:val="00AA4465"/>
    <w:rsid w:val="00AA703D"/>
    <w:rsid w:val="00AA7116"/>
    <w:rsid w:val="00AB46AB"/>
    <w:rsid w:val="00AB4A6A"/>
    <w:rsid w:val="00AB4B2F"/>
    <w:rsid w:val="00AB4C5D"/>
    <w:rsid w:val="00AC0D31"/>
    <w:rsid w:val="00AC1A23"/>
    <w:rsid w:val="00AC30E4"/>
    <w:rsid w:val="00AC36FA"/>
    <w:rsid w:val="00AC398A"/>
    <w:rsid w:val="00AD276D"/>
    <w:rsid w:val="00AE205F"/>
    <w:rsid w:val="00AE20A2"/>
    <w:rsid w:val="00AE5298"/>
    <w:rsid w:val="00AE6917"/>
    <w:rsid w:val="00AE7333"/>
    <w:rsid w:val="00AE7E06"/>
    <w:rsid w:val="00AF176E"/>
    <w:rsid w:val="00AF3895"/>
    <w:rsid w:val="00AF6B5C"/>
    <w:rsid w:val="00B0105C"/>
    <w:rsid w:val="00B03028"/>
    <w:rsid w:val="00B03E98"/>
    <w:rsid w:val="00B117FA"/>
    <w:rsid w:val="00B14F9F"/>
    <w:rsid w:val="00B1796A"/>
    <w:rsid w:val="00B21FBF"/>
    <w:rsid w:val="00B23A2C"/>
    <w:rsid w:val="00B2745F"/>
    <w:rsid w:val="00B3561E"/>
    <w:rsid w:val="00B35C7A"/>
    <w:rsid w:val="00B4064B"/>
    <w:rsid w:val="00B412BE"/>
    <w:rsid w:val="00B41341"/>
    <w:rsid w:val="00B42E9F"/>
    <w:rsid w:val="00B458AE"/>
    <w:rsid w:val="00B52F42"/>
    <w:rsid w:val="00B538F5"/>
    <w:rsid w:val="00B6741E"/>
    <w:rsid w:val="00B70133"/>
    <w:rsid w:val="00B82789"/>
    <w:rsid w:val="00B86157"/>
    <w:rsid w:val="00B937CB"/>
    <w:rsid w:val="00BB1651"/>
    <w:rsid w:val="00BB35A4"/>
    <w:rsid w:val="00BB6D3F"/>
    <w:rsid w:val="00BB75F4"/>
    <w:rsid w:val="00BC046E"/>
    <w:rsid w:val="00BC05F6"/>
    <w:rsid w:val="00BC0DB3"/>
    <w:rsid w:val="00BC2828"/>
    <w:rsid w:val="00BD1320"/>
    <w:rsid w:val="00BD170D"/>
    <w:rsid w:val="00BD21A2"/>
    <w:rsid w:val="00BD2C70"/>
    <w:rsid w:val="00BD5C59"/>
    <w:rsid w:val="00BE3BBB"/>
    <w:rsid w:val="00BE5D73"/>
    <w:rsid w:val="00C035F1"/>
    <w:rsid w:val="00C04C81"/>
    <w:rsid w:val="00C12F1F"/>
    <w:rsid w:val="00C151F6"/>
    <w:rsid w:val="00C16DD4"/>
    <w:rsid w:val="00C20ED3"/>
    <w:rsid w:val="00C5036B"/>
    <w:rsid w:val="00C510A3"/>
    <w:rsid w:val="00C60180"/>
    <w:rsid w:val="00C60370"/>
    <w:rsid w:val="00C6084B"/>
    <w:rsid w:val="00C66CA2"/>
    <w:rsid w:val="00C70AE6"/>
    <w:rsid w:val="00C74CA0"/>
    <w:rsid w:val="00C75794"/>
    <w:rsid w:val="00C7621C"/>
    <w:rsid w:val="00C85D43"/>
    <w:rsid w:val="00C9315C"/>
    <w:rsid w:val="00C970C5"/>
    <w:rsid w:val="00CA080B"/>
    <w:rsid w:val="00CA1773"/>
    <w:rsid w:val="00CA2EDC"/>
    <w:rsid w:val="00CA3CC6"/>
    <w:rsid w:val="00CA50FA"/>
    <w:rsid w:val="00CA7300"/>
    <w:rsid w:val="00CB2BFE"/>
    <w:rsid w:val="00CC2593"/>
    <w:rsid w:val="00CC6316"/>
    <w:rsid w:val="00CD449E"/>
    <w:rsid w:val="00CD4B07"/>
    <w:rsid w:val="00CD79BC"/>
    <w:rsid w:val="00CE3F07"/>
    <w:rsid w:val="00CF25DE"/>
    <w:rsid w:val="00CF5A1A"/>
    <w:rsid w:val="00D05D5A"/>
    <w:rsid w:val="00D13C5B"/>
    <w:rsid w:val="00D17951"/>
    <w:rsid w:val="00D24AB7"/>
    <w:rsid w:val="00D309CB"/>
    <w:rsid w:val="00D31064"/>
    <w:rsid w:val="00D3212F"/>
    <w:rsid w:val="00D33A71"/>
    <w:rsid w:val="00D33C07"/>
    <w:rsid w:val="00D44207"/>
    <w:rsid w:val="00D447A5"/>
    <w:rsid w:val="00D47F7F"/>
    <w:rsid w:val="00D506B6"/>
    <w:rsid w:val="00D51AD2"/>
    <w:rsid w:val="00D54548"/>
    <w:rsid w:val="00D54672"/>
    <w:rsid w:val="00D566C9"/>
    <w:rsid w:val="00D5726B"/>
    <w:rsid w:val="00D60019"/>
    <w:rsid w:val="00D62092"/>
    <w:rsid w:val="00D62F94"/>
    <w:rsid w:val="00D74401"/>
    <w:rsid w:val="00D77C4E"/>
    <w:rsid w:val="00D857E3"/>
    <w:rsid w:val="00D861D9"/>
    <w:rsid w:val="00D90E62"/>
    <w:rsid w:val="00DA1E1F"/>
    <w:rsid w:val="00DA2515"/>
    <w:rsid w:val="00DB5578"/>
    <w:rsid w:val="00DC45B0"/>
    <w:rsid w:val="00DC7BA2"/>
    <w:rsid w:val="00DD32A3"/>
    <w:rsid w:val="00DD59F8"/>
    <w:rsid w:val="00DD6C42"/>
    <w:rsid w:val="00DE1DB1"/>
    <w:rsid w:val="00DE279C"/>
    <w:rsid w:val="00DE35BC"/>
    <w:rsid w:val="00DE56DB"/>
    <w:rsid w:val="00DF1DB6"/>
    <w:rsid w:val="00E0217C"/>
    <w:rsid w:val="00E02F49"/>
    <w:rsid w:val="00E03EA2"/>
    <w:rsid w:val="00E04A45"/>
    <w:rsid w:val="00E061DD"/>
    <w:rsid w:val="00E06E44"/>
    <w:rsid w:val="00E10142"/>
    <w:rsid w:val="00E10518"/>
    <w:rsid w:val="00E11049"/>
    <w:rsid w:val="00E25AFA"/>
    <w:rsid w:val="00E27407"/>
    <w:rsid w:val="00E3147A"/>
    <w:rsid w:val="00E31591"/>
    <w:rsid w:val="00E3584F"/>
    <w:rsid w:val="00E5060B"/>
    <w:rsid w:val="00E57155"/>
    <w:rsid w:val="00E57DD3"/>
    <w:rsid w:val="00E61C83"/>
    <w:rsid w:val="00E64A69"/>
    <w:rsid w:val="00E745EC"/>
    <w:rsid w:val="00E81359"/>
    <w:rsid w:val="00E82FD9"/>
    <w:rsid w:val="00E83BC5"/>
    <w:rsid w:val="00E84BEF"/>
    <w:rsid w:val="00E9563C"/>
    <w:rsid w:val="00EA1B50"/>
    <w:rsid w:val="00EA5DFE"/>
    <w:rsid w:val="00EA6A24"/>
    <w:rsid w:val="00EA7D74"/>
    <w:rsid w:val="00EB32C2"/>
    <w:rsid w:val="00EB3C21"/>
    <w:rsid w:val="00EB6173"/>
    <w:rsid w:val="00EB791E"/>
    <w:rsid w:val="00EC5BDC"/>
    <w:rsid w:val="00EE5174"/>
    <w:rsid w:val="00EF28D0"/>
    <w:rsid w:val="00F008AE"/>
    <w:rsid w:val="00F00C4F"/>
    <w:rsid w:val="00F02AF2"/>
    <w:rsid w:val="00F04656"/>
    <w:rsid w:val="00F06F68"/>
    <w:rsid w:val="00F0763A"/>
    <w:rsid w:val="00F07FB5"/>
    <w:rsid w:val="00F106C3"/>
    <w:rsid w:val="00F14FAB"/>
    <w:rsid w:val="00F23EAE"/>
    <w:rsid w:val="00F25D09"/>
    <w:rsid w:val="00F3178B"/>
    <w:rsid w:val="00F33351"/>
    <w:rsid w:val="00F33A60"/>
    <w:rsid w:val="00F40C23"/>
    <w:rsid w:val="00F45268"/>
    <w:rsid w:val="00F527ED"/>
    <w:rsid w:val="00F543A3"/>
    <w:rsid w:val="00F54C0F"/>
    <w:rsid w:val="00F56E4C"/>
    <w:rsid w:val="00F60E62"/>
    <w:rsid w:val="00F70485"/>
    <w:rsid w:val="00F766A8"/>
    <w:rsid w:val="00F77445"/>
    <w:rsid w:val="00F80BD8"/>
    <w:rsid w:val="00F82CD2"/>
    <w:rsid w:val="00F8618C"/>
    <w:rsid w:val="00F93AB1"/>
    <w:rsid w:val="00F96E45"/>
    <w:rsid w:val="00FA0FA9"/>
    <w:rsid w:val="00FA19D6"/>
    <w:rsid w:val="00FA35C4"/>
    <w:rsid w:val="00FB1CDB"/>
    <w:rsid w:val="00FB4CC5"/>
    <w:rsid w:val="00FB5F14"/>
    <w:rsid w:val="00FC1D7F"/>
    <w:rsid w:val="00FC3279"/>
    <w:rsid w:val="00FD1FB0"/>
    <w:rsid w:val="00FD6EFE"/>
    <w:rsid w:val="00FF48A4"/>
    <w:rsid w:val="00FF73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5D9904F9"/>
  <w15:chartTrackingRefBased/>
  <w15:docId w15:val="{E698C633-FF0B-4660-816E-8602A40E8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43C56"/>
    <w:pPr>
      <w:widowControl w:val="0"/>
      <w:wordWrap w:val="0"/>
      <w:autoSpaceDE w:val="0"/>
      <w:autoSpaceDN w:val="0"/>
      <w:spacing w:after="0" w:line="240" w:lineRule="auto"/>
    </w:pPr>
  </w:style>
  <w:style w:type="paragraph" w:styleId="1">
    <w:name w:val="heading 1"/>
    <w:basedOn w:val="a"/>
    <w:next w:val="a"/>
    <w:link w:val="1Char"/>
    <w:uiPriority w:val="9"/>
    <w:qFormat/>
    <w:rsid w:val="00DE1DB1"/>
    <w:pPr>
      <w:keepNext/>
      <w:outlineLvl w:val="0"/>
    </w:pPr>
    <w:rPr>
      <w:rFonts w:asciiTheme="majorHAnsi" w:eastAsiaTheme="majorEastAsia" w:hAnsiTheme="majorHAnsi" w:cstheme="majorBidi"/>
      <w:sz w:val="28"/>
      <w:szCs w:val="28"/>
    </w:rPr>
  </w:style>
  <w:style w:type="paragraph" w:styleId="2">
    <w:name w:val="heading 2"/>
    <w:basedOn w:val="a"/>
    <w:link w:val="2Char"/>
    <w:uiPriority w:val="9"/>
    <w:qFormat/>
    <w:rsid w:val="001F4F35"/>
    <w:pPr>
      <w:widowControl/>
      <w:wordWrap/>
      <w:autoSpaceDE/>
      <w:autoSpaceDN/>
      <w:spacing w:before="100" w:beforeAutospacing="1" w:after="100" w:afterAutospacing="1"/>
      <w:jc w:val="left"/>
      <w:outlineLvl w:val="1"/>
    </w:pPr>
    <w:rPr>
      <w:rFonts w:ascii="굴림" w:eastAsia="굴림" w:hAnsi="굴림" w:cs="굴림"/>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62D1D"/>
    <w:pPr>
      <w:ind w:leftChars="400" w:left="800"/>
    </w:pPr>
  </w:style>
  <w:style w:type="paragraph" w:styleId="a4">
    <w:name w:val="header"/>
    <w:basedOn w:val="a"/>
    <w:link w:val="Char"/>
    <w:uiPriority w:val="99"/>
    <w:unhideWhenUsed/>
    <w:rsid w:val="00184F93"/>
    <w:pPr>
      <w:tabs>
        <w:tab w:val="center" w:pos="4513"/>
        <w:tab w:val="right" w:pos="9026"/>
      </w:tabs>
      <w:snapToGrid w:val="0"/>
    </w:pPr>
  </w:style>
  <w:style w:type="character" w:customStyle="1" w:styleId="Char">
    <w:name w:val="머리글 Char"/>
    <w:basedOn w:val="a0"/>
    <w:link w:val="a4"/>
    <w:uiPriority w:val="99"/>
    <w:rsid w:val="00184F93"/>
  </w:style>
  <w:style w:type="paragraph" w:styleId="a5">
    <w:name w:val="footer"/>
    <w:basedOn w:val="a"/>
    <w:link w:val="Char0"/>
    <w:uiPriority w:val="99"/>
    <w:unhideWhenUsed/>
    <w:rsid w:val="00184F93"/>
    <w:pPr>
      <w:tabs>
        <w:tab w:val="center" w:pos="4513"/>
        <w:tab w:val="right" w:pos="9026"/>
      </w:tabs>
      <w:snapToGrid w:val="0"/>
    </w:pPr>
  </w:style>
  <w:style w:type="character" w:customStyle="1" w:styleId="Char0">
    <w:name w:val="바닥글 Char"/>
    <w:basedOn w:val="a0"/>
    <w:link w:val="a5"/>
    <w:uiPriority w:val="99"/>
    <w:rsid w:val="00184F93"/>
  </w:style>
  <w:style w:type="character" w:styleId="a6">
    <w:name w:val="annotation reference"/>
    <w:basedOn w:val="a0"/>
    <w:unhideWhenUsed/>
    <w:rsid w:val="00FB5F14"/>
    <w:rPr>
      <w:sz w:val="18"/>
      <w:szCs w:val="18"/>
    </w:rPr>
  </w:style>
  <w:style w:type="paragraph" w:styleId="a7">
    <w:name w:val="annotation text"/>
    <w:basedOn w:val="a"/>
    <w:link w:val="Char1"/>
    <w:unhideWhenUsed/>
    <w:rsid w:val="00FB5F14"/>
    <w:pPr>
      <w:jc w:val="left"/>
    </w:pPr>
  </w:style>
  <w:style w:type="character" w:customStyle="1" w:styleId="Char1">
    <w:name w:val="메모 텍스트 Char"/>
    <w:basedOn w:val="a0"/>
    <w:link w:val="a7"/>
    <w:rsid w:val="00FB5F14"/>
  </w:style>
  <w:style w:type="paragraph" w:styleId="a8">
    <w:name w:val="annotation subject"/>
    <w:basedOn w:val="a7"/>
    <w:next w:val="a7"/>
    <w:link w:val="Char2"/>
    <w:uiPriority w:val="99"/>
    <w:semiHidden/>
    <w:unhideWhenUsed/>
    <w:rsid w:val="00FB5F14"/>
    <w:rPr>
      <w:b/>
      <w:bCs/>
    </w:rPr>
  </w:style>
  <w:style w:type="character" w:customStyle="1" w:styleId="Char2">
    <w:name w:val="메모 주제 Char"/>
    <w:basedOn w:val="Char1"/>
    <w:link w:val="a8"/>
    <w:uiPriority w:val="99"/>
    <w:semiHidden/>
    <w:rsid w:val="00FB5F14"/>
    <w:rPr>
      <w:b/>
      <w:bCs/>
    </w:rPr>
  </w:style>
  <w:style w:type="paragraph" w:styleId="a9">
    <w:name w:val="Balloon Text"/>
    <w:basedOn w:val="a"/>
    <w:link w:val="Char3"/>
    <w:uiPriority w:val="99"/>
    <w:semiHidden/>
    <w:unhideWhenUsed/>
    <w:rsid w:val="00FB5F14"/>
    <w:rPr>
      <w:rFonts w:asciiTheme="majorHAnsi" w:eastAsiaTheme="majorEastAsia" w:hAnsiTheme="majorHAnsi" w:cstheme="majorBidi"/>
      <w:sz w:val="18"/>
      <w:szCs w:val="18"/>
    </w:rPr>
  </w:style>
  <w:style w:type="character" w:customStyle="1" w:styleId="Char3">
    <w:name w:val="풍선 도움말 텍스트 Char"/>
    <w:basedOn w:val="a0"/>
    <w:link w:val="a9"/>
    <w:uiPriority w:val="99"/>
    <w:semiHidden/>
    <w:rsid w:val="00FB5F14"/>
    <w:rPr>
      <w:rFonts w:asciiTheme="majorHAnsi" w:eastAsiaTheme="majorEastAsia" w:hAnsiTheme="majorHAnsi" w:cstheme="majorBidi"/>
      <w:sz w:val="18"/>
      <w:szCs w:val="18"/>
    </w:rPr>
  </w:style>
  <w:style w:type="paragraph" w:customStyle="1" w:styleId="aa">
    <w:name w:val="목차(숫자)"/>
    <w:qFormat/>
    <w:rsid w:val="00817913"/>
    <w:pPr>
      <w:widowControl w:val="0"/>
      <w:tabs>
        <w:tab w:val="right" w:leader="middleDot" w:pos="13150"/>
      </w:tabs>
      <w:wordWrap w:val="0"/>
      <w:autoSpaceDE w:val="0"/>
      <w:autoSpaceDN w:val="0"/>
      <w:spacing w:after="0" w:line="312" w:lineRule="auto"/>
      <w:ind w:left="300"/>
    </w:pPr>
    <w:rPr>
      <w:rFonts w:ascii="휴먼명조" w:eastAsia="휴먼명조" w:hAnsi="Arial Unicode MS" w:cs="휴먼명조"/>
      <w:color w:val="000000"/>
      <w:sz w:val="24"/>
      <w:szCs w:val="24"/>
    </w:rPr>
  </w:style>
  <w:style w:type="table" w:customStyle="1" w:styleId="TableNormal">
    <w:name w:val="Table Normal"/>
    <w:uiPriority w:val="2"/>
    <w:semiHidden/>
    <w:unhideWhenUsed/>
    <w:qFormat/>
    <w:rsid w:val="00817913"/>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character" w:customStyle="1" w:styleId="ui-provider">
    <w:name w:val="ui-provider"/>
    <w:basedOn w:val="a0"/>
    <w:rsid w:val="007E6E3D"/>
  </w:style>
  <w:style w:type="character" w:styleId="ab">
    <w:name w:val="Hyperlink"/>
    <w:basedOn w:val="a0"/>
    <w:uiPriority w:val="99"/>
    <w:unhideWhenUsed/>
    <w:rsid w:val="00F07FB5"/>
    <w:rPr>
      <w:color w:val="0563C1" w:themeColor="hyperlink"/>
      <w:u w:val="single"/>
    </w:rPr>
  </w:style>
  <w:style w:type="paragraph" w:customStyle="1" w:styleId="my-0">
    <w:name w:val="my-0"/>
    <w:basedOn w:val="a"/>
    <w:rsid w:val="00B538F5"/>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c">
    <w:name w:val="Strong"/>
    <w:basedOn w:val="a0"/>
    <w:uiPriority w:val="22"/>
    <w:qFormat/>
    <w:rsid w:val="00B538F5"/>
    <w:rPr>
      <w:b/>
      <w:bCs/>
    </w:rPr>
  </w:style>
  <w:style w:type="character" w:customStyle="1" w:styleId="2Char">
    <w:name w:val="제목 2 Char"/>
    <w:basedOn w:val="a0"/>
    <w:link w:val="2"/>
    <w:uiPriority w:val="9"/>
    <w:rsid w:val="001F4F35"/>
    <w:rPr>
      <w:rFonts w:ascii="굴림" w:eastAsia="굴림" w:hAnsi="굴림" w:cs="굴림"/>
      <w:b/>
      <w:bCs/>
      <w:kern w:val="0"/>
      <w:sz w:val="36"/>
      <w:szCs w:val="36"/>
    </w:rPr>
  </w:style>
  <w:style w:type="table" w:styleId="ad">
    <w:name w:val="Table Grid"/>
    <w:basedOn w:val="a1"/>
    <w:uiPriority w:val="39"/>
    <w:rsid w:val="00F02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semiHidden/>
    <w:unhideWhenUsed/>
    <w:rsid w:val="00954B44"/>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f">
    <w:name w:val="Revision"/>
    <w:hidden/>
    <w:uiPriority w:val="99"/>
    <w:semiHidden/>
    <w:rsid w:val="00196734"/>
    <w:pPr>
      <w:spacing w:after="0" w:line="240" w:lineRule="auto"/>
      <w:jc w:val="left"/>
    </w:pPr>
  </w:style>
  <w:style w:type="character" w:customStyle="1" w:styleId="1Char">
    <w:name w:val="제목 1 Char"/>
    <w:basedOn w:val="a0"/>
    <w:link w:val="1"/>
    <w:uiPriority w:val="9"/>
    <w:rsid w:val="00DE1DB1"/>
    <w:rPr>
      <w:rFonts w:asciiTheme="majorHAnsi" w:eastAsiaTheme="majorEastAsia" w:hAnsiTheme="majorHAnsi" w:cstheme="majorBidi"/>
      <w:sz w:val="28"/>
      <w:szCs w:val="28"/>
    </w:rPr>
  </w:style>
  <w:style w:type="character" w:styleId="af0">
    <w:name w:val="Emphasis"/>
    <w:basedOn w:val="a0"/>
    <w:uiPriority w:val="20"/>
    <w:qFormat/>
    <w:rsid w:val="001020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13936">
      <w:bodyDiv w:val="1"/>
      <w:marLeft w:val="0"/>
      <w:marRight w:val="0"/>
      <w:marTop w:val="0"/>
      <w:marBottom w:val="0"/>
      <w:divBdr>
        <w:top w:val="none" w:sz="0" w:space="0" w:color="auto"/>
        <w:left w:val="none" w:sz="0" w:space="0" w:color="auto"/>
        <w:bottom w:val="none" w:sz="0" w:space="0" w:color="auto"/>
        <w:right w:val="none" w:sz="0" w:space="0" w:color="auto"/>
      </w:divBdr>
      <w:divsChild>
        <w:div w:id="1053315738">
          <w:marLeft w:val="360"/>
          <w:marRight w:val="0"/>
          <w:marTop w:val="0"/>
          <w:marBottom w:val="0"/>
          <w:divBdr>
            <w:top w:val="none" w:sz="0" w:space="0" w:color="auto"/>
            <w:left w:val="none" w:sz="0" w:space="0" w:color="auto"/>
            <w:bottom w:val="none" w:sz="0" w:space="0" w:color="auto"/>
            <w:right w:val="none" w:sz="0" w:space="0" w:color="auto"/>
          </w:divBdr>
        </w:div>
      </w:divsChild>
    </w:div>
    <w:div w:id="32581228">
      <w:bodyDiv w:val="1"/>
      <w:marLeft w:val="0"/>
      <w:marRight w:val="0"/>
      <w:marTop w:val="0"/>
      <w:marBottom w:val="0"/>
      <w:divBdr>
        <w:top w:val="none" w:sz="0" w:space="0" w:color="auto"/>
        <w:left w:val="none" w:sz="0" w:space="0" w:color="auto"/>
        <w:bottom w:val="none" w:sz="0" w:space="0" w:color="auto"/>
        <w:right w:val="none" w:sz="0" w:space="0" w:color="auto"/>
      </w:divBdr>
    </w:div>
    <w:div w:id="91170602">
      <w:bodyDiv w:val="1"/>
      <w:marLeft w:val="0"/>
      <w:marRight w:val="0"/>
      <w:marTop w:val="0"/>
      <w:marBottom w:val="0"/>
      <w:divBdr>
        <w:top w:val="none" w:sz="0" w:space="0" w:color="auto"/>
        <w:left w:val="none" w:sz="0" w:space="0" w:color="auto"/>
        <w:bottom w:val="none" w:sz="0" w:space="0" w:color="auto"/>
        <w:right w:val="none" w:sz="0" w:space="0" w:color="auto"/>
      </w:divBdr>
    </w:div>
    <w:div w:id="241186556">
      <w:bodyDiv w:val="1"/>
      <w:marLeft w:val="0"/>
      <w:marRight w:val="0"/>
      <w:marTop w:val="0"/>
      <w:marBottom w:val="0"/>
      <w:divBdr>
        <w:top w:val="none" w:sz="0" w:space="0" w:color="auto"/>
        <w:left w:val="none" w:sz="0" w:space="0" w:color="auto"/>
        <w:bottom w:val="none" w:sz="0" w:space="0" w:color="auto"/>
        <w:right w:val="none" w:sz="0" w:space="0" w:color="auto"/>
      </w:divBdr>
    </w:div>
    <w:div w:id="261231418">
      <w:bodyDiv w:val="1"/>
      <w:marLeft w:val="0"/>
      <w:marRight w:val="0"/>
      <w:marTop w:val="0"/>
      <w:marBottom w:val="0"/>
      <w:divBdr>
        <w:top w:val="none" w:sz="0" w:space="0" w:color="auto"/>
        <w:left w:val="none" w:sz="0" w:space="0" w:color="auto"/>
        <w:bottom w:val="none" w:sz="0" w:space="0" w:color="auto"/>
        <w:right w:val="none" w:sz="0" w:space="0" w:color="auto"/>
      </w:divBdr>
    </w:div>
    <w:div w:id="263192945">
      <w:bodyDiv w:val="1"/>
      <w:marLeft w:val="0"/>
      <w:marRight w:val="0"/>
      <w:marTop w:val="0"/>
      <w:marBottom w:val="0"/>
      <w:divBdr>
        <w:top w:val="none" w:sz="0" w:space="0" w:color="auto"/>
        <w:left w:val="none" w:sz="0" w:space="0" w:color="auto"/>
        <w:bottom w:val="none" w:sz="0" w:space="0" w:color="auto"/>
        <w:right w:val="none" w:sz="0" w:space="0" w:color="auto"/>
      </w:divBdr>
      <w:divsChild>
        <w:div w:id="874081535">
          <w:marLeft w:val="360"/>
          <w:marRight w:val="0"/>
          <w:marTop w:val="0"/>
          <w:marBottom w:val="0"/>
          <w:divBdr>
            <w:top w:val="none" w:sz="0" w:space="0" w:color="auto"/>
            <w:left w:val="none" w:sz="0" w:space="0" w:color="auto"/>
            <w:bottom w:val="none" w:sz="0" w:space="0" w:color="auto"/>
            <w:right w:val="none" w:sz="0" w:space="0" w:color="auto"/>
          </w:divBdr>
        </w:div>
      </w:divsChild>
    </w:div>
    <w:div w:id="283778782">
      <w:bodyDiv w:val="1"/>
      <w:marLeft w:val="0"/>
      <w:marRight w:val="0"/>
      <w:marTop w:val="0"/>
      <w:marBottom w:val="0"/>
      <w:divBdr>
        <w:top w:val="none" w:sz="0" w:space="0" w:color="auto"/>
        <w:left w:val="none" w:sz="0" w:space="0" w:color="auto"/>
        <w:bottom w:val="none" w:sz="0" w:space="0" w:color="auto"/>
        <w:right w:val="none" w:sz="0" w:space="0" w:color="auto"/>
      </w:divBdr>
    </w:div>
    <w:div w:id="347559921">
      <w:bodyDiv w:val="1"/>
      <w:marLeft w:val="0"/>
      <w:marRight w:val="0"/>
      <w:marTop w:val="0"/>
      <w:marBottom w:val="0"/>
      <w:divBdr>
        <w:top w:val="none" w:sz="0" w:space="0" w:color="auto"/>
        <w:left w:val="none" w:sz="0" w:space="0" w:color="auto"/>
        <w:bottom w:val="none" w:sz="0" w:space="0" w:color="auto"/>
        <w:right w:val="none" w:sz="0" w:space="0" w:color="auto"/>
      </w:divBdr>
    </w:div>
    <w:div w:id="349963068">
      <w:bodyDiv w:val="1"/>
      <w:marLeft w:val="0"/>
      <w:marRight w:val="0"/>
      <w:marTop w:val="0"/>
      <w:marBottom w:val="0"/>
      <w:divBdr>
        <w:top w:val="none" w:sz="0" w:space="0" w:color="auto"/>
        <w:left w:val="none" w:sz="0" w:space="0" w:color="auto"/>
        <w:bottom w:val="none" w:sz="0" w:space="0" w:color="auto"/>
        <w:right w:val="none" w:sz="0" w:space="0" w:color="auto"/>
      </w:divBdr>
    </w:div>
    <w:div w:id="351154627">
      <w:bodyDiv w:val="1"/>
      <w:marLeft w:val="0"/>
      <w:marRight w:val="0"/>
      <w:marTop w:val="0"/>
      <w:marBottom w:val="0"/>
      <w:divBdr>
        <w:top w:val="none" w:sz="0" w:space="0" w:color="auto"/>
        <w:left w:val="none" w:sz="0" w:space="0" w:color="auto"/>
        <w:bottom w:val="none" w:sz="0" w:space="0" w:color="auto"/>
        <w:right w:val="none" w:sz="0" w:space="0" w:color="auto"/>
      </w:divBdr>
      <w:divsChild>
        <w:div w:id="2015298851">
          <w:marLeft w:val="360"/>
          <w:marRight w:val="0"/>
          <w:marTop w:val="0"/>
          <w:marBottom w:val="0"/>
          <w:divBdr>
            <w:top w:val="none" w:sz="0" w:space="0" w:color="auto"/>
            <w:left w:val="none" w:sz="0" w:space="0" w:color="auto"/>
            <w:bottom w:val="none" w:sz="0" w:space="0" w:color="auto"/>
            <w:right w:val="none" w:sz="0" w:space="0" w:color="auto"/>
          </w:divBdr>
        </w:div>
      </w:divsChild>
    </w:div>
    <w:div w:id="374937173">
      <w:bodyDiv w:val="1"/>
      <w:marLeft w:val="0"/>
      <w:marRight w:val="0"/>
      <w:marTop w:val="0"/>
      <w:marBottom w:val="0"/>
      <w:divBdr>
        <w:top w:val="none" w:sz="0" w:space="0" w:color="auto"/>
        <w:left w:val="none" w:sz="0" w:space="0" w:color="auto"/>
        <w:bottom w:val="none" w:sz="0" w:space="0" w:color="auto"/>
        <w:right w:val="none" w:sz="0" w:space="0" w:color="auto"/>
      </w:divBdr>
    </w:div>
    <w:div w:id="422653836">
      <w:bodyDiv w:val="1"/>
      <w:marLeft w:val="0"/>
      <w:marRight w:val="0"/>
      <w:marTop w:val="0"/>
      <w:marBottom w:val="0"/>
      <w:divBdr>
        <w:top w:val="none" w:sz="0" w:space="0" w:color="auto"/>
        <w:left w:val="none" w:sz="0" w:space="0" w:color="auto"/>
        <w:bottom w:val="none" w:sz="0" w:space="0" w:color="auto"/>
        <w:right w:val="none" w:sz="0" w:space="0" w:color="auto"/>
      </w:divBdr>
    </w:div>
    <w:div w:id="486701447">
      <w:bodyDiv w:val="1"/>
      <w:marLeft w:val="0"/>
      <w:marRight w:val="0"/>
      <w:marTop w:val="0"/>
      <w:marBottom w:val="0"/>
      <w:divBdr>
        <w:top w:val="none" w:sz="0" w:space="0" w:color="auto"/>
        <w:left w:val="none" w:sz="0" w:space="0" w:color="auto"/>
        <w:bottom w:val="none" w:sz="0" w:space="0" w:color="auto"/>
        <w:right w:val="none" w:sz="0" w:space="0" w:color="auto"/>
      </w:divBdr>
    </w:div>
    <w:div w:id="502816845">
      <w:bodyDiv w:val="1"/>
      <w:marLeft w:val="0"/>
      <w:marRight w:val="0"/>
      <w:marTop w:val="0"/>
      <w:marBottom w:val="0"/>
      <w:divBdr>
        <w:top w:val="none" w:sz="0" w:space="0" w:color="auto"/>
        <w:left w:val="none" w:sz="0" w:space="0" w:color="auto"/>
        <w:bottom w:val="none" w:sz="0" w:space="0" w:color="auto"/>
        <w:right w:val="none" w:sz="0" w:space="0" w:color="auto"/>
      </w:divBdr>
    </w:div>
    <w:div w:id="570312950">
      <w:bodyDiv w:val="1"/>
      <w:marLeft w:val="0"/>
      <w:marRight w:val="0"/>
      <w:marTop w:val="0"/>
      <w:marBottom w:val="0"/>
      <w:divBdr>
        <w:top w:val="none" w:sz="0" w:space="0" w:color="auto"/>
        <w:left w:val="none" w:sz="0" w:space="0" w:color="auto"/>
        <w:bottom w:val="none" w:sz="0" w:space="0" w:color="auto"/>
        <w:right w:val="none" w:sz="0" w:space="0" w:color="auto"/>
      </w:divBdr>
    </w:div>
    <w:div w:id="599609040">
      <w:bodyDiv w:val="1"/>
      <w:marLeft w:val="0"/>
      <w:marRight w:val="0"/>
      <w:marTop w:val="0"/>
      <w:marBottom w:val="0"/>
      <w:divBdr>
        <w:top w:val="none" w:sz="0" w:space="0" w:color="auto"/>
        <w:left w:val="none" w:sz="0" w:space="0" w:color="auto"/>
        <w:bottom w:val="none" w:sz="0" w:space="0" w:color="auto"/>
        <w:right w:val="none" w:sz="0" w:space="0" w:color="auto"/>
      </w:divBdr>
    </w:div>
    <w:div w:id="638149752">
      <w:bodyDiv w:val="1"/>
      <w:marLeft w:val="0"/>
      <w:marRight w:val="0"/>
      <w:marTop w:val="0"/>
      <w:marBottom w:val="0"/>
      <w:divBdr>
        <w:top w:val="none" w:sz="0" w:space="0" w:color="auto"/>
        <w:left w:val="none" w:sz="0" w:space="0" w:color="auto"/>
        <w:bottom w:val="none" w:sz="0" w:space="0" w:color="auto"/>
        <w:right w:val="none" w:sz="0" w:space="0" w:color="auto"/>
      </w:divBdr>
    </w:div>
    <w:div w:id="661662668">
      <w:bodyDiv w:val="1"/>
      <w:marLeft w:val="0"/>
      <w:marRight w:val="0"/>
      <w:marTop w:val="0"/>
      <w:marBottom w:val="0"/>
      <w:divBdr>
        <w:top w:val="none" w:sz="0" w:space="0" w:color="auto"/>
        <w:left w:val="none" w:sz="0" w:space="0" w:color="auto"/>
        <w:bottom w:val="none" w:sz="0" w:space="0" w:color="auto"/>
        <w:right w:val="none" w:sz="0" w:space="0" w:color="auto"/>
      </w:divBdr>
    </w:div>
    <w:div w:id="665594513">
      <w:bodyDiv w:val="1"/>
      <w:marLeft w:val="0"/>
      <w:marRight w:val="0"/>
      <w:marTop w:val="0"/>
      <w:marBottom w:val="0"/>
      <w:divBdr>
        <w:top w:val="none" w:sz="0" w:space="0" w:color="auto"/>
        <w:left w:val="none" w:sz="0" w:space="0" w:color="auto"/>
        <w:bottom w:val="none" w:sz="0" w:space="0" w:color="auto"/>
        <w:right w:val="none" w:sz="0" w:space="0" w:color="auto"/>
      </w:divBdr>
    </w:div>
    <w:div w:id="692146487">
      <w:bodyDiv w:val="1"/>
      <w:marLeft w:val="0"/>
      <w:marRight w:val="0"/>
      <w:marTop w:val="0"/>
      <w:marBottom w:val="0"/>
      <w:divBdr>
        <w:top w:val="none" w:sz="0" w:space="0" w:color="auto"/>
        <w:left w:val="none" w:sz="0" w:space="0" w:color="auto"/>
        <w:bottom w:val="none" w:sz="0" w:space="0" w:color="auto"/>
        <w:right w:val="none" w:sz="0" w:space="0" w:color="auto"/>
      </w:divBdr>
    </w:div>
    <w:div w:id="704018181">
      <w:bodyDiv w:val="1"/>
      <w:marLeft w:val="0"/>
      <w:marRight w:val="0"/>
      <w:marTop w:val="0"/>
      <w:marBottom w:val="0"/>
      <w:divBdr>
        <w:top w:val="none" w:sz="0" w:space="0" w:color="auto"/>
        <w:left w:val="none" w:sz="0" w:space="0" w:color="auto"/>
        <w:bottom w:val="none" w:sz="0" w:space="0" w:color="auto"/>
        <w:right w:val="none" w:sz="0" w:space="0" w:color="auto"/>
      </w:divBdr>
    </w:div>
    <w:div w:id="706949980">
      <w:bodyDiv w:val="1"/>
      <w:marLeft w:val="0"/>
      <w:marRight w:val="0"/>
      <w:marTop w:val="0"/>
      <w:marBottom w:val="0"/>
      <w:divBdr>
        <w:top w:val="none" w:sz="0" w:space="0" w:color="auto"/>
        <w:left w:val="none" w:sz="0" w:space="0" w:color="auto"/>
        <w:bottom w:val="none" w:sz="0" w:space="0" w:color="auto"/>
        <w:right w:val="none" w:sz="0" w:space="0" w:color="auto"/>
      </w:divBdr>
    </w:div>
    <w:div w:id="797143953">
      <w:bodyDiv w:val="1"/>
      <w:marLeft w:val="0"/>
      <w:marRight w:val="0"/>
      <w:marTop w:val="0"/>
      <w:marBottom w:val="0"/>
      <w:divBdr>
        <w:top w:val="none" w:sz="0" w:space="0" w:color="auto"/>
        <w:left w:val="none" w:sz="0" w:space="0" w:color="auto"/>
        <w:bottom w:val="none" w:sz="0" w:space="0" w:color="auto"/>
        <w:right w:val="none" w:sz="0" w:space="0" w:color="auto"/>
      </w:divBdr>
    </w:div>
    <w:div w:id="818762613">
      <w:bodyDiv w:val="1"/>
      <w:marLeft w:val="0"/>
      <w:marRight w:val="0"/>
      <w:marTop w:val="0"/>
      <w:marBottom w:val="0"/>
      <w:divBdr>
        <w:top w:val="none" w:sz="0" w:space="0" w:color="auto"/>
        <w:left w:val="none" w:sz="0" w:space="0" w:color="auto"/>
        <w:bottom w:val="none" w:sz="0" w:space="0" w:color="auto"/>
        <w:right w:val="none" w:sz="0" w:space="0" w:color="auto"/>
      </w:divBdr>
    </w:div>
    <w:div w:id="945500385">
      <w:bodyDiv w:val="1"/>
      <w:marLeft w:val="0"/>
      <w:marRight w:val="0"/>
      <w:marTop w:val="0"/>
      <w:marBottom w:val="0"/>
      <w:divBdr>
        <w:top w:val="none" w:sz="0" w:space="0" w:color="auto"/>
        <w:left w:val="none" w:sz="0" w:space="0" w:color="auto"/>
        <w:bottom w:val="none" w:sz="0" w:space="0" w:color="auto"/>
        <w:right w:val="none" w:sz="0" w:space="0" w:color="auto"/>
      </w:divBdr>
      <w:divsChild>
        <w:div w:id="463233322">
          <w:marLeft w:val="360"/>
          <w:marRight w:val="0"/>
          <w:marTop w:val="0"/>
          <w:marBottom w:val="0"/>
          <w:divBdr>
            <w:top w:val="none" w:sz="0" w:space="0" w:color="auto"/>
            <w:left w:val="none" w:sz="0" w:space="0" w:color="auto"/>
            <w:bottom w:val="none" w:sz="0" w:space="0" w:color="auto"/>
            <w:right w:val="none" w:sz="0" w:space="0" w:color="auto"/>
          </w:divBdr>
        </w:div>
      </w:divsChild>
    </w:div>
    <w:div w:id="962730055">
      <w:bodyDiv w:val="1"/>
      <w:marLeft w:val="0"/>
      <w:marRight w:val="0"/>
      <w:marTop w:val="0"/>
      <w:marBottom w:val="0"/>
      <w:divBdr>
        <w:top w:val="none" w:sz="0" w:space="0" w:color="auto"/>
        <w:left w:val="none" w:sz="0" w:space="0" w:color="auto"/>
        <w:bottom w:val="none" w:sz="0" w:space="0" w:color="auto"/>
        <w:right w:val="none" w:sz="0" w:space="0" w:color="auto"/>
      </w:divBdr>
    </w:div>
    <w:div w:id="1071004943">
      <w:bodyDiv w:val="1"/>
      <w:marLeft w:val="0"/>
      <w:marRight w:val="0"/>
      <w:marTop w:val="0"/>
      <w:marBottom w:val="0"/>
      <w:divBdr>
        <w:top w:val="none" w:sz="0" w:space="0" w:color="auto"/>
        <w:left w:val="none" w:sz="0" w:space="0" w:color="auto"/>
        <w:bottom w:val="none" w:sz="0" w:space="0" w:color="auto"/>
        <w:right w:val="none" w:sz="0" w:space="0" w:color="auto"/>
      </w:divBdr>
    </w:div>
    <w:div w:id="1122651885">
      <w:bodyDiv w:val="1"/>
      <w:marLeft w:val="0"/>
      <w:marRight w:val="0"/>
      <w:marTop w:val="0"/>
      <w:marBottom w:val="0"/>
      <w:divBdr>
        <w:top w:val="none" w:sz="0" w:space="0" w:color="auto"/>
        <w:left w:val="none" w:sz="0" w:space="0" w:color="auto"/>
        <w:bottom w:val="none" w:sz="0" w:space="0" w:color="auto"/>
        <w:right w:val="none" w:sz="0" w:space="0" w:color="auto"/>
      </w:divBdr>
    </w:div>
    <w:div w:id="1172337112">
      <w:bodyDiv w:val="1"/>
      <w:marLeft w:val="0"/>
      <w:marRight w:val="0"/>
      <w:marTop w:val="0"/>
      <w:marBottom w:val="0"/>
      <w:divBdr>
        <w:top w:val="none" w:sz="0" w:space="0" w:color="auto"/>
        <w:left w:val="none" w:sz="0" w:space="0" w:color="auto"/>
        <w:bottom w:val="none" w:sz="0" w:space="0" w:color="auto"/>
        <w:right w:val="none" w:sz="0" w:space="0" w:color="auto"/>
      </w:divBdr>
    </w:div>
    <w:div w:id="1308589000">
      <w:bodyDiv w:val="1"/>
      <w:marLeft w:val="0"/>
      <w:marRight w:val="0"/>
      <w:marTop w:val="0"/>
      <w:marBottom w:val="0"/>
      <w:divBdr>
        <w:top w:val="none" w:sz="0" w:space="0" w:color="auto"/>
        <w:left w:val="none" w:sz="0" w:space="0" w:color="auto"/>
        <w:bottom w:val="none" w:sz="0" w:space="0" w:color="auto"/>
        <w:right w:val="none" w:sz="0" w:space="0" w:color="auto"/>
      </w:divBdr>
    </w:div>
    <w:div w:id="1335719460">
      <w:bodyDiv w:val="1"/>
      <w:marLeft w:val="0"/>
      <w:marRight w:val="0"/>
      <w:marTop w:val="0"/>
      <w:marBottom w:val="0"/>
      <w:divBdr>
        <w:top w:val="none" w:sz="0" w:space="0" w:color="auto"/>
        <w:left w:val="none" w:sz="0" w:space="0" w:color="auto"/>
        <w:bottom w:val="none" w:sz="0" w:space="0" w:color="auto"/>
        <w:right w:val="none" w:sz="0" w:space="0" w:color="auto"/>
      </w:divBdr>
    </w:div>
    <w:div w:id="1371764217">
      <w:bodyDiv w:val="1"/>
      <w:marLeft w:val="0"/>
      <w:marRight w:val="0"/>
      <w:marTop w:val="0"/>
      <w:marBottom w:val="0"/>
      <w:divBdr>
        <w:top w:val="none" w:sz="0" w:space="0" w:color="auto"/>
        <w:left w:val="none" w:sz="0" w:space="0" w:color="auto"/>
        <w:bottom w:val="none" w:sz="0" w:space="0" w:color="auto"/>
        <w:right w:val="none" w:sz="0" w:space="0" w:color="auto"/>
      </w:divBdr>
    </w:div>
    <w:div w:id="1374815401">
      <w:bodyDiv w:val="1"/>
      <w:marLeft w:val="0"/>
      <w:marRight w:val="0"/>
      <w:marTop w:val="0"/>
      <w:marBottom w:val="0"/>
      <w:divBdr>
        <w:top w:val="none" w:sz="0" w:space="0" w:color="auto"/>
        <w:left w:val="none" w:sz="0" w:space="0" w:color="auto"/>
        <w:bottom w:val="none" w:sz="0" w:space="0" w:color="auto"/>
        <w:right w:val="none" w:sz="0" w:space="0" w:color="auto"/>
      </w:divBdr>
      <w:divsChild>
        <w:div w:id="734275876">
          <w:marLeft w:val="360"/>
          <w:marRight w:val="0"/>
          <w:marTop w:val="0"/>
          <w:marBottom w:val="0"/>
          <w:divBdr>
            <w:top w:val="none" w:sz="0" w:space="0" w:color="auto"/>
            <w:left w:val="none" w:sz="0" w:space="0" w:color="auto"/>
            <w:bottom w:val="none" w:sz="0" w:space="0" w:color="auto"/>
            <w:right w:val="none" w:sz="0" w:space="0" w:color="auto"/>
          </w:divBdr>
        </w:div>
      </w:divsChild>
    </w:div>
    <w:div w:id="1417098003">
      <w:bodyDiv w:val="1"/>
      <w:marLeft w:val="0"/>
      <w:marRight w:val="0"/>
      <w:marTop w:val="0"/>
      <w:marBottom w:val="0"/>
      <w:divBdr>
        <w:top w:val="none" w:sz="0" w:space="0" w:color="auto"/>
        <w:left w:val="none" w:sz="0" w:space="0" w:color="auto"/>
        <w:bottom w:val="none" w:sz="0" w:space="0" w:color="auto"/>
        <w:right w:val="none" w:sz="0" w:space="0" w:color="auto"/>
      </w:divBdr>
    </w:div>
    <w:div w:id="1448306180">
      <w:bodyDiv w:val="1"/>
      <w:marLeft w:val="0"/>
      <w:marRight w:val="0"/>
      <w:marTop w:val="0"/>
      <w:marBottom w:val="0"/>
      <w:divBdr>
        <w:top w:val="none" w:sz="0" w:space="0" w:color="auto"/>
        <w:left w:val="none" w:sz="0" w:space="0" w:color="auto"/>
        <w:bottom w:val="none" w:sz="0" w:space="0" w:color="auto"/>
        <w:right w:val="none" w:sz="0" w:space="0" w:color="auto"/>
      </w:divBdr>
    </w:div>
    <w:div w:id="1454247851">
      <w:bodyDiv w:val="1"/>
      <w:marLeft w:val="0"/>
      <w:marRight w:val="0"/>
      <w:marTop w:val="0"/>
      <w:marBottom w:val="0"/>
      <w:divBdr>
        <w:top w:val="none" w:sz="0" w:space="0" w:color="auto"/>
        <w:left w:val="none" w:sz="0" w:space="0" w:color="auto"/>
        <w:bottom w:val="none" w:sz="0" w:space="0" w:color="auto"/>
        <w:right w:val="none" w:sz="0" w:space="0" w:color="auto"/>
      </w:divBdr>
    </w:div>
    <w:div w:id="1485511935">
      <w:bodyDiv w:val="1"/>
      <w:marLeft w:val="0"/>
      <w:marRight w:val="0"/>
      <w:marTop w:val="0"/>
      <w:marBottom w:val="0"/>
      <w:divBdr>
        <w:top w:val="none" w:sz="0" w:space="0" w:color="auto"/>
        <w:left w:val="none" w:sz="0" w:space="0" w:color="auto"/>
        <w:bottom w:val="none" w:sz="0" w:space="0" w:color="auto"/>
        <w:right w:val="none" w:sz="0" w:space="0" w:color="auto"/>
      </w:divBdr>
    </w:div>
    <w:div w:id="1633361965">
      <w:bodyDiv w:val="1"/>
      <w:marLeft w:val="0"/>
      <w:marRight w:val="0"/>
      <w:marTop w:val="0"/>
      <w:marBottom w:val="0"/>
      <w:divBdr>
        <w:top w:val="none" w:sz="0" w:space="0" w:color="auto"/>
        <w:left w:val="none" w:sz="0" w:space="0" w:color="auto"/>
        <w:bottom w:val="none" w:sz="0" w:space="0" w:color="auto"/>
        <w:right w:val="none" w:sz="0" w:space="0" w:color="auto"/>
      </w:divBdr>
    </w:div>
    <w:div w:id="1639720701">
      <w:bodyDiv w:val="1"/>
      <w:marLeft w:val="0"/>
      <w:marRight w:val="0"/>
      <w:marTop w:val="0"/>
      <w:marBottom w:val="0"/>
      <w:divBdr>
        <w:top w:val="none" w:sz="0" w:space="0" w:color="auto"/>
        <w:left w:val="none" w:sz="0" w:space="0" w:color="auto"/>
        <w:bottom w:val="none" w:sz="0" w:space="0" w:color="auto"/>
        <w:right w:val="none" w:sz="0" w:space="0" w:color="auto"/>
      </w:divBdr>
    </w:div>
    <w:div w:id="1656646796">
      <w:bodyDiv w:val="1"/>
      <w:marLeft w:val="0"/>
      <w:marRight w:val="0"/>
      <w:marTop w:val="0"/>
      <w:marBottom w:val="0"/>
      <w:divBdr>
        <w:top w:val="none" w:sz="0" w:space="0" w:color="auto"/>
        <w:left w:val="none" w:sz="0" w:space="0" w:color="auto"/>
        <w:bottom w:val="none" w:sz="0" w:space="0" w:color="auto"/>
        <w:right w:val="none" w:sz="0" w:space="0" w:color="auto"/>
      </w:divBdr>
    </w:div>
    <w:div w:id="1730566991">
      <w:bodyDiv w:val="1"/>
      <w:marLeft w:val="0"/>
      <w:marRight w:val="0"/>
      <w:marTop w:val="0"/>
      <w:marBottom w:val="0"/>
      <w:divBdr>
        <w:top w:val="none" w:sz="0" w:space="0" w:color="auto"/>
        <w:left w:val="none" w:sz="0" w:space="0" w:color="auto"/>
        <w:bottom w:val="none" w:sz="0" w:space="0" w:color="auto"/>
        <w:right w:val="none" w:sz="0" w:space="0" w:color="auto"/>
      </w:divBdr>
    </w:div>
    <w:div w:id="1892960660">
      <w:bodyDiv w:val="1"/>
      <w:marLeft w:val="0"/>
      <w:marRight w:val="0"/>
      <w:marTop w:val="0"/>
      <w:marBottom w:val="0"/>
      <w:divBdr>
        <w:top w:val="none" w:sz="0" w:space="0" w:color="auto"/>
        <w:left w:val="none" w:sz="0" w:space="0" w:color="auto"/>
        <w:bottom w:val="none" w:sz="0" w:space="0" w:color="auto"/>
        <w:right w:val="none" w:sz="0" w:space="0" w:color="auto"/>
      </w:divBdr>
    </w:div>
    <w:div w:id="1898347606">
      <w:bodyDiv w:val="1"/>
      <w:marLeft w:val="0"/>
      <w:marRight w:val="0"/>
      <w:marTop w:val="0"/>
      <w:marBottom w:val="0"/>
      <w:divBdr>
        <w:top w:val="none" w:sz="0" w:space="0" w:color="auto"/>
        <w:left w:val="none" w:sz="0" w:space="0" w:color="auto"/>
        <w:bottom w:val="none" w:sz="0" w:space="0" w:color="auto"/>
        <w:right w:val="none" w:sz="0" w:space="0" w:color="auto"/>
      </w:divBdr>
    </w:div>
    <w:div w:id="1940916926">
      <w:bodyDiv w:val="1"/>
      <w:marLeft w:val="0"/>
      <w:marRight w:val="0"/>
      <w:marTop w:val="0"/>
      <w:marBottom w:val="0"/>
      <w:divBdr>
        <w:top w:val="none" w:sz="0" w:space="0" w:color="auto"/>
        <w:left w:val="none" w:sz="0" w:space="0" w:color="auto"/>
        <w:bottom w:val="none" w:sz="0" w:space="0" w:color="auto"/>
        <w:right w:val="none" w:sz="0" w:space="0" w:color="auto"/>
      </w:divBdr>
      <w:divsChild>
        <w:div w:id="84706472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2025352363">
      <w:bodyDiv w:val="1"/>
      <w:marLeft w:val="0"/>
      <w:marRight w:val="0"/>
      <w:marTop w:val="0"/>
      <w:marBottom w:val="0"/>
      <w:divBdr>
        <w:top w:val="none" w:sz="0" w:space="0" w:color="auto"/>
        <w:left w:val="none" w:sz="0" w:space="0" w:color="auto"/>
        <w:bottom w:val="none" w:sz="0" w:space="0" w:color="auto"/>
        <w:right w:val="none" w:sz="0" w:space="0" w:color="auto"/>
      </w:divBdr>
    </w:div>
    <w:div w:id="214666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control" Target="activeX/activeX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wm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control" Target="activeX/activeX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w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microsoft.com/office/2011/relationships/people" Target="peop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8F568-3C66-4DF4-A97C-F804940BE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4302</Words>
  <Characters>24526</Characters>
  <Application>Microsoft Office Word</Application>
  <DocSecurity>0</DocSecurity>
  <Lines>204</Lines>
  <Paragraphs>57</Paragraphs>
  <ScaleCrop>false</ScaleCrop>
  <HeadingPairs>
    <vt:vector size="2" baseType="variant">
      <vt:variant>
        <vt:lpstr>제목</vt:lpstr>
      </vt:variant>
      <vt:variant>
        <vt:i4>1</vt:i4>
      </vt:variant>
    </vt:vector>
  </HeadingPairs>
  <TitlesOfParts>
    <vt:vector size="1" baseType="lpstr">
      <vt:lpstr/>
    </vt:vector>
  </TitlesOfParts>
  <Company>Hewlett-Packard Company</Company>
  <LinksUpToDate>false</LinksUpToDate>
  <CharactersWithSpaces>28771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nam8</dc:creator>
  <cp:keywords/>
  <dc:description/>
  <cp:lastModifiedBy>김현주 (Hyunjoo Kim)</cp:lastModifiedBy>
  <cp:revision>2</cp:revision>
  <cp:lastPrinted>2025-08-06T01:30:00Z</cp:lastPrinted>
  <dcterms:created xsi:type="dcterms:W3CDTF">2025-12-16T05:51:00Z</dcterms:created>
  <dcterms:modified xsi:type="dcterms:W3CDTF">2025-12-16T05:51:00Z</dcterms:modified>
</cp:coreProperties>
</file>