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3FC258" w14:textId="1D6FAA61" w:rsidR="00F42BA5" w:rsidRPr="00C617FA" w:rsidRDefault="00F42BA5" w:rsidP="00C85214">
      <w:pPr>
        <w:spacing w:before="120" w:after="120"/>
        <w:contextualSpacing/>
        <w:jc w:val="right"/>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B3CE3" w:rsidRPr="004B3CE3" w14:paraId="3A3E559D" w14:textId="77777777" w:rsidTr="00820B3E">
        <w:tc>
          <w:tcPr>
            <w:tcW w:w="9350" w:type="dxa"/>
          </w:tcPr>
          <w:p w14:paraId="28D6361D" w14:textId="77777777" w:rsidR="00AD6615" w:rsidRPr="00C617FA" w:rsidRDefault="00AD6615" w:rsidP="00820B3E">
            <w:pPr>
              <w:keepNext/>
              <w:keepLines/>
              <w:widowControl w:val="0"/>
              <w:suppressAutoHyphens/>
              <w:spacing w:before="120" w:after="120"/>
              <w:jc w:val="center"/>
              <w:rPr>
                <w:b/>
                <w:sz w:val="32"/>
                <w:lang w:val="vi-VN"/>
              </w:rPr>
            </w:pPr>
          </w:p>
          <w:p w14:paraId="3CE6AD50" w14:textId="77777777" w:rsidR="00AD6615" w:rsidRPr="00C617FA" w:rsidRDefault="00AD6615" w:rsidP="00820B3E">
            <w:pPr>
              <w:keepNext/>
              <w:keepLines/>
              <w:widowControl w:val="0"/>
              <w:suppressAutoHyphens/>
              <w:spacing w:before="120" w:after="120"/>
              <w:jc w:val="center"/>
              <w:rPr>
                <w:b/>
                <w:sz w:val="32"/>
                <w:lang w:val="vi-VN"/>
              </w:rPr>
            </w:pPr>
          </w:p>
          <w:p w14:paraId="78939812" w14:textId="77777777" w:rsidR="00AD6615" w:rsidRPr="00C617FA" w:rsidRDefault="00AD6615" w:rsidP="00820B3E">
            <w:pPr>
              <w:keepNext/>
              <w:keepLines/>
              <w:widowControl w:val="0"/>
              <w:suppressAutoHyphens/>
              <w:spacing w:before="120" w:after="120"/>
              <w:jc w:val="center"/>
              <w:rPr>
                <w:b/>
                <w:sz w:val="32"/>
                <w:lang w:val="vi-VN"/>
              </w:rPr>
            </w:pPr>
          </w:p>
          <w:p w14:paraId="513DEBB7" w14:textId="77777777" w:rsidR="00AD6615" w:rsidRPr="00C617FA" w:rsidRDefault="00AD6615" w:rsidP="00820B3E">
            <w:pPr>
              <w:keepNext/>
              <w:keepLines/>
              <w:widowControl w:val="0"/>
              <w:suppressAutoHyphens/>
              <w:spacing w:before="120" w:after="120"/>
              <w:jc w:val="center"/>
              <w:rPr>
                <w:b/>
                <w:sz w:val="32"/>
                <w:lang w:val="vi-VN"/>
              </w:rPr>
            </w:pPr>
          </w:p>
          <w:p w14:paraId="4F88AB03" w14:textId="19A9475C" w:rsidR="00AD6615" w:rsidRPr="00C617FA" w:rsidRDefault="007943FA" w:rsidP="00820B3E">
            <w:pPr>
              <w:keepNext/>
              <w:keepLines/>
              <w:widowControl w:val="0"/>
              <w:suppressAutoHyphens/>
              <w:spacing w:before="120" w:after="120"/>
              <w:jc w:val="center"/>
              <w:rPr>
                <w:b/>
                <w:sz w:val="32"/>
              </w:rPr>
            </w:pPr>
            <w:r w:rsidRPr="00C617FA">
              <w:rPr>
                <w:b/>
                <w:sz w:val="32"/>
              </w:rPr>
              <w:t>OFFICE LEASE AGREEMENT</w:t>
            </w:r>
          </w:p>
          <w:p w14:paraId="491582A2" w14:textId="77777777" w:rsidR="00AD6615" w:rsidRPr="00C617FA" w:rsidRDefault="00AD6615" w:rsidP="00820B3E">
            <w:pPr>
              <w:keepNext/>
              <w:keepLines/>
              <w:widowControl w:val="0"/>
              <w:suppressAutoHyphens/>
              <w:spacing w:before="120" w:after="120"/>
              <w:jc w:val="center"/>
              <w:rPr>
                <w:b/>
                <w:lang w:val="vi-VN"/>
              </w:rPr>
            </w:pPr>
          </w:p>
          <w:p w14:paraId="594153F2" w14:textId="77777777" w:rsidR="00AD6615" w:rsidRPr="00C617FA" w:rsidRDefault="00AD6615" w:rsidP="00820B3E">
            <w:pPr>
              <w:keepNext/>
              <w:keepLines/>
              <w:widowControl w:val="0"/>
              <w:suppressAutoHyphens/>
              <w:spacing w:before="120" w:after="120"/>
              <w:jc w:val="center"/>
              <w:rPr>
                <w:b/>
                <w:lang w:val="vi-VN"/>
              </w:rPr>
            </w:pPr>
          </w:p>
        </w:tc>
      </w:tr>
      <w:tr w:rsidR="004B3CE3" w:rsidRPr="004B3CE3" w14:paraId="3C40D8FE" w14:textId="77777777" w:rsidTr="00820B3E">
        <w:tc>
          <w:tcPr>
            <w:tcW w:w="9350" w:type="dxa"/>
          </w:tcPr>
          <w:p w14:paraId="046734B1" w14:textId="19CAB1B0" w:rsidR="00AD6615" w:rsidRPr="00C617FA" w:rsidRDefault="007943FA" w:rsidP="00820B3E">
            <w:pPr>
              <w:keepNext/>
              <w:keepLines/>
              <w:widowControl w:val="0"/>
              <w:suppressAutoHyphens/>
              <w:spacing w:before="120" w:after="120"/>
              <w:jc w:val="center"/>
              <w:rPr>
                <w:b/>
                <w:sz w:val="32"/>
              </w:rPr>
            </w:pPr>
            <w:r w:rsidRPr="00C617FA">
              <w:rPr>
                <w:b/>
                <w:sz w:val="32"/>
              </w:rPr>
              <w:t>BETWEEN</w:t>
            </w:r>
          </w:p>
          <w:p w14:paraId="065D16D0" w14:textId="77777777" w:rsidR="00AD6615" w:rsidRPr="00C617FA" w:rsidRDefault="00AD6615" w:rsidP="00820B3E">
            <w:pPr>
              <w:keepNext/>
              <w:keepLines/>
              <w:widowControl w:val="0"/>
              <w:suppressAutoHyphens/>
              <w:spacing w:before="120" w:after="120"/>
              <w:jc w:val="center"/>
              <w:rPr>
                <w:b/>
                <w:sz w:val="32"/>
                <w:lang w:val="vi-VN"/>
              </w:rPr>
            </w:pPr>
          </w:p>
        </w:tc>
      </w:tr>
      <w:tr w:rsidR="004B3CE3" w:rsidRPr="004B3CE3" w14:paraId="254671D9" w14:textId="77777777" w:rsidTr="00820B3E">
        <w:tc>
          <w:tcPr>
            <w:tcW w:w="9350" w:type="dxa"/>
          </w:tcPr>
          <w:p w14:paraId="1ED1614A" w14:textId="601FEAF9" w:rsidR="00AD6615" w:rsidRPr="00C617FA" w:rsidRDefault="007943FA" w:rsidP="00820B3E">
            <w:pPr>
              <w:keepNext/>
              <w:keepLines/>
              <w:widowControl w:val="0"/>
              <w:suppressAutoHyphens/>
              <w:spacing w:before="120" w:after="120"/>
              <w:jc w:val="center"/>
              <w:rPr>
                <w:b/>
                <w:sz w:val="32"/>
                <w:lang w:val="vi-VN"/>
              </w:rPr>
            </w:pPr>
            <w:r w:rsidRPr="00C617FA">
              <w:rPr>
                <w:b/>
                <w:sz w:val="32"/>
              </w:rPr>
              <w:t>KHOI PHAT INVESTMENT ONE MEMBER COMPANY LIMITED</w:t>
            </w:r>
          </w:p>
          <w:p w14:paraId="618E25A1" w14:textId="77777777" w:rsidR="00AD6615" w:rsidRPr="00C617FA" w:rsidRDefault="00AD6615" w:rsidP="00820B3E">
            <w:pPr>
              <w:keepNext/>
              <w:keepLines/>
              <w:widowControl w:val="0"/>
              <w:suppressAutoHyphens/>
              <w:spacing w:before="120" w:after="120"/>
              <w:jc w:val="center"/>
              <w:rPr>
                <w:b/>
                <w:sz w:val="32"/>
                <w:lang w:val="vi-VN"/>
              </w:rPr>
            </w:pPr>
          </w:p>
        </w:tc>
      </w:tr>
      <w:tr w:rsidR="004B3CE3" w:rsidRPr="004B3CE3" w14:paraId="199235E2" w14:textId="77777777" w:rsidTr="00820B3E">
        <w:tc>
          <w:tcPr>
            <w:tcW w:w="9350" w:type="dxa"/>
          </w:tcPr>
          <w:p w14:paraId="1A8A5BF0" w14:textId="2A21CDBC" w:rsidR="00AD6615" w:rsidRPr="00C617FA" w:rsidRDefault="007943FA" w:rsidP="00820B3E">
            <w:pPr>
              <w:keepNext/>
              <w:keepLines/>
              <w:widowControl w:val="0"/>
              <w:suppressAutoHyphens/>
              <w:spacing w:before="120" w:after="120"/>
              <w:jc w:val="center"/>
              <w:rPr>
                <w:b/>
                <w:sz w:val="32"/>
              </w:rPr>
            </w:pPr>
            <w:r w:rsidRPr="00C617FA">
              <w:rPr>
                <w:b/>
                <w:sz w:val="32"/>
              </w:rPr>
              <w:t>AND</w:t>
            </w:r>
          </w:p>
          <w:p w14:paraId="48F5D250" w14:textId="77777777" w:rsidR="00AD6615" w:rsidRPr="00C617FA" w:rsidRDefault="00AD6615" w:rsidP="00820B3E">
            <w:pPr>
              <w:keepNext/>
              <w:keepLines/>
              <w:widowControl w:val="0"/>
              <w:suppressAutoHyphens/>
              <w:spacing w:before="120" w:after="120"/>
              <w:jc w:val="center"/>
              <w:rPr>
                <w:b/>
                <w:sz w:val="32"/>
                <w:lang w:val="vi-VN"/>
              </w:rPr>
            </w:pPr>
          </w:p>
        </w:tc>
      </w:tr>
      <w:tr w:rsidR="004B3CE3" w:rsidRPr="004B3CE3" w14:paraId="0D9910E4" w14:textId="77777777" w:rsidTr="00820B3E">
        <w:tc>
          <w:tcPr>
            <w:tcW w:w="9350" w:type="dxa"/>
          </w:tcPr>
          <w:p w14:paraId="1929EB62" w14:textId="1DCD5F4D" w:rsidR="00AD6615" w:rsidRPr="00C617FA" w:rsidRDefault="00AD6615" w:rsidP="00820B3E">
            <w:pPr>
              <w:keepNext/>
              <w:keepLines/>
              <w:widowControl w:val="0"/>
              <w:suppressAutoHyphens/>
              <w:spacing w:before="120" w:after="120"/>
              <w:jc w:val="center"/>
              <w:rPr>
                <w:b/>
                <w:sz w:val="32"/>
                <w:lang w:val="vi-VN"/>
              </w:rPr>
            </w:pPr>
            <w:r w:rsidRPr="00C617FA">
              <w:rPr>
                <w:b/>
                <w:sz w:val="32"/>
                <w:highlight w:val="yellow"/>
                <w:lang w:val="vi-VN"/>
              </w:rPr>
              <w:t>[ ]</w:t>
            </w:r>
          </w:p>
          <w:p w14:paraId="46C921BC" w14:textId="77777777" w:rsidR="00AD6615" w:rsidRPr="00C617FA" w:rsidRDefault="00AD6615" w:rsidP="00820B3E">
            <w:pPr>
              <w:keepNext/>
              <w:keepLines/>
              <w:widowControl w:val="0"/>
              <w:suppressAutoHyphens/>
              <w:spacing w:before="120" w:after="120"/>
              <w:jc w:val="center"/>
              <w:rPr>
                <w:b/>
                <w:sz w:val="32"/>
                <w:lang w:val="vi-VN"/>
              </w:rPr>
            </w:pPr>
          </w:p>
          <w:p w14:paraId="7837BEA1" w14:textId="77777777" w:rsidR="00AD6615" w:rsidRPr="00C617FA" w:rsidRDefault="00AD6615" w:rsidP="00820B3E">
            <w:pPr>
              <w:keepNext/>
              <w:keepLines/>
              <w:widowControl w:val="0"/>
              <w:suppressAutoHyphens/>
              <w:spacing w:before="120" w:after="120"/>
              <w:jc w:val="center"/>
              <w:rPr>
                <w:b/>
                <w:sz w:val="32"/>
                <w:lang w:val="vi-VN"/>
              </w:rPr>
            </w:pPr>
          </w:p>
        </w:tc>
      </w:tr>
      <w:tr w:rsidR="004B3CE3" w:rsidRPr="004B3CE3" w14:paraId="0DA93CAB" w14:textId="77777777" w:rsidTr="00820B3E">
        <w:tc>
          <w:tcPr>
            <w:tcW w:w="9350" w:type="dxa"/>
          </w:tcPr>
          <w:p w14:paraId="4429AB9B" w14:textId="77777777" w:rsidR="00AD6615" w:rsidRPr="00C617FA" w:rsidRDefault="00AD6615" w:rsidP="00820B3E">
            <w:pPr>
              <w:keepNext/>
              <w:keepLines/>
              <w:widowControl w:val="0"/>
              <w:suppressAutoHyphens/>
              <w:spacing w:before="120" w:after="120"/>
              <w:jc w:val="center"/>
              <w:rPr>
                <w:b/>
                <w:lang w:val="vi-VN"/>
              </w:rPr>
            </w:pPr>
          </w:p>
        </w:tc>
      </w:tr>
      <w:tr w:rsidR="004B3CE3" w:rsidRPr="004B3CE3" w14:paraId="16B94BD4" w14:textId="77777777" w:rsidTr="00820B3E">
        <w:tc>
          <w:tcPr>
            <w:tcW w:w="9350" w:type="dxa"/>
          </w:tcPr>
          <w:p w14:paraId="30891A0E" w14:textId="77777777" w:rsidR="00AD6615" w:rsidRPr="00C617FA" w:rsidRDefault="00AD6615" w:rsidP="00820B3E">
            <w:pPr>
              <w:keepNext/>
              <w:keepLines/>
              <w:widowControl w:val="0"/>
              <w:suppressAutoHyphens/>
              <w:spacing w:before="120" w:after="120"/>
              <w:jc w:val="center"/>
              <w:rPr>
                <w:b/>
                <w:lang w:val="vi-VN"/>
              </w:rPr>
            </w:pPr>
          </w:p>
        </w:tc>
      </w:tr>
      <w:tr w:rsidR="004B3CE3" w:rsidRPr="004B3CE3" w14:paraId="2C963296" w14:textId="77777777" w:rsidTr="00820B3E">
        <w:tc>
          <w:tcPr>
            <w:tcW w:w="9350" w:type="dxa"/>
          </w:tcPr>
          <w:p w14:paraId="5D9EB518" w14:textId="77777777" w:rsidR="00AD6615" w:rsidRPr="00C617FA" w:rsidRDefault="00AD6615" w:rsidP="00820B3E">
            <w:pPr>
              <w:keepNext/>
              <w:keepLines/>
              <w:widowControl w:val="0"/>
              <w:suppressAutoHyphens/>
              <w:spacing w:before="120" w:after="120"/>
              <w:jc w:val="center"/>
              <w:rPr>
                <w:b/>
                <w:lang w:val="vi-VN"/>
              </w:rPr>
            </w:pPr>
          </w:p>
        </w:tc>
      </w:tr>
    </w:tbl>
    <w:p w14:paraId="0FDECFAD" w14:textId="61D571D9" w:rsidR="00AD6615" w:rsidRPr="00C617FA" w:rsidRDefault="00AD6615" w:rsidP="00AD6615">
      <w:pPr>
        <w:spacing w:before="120" w:after="120"/>
        <w:contextualSpacing/>
        <w:jc w:val="both"/>
        <w:rPr>
          <w:b/>
          <w:bCs/>
        </w:rPr>
      </w:pPr>
      <w:r w:rsidRPr="00C617FA">
        <w:rPr>
          <w:b/>
          <w:bCs/>
        </w:rPr>
        <w:br w:type="page"/>
      </w:r>
    </w:p>
    <w:sdt>
      <w:sdtPr>
        <w:rPr>
          <w:rFonts w:ascii="Times New Roman" w:eastAsia="Times New Roman" w:hAnsi="Times New Roman" w:cs="Times New Roman"/>
          <w:b w:val="0"/>
          <w:bCs w:val="0"/>
          <w:color w:val="auto"/>
          <w:sz w:val="24"/>
          <w:szCs w:val="24"/>
        </w:rPr>
        <w:id w:val="-323202798"/>
        <w:docPartObj>
          <w:docPartGallery w:val="Table of Contents"/>
          <w:docPartUnique/>
        </w:docPartObj>
      </w:sdtPr>
      <w:sdtEndPr>
        <w:rPr>
          <w:noProof/>
        </w:rPr>
      </w:sdtEndPr>
      <w:sdtContent>
        <w:p w14:paraId="71D1E4B4" w14:textId="5C8C2DD8" w:rsidR="00AD6615" w:rsidRPr="00C617FA" w:rsidRDefault="00AD6615" w:rsidP="00AD6615">
          <w:pPr>
            <w:pStyle w:val="TOC"/>
            <w:jc w:val="center"/>
            <w:rPr>
              <w:rFonts w:ascii="Times New Roman" w:hAnsi="Times New Roman" w:cs="Times New Roman"/>
              <w:bCs w:val="0"/>
              <w:color w:val="auto"/>
              <w:lang w:val="vi-VN"/>
            </w:rPr>
          </w:pPr>
          <w:r w:rsidRPr="00C617FA">
            <w:rPr>
              <w:rFonts w:ascii="Times New Roman" w:hAnsi="Times New Roman" w:cs="Times New Roman"/>
              <w:bCs w:val="0"/>
              <w:color w:val="auto"/>
            </w:rPr>
            <w:t xml:space="preserve">TABLE </w:t>
          </w:r>
          <w:r w:rsidRPr="00C617FA">
            <w:rPr>
              <w:rFonts w:ascii="Times New Roman" w:hAnsi="Times New Roman" w:cs="Times New Roman"/>
              <w:bCs w:val="0"/>
              <w:color w:val="auto"/>
              <w:lang w:val="vi-VN"/>
            </w:rPr>
            <w:t>OF CONTENTS</w:t>
          </w:r>
        </w:p>
        <w:p w14:paraId="565CF932" w14:textId="77777777" w:rsidR="00AD6615" w:rsidRPr="00C617FA" w:rsidRDefault="00AD6615" w:rsidP="00AD6615">
          <w:pPr>
            <w:rPr>
              <w:b/>
              <w:lang w:val="vi-VN"/>
            </w:rPr>
          </w:pPr>
        </w:p>
        <w:p w14:paraId="05A81F55" w14:textId="5C033803" w:rsidR="00C617FA" w:rsidRPr="00C617FA" w:rsidRDefault="00AD6615">
          <w:pPr>
            <w:pStyle w:val="10"/>
            <w:rPr>
              <w:rFonts w:ascii="Times New Roman" w:eastAsiaTheme="minorEastAsia" w:hAnsi="Times New Roman" w:cs="Times New Roman"/>
              <w:bCs w:val="0"/>
              <w:i w:val="0"/>
              <w:iCs w:val="0"/>
              <w:noProof/>
              <w:kern w:val="2"/>
              <w:lang w:val="en-US"/>
              <w14:ligatures w14:val="standardContextual"/>
            </w:rPr>
          </w:pPr>
          <w:r w:rsidRPr="00C617FA">
            <w:rPr>
              <w:rFonts w:ascii="Times New Roman" w:hAnsi="Times New Roman" w:cs="Times New Roman"/>
              <w:bCs w:val="0"/>
              <w:i w:val="0"/>
              <w:iCs w:val="0"/>
            </w:rPr>
            <w:fldChar w:fldCharType="begin"/>
          </w:r>
          <w:r w:rsidRPr="00C617FA">
            <w:rPr>
              <w:rFonts w:ascii="Times New Roman" w:hAnsi="Times New Roman" w:cs="Times New Roman"/>
              <w:bCs w:val="0"/>
              <w:i w:val="0"/>
              <w:iCs w:val="0"/>
            </w:rPr>
            <w:instrText xml:space="preserve"> TOC \o "1-3" \h \z \u </w:instrText>
          </w:r>
          <w:r w:rsidRPr="00C617FA">
            <w:rPr>
              <w:rFonts w:ascii="Times New Roman" w:hAnsi="Times New Roman" w:cs="Times New Roman"/>
              <w:bCs w:val="0"/>
              <w:i w:val="0"/>
              <w:iCs w:val="0"/>
            </w:rPr>
            <w:fldChar w:fldCharType="separate"/>
          </w:r>
          <w:hyperlink w:anchor="_Toc189640002" w:history="1">
            <w:r w:rsidR="00C617FA" w:rsidRPr="00C617FA">
              <w:rPr>
                <w:rStyle w:val="a9"/>
                <w:rFonts w:ascii="Times New Roman" w:hAnsi="Times New Roman" w:cs="Times New Roman"/>
                <w:bCs w:val="0"/>
                <w:i w:val="0"/>
                <w:iCs w:val="0"/>
                <w:noProof/>
              </w:rPr>
              <w:t>ARTICLE 1. INFORMATION OF THE OFFICE FOR RENT</w:t>
            </w:r>
            <w:r w:rsidR="00C617FA" w:rsidRPr="00C617FA">
              <w:rPr>
                <w:rFonts w:ascii="Times New Roman" w:hAnsi="Times New Roman" w:cs="Times New Roman"/>
                <w:bCs w:val="0"/>
                <w:i w:val="0"/>
                <w:iCs w:val="0"/>
                <w:noProof/>
                <w:webHidden/>
              </w:rPr>
              <w:tab/>
            </w:r>
            <w:r w:rsidR="00C617FA" w:rsidRPr="00C617FA">
              <w:rPr>
                <w:rFonts w:ascii="Times New Roman" w:hAnsi="Times New Roman" w:cs="Times New Roman"/>
                <w:bCs w:val="0"/>
                <w:i w:val="0"/>
                <w:iCs w:val="0"/>
                <w:noProof/>
                <w:webHidden/>
              </w:rPr>
              <w:fldChar w:fldCharType="begin"/>
            </w:r>
            <w:r w:rsidR="00C617FA" w:rsidRPr="00C617FA">
              <w:rPr>
                <w:rFonts w:ascii="Times New Roman" w:hAnsi="Times New Roman" w:cs="Times New Roman"/>
                <w:bCs w:val="0"/>
                <w:i w:val="0"/>
                <w:iCs w:val="0"/>
                <w:noProof/>
                <w:webHidden/>
              </w:rPr>
              <w:instrText xml:space="preserve"> PAGEREF _Toc189640002 \h </w:instrText>
            </w:r>
            <w:r w:rsidR="00C617FA" w:rsidRPr="00C617FA">
              <w:rPr>
                <w:rFonts w:ascii="Times New Roman" w:hAnsi="Times New Roman" w:cs="Times New Roman"/>
                <w:bCs w:val="0"/>
                <w:i w:val="0"/>
                <w:iCs w:val="0"/>
                <w:noProof/>
                <w:webHidden/>
              </w:rPr>
            </w:r>
            <w:r w:rsidR="00C617FA" w:rsidRPr="00C617FA">
              <w:rPr>
                <w:rFonts w:ascii="Times New Roman" w:hAnsi="Times New Roman" w:cs="Times New Roman"/>
                <w:bCs w:val="0"/>
                <w:i w:val="0"/>
                <w:iCs w:val="0"/>
                <w:noProof/>
                <w:webHidden/>
              </w:rPr>
              <w:fldChar w:fldCharType="separate"/>
            </w:r>
            <w:r w:rsidR="00D5778E">
              <w:rPr>
                <w:rFonts w:ascii="Times New Roman" w:hAnsi="Times New Roman" w:cs="Times New Roman"/>
                <w:bCs w:val="0"/>
                <w:i w:val="0"/>
                <w:iCs w:val="0"/>
                <w:noProof/>
                <w:webHidden/>
              </w:rPr>
              <w:t>4</w:t>
            </w:r>
            <w:r w:rsidR="00C617FA" w:rsidRPr="00C617FA">
              <w:rPr>
                <w:rFonts w:ascii="Times New Roman" w:hAnsi="Times New Roman" w:cs="Times New Roman"/>
                <w:bCs w:val="0"/>
                <w:i w:val="0"/>
                <w:iCs w:val="0"/>
                <w:noProof/>
                <w:webHidden/>
              </w:rPr>
              <w:fldChar w:fldCharType="end"/>
            </w:r>
          </w:hyperlink>
        </w:p>
        <w:p w14:paraId="1DC6B4B5" w14:textId="7C92963B" w:rsidR="00C617FA" w:rsidRPr="00C617FA" w:rsidRDefault="0053707B">
          <w:pPr>
            <w:pStyle w:val="10"/>
            <w:rPr>
              <w:rFonts w:ascii="Times New Roman" w:eastAsiaTheme="minorEastAsia" w:hAnsi="Times New Roman" w:cs="Times New Roman"/>
              <w:bCs w:val="0"/>
              <w:i w:val="0"/>
              <w:iCs w:val="0"/>
              <w:noProof/>
              <w:kern w:val="2"/>
              <w:lang w:val="en-US"/>
              <w14:ligatures w14:val="standardContextual"/>
            </w:rPr>
          </w:pPr>
          <w:hyperlink w:anchor="_Toc189640003" w:history="1">
            <w:r w:rsidR="00C617FA" w:rsidRPr="00C617FA">
              <w:rPr>
                <w:rStyle w:val="a9"/>
                <w:rFonts w:ascii="Times New Roman" w:hAnsi="Times New Roman" w:cs="Times New Roman"/>
                <w:bCs w:val="0"/>
                <w:i w:val="0"/>
                <w:iCs w:val="0"/>
                <w:noProof/>
              </w:rPr>
              <w:t>ARTICLE 2. THE RENT</w:t>
            </w:r>
            <w:r w:rsidR="00C617FA" w:rsidRPr="00C617FA">
              <w:rPr>
                <w:rFonts w:ascii="Times New Roman" w:hAnsi="Times New Roman" w:cs="Times New Roman"/>
                <w:bCs w:val="0"/>
                <w:i w:val="0"/>
                <w:iCs w:val="0"/>
                <w:noProof/>
                <w:webHidden/>
              </w:rPr>
              <w:tab/>
            </w:r>
            <w:r w:rsidR="00C617FA" w:rsidRPr="00C617FA">
              <w:rPr>
                <w:rFonts w:ascii="Times New Roman" w:hAnsi="Times New Roman" w:cs="Times New Roman"/>
                <w:bCs w:val="0"/>
                <w:i w:val="0"/>
                <w:iCs w:val="0"/>
                <w:noProof/>
                <w:webHidden/>
              </w:rPr>
              <w:fldChar w:fldCharType="begin"/>
            </w:r>
            <w:r w:rsidR="00C617FA" w:rsidRPr="00C617FA">
              <w:rPr>
                <w:rFonts w:ascii="Times New Roman" w:hAnsi="Times New Roman" w:cs="Times New Roman"/>
                <w:bCs w:val="0"/>
                <w:i w:val="0"/>
                <w:iCs w:val="0"/>
                <w:noProof/>
                <w:webHidden/>
              </w:rPr>
              <w:instrText xml:space="preserve"> PAGEREF _Toc189640003 \h </w:instrText>
            </w:r>
            <w:r w:rsidR="00C617FA" w:rsidRPr="00C617FA">
              <w:rPr>
                <w:rFonts w:ascii="Times New Roman" w:hAnsi="Times New Roman" w:cs="Times New Roman"/>
                <w:bCs w:val="0"/>
                <w:i w:val="0"/>
                <w:iCs w:val="0"/>
                <w:noProof/>
                <w:webHidden/>
              </w:rPr>
            </w:r>
            <w:r w:rsidR="00C617FA" w:rsidRPr="00C617FA">
              <w:rPr>
                <w:rFonts w:ascii="Times New Roman" w:hAnsi="Times New Roman" w:cs="Times New Roman"/>
                <w:bCs w:val="0"/>
                <w:i w:val="0"/>
                <w:iCs w:val="0"/>
                <w:noProof/>
                <w:webHidden/>
              </w:rPr>
              <w:fldChar w:fldCharType="separate"/>
            </w:r>
            <w:r w:rsidR="00D5778E">
              <w:rPr>
                <w:rFonts w:ascii="Times New Roman" w:hAnsi="Times New Roman" w:cs="Times New Roman"/>
                <w:bCs w:val="0"/>
                <w:i w:val="0"/>
                <w:iCs w:val="0"/>
                <w:noProof/>
                <w:webHidden/>
              </w:rPr>
              <w:t>4</w:t>
            </w:r>
            <w:r w:rsidR="00C617FA" w:rsidRPr="00C617FA">
              <w:rPr>
                <w:rFonts w:ascii="Times New Roman" w:hAnsi="Times New Roman" w:cs="Times New Roman"/>
                <w:bCs w:val="0"/>
                <w:i w:val="0"/>
                <w:iCs w:val="0"/>
                <w:noProof/>
                <w:webHidden/>
              </w:rPr>
              <w:fldChar w:fldCharType="end"/>
            </w:r>
          </w:hyperlink>
        </w:p>
        <w:p w14:paraId="6B0F3966" w14:textId="2138E6F3" w:rsidR="00C617FA" w:rsidRPr="00C617FA" w:rsidRDefault="0053707B">
          <w:pPr>
            <w:pStyle w:val="10"/>
            <w:rPr>
              <w:rFonts w:ascii="Times New Roman" w:eastAsiaTheme="minorEastAsia" w:hAnsi="Times New Roman" w:cs="Times New Roman"/>
              <w:bCs w:val="0"/>
              <w:i w:val="0"/>
              <w:iCs w:val="0"/>
              <w:noProof/>
              <w:kern w:val="2"/>
              <w:lang w:val="en-US"/>
              <w14:ligatures w14:val="standardContextual"/>
            </w:rPr>
          </w:pPr>
          <w:hyperlink w:anchor="_Toc189640004" w:history="1">
            <w:r w:rsidR="00C617FA" w:rsidRPr="00C617FA">
              <w:rPr>
                <w:rStyle w:val="a9"/>
                <w:rFonts w:ascii="Times New Roman" w:hAnsi="Times New Roman" w:cs="Times New Roman"/>
                <w:bCs w:val="0"/>
                <w:i w:val="0"/>
                <w:iCs w:val="0"/>
                <w:noProof/>
              </w:rPr>
              <w:t>ARTICLE 3. METHOD AND SCHEDULE OF PAYMENT</w:t>
            </w:r>
            <w:r w:rsidR="00C617FA" w:rsidRPr="00C617FA">
              <w:rPr>
                <w:rFonts w:ascii="Times New Roman" w:hAnsi="Times New Roman" w:cs="Times New Roman"/>
                <w:bCs w:val="0"/>
                <w:i w:val="0"/>
                <w:iCs w:val="0"/>
                <w:noProof/>
                <w:webHidden/>
              </w:rPr>
              <w:tab/>
            </w:r>
            <w:r w:rsidR="00C617FA" w:rsidRPr="00C617FA">
              <w:rPr>
                <w:rFonts w:ascii="Times New Roman" w:hAnsi="Times New Roman" w:cs="Times New Roman"/>
                <w:bCs w:val="0"/>
                <w:i w:val="0"/>
                <w:iCs w:val="0"/>
                <w:noProof/>
                <w:webHidden/>
              </w:rPr>
              <w:fldChar w:fldCharType="begin"/>
            </w:r>
            <w:r w:rsidR="00C617FA" w:rsidRPr="00C617FA">
              <w:rPr>
                <w:rFonts w:ascii="Times New Roman" w:hAnsi="Times New Roman" w:cs="Times New Roman"/>
                <w:bCs w:val="0"/>
                <w:i w:val="0"/>
                <w:iCs w:val="0"/>
                <w:noProof/>
                <w:webHidden/>
              </w:rPr>
              <w:instrText xml:space="preserve"> PAGEREF _Toc189640004 \h </w:instrText>
            </w:r>
            <w:r w:rsidR="00C617FA" w:rsidRPr="00C617FA">
              <w:rPr>
                <w:rFonts w:ascii="Times New Roman" w:hAnsi="Times New Roman" w:cs="Times New Roman"/>
                <w:bCs w:val="0"/>
                <w:i w:val="0"/>
                <w:iCs w:val="0"/>
                <w:noProof/>
                <w:webHidden/>
              </w:rPr>
            </w:r>
            <w:r w:rsidR="00C617FA" w:rsidRPr="00C617FA">
              <w:rPr>
                <w:rFonts w:ascii="Times New Roman" w:hAnsi="Times New Roman" w:cs="Times New Roman"/>
                <w:bCs w:val="0"/>
                <w:i w:val="0"/>
                <w:iCs w:val="0"/>
                <w:noProof/>
                <w:webHidden/>
              </w:rPr>
              <w:fldChar w:fldCharType="separate"/>
            </w:r>
            <w:r w:rsidR="00D5778E">
              <w:rPr>
                <w:rFonts w:ascii="Times New Roman" w:hAnsi="Times New Roman" w:cs="Times New Roman"/>
                <w:bCs w:val="0"/>
                <w:i w:val="0"/>
                <w:iCs w:val="0"/>
                <w:noProof/>
                <w:webHidden/>
              </w:rPr>
              <w:t>8</w:t>
            </w:r>
            <w:r w:rsidR="00C617FA" w:rsidRPr="00C617FA">
              <w:rPr>
                <w:rFonts w:ascii="Times New Roman" w:hAnsi="Times New Roman" w:cs="Times New Roman"/>
                <w:bCs w:val="0"/>
                <w:i w:val="0"/>
                <w:iCs w:val="0"/>
                <w:noProof/>
                <w:webHidden/>
              </w:rPr>
              <w:fldChar w:fldCharType="end"/>
            </w:r>
          </w:hyperlink>
        </w:p>
        <w:p w14:paraId="421A005B" w14:textId="779EBEB9" w:rsidR="00C617FA" w:rsidRPr="00C617FA" w:rsidRDefault="0053707B">
          <w:pPr>
            <w:pStyle w:val="10"/>
            <w:rPr>
              <w:rFonts w:ascii="Times New Roman" w:eastAsiaTheme="minorEastAsia" w:hAnsi="Times New Roman" w:cs="Times New Roman"/>
              <w:bCs w:val="0"/>
              <w:i w:val="0"/>
              <w:iCs w:val="0"/>
              <w:noProof/>
              <w:kern w:val="2"/>
              <w:lang w:val="en-US"/>
              <w14:ligatures w14:val="standardContextual"/>
            </w:rPr>
          </w:pPr>
          <w:hyperlink w:anchor="_Toc189640005" w:history="1">
            <w:r w:rsidR="00C617FA" w:rsidRPr="00C617FA">
              <w:rPr>
                <w:rStyle w:val="a9"/>
                <w:rFonts w:ascii="Times New Roman" w:hAnsi="Times New Roman" w:cs="Times New Roman"/>
                <w:bCs w:val="0"/>
                <w:i w:val="0"/>
                <w:iCs w:val="0"/>
                <w:noProof/>
              </w:rPr>
              <w:t xml:space="preserve">ARTICLE </w:t>
            </w:r>
            <w:r w:rsidR="00C617FA" w:rsidRPr="00C617FA">
              <w:rPr>
                <w:rStyle w:val="a9"/>
                <w:rFonts w:ascii="Times New Roman" w:hAnsi="Times New Roman" w:cs="Times New Roman"/>
                <w:bCs w:val="0"/>
                <w:i w:val="0"/>
                <w:iCs w:val="0"/>
                <w:noProof/>
                <w:lang w:val="vi-VN"/>
              </w:rPr>
              <w:t xml:space="preserve">4. LEASE TERM, </w:t>
            </w:r>
            <w:r w:rsidR="00C617FA" w:rsidRPr="00C617FA">
              <w:rPr>
                <w:rStyle w:val="a9"/>
                <w:rFonts w:ascii="Times New Roman" w:hAnsi="Times New Roman" w:cs="Times New Roman"/>
                <w:bCs w:val="0"/>
                <w:i w:val="0"/>
                <w:iCs w:val="0"/>
                <w:noProof/>
              </w:rPr>
              <w:t>TIME OF HANDOVER OF THE LEASED PREMISES</w:t>
            </w:r>
            <w:r w:rsidR="00C617FA" w:rsidRPr="00C617FA">
              <w:rPr>
                <w:rStyle w:val="a9"/>
                <w:rFonts w:ascii="Times New Roman" w:hAnsi="Times New Roman" w:cs="Times New Roman"/>
                <w:bCs w:val="0"/>
                <w:i w:val="0"/>
                <w:iCs w:val="0"/>
                <w:noProof/>
                <w:lang w:val="vi-VN"/>
              </w:rPr>
              <w:t xml:space="preserve"> </w:t>
            </w:r>
            <w:r w:rsidR="00C617FA" w:rsidRPr="00C617FA">
              <w:rPr>
                <w:rStyle w:val="a9"/>
                <w:rFonts w:ascii="Times New Roman" w:hAnsi="Times New Roman" w:cs="Times New Roman"/>
                <w:bCs w:val="0"/>
                <w:i w:val="0"/>
                <w:iCs w:val="0"/>
                <w:noProof/>
              </w:rPr>
              <w:t>AND ATTACHMENTS</w:t>
            </w:r>
            <w:r w:rsidR="00C617FA" w:rsidRPr="00C617FA">
              <w:rPr>
                <w:rFonts w:ascii="Times New Roman" w:hAnsi="Times New Roman" w:cs="Times New Roman"/>
                <w:bCs w:val="0"/>
                <w:i w:val="0"/>
                <w:iCs w:val="0"/>
                <w:noProof/>
                <w:webHidden/>
              </w:rPr>
              <w:tab/>
            </w:r>
            <w:r w:rsidR="00C617FA" w:rsidRPr="00C617FA">
              <w:rPr>
                <w:rFonts w:ascii="Times New Roman" w:hAnsi="Times New Roman" w:cs="Times New Roman"/>
                <w:bCs w:val="0"/>
                <w:i w:val="0"/>
                <w:iCs w:val="0"/>
                <w:noProof/>
                <w:webHidden/>
              </w:rPr>
              <w:fldChar w:fldCharType="begin"/>
            </w:r>
            <w:r w:rsidR="00C617FA" w:rsidRPr="00C617FA">
              <w:rPr>
                <w:rFonts w:ascii="Times New Roman" w:hAnsi="Times New Roman" w:cs="Times New Roman"/>
                <w:bCs w:val="0"/>
                <w:i w:val="0"/>
                <w:iCs w:val="0"/>
                <w:noProof/>
                <w:webHidden/>
              </w:rPr>
              <w:instrText xml:space="preserve"> PAGEREF _Toc189640005 \h </w:instrText>
            </w:r>
            <w:r w:rsidR="00C617FA" w:rsidRPr="00C617FA">
              <w:rPr>
                <w:rFonts w:ascii="Times New Roman" w:hAnsi="Times New Roman" w:cs="Times New Roman"/>
                <w:bCs w:val="0"/>
                <w:i w:val="0"/>
                <w:iCs w:val="0"/>
                <w:noProof/>
                <w:webHidden/>
              </w:rPr>
            </w:r>
            <w:r w:rsidR="00C617FA" w:rsidRPr="00C617FA">
              <w:rPr>
                <w:rFonts w:ascii="Times New Roman" w:hAnsi="Times New Roman" w:cs="Times New Roman"/>
                <w:bCs w:val="0"/>
                <w:i w:val="0"/>
                <w:iCs w:val="0"/>
                <w:noProof/>
                <w:webHidden/>
              </w:rPr>
              <w:fldChar w:fldCharType="separate"/>
            </w:r>
            <w:r w:rsidR="00D5778E">
              <w:rPr>
                <w:rFonts w:ascii="Times New Roman" w:hAnsi="Times New Roman" w:cs="Times New Roman"/>
                <w:bCs w:val="0"/>
                <w:i w:val="0"/>
                <w:iCs w:val="0"/>
                <w:noProof/>
                <w:webHidden/>
              </w:rPr>
              <w:t>9</w:t>
            </w:r>
            <w:r w:rsidR="00C617FA" w:rsidRPr="00C617FA">
              <w:rPr>
                <w:rFonts w:ascii="Times New Roman" w:hAnsi="Times New Roman" w:cs="Times New Roman"/>
                <w:bCs w:val="0"/>
                <w:i w:val="0"/>
                <w:iCs w:val="0"/>
                <w:noProof/>
                <w:webHidden/>
              </w:rPr>
              <w:fldChar w:fldCharType="end"/>
            </w:r>
          </w:hyperlink>
        </w:p>
        <w:p w14:paraId="7A8C7819" w14:textId="61F9AB7A" w:rsidR="00C617FA" w:rsidRPr="00C617FA" w:rsidRDefault="0053707B">
          <w:pPr>
            <w:pStyle w:val="10"/>
            <w:rPr>
              <w:rFonts w:ascii="Times New Roman" w:eastAsiaTheme="minorEastAsia" w:hAnsi="Times New Roman" w:cs="Times New Roman"/>
              <w:bCs w:val="0"/>
              <w:i w:val="0"/>
              <w:iCs w:val="0"/>
              <w:noProof/>
              <w:kern w:val="2"/>
              <w:lang w:val="en-US"/>
              <w14:ligatures w14:val="standardContextual"/>
            </w:rPr>
          </w:pPr>
          <w:hyperlink w:anchor="_Toc189640006" w:history="1">
            <w:r w:rsidR="00C617FA" w:rsidRPr="00C617FA">
              <w:rPr>
                <w:rStyle w:val="a9"/>
                <w:rFonts w:ascii="Times New Roman" w:hAnsi="Times New Roman" w:cs="Times New Roman"/>
                <w:bCs w:val="0"/>
                <w:i w:val="0"/>
                <w:iCs w:val="0"/>
                <w:noProof/>
              </w:rPr>
              <w:t>ARTICLE 5</w:t>
            </w:r>
            <w:r w:rsidR="00C617FA" w:rsidRPr="00C617FA">
              <w:rPr>
                <w:rStyle w:val="a9"/>
                <w:rFonts w:ascii="Times New Roman" w:hAnsi="Times New Roman" w:cs="Times New Roman"/>
                <w:bCs w:val="0"/>
                <w:i w:val="0"/>
                <w:iCs w:val="0"/>
                <w:noProof/>
                <w:lang w:val="vi-VN"/>
              </w:rPr>
              <w:t xml:space="preserve">. </w:t>
            </w:r>
            <w:r w:rsidR="00C617FA" w:rsidRPr="00C617FA">
              <w:rPr>
                <w:rStyle w:val="a9"/>
                <w:rFonts w:ascii="Times New Roman" w:hAnsi="Times New Roman" w:cs="Times New Roman"/>
                <w:bCs w:val="0"/>
                <w:i w:val="0"/>
                <w:iCs w:val="0"/>
                <w:noProof/>
              </w:rPr>
              <w:t>USE OF</w:t>
            </w:r>
            <w:r w:rsidR="00C617FA" w:rsidRPr="00C617FA">
              <w:rPr>
                <w:rStyle w:val="a9"/>
                <w:rFonts w:ascii="Times New Roman" w:hAnsi="Times New Roman" w:cs="Times New Roman"/>
                <w:bCs w:val="0"/>
                <w:i w:val="0"/>
                <w:iCs w:val="0"/>
                <w:noProof/>
                <w:lang w:val="vi-VN"/>
              </w:rPr>
              <w:t xml:space="preserve"> </w:t>
            </w:r>
            <w:r w:rsidR="00C617FA" w:rsidRPr="00C617FA">
              <w:rPr>
                <w:rStyle w:val="a9"/>
                <w:rFonts w:ascii="Times New Roman" w:hAnsi="Times New Roman" w:cs="Times New Roman"/>
                <w:bCs w:val="0"/>
                <w:i w:val="0"/>
                <w:iCs w:val="0"/>
                <w:noProof/>
              </w:rPr>
              <w:t>THE LEASED PREMISES</w:t>
            </w:r>
            <w:r w:rsidR="00C617FA" w:rsidRPr="00C617FA">
              <w:rPr>
                <w:rFonts w:ascii="Times New Roman" w:hAnsi="Times New Roman" w:cs="Times New Roman"/>
                <w:bCs w:val="0"/>
                <w:i w:val="0"/>
                <w:iCs w:val="0"/>
                <w:noProof/>
                <w:webHidden/>
              </w:rPr>
              <w:tab/>
            </w:r>
            <w:r w:rsidR="00C617FA" w:rsidRPr="00C617FA">
              <w:rPr>
                <w:rFonts w:ascii="Times New Roman" w:hAnsi="Times New Roman" w:cs="Times New Roman"/>
                <w:bCs w:val="0"/>
                <w:i w:val="0"/>
                <w:iCs w:val="0"/>
                <w:noProof/>
                <w:webHidden/>
              </w:rPr>
              <w:fldChar w:fldCharType="begin"/>
            </w:r>
            <w:r w:rsidR="00C617FA" w:rsidRPr="00C617FA">
              <w:rPr>
                <w:rFonts w:ascii="Times New Roman" w:hAnsi="Times New Roman" w:cs="Times New Roman"/>
                <w:bCs w:val="0"/>
                <w:i w:val="0"/>
                <w:iCs w:val="0"/>
                <w:noProof/>
                <w:webHidden/>
              </w:rPr>
              <w:instrText xml:space="preserve"> PAGEREF _Toc189640006 \h </w:instrText>
            </w:r>
            <w:r w:rsidR="00C617FA" w:rsidRPr="00C617FA">
              <w:rPr>
                <w:rFonts w:ascii="Times New Roman" w:hAnsi="Times New Roman" w:cs="Times New Roman"/>
                <w:bCs w:val="0"/>
                <w:i w:val="0"/>
                <w:iCs w:val="0"/>
                <w:noProof/>
                <w:webHidden/>
              </w:rPr>
            </w:r>
            <w:r w:rsidR="00C617FA" w:rsidRPr="00C617FA">
              <w:rPr>
                <w:rFonts w:ascii="Times New Roman" w:hAnsi="Times New Roman" w:cs="Times New Roman"/>
                <w:bCs w:val="0"/>
                <w:i w:val="0"/>
                <w:iCs w:val="0"/>
                <w:noProof/>
                <w:webHidden/>
              </w:rPr>
              <w:fldChar w:fldCharType="separate"/>
            </w:r>
            <w:r w:rsidR="00D5778E">
              <w:rPr>
                <w:rFonts w:ascii="Times New Roman" w:hAnsi="Times New Roman" w:cs="Times New Roman"/>
                <w:bCs w:val="0"/>
                <w:i w:val="0"/>
                <w:iCs w:val="0"/>
                <w:noProof/>
                <w:webHidden/>
              </w:rPr>
              <w:t>13</w:t>
            </w:r>
            <w:r w:rsidR="00C617FA" w:rsidRPr="00C617FA">
              <w:rPr>
                <w:rFonts w:ascii="Times New Roman" w:hAnsi="Times New Roman" w:cs="Times New Roman"/>
                <w:bCs w:val="0"/>
                <w:i w:val="0"/>
                <w:iCs w:val="0"/>
                <w:noProof/>
                <w:webHidden/>
              </w:rPr>
              <w:fldChar w:fldCharType="end"/>
            </w:r>
          </w:hyperlink>
        </w:p>
        <w:p w14:paraId="79E85D80" w14:textId="6BD99ADD" w:rsidR="00C617FA" w:rsidRPr="00C617FA" w:rsidRDefault="0053707B">
          <w:pPr>
            <w:pStyle w:val="10"/>
            <w:rPr>
              <w:rFonts w:ascii="Times New Roman" w:eastAsiaTheme="minorEastAsia" w:hAnsi="Times New Roman" w:cs="Times New Roman"/>
              <w:bCs w:val="0"/>
              <w:i w:val="0"/>
              <w:iCs w:val="0"/>
              <w:noProof/>
              <w:kern w:val="2"/>
              <w:lang w:val="en-US"/>
              <w14:ligatures w14:val="standardContextual"/>
            </w:rPr>
          </w:pPr>
          <w:hyperlink w:anchor="_Toc189640007" w:history="1">
            <w:r w:rsidR="00C617FA" w:rsidRPr="00C617FA">
              <w:rPr>
                <w:rStyle w:val="a9"/>
                <w:rFonts w:ascii="Times New Roman" w:hAnsi="Times New Roman" w:cs="Times New Roman"/>
                <w:bCs w:val="0"/>
                <w:i w:val="0"/>
                <w:iCs w:val="0"/>
                <w:noProof/>
                <w:lang w:val="vi-VN"/>
              </w:rPr>
              <w:t>ARTICLE 6. RIGHTS AND OBLIGATIONS OF THE LESSOR</w:t>
            </w:r>
            <w:r w:rsidR="00C617FA" w:rsidRPr="00C617FA">
              <w:rPr>
                <w:rFonts w:ascii="Times New Roman" w:hAnsi="Times New Roman" w:cs="Times New Roman"/>
                <w:bCs w:val="0"/>
                <w:i w:val="0"/>
                <w:iCs w:val="0"/>
                <w:noProof/>
                <w:webHidden/>
              </w:rPr>
              <w:tab/>
            </w:r>
            <w:r w:rsidR="00C617FA" w:rsidRPr="00C617FA">
              <w:rPr>
                <w:rFonts w:ascii="Times New Roman" w:hAnsi="Times New Roman" w:cs="Times New Roman"/>
                <w:bCs w:val="0"/>
                <w:i w:val="0"/>
                <w:iCs w:val="0"/>
                <w:noProof/>
                <w:webHidden/>
              </w:rPr>
              <w:fldChar w:fldCharType="begin"/>
            </w:r>
            <w:r w:rsidR="00C617FA" w:rsidRPr="00C617FA">
              <w:rPr>
                <w:rFonts w:ascii="Times New Roman" w:hAnsi="Times New Roman" w:cs="Times New Roman"/>
                <w:bCs w:val="0"/>
                <w:i w:val="0"/>
                <w:iCs w:val="0"/>
                <w:noProof/>
                <w:webHidden/>
              </w:rPr>
              <w:instrText xml:space="preserve"> PAGEREF _Toc189640007 \h </w:instrText>
            </w:r>
            <w:r w:rsidR="00C617FA" w:rsidRPr="00C617FA">
              <w:rPr>
                <w:rFonts w:ascii="Times New Roman" w:hAnsi="Times New Roman" w:cs="Times New Roman"/>
                <w:bCs w:val="0"/>
                <w:i w:val="0"/>
                <w:iCs w:val="0"/>
                <w:noProof/>
                <w:webHidden/>
              </w:rPr>
            </w:r>
            <w:r w:rsidR="00C617FA" w:rsidRPr="00C617FA">
              <w:rPr>
                <w:rFonts w:ascii="Times New Roman" w:hAnsi="Times New Roman" w:cs="Times New Roman"/>
                <w:bCs w:val="0"/>
                <w:i w:val="0"/>
                <w:iCs w:val="0"/>
                <w:noProof/>
                <w:webHidden/>
              </w:rPr>
              <w:fldChar w:fldCharType="separate"/>
            </w:r>
            <w:r w:rsidR="00D5778E">
              <w:rPr>
                <w:rFonts w:ascii="Times New Roman" w:hAnsi="Times New Roman" w:cs="Times New Roman"/>
                <w:bCs w:val="0"/>
                <w:i w:val="0"/>
                <w:iCs w:val="0"/>
                <w:noProof/>
                <w:webHidden/>
              </w:rPr>
              <w:t>17</w:t>
            </w:r>
            <w:r w:rsidR="00C617FA" w:rsidRPr="00C617FA">
              <w:rPr>
                <w:rFonts w:ascii="Times New Roman" w:hAnsi="Times New Roman" w:cs="Times New Roman"/>
                <w:bCs w:val="0"/>
                <w:i w:val="0"/>
                <w:iCs w:val="0"/>
                <w:noProof/>
                <w:webHidden/>
              </w:rPr>
              <w:fldChar w:fldCharType="end"/>
            </w:r>
          </w:hyperlink>
        </w:p>
        <w:p w14:paraId="6257F29B" w14:textId="0AD56022" w:rsidR="00C617FA" w:rsidRPr="00C617FA" w:rsidRDefault="0053707B">
          <w:pPr>
            <w:pStyle w:val="10"/>
            <w:rPr>
              <w:rFonts w:ascii="Times New Roman" w:eastAsiaTheme="minorEastAsia" w:hAnsi="Times New Roman" w:cs="Times New Roman"/>
              <w:bCs w:val="0"/>
              <w:i w:val="0"/>
              <w:iCs w:val="0"/>
              <w:noProof/>
              <w:kern w:val="2"/>
              <w:lang w:val="en-US"/>
              <w14:ligatures w14:val="standardContextual"/>
            </w:rPr>
          </w:pPr>
          <w:hyperlink w:anchor="_Toc189640008" w:history="1">
            <w:r w:rsidR="00C617FA" w:rsidRPr="00C617FA">
              <w:rPr>
                <w:rStyle w:val="a9"/>
                <w:rFonts w:ascii="Times New Roman" w:hAnsi="Times New Roman" w:cs="Times New Roman"/>
                <w:bCs w:val="0"/>
                <w:i w:val="0"/>
                <w:iCs w:val="0"/>
                <w:noProof/>
                <w:lang w:val="vi-VN"/>
              </w:rPr>
              <w:t>ARTICLE 7. RIGHTS AND OBLIGATIONS OF THE LESSEE</w:t>
            </w:r>
            <w:r w:rsidR="00C617FA" w:rsidRPr="00C617FA">
              <w:rPr>
                <w:rFonts w:ascii="Times New Roman" w:hAnsi="Times New Roman" w:cs="Times New Roman"/>
                <w:bCs w:val="0"/>
                <w:i w:val="0"/>
                <w:iCs w:val="0"/>
                <w:noProof/>
                <w:webHidden/>
              </w:rPr>
              <w:tab/>
            </w:r>
            <w:r w:rsidR="00C617FA" w:rsidRPr="00C617FA">
              <w:rPr>
                <w:rFonts w:ascii="Times New Roman" w:hAnsi="Times New Roman" w:cs="Times New Roman"/>
                <w:bCs w:val="0"/>
                <w:i w:val="0"/>
                <w:iCs w:val="0"/>
                <w:noProof/>
                <w:webHidden/>
              </w:rPr>
              <w:fldChar w:fldCharType="begin"/>
            </w:r>
            <w:r w:rsidR="00C617FA" w:rsidRPr="00C617FA">
              <w:rPr>
                <w:rFonts w:ascii="Times New Roman" w:hAnsi="Times New Roman" w:cs="Times New Roman"/>
                <w:bCs w:val="0"/>
                <w:i w:val="0"/>
                <w:iCs w:val="0"/>
                <w:noProof/>
                <w:webHidden/>
              </w:rPr>
              <w:instrText xml:space="preserve"> PAGEREF _Toc189640008 \h </w:instrText>
            </w:r>
            <w:r w:rsidR="00C617FA" w:rsidRPr="00C617FA">
              <w:rPr>
                <w:rFonts w:ascii="Times New Roman" w:hAnsi="Times New Roman" w:cs="Times New Roman"/>
                <w:bCs w:val="0"/>
                <w:i w:val="0"/>
                <w:iCs w:val="0"/>
                <w:noProof/>
                <w:webHidden/>
              </w:rPr>
            </w:r>
            <w:r w:rsidR="00C617FA" w:rsidRPr="00C617FA">
              <w:rPr>
                <w:rFonts w:ascii="Times New Roman" w:hAnsi="Times New Roman" w:cs="Times New Roman"/>
                <w:bCs w:val="0"/>
                <w:i w:val="0"/>
                <w:iCs w:val="0"/>
                <w:noProof/>
                <w:webHidden/>
              </w:rPr>
              <w:fldChar w:fldCharType="separate"/>
            </w:r>
            <w:r w:rsidR="00D5778E">
              <w:rPr>
                <w:rFonts w:ascii="Times New Roman" w:hAnsi="Times New Roman" w:cs="Times New Roman"/>
                <w:bCs w:val="0"/>
                <w:i w:val="0"/>
                <w:iCs w:val="0"/>
                <w:noProof/>
                <w:webHidden/>
              </w:rPr>
              <w:t>20</w:t>
            </w:r>
            <w:r w:rsidR="00C617FA" w:rsidRPr="00C617FA">
              <w:rPr>
                <w:rFonts w:ascii="Times New Roman" w:hAnsi="Times New Roman" w:cs="Times New Roman"/>
                <w:bCs w:val="0"/>
                <w:i w:val="0"/>
                <w:iCs w:val="0"/>
                <w:noProof/>
                <w:webHidden/>
              </w:rPr>
              <w:fldChar w:fldCharType="end"/>
            </w:r>
          </w:hyperlink>
        </w:p>
        <w:p w14:paraId="63030EEE" w14:textId="3EC04F18" w:rsidR="00C617FA" w:rsidRPr="00C617FA" w:rsidRDefault="0053707B">
          <w:pPr>
            <w:pStyle w:val="10"/>
            <w:rPr>
              <w:rFonts w:ascii="Times New Roman" w:eastAsiaTheme="minorEastAsia" w:hAnsi="Times New Roman" w:cs="Times New Roman"/>
              <w:bCs w:val="0"/>
              <w:i w:val="0"/>
              <w:iCs w:val="0"/>
              <w:noProof/>
              <w:kern w:val="2"/>
              <w:lang w:val="en-US"/>
              <w14:ligatures w14:val="standardContextual"/>
            </w:rPr>
          </w:pPr>
          <w:hyperlink w:anchor="_Toc189640009" w:history="1">
            <w:r w:rsidR="00C617FA" w:rsidRPr="00C617FA">
              <w:rPr>
                <w:rStyle w:val="a9"/>
                <w:rFonts w:ascii="Times New Roman" w:hAnsi="Times New Roman" w:cs="Times New Roman"/>
                <w:bCs w:val="0"/>
                <w:i w:val="0"/>
                <w:iCs w:val="0"/>
                <w:noProof/>
                <w:lang w:val="vi-VN"/>
              </w:rPr>
              <w:t>ARTICLE 8. LIABILITY FOR BREACH OF CONTRACT</w:t>
            </w:r>
            <w:r w:rsidR="00C617FA" w:rsidRPr="00C617FA">
              <w:rPr>
                <w:rFonts w:ascii="Times New Roman" w:hAnsi="Times New Roman" w:cs="Times New Roman"/>
                <w:bCs w:val="0"/>
                <w:i w:val="0"/>
                <w:iCs w:val="0"/>
                <w:noProof/>
                <w:webHidden/>
              </w:rPr>
              <w:tab/>
            </w:r>
            <w:r w:rsidR="00C617FA" w:rsidRPr="00C617FA">
              <w:rPr>
                <w:rFonts w:ascii="Times New Roman" w:hAnsi="Times New Roman" w:cs="Times New Roman"/>
                <w:bCs w:val="0"/>
                <w:i w:val="0"/>
                <w:iCs w:val="0"/>
                <w:noProof/>
                <w:webHidden/>
              </w:rPr>
              <w:fldChar w:fldCharType="begin"/>
            </w:r>
            <w:r w:rsidR="00C617FA" w:rsidRPr="00C617FA">
              <w:rPr>
                <w:rFonts w:ascii="Times New Roman" w:hAnsi="Times New Roman" w:cs="Times New Roman"/>
                <w:bCs w:val="0"/>
                <w:i w:val="0"/>
                <w:iCs w:val="0"/>
                <w:noProof/>
                <w:webHidden/>
              </w:rPr>
              <w:instrText xml:space="preserve"> PAGEREF _Toc189640009 \h </w:instrText>
            </w:r>
            <w:r w:rsidR="00C617FA" w:rsidRPr="00C617FA">
              <w:rPr>
                <w:rFonts w:ascii="Times New Roman" w:hAnsi="Times New Roman" w:cs="Times New Roman"/>
                <w:bCs w:val="0"/>
                <w:i w:val="0"/>
                <w:iCs w:val="0"/>
                <w:noProof/>
                <w:webHidden/>
              </w:rPr>
            </w:r>
            <w:r w:rsidR="00C617FA" w:rsidRPr="00C617FA">
              <w:rPr>
                <w:rFonts w:ascii="Times New Roman" w:hAnsi="Times New Roman" w:cs="Times New Roman"/>
                <w:bCs w:val="0"/>
                <w:i w:val="0"/>
                <w:iCs w:val="0"/>
                <w:noProof/>
                <w:webHidden/>
              </w:rPr>
              <w:fldChar w:fldCharType="separate"/>
            </w:r>
            <w:r w:rsidR="00D5778E">
              <w:rPr>
                <w:rFonts w:ascii="Times New Roman" w:hAnsi="Times New Roman" w:cs="Times New Roman"/>
                <w:bCs w:val="0"/>
                <w:i w:val="0"/>
                <w:iCs w:val="0"/>
                <w:noProof/>
                <w:webHidden/>
              </w:rPr>
              <w:t>25</w:t>
            </w:r>
            <w:r w:rsidR="00C617FA" w:rsidRPr="00C617FA">
              <w:rPr>
                <w:rFonts w:ascii="Times New Roman" w:hAnsi="Times New Roman" w:cs="Times New Roman"/>
                <w:bCs w:val="0"/>
                <w:i w:val="0"/>
                <w:iCs w:val="0"/>
                <w:noProof/>
                <w:webHidden/>
              </w:rPr>
              <w:fldChar w:fldCharType="end"/>
            </w:r>
          </w:hyperlink>
        </w:p>
        <w:p w14:paraId="0760AC83" w14:textId="0E873116" w:rsidR="00C617FA" w:rsidRPr="00C617FA" w:rsidRDefault="0053707B">
          <w:pPr>
            <w:pStyle w:val="10"/>
            <w:rPr>
              <w:rFonts w:ascii="Times New Roman" w:eastAsiaTheme="minorEastAsia" w:hAnsi="Times New Roman" w:cs="Times New Roman"/>
              <w:bCs w:val="0"/>
              <w:i w:val="0"/>
              <w:iCs w:val="0"/>
              <w:noProof/>
              <w:kern w:val="2"/>
              <w:lang w:val="en-US"/>
              <w14:ligatures w14:val="standardContextual"/>
            </w:rPr>
          </w:pPr>
          <w:hyperlink w:anchor="_Toc189640010" w:history="1">
            <w:r w:rsidR="00C617FA" w:rsidRPr="00C617FA">
              <w:rPr>
                <w:rStyle w:val="a9"/>
                <w:rFonts w:ascii="Times New Roman" w:hAnsi="Times New Roman" w:cs="Times New Roman"/>
                <w:bCs w:val="0"/>
                <w:i w:val="0"/>
                <w:iCs w:val="0"/>
                <w:noProof/>
                <w:lang w:val="vi-VN"/>
              </w:rPr>
              <w:t>ARTICLE 9. PENALTIES FOR BREACH OF CONTRACT</w:t>
            </w:r>
            <w:r w:rsidR="00C617FA" w:rsidRPr="00C617FA">
              <w:rPr>
                <w:rFonts w:ascii="Times New Roman" w:hAnsi="Times New Roman" w:cs="Times New Roman"/>
                <w:bCs w:val="0"/>
                <w:i w:val="0"/>
                <w:iCs w:val="0"/>
                <w:noProof/>
                <w:webHidden/>
              </w:rPr>
              <w:tab/>
            </w:r>
            <w:r w:rsidR="00C617FA" w:rsidRPr="00C617FA">
              <w:rPr>
                <w:rFonts w:ascii="Times New Roman" w:hAnsi="Times New Roman" w:cs="Times New Roman"/>
                <w:bCs w:val="0"/>
                <w:i w:val="0"/>
                <w:iCs w:val="0"/>
                <w:noProof/>
                <w:webHidden/>
              </w:rPr>
              <w:fldChar w:fldCharType="begin"/>
            </w:r>
            <w:r w:rsidR="00C617FA" w:rsidRPr="00C617FA">
              <w:rPr>
                <w:rFonts w:ascii="Times New Roman" w:hAnsi="Times New Roman" w:cs="Times New Roman"/>
                <w:bCs w:val="0"/>
                <w:i w:val="0"/>
                <w:iCs w:val="0"/>
                <w:noProof/>
                <w:webHidden/>
              </w:rPr>
              <w:instrText xml:space="preserve"> PAGEREF _Toc189640010 \h </w:instrText>
            </w:r>
            <w:r w:rsidR="00C617FA" w:rsidRPr="00C617FA">
              <w:rPr>
                <w:rFonts w:ascii="Times New Roman" w:hAnsi="Times New Roman" w:cs="Times New Roman"/>
                <w:bCs w:val="0"/>
                <w:i w:val="0"/>
                <w:iCs w:val="0"/>
                <w:noProof/>
                <w:webHidden/>
              </w:rPr>
            </w:r>
            <w:r w:rsidR="00C617FA" w:rsidRPr="00C617FA">
              <w:rPr>
                <w:rFonts w:ascii="Times New Roman" w:hAnsi="Times New Roman" w:cs="Times New Roman"/>
                <w:bCs w:val="0"/>
                <w:i w:val="0"/>
                <w:iCs w:val="0"/>
                <w:noProof/>
                <w:webHidden/>
              </w:rPr>
              <w:fldChar w:fldCharType="separate"/>
            </w:r>
            <w:r w:rsidR="00D5778E">
              <w:rPr>
                <w:rFonts w:ascii="Times New Roman" w:hAnsi="Times New Roman" w:cs="Times New Roman"/>
                <w:bCs w:val="0"/>
                <w:i w:val="0"/>
                <w:iCs w:val="0"/>
                <w:noProof/>
                <w:webHidden/>
              </w:rPr>
              <w:t>28</w:t>
            </w:r>
            <w:r w:rsidR="00C617FA" w:rsidRPr="00C617FA">
              <w:rPr>
                <w:rFonts w:ascii="Times New Roman" w:hAnsi="Times New Roman" w:cs="Times New Roman"/>
                <w:bCs w:val="0"/>
                <w:i w:val="0"/>
                <w:iCs w:val="0"/>
                <w:noProof/>
                <w:webHidden/>
              </w:rPr>
              <w:fldChar w:fldCharType="end"/>
            </w:r>
          </w:hyperlink>
        </w:p>
        <w:p w14:paraId="22C6CE38" w14:textId="15D5EC5F" w:rsidR="00C617FA" w:rsidRPr="00C617FA" w:rsidRDefault="0053707B">
          <w:pPr>
            <w:pStyle w:val="10"/>
            <w:rPr>
              <w:rFonts w:ascii="Times New Roman" w:eastAsiaTheme="minorEastAsia" w:hAnsi="Times New Roman" w:cs="Times New Roman"/>
              <w:bCs w:val="0"/>
              <w:i w:val="0"/>
              <w:iCs w:val="0"/>
              <w:noProof/>
              <w:kern w:val="2"/>
              <w:lang w:val="en-US"/>
              <w14:ligatures w14:val="standardContextual"/>
            </w:rPr>
          </w:pPr>
          <w:hyperlink w:anchor="_Toc189640011" w:history="1">
            <w:r w:rsidR="00C617FA" w:rsidRPr="00C617FA">
              <w:rPr>
                <w:rStyle w:val="a9"/>
                <w:rFonts w:ascii="Times New Roman" w:hAnsi="Times New Roman" w:cs="Times New Roman"/>
                <w:bCs w:val="0"/>
                <w:i w:val="0"/>
                <w:iCs w:val="0"/>
                <w:noProof/>
                <w:lang w:val="vi-VN"/>
              </w:rPr>
              <w:t xml:space="preserve">ARTICLE 10. TERMINATION </w:t>
            </w:r>
            <w:r w:rsidR="00C617FA" w:rsidRPr="00C617FA">
              <w:rPr>
                <w:rStyle w:val="a9"/>
                <w:rFonts w:ascii="Times New Roman" w:hAnsi="Times New Roman" w:cs="Times New Roman"/>
                <w:bCs w:val="0"/>
                <w:i w:val="0"/>
                <w:iCs w:val="0"/>
                <w:noProof/>
                <w:lang w:val="en-US"/>
              </w:rPr>
              <w:t xml:space="preserve">OF THE LEASE </w:t>
            </w:r>
            <w:r w:rsidR="00C617FA" w:rsidRPr="00C617FA">
              <w:rPr>
                <w:rStyle w:val="a9"/>
                <w:rFonts w:ascii="Times New Roman" w:hAnsi="Times New Roman" w:cs="Times New Roman"/>
                <w:bCs w:val="0"/>
                <w:i w:val="0"/>
                <w:iCs w:val="0"/>
                <w:noProof/>
                <w:lang w:val="vi-VN"/>
              </w:rPr>
              <w:t xml:space="preserve">AND </w:t>
            </w:r>
            <w:r w:rsidR="00C617FA" w:rsidRPr="00C617FA">
              <w:rPr>
                <w:rStyle w:val="a9"/>
                <w:rFonts w:ascii="Times New Roman" w:hAnsi="Times New Roman" w:cs="Times New Roman"/>
                <w:bCs w:val="0"/>
                <w:i w:val="0"/>
                <w:iCs w:val="0"/>
                <w:noProof/>
                <w:lang w:val="en-US"/>
              </w:rPr>
              <w:t>SETTLEMENT</w:t>
            </w:r>
            <w:r w:rsidR="00C617FA" w:rsidRPr="00C617FA">
              <w:rPr>
                <w:rFonts w:ascii="Times New Roman" w:hAnsi="Times New Roman" w:cs="Times New Roman"/>
                <w:bCs w:val="0"/>
                <w:i w:val="0"/>
                <w:iCs w:val="0"/>
                <w:noProof/>
                <w:webHidden/>
              </w:rPr>
              <w:tab/>
            </w:r>
            <w:r w:rsidR="00C617FA" w:rsidRPr="00C617FA">
              <w:rPr>
                <w:rFonts w:ascii="Times New Roman" w:hAnsi="Times New Roman" w:cs="Times New Roman"/>
                <w:bCs w:val="0"/>
                <w:i w:val="0"/>
                <w:iCs w:val="0"/>
                <w:noProof/>
                <w:webHidden/>
              </w:rPr>
              <w:fldChar w:fldCharType="begin"/>
            </w:r>
            <w:r w:rsidR="00C617FA" w:rsidRPr="00C617FA">
              <w:rPr>
                <w:rFonts w:ascii="Times New Roman" w:hAnsi="Times New Roman" w:cs="Times New Roman"/>
                <w:bCs w:val="0"/>
                <w:i w:val="0"/>
                <w:iCs w:val="0"/>
                <w:noProof/>
                <w:webHidden/>
              </w:rPr>
              <w:instrText xml:space="preserve"> PAGEREF _Toc189640011 \h </w:instrText>
            </w:r>
            <w:r w:rsidR="00C617FA" w:rsidRPr="00C617FA">
              <w:rPr>
                <w:rFonts w:ascii="Times New Roman" w:hAnsi="Times New Roman" w:cs="Times New Roman"/>
                <w:bCs w:val="0"/>
                <w:i w:val="0"/>
                <w:iCs w:val="0"/>
                <w:noProof/>
                <w:webHidden/>
              </w:rPr>
            </w:r>
            <w:r w:rsidR="00C617FA" w:rsidRPr="00C617FA">
              <w:rPr>
                <w:rFonts w:ascii="Times New Roman" w:hAnsi="Times New Roman" w:cs="Times New Roman"/>
                <w:bCs w:val="0"/>
                <w:i w:val="0"/>
                <w:iCs w:val="0"/>
                <w:noProof/>
                <w:webHidden/>
              </w:rPr>
              <w:fldChar w:fldCharType="separate"/>
            </w:r>
            <w:r w:rsidR="00D5778E">
              <w:rPr>
                <w:rFonts w:ascii="Times New Roman" w:hAnsi="Times New Roman" w:cs="Times New Roman"/>
                <w:bCs w:val="0"/>
                <w:i w:val="0"/>
                <w:iCs w:val="0"/>
                <w:noProof/>
                <w:webHidden/>
              </w:rPr>
              <w:t>28</w:t>
            </w:r>
            <w:r w:rsidR="00C617FA" w:rsidRPr="00C617FA">
              <w:rPr>
                <w:rFonts w:ascii="Times New Roman" w:hAnsi="Times New Roman" w:cs="Times New Roman"/>
                <w:bCs w:val="0"/>
                <w:i w:val="0"/>
                <w:iCs w:val="0"/>
                <w:noProof/>
                <w:webHidden/>
              </w:rPr>
              <w:fldChar w:fldCharType="end"/>
            </w:r>
          </w:hyperlink>
        </w:p>
        <w:p w14:paraId="3FE20FC3" w14:textId="1EEF34D2" w:rsidR="00C617FA" w:rsidRPr="00C617FA" w:rsidRDefault="0053707B">
          <w:pPr>
            <w:pStyle w:val="10"/>
            <w:rPr>
              <w:rFonts w:ascii="Times New Roman" w:eastAsiaTheme="minorEastAsia" w:hAnsi="Times New Roman" w:cs="Times New Roman"/>
              <w:bCs w:val="0"/>
              <w:i w:val="0"/>
              <w:iCs w:val="0"/>
              <w:noProof/>
              <w:kern w:val="2"/>
              <w:lang w:val="en-US"/>
              <w14:ligatures w14:val="standardContextual"/>
            </w:rPr>
          </w:pPr>
          <w:hyperlink w:anchor="_Toc189640012" w:history="1">
            <w:r w:rsidR="00C617FA" w:rsidRPr="00C617FA">
              <w:rPr>
                <w:rStyle w:val="a9"/>
                <w:rFonts w:ascii="Times New Roman" w:hAnsi="Times New Roman" w:cs="Times New Roman"/>
                <w:bCs w:val="0"/>
                <w:i w:val="0"/>
                <w:iCs w:val="0"/>
                <w:noProof/>
              </w:rPr>
              <w:t>ARTICLE 11. DISPUTE SETTLEMENT</w:t>
            </w:r>
            <w:r w:rsidR="00C617FA" w:rsidRPr="00C617FA">
              <w:rPr>
                <w:rFonts w:ascii="Times New Roman" w:hAnsi="Times New Roman" w:cs="Times New Roman"/>
                <w:bCs w:val="0"/>
                <w:i w:val="0"/>
                <w:iCs w:val="0"/>
                <w:noProof/>
                <w:webHidden/>
              </w:rPr>
              <w:tab/>
            </w:r>
            <w:r w:rsidR="00C617FA" w:rsidRPr="00C617FA">
              <w:rPr>
                <w:rFonts w:ascii="Times New Roman" w:hAnsi="Times New Roman" w:cs="Times New Roman"/>
                <w:bCs w:val="0"/>
                <w:i w:val="0"/>
                <w:iCs w:val="0"/>
                <w:noProof/>
                <w:webHidden/>
              </w:rPr>
              <w:fldChar w:fldCharType="begin"/>
            </w:r>
            <w:r w:rsidR="00C617FA" w:rsidRPr="00C617FA">
              <w:rPr>
                <w:rFonts w:ascii="Times New Roman" w:hAnsi="Times New Roman" w:cs="Times New Roman"/>
                <w:bCs w:val="0"/>
                <w:i w:val="0"/>
                <w:iCs w:val="0"/>
                <w:noProof/>
                <w:webHidden/>
              </w:rPr>
              <w:instrText xml:space="preserve"> PAGEREF _Toc189640012 \h </w:instrText>
            </w:r>
            <w:r w:rsidR="00C617FA" w:rsidRPr="00C617FA">
              <w:rPr>
                <w:rFonts w:ascii="Times New Roman" w:hAnsi="Times New Roman" w:cs="Times New Roman"/>
                <w:bCs w:val="0"/>
                <w:i w:val="0"/>
                <w:iCs w:val="0"/>
                <w:noProof/>
                <w:webHidden/>
              </w:rPr>
            </w:r>
            <w:r w:rsidR="00C617FA" w:rsidRPr="00C617FA">
              <w:rPr>
                <w:rFonts w:ascii="Times New Roman" w:hAnsi="Times New Roman" w:cs="Times New Roman"/>
                <w:bCs w:val="0"/>
                <w:i w:val="0"/>
                <w:iCs w:val="0"/>
                <w:noProof/>
                <w:webHidden/>
              </w:rPr>
              <w:fldChar w:fldCharType="separate"/>
            </w:r>
            <w:r w:rsidR="00D5778E">
              <w:rPr>
                <w:rFonts w:ascii="Times New Roman" w:hAnsi="Times New Roman" w:cs="Times New Roman"/>
                <w:bCs w:val="0"/>
                <w:i w:val="0"/>
                <w:iCs w:val="0"/>
                <w:noProof/>
                <w:webHidden/>
              </w:rPr>
              <w:t>30</w:t>
            </w:r>
            <w:r w:rsidR="00C617FA" w:rsidRPr="00C617FA">
              <w:rPr>
                <w:rFonts w:ascii="Times New Roman" w:hAnsi="Times New Roman" w:cs="Times New Roman"/>
                <w:bCs w:val="0"/>
                <w:i w:val="0"/>
                <w:iCs w:val="0"/>
                <w:noProof/>
                <w:webHidden/>
              </w:rPr>
              <w:fldChar w:fldCharType="end"/>
            </w:r>
          </w:hyperlink>
        </w:p>
        <w:p w14:paraId="5E838860" w14:textId="3B5DBAC0" w:rsidR="00C617FA" w:rsidRPr="00C617FA" w:rsidRDefault="0053707B">
          <w:pPr>
            <w:pStyle w:val="10"/>
            <w:rPr>
              <w:rFonts w:ascii="Times New Roman" w:eastAsiaTheme="minorEastAsia" w:hAnsi="Times New Roman" w:cs="Times New Roman"/>
              <w:bCs w:val="0"/>
              <w:i w:val="0"/>
              <w:iCs w:val="0"/>
              <w:noProof/>
              <w:kern w:val="2"/>
              <w:lang w:val="en-US"/>
              <w14:ligatures w14:val="standardContextual"/>
            </w:rPr>
          </w:pPr>
          <w:hyperlink w:anchor="_Toc189640013" w:history="1">
            <w:r w:rsidR="00C617FA" w:rsidRPr="00C617FA">
              <w:rPr>
                <w:rStyle w:val="a9"/>
                <w:rFonts w:ascii="Times New Roman" w:hAnsi="Times New Roman" w:cs="Times New Roman"/>
                <w:bCs w:val="0"/>
                <w:i w:val="0"/>
                <w:iCs w:val="0"/>
                <w:noProof/>
                <w:lang w:val="nb-NO"/>
              </w:rPr>
              <w:t>ARTICLE 12. VALIDITY OF THE AGREEMENT</w:t>
            </w:r>
            <w:r w:rsidR="00C617FA" w:rsidRPr="00C617FA">
              <w:rPr>
                <w:rFonts w:ascii="Times New Roman" w:hAnsi="Times New Roman" w:cs="Times New Roman"/>
                <w:bCs w:val="0"/>
                <w:i w:val="0"/>
                <w:iCs w:val="0"/>
                <w:noProof/>
                <w:webHidden/>
              </w:rPr>
              <w:tab/>
            </w:r>
            <w:r w:rsidR="00C617FA" w:rsidRPr="00C617FA">
              <w:rPr>
                <w:rFonts w:ascii="Times New Roman" w:hAnsi="Times New Roman" w:cs="Times New Roman"/>
                <w:bCs w:val="0"/>
                <w:i w:val="0"/>
                <w:iCs w:val="0"/>
                <w:noProof/>
                <w:webHidden/>
              </w:rPr>
              <w:fldChar w:fldCharType="begin"/>
            </w:r>
            <w:r w:rsidR="00C617FA" w:rsidRPr="00C617FA">
              <w:rPr>
                <w:rFonts w:ascii="Times New Roman" w:hAnsi="Times New Roman" w:cs="Times New Roman"/>
                <w:bCs w:val="0"/>
                <w:i w:val="0"/>
                <w:iCs w:val="0"/>
                <w:noProof/>
                <w:webHidden/>
              </w:rPr>
              <w:instrText xml:space="preserve"> PAGEREF _Toc189640013 \h </w:instrText>
            </w:r>
            <w:r w:rsidR="00C617FA" w:rsidRPr="00C617FA">
              <w:rPr>
                <w:rFonts w:ascii="Times New Roman" w:hAnsi="Times New Roman" w:cs="Times New Roman"/>
                <w:bCs w:val="0"/>
                <w:i w:val="0"/>
                <w:iCs w:val="0"/>
                <w:noProof/>
                <w:webHidden/>
              </w:rPr>
            </w:r>
            <w:r w:rsidR="00C617FA" w:rsidRPr="00C617FA">
              <w:rPr>
                <w:rFonts w:ascii="Times New Roman" w:hAnsi="Times New Roman" w:cs="Times New Roman"/>
                <w:bCs w:val="0"/>
                <w:i w:val="0"/>
                <w:iCs w:val="0"/>
                <w:noProof/>
                <w:webHidden/>
              </w:rPr>
              <w:fldChar w:fldCharType="separate"/>
            </w:r>
            <w:r w:rsidR="00D5778E">
              <w:rPr>
                <w:rFonts w:ascii="Times New Roman" w:hAnsi="Times New Roman" w:cs="Times New Roman"/>
                <w:bCs w:val="0"/>
                <w:i w:val="0"/>
                <w:iCs w:val="0"/>
                <w:noProof/>
                <w:webHidden/>
              </w:rPr>
              <w:t>31</w:t>
            </w:r>
            <w:r w:rsidR="00C617FA" w:rsidRPr="00C617FA">
              <w:rPr>
                <w:rFonts w:ascii="Times New Roman" w:hAnsi="Times New Roman" w:cs="Times New Roman"/>
                <w:bCs w:val="0"/>
                <w:i w:val="0"/>
                <w:iCs w:val="0"/>
                <w:noProof/>
                <w:webHidden/>
              </w:rPr>
              <w:fldChar w:fldCharType="end"/>
            </w:r>
          </w:hyperlink>
        </w:p>
        <w:p w14:paraId="7713B139" w14:textId="3AC84AE9" w:rsidR="00C617FA" w:rsidRPr="00C617FA" w:rsidRDefault="0053707B">
          <w:pPr>
            <w:pStyle w:val="10"/>
            <w:rPr>
              <w:rFonts w:ascii="Times New Roman" w:eastAsiaTheme="minorEastAsia" w:hAnsi="Times New Roman" w:cs="Times New Roman"/>
              <w:bCs w:val="0"/>
              <w:i w:val="0"/>
              <w:iCs w:val="0"/>
              <w:noProof/>
              <w:kern w:val="2"/>
              <w:lang w:val="en-US"/>
              <w14:ligatures w14:val="standardContextual"/>
            </w:rPr>
          </w:pPr>
          <w:hyperlink w:anchor="_Toc189640014" w:history="1">
            <w:r w:rsidR="00C617FA" w:rsidRPr="00C617FA">
              <w:rPr>
                <w:rStyle w:val="a9"/>
                <w:rFonts w:ascii="Times New Roman" w:hAnsi="Times New Roman" w:cs="Times New Roman"/>
                <w:bCs w:val="0"/>
                <w:i w:val="0"/>
                <w:iCs w:val="0"/>
                <w:noProof/>
              </w:rPr>
              <w:t xml:space="preserve">ARTICLE </w:t>
            </w:r>
            <w:r w:rsidR="00C617FA" w:rsidRPr="00C617FA">
              <w:rPr>
                <w:rStyle w:val="a9"/>
                <w:rFonts w:ascii="Times New Roman" w:hAnsi="Times New Roman" w:cs="Times New Roman"/>
                <w:bCs w:val="0"/>
                <w:i w:val="0"/>
                <w:iCs w:val="0"/>
                <w:noProof/>
                <w:lang w:val="vi-VN"/>
              </w:rPr>
              <w:t xml:space="preserve">13. </w:t>
            </w:r>
            <w:r w:rsidR="00C617FA" w:rsidRPr="00C617FA">
              <w:rPr>
                <w:rStyle w:val="a9"/>
                <w:rFonts w:ascii="Times New Roman" w:hAnsi="Times New Roman" w:cs="Times New Roman"/>
                <w:bCs w:val="0"/>
                <w:i w:val="0"/>
                <w:iCs w:val="0"/>
                <w:noProof/>
              </w:rPr>
              <w:t>MISCELLANEOUS</w:t>
            </w:r>
            <w:r w:rsidR="00C617FA" w:rsidRPr="00C617FA">
              <w:rPr>
                <w:rFonts w:ascii="Times New Roman" w:hAnsi="Times New Roman" w:cs="Times New Roman"/>
                <w:bCs w:val="0"/>
                <w:i w:val="0"/>
                <w:iCs w:val="0"/>
                <w:noProof/>
                <w:webHidden/>
              </w:rPr>
              <w:tab/>
            </w:r>
            <w:r w:rsidR="00C617FA" w:rsidRPr="00C617FA">
              <w:rPr>
                <w:rFonts w:ascii="Times New Roman" w:hAnsi="Times New Roman" w:cs="Times New Roman"/>
                <w:bCs w:val="0"/>
                <w:i w:val="0"/>
                <w:iCs w:val="0"/>
                <w:noProof/>
                <w:webHidden/>
              </w:rPr>
              <w:fldChar w:fldCharType="begin"/>
            </w:r>
            <w:r w:rsidR="00C617FA" w:rsidRPr="00C617FA">
              <w:rPr>
                <w:rFonts w:ascii="Times New Roman" w:hAnsi="Times New Roman" w:cs="Times New Roman"/>
                <w:bCs w:val="0"/>
                <w:i w:val="0"/>
                <w:iCs w:val="0"/>
                <w:noProof/>
                <w:webHidden/>
              </w:rPr>
              <w:instrText xml:space="preserve"> PAGEREF _Toc189640014 \h </w:instrText>
            </w:r>
            <w:r w:rsidR="00C617FA" w:rsidRPr="00C617FA">
              <w:rPr>
                <w:rFonts w:ascii="Times New Roman" w:hAnsi="Times New Roman" w:cs="Times New Roman"/>
                <w:bCs w:val="0"/>
                <w:i w:val="0"/>
                <w:iCs w:val="0"/>
                <w:noProof/>
                <w:webHidden/>
              </w:rPr>
            </w:r>
            <w:r w:rsidR="00C617FA" w:rsidRPr="00C617FA">
              <w:rPr>
                <w:rFonts w:ascii="Times New Roman" w:hAnsi="Times New Roman" w:cs="Times New Roman"/>
                <w:bCs w:val="0"/>
                <w:i w:val="0"/>
                <w:iCs w:val="0"/>
                <w:noProof/>
                <w:webHidden/>
              </w:rPr>
              <w:fldChar w:fldCharType="separate"/>
            </w:r>
            <w:r w:rsidR="00D5778E">
              <w:rPr>
                <w:rFonts w:ascii="Times New Roman" w:hAnsi="Times New Roman" w:cs="Times New Roman"/>
                <w:bCs w:val="0"/>
                <w:i w:val="0"/>
                <w:iCs w:val="0"/>
                <w:noProof/>
                <w:webHidden/>
              </w:rPr>
              <w:t>31</w:t>
            </w:r>
            <w:r w:rsidR="00C617FA" w:rsidRPr="00C617FA">
              <w:rPr>
                <w:rFonts w:ascii="Times New Roman" w:hAnsi="Times New Roman" w:cs="Times New Roman"/>
                <w:bCs w:val="0"/>
                <w:i w:val="0"/>
                <w:iCs w:val="0"/>
                <w:noProof/>
                <w:webHidden/>
              </w:rPr>
              <w:fldChar w:fldCharType="end"/>
            </w:r>
          </w:hyperlink>
        </w:p>
        <w:p w14:paraId="4982DC8E" w14:textId="4B3F99B5" w:rsidR="00C617FA" w:rsidRPr="00C617FA" w:rsidRDefault="0053707B">
          <w:pPr>
            <w:pStyle w:val="10"/>
            <w:rPr>
              <w:rFonts w:ascii="Times New Roman" w:eastAsiaTheme="minorEastAsia" w:hAnsi="Times New Roman" w:cs="Times New Roman"/>
              <w:bCs w:val="0"/>
              <w:i w:val="0"/>
              <w:iCs w:val="0"/>
              <w:noProof/>
              <w:kern w:val="2"/>
              <w:lang w:val="en-US"/>
              <w14:ligatures w14:val="standardContextual"/>
            </w:rPr>
          </w:pPr>
          <w:hyperlink w:anchor="_Toc189640015" w:history="1">
            <w:r w:rsidR="00C617FA" w:rsidRPr="00C617FA">
              <w:rPr>
                <w:rStyle w:val="a9"/>
                <w:rFonts w:ascii="Times New Roman" w:hAnsi="Times New Roman" w:cs="Times New Roman"/>
                <w:bCs w:val="0"/>
                <w:i w:val="0"/>
                <w:iCs w:val="0"/>
                <w:noProof/>
              </w:rPr>
              <w:t xml:space="preserve">SCHEDULE </w:t>
            </w:r>
            <w:r w:rsidR="00C617FA" w:rsidRPr="00C617FA">
              <w:rPr>
                <w:rStyle w:val="a9"/>
                <w:rFonts w:ascii="Times New Roman" w:hAnsi="Times New Roman" w:cs="Times New Roman"/>
                <w:bCs w:val="0"/>
                <w:i w:val="0"/>
                <w:iCs w:val="0"/>
                <w:noProof/>
                <w:lang w:val="vi-VN"/>
              </w:rPr>
              <w:t>1 – DEFINITION AND INTERPRETATION</w:t>
            </w:r>
            <w:r w:rsidR="00C617FA" w:rsidRPr="00C617FA">
              <w:rPr>
                <w:rFonts w:ascii="Times New Roman" w:hAnsi="Times New Roman" w:cs="Times New Roman"/>
                <w:bCs w:val="0"/>
                <w:i w:val="0"/>
                <w:iCs w:val="0"/>
                <w:noProof/>
                <w:webHidden/>
              </w:rPr>
              <w:tab/>
            </w:r>
            <w:r w:rsidR="00C617FA" w:rsidRPr="00C617FA">
              <w:rPr>
                <w:rFonts w:ascii="Times New Roman" w:hAnsi="Times New Roman" w:cs="Times New Roman"/>
                <w:bCs w:val="0"/>
                <w:i w:val="0"/>
                <w:iCs w:val="0"/>
                <w:noProof/>
                <w:webHidden/>
              </w:rPr>
              <w:fldChar w:fldCharType="begin"/>
            </w:r>
            <w:r w:rsidR="00C617FA" w:rsidRPr="00C617FA">
              <w:rPr>
                <w:rFonts w:ascii="Times New Roman" w:hAnsi="Times New Roman" w:cs="Times New Roman"/>
                <w:bCs w:val="0"/>
                <w:i w:val="0"/>
                <w:iCs w:val="0"/>
                <w:noProof/>
                <w:webHidden/>
              </w:rPr>
              <w:instrText xml:space="preserve"> PAGEREF _Toc189640015 \h </w:instrText>
            </w:r>
            <w:r w:rsidR="00C617FA" w:rsidRPr="00C617FA">
              <w:rPr>
                <w:rFonts w:ascii="Times New Roman" w:hAnsi="Times New Roman" w:cs="Times New Roman"/>
                <w:bCs w:val="0"/>
                <w:i w:val="0"/>
                <w:iCs w:val="0"/>
                <w:noProof/>
                <w:webHidden/>
              </w:rPr>
            </w:r>
            <w:r w:rsidR="00C617FA" w:rsidRPr="00C617FA">
              <w:rPr>
                <w:rFonts w:ascii="Times New Roman" w:hAnsi="Times New Roman" w:cs="Times New Roman"/>
                <w:bCs w:val="0"/>
                <w:i w:val="0"/>
                <w:iCs w:val="0"/>
                <w:noProof/>
                <w:webHidden/>
              </w:rPr>
              <w:fldChar w:fldCharType="separate"/>
            </w:r>
            <w:r w:rsidR="00D5778E">
              <w:rPr>
                <w:rFonts w:ascii="Times New Roman" w:hAnsi="Times New Roman" w:cs="Times New Roman"/>
                <w:bCs w:val="0"/>
                <w:i w:val="0"/>
                <w:iCs w:val="0"/>
                <w:noProof/>
                <w:webHidden/>
              </w:rPr>
              <w:t>34</w:t>
            </w:r>
            <w:r w:rsidR="00C617FA" w:rsidRPr="00C617FA">
              <w:rPr>
                <w:rFonts w:ascii="Times New Roman" w:hAnsi="Times New Roman" w:cs="Times New Roman"/>
                <w:bCs w:val="0"/>
                <w:i w:val="0"/>
                <w:iCs w:val="0"/>
                <w:noProof/>
                <w:webHidden/>
              </w:rPr>
              <w:fldChar w:fldCharType="end"/>
            </w:r>
          </w:hyperlink>
        </w:p>
        <w:p w14:paraId="3C540F60" w14:textId="15D9C209" w:rsidR="00C617FA" w:rsidRPr="00C617FA" w:rsidRDefault="0053707B">
          <w:pPr>
            <w:pStyle w:val="10"/>
            <w:rPr>
              <w:rFonts w:ascii="Times New Roman" w:eastAsiaTheme="minorEastAsia" w:hAnsi="Times New Roman" w:cs="Times New Roman"/>
              <w:bCs w:val="0"/>
              <w:i w:val="0"/>
              <w:iCs w:val="0"/>
              <w:noProof/>
              <w:kern w:val="2"/>
              <w:lang w:val="en-US"/>
              <w14:ligatures w14:val="standardContextual"/>
            </w:rPr>
          </w:pPr>
          <w:hyperlink w:anchor="_Toc189640016" w:history="1">
            <w:r w:rsidR="00C617FA" w:rsidRPr="00C617FA">
              <w:rPr>
                <w:rStyle w:val="a9"/>
                <w:rFonts w:ascii="Times New Roman" w:hAnsi="Times New Roman" w:cs="Times New Roman"/>
                <w:bCs w:val="0"/>
                <w:i w:val="0"/>
                <w:iCs w:val="0"/>
                <w:noProof/>
                <w:lang w:val="vi-VN"/>
              </w:rPr>
              <w:t xml:space="preserve">SCHEDULE 2 – REFERENCE TABLE OF SPECIFIC </w:t>
            </w:r>
            <w:r w:rsidR="00C617FA" w:rsidRPr="00C617FA">
              <w:rPr>
                <w:rStyle w:val="a9"/>
                <w:rFonts w:ascii="Times New Roman" w:hAnsi="Times New Roman" w:cs="Times New Roman"/>
                <w:bCs w:val="0"/>
                <w:i w:val="0"/>
                <w:iCs w:val="0"/>
                <w:noProof/>
                <w:lang w:val="en-US"/>
              </w:rPr>
              <w:t>TERMS</w:t>
            </w:r>
            <w:r w:rsidR="00C617FA" w:rsidRPr="00C617FA">
              <w:rPr>
                <w:rFonts w:ascii="Times New Roman" w:hAnsi="Times New Roman" w:cs="Times New Roman"/>
                <w:bCs w:val="0"/>
                <w:i w:val="0"/>
                <w:iCs w:val="0"/>
                <w:noProof/>
                <w:webHidden/>
              </w:rPr>
              <w:tab/>
            </w:r>
            <w:r w:rsidR="00C617FA" w:rsidRPr="00C617FA">
              <w:rPr>
                <w:rFonts w:ascii="Times New Roman" w:hAnsi="Times New Roman" w:cs="Times New Roman"/>
                <w:bCs w:val="0"/>
                <w:i w:val="0"/>
                <w:iCs w:val="0"/>
                <w:noProof/>
                <w:webHidden/>
              </w:rPr>
              <w:fldChar w:fldCharType="begin"/>
            </w:r>
            <w:r w:rsidR="00C617FA" w:rsidRPr="00C617FA">
              <w:rPr>
                <w:rFonts w:ascii="Times New Roman" w:hAnsi="Times New Roman" w:cs="Times New Roman"/>
                <w:bCs w:val="0"/>
                <w:i w:val="0"/>
                <w:iCs w:val="0"/>
                <w:noProof/>
                <w:webHidden/>
              </w:rPr>
              <w:instrText xml:space="preserve"> PAGEREF _Toc189640016 \h </w:instrText>
            </w:r>
            <w:r w:rsidR="00C617FA" w:rsidRPr="00C617FA">
              <w:rPr>
                <w:rFonts w:ascii="Times New Roman" w:hAnsi="Times New Roman" w:cs="Times New Roman"/>
                <w:bCs w:val="0"/>
                <w:i w:val="0"/>
                <w:iCs w:val="0"/>
                <w:noProof/>
                <w:webHidden/>
              </w:rPr>
            </w:r>
            <w:r w:rsidR="00C617FA" w:rsidRPr="00C617FA">
              <w:rPr>
                <w:rFonts w:ascii="Times New Roman" w:hAnsi="Times New Roman" w:cs="Times New Roman"/>
                <w:bCs w:val="0"/>
                <w:i w:val="0"/>
                <w:iCs w:val="0"/>
                <w:noProof/>
                <w:webHidden/>
              </w:rPr>
              <w:fldChar w:fldCharType="separate"/>
            </w:r>
            <w:r w:rsidR="00D5778E">
              <w:rPr>
                <w:rFonts w:ascii="Times New Roman" w:hAnsi="Times New Roman" w:cs="Times New Roman"/>
                <w:bCs w:val="0"/>
                <w:i w:val="0"/>
                <w:iCs w:val="0"/>
                <w:noProof/>
                <w:webHidden/>
              </w:rPr>
              <w:t>37</w:t>
            </w:r>
            <w:r w:rsidR="00C617FA" w:rsidRPr="00C617FA">
              <w:rPr>
                <w:rFonts w:ascii="Times New Roman" w:hAnsi="Times New Roman" w:cs="Times New Roman"/>
                <w:bCs w:val="0"/>
                <w:i w:val="0"/>
                <w:iCs w:val="0"/>
                <w:noProof/>
                <w:webHidden/>
              </w:rPr>
              <w:fldChar w:fldCharType="end"/>
            </w:r>
          </w:hyperlink>
        </w:p>
        <w:p w14:paraId="7FDE9CE7" w14:textId="2E986690" w:rsidR="00C617FA" w:rsidRPr="00C617FA" w:rsidRDefault="0053707B">
          <w:pPr>
            <w:pStyle w:val="10"/>
            <w:rPr>
              <w:rFonts w:ascii="Times New Roman" w:eastAsiaTheme="minorEastAsia" w:hAnsi="Times New Roman" w:cs="Times New Roman"/>
              <w:bCs w:val="0"/>
              <w:i w:val="0"/>
              <w:iCs w:val="0"/>
              <w:noProof/>
              <w:kern w:val="2"/>
              <w:lang w:val="en-US"/>
              <w14:ligatures w14:val="standardContextual"/>
            </w:rPr>
          </w:pPr>
          <w:hyperlink w:anchor="_Toc189640017" w:history="1">
            <w:r w:rsidR="00C617FA" w:rsidRPr="00C617FA">
              <w:rPr>
                <w:rStyle w:val="a9"/>
                <w:rFonts w:ascii="Times New Roman" w:hAnsi="Times New Roman" w:cs="Times New Roman"/>
                <w:bCs w:val="0"/>
                <w:i w:val="0"/>
                <w:iCs w:val="0"/>
                <w:noProof/>
                <w:lang w:val="vi-VN"/>
              </w:rPr>
              <w:t>SCHEDULE 3 –</w:t>
            </w:r>
            <w:r w:rsidR="00C617FA" w:rsidRPr="00C617FA">
              <w:rPr>
                <w:rStyle w:val="a9"/>
                <w:rFonts w:ascii="Times New Roman" w:hAnsi="Times New Roman" w:cs="Times New Roman"/>
                <w:bCs w:val="0"/>
                <w:i w:val="0"/>
                <w:iCs w:val="0"/>
                <w:noProof/>
                <w:lang w:val="en-US"/>
              </w:rPr>
              <w:t xml:space="preserve"> </w:t>
            </w:r>
            <w:r w:rsidR="00C617FA" w:rsidRPr="00C617FA">
              <w:rPr>
                <w:rStyle w:val="a9"/>
                <w:rFonts w:ascii="Times New Roman" w:hAnsi="Times New Roman" w:cs="Times New Roman"/>
                <w:bCs w:val="0"/>
                <w:i w:val="0"/>
                <w:iCs w:val="0"/>
                <w:noProof/>
                <w:lang w:val="vi-VN"/>
              </w:rPr>
              <w:t>SERVICES</w:t>
            </w:r>
            <w:r w:rsidR="00C617FA" w:rsidRPr="00C617FA">
              <w:rPr>
                <w:rStyle w:val="a9"/>
                <w:rFonts w:ascii="Times New Roman" w:hAnsi="Times New Roman" w:cs="Times New Roman"/>
                <w:bCs w:val="0"/>
                <w:i w:val="0"/>
                <w:iCs w:val="0"/>
                <w:noProof/>
                <w:lang w:val="en-US"/>
              </w:rPr>
              <w:t xml:space="preserve"> OF THE LESSOR</w:t>
            </w:r>
            <w:r w:rsidR="00C617FA" w:rsidRPr="00C617FA">
              <w:rPr>
                <w:rFonts w:ascii="Times New Roman" w:hAnsi="Times New Roman" w:cs="Times New Roman"/>
                <w:bCs w:val="0"/>
                <w:i w:val="0"/>
                <w:iCs w:val="0"/>
                <w:noProof/>
                <w:webHidden/>
              </w:rPr>
              <w:tab/>
            </w:r>
            <w:r w:rsidR="00C617FA" w:rsidRPr="00C617FA">
              <w:rPr>
                <w:rFonts w:ascii="Times New Roman" w:hAnsi="Times New Roman" w:cs="Times New Roman"/>
                <w:bCs w:val="0"/>
                <w:i w:val="0"/>
                <w:iCs w:val="0"/>
                <w:noProof/>
                <w:webHidden/>
              </w:rPr>
              <w:fldChar w:fldCharType="begin"/>
            </w:r>
            <w:r w:rsidR="00C617FA" w:rsidRPr="00C617FA">
              <w:rPr>
                <w:rFonts w:ascii="Times New Roman" w:hAnsi="Times New Roman" w:cs="Times New Roman"/>
                <w:bCs w:val="0"/>
                <w:i w:val="0"/>
                <w:iCs w:val="0"/>
                <w:noProof/>
                <w:webHidden/>
              </w:rPr>
              <w:instrText xml:space="preserve"> PAGEREF _Toc189640017 \h </w:instrText>
            </w:r>
            <w:r w:rsidR="00C617FA" w:rsidRPr="00C617FA">
              <w:rPr>
                <w:rFonts w:ascii="Times New Roman" w:hAnsi="Times New Roman" w:cs="Times New Roman"/>
                <w:bCs w:val="0"/>
                <w:i w:val="0"/>
                <w:iCs w:val="0"/>
                <w:noProof/>
                <w:webHidden/>
              </w:rPr>
            </w:r>
            <w:r w:rsidR="00C617FA" w:rsidRPr="00C617FA">
              <w:rPr>
                <w:rFonts w:ascii="Times New Roman" w:hAnsi="Times New Roman" w:cs="Times New Roman"/>
                <w:bCs w:val="0"/>
                <w:i w:val="0"/>
                <w:iCs w:val="0"/>
                <w:noProof/>
                <w:webHidden/>
              </w:rPr>
              <w:fldChar w:fldCharType="separate"/>
            </w:r>
            <w:r w:rsidR="00D5778E">
              <w:rPr>
                <w:rFonts w:ascii="Times New Roman" w:hAnsi="Times New Roman" w:cs="Times New Roman"/>
                <w:bCs w:val="0"/>
                <w:i w:val="0"/>
                <w:iCs w:val="0"/>
                <w:noProof/>
                <w:webHidden/>
              </w:rPr>
              <w:t>42</w:t>
            </w:r>
            <w:r w:rsidR="00C617FA" w:rsidRPr="00C617FA">
              <w:rPr>
                <w:rFonts w:ascii="Times New Roman" w:hAnsi="Times New Roman" w:cs="Times New Roman"/>
                <w:bCs w:val="0"/>
                <w:i w:val="0"/>
                <w:iCs w:val="0"/>
                <w:noProof/>
                <w:webHidden/>
              </w:rPr>
              <w:fldChar w:fldCharType="end"/>
            </w:r>
          </w:hyperlink>
        </w:p>
        <w:p w14:paraId="1A36519E" w14:textId="4160E992" w:rsidR="00C617FA" w:rsidRPr="00C617FA" w:rsidRDefault="0053707B">
          <w:pPr>
            <w:pStyle w:val="10"/>
            <w:rPr>
              <w:rFonts w:ascii="Times New Roman" w:eastAsiaTheme="minorEastAsia" w:hAnsi="Times New Roman" w:cs="Times New Roman"/>
              <w:bCs w:val="0"/>
              <w:i w:val="0"/>
              <w:iCs w:val="0"/>
              <w:noProof/>
              <w:kern w:val="2"/>
              <w:lang w:val="en-US"/>
              <w14:ligatures w14:val="standardContextual"/>
            </w:rPr>
          </w:pPr>
          <w:hyperlink w:anchor="_Toc189640018" w:history="1">
            <w:r w:rsidR="00C617FA" w:rsidRPr="00C617FA">
              <w:rPr>
                <w:rStyle w:val="a9"/>
                <w:rFonts w:ascii="Times New Roman" w:hAnsi="Times New Roman" w:cs="Times New Roman"/>
                <w:bCs w:val="0"/>
                <w:i w:val="0"/>
                <w:iCs w:val="0"/>
                <w:noProof/>
                <w:lang w:val="vi-VN"/>
              </w:rPr>
              <w:t xml:space="preserve">SCHEDULE 4 – </w:t>
            </w:r>
            <w:r w:rsidR="00C617FA" w:rsidRPr="00C617FA">
              <w:rPr>
                <w:rStyle w:val="a9"/>
                <w:rFonts w:ascii="Times New Roman" w:hAnsi="Times New Roman" w:cs="Times New Roman"/>
                <w:bCs w:val="0"/>
                <w:i w:val="0"/>
                <w:iCs w:val="0"/>
                <w:noProof/>
                <w:lang w:val="en-US"/>
              </w:rPr>
              <w:t>PREMISES HANDOVER MINUTES</w:t>
            </w:r>
            <w:r w:rsidR="00C617FA" w:rsidRPr="00C617FA">
              <w:rPr>
                <w:rFonts w:ascii="Times New Roman" w:hAnsi="Times New Roman" w:cs="Times New Roman"/>
                <w:bCs w:val="0"/>
                <w:i w:val="0"/>
                <w:iCs w:val="0"/>
                <w:noProof/>
                <w:webHidden/>
              </w:rPr>
              <w:tab/>
            </w:r>
            <w:r w:rsidR="00C617FA" w:rsidRPr="00C617FA">
              <w:rPr>
                <w:rFonts w:ascii="Times New Roman" w:hAnsi="Times New Roman" w:cs="Times New Roman"/>
                <w:bCs w:val="0"/>
                <w:i w:val="0"/>
                <w:iCs w:val="0"/>
                <w:noProof/>
                <w:webHidden/>
              </w:rPr>
              <w:fldChar w:fldCharType="begin"/>
            </w:r>
            <w:r w:rsidR="00C617FA" w:rsidRPr="00C617FA">
              <w:rPr>
                <w:rFonts w:ascii="Times New Roman" w:hAnsi="Times New Roman" w:cs="Times New Roman"/>
                <w:bCs w:val="0"/>
                <w:i w:val="0"/>
                <w:iCs w:val="0"/>
                <w:noProof/>
                <w:webHidden/>
              </w:rPr>
              <w:instrText xml:space="preserve"> PAGEREF _Toc189640018 \h </w:instrText>
            </w:r>
            <w:r w:rsidR="00C617FA" w:rsidRPr="00C617FA">
              <w:rPr>
                <w:rFonts w:ascii="Times New Roman" w:hAnsi="Times New Roman" w:cs="Times New Roman"/>
                <w:bCs w:val="0"/>
                <w:i w:val="0"/>
                <w:iCs w:val="0"/>
                <w:noProof/>
                <w:webHidden/>
              </w:rPr>
            </w:r>
            <w:r w:rsidR="00C617FA" w:rsidRPr="00C617FA">
              <w:rPr>
                <w:rFonts w:ascii="Times New Roman" w:hAnsi="Times New Roman" w:cs="Times New Roman"/>
                <w:bCs w:val="0"/>
                <w:i w:val="0"/>
                <w:iCs w:val="0"/>
                <w:noProof/>
                <w:webHidden/>
              </w:rPr>
              <w:fldChar w:fldCharType="separate"/>
            </w:r>
            <w:r w:rsidR="00D5778E">
              <w:rPr>
                <w:rFonts w:ascii="Times New Roman" w:hAnsi="Times New Roman" w:cs="Times New Roman"/>
                <w:bCs w:val="0"/>
                <w:i w:val="0"/>
                <w:iCs w:val="0"/>
                <w:noProof/>
                <w:webHidden/>
              </w:rPr>
              <w:t>43</w:t>
            </w:r>
            <w:r w:rsidR="00C617FA" w:rsidRPr="00C617FA">
              <w:rPr>
                <w:rFonts w:ascii="Times New Roman" w:hAnsi="Times New Roman" w:cs="Times New Roman"/>
                <w:bCs w:val="0"/>
                <w:i w:val="0"/>
                <w:iCs w:val="0"/>
                <w:noProof/>
                <w:webHidden/>
              </w:rPr>
              <w:fldChar w:fldCharType="end"/>
            </w:r>
          </w:hyperlink>
        </w:p>
        <w:p w14:paraId="30E5CC14" w14:textId="5644CF41" w:rsidR="00C617FA" w:rsidRPr="00C617FA" w:rsidRDefault="0053707B">
          <w:pPr>
            <w:pStyle w:val="10"/>
            <w:rPr>
              <w:rFonts w:ascii="Times New Roman" w:eastAsiaTheme="minorEastAsia" w:hAnsi="Times New Roman" w:cs="Times New Roman"/>
              <w:bCs w:val="0"/>
              <w:i w:val="0"/>
              <w:iCs w:val="0"/>
              <w:noProof/>
              <w:kern w:val="2"/>
              <w:lang w:val="en-US"/>
              <w14:ligatures w14:val="standardContextual"/>
            </w:rPr>
          </w:pPr>
          <w:hyperlink w:anchor="_Toc189640019" w:history="1">
            <w:r w:rsidR="00C617FA" w:rsidRPr="00C617FA">
              <w:rPr>
                <w:rStyle w:val="a9"/>
                <w:rFonts w:ascii="Times New Roman" w:hAnsi="Times New Roman" w:cs="Times New Roman"/>
                <w:bCs w:val="0"/>
                <w:i w:val="0"/>
                <w:iCs w:val="0"/>
                <w:noProof/>
                <w:lang w:val="vi-VN"/>
              </w:rPr>
              <w:t>SCHEDULE 6 – BUILDING R</w:t>
            </w:r>
            <w:r w:rsidR="00C617FA" w:rsidRPr="00C617FA">
              <w:rPr>
                <w:rStyle w:val="a9"/>
                <w:rFonts w:ascii="Times New Roman" w:hAnsi="Times New Roman" w:cs="Times New Roman"/>
                <w:bCs w:val="0"/>
                <w:i w:val="0"/>
                <w:iCs w:val="0"/>
                <w:noProof/>
                <w:lang w:val="en-US"/>
              </w:rPr>
              <w:t>EGULATIONS</w:t>
            </w:r>
            <w:r w:rsidR="00C617FA" w:rsidRPr="00C617FA">
              <w:rPr>
                <w:rFonts w:ascii="Times New Roman" w:hAnsi="Times New Roman" w:cs="Times New Roman"/>
                <w:bCs w:val="0"/>
                <w:i w:val="0"/>
                <w:iCs w:val="0"/>
                <w:noProof/>
                <w:webHidden/>
              </w:rPr>
              <w:tab/>
            </w:r>
            <w:r w:rsidR="00C617FA" w:rsidRPr="00C617FA">
              <w:rPr>
                <w:rFonts w:ascii="Times New Roman" w:hAnsi="Times New Roman" w:cs="Times New Roman"/>
                <w:bCs w:val="0"/>
                <w:i w:val="0"/>
                <w:iCs w:val="0"/>
                <w:noProof/>
                <w:webHidden/>
              </w:rPr>
              <w:fldChar w:fldCharType="begin"/>
            </w:r>
            <w:r w:rsidR="00C617FA" w:rsidRPr="00C617FA">
              <w:rPr>
                <w:rFonts w:ascii="Times New Roman" w:hAnsi="Times New Roman" w:cs="Times New Roman"/>
                <w:bCs w:val="0"/>
                <w:i w:val="0"/>
                <w:iCs w:val="0"/>
                <w:noProof/>
                <w:webHidden/>
              </w:rPr>
              <w:instrText xml:space="preserve"> PAGEREF _Toc189640019 \h </w:instrText>
            </w:r>
            <w:r w:rsidR="00C617FA" w:rsidRPr="00C617FA">
              <w:rPr>
                <w:rFonts w:ascii="Times New Roman" w:hAnsi="Times New Roman" w:cs="Times New Roman"/>
                <w:bCs w:val="0"/>
                <w:i w:val="0"/>
                <w:iCs w:val="0"/>
                <w:noProof/>
                <w:webHidden/>
              </w:rPr>
            </w:r>
            <w:r w:rsidR="00C617FA" w:rsidRPr="00C617FA">
              <w:rPr>
                <w:rFonts w:ascii="Times New Roman" w:hAnsi="Times New Roman" w:cs="Times New Roman"/>
                <w:bCs w:val="0"/>
                <w:i w:val="0"/>
                <w:iCs w:val="0"/>
                <w:noProof/>
                <w:webHidden/>
              </w:rPr>
              <w:fldChar w:fldCharType="separate"/>
            </w:r>
            <w:r w:rsidR="00D5778E">
              <w:rPr>
                <w:rFonts w:ascii="Times New Roman" w:hAnsi="Times New Roman" w:cs="Times New Roman"/>
                <w:bCs w:val="0"/>
                <w:i w:val="0"/>
                <w:iCs w:val="0"/>
                <w:noProof/>
                <w:webHidden/>
              </w:rPr>
              <w:t>48</w:t>
            </w:r>
            <w:r w:rsidR="00C617FA" w:rsidRPr="00C617FA">
              <w:rPr>
                <w:rFonts w:ascii="Times New Roman" w:hAnsi="Times New Roman" w:cs="Times New Roman"/>
                <w:bCs w:val="0"/>
                <w:i w:val="0"/>
                <w:iCs w:val="0"/>
                <w:noProof/>
                <w:webHidden/>
              </w:rPr>
              <w:fldChar w:fldCharType="end"/>
            </w:r>
          </w:hyperlink>
        </w:p>
        <w:p w14:paraId="1C3FCAD3" w14:textId="7AD2DF26" w:rsidR="00AD6615" w:rsidRPr="004B3CE3" w:rsidRDefault="00AD6615">
          <w:r w:rsidRPr="00C617FA">
            <w:rPr>
              <w:b/>
              <w:noProof/>
            </w:rPr>
            <w:fldChar w:fldCharType="end"/>
          </w:r>
        </w:p>
      </w:sdtContent>
    </w:sdt>
    <w:p w14:paraId="7D92BCCF" w14:textId="043C142E" w:rsidR="00AD6615" w:rsidRPr="00C617FA" w:rsidRDefault="00AD6615" w:rsidP="00AD6615">
      <w:pPr>
        <w:spacing w:before="120" w:after="120"/>
        <w:contextualSpacing/>
        <w:jc w:val="both"/>
        <w:rPr>
          <w:b/>
          <w:bCs/>
        </w:rPr>
      </w:pPr>
    </w:p>
    <w:p w14:paraId="64A36671" w14:textId="77777777" w:rsidR="00AD6615" w:rsidRPr="00C617FA" w:rsidRDefault="00AD6615" w:rsidP="00AD6615">
      <w:pPr>
        <w:spacing w:before="120" w:after="120"/>
        <w:contextualSpacing/>
        <w:jc w:val="both"/>
        <w:rPr>
          <w:b/>
          <w:bCs/>
        </w:rPr>
      </w:pPr>
    </w:p>
    <w:p w14:paraId="5343814C" w14:textId="77777777" w:rsidR="00AD6615" w:rsidRPr="00C617FA" w:rsidRDefault="00AD6615" w:rsidP="00C85214">
      <w:pPr>
        <w:spacing w:before="120" w:after="120"/>
        <w:contextualSpacing/>
        <w:jc w:val="center"/>
        <w:rPr>
          <w:b/>
          <w:bCs/>
        </w:rPr>
      </w:pPr>
      <w:r w:rsidRPr="00C617FA">
        <w:rPr>
          <w:b/>
          <w:bCs/>
        </w:rPr>
        <w:br w:type="page"/>
      </w:r>
    </w:p>
    <w:p w14:paraId="140FA022" w14:textId="67FE3EBA" w:rsidR="00F42BA5" w:rsidRPr="00C617FA" w:rsidRDefault="007943FA" w:rsidP="00C85214">
      <w:pPr>
        <w:spacing w:before="120" w:after="120"/>
        <w:contextualSpacing/>
        <w:jc w:val="center"/>
      </w:pPr>
      <w:r w:rsidRPr="00C617FA">
        <w:rPr>
          <w:b/>
          <w:bCs/>
        </w:rPr>
        <w:lastRenderedPageBreak/>
        <w:t xml:space="preserve">SOCIALIST REPUBLIC OF VIETNAM </w:t>
      </w:r>
      <w:r w:rsidR="00F42BA5" w:rsidRPr="00C617FA">
        <w:rPr>
          <w:b/>
          <w:bCs/>
        </w:rPr>
        <w:br/>
      </w:r>
      <w:r w:rsidRPr="00C617FA">
        <w:rPr>
          <w:b/>
          <w:bCs/>
        </w:rPr>
        <w:t xml:space="preserve">Independence - Freedom - Happiness </w:t>
      </w:r>
      <w:r w:rsidR="00F42BA5" w:rsidRPr="00C617FA">
        <w:rPr>
          <w:b/>
          <w:bCs/>
        </w:rPr>
        <w:br/>
        <w:t>---------------</w:t>
      </w:r>
    </w:p>
    <w:p w14:paraId="367EFCFD" w14:textId="13D7E184" w:rsidR="00F42BA5" w:rsidRPr="00C617FA" w:rsidRDefault="007943FA" w:rsidP="00C85214">
      <w:pPr>
        <w:spacing w:before="120" w:after="120"/>
        <w:contextualSpacing/>
        <w:jc w:val="center"/>
      </w:pPr>
      <w:r w:rsidRPr="00C617FA">
        <w:rPr>
          <w:i/>
          <w:iCs/>
        </w:rPr>
        <w:t>Ho Chi Minh City, date … month … year ….</w:t>
      </w:r>
    </w:p>
    <w:p w14:paraId="73717760" w14:textId="77777777" w:rsidR="00C85214" w:rsidRPr="00C617FA" w:rsidRDefault="00C85214" w:rsidP="00C85214">
      <w:pPr>
        <w:spacing w:before="120" w:after="120"/>
        <w:contextualSpacing/>
        <w:jc w:val="center"/>
        <w:rPr>
          <w:b/>
          <w:bCs/>
        </w:rPr>
      </w:pPr>
      <w:bookmarkStart w:id="0" w:name="chuong_pl_5_name"/>
    </w:p>
    <w:bookmarkEnd w:id="0"/>
    <w:p w14:paraId="40BC3812" w14:textId="038EB866" w:rsidR="00F42BA5" w:rsidRPr="00C617FA" w:rsidRDefault="007943FA" w:rsidP="00C85214">
      <w:pPr>
        <w:spacing w:before="120" w:after="120"/>
        <w:contextualSpacing/>
        <w:jc w:val="center"/>
        <w:rPr>
          <w:lang w:val="vi-VN"/>
        </w:rPr>
      </w:pPr>
      <w:r w:rsidRPr="004B3CE3">
        <w:rPr>
          <w:b/>
          <w:bCs/>
          <w:sz w:val="28"/>
          <w:szCs w:val="28"/>
        </w:rPr>
        <w:t xml:space="preserve">OFFICE </w:t>
      </w:r>
      <w:r w:rsidRPr="00C617FA">
        <w:rPr>
          <w:b/>
          <w:bCs/>
          <w:sz w:val="28"/>
          <w:szCs w:val="28"/>
        </w:rPr>
        <w:t>LEASE</w:t>
      </w:r>
      <w:r w:rsidR="000224F9" w:rsidRPr="00C617FA">
        <w:rPr>
          <w:b/>
          <w:bCs/>
          <w:sz w:val="28"/>
          <w:szCs w:val="28"/>
          <w:lang w:val="vi-VN"/>
        </w:rPr>
        <w:t xml:space="preserve"> </w:t>
      </w:r>
      <w:r w:rsidRPr="00C617FA">
        <w:rPr>
          <w:b/>
          <w:bCs/>
          <w:sz w:val="28"/>
          <w:szCs w:val="28"/>
        </w:rPr>
        <w:t>AGREEMENT</w:t>
      </w:r>
    </w:p>
    <w:p w14:paraId="0FBFF34B" w14:textId="262BC532" w:rsidR="00F42BA5" w:rsidRPr="00C617FA" w:rsidRDefault="007943FA" w:rsidP="00C85214">
      <w:pPr>
        <w:spacing w:before="120" w:after="120"/>
        <w:contextualSpacing/>
        <w:jc w:val="center"/>
        <w:rPr>
          <w:b/>
          <w:bCs/>
        </w:rPr>
      </w:pPr>
      <w:r w:rsidRPr="00C617FA">
        <w:rPr>
          <w:b/>
          <w:bCs/>
          <w:lang w:val="vi-VN"/>
        </w:rPr>
        <w:t xml:space="preserve">No.: </w:t>
      </w:r>
      <w:r w:rsidR="003F57BE" w:rsidRPr="00C617FA">
        <w:rPr>
          <w:b/>
          <w:bCs/>
        </w:rPr>
        <w:t>……</w:t>
      </w:r>
      <w:r w:rsidR="003F57BE" w:rsidRPr="00C617FA">
        <w:rPr>
          <w:b/>
          <w:bCs/>
          <w:lang w:val="vi-VN"/>
        </w:rPr>
        <w:t>…………..</w:t>
      </w:r>
      <w:r w:rsidR="00F42BA5" w:rsidRPr="00C617FA">
        <w:rPr>
          <w:b/>
          <w:bCs/>
        </w:rPr>
        <w:t>…..</w:t>
      </w:r>
    </w:p>
    <w:p w14:paraId="0A80FF66" w14:textId="77777777" w:rsidR="00C85214" w:rsidRPr="00C617FA" w:rsidRDefault="00C85214" w:rsidP="00C85214">
      <w:pPr>
        <w:spacing w:before="120" w:after="120"/>
        <w:contextualSpacing/>
        <w:jc w:val="center"/>
      </w:pPr>
    </w:p>
    <w:p w14:paraId="51E5352C" w14:textId="31E85ED0" w:rsidR="00F42BA5" w:rsidRPr="00C617FA" w:rsidRDefault="007943FA" w:rsidP="00C85214">
      <w:pPr>
        <w:pStyle w:val="a3"/>
        <w:numPr>
          <w:ilvl w:val="0"/>
          <w:numId w:val="1"/>
        </w:numPr>
        <w:spacing w:before="120" w:after="120"/>
        <w:ind w:left="567" w:hanging="567"/>
        <w:jc w:val="both"/>
      </w:pPr>
      <w:r w:rsidRPr="00C617FA">
        <w:t>Pursuant to the Civil Code No. 91/2015/QH11</w:t>
      </w:r>
      <w:r w:rsidR="008403BC" w:rsidRPr="00C617FA">
        <w:rPr>
          <w:lang w:val="vi-VN"/>
        </w:rPr>
        <w:t xml:space="preserve"> </w:t>
      </w:r>
      <w:r w:rsidR="00D1188C" w:rsidRPr="00C617FA">
        <w:t>enacted by National Assembly of the Socialist Republic of Vietnam on November 24, 2015;</w:t>
      </w:r>
    </w:p>
    <w:p w14:paraId="6135CA46" w14:textId="3028B952" w:rsidR="00F42BA5" w:rsidRPr="00C617FA" w:rsidRDefault="00D1188C" w:rsidP="00C85214">
      <w:pPr>
        <w:pStyle w:val="a3"/>
        <w:numPr>
          <w:ilvl w:val="0"/>
          <w:numId w:val="1"/>
        </w:numPr>
        <w:spacing w:before="120" w:after="120"/>
        <w:ind w:left="567" w:hanging="567"/>
        <w:jc w:val="both"/>
      </w:pPr>
      <w:r w:rsidRPr="00C617FA">
        <w:t>Pursuant to Law on Real Estate Trading No. 66/2014/QH13</w:t>
      </w:r>
      <w:r w:rsidR="008403BC" w:rsidRPr="00C617FA">
        <w:rPr>
          <w:lang w:val="vi-VN"/>
        </w:rPr>
        <w:t xml:space="preserve"> </w:t>
      </w:r>
      <w:r w:rsidRPr="00C617FA">
        <w:t>enacted by National Assembly of the Socialist Republic of Vietnam on November 25, 2014;</w:t>
      </w:r>
    </w:p>
    <w:p w14:paraId="2C883352" w14:textId="6D8E5E20" w:rsidR="00F42BA5" w:rsidRPr="00C617FA" w:rsidRDefault="00D1188C" w:rsidP="00D1188C">
      <w:pPr>
        <w:pStyle w:val="a3"/>
        <w:numPr>
          <w:ilvl w:val="0"/>
          <w:numId w:val="1"/>
        </w:numPr>
        <w:spacing w:before="120" w:after="120"/>
        <w:ind w:left="540" w:hanging="540"/>
        <w:jc w:val="both"/>
      </w:pPr>
      <w:r w:rsidRPr="00C617FA">
        <w:t xml:space="preserve">Pursuant to Decree No. </w:t>
      </w:r>
      <w:r w:rsidR="000224F9" w:rsidRPr="00C617FA">
        <w:rPr>
          <w:lang w:val="vi-VN"/>
        </w:rPr>
        <w:t>02</w:t>
      </w:r>
      <w:r w:rsidR="00F42BA5" w:rsidRPr="00C617FA">
        <w:t>/</w:t>
      </w:r>
      <w:r w:rsidR="000224F9" w:rsidRPr="00C617FA">
        <w:rPr>
          <w:lang w:val="vi-VN"/>
        </w:rPr>
        <w:t xml:space="preserve">2022 </w:t>
      </w:r>
      <w:r w:rsidRPr="00C617FA">
        <w:t>/ND-CP dated January 6, 2022 issued by the Government detailing the implementation of a number of articles of the Law on Real Estate Trading;</w:t>
      </w:r>
    </w:p>
    <w:p w14:paraId="1CD3D8DD" w14:textId="571FF1C8" w:rsidR="00AC1928" w:rsidRPr="00C617FA" w:rsidRDefault="00D1188C" w:rsidP="00AC1928">
      <w:pPr>
        <w:pStyle w:val="a3"/>
        <w:numPr>
          <w:ilvl w:val="0"/>
          <w:numId w:val="1"/>
        </w:numPr>
        <w:spacing w:before="120" w:after="120"/>
        <w:ind w:left="540" w:hanging="540"/>
        <w:jc w:val="both"/>
      </w:pPr>
      <w:r w:rsidRPr="004B3CE3">
        <w:t xml:space="preserve">Based on records, project legal documents </w:t>
      </w:r>
      <w:r w:rsidR="00C2467F" w:rsidRPr="004B3CE3">
        <w:t>in relation</w:t>
      </w:r>
      <w:r w:rsidR="003F57BE" w:rsidRPr="004B3CE3">
        <w:t xml:space="preserve"> to the Building</w:t>
      </w:r>
      <w:r w:rsidR="00CE24B1" w:rsidRPr="004B3CE3">
        <w:rPr>
          <w:lang w:val="vi-VN"/>
        </w:rPr>
        <w:t>;</w:t>
      </w:r>
    </w:p>
    <w:p w14:paraId="6ECCEFBA" w14:textId="77553F3C" w:rsidR="00AC1928" w:rsidRPr="004B3CE3" w:rsidRDefault="00AC1928" w:rsidP="00C617FA">
      <w:pPr>
        <w:pStyle w:val="a3"/>
        <w:numPr>
          <w:ilvl w:val="0"/>
          <w:numId w:val="1"/>
        </w:numPr>
        <w:ind w:left="540" w:hanging="540"/>
      </w:pPr>
      <w:r w:rsidRPr="00B760F5">
        <w:t xml:space="preserve">Pursuant to Certificate of Land Use Right, Ownership of Residential House and Other Assets Attached to Land No. </w:t>
      </w:r>
      <w:r>
        <w:rPr>
          <w:color w:val="000000" w:themeColor="text1"/>
          <w:lang w:val="vi-VN"/>
        </w:rPr>
        <w:t>DO</w:t>
      </w:r>
      <w:r>
        <w:rPr>
          <w:color w:val="000000" w:themeColor="text1"/>
          <w:lang w:val="en-US"/>
        </w:rPr>
        <w:t xml:space="preserve"> </w:t>
      </w:r>
      <w:r>
        <w:rPr>
          <w:color w:val="000000" w:themeColor="text1"/>
          <w:lang w:val="vi-VN"/>
        </w:rPr>
        <w:t>371426</w:t>
      </w:r>
      <w:r>
        <w:rPr>
          <w:color w:val="000000" w:themeColor="text1"/>
          <w:lang w:val="en-US"/>
        </w:rPr>
        <w:t xml:space="preserve"> </w:t>
      </w:r>
      <w:r w:rsidRPr="00B760F5">
        <w:t xml:space="preserve">issued by Ho Chi Minh City Department of Natural Resources and Environment on </w:t>
      </w:r>
      <w:r>
        <w:t>Nov</w:t>
      </w:r>
      <w:r w:rsidRPr="00B760F5">
        <w:t xml:space="preserve">ember </w:t>
      </w:r>
      <w:r>
        <w:t>09</w:t>
      </w:r>
      <w:r w:rsidRPr="00C617FA">
        <w:rPr>
          <w:vertAlign w:val="superscript"/>
        </w:rPr>
        <w:t>th</w:t>
      </w:r>
      <w:r w:rsidRPr="00B760F5">
        <w:t xml:space="preserve">, </w:t>
      </w:r>
      <w:r w:rsidRPr="004B3CE3">
        <w:t>20</w:t>
      </w:r>
      <w:r>
        <w:t>24</w:t>
      </w:r>
      <w:r w:rsidRPr="004B3CE3">
        <w:rPr>
          <w:lang w:val="vi-VN"/>
        </w:rPr>
        <w:t>;</w:t>
      </w:r>
    </w:p>
    <w:p w14:paraId="4F312E49" w14:textId="6E5BB882" w:rsidR="001C1072" w:rsidRPr="00C617FA" w:rsidRDefault="00D1188C" w:rsidP="003F57BE">
      <w:pPr>
        <w:pStyle w:val="a3"/>
        <w:numPr>
          <w:ilvl w:val="0"/>
          <w:numId w:val="1"/>
        </w:numPr>
        <w:spacing w:before="120" w:after="120"/>
        <w:ind w:left="540" w:hanging="540"/>
        <w:jc w:val="both"/>
      </w:pPr>
      <w:r w:rsidRPr="00C617FA">
        <w:t xml:space="preserve">Based on the Offer to lease dated </w:t>
      </w:r>
      <w:r w:rsidR="001C1072" w:rsidRPr="00C617FA">
        <w:rPr>
          <w:lang w:val="vi-VN"/>
        </w:rPr>
        <w:t xml:space="preserve">___/____/_____ </w:t>
      </w:r>
      <w:r w:rsidRPr="00C617FA">
        <w:t>sen</w:t>
      </w:r>
      <w:r w:rsidR="003F57BE" w:rsidRPr="00C617FA">
        <w:t>t by the L</w:t>
      </w:r>
      <w:r w:rsidR="00C712D9" w:rsidRPr="00C617FA">
        <w:t>essor</w:t>
      </w:r>
      <w:r w:rsidR="003F57BE" w:rsidRPr="00C617FA">
        <w:t xml:space="preserve"> to the </w:t>
      </w:r>
      <w:r w:rsidR="00C712D9" w:rsidRPr="00C617FA">
        <w:t>Lessee</w:t>
      </w:r>
      <w:r w:rsidR="001C1072" w:rsidRPr="00C617FA">
        <w:rPr>
          <w:lang w:val="vi-VN"/>
        </w:rPr>
        <w:t>;</w:t>
      </w:r>
    </w:p>
    <w:p w14:paraId="5F8DD4AB" w14:textId="176EF602" w:rsidR="00CE24B1" w:rsidRPr="00C617FA" w:rsidRDefault="00D1188C" w:rsidP="003F57BE">
      <w:pPr>
        <w:pStyle w:val="a3"/>
        <w:numPr>
          <w:ilvl w:val="0"/>
          <w:numId w:val="1"/>
        </w:numPr>
        <w:spacing w:before="120" w:after="120"/>
        <w:ind w:left="540" w:hanging="540"/>
        <w:jc w:val="both"/>
      </w:pPr>
      <w:r w:rsidRPr="00C617FA">
        <w:t>Based on the cap</w:t>
      </w:r>
      <w:r w:rsidR="003F57BE" w:rsidRPr="00C617FA">
        <w:t>acity and demand of the Parties</w:t>
      </w:r>
      <w:r w:rsidR="00CE24B1" w:rsidRPr="00C617FA">
        <w:rPr>
          <w:lang w:val="vi-VN"/>
        </w:rPr>
        <w:t>;</w:t>
      </w:r>
    </w:p>
    <w:p w14:paraId="7FA5C506" w14:textId="77777777" w:rsidR="00C85214" w:rsidRPr="00C617FA" w:rsidRDefault="00C85214" w:rsidP="00C85214">
      <w:pPr>
        <w:pStyle w:val="a3"/>
        <w:spacing w:before="120" w:after="120"/>
        <w:ind w:left="709"/>
        <w:jc w:val="both"/>
      </w:pPr>
    </w:p>
    <w:p w14:paraId="535AED95" w14:textId="724A3DE2" w:rsidR="00F42BA5" w:rsidRPr="00C617FA" w:rsidRDefault="00D1188C" w:rsidP="00C85214">
      <w:pPr>
        <w:pStyle w:val="a3"/>
        <w:spacing w:before="120" w:after="120"/>
        <w:ind w:left="0"/>
        <w:jc w:val="both"/>
      </w:pPr>
      <w:r w:rsidRPr="00C617FA">
        <w:t>The Two Parties include:</w:t>
      </w:r>
    </w:p>
    <w:p w14:paraId="57ADF481" w14:textId="77777777" w:rsidR="00C85214" w:rsidRPr="00C617FA" w:rsidRDefault="00C85214" w:rsidP="00C85214">
      <w:pPr>
        <w:pStyle w:val="a3"/>
        <w:spacing w:before="120" w:after="120"/>
        <w:ind w:left="709"/>
        <w:jc w:val="both"/>
      </w:pPr>
    </w:p>
    <w:p w14:paraId="2304E495" w14:textId="4FC2512E" w:rsidR="00C85214" w:rsidRPr="00C617FA" w:rsidRDefault="00D1188C" w:rsidP="00340A46">
      <w:pPr>
        <w:pStyle w:val="a3"/>
        <w:numPr>
          <w:ilvl w:val="0"/>
          <w:numId w:val="2"/>
        </w:numPr>
        <w:spacing w:before="120" w:after="120"/>
        <w:ind w:left="567" w:hanging="567"/>
        <w:jc w:val="both"/>
      </w:pPr>
      <w:r w:rsidRPr="00C617FA">
        <w:rPr>
          <w:b/>
          <w:bCs/>
        </w:rPr>
        <w:t>THE L</w:t>
      </w:r>
      <w:r w:rsidR="00F9389B" w:rsidRPr="00C617FA">
        <w:rPr>
          <w:b/>
          <w:bCs/>
        </w:rPr>
        <w:t>ESSOR</w:t>
      </w:r>
      <w:r w:rsidRPr="00C617FA">
        <w:rPr>
          <w:b/>
          <w:bCs/>
        </w:rPr>
        <w:t xml:space="preserve"> (hereinafter referred to as </w:t>
      </w:r>
      <w:r w:rsidR="003F57BE" w:rsidRPr="00C617FA">
        <w:rPr>
          <w:b/>
          <w:bCs/>
          <w:lang w:val="vi-VN"/>
        </w:rPr>
        <w:t>“</w:t>
      </w:r>
      <w:r w:rsidR="00C712D9" w:rsidRPr="00C617FA">
        <w:rPr>
          <w:b/>
          <w:bCs/>
        </w:rPr>
        <w:t>Lessor</w:t>
      </w:r>
      <w:r w:rsidR="003F57BE" w:rsidRPr="00C617FA">
        <w:rPr>
          <w:b/>
          <w:bCs/>
          <w:lang w:val="vi-VN"/>
        </w:rPr>
        <w:t>”</w:t>
      </w:r>
      <w:r w:rsidR="00F42BA5" w:rsidRPr="00C617FA">
        <w:rPr>
          <w:b/>
          <w:bCs/>
        </w:rPr>
        <w:t>):</w:t>
      </w:r>
    </w:p>
    <w:p w14:paraId="62DBA66A" w14:textId="77777777" w:rsidR="00C85214" w:rsidRPr="00C617FA" w:rsidRDefault="00C85214" w:rsidP="00C85214">
      <w:pPr>
        <w:pStyle w:val="a3"/>
        <w:spacing w:before="120" w:after="120"/>
        <w:jc w:val="both"/>
        <w:rPr>
          <w:b/>
          <w:bCs/>
        </w:rPr>
      </w:pPr>
    </w:p>
    <w:p w14:paraId="0924B412" w14:textId="43151C19" w:rsidR="00C85214" w:rsidRPr="00C617FA" w:rsidRDefault="00915CAC" w:rsidP="00340A46">
      <w:pPr>
        <w:pStyle w:val="a3"/>
        <w:numPr>
          <w:ilvl w:val="0"/>
          <w:numId w:val="3"/>
        </w:numPr>
        <w:tabs>
          <w:tab w:val="left" w:leader="dot" w:pos="9214"/>
        </w:tabs>
        <w:spacing w:before="120" w:after="120"/>
        <w:ind w:left="567" w:hanging="567"/>
        <w:jc w:val="both"/>
      </w:pPr>
      <w:r w:rsidRPr="00C617FA">
        <w:t>Incorporate name:</w:t>
      </w:r>
      <w:r w:rsidR="008403BC" w:rsidRPr="00C617FA">
        <w:rPr>
          <w:lang w:val="vi-VN"/>
        </w:rPr>
        <w:t xml:space="preserve"> </w:t>
      </w:r>
      <w:r w:rsidR="001C0CBE" w:rsidRPr="00C617FA">
        <w:t>KHOI PHAT INVESTMENT ONE MEMBER COMPANY LIMITED</w:t>
      </w:r>
    </w:p>
    <w:p w14:paraId="764802E6" w14:textId="3A7D4D73" w:rsidR="00C85214" w:rsidRPr="00C617FA" w:rsidRDefault="001C0CBE" w:rsidP="00340A46">
      <w:pPr>
        <w:pStyle w:val="a3"/>
        <w:numPr>
          <w:ilvl w:val="0"/>
          <w:numId w:val="3"/>
        </w:numPr>
        <w:tabs>
          <w:tab w:val="left" w:leader="dot" w:pos="9214"/>
        </w:tabs>
        <w:spacing w:before="120" w:after="120"/>
        <w:ind w:left="567" w:hanging="567"/>
        <w:jc w:val="both"/>
      </w:pPr>
      <w:r w:rsidRPr="00C617FA">
        <w:t xml:space="preserve">Enterprise Registration Certificate No.: </w:t>
      </w:r>
      <w:r w:rsidR="008403BC" w:rsidRPr="00C617FA">
        <w:rPr>
          <w:lang w:val="vi-VN"/>
        </w:rPr>
        <w:t>0317955601</w:t>
      </w:r>
    </w:p>
    <w:p w14:paraId="4BE9F21F" w14:textId="0CF71A24" w:rsidR="00C85214" w:rsidRPr="00C617FA" w:rsidRDefault="001C0CBE" w:rsidP="00C617FA">
      <w:pPr>
        <w:pStyle w:val="a3"/>
        <w:numPr>
          <w:ilvl w:val="0"/>
          <w:numId w:val="3"/>
        </w:numPr>
        <w:tabs>
          <w:tab w:val="left" w:pos="4678"/>
          <w:tab w:val="left" w:leader="dot" w:pos="9214"/>
        </w:tabs>
        <w:spacing w:before="120" w:after="120"/>
        <w:ind w:left="567" w:hanging="567"/>
      </w:pPr>
      <w:r w:rsidRPr="00C617FA">
        <w:t xml:space="preserve">Legal representative: </w:t>
      </w:r>
      <w:r w:rsidR="004B3CE3" w:rsidRPr="004B3CE3">
        <w:t xml:space="preserve">YUN HANG JIN                         </w:t>
      </w:r>
      <w:r w:rsidRPr="00C617FA">
        <w:t>Title:</w:t>
      </w:r>
      <w:r w:rsidR="008403BC" w:rsidRPr="00C617FA">
        <w:rPr>
          <w:lang w:val="vi-VN"/>
        </w:rPr>
        <w:t xml:space="preserve"> </w:t>
      </w:r>
      <w:r w:rsidR="004B3CE3">
        <w:t>General Director</w:t>
      </w:r>
    </w:p>
    <w:p w14:paraId="2BE86B08" w14:textId="58B537FF" w:rsidR="00C85214" w:rsidRPr="00C617FA" w:rsidRDefault="00F42BA5" w:rsidP="00C85214">
      <w:pPr>
        <w:pStyle w:val="a3"/>
        <w:spacing w:before="120" w:after="120"/>
        <w:ind w:left="567"/>
        <w:jc w:val="both"/>
        <w:rPr>
          <w:i/>
        </w:rPr>
      </w:pPr>
      <w:r w:rsidRPr="00C617FA">
        <w:rPr>
          <w:i/>
        </w:rPr>
        <w:t xml:space="preserve">(In case of authorized representative write down information as the Power of Attorney (authorization document) No. …. (if any). Identification card </w:t>
      </w:r>
      <w:r w:rsidR="00F560FA" w:rsidRPr="00C617FA">
        <w:rPr>
          <w:i/>
        </w:rPr>
        <w:t xml:space="preserve">(passport) No.: …… issued on: </w:t>
      </w:r>
      <w:proofErr w:type="gramStart"/>
      <w:r w:rsidR="00F560FA" w:rsidRPr="00C617FA">
        <w:rPr>
          <w:i/>
        </w:rPr>
        <w:t>…</w:t>
      </w:r>
      <w:r w:rsidRPr="00C617FA">
        <w:rPr>
          <w:i/>
        </w:rPr>
        <w:t>..</w:t>
      </w:r>
      <w:proofErr w:type="gramEnd"/>
      <w:r w:rsidRPr="00C617FA">
        <w:rPr>
          <w:i/>
        </w:rPr>
        <w:t xml:space="preserve"> /</w:t>
      </w:r>
      <w:proofErr w:type="gramStart"/>
      <w:r w:rsidRPr="00C617FA">
        <w:rPr>
          <w:i/>
        </w:rPr>
        <w:t>.....</w:t>
      </w:r>
      <w:proofErr w:type="gramEnd"/>
      <w:r w:rsidRPr="00C617FA">
        <w:rPr>
          <w:i/>
        </w:rPr>
        <w:t>/ ….., at…….)</w:t>
      </w:r>
    </w:p>
    <w:p w14:paraId="4BFDB76F" w14:textId="41D8690E" w:rsidR="00F60C32" w:rsidRPr="00C617FA" w:rsidRDefault="001C0CBE" w:rsidP="00340A46">
      <w:pPr>
        <w:pStyle w:val="a3"/>
        <w:numPr>
          <w:ilvl w:val="0"/>
          <w:numId w:val="3"/>
        </w:numPr>
        <w:tabs>
          <w:tab w:val="left" w:leader="dot" w:pos="9214"/>
        </w:tabs>
        <w:spacing w:before="120" w:after="120"/>
        <w:ind w:left="567" w:hanging="567"/>
        <w:jc w:val="both"/>
      </w:pPr>
      <w:r w:rsidRPr="00C617FA">
        <w:t>Address:</w:t>
      </w:r>
      <w:r w:rsidR="008403BC" w:rsidRPr="00C617FA">
        <w:rPr>
          <w:lang w:val="vi-VN"/>
        </w:rPr>
        <w:t xml:space="preserve"> </w:t>
      </w:r>
      <w:r w:rsidRPr="00C617FA">
        <w:t xml:space="preserve">Unit </w:t>
      </w:r>
      <w:r w:rsidR="00F4711B" w:rsidRPr="00C617FA">
        <w:rPr>
          <w:lang w:val="vi-VN"/>
        </w:rPr>
        <w:t>No.406, Floor 4, Tower B, Commercial and service area combined with high-rise residence at Lot 1-13 in Functional Area No. 1- No. 15 Tran Bach Dang Street</w:t>
      </w:r>
      <w:r w:rsidR="00915CAC" w:rsidRPr="00C617FA">
        <w:t>, Thu Thiem Ward, Thu Duc City, Ho Chi Minh City, Vietnam</w:t>
      </w:r>
    </w:p>
    <w:p w14:paraId="25151225" w14:textId="264304D3" w:rsidR="00F60C32" w:rsidRPr="00C617FA" w:rsidRDefault="00915CAC" w:rsidP="00340A46">
      <w:pPr>
        <w:pStyle w:val="a3"/>
        <w:numPr>
          <w:ilvl w:val="0"/>
          <w:numId w:val="3"/>
        </w:numPr>
        <w:tabs>
          <w:tab w:val="left" w:pos="4678"/>
          <w:tab w:val="left" w:leader="dot" w:pos="9214"/>
        </w:tabs>
        <w:spacing w:before="120" w:after="120"/>
        <w:ind w:left="567" w:hanging="567"/>
        <w:jc w:val="both"/>
      </w:pPr>
      <w:r w:rsidRPr="00C617FA">
        <w:t xml:space="preserve">Tel: 028 </w:t>
      </w:r>
      <w:r w:rsidR="004B3CE3" w:rsidRPr="009C7645">
        <w:rPr>
          <w:color w:val="000000" w:themeColor="text1"/>
        </w:rPr>
        <w:t>3</w:t>
      </w:r>
      <w:r w:rsidR="004B3CE3">
        <w:rPr>
          <w:color w:val="000000" w:themeColor="text1"/>
        </w:rPr>
        <w:t>6</w:t>
      </w:r>
      <w:r w:rsidR="004B3CE3" w:rsidRPr="009C7645">
        <w:rPr>
          <w:color w:val="000000" w:themeColor="text1"/>
        </w:rPr>
        <w:t>3</w:t>
      </w:r>
      <w:r w:rsidR="004B3CE3">
        <w:rPr>
          <w:color w:val="000000" w:themeColor="text1"/>
        </w:rPr>
        <w:t>6</w:t>
      </w:r>
      <w:r w:rsidR="004B3CE3" w:rsidRPr="009C7645">
        <w:rPr>
          <w:color w:val="000000" w:themeColor="text1"/>
        </w:rPr>
        <w:t xml:space="preserve"> </w:t>
      </w:r>
      <w:r w:rsidR="004B3CE3">
        <w:rPr>
          <w:color w:val="000000" w:themeColor="text1"/>
        </w:rPr>
        <w:t>769</w:t>
      </w:r>
      <w:r w:rsidR="004B3CE3" w:rsidRPr="009C7645">
        <w:rPr>
          <w:color w:val="000000" w:themeColor="text1"/>
        </w:rPr>
        <w:t>1</w:t>
      </w:r>
      <w:r w:rsidR="008403BC" w:rsidRPr="00C617FA">
        <w:tab/>
      </w:r>
      <w:r w:rsidR="00F42BA5" w:rsidRPr="00C617FA">
        <w:t>Fax:</w:t>
      </w:r>
      <w:r w:rsidR="00CE24B1" w:rsidRPr="00C617FA">
        <w:tab/>
      </w:r>
    </w:p>
    <w:p w14:paraId="56E41D04" w14:textId="60CC40A5" w:rsidR="00F60C32" w:rsidRPr="00C617FA" w:rsidRDefault="00915CAC" w:rsidP="00340A46">
      <w:pPr>
        <w:pStyle w:val="a3"/>
        <w:numPr>
          <w:ilvl w:val="0"/>
          <w:numId w:val="3"/>
        </w:numPr>
        <w:tabs>
          <w:tab w:val="left" w:leader="dot" w:pos="9214"/>
        </w:tabs>
        <w:spacing w:before="120" w:after="120"/>
        <w:ind w:left="567" w:hanging="567"/>
        <w:jc w:val="both"/>
      </w:pPr>
      <w:r w:rsidRPr="00C617FA">
        <w:t>Account No.: ……………………………. Bank:</w:t>
      </w:r>
      <w:r w:rsidR="003D5F37" w:rsidRPr="00C617FA">
        <w:tab/>
      </w:r>
    </w:p>
    <w:p w14:paraId="1549E3FA" w14:textId="687CEF0B" w:rsidR="00F60C32" w:rsidRPr="00C617FA" w:rsidRDefault="00915CAC" w:rsidP="00340A46">
      <w:pPr>
        <w:pStyle w:val="a3"/>
        <w:numPr>
          <w:ilvl w:val="0"/>
          <w:numId w:val="3"/>
        </w:numPr>
        <w:tabs>
          <w:tab w:val="left" w:leader="dot" w:pos="9214"/>
        </w:tabs>
        <w:spacing w:before="120" w:after="120"/>
        <w:ind w:left="567" w:hanging="567"/>
        <w:jc w:val="both"/>
      </w:pPr>
      <w:r w:rsidRPr="00C617FA">
        <w:t xml:space="preserve">Tax code: </w:t>
      </w:r>
      <w:r w:rsidR="008403BC" w:rsidRPr="00C617FA">
        <w:rPr>
          <w:lang w:val="vi-VN"/>
        </w:rPr>
        <w:t>0317955601</w:t>
      </w:r>
      <w:r w:rsidR="00F42BA5" w:rsidRPr="00C617FA">
        <w:t xml:space="preserve"> </w:t>
      </w:r>
    </w:p>
    <w:p w14:paraId="0FEB297E" w14:textId="77777777" w:rsidR="00F60C32" w:rsidRPr="00C617FA" w:rsidRDefault="00F60C32" w:rsidP="00F60C32">
      <w:pPr>
        <w:pStyle w:val="a3"/>
        <w:spacing w:before="120" w:after="120"/>
        <w:ind w:left="567"/>
        <w:jc w:val="both"/>
      </w:pPr>
    </w:p>
    <w:p w14:paraId="0F4C90C7" w14:textId="6CB13896" w:rsidR="00F60C32" w:rsidRPr="00C617FA" w:rsidRDefault="00915CAC" w:rsidP="00340A46">
      <w:pPr>
        <w:pStyle w:val="a3"/>
        <w:numPr>
          <w:ilvl w:val="0"/>
          <w:numId w:val="2"/>
        </w:numPr>
        <w:spacing w:before="120" w:after="120"/>
        <w:ind w:left="567" w:hanging="567"/>
        <w:jc w:val="both"/>
      </w:pPr>
      <w:r w:rsidRPr="00C617FA">
        <w:rPr>
          <w:b/>
          <w:bCs/>
        </w:rPr>
        <w:t xml:space="preserve">THE </w:t>
      </w:r>
      <w:r w:rsidR="00F9389B" w:rsidRPr="00C617FA">
        <w:rPr>
          <w:b/>
          <w:bCs/>
        </w:rPr>
        <w:t>LESSEE</w:t>
      </w:r>
      <w:r w:rsidRPr="00C617FA">
        <w:rPr>
          <w:b/>
          <w:bCs/>
        </w:rPr>
        <w:t xml:space="preserve"> (hereinafter referred to as </w:t>
      </w:r>
      <w:r w:rsidR="003F57BE" w:rsidRPr="00C617FA">
        <w:rPr>
          <w:b/>
          <w:bCs/>
          <w:lang w:val="vi-VN"/>
        </w:rPr>
        <w:t>“</w:t>
      </w:r>
      <w:r w:rsidR="00C712D9" w:rsidRPr="00C617FA">
        <w:rPr>
          <w:b/>
          <w:bCs/>
        </w:rPr>
        <w:t>Lessee</w:t>
      </w:r>
      <w:r w:rsidR="003F57BE" w:rsidRPr="00C617FA">
        <w:rPr>
          <w:b/>
          <w:bCs/>
          <w:lang w:val="vi-VN"/>
        </w:rPr>
        <w:t>”</w:t>
      </w:r>
      <w:r w:rsidR="00F42BA5" w:rsidRPr="00C617FA">
        <w:rPr>
          <w:b/>
          <w:bCs/>
        </w:rPr>
        <w:t>):</w:t>
      </w:r>
    </w:p>
    <w:p w14:paraId="42E476F2" w14:textId="77777777" w:rsidR="00F60C32" w:rsidRPr="00C617FA" w:rsidRDefault="00F60C32" w:rsidP="00F60C32">
      <w:pPr>
        <w:pStyle w:val="a3"/>
        <w:spacing w:before="120" w:after="120"/>
        <w:ind w:left="567"/>
        <w:jc w:val="both"/>
        <w:rPr>
          <w:b/>
          <w:bCs/>
        </w:rPr>
      </w:pPr>
    </w:p>
    <w:p w14:paraId="11D897D7" w14:textId="13F1ED70" w:rsidR="00F60C32" w:rsidRPr="00C617FA" w:rsidRDefault="00915CAC" w:rsidP="00340A46">
      <w:pPr>
        <w:pStyle w:val="a3"/>
        <w:numPr>
          <w:ilvl w:val="0"/>
          <w:numId w:val="4"/>
        </w:numPr>
        <w:tabs>
          <w:tab w:val="left" w:leader="dot" w:pos="9214"/>
        </w:tabs>
        <w:spacing w:before="120" w:after="120"/>
        <w:ind w:left="567" w:hanging="567"/>
        <w:jc w:val="both"/>
      </w:pPr>
      <w:r w:rsidRPr="00C617FA">
        <w:t>Incorporate name:</w:t>
      </w:r>
      <w:r w:rsidR="008403BC" w:rsidRPr="00C617FA">
        <w:rPr>
          <w:lang w:val="vi-VN"/>
        </w:rPr>
        <w:t xml:space="preserve"> </w:t>
      </w:r>
      <w:proofErr w:type="gramStart"/>
      <w:r w:rsidR="008403BC" w:rsidRPr="00C617FA">
        <w:rPr>
          <w:highlight w:val="yellow"/>
        </w:rPr>
        <w:t xml:space="preserve">[ </w:t>
      </w:r>
      <w:r w:rsidR="008403BC" w:rsidRPr="00C617FA">
        <w:rPr>
          <w:highlight w:val="yellow"/>
          <w:lang w:val="vi-VN"/>
        </w:rPr>
        <w:t>]</w:t>
      </w:r>
      <w:proofErr w:type="gramEnd"/>
    </w:p>
    <w:p w14:paraId="0473BC1F" w14:textId="0FC92A84" w:rsidR="00F60C32" w:rsidRPr="00C617FA" w:rsidRDefault="00915CAC" w:rsidP="00340A46">
      <w:pPr>
        <w:pStyle w:val="a3"/>
        <w:numPr>
          <w:ilvl w:val="0"/>
          <w:numId w:val="4"/>
        </w:numPr>
        <w:tabs>
          <w:tab w:val="left" w:leader="dot" w:pos="9214"/>
        </w:tabs>
        <w:spacing w:before="120" w:after="120"/>
        <w:ind w:left="567" w:hanging="567"/>
        <w:jc w:val="both"/>
      </w:pPr>
      <w:r w:rsidRPr="00C617FA">
        <w:t>Enterprise Registration Certificate No.:</w:t>
      </w:r>
      <w:r w:rsidR="008403BC" w:rsidRPr="00C617FA">
        <w:rPr>
          <w:lang w:val="vi-VN"/>
        </w:rPr>
        <w:t xml:space="preserve"> </w:t>
      </w:r>
      <w:proofErr w:type="gramStart"/>
      <w:r w:rsidR="008403BC" w:rsidRPr="00C617FA">
        <w:rPr>
          <w:highlight w:val="yellow"/>
        </w:rPr>
        <w:t xml:space="preserve">[ </w:t>
      </w:r>
      <w:r w:rsidR="008403BC" w:rsidRPr="00C617FA">
        <w:rPr>
          <w:highlight w:val="yellow"/>
          <w:lang w:val="vi-VN"/>
        </w:rPr>
        <w:t>]</w:t>
      </w:r>
      <w:proofErr w:type="gramEnd"/>
      <w:r w:rsidR="00F42BA5" w:rsidRPr="00C617FA">
        <w:t xml:space="preserve"> </w:t>
      </w:r>
    </w:p>
    <w:p w14:paraId="79DE45FE" w14:textId="3DA4E0D1" w:rsidR="003D5F37" w:rsidRPr="00C617FA" w:rsidRDefault="00915CAC" w:rsidP="00340A46">
      <w:pPr>
        <w:pStyle w:val="a3"/>
        <w:numPr>
          <w:ilvl w:val="0"/>
          <w:numId w:val="4"/>
        </w:numPr>
        <w:tabs>
          <w:tab w:val="left" w:pos="4678"/>
          <w:tab w:val="left" w:leader="dot" w:pos="9214"/>
        </w:tabs>
        <w:spacing w:before="120" w:after="120"/>
        <w:ind w:left="567" w:hanging="567"/>
        <w:jc w:val="both"/>
      </w:pPr>
      <w:r w:rsidRPr="00C617FA">
        <w:t xml:space="preserve">Legal representative: </w:t>
      </w:r>
      <w:proofErr w:type="gramStart"/>
      <w:r w:rsidR="008403BC" w:rsidRPr="00C617FA">
        <w:rPr>
          <w:highlight w:val="yellow"/>
        </w:rPr>
        <w:t xml:space="preserve">[ </w:t>
      </w:r>
      <w:r w:rsidR="008403BC" w:rsidRPr="00C617FA">
        <w:rPr>
          <w:highlight w:val="yellow"/>
          <w:lang w:val="vi-VN"/>
        </w:rPr>
        <w:t>]</w:t>
      </w:r>
      <w:proofErr w:type="gramEnd"/>
      <w:r w:rsidR="008403BC" w:rsidRPr="00C617FA">
        <w:rPr>
          <w:highlight w:val="yellow"/>
          <w:lang w:val="vi-VN"/>
        </w:rPr>
        <w:t xml:space="preserve"> </w:t>
      </w:r>
      <w:r w:rsidR="008403BC" w:rsidRPr="00C617FA">
        <w:rPr>
          <w:lang w:val="vi-VN"/>
        </w:rPr>
        <w:tab/>
      </w:r>
      <w:r w:rsidRPr="00C617FA">
        <w:t>Title:</w:t>
      </w:r>
      <w:r w:rsidR="008403BC" w:rsidRPr="00C617FA">
        <w:rPr>
          <w:lang w:val="vi-VN"/>
        </w:rPr>
        <w:t xml:space="preserve"> </w:t>
      </w:r>
      <w:r w:rsidR="008403BC" w:rsidRPr="00C617FA">
        <w:rPr>
          <w:highlight w:val="yellow"/>
        </w:rPr>
        <w:t xml:space="preserve">[ </w:t>
      </w:r>
      <w:r w:rsidR="008403BC" w:rsidRPr="00C617FA">
        <w:rPr>
          <w:highlight w:val="yellow"/>
          <w:lang w:val="vi-VN"/>
        </w:rPr>
        <w:t>]</w:t>
      </w:r>
      <w:r w:rsidR="003D5F37" w:rsidRPr="00C617FA">
        <w:t xml:space="preserve"> </w:t>
      </w:r>
    </w:p>
    <w:p w14:paraId="5F302406" w14:textId="13EB025E" w:rsidR="003D5F37" w:rsidRPr="00C617FA" w:rsidRDefault="00915CAC" w:rsidP="003D5F37">
      <w:pPr>
        <w:pStyle w:val="a3"/>
        <w:spacing w:before="120" w:after="120"/>
        <w:ind w:left="567"/>
        <w:jc w:val="both"/>
        <w:rPr>
          <w:i/>
        </w:rPr>
      </w:pPr>
      <w:r w:rsidRPr="00C617FA">
        <w:rPr>
          <w:i/>
        </w:rPr>
        <w:t xml:space="preserve">(In case of authorized representative write down information as the Power of Attorney (authorization document) No. …. (if any). Identification card (passport) No.: …… issued on: … </w:t>
      </w:r>
      <w:r w:rsidR="005D44FF" w:rsidRPr="00C617FA">
        <w:rPr>
          <w:i/>
        </w:rPr>
        <w:t>…</w:t>
      </w:r>
      <w:r w:rsidRPr="00C617FA">
        <w:rPr>
          <w:i/>
        </w:rPr>
        <w:t xml:space="preserve"> /</w:t>
      </w:r>
      <w:r w:rsidR="005D44FF" w:rsidRPr="00C617FA">
        <w:rPr>
          <w:i/>
        </w:rPr>
        <w:t>.... /</w:t>
      </w:r>
      <w:r w:rsidRPr="00C617FA">
        <w:rPr>
          <w:i/>
        </w:rPr>
        <w:t xml:space="preserve"> </w:t>
      </w:r>
      <w:r w:rsidR="005D44FF" w:rsidRPr="00C617FA">
        <w:rPr>
          <w:i/>
        </w:rPr>
        <w:t>….</w:t>
      </w:r>
      <w:r w:rsidRPr="00C617FA">
        <w:rPr>
          <w:i/>
        </w:rPr>
        <w:t>, at…….)</w:t>
      </w:r>
    </w:p>
    <w:p w14:paraId="54E2D2AB" w14:textId="3E69B9F6" w:rsidR="003D5F37" w:rsidRPr="00C617FA" w:rsidRDefault="003F57BE" w:rsidP="00340A46">
      <w:pPr>
        <w:pStyle w:val="a3"/>
        <w:numPr>
          <w:ilvl w:val="0"/>
          <w:numId w:val="4"/>
        </w:numPr>
        <w:tabs>
          <w:tab w:val="left" w:leader="dot" w:pos="9214"/>
        </w:tabs>
        <w:spacing w:before="120" w:after="120"/>
        <w:ind w:left="567" w:hanging="567"/>
        <w:jc w:val="both"/>
      </w:pPr>
      <w:r w:rsidRPr="00C617FA">
        <w:t>Address</w:t>
      </w:r>
      <w:r w:rsidR="003D5F37" w:rsidRPr="00C617FA">
        <w:t>:</w:t>
      </w:r>
      <w:r w:rsidR="008403BC" w:rsidRPr="00C617FA">
        <w:rPr>
          <w:lang w:val="vi-VN"/>
        </w:rPr>
        <w:t xml:space="preserve"> </w:t>
      </w:r>
      <w:proofErr w:type="gramStart"/>
      <w:r w:rsidR="008403BC" w:rsidRPr="00C617FA">
        <w:rPr>
          <w:highlight w:val="yellow"/>
        </w:rPr>
        <w:t xml:space="preserve">[ </w:t>
      </w:r>
      <w:r w:rsidR="008403BC" w:rsidRPr="00C617FA">
        <w:rPr>
          <w:highlight w:val="yellow"/>
          <w:lang w:val="vi-VN"/>
        </w:rPr>
        <w:t>]</w:t>
      </w:r>
      <w:proofErr w:type="gramEnd"/>
      <w:r w:rsidR="003D5F37" w:rsidRPr="00C617FA">
        <w:t xml:space="preserve"> </w:t>
      </w:r>
    </w:p>
    <w:p w14:paraId="24B1C009" w14:textId="12ADC08C" w:rsidR="003D5F37" w:rsidRPr="00C617FA" w:rsidRDefault="00915CAC" w:rsidP="00340A46">
      <w:pPr>
        <w:pStyle w:val="a3"/>
        <w:numPr>
          <w:ilvl w:val="0"/>
          <w:numId w:val="4"/>
        </w:numPr>
        <w:tabs>
          <w:tab w:val="left" w:pos="4820"/>
          <w:tab w:val="left" w:leader="dot" w:pos="9214"/>
        </w:tabs>
        <w:spacing w:before="120" w:after="120"/>
        <w:ind w:left="567" w:hanging="567"/>
        <w:jc w:val="both"/>
      </w:pPr>
      <w:r w:rsidRPr="00C617FA">
        <w:t>Tel:</w:t>
      </w:r>
      <w:r w:rsidR="008403BC" w:rsidRPr="00C617FA">
        <w:rPr>
          <w:lang w:val="vi-VN"/>
        </w:rPr>
        <w:t xml:space="preserve"> </w:t>
      </w:r>
      <w:proofErr w:type="gramStart"/>
      <w:r w:rsidR="008403BC" w:rsidRPr="00C617FA">
        <w:rPr>
          <w:highlight w:val="yellow"/>
        </w:rPr>
        <w:t xml:space="preserve">[ </w:t>
      </w:r>
      <w:r w:rsidR="008403BC" w:rsidRPr="00C617FA">
        <w:rPr>
          <w:highlight w:val="yellow"/>
          <w:lang w:val="vi-VN"/>
        </w:rPr>
        <w:t>]</w:t>
      </w:r>
      <w:proofErr w:type="gramEnd"/>
      <w:r w:rsidR="008403BC" w:rsidRPr="00C617FA">
        <w:rPr>
          <w:highlight w:val="yellow"/>
          <w:lang w:val="vi-VN"/>
        </w:rPr>
        <w:t xml:space="preserve"> </w:t>
      </w:r>
      <w:r w:rsidR="008403BC" w:rsidRPr="00C617FA">
        <w:tab/>
      </w:r>
      <w:r w:rsidR="003D5F37" w:rsidRPr="00C617FA">
        <w:t>Fax:</w:t>
      </w:r>
      <w:r w:rsidR="008403BC" w:rsidRPr="00C617FA">
        <w:rPr>
          <w:lang w:val="vi-VN"/>
        </w:rPr>
        <w:t xml:space="preserve"> </w:t>
      </w:r>
      <w:r w:rsidR="008403BC" w:rsidRPr="00C617FA">
        <w:rPr>
          <w:highlight w:val="yellow"/>
        </w:rPr>
        <w:t xml:space="preserve">[ </w:t>
      </w:r>
      <w:r w:rsidR="008403BC" w:rsidRPr="00C617FA">
        <w:rPr>
          <w:highlight w:val="yellow"/>
          <w:lang w:val="vi-VN"/>
        </w:rPr>
        <w:t>]</w:t>
      </w:r>
    </w:p>
    <w:p w14:paraId="65531A72" w14:textId="5820E2B6" w:rsidR="00F60C32" w:rsidRPr="00C617FA" w:rsidRDefault="00915CAC" w:rsidP="00340A46">
      <w:pPr>
        <w:pStyle w:val="a3"/>
        <w:numPr>
          <w:ilvl w:val="0"/>
          <w:numId w:val="4"/>
        </w:numPr>
        <w:tabs>
          <w:tab w:val="left" w:leader="dot" w:pos="9214"/>
        </w:tabs>
        <w:spacing w:before="120" w:after="120"/>
        <w:ind w:left="567" w:hanging="567"/>
        <w:jc w:val="both"/>
      </w:pPr>
      <w:r w:rsidRPr="00C617FA">
        <w:lastRenderedPageBreak/>
        <w:t>Account No. (if any): ………………………Bank:</w:t>
      </w:r>
      <w:r w:rsidR="003D5F37" w:rsidRPr="00C617FA">
        <w:tab/>
      </w:r>
    </w:p>
    <w:p w14:paraId="0117A3AC" w14:textId="537C6D52" w:rsidR="00F60C32" w:rsidRPr="00C617FA" w:rsidRDefault="00915CAC" w:rsidP="00340A46">
      <w:pPr>
        <w:pStyle w:val="a3"/>
        <w:numPr>
          <w:ilvl w:val="0"/>
          <w:numId w:val="4"/>
        </w:numPr>
        <w:tabs>
          <w:tab w:val="left" w:leader="dot" w:pos="9214"/>
        </w:tabs>
        <w:spacing w:before="120" w:after="120"/>
        <w:ind w:left="567" w:hanging="567"/>
        <w:jc w:val="both"/>
      </w:pPr>
      <w:r w:rsidRPr="00C617FA">
        <w:t>Tax code (if any):</w:t>
      </w:r>
      <w:r w:rsidR="008403BC" w:rsidRPr="00C617FA">
        <w:rPr>
          <w:lang w:val="vi-VN"/>
        </w:rPr>
        <w:t xml:space="preserve"> </w:t>
      </w:r>
      <w:proofErr w:type="gramStart"/>
      <w:r w:rsidR="008403BC" w:rsidRPr="00C617FA">
        <w:rPr>
          <w:highlight w:val="yellow"/>
        </w:rPr>
        <w:t xml:space="preserve">[ </w:t>
      </w:r>
      <w:r w:rsidR="008403BC" w:rsidRPr="00C617FA">
        <w:rPr>
          <w:highlight w:val="yellow"/>
          <w:lang w:val="vi-VN"/>
        </w:rPr>
        <w:t>]</w:t>
      </w:r>
      <w:proofErr w:type="gramEnd"/>
    </w:p>
    <w:p w14:paraId="1BD66A39" w14:textId="77777777" w:rsidR="00F60C32" w:rsidRPr="00C617FA" w:rsidRDefault="00F60C32" w:rsidP="00F60C32">
      <w:pPr>
        <w:pStyle w:val="a3"/>
        <w:spacing w:before="120" w:after="120"/>
        <w:ind w:left="567"/>
        <w:jc w:val="both"/>
      </w:pPr>
    </w:p>
    <w:p w14:paraId="7FE178EB" w14:textId="2D25D08F" w:rsidR="00035B1F" w:rsidRPr="00C617FA" w:rsidRDefault="00035B1F" w:rsidP="00035B1F">
      <w:pPr>
        <w:pStyle w:val="a3"/>
        <w:spacing w:before="120" w:after="120"/>
        <w:ind w:left="0"/>
        <w:jc w:val="both"/>
      </w:pPr>
      <w:r w:rsidRPr="004B3CE3">
        <w:t xml:space="preserve">(The </w:t>
      </w:r>
      <w:r w:rsidR="00C712D9" w:rsidRPr="004B3CE3">
        <w:t>Lessor</w:t>
      </w:r>
      <w:r w:rsidRPr="004B3CE3">
        <w:t xml:space="preserve"> and the </w:t>
      </w:r>
      <w:r w:rsidR="00C712D9" w:rsidRPr="004B3CE3">
        <w:t>Lessee</w:t>
      </w:r>
      <w:r w:rsidRPr="004B3CE3">
        <w:t xml:space="preserve"> are hereinafter re</w:t>
      </w:r>
      <w:r w:rsidR="003F57BE" w:rsidRPr="004B3CE3">
        <w:t>ferred to individually as the “</w:t>
      </w:r>
      <w:r w:rsidR="003F57BE" w:rsidRPr="004B3CE3">
        <w:rPr>
          <w:b/>
        </w:rPr>
        <w:t>Party</w:t>
      </w:r>
      <w:r w:rsidR="00915CAC" w:rsidRPr="004B3CE3">
        <w:t>” and collectively as the “</w:t>
      </w:r>
      <w:r w:rsidR="003F57BE" w:rsidRPr="004B3CE3">
        <w:rPr>
          <w:b/>
        </w:rPr>
        <w:t>Parties</w:t>
      </w:r>
      <w:r w:rsidR="00915CAC" w:rsidRPr="004B3CE3">
        <w:t>”).</w:t>
      </w:r>
    </w:p>
    <w:p w14:paraId="0AA67E2F" w14:textId="77777777" w:rsidR="00035B1F" w:rsidRPr="00C617FA" w:rsidRDefault="00035B1F" w:rsidP="00035B1F">
      <w:pPr>
        <w:pStyle w:val="a3"/>
        <w:spacing w:before="120" w:after="120"/>
        <w:ind w:left="0"/>
        <w:jc w:val="both"/>
      </w:pPr>
    </w:p>
    <w:p w14:paraId="7D4C2681" w14:textId="140CB282" w:rsidR="00712A87" w:rsidRPr="00C617FA" w:rsidRDefault="005D44FF" w:rsidP="00035B1F">
      <w:pPr>
        <w:pStyle w:val="a3"/>
        <w:spacing w:before="120" w:after="120"/>
        <w:ind w:left="0"/>
        <w:jc w:val="both"/>
        <w:rPr>
          <w:b/>
          <w:bCs/>
          <w:lang w:val="vi-VN"/>
        </w:rPr>
      </w:pPr>
      <w:r w:rsidRPr="00C617FA">
        <w:rPr>
          <w:b/>
          <w:bCs/>
        </w:rPr>
        <w:t>WHEREAS</w:t>
      </w:r>
      <w:r w:rsidR="00712A87" w:rsidRPr="00C617FA">
        <w:rPr>
          <w:b/>
          <w:bCs/>
          <w:lang w:val="vi-VN"/>
        </w:rPr>
        <w:t>:</w:t>
      </w:r>
    </w:p>
    <w:p w14:paraId="269FBFF1" w14:textId="77777777" w:rsidR="00712A87" w:rsidRPr="00C617FA" w:rsidRDefault="00712A87" w:rsidP="00035B1F">
      <w:pPr>
        <w:pStyle w:val="a3"/>
        <w:spacing w:before="120" w:after="120"/>
        <w:ind w:left="0"/>
        <w:jc w:val="both"/>
        <w:rPr>
          <w:b/>
          <w:bCs/>
          <w:lang w:val="vi-VN"/>
        </w:rPr>
      </w:pPr>
    </w:p>
    <w:p w14:paraId="023C5FD1" w14:textId="79394E3D" w:rsidR="00712A87" w:rsidRPr="00C617FA" w:rsidRDefault="008D6F7C" w:rsidP="008D6F7C">
      <w:pPr>
        <w:pStyle w:val="a3"/>
        <w:numPr>
          <w:ilvl w:val="0"/>
          <w:numId w:val="73"/>
        </w:numPr>
        <w:spacing w:before="120" w:after="120"/>
        <w:ind w:left="567" w:hanging="567"/>
        <w:jc w:val="both"/>
        <w:rPr>
          <w:lang w:val="vi-VN"/>
        </w:rPr>
      </w:pPr>
      <w:r w:rsidRPr="00C617FA">
        <w:rPr>
          <w:lang w:val="vi-VN"/>
        </w:rPr>
        <w:t xml:space="preserve">The </w:t>
      </w:r>
      <w:r w:rsidR="00C712D9" w:rsidRPr="00C617FA">
        <w:rPr>
          <w:lang w:val="vi-VN"/>
        </w:rPr>
        <w:t>Lessor</w:t>
      </w:r>
      <w:r w:rsidRPr="00C617FA">
        <w:rPr>
          <w:lang w:val="vi-VN"/>
        </w:rPr>
        <w:t xml:space="preserve"> is the legal owner of the office building located at </w:t>
      </w:r>
      <w:r w:rsidR="00F4711B" w:rsidRPr="00C617FA">
        <w:rPr>
          <w:lang w:val="vi-VN"/>
        </w:rPr>
        <w:t xml:space="preserve">Tower B, Commercial and Service Area combined with High-rise Residence at </w:t>
      </w:r>
      <w:r w:rsidR="00F4711B" w:rsidRPr="00C617FA">
        <w:rPr>
          <w:lang w:val="en-US"/>
        </w:rPr>
        <w:t>l</w:t>
      </w:r>
      <w:r w:rsidRPr="00C617FA">
        <w:rPr>
          <w:lang w:val="vi-VN"/>
        </w:rPr>
        <w:t>ot 1</w:t>
      </w:r>
      <w:r w:rsidR="00D33004">
        <w:rPr>
          <w:lang w:val="en-US"/>
        </w:rPr>
        <w:t>-</w:t>
      </w:r>
      <w:r w:rsidRPr="00C617FA">
        <w:rPr>
          <w:lang w:val="vi-VN"/>
        </w:rPr>
        <w:t>13 in Functional Area No. 1</w:t>
      </w:r>
      <w:r w:rsidR="00F4711B" w:rsidRPr="00C617FA">
        <w:rPr>
          <w:lang w:val="en-US"/>
        </w:rPr>
        <w:t>-</w:t>
      </w:r>
      <w:r w:rsidRPr="00C617FA">
        <w:rPr>
          <w:lang w:val="vi-VN"/>
        </w:rPr>
        <w:t xml:space="preserve"> </w:t>
      </w:r>
      <w:r w:rsidR="00F4711B" w:rsidRPr="00C617FA">
        <w:rPr>
          <w:lang w:val="nl-NL"/>
        </w:rPr>
        <w:t>No. 15 Tran Bach Dang Street,</w:t>
      </w:r>
      <w:r w:rsidR="00D33004">
        <w:rPr>
          <w:lang w:val="nl-NL"/>
        </w:rPr>
        <w:t xml:space="preserve"> </w:t>
      </w:r>
      <w:r w:rsidR="00D33004" w:rsidRPr="00D33004">
        <w:rPr>
          <w:lang w:val="nl-NL"/>
        </w:rPr>
        <w:t>Quarter 3</w:t>
      </w:r>
      <w:r w:rsidR="00D33004">
        <w:rPr>
          <w:lang w:val="nl-NL"/>
        </w:rPr>
        <w:t>,</w:t>
      </w:r>
      <w:r w:rsidR="00F4711B" w:rsidRPr="00C617FA">
        <w:rPr>
          <w:lang w:val="nl-NL"/>
        </w:rPr>
        <w:t xml:space="preserve"> </w:t>
      </w:r>
      <w:r w:rsidRPr="00C617FA">
        <w:rPr>
          <w:lang w:val="vi-VN"/>
        </w:rPr>
        <w:t xml:space="preserve">Thu Thiem Ward, Thu Duc City, Ho Chi Minh </w:t>
      </w:r>
      <w:r w:rsidRPr="00C617FA">
        <w:t>City</w:t>
      </w:r>
      <w:r w:rsidR="003F57BE" w:rsidRPr="00C617FA">
        <w:rPr>
          <w:lang w:val="vi-VN"/>
        </w:rPr>
        <w:t>, Vietnam (“</w:t>
      </w:r>
      <w:r w:rsidR="003F57BE" w:rsidRPr="00C617FA">
        <w:rPr>
          <w:b/>
          <w:lang w:val="vi-VN"/>
        </w:rPr>
        <w:t>Building</w:t>
      </w:r>
      <w:r w:rsidRPr="00C617FA">
        <w:rPr>
          <w:lang w:val="vi-VN"/>
        </w:rPr>
        <w:t>”);</w:t>
      </w:r>
    </w:p>
    <w:p w14:paraId="6ED5AB44" w14:textId="77777777" w:rsidR="00712A87" w:rsidRPr="00C617FA" w:rsidRDefault="00712A87" w:rsidP="008D6F7C">
      <w:pPr>
        <w:pStyle w:val="a3"/>
        <w:spacing w:before="120" w:after="120"/>
        <w:ind w:left="567"/>
        <w:jc w:val="both"/>
        <w:rPr>
          <w:lang w:val="vi-VN"/>
        </w:rPr>
      </w:pPr>
    </w:p>
    <w:p w14:paraId="3DEF26C1" w14:textId="4EE42CC8" w:rsidR="00712A87" w:rsidRPr="00C617FA" w:rsidRDefault="008D6F7C" w:rsidP="00340A46">
      <w:pPr>
        <w:pStyle w:val="a3"/>
        <w:numPr>
          <w:ilvl w:val="0"/>
          <w:numId w:val="73"/>
        </w:numPr>
        <w:spacing w:before="120" w:after="120"/>
        <w:ind w:left="567" w:hanging="567"/>
        <w:jc w:val="both"/>
        <w:rPr>
          <w:lang w:val="vi-VN"/>
        </w:rPr>
      </w:pPr>
      <w:r w:rsidRPr="00C617FA">
        <w:rPr>
          <w:lang w:val="vi-VN"/>
        </w:rPr>
        <w:t xml:space="preserve">The </w:t>
      </w:r>
      <w:r w:rsidR="00C712D9" w:rsidRPr="00C617FA">
        <w:rPr>
          <w:lang w:val="vi-VN"/>
        </w:rPr>
        <w:t>Lessor</w:t>
      </w:r>
      <w:r w:rsidRPr="00C617FA">
        <w:rPr>
          <w:lang w:val="vi-VN"/>
        </w:rPr>
        <w:t xml:space="preserve"> desires to lease and the </w:t>
      </w:r>
      <w:r w:rsidR="00C712D9" w:rsidRPr="00C617FA">
        <w:rPr>
          <w:lang w:val="vi-VN"/>
        </w:rPr>
        <w:t>Lessee</w:t>
      </w:r>
      <w:r w:rsidRPr="00C617FA">
        <w:rPr>
          <w:lang w:val="vi-VN"/>
        </w:rPr>
        <w:t xml:space="preserve"> desires to rent </w:t>
      </w:r>
      <w:r w:rsidR="0098769D" w:rsidRPr="001147C1">
        <w:rPr>
          <w:lang w:val="vi-VN"/>
          <w:rPrChange w:id="1" w:author="김현주 (Hyunjoo Kim)" w:date="2025-04-16T10:37:00Z">
            <w:rPr/>
          </w:rPrChange>
        </w:rPr>
        <w:t xml:space="preserve">from the </w:t>
      </w:r>
      <w:r w:rsidR="00C712D9" w:rsidRPr="001147C1">
        <w:rPr>
          <w:lang w:val="vi-VN"/>
          <w:rPrChange w:id="2" w:author="김현주 (Hyunjoo Kim)" w:date="2025-04-16T10:37:00Z">
            <w:rPr/>
          </w:rPrChange>
        </w:rPr>
        <w:t>Lessor</w:t>
      </w:r>
      <w:r w:rsidR="0098769D" w:rsidRPr="001147C1">
        <w:rPr>
          <w:lang w:val="vi-VN"/>
          <w:rPrChange w:id="3" w:author="김현주 (Hyunjoo Kim)" w:date="2025-04-16T10:37:00Z">
            <w:rPr/>
          </w:rPrChange>
        </w:rPr>
        <w:t xml:space="preserve"> c</w:t>
      </w:r>
      <w:r w:rsidR="003F57BE" w:rsidRPr="001147C1">
        <w:rPr>
          <w:lang w:val="vi-VN"/>
          <w:rPrChange w:id="4" w:author="김현주 (Hyunjoo Kim)" w:date="2025-04-16T10:37:00Z">
            <w:rPr/>
          </w:rPrChange>
        </w:rPr>
        <w:t>ertain areas of the Building (“</w:t>
      </w:r>
      <w:r w:rsidR="000612A7" w:rsidRPr="001147C1">
        <w:rPr>
          <w:b/>
          <w:lang w:val="vi-VN"/>
          <w:rPrChange w:id="5" w:author="김현주 (Hyunjoo Kim)" w:date="2025-04-16T10:37:00Z">
            <w:rPr>
              <w:b/>
            </w:rPr>
          </w:rPrChange>
        </w:rPr>
        <w:t>Leased Premises</w:t>
      </w:r>
      <w:r w:rsidR="000612A7" w:rsidRPr="001147C1">
        <w:rPr>
          <w:lang w:val="vi-VN"/>
          <w:rPrChange w:id="6" w:author="김현주 (Hyunjoo Kim)" w:date="2025-04-16T10:37:00Z">
            <w:rPr/>
          </w:rPrChange>
        </w:rPr>
        <w:t xml:space="preserve">”) </w:t>
      </w:r>
      <w:ins w:id="7" w:author="김현주 (Hyunjoo Kim)" w:date="2025-04-16T10:37:00Z">
        <w:r w:rsidR="001147C1">
          <w:rPr>
            <w:rFonts w:asciiTheme="minorHAnsi" w:eastAsia="맑은 고딕" w:hAnsiTheme="minorHAnsi" w:cs="맑은 고딕"/>
            <w:lang w:val="vi-VN" w:eastAsia="ko-KR"/>
          </w:rPr>
          <w:t>for the use of office</w:t>
        </w:r>
      </w:ins>
      <w:ins w:id="8" w:author="김현주 (Hyunjoo Kim)" w:date="2025-04-16T10:38:00Z">
        <w:r w:rsidR="001147C1">
          <w:rPr>
            <w:rFonts w:asciiTheme="minorHAnsi" w:eastAsia="맑은 고딕" w:hAnsiTheme="minorHAnsi" w:cs="맑은 고딕"/>
            <w:lang w:val="vi-VN" w:eastAsia="ko-KR"/>
          </w:rPr>
          <w:t xml:space="preserve"> </w:t>
        </w:r>
      </w:ins>
      <w:ins w:id="9" w:author="김현주 (Hyunjoo Kim)" w:date="2025-04-17T09:40:00Z">
        <w:r w:rsidR="00263BFA">
          <w:rPr>
            <w:rFonts w:asciiTheme="minorHAnsi" w:eastAsia="맑은 고딕" w:hAnsiTheme="minorHAnsi" w:cs="맑은 고딕"/>
            <w:lang w:val="vi-VN" w:eastAsia="ko-KR"/>
          </w:rPr>
          <w:t xml:space="preserve">business </w:t>
        </w:r>
      </w:ins>
      <w:r w:rsidR="000612A7" w:rsidRPr="001147C1">
        <w:rPr>
          <w:lang w:val="vi-VN"/>
          <w:rPrChange w:id="10" w:author="김현주 (Hyunjoo Kim)" w:date="2025-04-16T10:37:00Z">
            <w:rPr/>
          </w:rPrChange>
        </w:rPr>
        <w:t xml:space="preserve">according to the terms and conditions below </w:t>
      </w:r>
      <w:r w:rsidR="000F3FCC" w:rsidRPr="00C617FA">
        <w:rPr>
          <w:lang w:val="vi-VN"/>
        </w:rPr>
        <w:t>.</w:t>
      </w:r>
    </w:p>
    <w:p w14:paraId="34585F87" w14:textId="77777777" w:rsidR="00712A87" w:rsidRPr="00C617FA" w:rsidRDefault="00712A87" w:rsidP="00035B1F">
      <w:pPr>
        <w:pStyle w:val="a3"/>
        <w:spacing w:before="120" w:after="120"/>
        <w:ind w:left="0"/>
        <w:jc w:val="both"/>
        <w:rPr>
          <w:lang w:val="vi-VN"/>
        </w:rPr>
      </w:pPr>
    </w:p>
    <w:p w14:paraId="774578D9" w14:textId="5110CB97" w:rsidR="00F60C32" w:rsidRPr="00C617FA" w:rsidRDefault="0098769D" w:rsidP="00035B1F">
      <w:pPr>
        <w:pStyle w:val="a3"/>
        <w:spacing w:before="120" w:after="120"/>
        <w:ind w:left="0"/>
        <w:jc w:val="both"/>
        <w:rPr>
          <w:lang w:val="vi-VN"/>
        </w:rPr>
      </w:pPr>
      <w:r w:rsidRPr="00C617FA">
        <w:t>The Parties agree to sign</w:t>
      </w:r>
      <w:r w:rsidR="00F560FA" w:rsidRPr="00C617FA">
        <w:t xml:space="preserve"> this Office lease agreement (“</w:t>
      </w:r>
      <w:r w:rsidR="00C712D9" w:rsidRPr="00C617FA">
        <w:rPr>
          <w:b/>
        </w:rPr>
        <w:t>Agreement</w:t>
      </w:r>
      <w:r w:rsidR="00F560FA" w:rsidRPr="00C617FA">
        <w:t>”) with the following content</w:t>
      </w:r>
      <w:r w:rsidR="00F42BA5" w:rsidRPr="00C617FA">
        <w:rPr>
          <w:lang w:val="vi-VN"/>
        </w:rPr>
        <w:t>:</w:t>
      </w:r>
    </w:p>
    <w:p w14:paraId="2F56E39C" w14:textId="77777777" w:rsidR="00F60C32" w:rsidRPr="00C617FA" w:rsidRDefault="00F60C32" w:rsidP="00F60C32">
      <w:pPr>
        <w:pStyle w:val="a3"/>
        <w:spacing w:before="120" w:after="120"/>
        <w:ind w:left="0"/>
        <w:jc w:val="both"/>
        <w:rPr>
          <w:lang w:val="vi-VN"/>
        </w:rPr>
      </w:pPr>
    </w:p>
    <w:p w14:paraId="4B482F32" w14:textId="766D38F2" w:rsidR="00F42BA5" w:rsidRPr="00C617FA" w:rsidRDefault="0098769D" w:rsidP="00F60C32">
      <w:pPr>
        <w:pStyle w:val="1"/>
        <w:spacing w:before="0"/>
        <w:contextualSpacing/>
        <w:rPr>
          <w:color w:val="auto"/>
        </w:rPr>
      </w:pPr>
      <w:bookmarkStart w:id="11" w:name="_Toc189640002"/>
      <w:r w:rsidRPr="00C617FA">
        <w:rPr>
          <w:color w:val="auto"/>
        </w:rPr>
        <w:t>ARTIC</w:t>
      </w:r>
      <w:r w:rsidR="00F560FA" w:rsidRPr="00C617FA">
        <w:rPr>
          <w:color w:val="auto"/>
        </w:rPr>
        <w:t>L</w:t>
      </w:r>
      <w:r w:rsidRPr="00C617FA">
        <w:rPr>
          <w:color w:val="auto"/>
        </w:rPr>
        <w:t xml:space="preserve">E 1. INFORMATION OF THE </w:t>
      </w:r>
      <w:r w:rsidRPr="004B3CE3">
        <w:rPr>
          <w:color w:val="auto"/>
        </w:rPr>
        <w:t xml:space="preserve">OFFICE </w:t>
      </w:r>
      <w:r w:rsidRPr="00C617FA">
        <w:rPr>
          <w:color w:val="auto"/>
        </w:rPr>
        <w:t>FOR RENT</w:t>
      </w:r>
      <w:bookmarkEnd w:id="11"/>
    </w:p>
    <w:p w14:paraId="7899976B" w14:textId="77777777" w:rsidR="00F60C32" w:rsidRPr="00C617FA" w:rsidRDefault="00F60C32" w:rsidP="00F60C32">
      <w:pPr>
        <w:contextualSpacing/>
      </w:pPr>
    </w:p>
    <w:p w14:paraId="49E7B194" w14:textId="086E71E9" w:rsidR="00AF64AC" w:rsidRPr="00C617FA" w:rsidRDefault="0098769D" w:rsidP="00340A46">
      <w:pPr>
        <w:pStyle w:val="a3"/>
        <w:numPr>
          <w:ilvl w:val="0"/>
          <w:numId w:val="5"/>
        </w:numPr>
        <w:ind w:left="567" w:hanging="567"/>
        <w:jc w:val="both"/>
      </w:pPr>
      <w:r w:rsidRPr="00C617FA">
        <w:t>Location:</w:t>
      </w:r>
    </w:p>
    <w:p w14:paraId="4E30C7F6" w14:textId="77777777" w:rsidR="00AF64AC" w:rsidRPr="00C617FA" w:rsidRDefault="00AF64AC" w:rsidP="00AF64AC">
      <w:pPr>
        <w:pStyle w:val="a3"/>
        <w:ind w:left="567"/>
        <w:jc w:val="both"/>
      </w:pPr>
    </w:p>
    <w:p w14:paraId="558D324D" w14:textId="6B934233" w:rsidR="00AF64AC" w:rsidRPr="00C617FA" w:rsidRDefault="004A6F7A" w:rsidP="0098769D">
      <w:pPr>
        <w:pStyle w:val="a3"/>
        <w:numPr>
          <w:ilvl w:val="0"/>
          <w:numId w:val="21"/>
        </w:numPr>
        <w:ind w:left="1134" w:hanging="567"/>
        <w:jc w:val="both"/>
        <w:rPr>
          <w:lang w:val="nl-NL"/>
        </w:rPr>
      </w:pPr>
      <w:r w:rsidRPr="00C617FA">
        <w:rPr>
          <w:lang w:val="nl-NL"/>
        </w:rPr>
        <w:t>Tower B, Commercial and Service Area combined with High-rise Residence at Lot 1-13 in Functional Area No. 1- No. 15 Tran Bach Dang Street,</w:t>
      </w:r>
      <w:r w:rsidR="00D33004">
        <w:rPr>
          <w:lang w:val="nl-NL"/>
        </w:rPr>
        <w:t xml:space="preserve"> </w:t>
      </w:r>
      <w:r w:rsidR="00D33004" w:rsidRPr="00D33004">
        <w:rPr>
          <w:lang w:val="nl-NL"/>
        </w:rPr>
        <w:t>Quarter 3</w:t>
      </w:r>
      <w:r w:rsidR="00D33004">
        <w:rPr>
          <w:lang w:val="nl-NL"/>
        </w:rPr>
        <w:t>,</w:t>
      </w:r>
      <w:r w:rsidRPr="00C617FA">
        <w:rPr>
          <w:lang w:val="nl-NL"/>
        </w:rPr>
        <w:t xml:space="preserve"> Thu Thiem Ward, Thu Duc City, Ho Chi Minh City, Viet Nam.</w:t>
      </w:r>
    </w:p>
    <w:p w14:paraId="24B34E6E" w14:textId="3FF37C73" w:rsidR="00AF64AC" w:rsidRPr="00C617FA" w:rsidRDefault="0098769D" w:rsidP="00340A46">
      <w:pPr>
        <w:pStyle w:val="a3"/>
        <w:numPr>
          <w:ilvl w:val="0"/>
          <w:numId w:val="21"/>
        </w:numPr>
        <w:ind w:left="1134" w:hanging="567"/>
        <w:jc w:val="both"/>
        <w:rPr>
          <w:lang w:val="nl-NL"/>
        </w:rPr>
      </w:pPr>
      <w:r w:rsidRPr="00C617FA">
        <w:rPr>
          <w:lang w:val="nl-NL"/>
        </w:rPr>
        <w:t>Lot No.: 3</w:t>
      </w:r>
    </w:p>
    <w:p w14:paraId="669CB407" w14:textId="2E69AF41" w:rsidR="00AF64AC" w:rsidRPr="00C617FA" w:rsidRDefault="0098769D" w:rsidP="0098769D">
      <w:pPr>
        <w:pStyle w:val="a3"/>
        <w:numPr>
          <w:ilvl w:val="0"/>
          <w:numId w:val="21"/>
        </w:numPr>
        <w:ind w:left="1134" w:hanging="567"/>
        <w:jc w:val="both"/>
        <w:rPr>
          <w:lang w:val="nl-NL"/>
        </w:rPr>
      </w:pPr>
      <w:r w:rsidRPr="00C617FA">
        <w:rPr>
          <w:lang w:val="nl-NL"/>
        </w:rPr>
        <w:t>Map Sheet No.: 66, An Khanh Ward, District 2, Ho Chi Minh City according to Land Use Rights Certificate No. in the certificate issuance book CT79302 issued by the Ho Chi Minh City People's Committee on December 31, 2019</w:t>
      </w:r>
    </w:p>
    <w:p w14:paraId="010AB2F2" w14:textId="77777777" w:rsidR="00F60C32" w:rsidRPr="00C617FA" w:rsidRDefault="00F60C32" w:rsidP="0098769D">
      <w:pPr>
        <w:pStyle w:val="a3"/>
        <w:ind w:left="1134"/>
        <w:jc w:val="both"/>
        <w:rPr>
          <w:lang w:val="nl-NL"/>
        </w:rPr>
      </w:pPr>
    </w:p>
    <w:p w14:paraId="5B1932AA" w14:textId="0B5F961E" w:rsidR="00F60C32" w:rsidRPr="00C617FA" w:rsidRDefault="0098769D" w:rsidP="00340A46">
      <w:pPr>
        <w:pStyle w:val="a3"/>
        <w:numPr>
          <w:ilvl w:val="0"/>
          <w:numId w:val="5"/>
        </w:numPr>
        <w:ind w:left="567" w:hanging="567"/>
        <w:jc w:val="both"/>
        <w:rPr>
          <w:lang w:val="nl-NL"/>
        </w:rPr>
      </w:pPr>
      <w:r w:rsidRPr="00C617FA">
        <w:rPr>
          <w:lang w:val="nl-NL"/>
        </w:rPr>
        <w:t xml:space="preserve">Location </w:t>
      </w:r>
      <w:r w:rsidR="003F57BE" w:rsidRPr="00C617FA">
        <w:rPr>
          <w:lang w:val="nl-NL"/>
        </w:rPr>
        <w:t>of the Leased Premises</w:t>
      </w:r>
      <w:r w:rsidR="00F42BA5" w:rsidRPr="00C617FA">
        <w:rPr>
          <w:lang w:val="nl-NL"/>
        </w:rPr>
        <w:t xml:space="preserve">: </w:t>
      </w:r>
      <w:r w:rsidRPr="00C617FA">
        <w:rPr>
          <w:lang w:val="nl-NL"/>
        </w:rPr>
        <w:t xml:space="preserve">is part of the office rental area as </w:t>
      </w:r>
      <w:r w:rsidR="00207772" w:rsidRPr="00C617FA">
        <w:rPr>
          <w:lang w:val="nl-NL"/>
        </w:rPr>
        <w:t>provided</w:t>
      </w:r>
      <w:r w:rsidRPr="00C617FA">
        <w:rPr>
          <w:lang w:val="nl-NL"/>
        </w:rPr>
        <w:t xml:space="preserve"> in </w:t>
      </w:r>
      <w:r w:rsidRPr="00C617FA">
        <w:rPr>
          <w:b/>
          <w:u w:val="single"/>
          <w:lang w:val="nl-NL"/>
        </w:rPr>
        <w:t>Schedule 2</w:t>
      </w:r>
      <w:r w:rsidRPr="00C617FA">
        <w:rPr>
          <w:lang w:val="nl-NL"/>
        </w:rPr>
        <w:t xml:space="preserve"> </w:t>
      </w:r>
      <w:r w:rsidR="003F57BE" w:rsidRPr="00C617FA">
        <w:rPr>
          <w:lang w:val="vi-VN"/>
        </w:rPr>
        <w:t>(“</w:t>
      </w:r>
      <w:r w:rsidR="003F57BE" w:rsidRPr="00C617FA">
        <w:rPr>
          <w:b/>
          <w:bCs/>
        </w:rPr>
        <w:t xml:space="preserve">Net </w:t>
      </w:r>
      <w:r w:rsidR="00381F64" w:rsidRPr="00C617FA">
        <w:rPr>
          <w:b/>
          <w:bCs/>
        </w:rPr>
        <w:t xml:space="preserve">Leased </w:t>
      </w:r>
      <w:r w:rsidR="00BE6E77" w:rsidRPr="00C617FA">
        <w:rPr>
          <w:b/>
          <w:bCs/>
        </w:rPr>
        <w:t>Area</w:t>
      </w:r>
      <w:r w:rsidR="00D85F47" w:rsidRPr="00C617FA">
        <w:rPr>
          <w:lang w:val="vi-VN"/>
        </w:rPr>
        <w:t xml:space="preserve">”) of the Building with details as </w:t>
      </w:r>
      <w:r w:rsidR="00A8501A" w:rsidRPr="00C617FA">
        <w:rPr>
          <w:lang w:val="nl-NL"/>
        </w:rPr>
        <w:t>specified</w:t>
      </w:r>
      <w:r w:rsidRPr="00C617FA">
        <w:rPr>
          <w:lang w:val="vi-VN"/>
        </w:rPr>
        <w:t xml:space="preserve"> </w:t>
      </w:r>
      <w:r w:rsidR="00A8501A" w:rsidRPr="00C617FA">
        <w:t xml:space="preserve">in </w:t>
      </w:r>
      <w:r w:rsidR="00A8501A" w:rsidRPr="00C617FA">
        <w:rPr>
          <w:b/>
          <w:u w:val="single"/>
        </w:rPr>
        <w:t>Item 5, Schedule 2</w:t>
      </w:r>
      <w:r w:rsidR="00A8501A" w:rsidRPr="00C617FA">
        <w:t xml:space="preserve"> hereof.</w:t>
      </w:r>
      <w:r w:rsidR="00AF64AC" w:rsidRPr="00C617FA">
        <w:rPr>
          <w:lang w:val="vi-VN"/>
        </w:rPr>
        <w:t xml:space="preserve"> </w:t>
      </w:r>
    </w:p>
    <w:p w14:paraId="1B7815B1" w14:textId="77777777" w:rsidR="00F60C32" w:rsidRPr="00C617FA" w:rsidRDefault="00F60C32" w:rsidP="00531DE1">
      <w:pPr>
        <w:pStyle w:val="a3"/>
        <w:ind w:left="567"/>
        <w:jc w:val="both"/>
        <w:rPr>
          <w:lang w:val="nl-NL"/>
        </w:rPr>
      </w:pPr>
    </w:p>
    <w:p w14:paraId="6B291179" w14:textId="0C5F50ED" w:rsidR="00F60C32" w:rsidRPr="00C617FA" w:rsidRDefault="00A8501A" w:rsidP="00340A46">
      <w:pPr>
        <w:pStyle w:val="a3"/>
        <w:numPr>
          <w:ilvl w:val="0"/>
          <w:numId w:val="5"/>
        </w:numPr>
        <w:ind w:left="567" w:hanging="567"/>
        <w:jc w:val="both"/>
        <w:rPr>
          <w:lang w:val="nl-NL"/>
        </w:rPr>
      </w:pPr>
      <w:r w:rsidRPr="00C617FA">
        <w:rPr>
          <w:lang w:val="nl-NL"/>
        </w:rPr>
        <w:t>Current quality status of the Leased Premises</w:t>
      </w:r>
      <w:r w:rsidR="00F42BA5" w:rsidRPr="00C617FA">
        <w:rPr>
          <w:lang w:val="nl-NL"/>
        </w:rPr>
        <w:t xml:space="preserve">: </w:t>
      </w:r>
      <w:r w:rsidRPr="00C617FA">
        <w:rPr>
          <w:lang w:val="nl-NL"/>
        </w:rPr>
        <w:t xml:space="preserve">as specified in </w:t>
      </w:r>
      <w:r w:rsidRPr="00C617FA">
        <w:rPr>
          <w:b/>
          <w:u w:val="single"/>
          <w:lang w:val="nl-NL"/>
        </w:rPr>
        <w:t>Item 6, Schedule 2</w:t>
      </w:r>
      <w:r w:rsidRPr="00C617FA">
        <w:rPr>
          <w:lang w:val="nl-NL"/>
        </w:rPr>
        <w:t xml:space="preserve"> </w:t>
      </w:r>
      <w:r w:rsidR="00DB0277" w:rsidRPr="00C617FA">
        <w:rPr>
          <w:lang w:val="nl-NL"/>
        </w:rPr>
        <w:t>hereof</w:t>
      </w:r>
      <w:r w:rsidR="00035B1F" w:rsidRPr="00C617FA">
        <w:rPr>
          <w:lang w:val="vi-VN"/>
        </w:rPr>
        <w:t>.</w:t>
      </w:r>
    </w:p>
    <w:p w14:paraId="3500AEAF" w14:textId="77777777" w:rsidR="00F60C32" w:rsidRPr="00C617FA" w:rsidRDefault="00F60C32" w:rsidP="00531DE1">
      <w:pPr>
        <w:pStyle w:val="a3"/>
        <w:ind w:left="567"/>
        <w:jc w:val="both"/>
        <w:rPr>
          <w:lang w:val="nl-NL"/>
        </w:rPr>
      </w:pPr>
    </w:p>
    <w:p w14:paraId="2A5DA3EC" w14:textId="16AACF95" w:rsidR="00F60C32" w:rsidRPr="00C617FA" w:rsidRDefault="00A8501A" w:rsidP="00340A46">
      <w:pPr>
        <w:pStyle w:val="a3"/>
        <w:numPr>
          <w:ilvl w:val="0"/>
          <w:numId w:val="5"/>
        </w:numPr>
        <w:ind w:left="567" w:hanging="567"/>
        <w:jc w:val="both"/>
      </w:pPr>
      <w:r w:rsidRPr="00C617FA">
        <w:t>Area</w:t>
      </w:r>
      <w:r w:rsidR="00035B1F" w:rsidRPr="00C617FA">
        <w:rPr>
          <w:lang w:val="vi-VN"/>
        </w:rPr>
        <w:t xml:space="preserve"> </w:t>
      </w:r>
      <w:r w:rsidRPr="00C617FA">
        <w:t>of the Leased Premises</w:t>
      </w:r>
      <w:r w:rsidR="00F42BA5" w:rsidRPr="00C617FA">
        <w:t>:</w:t>
      </w:r>
    </w:p>
    <w:p w14:paraId="235CA9B8" w14:textId="77777777" w:rsidR="00F60C32" w:rsidRPr="00C617FA" w:rsidRDefault="00F60C32" w:rsidP="00531DE1">
      <w:pPr>
        <w:pStyle w:val="a3"/>
        <w:ind w:left="567"/>
        <w:jc w:val="both"/>
      </w:pPr>
    </w:p>
    <w:p w14:paraId="3F8EF390" w14:textId="3FB04B3F" w:rsidR="00F60C32" w:rsidRPr="00C617FA" w:rsidRDefault="00A8501A" w:rsidP="00340A46">
      <w:pPr>
        <w:pStyle w:val="a3"/>
        <w:numPr>
          <w:ilvl w:val="0"/>
          <w:numId w:val="6"/>
        </w:numPr>
        <w:ind w:left="1134" w:hanging="567"/>
        <w:jc w:val="both"/>
      </w:pPr>
      <w:r w:rsidRPr="00C617FA">
        <w:t xml:space="preserve">Total construction floor area for </w:t>
      </w:r>
      <w:r w:rsidR="00C712D9" w:rsidRPr="00C617FA">
        <w:t>lease</w:t>
      </w:r>
      <w:r w:rsidRPr="00C617FA">
        <w:t xml:space="preserve">: details as </w:t>
      </w:r>
      <w:r w:rsidRPr="00C617FA">
        <w:rPr>
          <w:lang w:val="nl-NL"/>
        </w:rPr>
        <w:t xml:space="preserve">specified </w:t>
      </w:r>
      <w:r w:rsidRPr="00C617FA">
        <w:t xml:space="preserve">in </w:t>
      </w:r>
      <w:r w:rsidRPr="00C617FA">
        <w:rPr>
          <w:b/>
          <w:u w:val="single"/>
        </w:rPr>
        <w:t>Item 4, Schedule 2</w:t>
      </w:r>
      <w:r w:rsidRPr="00C617FA">
        <w:t xml:space="preserve"> hereof</w:t>
      </w:r>
      <w:r w:rsidR="00C712D9" w:rsidRPr="00C617FA">
        <w:rPr>
          <w:lang w:val="vi-VN"/>
        </w:rPr>
        <w:t>.</w:t>
      </w:r>
    </w:p>
    <w:p w14:paraId="5F95A3E0" w14:textId="221772B4" w:rsidR="00F60C32" w:rsidRPr="00C617FA" w:rsidRDefault="00A8501A" w:rsidP="00340A46">
      <w:pPr>
        <w:pStyle w:val="a3"/>
        <w:numPr>
          <w:ilvl w:val="0"/>
          <w:numId w:val="6"/>
        </w:numPr>
        <w:ind w:left="1134" w:hanging="567"/>
        <w:jc w:val="both"/>
      </w:pPr>
      <w:r w:rsidRPr="00C617FA">
        <w:t>Total land use area: not applicable</w:t>
      </w:r>
    </w:p>
    <w:p w14:paraId="7079DAAB" w14:textId="77777777" w:rsidR="00F60C32" w:rsidRPr="00C617FA" w:rsidRDefault="00F60C32" w:rsidP="00531DE1">
      <w:pPr>
        <w:pStyle w:val="a3"/>
        <w:ind w:left="1134"/>
        <w:jc w:val="both"/>
      </w:pPr>
    </w:p>
    <w:p w14:paraId="3AC7F7D3" w14:textId="6D0EAC7A" w:rsidR="00F60C32" w:rsidRPr="00C617FA" w:rsidRDefault="00A8501A" w:rsidP="00340A46">
      <w:pPr>
        <w:pStyle w:val="a3"/>
        <w:numPr>
          <w:ilvl w:val="0"/>
          <w:numId w:val="5"/>
        </w:numPr>
        <w:ind w:left="567" w:hanging="567"/>
        <w:jc w:val="both"/>
      </w:pPr>
      <w:r w:rsidRPr="00C617FA">
        <w:t xml:space="preserve">Usage function: </w:t>
      </w:r>
      <w:r w:rsidR="005D44FF" w:rsidRPr="00C617FA">
        <w:t xml:space="preserve">using as the </w:t>
      </w:r>
      <w:r w:rsidR="00C712D9" w:rsidRPr="00C617FA">
        <w:t>Lessee</w:t>
      </w:r>
      <w:r w:rsidR="00207772" w:rsidRPr="00C617FA">
        <w:t>’</w:t>
      </w:r>
      <w:r w:rsidR="005D44FF" w:rsidRPr="00C617FA">
        <w:t>s office</w:t>
      </w:r>
      <w:r w:rsidR="0074344E" w:rsidRPr="00C617FA">
        <w:rPr>
          <w:lang w:val="vi-VN"/>
        </w:rPr>
        <w:t>.</w:t>
      </w:r>
      <w:r w:rsidR="00F42BA5" w:rsidRPr="00C617FA">
        <w:t xml:space="preserve"> </w:t>
      </w:r>
    </w:p>
    <w:p w14:paraId="26B52BF6" w14:textId="77777777" w:rsidR="00F60C32" w:rsidRPr="00C617FA" w:rsidRDefault="00F60C32" w:rsidP="00531DE1">
      <w:pPr>
        <w:pStyle w:val="a3"/>
        <w:ind w:left="567"/>
        <w:jc w:val="both"/>
      </w:pPr>
    </w:p>
    <w:p w14:paraId="596F5218" w14:textId="19D1110A" w:rsidR="00F60C32" w:rsidRPr="00C617FA" w:rsidRDefault="00A40246" w:rsidP="00340A46">
      <w:pPr>
        <w:pStyle w:val="a3"/>
        <w:numPr>
          <w:ilvl w:val="0"/>
          <w:numId w:val="5"/>
        </w:numPr>
        <w:ind w:left="567" w:hanging="567"/>
        <w:jc w:val="both"/>
      </w:pPr>
      <w:r w:rsidRPr="00C617FA">
        <w:t>Attached equipment</w:t>
      </w:r>
      <w:r w:rsidR="0074344E" w:rsidRPr="00C617FA">
        <w:rPr>
          <w:lang w:val="vi-VN"/>
        </w:rPr>
        <w:t xml:space="preserve"> </w:t>
      </w:r>
      <w:r w:rsidR="003F57BE" w:rsidRPr="00C617FA">
        <w:t>of the Leased Premises</w:t>
      </w:r>
      <w:r w:rsidR="00F42BA5" w:rsidRPr="00C617FA">
        <w:t xml:space="preserve">: </w:t>
      </w:r>
      <w:r w:rsidRPr="00C617FA">
        <w:t xml:space="preserve">as listed in </w:t>
      </w:r>
      <w:r w:rsidRPr="00C617FA">
        <w:rPr>
          <w:b/>
          <w:u w:val="single"/>
        </w:rPr>
        <w:t>Item 6, Schedule 2</w:t>
      </w:r>
      <w:r w:rsidR="00207772" w:rsidRPr="00C617FA">
        <w:rPr>
          <w:bCs/>
          <w:lang w:val="vi-VN"/>
        </w:rPr>
        <w:t xml:space="preserve"> </w:t>
      </w:r>
      <w:r w:rsidR="00207772" w:rsidRPr="00C617FA">
        <w:rPr>
          <w:lang w:val="vi-VN"/>
        </w:rPr>
        <w:t xml:space="preserve">and </w:t>
      </w:r>
      <w:r w:rsidR="00207772" w:rsidRPr="00C617FA">
        <w:rPr>
          <w:b/>
          <w:bCs/>
          <w:u w:val="single"/>
          <w:lang w:val="vi-VN"/>
        </w:rPr>
        <w:t>Schedule 5</w:t>
      </w:r>
      <w:r w:rsidRPr="00C617FA">
        <w:t xml:space="preserve"> </w:t>
      </w:r>
      <w:r w:rsidR="005D44FF" w:rsidRPr="00C617FA">
        <w:t>hereof</w:t>
      </w:r>
      <w:r w:rsidR="0074344E" w:rsidRPr="00C617FA">
        <w:rPr>
          <w:lang w:val="vi-VN"/>
        </w:rPr>
        <w:t>.</w:t>
      </w:r>
    </w:p>
    <w:p w14:paraId="79CD6B07" w14:textId="77777777" w:rsidR="00F60C32" w:rsidRPr="00C617FA" w:rsidRDefault="00F60C32" w:rsidP="00F60C32">
      <w:pPr>
        <w:pStyle w:val="a3"/>
        <w:ind w:left="567"/>
      </w:pPr>
    </w:p>
    <w:p w14:paraId="4765508B" w14:textId="73130EB8" w:rsidR="00F42BA5" w:rsidRPr="00C617FA" w:rsidRDefault="00A40246" w:rsidP="00F60C32">
      <w:pPr>
        <w:pStyle w:val="1"/>
        <w:spacing w:before="0"/>
        <w:contextualSpacing/>
        <w:rPr>
          <w:color w:val="auto"/>
        </w:rPr>
      </w:pPr>
      <w:bookmarkStart w:id="12" w:name="_Toc189640003"/>
      <w:r w:rsidRPr="00C617FA">
        <w:rPr>
          <w:color w:val="auto"/>
        </w:rPr>
        <w:t>ARTICLE 2. THE RENT</w:t>
      </w:r>
      <w:bookmarkEnd w:id="12"/>
    </w:p>
    <w:p w14:paraId="79CAC41C" w14:textId="77777777" w:rsidR="00F60C32" w:rsidRPr="00C617FA" w:rsidRDefault="00F60C32" w:rsidP="00F60C32">
      <w:pPr>
        <w:contextualSpacing/>
        <w:jc w:val="both"/>
      </w:pPr>
    </w:p>
    <w:p w14:paraId="7B03F5BF" w14:textId="42BA2616" w:rsidR="00F901B4" w:rsidRPr="00C617FA" w:rsidRDefault="00A40246" w:rsidP="00C617FA">
      <w:pPr>
        <w:pStyle w:val="a3"/>
        <w:numPr>
          <w:ilvl w:val="0"/>
          <w:numId w:val="7"/>
        </w:numPr>
        <w:ind w:left="540" w:hanging="540"/>
        <w:jc w:val="both"/>
      </w:pPr>
      <w:r w:rsidRPr="00C617FA">
        <w:lastRenderedPageBreak/>
        <w:t>The rent</w:t>
      </w:r>
      <w:r w:rsidR="00F42BA5" w:rsidRPr="00C617FA">
        <w:t xml:space="preserve"> </w:t>
      </w:r>
      <w:r w:rsidRPr="00C617FA">
        <w:t xml:space="preserve">applied to the Leased Premises </w:t>
      </w:r>
      <w:r w:rsidR="00C712D9" w:rsidRPr="00C617FA">
        <w:t>shall</w:t>
      </w:r>
      <w:r w:rsidR="00C712D9" w:rsidRPr="00C617FA">
        <w:rPr>
          <w:lang w:val="vi-VN"/>
        </w:rPr>
        <w:t xml:space="preserve"> be calculated on</w:t>
      </w:r>
      <w:r w:rsidRPr="00C617FA">
        <w:t xml:space="preserve"> a </w:t>
      </w:r>
      <w:r w:rsidRPr="00C617FA">
        <w:rPr>
          <w:highlight w:val="yellow"/>
        </w:rPr>
        <w:t>Quarterly/Bi-Quarterly/Year</w:t>
      </w:r>
      <w:r w:rsidRPr="00C617FA">
        <w:t xml:space="preserve"> basis corresponding to the Unit Rent Price m</w:t>
      </w:r>
      <w:r w:rsidR="003F57BE" w:rsidRPr="00C617FA">
        <w:t xml:space="preserve">ultiplied by the </w:t>
      </w:r>
      <w:r w:rsidR="00C712D9" w:rsidRPr="00C617FA">
        <w:t>Net</w:t>
      </w:r>
      <w:r w:rsidR="00C712D9" w:rsidRPr="00C617FA">
        <w:rPr>
          <w:lang w:val="vi-VN"/>
        </w:rPr>
        <w:t xml:space="preserve"> Leased</w:t>
      </w:r>
      <w:r w:rsidR="003F57BE" w:rsidRPr="00C617FA">
        <w:t xml:space="preserve"> Area (“</w:t>
      </w:r>
      <w:r w:rsidR="003F57BE" w:rsidRPr="00C617FA">
        <w:rPr>
          <w:b/>
        </w:rPr>
        <w:t>Rent</w:t>
      </w:r>
      <w:r w:rsidRPr="00C617FA">
        <w:t>”) and is calculated from the R</w:t>
      </w:r>
      <w:r w:rsidR="003F57BE" w:rsidRPr="00C617FA">
        <w:t>ent Commencement Date, in which</w:t>
      </w:r>
      <w:r w:rsidR="00D85F47" w:rsidRPr="00C617FA">
        <w:rPr>
          <w:lang w:val="vi-VN"/>
        </w:rPr>
        <w:t>:</w:t>
      </w:r>
    </w:p>
    <w:p w14:paraId="7EA7E9B6" w14:textId="77777777" w:rsidR="00D85F47" w:rsidRPr="00C617FA" w:rsidRDefault="00D85F47" w:rsidP="00D85F47">
      <w:pPr>
        <w:pStyle w:val="a3"/>
        <w:ind w:left="567"/>
        <w:jc w:val="both"/>
        <w:rPr>
          <w:lang w:val="vi-VN"/>
        </w:rPr>
      </w:pPr>
    </w:p>
    <w:p w14:paraId="33B73200" w14:textId="1C9AFA83" w:rsidR="00D85F47" w:rsidRPr="00C617FA" w:rsidRDefault="008C7197" w:rsidP="00340A46">
      <w:pPr>
        <w:pStyle w:val="a3"/>
        <w:numPr>
          <w:ilvl w:val="0"/>
          <w:numId w:val="22"/>
        </w:numPr>
        <w:ind w:left="1134" w:hanging="567"/>
        <w:jc w:val="both"/>
        <w:rPr>
          <w:lang w:val="vi-VN"/>
        </w:rPr>
      </w:pPr>
      <w:r w:rsidRPr="00C617FA">
        <w:rPr>
          <w:lang w:val="vi-VN"/>
        </w:rPr>
        <w:t>Unit Rent Price</w:t>
      </w:r>
      <w:r w:rsidR="00165141" w:rsidRPr="00C617FA">
        <w:rPr>
          <w:lang w:val="vi-VN"/>
        </w:rPr>
        <w:t xml:space="preserve"> </w:t>
      </w:r>
      <w:r w:rsidR="00165141" w:rsidRPr="00C617FA">
        <w:t xml:space="preserve">is specified in </w:t>
      </w:r>
      <w:r w:rsidR="00165141" w:rsidRPr="00C617FA">
        <w:rPr>
          <w:b/>
          <w:u w:val="single"/>
        </w:rPr>
        <w:t xml:space="preserve">Item 14, </w:t>
      </w:r>
      <w:commentRangeStart w:id="13"/>
      <w:r w:rsidR="00165141" w:rsidRPr="00C617FA">
        <w:rPr>
          <w:b/>
          <w:u w:val="single"/>
        </w:rPr>
        <w:t>Schedule 2</w:t>
      </w:r>
      <w:commentRangeEnd w:id="13"/>
      <w:r w:rsidR="001147C1">
        <w:rPr>
          <w:rStyle w:val="ad"/>
          <w:lang w:val="en-US"/>
        </w:rPr>
        <w:commentReference w:id="13"/>
      </w:r>
      <w:r w:rsidR="00165141" w:rsidRPr="00C617FA">
        <w:t xml:space="preserve"> hereof</w:t>
      </w:r>
      <w:r w:rsidR="00D85F47" w:rsidRPr="00C617FA">
        <w:rPr>
          <w:lang w:val="vi-VN"/>
        </w:rPr>
        <w:t xml:space="preserve">. </w:t>
      </w:r>
      <w:r w:rsidR="00165141" w:rsidRPr="00C617FA">
        <w:t xml:space="preserve">The </w:t>
      </w:r>
      <w:r w:rsidRPr="00C617FA">
        <w:t>Unit Rent Price</w:t>
      </w:r>
      <w:r w:rsidR="00165141" w:rsidRPr="00C617FA">
        <w:t xml:space="preserve"> is inclusive of non-agricultural land use tax and exc</w:t>
      </w:r>
      <w:r w:rsidR="003F57BE" w:rsidRPr="00C617FA">
        <w:t>lusive of the following amounts</w:t>
      </w:r>
      <w:r w:rsidR="00D85F47" w:rsidRPr="00C617FA">
        <w:rPr>
          <w:lang w:val="vi-VN"/>
        </w:rPr>
        <w:t>:</w:t>
      </w:r>
    </w:p>
    <w:p w14:paraId="7EEB5ACD" w14:textId="77777777" w:rsidR="00D85F47" w:rsidRPr="00C617FA" w:rsidRDefault="00D85F47" w:rsidP="00D85F47">
      <w:pPr>
        <w:pStyle w:val="a3"/>
        <w:ind w:left="1134"/>
        <w:jc w:val="both"/>
        <w:rPr>
          <w:lang w:val="vi-VN"/>
        </w:rPr>
      </w:pPr>
    </w:p>
    <w:p w14:paraId="02F95E9A" w14:textId="4A218DCD" w:rsidR="00D85F47" w:rsidRPr="00C617FA" w:rsidRDefault="003F57BE" w:rsidP="00340A46">
      <w:pPr>
        <w:pStyle w:val="a3"/>
        <w:numPr>
          <w:ilvl w:val="0"/>
          <w:numId w:val="23"/>
        </w:numPr>
        <w:ind w:left="1701" w:hanging="567"/>
        <w:jc w:val="both"/>
        <w:rPr>
          <w:lang w:val="vi-VN"/>
        </w:rPr>
      </w:pPr>
      <w:commentRangeStart w:id="14"/>
      <w:r w:rsidRPr="00C617FA">
        <w:t>Value added tax</w:t>
      </w:r>
      <w:r w:rsidR="00D85F47" w:rsidRPr="00C617FA">
        <w:rPr>
          <w:lang w:val="vi-VN"/>
        </w:rPr>
        <w:t>;</w:t>
      </w:r>
    </w:p>
    <w:p w14:paraId="03501563" w14:textId="51CC54A9" w:rsidR="00D85F47" w:rsidRPr="00C617FA" w:rsidRDefault="00165141" w:rsidP="00340A46">
      <w:pPr>
        <w:pStyle w:val="a3"/>
        <w:numPr>
          <w:ilvl w:val="0"/>
          <w:numId w:val="23"/>
        </w:numPr>
        <w:ind w:left="1701" w:hanging="567"/>
        <w:jc w:val="both"/>
        <w:rPr>
          <w:lang w:val="vi-VN"/>
        </w:rPr>
      </w:pPr>
      <w:r w:rsidRPr="00C617FA">
        <w:t xml:space="preserve">Service Charge </w:t>
      </w:r>
      <w:r w:rsidR="005D44FF" w:rsidRPr="00C617FA">
        <w:rPr>
          <w:lang w:val="vi-VN"/>
        </w:rPr>
        <w:t>(</w:t>
      </w:r>
      <w:r w:rsidRPr="00C617FA">
        <w:t xml:space="preserve">as specified in </w:t>
      </w:r>
      <w:r w:rsidR="00C2467F" w:rsidRPr="00C617FA">
        <w:rPr>
          <w:b/>
          <w:u w:val="single"/>
        </w:rPr>
        <w:t>Item 15, Schedule 2</w:t>
      </w:r>
      <w:r w:rsidR="00D85F47" w:rsidRPr="00C617FA">
        <w:rPr>
          <w:lang w:val="vi-VN"/>
        </w:rPr>
        <w:t>);</w:t>
      </w:r>
    </w:p>
    <w:p w14:paraId="3A9238CE" w14:textId="2BFC82B3" w:rsidR="00D85F47" w:rsidRPr="00C617FA" w:rsidRDefault="00165141" w:rsidP="00165141">
      <w:pPr>
        <w:pStyle w:val="a3"/>
        <w:numPr>
          <w:ilvl w:val="0"/>
          <w:numId w:val="23"/>
        </w:numPr>
        <w:ind w:left="1701" w:hanging="567"/>
        <w:jc w:val="both"/>
      </w:pPr>
      <w:r w:rsidRPr="00C617FA">
        <w:t xml:space="preserve">Fire and explosion insurance fees for the Leased Premises according to the provisions of the laws and the terms of this </w:t>
      </w:r>
      <w:r w:rsidR="00991A90" w:rsidRPr="004B3CE3">
        <w:rPr>
          <w:lang w:val="vi-VN"/>
        </w:rPr>
        <w:t>Agreement</w:t>
      </w:r>
      <w:r w:rsidR="00A912F3" w:rsidRPr="00C617FA">
        <w:rPr>
          <w:lang w:val="vi-VN"/>
        </w:rPr>
        <w:t>;</w:t>
      </w:r>
    </w:p>
    <w:p w14:paraId="2228E76E" w14:textId="69B29F53" w:rsidR="00A912F3" w:rsidRPr="00C617FA" w:rsidRDefault="00A912F3" w:rsidP="00165141">
      <w:pPr>
        <w:pStyle w:val="a3"/>
        <w:numPr>
          <w:ilvl w:val="0"/>
          <w:numId w:val="23"/>
        </w:numPr>
        <w:ind w:left="1701" w:hanging="567"/>
        <w:jc w:val="both"/>
      </w:pPr>
      <w:r w:rsidRPr="00C617FA">
        <w:rPr>
          <w:lang w:val="vi-VN"/>
        </w:rPr>
        <w:t xml:space="preserve">Other costs as stipulated in </w:t>
      </w:r>
      <w:r w:rsidRPr="00C617FA">
        <w:rPr>
          <w:b/>
          <w:bCs/>
          <w:u w:val="single"/>
          <w:lang w:val="vi-VN"/>
        </w:rPr>
        <w:t>Article 2.5, 2.6, 2.7, 2.8</w:t>
      </w:r>
      <w:r w:rsidRPr="00C617FA">
        <w:rPr>
          <w:lang w:val="vi-VN"/>
        </w:rPr>
        <w:t xml:space="preserve"> and other provisions as specified in this Agreement.</w:t>
      </w:r>
      <w:commentRangeEnd w:id="14"/>
      <w:r w:rsidR="00556297">
        <w:rPr>
          <w:rStyle w:val="ad"/>
          <w:lang w:val="en-US"/>
        </w:rPr>
        <w:commentReference w:id="14"/>
      </w:r>
    </w:p>
    <w:p w14:paraId="03083C83" w14:textId="77777777" w:rsidR="00F60C32" w:rsidRPr="00C617FA" w:rsidRDefault="00F60C32" w:rsidP="00165141">
      <w:pPr>
        <w:pStyle w:val="a3"/>
        <w:ind w:left="1701"/>
        <w:jc w:val="both"/>
      </w:pPr>
    </w:p>
    <w:p w14:paraId="72AA2D86" w14:textId="00748C2B" w:rsidR="00035B1F" w:rsidRDefault="005D44FF" w:rsidP="00340A46">
      <w:pPr>
        <w:pStyle w:val="a3"/>
        <w:numPr>
          <w:ilvl w:val="0"/>
          <w:numId w:val="22"/>
        </w:numPr>
        <w:ind w:left="1134" w:hanging="567"/>
        <w:jc w:val="both"/>
        <w:rPr>
          <w:ins w:id="15" w:author="김현주 (Hyunjoo Kim)" w:date="2025-04-16T15:02:00Z"/>
          <w:lang w:val="vi-VN"/>
        </w:rPr>
      </w:pPr>
      <w:r w:rsidRPr="004B3CE3">
        <w:t>During the Lease Term</w:t>
      </w:r>
      <w:r w:rsidR="00035B1F" w:rsidRPr="004B3CE3">
        <w:rPr>
          <w:lang w:val="vi-VN"/>
        </w:rPr>
        <w:t xml:space="preserve">, </w:t>
      </w:r>
      <w:r w:rsidR="00165141" w:rsidRPr="004B3CE3">
        <w:t xml:space="preserve">the Rent can be adjusted </w:t>
      </w:r>
      <w:ins w:id="16" w:author="김현주 (Hyunjoo Kim)" w:date="2025-04-16T14:55:00Z">
        <w:r w:rsidR="00DD2669">
          <w:t>as specified in Schedule 2</w:t>
        </w:r>
      </w:ins>
      <w:del w:id="17" w:author="김현주 (Hyunjoo Kim)" w:date="2025-04-16T14:55:00Z">
        <w:r w:rsidR="00165141" w:rsidRPr="004B3CE3" w:rsidDel="00DD2669">
          <w:delText xml:space="preserve">according to  this </w:delText>
        </w:r>
        <w:r w:rsidR="00A912F3" w:rsidRPr="004B3CE3" w:rsidDel="00DD2669">
          <w:delText>Agreement</w:delText>
        </w:r>
      </w:del>
      <w:r w:rsidR="00165141" w:rsidRPr="004B3CE3">
        <w:t>. The Rent applied to the renewal period will be negotiated by the Parties at the time of p</w:t>
      </w:r>
      <w:r w:rsidR="003F57BE" w:rsidRPr="004B3CE3">
        <w:t>roceeding the renewal procedure</w:t>
      </w:r>
      <w:r w:rsidR="00035B1F" w:rsidRPr="004B3CE3">
        <w:rPr>
          <w:lang w:val="vi-VN"/>
        </w:rPr>
        <w:t>.</w:t>
      </w:r>
    </w:p>
    <w:p w14:paraId="1231F14A" w14:textId="571297B8" w:rsidR="00B4326B" w:rsidRPr="00C617FA" w:rsidDel="00B4326B" w:rsidRDefault="00B4326B" w:rsidP="00340A46">
      <w:pPr>
        <w:pStyle w:val="a3"/>
        <w:numPr>
          <w:ilvl w:val="0"/>
          <w:numId w:val="22"/>
        </w:numPr>
        <w:ind w:left="1134" w:hanging="567"/>
        <w:jc w:val="both"/>
        <w:rPr>
          <w:del w:id="18" w:author="김현주 (Hyunjoo Kim)" w:date="2025-04-16T15:20:00Z"/>
          <w:lang w:val="vi-VN"/>
        </w:rPr>
      </w:pPr>
    </w:p>
    <w:p w14:paraId="1C54D09C" w14:textId="77777777" w:rsidR="00035B1F" w:rsidRPr="00C617FA" w:rsidRDefault="00035B1F" w:rsidP="00F60C32">
      <w:pPr>
        <w:pStyle w:val="a3"/>
        <w:ind w:left="567"/>
        <w:jc w:val="both"/>
        <w:rPr>
          <w:lang w:val="vi-VN"/>
        </w:rPr>
      </w:pPr>
    </w:p>
    <w:p w14:paraId="2E0D9AA8" w14:textId="48A49200" w:rsidR="00F60C32" w:rsidRPr="00C617FA" w:rsidRDefault="00165141" w:rsidP="00340A46">
      <w:pPr>
        <w:pStyle w:val="a3"/>
        <w:numPr>
          <w:ilvl w:val="0"/>
          <w:numId w:val="7"/>
        </w:numPr>
        <w:ind w:left="567" w:hanging="567"/>
        <w:jc w:val="both"/>
        <w:rPr>
          <w:lang w:val="vi-VN"/>
        </w:rPr>
      </w:pPr>
      <w:r w:rsidRPr="00C617FA">
        <w:rPr>
          <w:lang w:val="vi-VN"/>
        </w:rPr>
        <w:t>Utility charge</w:t>
      </w:r>
      <w:r w:rsidR="0006053C" w:rsidRPr="00C617FA">
        <w:rPr>
          <w:lang w:val="en-US"/>
        </w:rPr>
        <w:t>s</w:t>
      </w:r>
      <w:r w:rsidRPr="00C617FA">
        <w:rPr>
          <w:lang w:val="vi-VN"/>
        </w:rPr>
        <w:t xml:space="preserve"> such as </w:t>
      </w:r>
      <w:r w:rsidR="003F57BE" w:rsidRPr="00C617FA">
        <w:rPr>
          <w:lang w:val="vi-VN"/>
        </w:rPr>
        <w:t>electricity, water, telephone</w:t>
      </w:r>
      <w:r w:rsidRPr="00C617FA">
        <w:rPr>
          <w:lang w:val="vi-VN"/>
        </w:rPr>
        <w:t xml:space="preserve">, internet, </w:t>
      </w:r>
      <w:r w:rsidR="004F6771" w:rsidRPr="00C617FA">
        <w:t>telecommunication services</w:t>
      </w:r>
      <w:r w:rsidR="00F42BA5" w:rsidRPr="00C617FA">
        <w:rPr>
          <w:lang w:val="vi-VN"/>
        </w:rPr>
        <w:t xml:space="preserve"> </w:t>
      </w:r>
      <w:r w:rsidR="004F6771" w:rsidRPr="00C617FA">
        <w:t xml:space="preserve">and other services payable by the </w:t>
      </w:r>
      <w:r w:rsidR="00C712D9" w:rsidRPr="00C617FA">
        <w:t>Lessee</w:t>
      </w:r>
      <w:r w:rsidR="004F6771" w:rsidRPr="00C617FA">
        <w:t xml:space="preserve"> to the electricity, water, telephone suppli</w:t>
      </w:r>
      <w:r w:rsidR="003F57BE" w:rsidRPr="00C617FA">
        <w:t>er and other supplying agencies</w:t>
      </w:r>
      <w:r w:rsidR="00F42BA5" w:rsidRPr="00C617FA">
        <w:rPr>
          <w:lang w:val="vi-VN"/>
        </w:rPr>
        <w:t xml:space="preserve">. </w:t>
      </w:r>
      <w:r w:rsidR="004F6771" w:rsidRPr="004B3CE3">
        <w:rPr>
          <w:lang w:val="vi-VN"/>
        </w:rPr>
        <w:t xml:space="preserve">In case the </w:t>
      </w:r>
      <w:r w:rsidR="0006053C" w:rsidRPr="004B3CE3">
        <w:rPr>
          <w:lang w:val="vi-VN"/>
        </w:rPr>
        <w:t xml:space="preserve">Utility Charge </w:t>
      </w:r>
      <w:r w:rsidR="004F6771" w:rsidRPr="004B3CE3">
        <w:t xml:space="preserve">is collected by the </w:t>
      </w:r>
      <w:r w:rsidR="00C712D9" w:rsidRPr="004B3CE3">
        <w:t>Lessor</w:t>
      </w:r>
      <w:r w:rsidR="004F6771" w:rsidRPr="004B3CE3">
        <w:t xml:space="preserve">, the payment shall be implemented in accordance with </w:t>
      </w:r>
      <w:r w:rsidR="004F6771" w:rsidRPr="004B3CE3">
        <w:rPr>
          <w:b/>
          <w:u w:val="single"/>
        </w:rPr>
        <w:t>Item 20, Schedule 2</w:t>
      </w:r>
      <w:r w:rsidR="004F6771" w:rsidRPr="004B3CE3">
        <w:t xml:space="preserve"> </w:t>
      </w:r>
      <w:r w:rsidR="003F57BE" w:rsidRPr="004B3CE3">
        <w:t>hereof</w:t>
      </w:r>
      <w:r w:rsidR="001F0711" w:rsidRPr="004B3CE3">
        <w:rPr>
          <w:lang w:val="vi-VN"/>
        </w:rPr>
        <w:t>.</w:t>
      </w:r>
    </w:p>
    <w:p w14:paraId="3276C066" w14:textId="77777777" w:rsidR="00F60C32" w:rsidRPr="00C617FA" w:rsidRDefault="00F60C32" w:rsidP="00F60C32">
      <w:pPr>
        <w:pStyle w:val="a3"/>
        <w:ind w:left="567"/>
        <w:jc w:val="both"/>
        <w:rPr>
          <w:lang w:val="vi-VN"/>
        </w:rPr>
      </w:pPr>
    </w:p>
    <w:p w14:paraId="70ED122C" w14:textId="00A33367" w:rsidR="00F60C32" w:rsidRPr="00C617FA" w:rsidRDefault="00A912F3" w:rsidP="00340A46">
      <w:pPr>
        <w:pStyle w:val="a3"/>
        <w:numPr>
          <w:ilvl w:val="0"/>
          <w:numId w:val="7"/>
        </w:numPr>
        <w:ind w:left="567" w:hanging="567"/>
        <w:jc w:val="both"/>
        <w:rPr>
          <w:lang w:val="vi-VN"/>
        </w:rPr>
      </w:pPr>
      <w:r w:rsidRPr="00C617FA">
        <w:t>Booking</w:t>
      </w:r>
      <w:r w:rsidR="003F57BE" w:rsidRPr="00C617FA">
        <w:t xml:space="preserve"> Deposit</w:t>
      </w:r>
      <w:r w:rsidR="004E0713" w:rsidRPr="00C617FA">
        <w:rPr>
          <w:lang w:val="vi-VN"/>
        </w:rPr>
        <w:t xml:space="preserve">, </w:t>
      </w:r>
      <w:r w:rsidR="007F7FA3" w:rsidRPr="00C617FA">
        <w:t>Security Deposit</w:t>
      </w:r>
    </w:p>
    <w:p w14:paraId="33D3F898" w14:textId="77777777" w:rsidR="004E0713" w:rsidRPr="00C617FA" w:rsidRDefault="004E0713" w:rsidP="004E0713">
      <w:pPr>
        <w:pStyle w:val="a3"/>
        <w:ind w:left="567"/>
        <w:jc w:val="both"/>
        <w:rPr>
          <w:lang w:val="vi-VN"/>
        </w:rPr>
      </w:pPr>
    </w:p>
    <w:p w14:paraId="79C08506" w14:textId="0FF79D89" w:rsidR="00636A32" w:rsidRPr="00C617FA" w:rsidRDefault="00A912F3" w:rsidP="00340A46">
      <w:pPr>
        <w:pStyle w:val="a3"/>
        <w:numPr>
          <w:ilvl w:val="0"/>
          <w:numId w:val="24"/>
        </w:numPr>
        <w:ind w:left="1134" w:hanging="567"/>
        <w:jc w:val="both"/>
        <w:rPr>
          <w:lang w:val="vi-VN"/>
        </w:rPr>
      </w:pPr>
      <w:r w:rsidRPr="00C617FA">
        <w:t>Booking</w:t>
      </w:r>
      <w:r w:rsidR="003F57BE" w:rsidRPr="00C617FA">
        <w:t xml:space="preserve"> deposit</w:t>
      </w:r>
      <w:r w:rsidR="001F0711" w:rsidRPr="00C617FA">
        <w:rPr>
          <w:lang w:val="vi-VN"/>
        </w:rPr>
        <w:t>:</w:t>
      </w:r>
    </w:p>
    <w:p w14:paraId="7668C7F7" w14:textId="77777777" w:rsidR="00636A32" w:rsidRPr="00C617FA" w:rsidRDefault="00636A32" w:rsidP="00636A32">
      <w:pPr>
        <w:pStyle w:val="a3"/>
        <w:ind w:left="1134"/>
        <w:jc w:val="both"/>
        <w:rPr>
          <w:lang w:val="vi-VN"/>
        </w:rPr>
      </w:pPr>
    </w:p>
    <w:p w14:paraId="768C3BB7" w14:textId="71C4DDBF" w:rsidR="004E0713" w:rsidRPr="00C617FA" w:rsidRDefault="004F6771" w:rsidP="00636A32">
      <w:pPr>
        <w:pStyle w:val="a3"/>
        <w:ind w:left="1134"/>
        <w:jc w:val="both"/>
        <w:rPr>
          <w:lang w:val="vi-VN"/>
        </w:rPr>
      </w:pPr>
      <w:r w:rsidRPr="00C617FA">
        <w:rPr>
          <w:lang w:val="vi-VN"/>
        </w:rPr>
        <w:t xml:space="preserve">Right upon the Offer to Lease </w:t>
      </w:r>
      <w:r w:rsidR="0006053C" w:rsidRPr="00C617FA">
        <w:rPr>
          <w:lang w:val="vi-VN"/>
        </w:rPr>
        <w:t xml:space="preserve">being </w:t>
      </w:r>
      <w:r w:rsidRPr="00C617FA">
        <w:rPr>
          <w:lang w:val="vi-VN"/>
        </w:rPr>
        <w:t xml:space="preserve">signed, the </w:t>
      </w:r>
      <w:r w:rsidR="00C712D9" w:rsidRPr="00C617FA">
        <w:rPr>
          <w:lang w:val="vi-VN"/>
        </w:rPr>
        <w:t>Lessee</w:t>
      </w:r>
      <w:r w:rsidRPr="00C617FA">
        <w:rPr>
          <w:lang w:val="vi-VN"/>
        </w:rPr>
        <w:t xml:space="preserve"> shall pay th</w:t>
      </w:r>
      <w:r w:rsidR="003F57BE" w:rsidRPr="00C617FA">
        <w:rPr>
          <w:lang w:val="vi-VN"/>
        </w:rPr>
        <w:t xml:space="preserve">e </w:t>
      </w:r>
      <w:r w:rsidR="00C712D9" w:rsidRPr="00C617FA">
        <w:rPr>
          <w:lang w:val="vi-VN"/>
        </w:rPr>
        <w:t>Lessor</w:t>
      </w:r>
      <w:r w:rsidR="003F57BE" w:rsidRPr="00C617FA">
        <w:rPr>
          <w:lang w:val="vi-VN"/>
        </w:rPr>
        <w:t xml:space="preserve"> a </w:t>
      </w:r>
      <w:r w:rsidR="00A912F3" w:rsidRPr="00C617FA">
        <w:rPr>
          <w:lang w:val="vi-VN"/>
        </w:rPr>
        <w:t>booking</w:t>
      </w:r>
      <w:r w:rsidR="003F57BE" w:rsidRPr="00C617FA">
        <w:rPr>
          <w:lang w:val="vi-VN"/>
        </w:rPr>
        <w:t xml:space="preserve"> deposit (“</w:t>
      </w:r>
      <w:r w:rsidR="00A912F3" w:rsidRPr="00C617FA">
        <w:rPr>
          <w:b/>
          <w:lang w:val="vi-VN"/>
        </w:rPr>
        <w:t>Booking</w:t>
      </w:r>
      <w:r w:rsidR="003F57BE" w:rsidRPr="00C617FA">
        <w:rPr>
          <w:b/>
          <w:lang w:val="vi-VN"/>
        </w:rPr>
        <w:t xml:space="preserve"> Deposit</w:t>
      </w:r>
      <w:r w:rsidRPr="00C617FA">
        <w:rPr>
          <w:lang w:val="vi-VN"/>
        </w:rPr>
        <w:t xml:space="preserve">”) </w:t>
      </w:r>
      <w:r w:rsidRPr="00C617FA">
        <w:t xml:space="preserve">equivalent to </w:t>
      </w:r>
      <w:r w:rsidR="005F5553" w:rsidRPr="00717381">
        <w:rPr>
          <w:b/>
        </w:rPr>
        <w:t>one (01) month of Rent</w:t>
      </w:r>
      <w:r w:rsidR="00CE1DDD" w:rsidRPr="00717381">
        <w:rPr>
          <w:b/>
        </w:rPr>
        <w:t>,</w:t>
      </w:r>
      <w:r w:rsidR="005F5553" w:rsidRPr="00717381">
        <w:rPr>
          <w:b/>
        </w:rPr>
        <w:t xml:space="preserve"> Service Charge and the corresponding taxes</w:t>
      </w:r>
      <w:r w:rsidR="00A63947" w:rsidRPr="00717381">
        <w:rPr>
          <w:b/>
        </w:rPr>
        <w:t>, if any</w:t>
      </w:r>
      <w:r w:rsidR="00A63947" w:rsidRPr="00C617FA">
        <w:rPr>
          <w:b/>
        </w:rPr>
        <w:t>,</w:t>
      </w:r>
      <w:r w:rsidR="005F5553" w:rsidRPr="00C617FA">
        <w:rPr>
          <w:b/>
        </w:rPr>
        <w:t xml:space="preserve"> </w:t>
      </w:r>
      <w:r w:rsidR="005F5553" w:rsidRPr="00C617FA">
        <w:t xml:space="preserve">within </w:t>
      </w:r>
      <w:r w:rsidR="005F5553" w:rsidRPr="004B3CE3">
        <w:t xml:space="preserve">seven (07) </w:t>
      </w:r>
      <w:r w:rsidR="003F57BE" w:rsidRPr="00C617FA">
        <w:t>Business Days</w:t>
      </w:r>
      <w:r w:rsidR="001F0711" w:rsidRPr="004B3CE3">
        <w:rPr>
          <w:lang w:val="vi-VN"/>
        </w:rPr>
        <w:t xml:space="preserve">. In case the </w:t>
      </w:r>
      <w:r w:rsidR="00C712D9" w:rsidRPr="004B3CE3">
        <w:rPr>
          <w:lang w:val="vi-VN"/>
        </w:rPr>
        <w:t>Lessee</w:t>
      </w:r>
      <w:r w:rsidR="001F0711" w:rsidRPr="004B3CE3">
        <w:rPr>
          <w:lang w:val="vi-VN"/>
        </w:rPr>
        <w:t xml:space="preserve"> does not proceed the </w:t>
      </w:r>
      <w:r w:rsidR="00CE1DDD">
        <w:rPr>
          <w:lang w:val="en-US"/>
        </w:rPr>
        <w:t xml:space="preserve">Agreement </w:t>
      </w:r>
      <w:r w:rsidR="001F0711" w:rsidRPr="004B3CE3">
        <w:rPr>
          <w:lang w:val="vi-VN"/>
        </w:rPr>
        <w:t xml:space="preserve">signing within thirty (30) days from the day of signing the Offer to Lease, the </w:t>
      </w:r>
      <w:r w:rsidR="00C712D9" w:rsidRPr="004B3CE3">
        <w:rPr>
          <w:lang w:val="vi-VN"/>
        </w:rPr>
        <w:t>Lessor</w:t>
      </w:r>
      <w:r w:rsidR="001F0711" w:rsidRPr="004B3CE3">
        <w:rPr>
          <w:lang w:val="vi-VN"/>
        </w:rPr>
        <w:t xml:space="preserve"> is entitled to ter</w:t>
      </w:r>
      <w:r w:rsidR="006F3B35" w:rsidRPr="004B3CE3">
        <w:rPr>
          <w:lang w:val="vi-VN"/>
        </w:rPr>
        <w:t>minate all negotiation</w:t>
      </w:r>
      <w:r w:rsidR="001F0711" w:rsidRPr="004B3CE3">
        <w:rPr>
          <w:lang w:val="vi-VN"/>
        </w:rPr>
        <w:t>s and has the right to introduce new c</w:t>
      </w:r>
      <w:r w:rsidR="006F3B35" w:rsidRPr="004B3CE3">
        <w:rPr>
          <w:lang w:val="en-US"/>
        </w:rPr>
        <w:t xml:space="preserve">lient </w:t>
      </w:r>
      <w:r w:rsidR="005F5553" w:rsidRPr="004B3CE3">
        <w:t xml:space="preserve">to the Leased Premises without </w:t>
      </w:r>
      <w:r w:rsidR="006F3B35" w:rsidRPr="004B3CE3">
        <w:t xml:space="preserve">any </w:t>
      </w:r>
      <w:r w:rsidR="005F5553" w:rsidRPr="004B3CE3">
        <w:t xml:space="preserve">compensation and the </w:t>
      </w:r>
      <w:r w:rsidR="00A912F3" w:rsidRPr="004B3CE3">
        <w:t>Booking</w:t>
      </w:r>
      <w:r w:rsidR="00A912F3" w:rsidRPr="004B3CE3">
        <w:rPr>
          <w:lang w:val="vi-VN"/>
        </w:rPr>
        <w:t xml:space="preserve"> </w:t>
      </w:r>
      <w:r w:rsidR="005F5553" w:rsidRPr="004B3CE3">
        <w:t>Deposit shall be forfeilt.</w:t>
      </w:r>
    </w:p>
    <w:p w14:paraId="015E7FF6" w14:textId="77777777" w:rsidR="00636A32" w:rsidRPr="00C617FA" w:rsidRDefault="00636A32" w:rsidP="00636A32">
      <w:pPr>
        <w:pStyle w:val="a3"/>
        <w:ind w:left="1134"/>
        <w:jc w:val="both"/>
        <w:rPr>
          <w:lang w:val="vi-VN"/>
        </w:rPr>
      </w:pPr>
    </w:p>
    <w:p w14:paraId="6D5AED43" w14:textId="618D80FF" w:rsidR="00636A32" w:rsidRPr="00C617FA" w:rsidRDefault="005F5553" w:rsidP="00636A32">
      <w:pPr>
        <w:pStyle w:val="a3"/>
        <w:ind w:left="1134"/>
        <w:jc w:val="both"/>
        <w:rPr>
          <w:lang w:val="vi-VN"/>
        </w:rPr>
      </w:pPr>
      <w:r w:rsidRPr="00C617FA">
        <w:rPr>
          <w:lang w:val="vi-VN"/>
        </w:rPr>
        <w:t xml:space="preserve">Upon signing this </w:t>
      </w:r>
      <w:r w:rsidR="00991A90" w:rsidRPr="004B3CE3">
        <w:rPr>
          <w:lang w:val="vi-VN"/>
        </w:rPr>
        <w:t>Agreement</w:t>
      </w:r>
      <w:r w:rsidRPr="00C617FA">
        <w:rPr>
          <w:lang w:val="vi-VN"/>
        </w:rPr>
        <w:t xml:space="preserve">, the </w:t>
      </w:r>
      <w:r w:rsidR="00A912F3" w:rsidRPr="00C617FA">
        <w:rPr>
          <w:lang w:val="vi-VN"/>
        </w:rPr>
        <w:t>Booking</w:t>
      </w:r>
      <w:r w:rsidRPr="00C617FA">
        <w:rPr>
          <w:lang w:val="vi-VN"/>
        </w:rPr>
        <w:t xml:space="preserve"> Deposit shall be included </w:t>
      </w:r>
      <w:r w:rsidR="00CC01DD" w:rsidRPr="00C617FA">
        <w:t xml:space="preserve">in the </w:t>
      </w:r>
      <w:r w:rsidR="007F7FA3" w:rsidRPr="00C617FA">
        <w:t>Security Deposit</w:t>
      </w:r>
      <w:r w:rsidR="00CC01DD" w:rsidRPr="00C617FA">
        <w:t xml:space="preserve"> that the </w:t>
      </w:r>
      <w:r w:rsidR="00C712D9" w:rsidRPr="00C617FA">
        <w:t>Lessee</w:t>
      </w:r>
      <w:r w:rsidR="003F57BE" w:rsidRPr="00C617FA">
        <w:t xml:space="preserve"> must pay to the </w:t>
      </w:r>
      <w:r w:rsidR="00C712D9" w:rsidRPr="00C617FA">
        <w:t>Lessor</w:t>
      </w:r>
      <w:r w:rsidR="00636A32" w:rsidRPr="00C617FA">
        <w:rPr>
          <w:lang w:val="vi-VN"/>
        </w:rPr>
        <w:t>.</w:t>
      </w:r>
    </w:p>
    <w:p w14:paraId="0025F56D" w14:textId="77777777" w:rsidR="001F0711" w:rsidRPr="00C617FA" w:rsidRDefault="001F0711" w:rsidP="001F0711">
      <w:pPr>
        <w:pStyle w:val="a3"/>
        <w:ind w:left="1134"/>
        <w:jc w:val="both"/>
        <w:rPr>
          <w:lang w:val="vi-VN"/>
        </w:rPr>
      </w:pPr>
    </w:p>
    <w:p w14:paraId="35B21059" w14:textId="3FD9D64A" w:rsidR="00636A32" w:rsidRPr="00C617FA" w:rsidRDefault="007F7FA3" w:rsidP="00340A46">
      <w:pPr>
        <w:pStyle w:val="a3"/>
        <w:numPr>
          <w:ilvl w:val="0"/>
          <w:numId w:val="24"/>
        </w:numPr>
        <w:ind w:left="1134" w:hanging="567"/>
        <w:jc w:val="both"/>
        <w:rPr>
          <w:lang w:val="vi-VN"/>
        </w:rPr>
      </w:pPr>
      <w:r w:rsidRPr="00C617FA">
        <w:t>Security Deposit</w:t>
      </w:r>
      <w:r w:rsidR="001F0711" w:rsidRPr="00C617FA">
        <w:rPr>
          <w:lang w:val="vi-VN"/>
        </w:rPr>
        <w:t>:</w:t>
      </w:r>
    </w:p>
    <w:p w14:paraId="669A3B0A" w14:textId="77777777" w:rsidR="00636A32" w:rsidRPr="00C617FA" w:rsidRDefault="00636A32" w:rsidP="00636A32">
      <w:pPr>
        <w:pStyle w:val="a3"/>
        <w:ind w:left="1134"/>
        <w:jc w:val="both"/>
        <w:rPr>
          <w:lang w:val="vi-VN"/>
        </w:rPr>
      </w:pPr>
    </w:p>
    <w:p w14:paraId="4C1F096D" w14:textId="6043B80B" w:rsidR="001F0711" w:rsidRPr="00C617FA" w:rsidRDefault="00CC01DD" w:rsidP="00636A32">
      <w:pPr>
        <w:pStyle w:val="a3"/>
        <w:ind w:left="1134"/>
        <w:jc w:val="both"/>
        <w:rPr>
          <w:lang w:val="vi-VN"/>
        </w:rPr>
      </w:pPr>
      <w:r w:rsidRPr="00C617FA">
        <w:rPr>
          <w:lang w:val="vi-VN"/>
        </w:rPr>
        <w:t xml:space="preserve">Within seven (07) Business Days from the signing date of this </w:t>
      </w:r>
      <w:r w:rsidR="00A912F3" w:rsidRPr="00C617FA">
        <w:rPr>
          <w:lang w:val="vi-VN"/>
        </w:rPr>
        <w:t>Agreement</w:t>
      </w:r>
      <w:r w:rsidRPr="00C617FA">
        <w:rPr>
          <w:lang w:val="vi-VN"/>
        </w:rPr>
        <w:t xml:space="preserve">, the </w:t>
      </w:r>
      <w:r w:rsidR="00C712D9" w:rsidRPr="00C617FA">
        <w:rPr>
          <w:lang w:val="vi-VN"/>
        </w:rPr>
        <w:t>Lessee</w:t>
      </w:r>
      <w:r w:rsidRPr="00C617FA">
        <w:rPr>
          <w:lang w:val="vi-VN"/>
        </w:rPr>
        <w:t xml:space="preserve"> shall pay the </w:t>
      </w:r>
      <w:r w:rsidR="00C712D9" w:rsidRPr="00C617FA">
        <w:rPr>
          <w:lang w:val="vi-VN"/>
        </w:rPr>
        <w:t>Lessor</w:t>
      </w:r>
      <w:r w:rsidRPr="00C617FA">
        <w:rPr>
          <w:lang w:val="vi-VN"/>
        </w:rPr>
        <w:t xml:space="preserve"> the </w:t>
      </w:r>
      <w:r w:rsidR="00A912F3" w:rsidRPr="00C617FA">
        <w:rPr>
          <w:lang w:val="vi-VN"/>
        </w:rPr>
        <w:t xml:space="preserve">security </w:t>
      </w:r>
      <w:r w:rsidRPr="00C617FA">
        <w:rPr>
          <w:lang w:val="vi-VN"/>
        </w:rPr>
        <w:t xml:space="preserve">deposit equivalent to </w:t>
      </w:r>
      <w:r w:rsidRPr="00717381">
        <w:rPr>
          <w:b/>
        </w:rPr>
        <w:t xml:space="preserve">three (03) months </w:t>
      </w:r>
      <w:r w:rsidRPr="00717381">
        <w:t xml:space="preserve">of </w:t>
      </w:r>
      <w:r w:rsidRPr="00717381">
        <w:rPr>
          <w:b/>
          <w:bCs/>
        </w:rPr>
        <w:t>Rent, Service Ch</w:t>
      </w:r>
      <w:r w:rsidR="003F57BE" w:rsidRPr="00717381">
        <w:rPr>
          <w:b/>
          <w:bCs/>
        </w:rPr>
        <w:t>arge and corresponding taxes</w:t>
      </w:r>
      <w:r w:rsidR="00A63947" w:rsidRPr="00717381">
        <w:rPr>
          <w:b/>
          <w:bCs/>
        </w:rPr>
        <w:t>, if any</w:t>
      </w:r>
      <w:r w:rsidR="003F57BE" w:rsidRPr="00C617FA">
        <w:rPr>
          <w:b/>
          <w:bCs/>
        </w:rPr>
        <w:t xml:space="preserve"> </w:t>
      </w:r>
      <w:r w:rsidR="003F57BE" w:rsidRPr="00C617FA">
        <w:t>(“</w:t>
      </w:r>
      <w:r w:rsidR="007F7FA3" w:rsidRPr="00C617FA">
        <w:rPr>
          <w:b/>
        </w:rPr>
        <w:t>Security Deposit</w:t>
      </w:r>
      <w:r w:rsidRPr="00C617FA">
        <w:t>”).</w:t>
      </w:r>
      <w:r w:rsidR="001F0711" w:rsidRPr="004B3CE3">
        <w:rPr>
          <w:lang w:val="vi-VN"/>
        </w:rPr>
        <w:t xml:space="preserve"> </w:t>
      </w:r>
    </w:p>
    <w:p w14:paraId="0720C733" w14:textId="022E1EA9" w:rsidR="004E48A2" w:rsidRPr="00C617FA" w:rsidRDefault="004E48A2" w:rsidP="004E48A2">
      <w:pPr>
        <w:pStyle w:val="a3"/>
        <w:ind w:left="1134"/>
        <w:jc w:val="both"/>
        <w:rPr>
          <w:lang w:val="vi-VN"/>
        </w:rPr>
      </w:pPr>
    </w:p>
    <w:p w14:paraId="34A0C029" w14:textId="29641C8F" w:rsidR="004E48A2" w:rsidRPr="00C617FA" w:rsidRDefault="003F57BE" w:rsidP="00340A46">
      <w:pPr>
        <w:pStyle w:val="a3"/>
        <w:numPr>
          <w:ilvl w:val="0"/>
          <w:numId w:val="24"/>
        </w:numPr>
        <w:ind w:left="1134" w:hanging="567"/>
        <w:jc w:val="both"/>
        <w:rPr>
          <w:lang w:val="vi-VN"/>
        </w:rPr>
      </w:pPr>
      <w:r w:rsidRPr="00C617FA">
        <w:t xml:space="preserve">Settlement of the </w:t>
      </w:r>
      <w:r w:rsidR="007F7FA3" w:rsidRPr="00C617FA">
        <w:t>Security Deposit</w:t>
      </w:r>
      <w:r w:rsidR="00F4735F" w:rsidRPr="00C617FA">
        <w:rPr>
          <w:lang w:val="vi-VN"/>
        </w:rPr>
        <w:t>:</w:t>
      </w:r>
    </w:p>
    <w:p w14:paraId="034E2B12" w14:textId="77777777" w:rsidR="00636A32" w:rsidRPr="00C617FA" w:rsidRDefault="00636A32" w:rsidP="00636A32">
      <w:pPr>
        <w:pStyle w:val="a3"/>
        <w:ind w:left="1134"/>
        <w:jc w:val="both"/>
        <w:rPr>
          <w:lang w:val="vi-VN"/>
        </w:rPr>
      </w:pPr>
    </w:p>
    <w:p w14:paraId="18E8BEA9" w14:textId="507654BE" w:rsidR="00636A32" w:rsidRPr="004B3CE3" w:rsidRDefault="00CC01DD" w:rsidP="00040E4B">
      <w:pPr>
        <w:pStyle w:val="a3"/>
        <w:numPr>
          <w:ilvl w:val="0"/>
          <w:numId w:val="52"/>
        </w:numPr>
        <w:ind w:left="1701" w:hanging="567"/>
        <w:jc w:val="both"/>
        <w:rPr>
          <w:lang w:val="vi-VN"/>
        </w:rPr>
      </w:pPr>
      <w:r w:rsidRPr="004B3CE3">
        <w:rPr>
          <w:lang w:val="vi-VN"/>
        </w:rPr>
        <w:lastRenderedPageBreak/>
        <w:t xml:space="preserve">The </w:t>
      </w:r>
      <w:r w:rsidR="00C712D9" w:rsidRPr="004B3CE3">
        <w:rPr>
          <w:lang w:val="vi-VN"/>
        </w:rPr>
        <w:t>Lessor</w:t>
      </w:r>
      <w:r w:rsidRPr="004B3CE3">
        <w:rPr>
          <w:lang w:val="vi-VN"/>
        </w:rPr>
        <w:t xml:space="preserve"> shall keep the </w:t>
      </w:r>
      <w:r w:rsidR="007F7FA3" w:rsidRPr="004B3CE3">
        <w:rPr>
          <w:lang w:val="vi-VN"/>
        </w:rPr>
        <w:t>Security Deposit</w:t>
      </w:r>
      <w:r w:rsidRPr="004B3CE3">
        <w:rPr>
          <w:lang w:val="vi-VN"/>
        </w:rPr>
        <w:t xml:space="preserve"> until the </w:t>
      </w:r>
      <w:r w:rsidR="00A912F3" w:rsidRPr="004B3CE3">
        <w:rPr>
          <w:lang w:val="vi-VN"/>
        </w:rPr>
        <w:t>Agreement</w:t>
      </w:r>
      <w:r w:rsidRPr="004B3CE3">
        <w:rPr>
          <w:lang w:val="vi-VN"/>
        </w:rPr>
        <w:t xml:space="preserve"> expires, the </w:t>
      </w:r>
      <w:r w:rsidR="00C712D9" w:rsidRPr="004B3CE3">
        <w:rPr>
          <w:lang w:val="vi-VN"/>
        </w:rPr>
        <w:t>Lessee</w:t>
      </w:r>
      <w:r w:rsidRPr="004B3CE3">
        <w:rPr>
          <w:lang w:val="vi-VN"/>
        </w:rPr>
        <w:t xml:space="preserve"> hands over the Leased Premises to the </w:t>
      </w:r>
      <w:r w:rsidR="00C712D9" w:rsidRPr="004B3CE3">
        <w:rPr>
          <w:lang w:val="vi-VN"/>
        </w:rPr>
        <w:t>Lessor</w:t>
      </w:r>
      <w:r w:rsidRPr="004B3CE3">
        <w:rPr>
          <w:lang w:val="vi-VN"/>
        </w:rPr>
        <w:t xml:space="preserve">, and fulfill </w:t>
      </w:r>
      <w:r w:rsidRPr="004B3CE3">
        <w:t xml:space="preserve">all </w:t>
      </w:r>
      <w:r w:rsidRPr="004B3CE3">
        <w:rPr>
          <w:lang w:val="vi-VN"/>
        </w:rPr>
        <w:t xml:space="preserve">obligations arising from this </w:t>
      </w:r>
      <w:r w:rsidR="00991A90" w:rsidRPr="004B3CE3">
        <w:rPr>
          <w:lang w:val="vi-VN"/>
        </w:rPr>
        <w:t>Agreement</w:t>
      </w:r>
      <w:r w:rsidR="00991A90" w:rsidRPr="004B3CE3" w:rsidDel="00991A90">
        <w:rPr>
          <w:lang w:val="vi-VN"/>
        </w:rPr>
        <w:t xml:space="preserve"> </w:t>
      </w:r>
      <w:r w:rsidRPr="004B3CE3">
        <w:rPr>
          <w:lang w:val="vi-VN"/>
        </w:rPr>
        <w:t xml:space="preserve">to the </w:t>
      </w:r>
      <w:r w:rsidR="00C712D9" w:rsidRPr="004B3CE3">
        <w:rPr>
          <w:lang w:val="vi-VN"/>
        </w:rPr>
        <w:t>Lessor</w:t>
      </w:r>
      <w:r w:rsidRPr="004B3CE3">
        <w:rPr>
          <w:lang w:val="vi-VN"/>
        </w:rPr>
        <w:t xml:space="preserve">. Upon termination of all obligations and completion of all payments </w:t>
      </w:r>
      <w:r w:rsidR="003F57BE" w:rsidRPr="004B3CE3">
        <w:rPr>
          <w:lang w:val="vi-VN"/>
        </w:rPr>
        <w:t xml:space="preserve">to the </w:t>
      </w:r>
      <w:r w:rsidR="00C712D9" w:rsidRPr="004B3CE3">
        <w:rPr>
          <w:lang w:val="vi-VN"/>
        </w:rPr>
        <w:t>Lessor</w:t>
      </w:r>
      <w:r w:rsidR="00040E4B" w:rsidRPr="004B3CE3">
        <w:rPr>
          <w:lang w:val="vi-VN"/>
        </w:rPr>
        <w:t xml:space="preserve">, the </w:t>
      </w:r>
      <w:r w:rsidR="00C712D9" w:rsidRPr="004B3CE3">
        <w:t>Lessee</w:t>
      </w:r>
      <w:r w:rsidR="00040E4B" w:rsidRPr="004B3CE3">
        <w:t xml:space="preserve"> </w:t>
      </w:r>
      <w:r w:rsidR="00040E4B" w:rsidRPr="004B3CE3">
        <w:rPr>
          <w:lang w:val="vi-VN"/>
        </w:rPr>
        <w:t xml:space="preserve">shall have the </w:t>
      </w:r>
      <w:r w:rsidR="007F7FA3" w:rsidRPr="004B3CE3">
        <w:rPr>
          <w:lang w:val="vi-VN"/>
        </w:rPr>
        <w:t>Security Deposit</w:t>
      </w:r>
      <w:r w:rsidR="00040E4B" w:rsidRPr="004B3CE3">
        <w:rPr>
          <w:lang w:val="vi-VN"/>
        </w:rPr>
        <w:t xml:space="preserve"> refunded without interest. The </w:t>
      </w:r>
      <w:r w:rsidR="00C712D9" w:rsidRPr="004B3CE3">
        <w:rPr>
          <w:lang w:val="vi-VN"/>
        </w:rPr>
        <w:t>Lessee</w:t>
      </w:r>
      <w:r w:rsidR="00040E4B" w:rsidRPr="004B3CE3">
        <w:rPr>
          <w:lang w:val="vi-VN"/>
        </w:rPr>
        <w:t xml:space="preserve"> </w:t>
      </w:r>
      <w:r w:rsidR="00040E4B" w:rsidRPr="004B3CE3">
        <w:t xml:space="preserve">is not entitled </w:t>
      </w:r>
      <w:r w:rsidR="00040E4B" w:rsidRPr="004B3CE3">
        <w:rPr>
          <w:lang w:val="vi-VN"/>
        </w:rPr>
        <w:t xml:space="preserve">to use this </w:t>
      </w:r>
      <w:r w:rsidR="007F7FA3" w:rsidRPr="004B3CE3">
        <w:rPr>
          <w:lang w:val="vi-VN"/>
        </w:rPr>
        <w:t>Security Deposit</w:t>
      </w:r>
      <w:r w:rsidR="00040E4B" w:rsidRPr="004B3CE3">
        <w:rPr>
          <w:lang w:val="vi-VN"/>
        </w:rPr>
        <w:t xml:space="preserve"> to replace or pay for Rent, Service </w:t>
      </w:r>
      <w:r w:rsidR="003F57BE" w:rsidRPr="004B3CE3">
        <w:t>Charge</w:t>
      </w:r>
      <w:r w:rsidR="00040E4B" w:rsidRPr="004B3CE3">
        <w:rPr>
          <w:lang w:val="vi-VN"/>
        </w:rPr>
        <w:t xml:space="preserve">, corresponding taxes or other payables to the </w:t>
      </w:r>
      <w:r w:rsidR="00C712D9" w:rsidRPr="004B3CE3">
        <w:t>Lessor</w:t>
      </w:r>
      <w:r w:rsidR="003F57BE" w:rsidRPr="004B3CE3">
        <w:t>.</w:t>
      </w:r>
    </w:p>
    <w:p w14:paraId="24376293" w14:textId="77777777" w:rsidR="00636A32" w:rsidRPr="004B3CE3" w:rsidRDefault="00636A32" w:rsidP="00040E4B">
      <w:pPr>
        <w:pStyle w:val="a3"/>
        <w:ind w:left="1701"/>
        <w:jc w:val="both"/>
        <w:rPr>
          <w:lang w:val="vi-VN"/>
        </w:rPr>
      </w:pPr>
    </w:p>
    <w:p w14:paraId="0F4F4CA3" w14:textId="2438DCFE" w:rsidR="00636A32" w:rsidRPr="004B3CE3" w:rsidRDefault="00040E4B" w:rsidP="00340A46">
      <w:pPr>
        <w:pStyle w:val="a3"/>
        <w:numPr>
          <w:ilvl w:val="0"/>
          <w:numId w:val="52"/>
        </w:numPr>
        <w:ind w:left="1701" w:hanging="567"/>
        <w:jc w:val="both"/>
        <w:rPr>
          <w:lang w:val="vi-VN"/>
        </w:rPr>
      </w:pPr>
      <w:r w:rsidRPr="004B3CE3">
        <w:t xml:space="preserve">In the event the Parties agree to change the Rent and Service Charge, the </w:t>
      </w:r>
      <w:r w:rsidR="007F7FA3" w:rsidRPr="004B3CE3">
        <w:t>Security Deposit</w:t>
      </w:r>
      <w:r w:rsidR="003F57BE" w:rsidRPr="004B3CE3">
        <w:t xml:space="preserve"> shall be adjusted accordingly</w:t>
      </w:r>
      <w:r w:rsidR="00636A32" w:rsidRPr="004B3CE3">
        <w:rPr>
          <w:lang w:val="vi-VN"/>
        </w:rPr>
        <w:t>.</w:t>
      </w:r>
    </w:p>
    <w:p w14:paraId="090480DF" w14:textId="77777777" w:rsidR="00636A32" w:rsidRPr="004B3CE3" w:rsidRDefault="00636A32" w:rsidP="00636A32">
      <w:pPr>
        <w:pStyle w:val="a3"/>
        <w:ind w:left="1134"/>
        <w:jc w:val="both"/>
        <w:rPr>
          <w:lang w:val="vi-VN"/>
        </w:rPr>
      </w:pPr>
    </w:p>
    <w:p w14:paraId="717EF9DD" w14:textId="0AA4FF2F" w:rsidR="009273C9" w:rsidRPr="004B3CE3" w:rsidRDefault="00040E4B" w:rsidP="009273C9">
      <w:pPr>
        <w:pStyle w:val="a3"/>
        <w:numPr>
          <w:ilvl w:val="0"/>
          <w:numId w:val="52"/>
        </w:numPr>
        <w:ind w:left="1701" w:hanging="567"/>
        <w:jc w:val="both"/>
      </w:pPr>
      <w:r w:rsidRPr="004B3CE3">
        <w:rPr>
          <w:lang w:val="vi-VN"/>
        </w:rPr>
        <w:t xml:space="preserve">The </w:t>
      </w:r>
      <w:r w:rsidR="00C712D9" w:rsidRPr="004B3CE3">
        <w:rPr>
          <w:lang w:val="vi-VN"/>
        </w:rPr>
        <w:t>Lessor</w:t>
      </w:r>
      <w:r w:rsidRPr="004B3CE3">
        <w:rPr>
          <w:lang w:val="vi-VN"/>
        </w:rPr>
        <w:t xml:space="preserve"> has the right to deduct the </w:t>
      </w:r>
      <w:r w:rsidR="007F7FA3" w:rsidRPr="004B3CE3">
        <w:rPr>
          <w:lang w:val="vi-VN"/>
        </w:rPr>
        <w:t>Security Deposit</w:t>
      </w:r>
      <w:r w:rsidRPr="004B3CE3">
        <w:rPr>
          <w:lang w:val="vi-VN"/>
        </w:rPr>
        <w:t xml:space="preserve"> (or part thereof) to pay for any late payment amount of the </w:t>
      </w:r>
      <w:r w:rsidR="00C712D9" w:rsidRPr="004B3CE3">
        <w:rPr>
          <w:lang w:val="vi-VN"/>
        </w:rPr>
        <w:t>Lessee</w:t>
      </w:r>
      <w:r w:rsidRPr="004B3CE3">
        <w:rPr>
          <w:lang w:val="vi-VN"/>
        </w:rPr>
        <w:t xml:space="preserve">, including late payment interest, penalties for violations, compensation for damages. For clarity, the right to deduct the </w:t>
      </w:r>
      <w:r w:rsidR="007F7FA3" w:rsidRPr="004B3CE3">
        <w:rPr>
          <w:lang w:val="vi-VN"/>
        </w:rPr>
        <w:t>Security Deposit</w:t>
      </w:r>
      <w:r w:rsidRPr="004B3CE3">
        <w:rPr>
          <w:lang w:val="vi-VN"/>
        </w:rPr>
        <w:t xml:space="preserve"> does not affect the </w:t>
      </w:r>
      <w:r w:rsidR="00C712D9" w:rsidRPr="004B3CE3">
        <w:rPr>
          <w:lang w:val="vi-VN"/>
        </w:rPr>
        <w:t>Lessor</w:t>
      </w:r>
      <w:r w:rsidRPr="004B3CE3">
        <w:rPr>
          <w:lang w:val="vi-VN"/>
        </w:rPr>
        <w:t>'s right to</w:t>
      </w:r>
      <w:r w:rsidR="0043001E" w:rsidRPr="004B3CE3">
        <w:rPr>
          <w:lang w:val="vi-VN"/>
        </w:rPr>
        <w:t xml:space="preserve"> request </w:t>
      </w:r>
      <w:r w:rsidRPr="004B3CE3">
        <w:rPr>
          <w:lang w:val="vi-VN"/>
        </w:rPr>
        <w:t xml:space="preserve">the </w:t>
      </w:r>
      <w:r w:rsidR="00C712D9" w:rsidRPr="004B3CE3">
        <w:rPr>
          <w:lang w:val="vi-VN"/>
        </w:rPr>
        <w:t>Lessee</w:t>
      </w:r>
      <w:r w:rsidRPr="004B3CE3">
        <w:rPr>
          <w:lang w:val="vi-VN"/>
        </w:rPr>
        <w:t xml:space="preserve"> to pay the </w:t>
      </w:r>
      <w:r w:rsidR="003F57BE" w:rsidRPr="004B3CE3">
        <w:rPr>
          <w:lang w:val="vi-VN"/>
        </w:rPr>
        <w:t xml:space="preserve">due amounts. In the event the </w:t>
      </w:r>
      <w:r w:rsidR="00C712D9" w:rsidRPr="004B3CE3">
        <w:rPr>
          <w:lang w:val="vi-VN"/>
        </w:rPr>
        <w:t>Lessor</w:t>
      </w:r>
      <w:r w:rsidR="00D75AE3" w:rsidRPr="004B3CE3">
        <w:t xml:space="preserve"> </w:t>
      </w:r>
      <w:r w:rsidRPr="004B3CE3">
        <w:rPr>
          <w:lang w:val="vi-VN"/>
        </w:rPr>
        <w:t xml:space="preserve">makes any deduction from the </w:t>
      </w:r>
      <w:r w:rsidR="007F7FA3" w:rsidRPr="004B3CE3">
        <w:rPr>
          <w:lang w:val="vi-VN"/>
        </w:rPr>
        <w:t>Security Deposit</w:t>
      </w:r>
      <w:r w:rsidRPr="004B3CE3">
        <w:rPr>
          <w:lang w:val="vi-VN"/>
        </w:rPr>
        <w:t xml:space="preserve"> </w:t>
      </w:r>
      <w:r w:rsidRPr="004B3CE3">
        <w:t>in accordance with the provisions of this</w:t>
      </w:r>
      <w:r w:rsidR="00992F2A" w:rsidRPr="004B3CE3">
        <w:rPr>
          <w:lang w:val="vi-VN"/>
        </w:rPr>
        <w:t xml:space="preserve"> Agreement</w:t>
      </w:r>
      <w:r w:rsidRPr="004B3CE3">
        <w:t xml:space="preserve">, then, upon request of the </w:t>
      </w:r>
      <w:r w:rsidR="00C712D9" w:rsidRPr="004B3CE3">
        <w:t>Lessor</w:t>
      </w:r>
      <w:r w:rsidRPr="004B3CE3">
        <w:t xml:space="preserve">, within ten (10) days from the date of receiving such request, the </w:t>
      </w:r>
      <w:r w:rsidR="00C712D9" w:rsidRPr="004B3CE3">
        <w:t>Lessee</w:t>
      </w:r>
      <w:r w:rsidRPr="004B3CE3">
        <w:t xml:space="preserve"> must compensate an amount equivalent to such deduction to ensure that the </w:t>
      </w:r>
      <w:r w:rsidR="007F7FA3" w:rsidRPr="004B3CE3">
        <w:t>Security Deposit</w:t>
      </w:r>
      <w:r w:rsidRPr="004B3CE3">
        <w:t xml:space="preserve"> always corresponds to </w:t>
      </w:r>
      <w:r w:rsidRPr="004B3CE3">
        <w:rPr>
          <w:b/>
          <w:bCs/>
        </w:rPr>
        <w:t>three (03) months</w:t>
      </w:r>
      <w:r w:rsidRPr="004B3CE3">
        <w:t xml:space="preserve"> of Rent, Service Charge and corresponding taxes.</w:t>
      </w:r>
    </w:p>
    <w:p w14:paraId="5A0D4143" w14:textId="77777777" w:rsidR="009273C9" w:rsidRPr="004B3CE3" w:rsidRDefault="009273C9" w:rsidP="009273C9">
      <w:pPr>
        <w:pStyle w:val="a3"/>
        <w:ind w:left="1701"/>
        <w:jc w:val="both"/>
      </w:pPr>
    </w:p>
    <w:p w14:paraId="7EA5D48B" w14:textId="32AB30A5" w:rsidR="00652794" w:rsidRPr="004B3CE3" w:rsidRDefault="00D75AE3" w:rsidP="009273C9">
      <w:pPr>
        <w:pStyle w:val="a3"/>
        <w:numPr>
          <w:ilvl w:val="0"/>
          <w:numId w:val="52"/>
        </w:numPr>
        <w:ind w:left="1701" w:hanging="567"/>
        <w:jc w:val="both"/>
      </w:pPr>
      <w:r w:rsidRPr="004B3CE3">
        <w:t xml:space="preserve">In the event the </w:t>
      </w:r>
      <w:r w:rsidR="00C712D9" w:rsidRPr="004B3CE3">
        <w:t>Lessee</w:t>
      </w:r>
      <w:r w:rsidRPr="004B3CE3">
        <w:t xml:space="preserve"> does not comply with the request for supplementing the </w:t>
      </w:r>
      <w:r w:rsidR="007F7FA3" w:rsidRPr="004B3CE3">
        <w:t>Security Deposit</w:t>
      </w:r>
      <w:r w:rsidRPr="004B3CE3">
        <w:t xml:space="preserve"> as requested by the </w:t>
      </w:r>
      <w:r w:rsidR="00C712D9" w:rsidRPr="004B3CE3">
        <w:t>Lessor</w:t>
      </w:r>
      <w:r w:rsidRPr="004B3CE3">
        <w:t xml:space="preserve"> stated in </w:t>
      </w:r>
      <w:r w:rsidR="00DB0277" w:rsidRPr="004B3CE3">
        <w:rPr>
          <w:b/>
          <w:u w:val="single"/>
        </w:rPr>
        <w:t>Article 2.</w:t>
      </w:r>
      <w:r w:rsidR="003F57BE" w:rsidRPr="004B3CE3">
        <w:rPr>
          <w:b/>
          <w:u w:val="single"/>
        </w:rPr>
        <w:t>3(</w:t>
      </w:r>
      <w:r w:rsidRPr="004B3CE3">
        <w:rPr>
          <w:b/>
          <w:u w:val="single"/>
        </w:rPr>
        <w:t>c)(iii)</w:t>
      </w:r>
      <w:r w:rsidRPr="004B3CE3">
        <w:rPr>
          <w:b/>
        </w:rPr>
        <w:t xml:space="preserve"> </w:t>
      </w:r>
      <w:r w:rsidRPr="004B3CE3">
        <w:t xml:space="preserve">above, the </w:t>
      </w:r>
      <w:r w:rsidR="00C712D9" w:rsidRPr="004B3CE3">
        <w:t>Lessee</w:t>
      </w:r>
      <w:r w:rsidRPr="004B3CE3">
        <w:t xml:space="preserve"> must comply with this request within the next ten (10) Business Days from the date of expiry of the time limit mentioned in </w:t>
      </w:r>
      <w:r w:rsidR="007F7FA3" w:rsidRPr="004B3CE3">
        <w:rPr>
          <w:b/>
          <w:u w:val="single"/>
        </w:rPr>
        <w:t>Article 2.3(c)(iii)</w:t>
      </w:r>
      <w:r w:rsidRPr="004B3CE3">
        <w:t xml:space="preserve">. In case the </w:t>
      </w:r>
      <w:r w:rsidR="00C712D9" w:rsidRPr="004B3CE3">
        <w:t>Lessee</w:t>
      </w:r>
      <w:r w:rsidRPr="004B3CE3">
        <w:t xml:space="preserve"> still fails to fulfill this obligation during the above</w:t>
      </w:r>
      <w:r w:rsidR="00992F2A" w:rsidRPr="004B3CE3">
        <w:rPr>
          <w:lang w:val="vi-VN"/>
        </w:rPr>
        <w:t>-</w:t>
      </w:r>
      <w:r w:rsidRPr="004B3CE3">
        <w:t xml:space="preserve">mentioned time, it shall be considered a violation to the </w:t>
      </w:r>
      <w:r w:rsidR="00992F2A" w:rsidRPr="004B3CE3">
        <w:t>Agreement</w:t>
      </w:r>
      <w:r w:rsidRPr="004B3CE3">
        <w:t xml:space="preserve"> and the </w:t>
      </w:r>
      <w:r w:rsidR="00C712D9" w:rsidRPr="004B3CE3">
        <w:t>Lessor</w:t>
      </w:r>
      <w:r w:rsidRPr="004B3CE3">
        <w:t xml:space="preserve"> has the right to unilaterally terminate the </w:t>
      </w:r>
      <w:r w:rsidR="00992F2A" w:rsidRPr="004B3CE3">
        <w:t>Agreement</w:t>
      </w:r>
      <w:r w:rsidRPr="004B3CE3">
        <w:t>.</w:t>
      </w:r>
    </w:p>
    <w:p w14:paraId="76F876A4" w14:textId="77777777" w:rsidR="00035B1F" w:rsidRPr="00C617FA" w:rsidRDefault="00035B1F" w:rsidP="00035B1F">
      <w:pPr>
        <w:pStyle w:val="a3"/>
        <w:ind w:left="1134"/>
        <w:jc w:val="both"/>
        <w:rPr>
          <w:lang w:val="vi-VN"/>
        </w:rPr>
      </w:pPr>
    </w:p>
    <w:p w14:paraId="6CFE4106" w14:textId="3C550F1D" w:rsidR="00035B1F" w:rsidRPr="00C617FA" w:rsidRDefault="009273C9" w:rsidP="00340A46">
      <w:pPr>
        <w:pStyle w:val="a3"/>
        <w:numPr>
          <w:ilvl w:val="0"/>
          <w:numId w:val="7"/>
        </w:numPr>
        <w:ind w:left="567" w:hanging="567"/>
        <w:jc w:val="both"/>
        <w:rPr>
          <w:lang w:val="vi-VN"/>
        </w:rPr>
      </w:pPr>
      <w:commentRangeStart w:id="19"/>
      <w:r w:rsidRPr="00C617FA">
        <w:t>Service Charge</w:t>
      </w:r>
      <w:commentRangeEnd w:id="19"/>
      <w:r w:rsidR="001147C1">
        <w:rPr>
          <w:rStyle w:val="ad"/>
          <w:lang w:val="en-US"/>
        </w:rPr>
        <w:commentReference w:id="19"/>
      </w:r>
    </w:p>
    <w:p w14:paraId="62FB2803" w14:textId="77777777" w:rsidR="00035B1F" w:rsidRPr="00C617FA" w:rsidRDefault="00035B1F" w:rsidP="00035B1F">
      <w:pPr>
        <w:pStyle w:val="a3"/>
        <w:ind w:left="567"/>
        <w:jc w:val="both"/>
        <w:rPr>
          <w:lang w:val="vi-VN"/>
        </w:rPr>
      </w:pPr>
    </w:p>
    <w:p w14:paraId="6507549F" w14:textId="210216F4" w:rsidR="00035B1F" w:rsidRPr="00C617FA" w:rsidRDefault="009273C9" w:rsidP="00340A46">
      <w:pPr>
        <w:pStyle w:val="a3"/>
        <w:numPr>
          <w:ilvl w:val="0"/>
          <w:numId w:val="51"/>
        </w:numPr>
        <w:ind w:left="1134" w:hanging="567"/>
        <w:jc w:val="both"/>
        <w:rPr>
          <w:lang w:val="vi-VN"/>
        </w:rPr>
      </w:pPr>
      <w:r w:rsidRPr="004B3CE3">
        <w:rPr>
          <w:lang w:val="vi-VN"/>
        </w:rPr>
        <w:t xml:space="preserve">In order to be provided </w:t>
      </w:r>
      <w:r w:rsidR="00992F2A" w:rsidRPr="004B3CE3">
        <w:rPr>
          <w:lang w:val="vi-VN"/>
        </w:rPr>
        <w:t xml:space="preserve">with </w:t>
      </w:r>
      <w:r w:rsidRPr="004B3CE3">
        <w:rPr>
          <w:lang w:val="vi-VN"/>
        </w:rPr>
        <w:t xml:space="preserve">the Service as listed in </w:t>
      </w:r>
      <w:r w:rsidR="003F57BE" w:rsidRPr="004B3CE3">
        <w:rPr>
          <w:b/>
          <w:u w:val="single"/>
          <w:lang w:val="vi-VN"/>
        </w:rPr>
        <w:t xml:space="preserve">Schedule </w:t>
      </w:r>
      <w:r w:rsidR="00207772" w:rsidRPr="004B3CE3">
        <w:rPr>
          <w:b/>
          <w:u w:val="single"/>
          <w:lang w:val="vi-VN"/>
        </w:rPr>
        <w:t>3</w:t>
      </w:r>
      <w:r w:rsidRPr="004B3CE3">
        <w:rPr>
          <w:lang w:val="vi-VN"/>
        </w:rPr>
        <w:t xml:space="preserve">, the </w:t>
      </w:r>
      <w:r w:rsidR="00C712D9" w:rsidRPr="004B3CE3">
        <w:rPr>
          <w:lang w:val="vi-VN"/>
        </w:rPr>
        <w:t>Lessee</w:t>
      </w:r>
      <w:r w:rsidRPr="004B3CE3">
        <w:rPr>
          <w:lang w:val="vi-VN"/>
        </w:rPr>
        <w:t xml:space="preserve"> is responsible to pay the Service Charge as specified in </w:t>
      </w:r>
      <w:r w:rsidR="00A428FE" w:rsidRPr="004B3CE3">
        <w:rPr>
          <w:b/>
          <w:u w:val="single"/>
        </w:rPr>
        <w:t>Item 15</w:t>
      </w:r>
      <w:r w:rsidRPr="004B3CE3">
        <w:rPr>
          <w:b/>
          <w:u w:val="single"/>
          <w:lang w:val="vi-VN"/>
        </w:rPr>
        <w:t>, Schedule 2</w:t>
      </w:r>
      <w:r w:rsidRPr="004B3CE3">
        <w:t xml:space="preserve"> </w:t>
      </w:r>
      <w:r w:rsidRPr="004B3CE3">
        <w:rPr>
          <w:lang w:val="vi-VN"/>
        </w:rPr>
        <w:t xml:space="preserve">to the </w:t>
      </w:r>
      <w:r w:rsidR="00C712D9" w:rsidRPr="004B3CE3">
        <w:rPr>
          <w:lang w:val="vi-VN"/>
        </w:rPr>
        <w:t>Lessor</w:t>
      </w:r>
      <w:r w:rsidRPr="004B3CE3">
        <w:rPr>
          <w:lang w:val="vi-VN"/>
        </w:rPr>
        <w:t>.</w:t>
      </w:r>
    </w:p>
    <w:p w14:paraId="25A0793E" w14:textId="77777777" w:rsidR="00035B1F" w:rsidRPr="00C617FA" w:rsidRDefault="00035B1F" w:rsidP="00035B1F">
      <w:pPr>
        <w:pStyle w:val="a3"/>
        <w:ind w:left="1134"/>
        <w:jc w:val="both"/>
        <w:rPr>
          <w:lang w:val="vi-VN"/>
        </w:rPr>
      </w:pPr>
    </w:p>
    <w:p w14:paraId="33CD4F78" w14:textId="5DCF1450" w:rsidR="00035B1F" w:rsidRPr="00C617FA" w:rsidRDefault="00EA04C3" w:rsidP="00340A46">
      <w:pPr>
        <w:pStyle w:val="a3"/>
        <w:numPr>
          <w:ilvl w:val="0"/>
          <w:numId w:val="51"/>
        </w:numPr>
        <w:ind w:left="1134" w:hanging="567"/>
        <w:jc w:val="both"/>
        <w:rPr>
          <w:lang w:val="vi-VN"/>
        </w:rPr>
      </w:pPr>
      <w:bookmarkStart w:id="20" w:name="_Toc423075422"/>
      <w:bookmarkStart w:id="21" w:name="_Toc436902585"/>
      <w:bookmarkStart w:id="22" w:name="_Toc440613340"/>
      <w:bookmarkStart w:id="23" w:name="_Toc440966982"/>
      <w:bookmarkStart w:id="24" w:name="_Toc443580044"/>
      <w:r w:rsidRPr="004B3CE3">
        <w:rPr>
          <w:lang w:val="vi-VN"/>
        </w:rPr>
        <w:t xml:space="preserve">The </w:t>
      </w:r>
      <w:r w:rsidR="00C712D9" w:rsidRPr="004B3CE3">
        <w:rPr>
          <w:lang w:val="vi-VN"/>
        </w:rPr>
        <w:t>Lessor</w:t>
      </w:r>
      <w:r w:rsidRPr="004B3CE3">
        <w:rPr>
          <w:lang w:val="vi-VN"/>
        </w:rPr>
        <w:t xml:space="preserve"> may, from time to time, in case necessary for operation and maintenance of the Building, have the right to revise the Service Charge by serving a 30 (thirty) days prior written noti</w:t>
      </w:r>
      <w:r w:rsidR="003F57BE" w:rsidRPr="004B3CE3">
        <w:rPr>
          <w:lang w:val="vi-VN"/>
        </w:rPr>
        <w:t>ce (“</w:t>
      </w:r>
      <w:r w:rsidR="003F57BE" w:rsidRPr="004B3CE3">
        <w:rPr>
          <w:b/>
          <w:lang w:val="vi-VN"/>
        </w:rPr>
        <w:t>Service Charge Notice</w:t>
      </w:r>
      <w:r w:rsidRPr="004B3CE3">
        <w:rPr>
          <w:lang w:val="vi-VN"/>
        </w:rPr>
        <w:t>”) to the</w:t>
      </w:r>
      <w:r w:rsidRPr="004B3CE3">
        <w:rPr>
          <w:b/>
          <w:lang w:val="vi-VN"/>
        </w:rPr>
        <w:t xml:space="preserve"> </w:t>
      </w:r>
      <w:r w:rsidR="00C712D9" w:rsidRPr="004B3CE3">
        <w:rPr>
          <w:lang w:val="vi-VN"/>
        </w:rPr>
        <w:t>Lessee</w:t>
      </w:r>
      <w:r w:rsidRPr="004B3CE3">
        <w:rPr>
          <w:lang w:val="vi-VN"/>
        </w:rPr>
        <w:t xml:space="preserve">. The revised Service Charge shall automatically take effect as from the date specified in the Service Charge Notice until further notice </w:t>
      </w:r>
      <w:r w:rsidR="003F57BE" w:rsidRPr="004B3CE3">
        <w:t xml:space="preserve">from the </w:t>
      </w:r>
      <w:r w:rsidR="00C712D9" w:rsidRPr="004B3CE3">
        <w:t>Lessor</w:t>
      </w:r>
      <w:r w:rsidRPr="004B3CE3">
        <w:rPr>
          <w:lang w:val="vi-VN"/>
        </w:rPr>
        <w:t xml:space="preserve">. </w:t>
      </w:r>
      <w:bookmarkEnd w:id="20"/>
      <w:bookmarkEnd w:id="21"/>
      <w:bookmarkEnd w:id="22"/>
      <w:bookmarkEnd w:id="23"/>
      <w:bookmarkEnd w:id="24"/>
      <w:r w:rsidRPr="004B3CE3">
        <w:rPr>
          <w:lang w:val="vi-VN"/>
        </w:rPr>
        <w:t xml:space="preserve">In case of increment in the Service Charge, the </w:t>
      </w:r>
      <w:r w:rsidR="00C712D9" w:rsidRPr="004B3CE3">
        <w:rPr>
          <w:lang w:val="vi-VN"/>
        </w:rPr>
        <w:t>Lessor</w:t>
      </w:r>
      <w:r w:rsidRPr="004B3CE3">
        <w:rPr>
          <w:lang w:val="vi-VN"/>
        </w:rPr>
        <w:t xml:space="preserve"> shall provide the </w:t>
      </w:r>
      <w:r w:rsidR="00C712D9" w:rsidRPr="004B3CE3">
        <w:rPr>
          <w:lang w:val="vi-VN"/>
        </w:rPr>
        <w:t>Lessee</w:t>
      </w:r>
      <w:r w:rsidRPr="004B3CE3">
        <w:rPr>
          <w:lang w:val="vi-VN"/>
        </w:rPr>
        <w:t xml:space="preserve"> with reasonable justification and supporting docume</w:t>
      </w:r>
      <w:r w:rsidR="003F57BE" w:rsidRPr="004B3CE3">
        <w:rPr>
          <w:lang w:val="vi-VN"/>
        </w:rPr>
        <w:t>nts (if any) for such increment</w:t>
      </w:r>
      <w:r w:rsidRPr="004B3CE3">
        <w:rPr>
          <w:i/>
          <w:lang w:val="en-GB"/>
        </w:rPr>
        <w:t>.</w:t>
      </w:r>
    </w:p>
    <w:p w14:paraId="1C352863" w14:textId="77777777" w:rsidR="001F0711" w:rsidRPr="00C617FA" w:rsidRDefault="001F0711" w:rsidP="001F0711">
      <w:pPr>
        <w:pStyle w:val="a3"/>
        <w:ind w:left="1134"/>
        <w:jc w:val="both"/>
        <w:rPr>
          <w:lang w:val="vi-VN"/>
        </w:rPr>
      </w:pPr>
    </w:p>
    <w:p w14:paraId="181FB989" w14:textId="2EC49579" w:rsidR="001F0711" w:rsidRPr="00C617FA" w:rsidRDefault="00EA04C3" w:rsidP="00340A46">
      <w:pPr>
        <w:pStyle w:val="a3"/>
        <w:numPr>
          <w:ilvl w:val="0"/>
          <w:numId w:val="51"/>
        </w:numPr>
        <w:ind w:left="1134" w:hanging="567"/>
        <w:jc w:val="both"/>
        <w:rPr>
          <w:lang w:val="vi-VN"/>
        </w:rPr>
      </w:pPr>
      <w:r w:rsidRPr="004B3CE3">
        <w:rPr>
          <w:lang w:val="vi-VN"/>
        </w:rPr>
        <w:t xml:space="preserve">Any interruption or temporary stoppage of any of the Service, which is out of the </w:t>
      </w:r>
      <w:r w:rsidR="00C712D9" w:rsidRPr="004B3CE3">
        <w:rPr>
          <w:lang w:val="vi-VN"/>
        </w:rPr>
        <w:t>Lessor</w:t>
      </w:r>
      <w:r w:rsidRPr="004B3CE3">
        <w:rPr>
          <w:lang w:val="vi-VN"/>
        </w:rPr>
        <w:t xml:space="preserve">'s reasonable control and will not exceed </w:t>
      </w:r>
      <w:r w:rsidRPr="004B3CE3">
        <w:rPr>
          <w:highlight w:val="yellow"/>
          <w:lang w:val="vi-VN"/>
        </w:rPr>
        <w:t>[</w:t>
      </w:r>
      <w:r w:rsidR="00EF4BC8">
        <w:rPr>
          <w:highlight w:val="yellow"/>
          <w:lang w:val="en-US"/>
        </w:rPr>
        <w:t>3</w:t>
      </w:r>
      <w:r w:rsidRPr="004B3CE3">
        <w:rPr>
          <w:highlight w:val="yellow"/>
          <w:lang w:val="vi-VN"/>
        </w:rPr>
        <w:t>]</w:t>
      </w:r>
      <w:r w:rsidRPr="004B3CE3">
        <w:rPr>
          <w:lang w:val="vi-VN"/>
        </w:rPr>
        <w:t xml:space="preserve"> hours, will not neither be considered a violation or disturbance of </w:t>
      </w:r>
      <w:r w:rsidR="00C712D9" w:rsidRPr="004B3CE3">
        <w:rPr>
          <w:lang w:val="vi-VN"/>
        </w:rPr>
        <w:t>Lessee</w:t>
      </w:r>
      <w:r w:rsidRPr="004B3CE3">
        <w:rPr>
          <w:lang w:val="vi-VN"/>
        </w:rPr>
        <w:t xml:space="preserve">'s use and possession of the </w:t>
      </w:r>
      <w:r w:rsidR="00992F2A" w:rsidRPr="004B3CE3">
        <w:rPr>
          <w:lang w:val="vi-VN"/>
        </w:rPr>
        <w:t xml:space="preserve">Leased </w:t>
      </w:r>
      <w:r w:rsidRPr="004B3CE3">
        <w:rPr>
          <w:lang w:val="vi-VN"/>
        </w:rPr>
        <w:t xml:space="preserve">Premises, nor exempt the </w:t>
      </w:r>
      <w:r w:rsidR="00C712D9" w:rsidRPr="004B3CE3">
        <w:rPr>
          <w:lang w:val="vi-VN"/>
        </w:rPr>
        <w:t>Lessee</w:t>
      </w:r>
      <w:r w:rsidRPr="004B3CE3">
        <w:rPr>
          <w:lang w:val="vi-VN"/>
        </w:rPr>
        <w:t xml:space="preserve"> from any obligation hereunder or force the </w:t>
      </w:r>
      <w:r w:rsidR="00C712D9" w:rsidRPr="004B3CE3">
        <w:rPr>
          <w:lang w:val="vi-VN"/>
        </w:rPr>
        <w:t>Lessor</w:t>
      </w:r>
      <w:r w:rsidRPr="004B3CE3">
        <w:rPr>
          <w:lang w:val="vi-VN"/>
        </w:rPr>
        <w:t xml:space="preserve"> to be liable for any damage or allow the </w:t>
      </w:r>
      <w:r w:rsidR="00C712D9" w:rsidRPr="004B3CE3">
        <w:rPr>
          <w:lang w:val="vi-VN"/>
        </w:rPr>
        <w:t>Lessee</w:t>
      </w:r>
      <w:r w:rsidRPr="004B3CE3">
        <w:rPr>
          <w:lang w:val="vi-VN"/>
        </w:rPr>
        <w:t xml:space="preserve"> to be r</w:t>
      </w:r>
      <w:r w:rsidR="003F57BE" w:rsidRPr="004B3CE3">
        <w:rPr>
          <w:lang w:val="vi-VN"/>
        </w:rPr>
        <w:t>educed the Rent, Service Charge</w:t>
      </w:r>
      <w:r w:rsidRPr="004B3CE3">
        <w:t xml:space="preserve">. </w:t>
      </w:r>
      <w:r w:rsidRPr="004B3CE3">
        <w:rPr>
          <w:lang w:val="vi-VN"/>
        </w:rPr>
        <w:lastRenderedPageBreak/>
        <w:t xml:space="preserve">The </w:t>
      </w:r>
      <w:r w:rsidR="00C712D9" w:rsidRPr="004B3CE3">
        <w:rPr>
          <w:lang w:val="vi-VN"/>
        </w:rPr>
        <w:t>Lessor</w:t>
      </w:r>
      <w:r w:rsidRPr="004B3CE3">
        <w:rPr>
          <w:lang w:val="vi-VN"/>
        </w:rPr>
        <w:t xml:space="preserve"> must, as soon as practicable, inform the </w:t>
      </w:r>
      <w:r w:rsidR="00C712D9" w:rsidRPr="004B3CE3">
        <w:rPr>
          <w:lang w:val="vi-VN"/>
        </w:rPr>
        <w:t>Lessee</w:t>
      </w:r>
      <w:r w:rsidRPr="004B3CE3">
        <w:rPr>
          <w:lang w:val="vi-VN"/>
        </w:rPr>
        <w:t xml:space="preserve"> in advance of such interruption or temporary stoppage </w:t>
      </w:r>
      <w:r w:rsidRPr="004B3CE3">
        <w:t xml:space="preserve">exceeds </w:t>
      </w:r>
      <w:r w:rsidRPr="004B3CE3">
        <w:rPr>
          <w:highlight w:val="yellow"/>
          <w:lang w:val="vi-VN"/>
        </w:rPr>
        <w:t>[</w:t>
      </w:r>
      <w:r w:rsidR="00EF4BC8">
        <w:rPr>
          <w:highlight w:val="yellow"/>
          <w:lang w:val="en-US"/>
        </w:rPr>
        <w:t>3</w:t>
      </w:r>
      <w:r w:rsidRPr="004B3CE3">
        <w:rPr>
          <w:highlight w:val="yellow"/>
          <w:lang w:val="vi-VN"/>
        </w:rPr>
        <w:t>]</w:t>
      </w:r>
      <w:r w:rsidRPr="004B3CE3">
        <w:rPr>
          <w:lang w:val="vi-VN"/>
        </w:rPr>
        <w:t xml:space="preserve"> </w:t>
      </w:r>
      <w:r w:rsidRPr="004B3CE3">
        <w:t xml:space="preserve">hours </w:t>
      </w:r>
      <w:r w:rsidR="003F57BE" w:rsidRPr="004B3CE3">
        <w:rPr>
          <w:lang w:val="vi-VN"/>
        </w:rPr>
        <w:t>and</w:t>
      </w:r>
      <w:r w:rsidRPr="004B3CE3">
        <w:t xml:space="preserve">/or when </w:t>
      </w:r>
      <w:r w:rsidRPr="004B3CE3">
        <w:rPr>
          <w:lang w:val="vi-VN"/>
        </w:rPr>
        <w:t xml:space="preserve">such interruption or temporary stoppage of Service </w:t>
      </w:r>
      <w:r w:rsidRPr="004B3CE3">
        <w:t xml:space="preserve">has </w:t>
      </w:r>
      <w:r w:rsidRPr="004B3CE3">
        <w:rPr>
          <w:lang w:val="vi-VN"/>
        </w:rPr>
        <w:t xml:space="preserve">adverse impact on the </w:t>
      </w:r>
      <w:r w:rsidR="00C712D9" w:rsidRPr="004B3CE3">
        <w:t>Lessee</w:t>
      </w:r>
      <w:r w:rsidR="003F57BE" w:rsidRPr="004B3CE3">
        <w:t>.</w:t>
      </w:r>
    </w:p>
    <w:p w14:paraId="372FDC22" w14:textId="77777777" w:rsidR="001F0711" w:rsidRPr="00C617FA" w:rsidRDefault="001F0711" w:rsidP="001F0711">
      <w:pPr>
        <w:pStyle w:val="a3"/>
        <w:ind w:left="1134"/>
        <w:jc w:val="both"/>
        <w:rPr>
          <w:lang w:val="vi-VN"/>
        </w:rPr>
      </w:pPr>
    </w:p>
    <w:p w14:paraId="52468063" w14:textId="4C3179BB" w:rsidR="001F0711" w:rsidRPr="00C617FA" w:rsidRDefault="008215A3" w:rsidP="00340A46">
      <w:pPr>
        <w:pStyle w:val="a3"/>
        <w:numPr>
          <w:ilvl w:val="0"/>
          <w:numId w:val="51"/>
        </w:numPr>
        <w:ind w:left="1134" w:hanging="567"/>
        <w:jc w:val="both"/>
        <w:rPr>
          <w:lang w:val="vi-VN"/>
        </w:rPr>
      </w:pPr>
      <w:r w:rsidRPr="004B3CE3">
        <w:rPr>
          <w:lang w:val="vi-VN"/>
        </w:rPr>
        <w:t xml:space="preserve">Unless otherwise provision clearly stated herein, the </w:t>
      </w:r>
      <w:r w:rsidR="00C712D9" w:rsidRPr="004B3CE3">
        <w:rPr>
          <w:lang w:val="vi-VN"/>
        </w:rPr>
        <w:t>Lessor</w:t>
      </w:r>
      <w:r w:rsidRPr="004B3CE3">
        <w:rPr>
          <w:lang w:val="vi-VN"/>
        </w:rPr>
        <w:t xml:space="preserve"> shall (i) have exclusive right to choose any </w:t>
      </w:r>
      <w:r w:rsidR="00992F2A" w:rsidRPr="004B3CE3">
        <w:rPr>
          <w:lang w:val="vi-VN"/>
        </w:rPr>
        <w:t>supplier</w:t>
      </w:r>
      <w:r w:rsidRPr="004B3CE3">
        <w:rPr>
          <w:lang w:val="vi-VN"/>
        </w:rPr>
        <w:t xml:space="preserve"> to provide the Service for the </w:t>
      </w:r>
      <w:r w:rsidRPr="004B3CE3">
        <w:t xml:space="preserve">Leased Premises and the </w:t>
      </w:r>
      <w:r w:rsidRPr="004B3CE3">
        <w:rPr>
          <w:lang w:val="vi-VN"/>
        </w:rPr>
        <w:t>Building, and (ii) have the right, from time to time, to reasonably adjust the standard for such Service, provided that such selection or adjustment will not result in any red</w:t>
      </w:r>
      <w:r w:rsidR="003F57BE" w:rsidRPr="004B3CE3">
        <w:rPr>
          <w:lang w:val="vi-VN"/>
        </w:rPr>
        <w:t>uction of the Service's quality</w:t>
      </w:r>
      <w:r w:rsidRPr="004B3CE3">
        <w:t>.</w:t>
      </w:r>
    </w:p>
    <w:p w14:paraId="21E6A63D" w14:textId="77777777" w:rsidR="00673CDF" w:rsidRPr="004B3CE3" w:rsidRDefault="00673CDF" w:rsidP="00673CDF">
      <w:pPr>
        <w:pStyle w:val="a3"/>
        <w:ind w:left="1134"/>
        <w:jc w:val="both"/>
        <w:rPr>
          <w:lang w:val="vi-VN"/>
        </w:rPr>
      </w:pPr>
    </w:p>
    <w:p w14:paraId="732E52A8" w14:textId="7001E505" w:rsidR="00673CDF" w:rsidRPr="00C617FA" w:rsidRDefault="008215A3" w:rsidP="00340A46">
      <w:pPr>
        <w:pStyle w:val="a3"/>
        <w:numPr>
          <w:ilvl w:val="0"/>
          <w:numId w:val="7"/>
        </w:numPr>
        <w:ind w:left="567" w:hanging="567"/>
        <w:jc w:val="both"/>
        <w:rPr>
          <w:lang w:val="vi-VN"/>
        </w:rPr>
      </w:pPr>
      <w:r w:rsidRPr="004B3CE3">
        <w:rPr>
          <w:lang w:val="en-GB"/>
        </w:rPr>
        <w:t>Parking fee</w:t>
      </w:r>
    </w:p>
    <w:p w14:paraId="17C56FBA" w14:textId="77777777" w:rsidR="00673CDF" w:rsidRPr="004B3CE3" w:rsidRDefault="00673CDF" w:rsidP="00673CDF">
      <w:pPr>
        <w:pStyle w:val="a3"/>
        <w:ind w:left="567"/>
        <w:jc w:val="both"/>
        <w:rPr>
          <w:lang w:val="vi-VN"/>
        </w:rPr>
      </w:pPr>
    </w:p>
    <w:p w14:paraId="3DF3DC41" w14:textId="2D337AF4" w:rsidR="00673CDF" w:rsidRPr="004B3CE3" w:rsidRDefault="008215A3" w:rsidP="008215A3">
      <w:pPr>
        <w:pStyle w:val="a3"/>
        <w:numPr>
          <w:ilvl w:val="0"/>
          <w:numId w:val="76"/>
        </w:numPr>
        <w:ind w:left="1134" w:hanging="567"/>
        <w:jc w:val="both"/>
        <w:rPr>
          <w:lang w:val="vi-VN"/>
        </w:rPr>
      </w:pPr>
      <w:r w:rsidRPr="004B3CE3">
        <w:rPr>
          <w:lang w:val="vi-VN"/>
        </w:rPr>
        <w:t xml:space="preserve">During the Lease Term, the </w:t>
      </w:r>
      <w:r w:rsidR="00C712D9" w:rsidRPr="004B3CE3">
        <w:rPr>
          <w:lang w:val="vi-VN"/>
        </w:rPr>
        <w:t>Lessee</w:t>
      </w:r>
      <w:r w:rsidRPr="004B3CE3">
        <w:rPr>
          <w:lang w:val="vi-VN"/>
        </w:rPr>
        <w:t xml:space="preserve"> shall jointly use the </w:t>
      </w:r>
      <w:commentRangeStart w:id="25"/>
      <w:r w:rsidRPr="004B3CE3">
        <w:rPr>
          <w:lang w:val="vi-VN"/>
        </w:rPr>
        <w:t xml:space="preserve">common parking lots </w:t>
      </w:r>
      <w:commentRangeEnd w:id="25"/>
      <w:r w:rsidR="00846CE0">
        <w:rPr>
          <w:rStyle w:val="ad"/>
          <w:lang w:val="en-US"/>
        </w:rPr>
        <w:commentReference w:id="25"/>
      </w:r>
      <w:r w:rsidRPr="004B3CE3">
        <w:rPr>
          <w:lang w:val="vi-VN"/>
        </w:rPr>
        <w:t xml:space="preserve">for cars and motorbikes, driveways, and walkways with the </w:t>
      </w:r>
      <w:r w:rsidR="00C712D9" w:rsidRPr="004B3CE3">
        <w:rPr>
          <w:lang w:val="vi-VN"/>
        </w:rPr>
        <w:t>Lessor</w:t>
      </w:r>
      <w:r w:rsidRPr="004B3CE3">
        <w:rPr>
          <w:lang w:val="vi-VN"/>
        </w:rPr>
        <w:t xml:space="preserve">, as well as with </w:t>
      </w:r>
      <w:r w:rsidR="00992F2A" w:rsidRPr="004B3CE3">
        <w:rPr>
          <w:lang w:val="vi-VN"/>
        </w:rPr>
        <w:t>l</w:t>
      </w:r>
      <w:r w:rsidR="00C712D9" w:rsidRPr="004B3CE3">
        <w:rPr>
          <w:lang w:val="vi-VN"/>
        </w:rPr>
        <w:t>essee</w:t>
      </w:r>
      <w:r w:rsidRPr="004B3CE3">
        <w:rPr>
          <w:lang w:val="vi-VN"/>
        </w:rPr>
        <w:t xml:space="preserve">s of other leased areas and guests of the </w:t>
      </w:r>
      <w:r w:rsidR="00C712D9" w:rsidRPr="004B3CE3">
        <w:rPr>
          <w:lang w:val="vi-VN"/>
        </w:rPr>
        <w:t>Lessor</w:t>
      </w:r>
      <w:r w:rsidRPr="004B3CE3">
        <w:rPr>
          <w:lang w:val="vi-VN"/>
        </w:rPr>
        <w:t xml:space="preserve"> or of the </w:t>
      </w:r>
      <w:r w:rsidR="00C712D9" w:rsidRPr="004B3CE3">
        <w:rPr>
          <w:lang w:val="vi-VN"/>
        </w:rPr>
        <w:t>Lessee</w:t>
      </w:r>
      <w:r w:rsidRPr="004B3CE3">
        <w:rPr>
          <w:lang w:val="vi-VN"/>
        </w:rPr>
        <w:t>s of other leased areas in in accordance with the internal</w:t>
      </w:r>
      <w:r w:rsidR="003F57BE" w:rsidRPr="004B3CE3">
        <w:rPr>
          <w:lang w:val="vi-VN"/>
        </w:rPr>
        <w:t xml:space="preserve"> regulations of the Building (“</w:t>
      </w:r>
      <w:r w:rsidR="00042A31" w:rsidRPr="004B3CE3">
        <w:rPr>
          <w:b/>
          <w:lang w:val="vi-VN"/>
        </w:rPr>
        <w:t>Building Regulations</w:t>
      </w:r>
      <w:r w:rsidRPr="004B3CE3">
        <w:rPr>
          <w:lang w:val="vi-VN"/>
        </w:rPr>
        <w:t xml:space="preserve">”) specified in </w:t>
      </w:r>
      <w:r w:rsidR="002520B1" w:rsidRPr="004B3CE3">
        <w:rPr>
          <w:b/>
          <w:u w:val="single"/>
          <w:lang w:val="vi-VN"/>
        </w:rPr>
        <w:t>Schedule</w:t>
      </w:r>
      <w:r w:rsidRPr="004B3CE3">
        <w:rPr>
          <w:b/>
          <w:u w:val="single"/>
          <w:lang w:val="vi-VN"/>
        </w:rPr>
        <w:t xml:space="preserve"> 6</w:t>
      </w:r>
      <w:r w:rsidRPr="004B3CE3">
        <w:rPr>
          <w:lang w:val="vi-VN"/>
        </w:rPr>
        <w:t xml:space="preserve"> and any other different regulations and rules according to the purpose of use specified by the </w:t>
      </w:r>
      <w:r w:rsidR="00C712D9" w:rsidRPr="004B3CE3">
        <w:rPr>
          <w:lang w:val="vi-VN"/>
        </w:rPr>
        <w:t>Lessor</w:t>
      </w:r>
      <w:r w:rsidRPr="004B3CE3">
        <w:rPr>
          <w:lang w:val="vi-VN"/>
        </w:rPr>
        <w:t xml:space="preserve"> or changed from time to time.</w:t>
      </w:r>
    </w:p>
    <w:p w14:paraId="4C4173FA" w14:textId="77777777" w:rsidR="00673CDF" w:rsidRPr="004B3CE3" w:rsidRDefault="00673CDF" w:rsidP="008215A3">
      <w:pPr>
        <w:pStyle w:val="a3"/>
        <w:ind w:left="1134"/>
        <w:jc w:val="both"/>
        <w:rPr>
          <w:lang w:val="vi-VN"/>
        </w:rPr>
      </w:pPr>
    </w:p>
    <w:p w14:paraId="4D7A67F7" w14:textId="4DF4A8E5" w:rsidR="00673CDF" w:rsidRPr="004B3CE3" w:rsidRDefault="00BD4989" w:rsidP="00BD4989">
      <w:pPr>
        <w:pStyle w:val="a3"/>
        <w:numPr>
          <w:ilvl w:val="0"/>
          <w:numId w:val="76"/>
        </w:numPr>
        <w:ind w:left="1134" w:hanging="567"/>
        <w:jc w:val="both"/>
        <w:rPr>
          <w:lang w:val="vi-VN"/>
        </w:rPr>
      </w:pPr>
      <w:r w:rsidRPr="004B3CE3">
        <w:rPr>
          <w:lang w:val="vi-VN"/>
        </w:rPr>
        <w:t xml:space="preserve">The number of fixed motorbike parking lots and car parking </w:t>
      </w:r>
      <w:r w:rsidRPr="004B3CE3">
        <w:t xml:space="preserve">lot </w:t>
      </w:r>
      <w:r w:rsidRPr="004B3CE3">
        <w:rPr>
          <w:lang w:val="vi-VN"/>
        </w:rPr>
        <w:t xml:space="preserve">s that the </w:t>
      </w:r>
      <w:r w:rsidR="00C712D9" w:rsidRPr="004B3CE3">
        <w:t>Lessor</w:t>
      </w:r>
      <w:r w:rsidRPr="004B3CE3">
        <w:t xml:space="preserve"> </w:t>
      </w:r>
      <w:r w:rsidRPr="004B3CE3">
        <w:rPr>
          <w:lang w:val="vi-VN"/>
        </w:rPr>
        <w:t xml:space="preserve">arranges for the </w:t>
      </w:r>
      <w:r w:rsidR="00C712D9" w:rsidRPr="004B3CE3">
        <w:rPr>
          <w:lang w:val="vi-VN"/>
        </w:rPr>
        <w:t>Lessee</w:t>
      </w:r>
      <w:r w:rsidRPr="004B3CE3">
        <w:rPr>
          <w:lang w:val="vi-VN"/>
        </w:rPr>
        <w:t xml:space="preserve"> during the Lease Term and the corresponding parking fees (“</w:t>
      </w:r>
      <w:r w:rsidRPr="004B3CE3">
        <w:rPr>
          <w:b/>
          <w:lang w:val="vi-VN"/>
        </w:rPr>
        <w:t>Parking Fee</w:t>
      </w:r>
      <w:r w:rsidRPr="004B3CE3">
        <w:rPr>
          <w:lang w:val="vi-VN"/>
        </w:rPr>
        <w:t xml:space="preserve">”) are specified in </w:t>
      </w:r>
      <w:r w:rsidR="003F57BE" w:rsidRPr="004B3CE3">
        <w:rPr>
          <w:b/>
          <w:u w:val="single"/>
          <w:lang w:val="vi-VN"/>
        </w:rPr>
        <w:t>Item 22, Schedule 2</w:t>
      </w:r>
      <w:r w:rsidRPr="004B3CE3">
        <w:rPr>
          <w:lang w:val="vi-VN"/>
        </w:rPr>
        <w:t xml:space="preserve">. Parking Fee is calculated based on the actual number of registrations that the </w:t>
      </w:r>
      <w:r w:rsidR="00C712D9" w:rsidRPr="004B3CE3">
        <w:rPr>
          <w:lang w:val="vi-VN"/>
        </w:rPr>
        <w:t>Lessee</w:t>
      </w:r>
      <w:r w:rsidRPr="004B3CE3">
        <w:rPr>
          <w:lang w:val="vi-VN"/>
        </w:rPr>
        <w:t xml:space="preserve"> registers monthly with the </w:t>
      </w:r>
      <w:r w:rsidR="00C712D9" w:rsidRPr="004B3CE3">
        <w:rPr>
          <w:lang w:val="vi-VN"/>
        </w:rPr>
        <w:t>Lessor</w:t>
      </w:r>
      <w:r w:rsidRPr="004B3CE3">
        <w:rPr>
          <w:lang w:val="vi-VN"/>
        </w:rPr>
        <w:t>.</w:t>
      </w:r>
    </w:p>
    <w:p w14:paraId="1B1F9E2C" w14:textId="77777777" w:rsidR="006018D5" w:rsidRPr="004B3CE3" w:rsidRDefault="006018D5" w:rsidP="00BD4989">
      <w:pPr>
        <w:pStyle w:val="a3"/>
        <w:ind w:left="1134"/>
        <w:jc w:val="both"/>
        <w:rPr>
          <w:lang w:val="vi-VN"/>
        </w:rPr>
      </w:pPr>
    </w:p>
    <w:p w14:paraId="06FEE8EE" w14:textId="3E0046A9" w:rsidR="006018D5" w:rsidRPr="004B3CE3" w:rsidRDefault="00BD4989" w:rsidP="00BD4989">
      <w:pPr>
        <w:pStyle w:val="a3"/>
        <w:numPr>
          <w:ilvl w:val="0"/>
          <w:numId w:val="76"/>
        </w:numPr>
        <w:ind w:left="1134" w:hanging="567"/>
        <w:jc w:val="both"/>
        <w:rPr>
          <w:lang w:val="vi-VN"/>
        </w:rPr>
      </w:pPr>
      <w:r w:rsidRPr="004B3CE3">
        <w:rPr>
          <w:lang w:val="vi-VN"/>
        </w:rPr>
        <w:t xml:space="preserve">Parking location will be at the sole discretion of the </w:t>
      </w:r>
      <w:r w:rsidR="00C712D9" w:rsidRPr="004B3CE3">
        <w:t>Lessor</w:t>
      </w:r>
      <w:r w:rsidR="003F57BE" w:rsidRPr="004B3CE3">
        <w:t xml:space="preserve"> from time to time</w:t>
      </w:r>
      <w:r w:rsidR="006018D5" w:rsidRPr="004B3CE3">
        <w:rPr>
          <w:lang w:val="vi-VN"/>
        </w:rPr>
        <w:t>.</w:t>
      </w:r>
    </w:p>
    <w:p w14:paraId="2321BE78" w14:textId="77777777" w:rsidR="006018D5" w:rsidRPr="004B3CE3" w:rsidRDefault="006018D5" w:rsidP="00BD4989">
      <w:pPr>
        <w:pStyle w:val="a3"/>
        <w:ind w:left="1134"/>
        <w:jc w:val="both"/>
        <w:rPr>
          <w:lang w:val="vi-VN"/>
        </w:rPr>
      </w:pPr>
    </w:p>
    <w:p w14:paraId="10FA7B20" w14:textId="40A29AE8" w:rsidR="006018D5" w:rsidRPr="00C617FA" w:rsidRDefault="00BD4989" w:rsidP="00340A46">
      <w:pPr>
        <w:pStyle w:val="a3"/>
        <w:numPr>
          <w:ilvl w:val="0"/>
          <w:numId w:val="76"/>
        </w:numPr>
        <w:ind w:left="1134" w:hanging="567"/>
        <w:jc w:val="both"/>
        <w:rPr>
          <w:lang w:val="vi-VN"/>
        </w:rPr>
      </w:pPr>
      <w:r w:rsidRPr="004B3CE3">
        <w:t xml:space="preserve">The </w:t>
      </w:r>
      <w:r w:rsidR="00C712D9" w:rsidRPr="004B3CE3">
        <w:t>Lessor</w:t>
      </w:r>
      <w:r w:rsidRPr="004B3CE3">
        <w:t xml:space="preserve"> reserves the right to adjust the Parking Fee from time to time. In case of adjustment to the Parking Fee, the </w:t>
      </w:r>
      <w:r w:rsidR="00C712D9" w:rsidRPr="004B3CE3">
        <w:t>Lessor</w:t>
      </w:r>
      <w:r w:rsidRPr="004B3CE3">
        <w:t xml:space="preserve"> or the representative of the </w:t>
      </w:r>
      <w:r w:rsidR="00C712D9" w:rsidRPr="004B3CE3">
        <w:t>Lessor</w:t>
      </w:r>
      <w:r w:rsidRPr="004B3CE3">
        <w:t xml:space="preserve"> shall send to the </w:t>
      </w:r>
      <w:r w:rsidR="00C712D9" w:rsidRPr="004B3CE3">
        <w:t>Lessee</w:t>
      </w:r>
      <w:r w:rsidRPr="004B3CE3">
        <w:t xml:space="preserve"> a written notice thirty (30) days in advance regarding such adjustment.</w:t>
      </w:r>
    </w:p>
    <w:p w14:paraId="70F96C18" w14:textId="77777777" w:rsidR="00BA240C" w:rsidRPr="004B3CE3" w:rsidRDefault="00BA240C" w:rsidP="00BA240C">
      <w:pPr>
        <w:pStyle w:val="a3"/>
        <w:ind w:left="1134"/>
        <w:jc w:val="both"/>
        <w:rPr>
          <w:lang w:val="vi-VN"/>
        </w:rPr>
      </w:pPr>
    </w:p>
    <w:p w14:paraId="686EBE8A" w14:textId="1B0E81A9" w:rsidR="006018D5" w:rsidRPr="004B3CE3" w:rsidRDefault="00E12296" w:rsidP="00340A46">
      <w:pPr>
        <w:pStyle w:val="a3"/>
        <w:numPr>
          <w:ilvl w:val="0"/>
          <w:numId w:val="7"/>
        </w:numPr>
        <w:ind w:left="567" w:hanging="567"/>
        <w:jc w:val="both"/>
        <w:rPr>
          <w:lang w:val="vi-VN"/>
        </w:rPr>
      </w:pPr>
      <w:r w:rsidRPr="004B3CE3">
        <w:t>Fee for air-conditioning supply out of Business Hours:</w:t>
      </w:r>
    </w:p>
    <w:p w14:paraId="370421A3" w14:textId="77777777" w:rsidR="006018D5" w:rsidRPr="004B3CE3" w:rsidRDefault="006018D5" w:rsidP="006018D5">
      <w:pPr>
        <w:pStyle w:val="a3"/>
        <w:ind w:left="567"/>
        <w:jc w:val="both"/>
        <w:rPr>
          <w:lang w:val="vi-VN"/>
        </w:rPr>
      </w:pPr>
    </w:p>
    <w:p w14:paraId="5A38075D" w14:textId="1DBECEEB" w:rsidR="006018D5" w:rsidRPr="004B3CE3" w:rsidRDefault="00E12296" w:rsidP="00340A46">
      <w:pPr>
        <w:pStyle w:val="a3"/>
        <w:numPr>
          <w:ilvl w:val="0"/>
          <w:numId w:val="77"/>
        </w:numPr>
        <w:ind w:left="1134" w:hanging="567"/>
        <w:jc w:val="both"/>
        <w:rPr>
          <w:lang w:val="vi-VN"/>
        </w:rPr>
      </w:pPr>
      <w:r w:rsidRPr="004B3CE3">
        <w:rPr>
          <w:lang w:val="vi-VN"/>
        </w:rPr>
        <w:t xml:space="preserve">In the event the </w:t>
      </w:r>
      <w:r w:rsidR="00C712D9" w:rsidRPr="004B3CE3">
        <w:rPr>
          <w:lang w:val="vi-VN"/>
        </w:rPr>
        <w:t>Lessee</w:t>
      </w:r>
      <w:r w:rsidRPr="004B3CE3">
        <w:rPr>
          <w:lang w:val="vi-VN"/>
        </w:rPr>
        <w:t xml:space="preserve"> requires to provide the air-conditioning out of Business Hours, the </w:t>
      </w:r>
      <w:r w:rsidR="00C712D9" w:rsidRPr="004B3CE3">
        <w:rPr>
          <w:lang w:val="vi-VN"/>
        </w:rPr>
        <w:t>Lessee</w:t>
      </w:r>
      <w:r w:rsidRPr="004B3CE3">
        <w:rPr>
          <w:lang w:val="vi-VN"/>
        </w:rPr>
        <w:t xml:space="preserve"> is responsible to pay the </w:t>
      </w:r>
      <w:r w:rsidR="00C712D9" w:rsidRPr="004B3CE3">
        <w:rPr>
          <w:lang w:val="vi-VN"/>
        </w:rPr>
        <w:t>Lessor</w:t>
      </w:r>
      <w:r w:rsidRPr="004B3CE3">
        <w:rPr>
          <w:lang w:val="vi-VN"/>
        </w:rPr>
        <w:t xml:space="preserve"> fee for </w:t>
      </w:r>
      <w:r w:rsidR="00A94168" w:rsidRPr="004B3CE3">
        <w:t xml:space="preserve">air-conditioning </w:t>
      </w:r>
      <w:r w:rsidR="003F57BE" w:rsidRPr="004B3CE3">
        <w:t>supply out of Business Hours (“</w:t>
      </w:r>
      <w:r w:rsidRPr="004B3CE3">
        <w:rPr>
          <w:b/>
        </w:rPr>
        <w:t>A</w:t>
      </w:r>
      <w:r w:rsidR="003F57BE" w:rsidRPr="004B3CE3">
        <w:rPr>
          <w:b/>
        </w:rPr>
        <w:t>fter-Hours Air-conditioning Fee</w:t>
      </w:r>
      <w:r w:rsidRPr="004B3CE3">
        <w:t>”)</w:t>
      </w:r>
      <w:r w:rsidRPr="004B3CE3">
        <w:rPr>
          <w:lang w:val="vi-VN"/>
        </w:rPr>
        <w:t xml:space="preserve"> </w:t>
      </w:r>
      <w:r w:rsidR="00A94168" w:rsidRPr="004B3CE3">
        <w:t xml:space="preserve">based on the charge as specified in </w:t>
      </w:r>
      <w:r w:rsidR="003F57BE" w:rsidRPr="004B3CE3">
        <w:rPr>
          <w:b/>
          <w:u w:val="single"/>
        </w:rPr>
        <w:t>Item 23, Schedule 2</w:t>
      </w:r>
      <w:r w:rsidR="00A94168" w:rsidRPr="004B3CE3">
        <w:t>.</w:t>
      </w:r>
    </w:p>
    <w:p w14:paraId="207CE81F" w14:textId="77777777" w:rsidR="006018D5" w:rsidRPr="004B3CE3" w:rsidRDefault="006018D5" w:rsidP="006018D5">
      <w:pPr>
        <w:pStyle w:val="a3"/>
        <w:ind w:left="1134"/>
        <w:jc w:val="both"/>
        <w:rPr>
          <w:lang w:val="vi-VN"/>
        </w:rPr>
      </w:pPr>
    </w:p>
    <w:p w14:paraId="7E08194B" w14:textId="2C6E04A2" w:rsidR="006018D5" w:rsidRPr="004B3CE3" w:rsidRDefault="00A94168" w:rsidP="00340A46">
      <w:pPr>
        <w:pStyle w:val="a3"/>
        <w:numPr>
          <w:ilvl w:val="0"/>
          <w:numId w:val="77"/>
        </w:numPr>
        <w:ind w:left="1134" w:hanging="567"/>
        <w:jc w:val="both"/>
        <w:rPr>
          <w:lang w:val="vi-VN"/>
        </w:rPr>
      </w:pPr>
      <w:r w:rsidRPr="004B3CE3">
        <w:t xml:space="preserve">The </w:t>
      </w:r>
      <w:r w:rsidR="00C712D9" w:rsidRPr="004B3CE3">
        <w:t>Lessor</w:t>
      </w:r>
      <w:r w:rsidRPr="004B3CE3">
        <w:t xml:space="preserve"> reserves the right to adjust the After-Hours Air-conditioning Fee from time to time. In case of adjustment to the After-Hours Air-conditioning Fee, the </w:t>
      </w:r>
      <w:r w:rsidR="00C712D9" w:rsidRPr="004B3CE3">
        <w:t>Lessor</w:t>
      </w:r>
      <w:r w:rsidRPr="004B3CE3">
        <w:t xml:space="preserve"> or the representative of the </w:t>
      </w:r>
      <w:r w:rsidR="00C712D9" w:rsidRPr="004B3CE3">
        <w:t>Lessor</w:t>
      </w:r>
      <w:r w:rsidRPr="004B3CE3">
        <w:t xml:space="preserve"> shall send to the </w:t>
      </w:r>
      <w:r w:rsidR="00C712D9" w:rsidRPr="004B3CE3">
        <w:t>Lessee</w:t>
      </w:r>
      <w:r w:rsidRPr="004B3CE3">
        <w:t xml:space="preserve"> a written notice thirty (30) days in ad</w:t>
      </w:r>
      <w:r w:rsidR="003F57BE" w:rsidRPr="004B3CE3">
        <w:t>vance regarding such adjustment</w:t>
      </w:r>
      <w:r w:rsidR="006018D5" w:rsidRPr="004B3CE3">
        <w:rPr>
          <w:lang w:val="vi-VN"/>
        </w:rPr>
        <w:t>.</w:t>
      </w:r>
    </w:p>
    <w:p w14:paraId="5E002034" w14:textId="77777777" w:rsidR="006018D5" w:rsidRPr="004B3CE3" w:rsidRDefault="006018D5" w:rsidP="006018D5">
      <w:pPr>
        <w:pStyle w:val="a3"/>
        <w:ind w:left="567"/>
        <w:jc w:val="both"/>
        <w:rPr>
          <w:lang w:val="vi-VN"/>
        </w:rPr>
      </w:pPr>
    </w:p>
    <w:p w14:paraId="0F0D730F" w14:textId="55EEF32C" w:rsidR="006018D5" w:rsidRPr="004B3CE3" w:rsidRDefault="00A94168" w:rsidP="00340A46">
      <w:pPr>
        <w:pStyle w:val="a3"/>
        <w:numPr>
          <w:ilvl w:val="0"/>
          <w:numId w:val="7"/>
        </w:numPr>
        <w:ind w:left="567" w:hanging="567"/>
        <w:jc w:val="both"/>
        <w:rPr>
          <w:lang w:val="en-GB"/>
        </w:rPr>
      </w:pPr>
      <w:r w:rsidRPr="004B3CE3">
        <w:rPr>
          <w:lang w:val="en-GB"/>
        </w:rPr>
        <w:t>Other charges</w:t>
      </w:r>
    </w:p>
    <w:p w14:paraId="714941B1" w14:textId="77777777" w:rsidR="006018D5" w:rsidRPr="004B3CE3" w:rsidRDefault="006018D5" w:rsidP="006018D5">
      <w:pPr>
        <w:pStyle w:val="a3"/>
        <w:ind w:left="567"/>
        <w:jc w:val="both"/>
        <w:rPr>
          <w:lang w:val="en-GB"/>
        </w:rPr>
      </w:pPr>
    </w:p>
    <w:p w14:paraId="2ED35698" w14:textId="77BFC237" w:rsidR="006018D5" w:rsidRPr="004B3CE3" w:rsidRDefault="00A94168" w:rsidP="006018D5">
      <w:pPr>
        <w:pStyle w:val="a3"/>
        <w:ind w:left="567"/>
        <w:jc w:val="both"/>
      </w:pPr>
      <w:r w:rsidRPr="004B3CE3">
        <w:t xml:space="preserve">In the event the </w:t>
      </w:r>
      <w:r w:rsidR="00C712D9" w:rsidRPr="004B3CE3">
        <w:t>Lessee</w:t>
      </w:r>
      <w:r w:rsidRPr="004B3CE3">
        <w:t xml:space="preserve"> requires the </w:t>
      </w:r>
      <w:r w:rsidR="00C712D9" w:rsidRPr="004B3CE3">
        <w:t>Lessor</w:t>
      </w:r>
      <w:r w:rsidRPr="004B3CE3">
        <w:t xml:space="preserve"> to provide the service that falls out of the scope of services with respective charges as stated in </w:t>
      </w:r>
      <w:r w:rsidRPr="004B3CE3">
        <w:rPr>
          <w:b/>
          <w:u w:val="single"/>
        </w:rPr>
        <w:t>Article 2.1</w:t>
      </w:r>
      <w:r w:rsidRPr="004B3CE3">
        <w:t xml:space="preserve"> to</w:t>
      </w:r>
      <w:r w:rsidRPr="004B3CE3">
        <w:rPr>
          <w:b/>
          <w:u w:val="single"/>
        </w:rPr>
        <w:t xml:space="preserve"> Article 2.7</w:t>
      </w:r>
      <w:r w:rsidRPr="004B3CE3">
        <w:rPr>
          <w:b/>
        </w:rPr>
        <w:t xml:space="preserve"> </w:t>
      </w:r>
      <w:r w:rsidRPr="004B3CE3">
        <w:t xml:space="preserve">of this </w:t>
      </w:r>
      <w:r w:rsidR="00991A90" w:rsidRPr="004B3CE3">
        <w:rPr>
          <w:lang w:val="vi-VN"/>
        </w:rPr>
        <w:t>Agreement</w:t>
      </w:r>
      <w:r w:rsidRPr="004B3CE3">
        <w:t xml:space="preserve">, the </w:t>
      </w:r>
      <w:r w:rsidR="00C712D9" w:rsidRPr="004B3CE3">
        <w:t>Lessor</w:t>
      </w:r>
      <w:r w:rsidRPr="004B3CE3">
        <w:t xml:space="preserve"> shall advise the </w:t>
      </w:r>
      <w:r w:rsidR="00C712D9" w:rsidRPr="004B3CE3">
        <w:t>Lessee</w:t>
      </w:r>
      <w:r w:rsidRPr="004B3CE3">
        <w:t xml:space="preserve"> the charge for such service before providing it. Service provision shall only be performed upon written confirmation from the </w:t>
      </w:r>
      <w:r w:rsidR="00C712D9" w:rsidRPr="004B3CE3">
        <w:t>Lessee</w:t>
      </w:r>
      <w:r w:rsidRPr="004B3CE3">
        <w:t>.</w:t>
      </w:r>
    </w:p>
    <w:p w14:paraId="5C5CA38F" w14:textId="77777777" w:rsidR="006018D5" w:rsidRPr="004B3CE3" w:rsidRDefault="006018D5" w:rsidP="006018D5">
      <w:pPr>
        <w:pStyle w:val="a3"/>
        <w:ind w:left="567"/>
        <w:jc w:val="both"/>
        <w:rPr>
          <w:lang w:val="en-GB"/>
        </w:rPr>
      </w:pPr>
    </w:p>
    <w:p w14:paraId="368A4E44" w14:textId="376DBF75" w:rsidR="00BA240C" w:rsidRPr="004B3CE3" w:rsidRDefault="00A94168" w:rsidP="00340A46">
      <w:pPr>
        <w:pStyle w:val="a3"/>
        <w:numPr>
          <w:ilvl w:val="0"/>
          <w:numId w:val="7"/>
        </w:numPr>
        <w:ind w:left="567" w:hanging="567"/>
        <w:jc w:val="both"/>
        <w:rPr>
          <w:lang w:val="en-GB"/>
        </w:rPr>
      </w:pPr>
      <w:r w:rsidRPr="00C617FA">
        <w:rPr>
          <w:lang w:val="vi-VN"/>
        </w:rPr>
        <w:t>Tax</w:t>
      </w:r>
    </w:p>
    <w:p w14:paraId="7D04535B" w14:textId="77777777" w:rsidR="00BA240C" w:rsidRPr="004B3CE3" w:rsidRDefault="00BA240C" w:rsidP="00BA240C">
      <w:pPr>
        <w:pStyle w:val="a3"/>
        <w:ind w:left="1134"/>
        <w:jc w:val="both"/>
        <w:rPr>
          <w:lang w:val="en-GB"/>
        </w:rPr>
      </w:pPr>
    </w:p>
    <w:p w14:paraId="7C35F527" w14:textId="14BAC7C4" w:rsidR="00A94168" w:rsidRPr="004B3CE3" w:rsidRDefault="00A94168" w:rsidP="00197FA4">
      <w:pPr>
        <w:pStyle w:val="a3"/>
        <w:ind w:left="567"/>
        <w:jc w:val="both"/>
        <w:rPr>
          <w:lang w:val="en-GB"/>
        </w:rPr>
      </w:pPr>
      <w:r w:rsidRPr="004B3CE3">
        <w:rPr>
          <w:lang w:val="en-GB"/>
        </w:rPr>
        <w:t xml:space="preserve">All payments pertaining to this </w:t>
      </w:r>
      <w:r w:rsidR="00991A90" w:rsidRPr="004B3CE3">
        <w:rPr>
          <w:lang w:val="vi-VN"/>
        </w:rPr>
        <w:t>Agreement</w:t>
      </w:r>
      <w:r w:rsidR="00991A90" w:rsidRPr="004B3CE3" w:rsidDel="00991A90">
        <w:rPr>
          <w:lang w:val="en-GB"/>
        </w:rPr>
        <w:t xml:space="preserve"> </w:t>
      </w:r>
      <w:r w:rsidRPr="004B3CE3">
        <w:rPr>
          <w:lang w:val="en-GB"/>
        </w:rPr>
        <w:t xml:space="preserve">are </w:t>
      </w:r>
      <w:r w:rsidR="003F57BE" w:rsidRPr="004B3CE3">
        <w:rPr>
          <w:lang w:val="en-GB"/>
        </w:rPr>
        <w:t>exclusive of Value Added Tax (“</w:t>
      </w:r>
      <w:r w:rsidR="003F57BE" w:rsidRPr="004B3CE3">
        <w:rPr>
          <w:b/>
          <w:lang w:val="en-GB"/>
        </w:rPr>
        <w:t>VAT</w:t>
      </w:r>
      <w:r w:rsidRPr="004B3CE3">
        <w:rPr>
          <w:lang w:val="en-GB"/>
        </w:rPr>
        <w:t xml:space="preserve">”). Except for the </w:t>
      </w:r>
      <w:r w:rsidR="00B37F99" w:rsidRPr="004B3CE3">
        <w:rPr>
          <w:lang w:val="en-GB"/>
        </w:rPr>
        <w:t>Booking</w:t>
      </w:r>
      <w:r w:rsidRPr="004B3CE3">
        <w:rPr>
          <w:lang w:val="en-GB"/>
        </w:rPr>
        <w:t xml:space="preserve"> Deposit and the </w:t>
      </w:r>
      <w:r w:rsidR="007F7FA3" w:rsidRPr="004B3CE3">
        <w:rPr>
          <w:lang w:val="en-GB"/>
        </w:rPr>
        <w:t>Security Deposit</w:t>
      </w:r>
      <w:r w:rsidRPr="004B3CE3">
        <w:rPr>
          <w:lang w:val="en-GB"/>
        </w:rPr>
        <w:t xml:space="preserve">, VAT and any other taxes which are now or hereafter levied by any competent authority upon the Rent, Service Charge, </w:t>
      </w:r>
      <w:r w:rsidR="0038688D">
        <w:rPr>
          <w:lang w:val="en-GB"/>
        </w:rPr>
        <w:t>U</w:t>
      </w:r>
      <w:r w:rsidRPr="004B3CE3">
        <w:rPr>
          <w:lang w:val="en-GB"/>
        </w:rPr>
        <w:t xml:space="preserve">tility </w:t>
      </w:r>
      <w:r w:rsidR="0038688D">
        <w:rPr>
          <w:lang w:val="en-GB"/>
        </w:rPr>
        <w:t>C</w:t>
      </w:r>
      <w:r w:rsidRPr="004B3CE3">
        <w:rPr>
          <w:lang w:val="en-GB"/>
        </w:rPr>
        <w:t xml:space="preserve">harge and/or payable other amounts will be calculated under the Vietnamese laws and paid by the </w:t>
      </w:r>
      <w:r w:rsidR="00C712D9" w:rsidRPr="004B3CE3">
        <w:rPr>
          <w:lang w:val="en-GB"/>
        </w:rPr>
        <w:t>Lessee</w:t>
      </w:r>
      <w:r w:rsidRPr="004B3CE3">
        <w:rPr>
          <w:lang w:val="en-GB"/>
        </w:rPr>
        <w:t xml:space="preserve"> simultaneously with the related payable amount.</w:t>
      </w:r>
    </w:p>
    <w:p w14:paraId="44020D54" w14:textId="77777777" w:rsidR="00F60C32" w:rsidRPr="00C617FA" w:rsidRDefault="00F60C32" w:rsidP="00F60C32">
      <w:pPr>
        <w:pStyle w:val="a3"/>
        <w:ind w:left="567"/>
        <w:jc w:val="both"/>
      </w:pPr>
    </w:p>
    <w:p w14:paraId="569591FB" w14:textId="13E2AB2C" w:rsidR="00F42BA5" w:rsidRPr="00C617FA" w:rsidRDefault="008B488B" w:rsidP="00F60C32">
      <w:pPr>
        <w:pStyle w:val="1"/>
        <w:spacing w:before="0"/>
        <w:contextualSpacing/>
        <w:rPr>
          <w:color w:val="auto"/>
        </w:rPr>
      </w:pPr>
      <w:bookmarkStart w:id="26" w:name="_Toc189640004"/>
      <w:r w:rsidRPr="00C617FA">
        <w:rPr>
          <w:bCs/>
          <w:color w:val="auto"/>
        </w:rPr>
        <w:t>ARTICLE 3. METHOD AND SCHEDULE OF PAYMENT</w:t>
      </w:r>
      <w:bookmarkEnd w:id="26"/>
    </w:p>
    <w:p w14:paraId="2A1D691C" w14:textId="77777777" w:rsidR="00F60C32" w:rsidRPr="00C617FA" w:rsidRDefault="00F60C32" w:rsidP="00F60C32">
      <w:pPr>
        <w:contextualSpacing/>
        <w:jc w:val="both"/>
      </w:pPr>
    </w:p>
    <w:p w14:paraId="15CB3884" w14:textId="4CB0CCCA" w:rsidR="00F60C32" w:rsidRPr="00C617FA" w:rsidRDefault="008B488B" w:rsidP="00340A46">
      <w:pPr>
        <w:pStyle w:val="a3"/>
        <w:numPr>
          <w:ilvl w:val="0"/>
          <w:numId w:val="8"/>
        </w:numPr>
        <w:ind w:left="567" w:hanging="567"/>
        <w:jc w:val="both"/>
        <w:rPr>
          <w:lang w:val="vi-VN"/>
        </w:rPr>
      </w:pPr>
      <w:r w:rsidRPr="00C617FA">
        <w:t>Payment method: Payments</w:t>
      </w:r>
      <w:r w:rsidR="00647F9E" w:rsidRPr="00C617FA">
        <w:t xml:space="preserve"> </w:t>
      </w:r>
      <w:r w:rsidR="00647F9E" w:rsidRPr="00647F9E">
        <w:t>in Vietnamese Dong</w:t>
      </w:r>
      <w:r w:rsidRPr="00C617FA">
        <w:t xml:space="preserve"> shall be made by bank transfer </w:t>
      </w:r>
      <w:r w:rsidRPr="00C617FA">
        <w:rPr>
          <w:lang w:val="vi-VN"/>
        </w:rPr>
        <w:t xml:space="preserve">into the account </w:t>
      </w:r>
      <w:r w:rsidRPr="00C617FA">
        <w:t xml:space="preserve">designated by the </w:t>
      </w:r>
      <w:r w:rsidR="00C712D9" w:rsidRPr="00C617FA">
        <w:t>Lessor</w:t>
      </w:r>
      <w:r w:rsidRPr="00C617FA">
        <w:t xml:space="preserve">. </w:t>
      </w:r>
      <w:r w:rsidR="003F57BE" w:rsidRPr="00C617FA">
        <w:rPr>
          <w:lang w:val="vi-VN"/>
        </w:rPr>
        <w:t>D</w:t>
      </w:r>
      <w:r w:rsidRPr="00C617FA">
        <w:t xml:space="preserve">etails of the account is specified in </w:t>
      </w:r>
      <w:r w:rsidR="00A84E4E" w:rsidRPr="00C617FA">
        <w:rPr>
          <w:b/>
          <w:bCs/>
        </w:rPr>
        <w:t xml:space="preserve">item b, </w:t>
      </w:r>
      <w:r w:rsidR="005643FE" w:rsidRPr="00C617FA">
        <w:rPr>
          <w:b/>
          <w:bCs/>
        </w:rPr>
        <w:t>c</w:t>
      </w:r>
      <w:r w:rsidR="00647F9E" w:rsidRPr="00C617FA">
        <w:rPr>
          <w:b/>
          <w:bCs/>
        </w:rPr>
        <w:t>lause 3</w:t>
      </w:r>
      <w:r w:rsidR="00647F9E">
        <w:t xml:space="preserve"> of this Article or in </w:t>
      </w:r>
      <w:r w:rsidRPr="00C617FA">
        <w:t>the written payment instruction sen</w:t>
      </w:r>
      <w:r w:rsidR="003F57BE" w:rsidRPr="00C617FA">
        <w:t xml:space="preserve">t by the </w:t>
      </w:r>
      <w:r w:rsidR="00C712D9" w:rsidRPr="00C617FA">
        <w:t>Lessor</w:t>
      </w:r>
      <w:r w:rsidR="003F57BE" w:rsidRPr="00C617FA">
        <w:t xml:space="preserve"> to the </w:t>
      </w:r>
      <w:r w:rsidR="00C712D9" w:rsidRPr="00C617FA">
        <w:t>Lessee</w:t>
      </w:r>
      <w:r w:rsidR="00647F9E">
        <w:t xml:space="preserve"> in case of any changes to the payment account information</w:t>
      </w:r>
      <w:r w:rsidR="00F4735F" w:rsidRPr="00C617FA">
        <w:rPr>
          <w:lang w:val="vi-VN"/>
        </w:rPr>
        <w:t>.</w:t>
      </w:r>
    </w:p>
    <w:p w14:paraId="34FBF5AB" w14:textId="77777777" w:rsidR="00F60C32" w:rsidRPr="00C617FA" w:rsidRDefault="00F60C32" w:rsidP="00F60C32">
      <w:pPr>
        <w:pStyle w:val="a3"/>
        <w:ind w:left="567"/>
        <w:jc w:val="both"/>
        <w:rPr>
          <w:lang w:val="vi-VN"/>
        </w:rPr>
      </w:pPr>
    </w:p>
    <w:p w14:paraId="4773E1B7" w14:textId="29FDDE33" w:rsidR="004452FE" w:rsidRPr="00C617FA" w:rsidRDefault="003F57BE" w:rsidP="00340A46">
      <w:pPr>
        <w:pStyle w:val="a3"/>
        <w:numPr>
          <w:ilvl w:val="0"/>
          <w:numId w:val="8"/>
        </w:numPr>
        <w:ind w:left="567" w:hanging="567"/>
        <w:jc w:val="both"/>
        <w:rPr>
          <w:lang w:val="vi-VN"/>
        </w:rPr>
      </w:pPr>
      <w:r w:rsidRPr="00C617FA">
        <w:t>Payment schedule</w:t>
      </w:r>
      <w:r w:rsidRPr="00C617FA">
        <w:rPr>
          <w:lang w:val="en-US"/>
        </w:rPr>
        <w:t>:</w:t>
      </w:r>
    </w:p>
    <w:p w14:paraId="778525FC" w14:textId="77777777" w:rsidR="004452FE" w:rsidRPr="00C617FA" w:rsidRDefault="004452FE" w:rsidP="004452FE">
      <w:pPr>
        <w:pStyle w:val="a3"/>
        <w:ind w:left="567"/>
        <w:jc w:val="both"/>
        <w:rPr>
          <w:lang w:val="vi-VN"/>
        </w:rPr>
      </w:pPr>
    </w:p>
    <w:p w14:paraId="3E7F7BEF" w14:textId="7ADBA82F" w:rsidR="00350F88" w:rsidRPr="00C617FA" w:rsidRDefault="008B488B" w:rsidP="00647F9E">
      <w:pPr>
        <w:pStyle w:val="a3"/>
        <w:numPr>
          <w:ilvl w:val="0"/>
          <w:numId w:val="53"/>
        </w:numPr>
        <w:ind w:left="1134"/>
        <w:jc w:val="both"/>
        <w:rPr>
          <w:rFonts w:eastAsiaTheme="minorHAnsi"/>
          <w:lang w:val="vi-VN"/>
        </w:rPr>
      </w:pPr>
      <w:r w:rsidRPr="00647F9E">
        <w:rPr>
          <w:rFonts w:eastAsiaTheme="minorHAnsi"/>
          <w:lang w:val="vi-VN"/>
        </w:rPr>
        <w:t>The Rent and Service Chage</w:t>
      </w:r>
      <w:r w:rsidR="00B37F99" w:rsidRPr="00647F9E">
        <w:rPr>
          <w:rFonts w:eastAsiaTheme="minorHAnsi"/>
          <w:lang w:val="vi-VN"/>
        </w:rPr>
        <w:t xml:space="preserve"> for the first Payment </w:t>
      </w:r>
      <w:r w:rsidR="00D07077" w:rsidRPr="00647F9E">
        <w:rPr>
          <w:rFonts w:eastAsiaTheme="minorHAnsi"/>
          <w:lang w:val="en-US"/>
        </w:rPr>
        <w:t>Period</w:t>
      </w:r>
      <w:r w:rsidR="00B37F99" w:rsidRPr="00647F9E">
        <w:rPr>
          <w:rFonts w:eastAsiaTheme="minorHAnsi"/>
          <w:lang w:val="vi-VN"/>
        </w:rPr>
        <w:t xml:space="preserve"> </w:t>
      </w:r>
      <w:r w:rsidRPr="00647F9E">
        <w:rPr>
          <w:rFonts w:eastAsiaTheme="minorHAnsi"/>
          <w:lang w:val="vi-VN"/>
        </w:rPr>
        <w:t xml:space="preserve">shall </w:t>
      </w:r>
      <w:r w:rsidRPr="00647F9E">
        <w:rPr>
          <w:rFonts w:eastAsiaTheme="minorHAnsi"/>
        </w:rPr>
        <w:t xml:space="preserve">be paid by the </w:t>
      </w:r>
      <w:r w:rsidR="00C712D9" w:rsidRPr="00647F9E">
        <w:rPr>
          <w:rFonts w:eastAsiaTheme="minorHAnsi"/>
        </w:rPr>
        <w:t>Lessee</w:t>
      </w:r>
      <w:r w:rsidRPr="00647F9E">
        <w:rPr>
          <w:rFonts w:eastAsiaTheme="minorHAnsi"/>
        </w:rPr>
        <w:t xml:space="preserve"> to the </w:t>
      </w:r>
      <w:r w:rsidR="00C712D9" w:rsidRPr="00647F9E">
        <w:rPr>
          <w:rFonts w:eastAsiaTheme="minorHAnsi"/>
        </w:rPr>
        <w:t>Lessor</w:t>
      </w:r>
      <w:r w:rsidRPr="00647F9E">
        <w:rPr>
          <w:rFonts w:eastAsiaTheme="minorHAnsi"/>
        </w:rPr>
        <w:t xml:space="preserve"> within five (05) </w:t>
      </w:r>
      <w:r w:rsidRPr="00350F88">
        <w:rPr>
          <w:rFonts w:eastAsiaTheme="minorHAnsi"/>
        </w:rPr>
        <w:t xml:space="preserve">Business Days </w:t>
      </w:r>
      <w:r w:rsidR="00647F9E" w:rsidRPr="00350F88">
        <w:rPr>
          <w:rFonts w:eastAsiaTheme="minorHAnsi"/>
        </w:rPr>
        <w:t>before the Commencement Date.</w:t>
      </w:r>
      <w:r w:rsidRPr="00350F88">
        <w:rPr>
          <w:rFonts w:eastAsiaTheme="minorHAnsi"/>
        </w:rPr>
        <w:t xml:space="preserve">. For the following Installations, </w:t>
      </w:r>
      <w:r w:rsidR="000D7CAF" w:rsidRPr="00C617FA">
        <w:t xml:space="preserve">the </w:t>
      </w:r>
      <w:r w:rsidR="00C712D9" w:rsidRPr="00C617FA">
        <w:t>Lessor</w:t>
      </w:r>
      <w:r w:rsidR="000D7CAF" w:rsidRPr="00C617FA">
        <w:t xml:space="preserve"> </w:t>
      </w:r>
      <w:r w:rsidR="000D7CAF" w:rsidRPr="00350F88">
        <w:rPr>
          <w:rFonts w:eastAsiaTheme="minorHAnsi"/>
        </w:rPr>
        <w:t xml:space="preserve">shall send a Payment Request to the </w:t>
      </w:r>
      <w:r w:rsidR="00C712D9" w:rsidRPr="00350F88">
        <w:rPr>
          <w:rFonts w:eastAsiaTheme="minorHAnsi"/>
        </w:rPr>
        <w:t>Lessee</w:t>
      </w:r>
      <w:r w:rsidR="000D7CAF" w:rsidRPr="00350F88">
        <w:rPr>
          <w:rFonts w:eastAsiaTheme="minorHAnsi"/>
        </w:rPr>
        <w:t xml:space="preserve"> regarding such </w:t>
      </w:r>
      <w:r w:rsidR="008C7197" w:rsidRPr="00C617FA">
        <w:t>Quarter/Bi-Quarter</w:t>
      </w:r>
      <w:r w:rsidR="003F57BE" w:rsidRPr="00C617FA">
        <w:t>/Year</w:t>
      </w:r>
      <w:r w:rsidR="004452FE" w:rsidRPr="00350F88">
        <w:rPr>
          <w:rFonts w:eastAsiaTheme="minorHAnsi"/>
          <w:lang w:val="vi-VN"/>
        </w:rPr>
        <w:t xml:space="preserve">, </w:t>
      </w:r>
      <w:r w:rsidR="000D7CAF" w:rsidRPr="00350F88">
        <w:rPr>
          <w:rFonts w:eastAsiaTheme="minorHAnsi"/>
        </w:rPr>
        <w:t>in which clear state the followings:</w:t>
      </w:r>
      <w:r w:rsidR="0081379A" w:rsidRPr="00350F88">
        <w:rPr>
          <w:rFonts w:eastAsiaTheme="minorHAnsi"/>
        </w:rPr>
        <w:t xml:space="preserve"> </w:t>
      </w:r>
    </w:p>
    <w:p w14:paraId="5CC92F72" w14:textId="77C3856D" w:rsidR="00C0612C" w:rsidRPr="00C617FA" w:rsidRDefault="003F57BE" w:rsidP="00C617FA">
      <w:pPr>
        <w:pStyle w:val="a3"/>
        <w:numPr>
          <w:ilvl w:val="0"/>
          <w:numId w:val="97"/>
        </w:numPr>
        <w:ind w:left="1530" w:hanging="396"/>
        <w:jc w:val="both"/>
        <w:rPr>
          <w:rFonts w:eastAsiaTheme="minorHAnsi"/>
          <w:lang w:val="en-US"/>
        </w:rPr>
      </w:pPr>
      <w:r w:rsidRPr="00350F88">
        <w:rPr>
          <w:rFonts w:eastAsiaTheme="minorHAnsi"/>
        </w:rPr>
        <w:t>The Rent payable plus VAT</w:t>
      </w:r>
      <w:r w:rsidR="004452FE" w:rsidRPr="00350F88">
        <w:rPr>
          <w:rFonts w:eastAsiaTheme="minorHAnsi"/>
          <w:lang w:val="vi-VN"/>
        </w:rPr>
        <w:t>;</w:t>
      </w:r>
      <w:r w:rsidR="00647F9E" w:rsidRPr="00350F88">
        <w:rPr>
          <w:rFonts w:eastAsiaTheme="minorHAnsi"/>
          <w:lang w:val="en-US"/>
        </w:rPr>
        <w:t xml:space="preserve"> and</w:t>
      </w:r>
      <w:r w:rsidR="006A4F98">
        <w:rPr>
          <w:rFonts w:eastAsiaTheme="minorHAnsi"/>
          <w:lang w:val="en-US"/>
        </w:rPr>
        <w:t xml:space="preserve"> </w:t>
      </w:r>
    </w:p>
    <w:p w14:paraId="1B445EFA" w14:textId="1BB8D411" w:rsidR="007A4E23" w:rsidRPr="00C617FA" w:rsidRDefault="003F57BE" w:rsidP="00C617FA">
      <w:pPr>
        <w:pStyle w:val="a3"/>
        <w:numPr>
          <w:ilvl w:val="0"/>
          <w:numId w:val="97"/>
        </w:numPr>
        <w:ind w:left="1530" w:hanging="396"/>
        <w:jc w:val="both"/>
        <w:rPr>
          <w:rFonts w:eastAsiaTheme="minorHAnsi"/>
        </w:rPr>
      </w:pPr>
      <w:r w:rsidRPr="00350F88">
        <w:rPr>
          <w:rFonts w:eastAsiaTheme="minorHAnsi"/>
        </w:rPr>
        <w:t>Service Charge payable plus VAT</w:t>
      </w:r>
      <w:r w:rsidR="00647F9E" w:rsidRPr="00350F88">
        <w:rPr>
          <w:rFonts w:eastAsiaTheme="minorHAnsi"/>
        </w:rPr>
        <w:t xml:space="preserve"> </w:t>
      </w:r>
      <w:r w:rsidR="00647F9E" w:rsidRPr="00C617FA">
        <w:rPr>
          <w:rFonts w:eastAsiaTheme="minorHAnsi"/>
        </w:rPr>
        <w:t xml:space="preserve">and the Lessee shall pay according to such Payment Request within five (05) Business Days from the date of the corresponding payment request. The Lessor shall send a valid Invoice to the Lessee within </w:t>
      </w:r>
      <w:r w:rsidR="00C0612C">
        <w:rPr>
          <w:rFonts w:eastAsiaTheme="minorHAnsi"/>
        </w:rPr>
        <w:t>seven</w:t>
      </w:r>
      <w:r w:rsidR="00647F9E" w:rsidRPr="00C617FA">
        <w:rPr>
          <w:rFonts w:eastAsiaTheme="minorHAnsi"/>
        </w:rPr>
        <w:t xml:space="preserve"> (07) days from the date of receiving full payment from the Lessee according to the Payment Request.</w:t>
      </w:r>
    </w:p>
    <w:p w14:paraId="6D580475" w14:textId="77777777" w:rsidR="004452FE" w:rsidRPr="00C617FA" w:rsidRDefault="004452FE" w:rsidP="004452FE">
      <w:pPr>
        <w:pStyle w:val="a3"/>
        <w:ind w:left="1134"/>
        <w:jc w:val="both"/>
        <w:rPr>
          <w:lang w:val="vi-VN"/>
        </w:rPr>
      </w:pPr>
    </w:p>
    <w:p w14:paraId="4DE41D41" w14:textId="37FAA478" w:rsidR="00F60C32" w:rsidRPr="00C617FA" w:rsidRDefault="000D7CAF" w:rsidP="00C617FA">
      <w:pPr>
        <w:pStyle w:val="a3"/>
        <w:numPr>
          <w:ilvl w:val="0"/>
          <w:numId w:val="53"/>
        </w:numPr>
        <w:ind w:left="1134"/>
        <w:jc w:val="both"/>
        <w:rPr>
          <w:lang w:val="vi-VN"/>
        </w:rPr>
      </w:pPr>
      <w:r w:rsidRPr="004B3CE3">
        <w:rPr>
          <w:lang w:val="vi-VN"/>
        </w:rPr>
        <w:t xml:space="preserve">Regardless of the Payment Request of the </w:t>
      </w:r>
      <w:r w:rsidR="00C712D9" w:rsidRPr="004B3CE3">
        <w:rPr>
          <w:lang w:val="vi-VN"/>
        </w:rPr>
        <w:t>Lessor</w:t>
      </w:r>
      <w:r w:rsidRPr="004B3CE3">
        <w:rPr>
          <w:lang w:val="vi-VN"/>
        </w:rPr>
        <w:t xml:space="preserve">, the Rent, Service Charge and VAT shall be calculated from the Rent Commencement Date (as defined in </w:t>
      </w:r>
      <w:r w:rsidR="00207772" w:rsidRPr="00C617FA">
        <w:rPr>
          <w:b/>
          <w:bCs/>
          <w:lang w:val="vi-VN"/>
        </w:rPr>
        <w:t>Item 11,</w:t>
      </w:r>
      <w:r w:rsidR="00207772" w:rsidRPr="004B3CE3">
        <w:rPr>
          <w:lang w:val="vi-VN"/>
        </w:rPr>
        <w:t xml:space="preserve"> </w:t>
      </w:r>
      <w:r w:rsidR="003F57BE" w:rsidRPr="004B3CE3">
        <w:rPr>
          <w:b/>
          <w:u w:val="single"/>
          <w:lang w:val="vi-VN"/>
        </w:rPr>
        <w:t>Schedule 2</w:t>
      </w:r>
      <w:r w:rsidR="003F57BE" w:rsidRPr="004B3CE3">
        <w:rPr>
          <w:lang w:val="vi-VN"/>
        </w:rPr>
        <w:t xml:space="preserve"> </w:t>
      </w:r>
      <w:r w:rsidRPr="004B3CE3">
        <w:rPr>
          <w:lang w:val="vi-VN"/>
        </w:rPr>
        <w:t xml:space="preserve">hereof) and is paid </w:t>
      </w:r>
      <w:r w:rsidRPr="004B3CE3">
        <w:t xml:space="preserve">in advance </w:t>
      </w:r>
      <w:r w:rsidRPr="004B3CE3">
        <w:rPr>
          <w:lang w:val="vi-VN"/>
        </w:rPr>
        <w:t xml:space="preserve">by the </w:t>
      </w:r>
      <w:r w:rsidR="00C712D9" w:rsidRPr="004B3CE3">
        <w:rPr>
          <w:lang w:val="vi-VN"/>
        </w:rPr>
        <w:t>Lessee</w:t>
      </w:r>
      <w:r w:rsidRPr="004B3CE3">
        <w:rPr>
          <w:lang w:val="vi-VN"/>
        </w:rPr>
        <w:t xml:space="preserve"> </w:t>
      </w:r>
      <w:r w:rsidRPr="004B3CE3">
        <w:t xml:space="preserve">for each </w:t>
      </w:r>
      <w:r w:rsidR="00B37F99" w:rsidRPr="004B3CE3">
        <w:t>Payment</w:t>
      </w:r>
      <w:r w:rsidR="00B37F99" w:rsidRPr="004B3CE3">
        <w:rPr>
          <w:lang w:val="vi-VN"/>
        </w:rPr>
        <w:t xml:space="preserve"> Term</w:t>
      </w:r>
      <w:r w:rsidRPr="004B3CE3">
        <w:t xml:space="preserve"> with</w:t>
      </w:r>
      <w:r w:rsidR="00F5761D" w:rsidRPr="004B3CE3">
        <w:t xml:space="preserve"> </w:t>
      </w:r>
      <w:r w:rsidR="00F5761D" w:rsidRPr="00C617FA">
        <w:t>payment schedule specified</w:t>
      </w:r>
      <w:r w:rsidR="00F5761D" w:rsidRPr="00840A6A" w:rsidDel="00F5761D">
        <w:t xml:space="preserve"> </w:t>
      </w:r>
      <w:r w:rsidRPr="00840A6A">
        <w:t xml:space="preserve">in </w:t>
      </w:r>
      <w:r w:rsidR="00EB2B73" w:rsidRPr="00C617FA">
        <w:rPr>
          <w:b/>
          <w:bCs/>
        </w:rPr>
        <w:t>Point a, Clause 2, Article 3</w:t>
      </w:r>
      <w:r w:rsidR="00EB2B73" w:rsidRPr="00840A6A">
        <w:t xml:space="preserve"> </w:t>
      </w:r>
      <w:r w:rsidR="00EB2B73" w:rsidRPr="00840A6A">
        <w:rPr>
          <w:lang w:val="vi-VN"/>
        </w:rPr>
        <w:t>hereof</w:t>
      </w:r>
      <w:r w:rsidR="00EB2B73" w:rsidRPr="00840A6A">
        <w:rPr>
          <w:lang w:val="en-US"/>
        </w:rPr>
        <w:t>.</w:t>
      </w:r>
    </w:p>
    <w:p w14:paraId="5B22565D" w14:textId="77777777" w:rsidR="001C1072" w:rsidRPr="00C617FA" w:rsidRDefault="001C1072" w:rsidP="00C617FA"/>
    <w:p w14:paraId="00098CB7" w14:textId="2B0BFFF1" w:rsidR="001C1072" w:rsidRPr="00C617FA" w:rsidRDefault="00E96553" w:rsidP="004452FE">
      <w:pPr>
        <w:pStyle w:val="a3"/>
        <w:ind w:left="1134"/>
        <w:jc w:val="both"/>
        <w:rPr>
          <w:lang w:val="vi-VN"/>
        </w:rPr>
      </w:pPr>
      <w:r w:rsidRPr="00C617FA">
        <w:t xml:space="preserve">The payment schedule for other related fees specified in the Lease is detailed in the corresponding sections in </w:t>
      </w:r>
      <w:r w:rsidRPr="00C617FA">
        <w:rPr>
          <w:b/>
          <w:u w:val="single"/>
        </w:rPr>
        <w:t>Schedule 2</w:t>
      </w:r>
      <w:r w:rsidRPr="00C617FA">
        <w:t xml:space="preserve"> of this </w:t>
      </w:r>
      <w:r w:rsidR="00B37F99" w:rsidRPr="00C617FA">
        <w:t>Agreement</w:t>
      </w:r>
      <w:r w:rsidRPr="00C617FA">
        <w:t>.</w:t>
      </w:r>
    </w:p>
    <w:p w14:paraId="23A6E696" w14:textId="77777777" w:rsidR="004452FE" w:rsidRPr="00C617FA" w:rsidRDefault="004452FE" w:rsidP="004452FE">
      <w:pPr>
        <w:pStyle w:val="a3"/>
        <w:ind w:left="1134"/>
        <w:jc w:val="both"/>
        <w:rPr>
          <w:lang w:val="vi-VN"/>
        </w:rPr>
      </w:pPr>
    </w:p>
    <w:p w14:paraId="01BED0E8" w14:textId="28A01FED" w:rsidR="004452FE" w:rsidRPr="00C617FA" w:rsidRDefault="00E96553" w:rsidP="00C617FA">
      <w:pPr>
        <w:pStyle w:val="a3"/>
        <w:numPr>
          <w:ilvl w:val="0"/>
          <w:numId w:val="53"/>
        </w:numPr>
        <w:ind w:left="1134"/>
        <w:jc w:val="both"/>
        <w:rPr>
          <w:lang w:val="vi-VN"/>
        </w:rPr>
      </w:pPr>
      <w:r w:rsidRPr="004B3CE3">
        <w:rPr>
          <w:lang w:val="vi-VN"/>
        </w:rPr>
        <w:t xml:space="preserve">In the event the Payment </w:t>
      </w:r>
      <w:r w:rsidR="00B37F99" w:rsidRPr="004B3CE3">
        <w:rPr>
          <w:lang w:val="vi-VN"/>
        </w:rPr>
        <w:t>r</w:t>
      </w:r>
      <w:r w:rsidRPr="004B3CE3">
        <w:rPr>
          <w:lang w:val="vi-VN"/>
        </w:rPr>
        <w:t xml:space="preserve">equest specified in </w:t>
      </w:r>
      <w:r w:rsidRPr="004B3CE3">
        <w:rPr>
          <w:b/>
          <w:u w:val="single"/>
          <w:lang w:val="vi-VN"/>
        </w:rPr>
        <w:t xml:space="preserve">Article </w:t>
      </w:r>
      <w:r w:rsidRPr="004B3CE3">
        <w:rPr>
          <w:b/>
          <w:bCs/>
          <w:u w:val="single"/>
          <w:lang w:val="vi-VN"/>
        </w:rPr>
        <w:t>3.2(a)</w:t>
      </w:r>
      <w:r w:rsidRPr="004B3CE3">
        <w:rPr>
          <w:bCs/>
          <w:lang w:val="vi-VN"/>
        </w:rPr>
        <w:t xml:space="preserve"> </w:t>
      </w:r>
      <w:r w:rsidRPr="004B3CE3">
        <w:rPr>
          <w:lang w:val="vi-VN"/>
        </w:rPr>
        <w:t xml:space="preserve">is delayed or not received by the </w:t>
      </w:r>
      <w:r w:rsidR="00C712D9" w:rsidRPr="004B3CE3">
        <w:rPr>
          <w:lang w:val="vi-VN"/>
        </w:rPr>
        <w:t>Lessee</w:t>
      </w:r>
      <w:r w:rsidRPr="004B3CE3">
        <w:rPr>
          <w:lang w:val="vi-VN"/>
        </w:rPr>
        <w:t xml:space="preserve">, the </w:t>
      </w:r>
      <w:r w:rsidR="00C712D9" w:rsidRPr="004B3CE3">
        <w:rPr>
          <w:lang w:val="vi-VN"/>
        </w:rPr>
        <w:t>Lessee</w:t>
      </w:r>
      <w:r w:rsidRPr="004B3CE3">
        <w:rPr>
          <w:lang w:val="vi-VN"/>
        </w:rPr>
        <w:t xml:space="preserve"> undertakes to pay in full the Rent and the Service Charge </w:t>
      </w:r>
      <w:r w:rsidRPr="004B3CE3">
        <w:t xml:space="preserve">of </w:t>
      </w:r>
      <w:r w:rsidR="00B37F99" w:rsidRPr="004B3CE3">
        <w:t>each</w:t>
      </w:r>
      <w:r w:rsidR="00B37F99" w:rsidRPr="004B3CE3">
        <w:rPr>
          <w:lang w:val="vi-VN"/>
        </w:rPr>
        <w:t xml:space="preserve"> Payment Term </w:t>
      </w:r>
      <w:r w:rsidRPr="004B3CE3">
        <w:rPr>
          <w:lang w:val="vi-VN"/>
        </w:rPr>
        <w:t xml:space="preserve">within the first 05 (five) </w:t>
      </w:r>
      <w:r w:rsidRPr="004B3CE3">
        <w:t>Business D</w:t>
      </w:r>
      <w:r w:rsidRPr="004B3CE3">
        <w:rPr>
          <w:lang w:val="vi-VN"/>
        </w:rPr>
        <w:t xml:space="preserve">ays of </w:t>
      </w:r>
      <w:r w:rsidRPr="004B3CE3">
        <w:t>such</w:t>
      </w:r>
      <w:r w:rsidRPr="004B3CE3">
        <w:rPr>
          <w:lang w:val="vi-VN"/>
        </w:rPr>
        <w:t xml:space="preserve"> </w:t>
      </w:r>
      <w:r w:rsidR="00B37F99" w:rsidRPr="004B3CE3">
        <w:rPr>
          <w:lang w:val="vi-VN"/>
        </w:rPr>
        <w:t>Payment Term</w:t>
      </w:r>
      <w:r w:rsidRPr="004B3CE3">
        <w:t>.</w:t>
      </w:r>
    </w:p>
    <w:p w14:paraId="0434D1CE" w14:textId="77777777" w:rsidR="00F60C32" w:rsidRPr="00C617FA" w:rsidRDefault="00F60C32" w:rsidP="00F60C32">
      <w:pPr>
        <w:pStyle w:val="a3"/>
        <w:ind w:left="567"/>
        <w:jc w:val="both"/>
        <w:rPr>
          <w:lang w:val="vi-VN"/>
        </w:rPr>
      </w:pPr>
    </w:p>
    <w:p w14:paraId="70D03454" w14:textId="652716B1" w:rsidR="008852E3" w:rsidRPr="00C617FA" w:rsidRDefault="00E96553" w:rsidP="00340A46">
      <w:pPr>
        <w:pStyle w:val="a3"/>
        <w:numPr>
          <w:ilvl w:val="0"/>
          <w:numId w:val="8"/>
        </w:numPr>
        <w:ind w:left="567" w:hanging="567"/>
        <w:jc w:val="both"/>
        <w:rPr>
          <w:lang w:val="vi-VN"/>
        </w:rPr>
      </w:pPr>
      <w:r w:rsidRPr="004B3CE3">
        <w:t>Currency and account for payment</w:t>
      </w:r>
    </w:p>
    <w:p w14:paraId="27645428" w14:textId="77777777" w:rsidR="008852E3" w:rsidRPr="004B3CE3" w:rsidRDefault="008852E3" w:rsidP="008852E3">
      <w:pPr>
        <w:pStyle w:val="a3"/>
        <w:ind w:left="567"/>
        <w:jc w:val="both"/>
        <w:rPr>
          <w:rFonts w:ascii="Arial" w:hAnsi="Arial" w:cs="Arial"/>
          <w:sz w:val="18"/>
          <w:szCs w:val="18"/>
          <w:lang w:val="vi-VN"/>
        </w:rPr>
      </w:pPr>
    </w:p>
    <w:p w14:paraId="68A81BDD" w14:textId="2C88E9A3" w:rsidR="008852E3" w:rsidRPr="004B3CE3" w:rsidRDefault="00E96553" w:rsidP="00340A46">
      <w:pPr>
        <w:pStyle w:val="a3"/>
        <w:numPr>
          <w:ilvl w:val="0"/>
          <w:numId w:val="55"/>
        </w:numPr>
        <w:ind w:left="1134" w:hanging="567"/>
        <w:jc w:val="both"/>
        <w:rPr>
          <w:lang w:val="vi-VN"/>
        </w:rPr>
      </w:pPr>
      <w:r w:rsidRPr="004B3CE3">
        <w:rPr>
          <w:lang w:val="vi-VN"/>
        </w:rPr>
        <w:t>All payments indicated herein shall be made in V</w:t>
      </w:r>
      <w:r w:rsidR="00B37F99" w:rsidRPr="004B3CE3">
        <w:rPr>
          <w:lang w:val="vi-VN"/>
        </w:rPr>
        <w:t>ietnam Dong</w:t>
      </w:r>
      <w:r w:rsidRPr="004B3CE3">
        <w:rPr>
          <w:lang w:val="vi-VN"/>
        </w:rPr>
        <w:t xml:space="preserve"> by cash or transferred into the </w:t>
      </w:r>
      <w:r w:rsidR="00C712D9" w:rsidRPr="004B3CE3">
        <w:rPr>
          <w:lang w:val="vi-VN"/>
        </w:rPr>
        <w:t>Lessor</w:t>
      </w:r>
      <w:r w:rsidRPr="004B3CE3">
        <w:rPr>
          <w:lang w:val="vi-VN"/>
        </w:rPr>
        <w:t xml:space="preserve">'s bank account mentioned in </w:t>
      </w:r>
      <w:r w:rsidR="00625483" w:rsidRPr="004B3CE3">
        <w:rPr>
          <w:b/>
          <w:u w:val="single"/>
          <w:lang w:val="vi-VN"/>
        </w:rPr>
        <w:t xml:space="preserve">Article </w:t>
      </w:r>
      <w:r w:rsidRPr="004B3CE3">
        <w:rPr>
          <w:b/>
          <w:bCs/>
          <w:u w:val="single"/>
          <w:lang w:val="vi-VN"/>
        </w:rPr>
        <w:t>3.3(b)</w:t>
      </w:r>
      <w:r w:rsidRPr="004B3CE3">
        <w:rPr>
          <w:b/>
          <w:bCs/>
          <w:lang w:val="vi-VN"/>
        </w:rPr>
        <w:t xml:space="preserve"> </w:t>
      </w:r>
      <w:r w:rsidRPr="004B3CE3">
        <w:rPr>
          <w:lang w:val="vi-VN"/>
        </w:rPr>
        <w:t>below or other account designated in adv</w:t>
      </w:r>
      <w:r w:rsidR="003F57BE" w:rsidRPr="004B3CE3">
        <w:rPr>
          <w:lang w:val="vi-VN"/>
        </w:rPr>
        <w:t xml:space="preserve">ance by the </w:t>
      </w:r>
      <w:r w:rsidR="00C712D9" w:rsidRPr="004B3CE3">
        <w:rPr>
          <w:lang w:val="vi-VN"/>
        </w:rPr>
        <w:t>Lessor</w:t>
      </w:r>
      <w:r w:rsidR="003F57BE" w:rsidRPr="004B3CE3">
        <w:rPr>
          <w:lang w:val="vi-VN"/>
        </w:rPr>
        <w:t xml:space="preserve"> in writing</w:t>
      </w:r>
      <w:r w:rsidRPr="004B3CE3">
        <w:t>.</w:t>
      </w:r>
    </w:p>
    <w:p w14:paraId="3E02592E" w14:textId="77777777" w:rsidR="008852E3" w:rsidRPr="004B3CE3" w:rsidRDefault="008852E3" w:rsidP="008852E3">
      <w:pPr>
        <w:pStyle w:val="a3"/>
        <w:ind w:left="1134"/>
        <w:jc w:val="both"/>
        <w:rPr>
          <w:lang w:val="vi-VN"/>
        </w:rPr>
      </w:pPr>
    </w:p>
    <w:p w14:paraId="7AD5AFEB" w14:textId="1B77D5BA" w:rsidR="008852E3" w:rsidRPr="004B3CE3" w:rsidRDefault="00E96553" w:rsidP="00340A46">
      <w:pPr>
        <w:pStyle w:val="a3"/>
        <w:numPr>
          <w:ilvl w:val="0"/>
          <w:numId w:val="55"/>
        </w:numPr>
        <w:ind w:left="1134" w:hanging="567"/>
        <w:jc w:val="both"/>
        <w:rPr>
          <w:lang w:val="vi-VN"/>
        </w:rPr>
      </w:pPr>
      <w:r w:rsidRPr="004B3CE3">
        <w:rPr>
          <w:lang w:val="vi-VN"/>
        </w:rPr>
        <w:t xml:space="preserve">All payable amounts under </w:t>
      </w:r>
      <w:r w:rsidRPr="004B3CE3">
        <w:t xml:space="preserve">this </w:t>
      </w:r>
      <w:r w:rsidR="00B37F99" w:rsidRPr="004B3CE3">
        <w:t>Agreement</w:t>
      </w:r>
      <w:r w:rsidRPr="004B3CE3">
        <w:t xml:space="preserve"> </w:t>
      </w:r>
      <w:r w:rsidRPr="004B3CE3">
        <w:rPr>
          <w:lang w:val="vi-VN"/>
        </w:rPr>
        <w:t xml:space="preserve">shall be transferred to </w:t>
      </w:r>
      <w:r w:rsidRPr="004B3CE3">
        <w:t xml:space="preserve">the following </w:t>
      </w:r>
      <w:r w:rsidRPr="004B3CE3">
        <w:rPr>
          <w:lang w:val="vi-VN"/>
        </w:rPr>
        <w:t>bank account:</w:t>
      </w:r>
    </w:p>
    <w:p w14:paraId="4CDB8E41" w14:textId="77777777" w:rsidR="008852E3" w:rsidRPr="00C617FA" w:rsidRDefault="008852E3" w:rsidP="008852E3">
      <w:pPr>
        <w:pStyle w:val="a3"/>
        <w:ind w:left="567"/>
        <w:jc w:val="both"/>
        <w:rPr>
          <w:lang w:val="vi-VN"/>
        </w:rPr>
      </w:pPr>
    </w:p>
    <w:p w14:paraId="58B37055" w14:textId="3FC4DCAD" w:rsidR="008852E3" w:rsidRPr="00C617FA" w:rsidRDefault="003F57BE" w:rsidP="00340A46">
      <w:pPr>
        <w:pStyle w:val="a3"/>
        <w:numPr>
          <w:ilvl w:val="0"/>
          <w:numId w:val="56"/>
        </w:numPr>
        <w:ind w:left="1701" w:hanging="567"/>
        <w:jc w:val="both"/>
        <w:rPr>
          <w:lang w:val="vi-VN"/>
        </w:rPr>
      </w:pPr>
      <w:r w:rsidRPr="00C617FA">
        <w:t>Bank account name</w:t>
      </w:r>
      <w:r w:rsidR="008852E3" w:rsidRPr="00C617FA">
        <w:rPr>
          <w:lang w:val="vi-VN"/>
        </w:rPr>
        <w:t xml:space="preserve">: </w:t>
      </w:r>
      <w:r w:rsidR="00F5761D" w:rsidRPr="00FF6618">
        <w:rPr>
          <w:lang w:val="vi-VN"/>
        </w:rPr>
        <w:t>Khoi Phat Investment One Member Company Limited</w:t>
      </w:r>
    </w:p>
    <w:p w14:paraId="654B20C2" w14:textId="519C6EF7" w:rsidR="008852E3" w:rsidRPr="00C617FA" w:rsidRDefault="003F57BE" w:rsidP="00340A46">
      <w:pPr>
        <w:pStyle w:val="a3"/>
        <w:numPr>
          <w:ilvl w:val="0"/>
          <w:numId w:val="56"/>
        </w:numPr>
        <w:ind w:left="1701" w:hanging="567"/>
        <w:jc w:val="both"/>
        <w:rPr>
          <w:lang w:val="vi-VN"/>
        </w:rPr>
      </w:pPr>
      <w:r w:rsidRPr="00C617FA">
        <w:t>Bank name</w:t>
      </w:r>
      <w:r w:rsidR="008852E3" w:rsidRPr="00C617FA">
        <w:rPr>
          <w:lang w:val="vi-VN"/>
        </w:rPr>
        <w:t xml:space="preserve">: </w:t>
      </w:r>
      <w:r w:rsidR="00F5761D" w:rsidRPr="00FF6618">
        <w:rPr>
          <w:lang w:val="vi-VN"/>
        </w:rPr>
        <w:t>Shinhan Bank Viet Nam - HCMC Branch</w:t>
      </w:r>
      <w:r w:rsidR="00F5761D" w:rsidRPr="00C617FA" w:rsidDel="00F5761D">
        <w:rPr>
          <w:lang w:val="vi-VN"/>
        </w:rPr>
        <w:t xml:space="preserve"> </w:t>
      </w:r>
      <w:r w:rsidRPr="00C617FA">
        <w:t>Bank address</w:t>
      </w:r>
      <w:r w:rsidR="008852E3" w:rsidRPr="00C617FA">
        <w:rPr>
          <w:lang w:val="vi-VN"/>
        </w:rPr>
        <w:t xml:space="preserve">: </w:t>
      </w:r>
      <w:r w:rsidR="00F5761D" w:rsidRPr="00FF6618">
        <w:t>Centec Tower, 72-74 Nguyen Thi Minh Khai, Vo Thi Sau Ward, Dist 3, Ho Chi Minh City, Vietnam</w:t>
      </w:r>
      <w:r w:rsidR="00F5761D" w:rsidRPr="00C617FA" w:rsidDel="00F5761D">
        <w:rPr>
          <w:lang w:val="vi-VN"/>
        </w:rPr>
        <w:t xml:space="preserve"> </w:t>
      </w:r>
      <w:r w:rsidRPr="00C617FA">
        <w:t>Bank account number</w:t>
      </w:r>
      <w:r w:rsidR="008852E3" w:rsidRPr="00C617FA">
        <w:rPr>
          <w:lang w:val="vi-VN"/>
        </w:rPr>
        <w:t xml:space="preserve">: </w:t>
      </w:r>
      <w:r w:rsidR="00F5761D" w:rsidRPr="00FF6618">
        <w:t>700 031 076 553 (VND)</w:t>
      </w:r>
    </w:p>
    <w:p w14:paraId="4F023886" w14:textId="7959D1C5" w:rsidR="008852E3" w:rsidRPr="00C617FA" w:rsidRDefault="008852E3" w:rsidP="00340A46">
      <w:pPr>
        <w:pStyle w:val="a3"/>
        <w:numPr>
          <w:ilvl w:val="0"/>
          <w:numId w:val="56"/>
        </w:numPr>
        <w:ind w:left="1701" w:hanging="567"/>
        <w:jc w:val="both"/>
        <w:rPr>
          <w:lang w:val="vi-VN"/>
        </w:rPr>
      </w:pPr>
      <w:r w:rsidRPr="00C617FA">
        <w:rPr>
          <w:lang w:val="vi-VN"/>
        </w:rPr>
        <w:t xml:space="preserve">SWIFT code: </w:t>
      </w:r>
      <w:r w:rsidR="00F5761D" w:rsidRPr="00C617FA">
        <w:rPr>
          <w:lang w:val="vi-VN"/>
        </w:rPr>
        <w:t>[SHBKVNXXXX]</w:t>
      </w:r>
    </w:p>
    <w:p w14:paraId="6E4AD283" w14:textId="77777777" w:rsidR="008852E3" w:rsidRPr="00C617FA" w:rsidRDefault="008852E3" w:rsidP="008852E3">
      <w:pPr>
        <w:pStyle w:val="a3"/>
        <w:ind w:left="567"/>
        <w:jc w:val="both"/>
      </w:pPr>
    </w:p>
    <w:p w14:paraId="5FA9D195" w14:textId="77777777" w:rsidR="001C1072" w:rsidRPr="00C617FA" w:rsidRDefault="001C1072" w:rsidP="001C1072">
      <w:pPr>
        <w:pStyle w:val="a3"/>
        <w:ind w:left="567"/>
        <w:jc w:val="both"/>
      </w:pPr>
    </w:p>
    <w:p w14:paraId="5A088875" w14:textId="6500097C" w:rsidR="001C1072" w:rsidRPr="00C617FA" w:rsidRDefault="001B6FDE" w:rsidP="00340A46">
      <w:pPr>
        <w:pStyle w:val="a3"/>
        <w:numPr>
          <w:ilvl w:val="0"/>
          <w:numId w:val="8"/>
        </w:numPr>
        <w:ind w:left="567" w:hanging="567"/>
        <w:jc w:val="both"/>
      </w:pPr>
      <w:r w:rsidRPr="00C617FA">
        <w:t xml:space="preserve">From the Handover Date, the </w:t>
      </w:r>
      <w:r w:rsidR="00C712D9" w:rsidRPr="00C617FA">
        <w:t>Lessee</w:t>
      </w:r>
      <w:r w:rsidRPr="00C617FA">
        <w:t xml:space="preserve"> must pay utility charge for the use of electricity, water, telecommunications, internet and all other services in the Leased Premises on the basis of actual use provided by relevant suppliers to the </w:t>
      </w:r>
      <w:r w:rsidR="00C712D9" w:rsidRPr="00C617FA">
        <w:t>Lessee</w:t>
      </w:r>
      <w:r w:rsidRPr="00C617FA">
        <w:t>.</w:t>
      </w:r>
    </w:p>
    <w:p w14:paraId="4AAF3CB9" w14:textId="77777777" w:rsidR="00022571" w:rsidRPr="00C617FA" w:rsidRDefault="00022571" w:rsidP="00022571">
      <w:pPr>
        <w:pStyle w:val="a3"/>
        <w:ind w:left="567"/>
        <w:jc w:val="both"/>
      </w:pPr>
    </w:p>
    <w:p w14:paraId="7C32C794" w14:textId="41E6C4B7" w:rsidR="00022571" w:rsidRPr="00C617FA" w:rsidRDefault="00022571" w:rsidP="00340A46">
      <w:pPr>
        <w:pStyle w:val="a3"/>
        <w:numPr>
          <w:ilvl w:val="0"/>
          <w:numId w:val="8"/>
        </w:numPr>
        <w:ind w:left="567" w:hanging="567"/>
        <w:jc w:val="both"/>
      </w:pPr>
      <w:r w:rsidRPr="00C617FA">
        <w:rPr>
          <w:lang w:val="vi-VN"/>
        </w:rPr>
        <w:t>Penalty interest for late payment</w:t>
      </w:r>
    </w:p>
    <w:p w14:paraId="4391B746" w14:textId="77777777" w:rsidR="00022571" w:rsidRPr="00C617FA" w:rsidRDefault="00022571" w:rsidP="00022571">
      <w:pPr>
        <w:pStyle w:val="a3"/>
        <w:ind w:left="567"/>
        <w:jc w:val="both"/>
        <w:rPr>
          <w:lang w:val="vi-VN"/>
        </w:rPr>
      </w:pPr>
    </w:p>
    <w:p w14:paraId="64B5CAD1" w14:textId="2006324C" w:rsidR="00022571" w:rsidRPr="004B3CE3" w:rsidRDefault="00280DDB" w:rsidP="00022571">
      <w:pPr>
        <w:pStyle w:val="a3"/>
        <w:ind w:left="567"/>
        <w:jc w:val="both"/>
        <w:rPr>
          <w:lang w:val="vi-VN"/>
        </w:rPr>
      </w:pPr>
      <w:r w:rsidRPr="004B3CE3">
        <w:rPr>
          <w:lang w:val="vi-VN"/>
        </w:rPr>
        <w:t xml:space="preserve">If the </w:t>
      </w:r>
      <w:r w:rsidR="00C712D9" w:rsidRPr="004B3CE3">
        <w:rPr>
          <w:lang w:val="vi-VN"/>
        </w:rPr>
        <w:t>Lessee</w:t>
      </w:r>
      <w:r w:rsidRPr="004B3CE3">
        <w:rPr>
          <w:lang w:val="vi-VN"/>
        </w:rPr>
        <w:t xml:space="preserve"> fails to make any payments in due for the </w:t>
      </w:r>
      <w:r w:rsidR="00C712D9" w:rsidRPr="004B3CE3">
        <w:rPr>
          <w:lang w:val="vi-VN"/>
        </w:rPr>
        <w:t>Lessor</w:t>
      </w:r>
      <w:r w:rsidRPr="004B3CE3">
        <w:rPr>
          <w:lang w:val="vi-VN"/>
        </w:rPr>
        <w:t xml:space="preserve"> as stipulated in this </w:t>
      </w:r>
      <w:r w:rsidR="00B37F99" w:rsidRPr="004B3CE3">
        <w:rPr>
          <w:lang w:val="vi-VN"/>
        </w:rPr>
        <w:t>Agreement</w:t>
      </w:r>
      <w:r w:rsidRPr="004B3CE3">
        <w:rPr>
          <w:lang w:val="vi-VN"/>
        </w:rPr>
        <w:t xml:space="preserve"> (whether or not receiving the Payment </w:t>
      </w:r>
      <w:r w:rsidR="00B37F99" w:rsidRPr="004B3CE3">
        <w:rPr>
          <w:lang w:val="vi-VN"/>
        </w:rPr>
        <w:t>r</w:t>
      </w:r>
      <w:r w:rsidRPr="004B3CE3">
        <w:rPr>
          <w:lang w:val="vi-VN"/>
        </w:rPr>
        <w:t xml:space="preserve">equest from the </w:t>
      </w:r>
      <w:r w:rsidR="00C712D9" w:rsidRPr="004B3CE3">
        <w:rPr>
          <w:lang w:val="vi-VN"/>
        </w:rPr>
        <w:t>Lessor</w:t>
      </w:r>
      <w:r w:rsidRPr="004B3CE3">
        <w:rPr>
          <w:lang w:val="vi-VN"/>
        </w:rPr>
        <w:t xml:space="preserve">), the </w:t>
      </w:r>
      <w:r w:rsidR="00C712D9" w:rsidRPr="004B3CE3">
        <w:rPr>
          <w:lang w:val="vi-VN"/>
        </w:rPr>
        <w:t>Lessee</w:t>
      </w:r>
      <w:r w:rsidRPr="004B3CE3">
        <w:rPr>
          <w:lang w:val="vi-VN"/>
        </w:rPr>
        <w:t xml:space="preserve"> shall pay the </w:t>
      </w:r>
      <w:r w:rsidR="00C712D9" w:rsidRPr="004B3CE3">
        <w:rPr>
          <w:lang w:val="vi-VN"/>
        </w:rPr>
        <w:t>Lessor</w:t>
      </w:r>
      <w:r w:rsidRPr="004B3CE3">
        <w:rPr>
          <w:lang w:val="vi-VN"/>
        </w:rPr>
        <w:t xml:space="preserve"> in</w:t>
      </w:r>
      <w:r w:rsidR="003F57BE" w:rsidRPr="004B3CE3">
        <w:rPr>
          <w:lang w:val="vi-VN"/>
        </w:rPr>
        <w:t>terest on the overdue amount (“</w:t>
      </w:r>
      <w:r w:rsidR="003F57BE" w:rsidRPr="004B3CE3">
        <w:rPr>
          <w:b/>
          <w:lang w:val="vi-VN"/>
        </w:rPr>
        <w:t>Late Payment Interest</w:t>
      </w:r>
      <w:r w:rsidRPr="004B3CE3">
        <w:rPr>
          <w:lang w:val="vi-VN"/>
        </w:rPr>
        <w:t>”). The Late Payment Interest shall be calculated on the following basis:</w:t>
      </w:r>
    </w:p>
    <w:p w14:paraId="42DC523C" w14:textId="77777777" w:rsidR="00280DDB" w:rsidRPr="004B3CE3" w:rsidRDefault="00280DDB" w:rsidP="00022571">
      <w:pPr>
        <w:pStyle w:val="a3"/>
        <w:ind w:left="567"/>
        <w:jc w:val="both"/>
        <w:rPr>
          <w:lang w:val="vi-VN"/>
        </w:rPr>
      </w:pPr>
    </w:p>
    <w:p w14:paraId="0C99EEA6" w14:textId="28C44270" w:rsidR="00022571" w:rsidRPr="004B3CE3" w:rsidRDefault="00280DDB" w:rsidP="00340A46">
      <w:pPr>
        <w:pStyle w:val="a3"/>
        <w:numPr>
          <w:ilvl w:val="0"/>
          <w:numId w:val="57"/>
        </w:numPr>
        <w:ind w:left="1134" w:hanging="567"/>
        <w:jc w:val="both"/>
        <w:rPr>
          <w:lang w:val="vi-VN"/>
        </w:rPr>
      </w:pPr>
      <w:r w:rsidRPr="004B3CE3">
        <w:rPr>
          <w:lang w:val="vi-VN"/>
        </w:rPr>
        <w:t>The</w:t>
      </w:r>
      <w:r w:rsidRPr="004B3CE3">
        <w:rPr>
          <w:i/>
          <w:lang w:val="en-GB"/>
        </w:rPr>
        <w:t xml:space="preserve"> </w:t>
      </w:r>
      <w:r w:rsidRPr="004B3CE3">
        <w:rPr>
          <w:lang w:val="vi-VN"/>
        </w:rPr>
        <w:t xml:space="preserve">overdue payment period commencing from the next day after the due date to the date that the </w:t>
      </w:r>
      <w:r w:rsidR="00C712D9" w:rsidRPr="004B3CE3">
        <w:rPr>
          <w:lang w:val="vi-VN"/>
        </w:rPr>
        <w:t>Lessor</w:t>
      </w:r>
      <w:r w:rsidRPr="004B3CE3">
        <w:rPr>
          <w:lang w:val="vi-VN"/>
        </w:rPr>
        <w:t xml:space="preserve"> actually receives such payment; and</w:t>
      </w:r>
    </w:p>
    <w:p w14:paraId="594211E6" w14:textId="77777777" w:rsidR="00022571" w:rsidRPr="00C617FA" w:rsidRDefault="00022571" w:rsidP="00022571">
      <w:pPr>
        <w:pStyle w:val="a3"/>
        <w:ind w:left="1134"/>
        <w:jc w:val="both"/>
        <w:rPr>
          <w:lang w:val="vi-VN"/>
        </w:rPr>
      </w:pPr>
    </w:p>
    <w:p w14:paraId="66D2732E" w14:textId="65A50181" w:rsidR="00A3498F" w:rsidRPr="00C617FA" w:rsidRDefault="00280DDB" w:rsidP="00340A46">
      <w:pPr>
        <w:pStyle w:val="a3"/>
        <w:numPr>
          <w:ilvl w:val="0"/>
          <w:numId w:val="57"/>
        </w:numPr>
        <w:ind w:left="1134" w:hanging="567"/>
        <w:jc w:val="both"/>
        <w:rPr>
          <w:lang w:val="vi-VN"/>
        </w:rPr>
      </w:pPr>
      <w:r w:rsidRPr="00C617FA">
        <w:t xml:space="preserve">Interest rate shall be </w:t>
      </w:r>
      <w:r w:rsidR="00022571" w:rsidRPr="00C617FA">
        <w:rPr>
          <w:highlight w:val="yellow"/>
          <w:lang w:val="vi-VN"/>
        </w:rPr>
        <w:t>[0.05%/day]</w:t>
      </w:r>
      <w:r w:rsidR="00022571" w:rsidRPr="00C617FA">
        <w:rPr>
          <w:lang w:val="vi-VN"/>
        </w:rPr>
        <w:t xml:space="preserve"> </w:t>
      </w:r>
      <w:r w:rsidR="003F57BE" w:rsidRPr="00C617FA">
        <w:t>applied on the overdue amount</w:t>
      </w:r>
      <w:r w:rsidR="00022571" w:rsidRPr="00C617FA">
        <w:rPr>
          <w:lang w:val="vi-VN"/>
        </w:rPr>
        <w:t>.</w:t>
      </w:r>
    </w:p>
    <w:p w14:paraId="74E370AA" w14:textId="77777777" w:rsidR="00422B95" w:rsidRPr="00C617FA" w:rsidRDefault="00422B95" w:rsidP="00422B95">
      <w:pPr>
        <w:pStyle w:val="a3"/>
        <w:ind w:left="1134"/>
        <w:jc w:val="both"/>
        <w:rPr>
          <w:lang w:val="vi-VN"/>
        </w:rPr>
      </w:pPr>
    </w:p>
    <w:p w14:paraId="2A8A9FB8" w14:textId="537CD8C7" w:rsidR="00F42BA5" w:rsidRPr="00C617FA" w:rsidRDefault="00402D67" w:rsidP="00F60C32">
      <w:pPr>
        <w:pStyle w:val="1"/>
        <w:spacing w:before="0"/>
        <w:contextualSpacing/>
        <w:rPr>
          <w:b w:val="0"/>
          <w:bCs/>
          <w:color w:val="auto"/>
        </w:rPr>
      </w:pPr>
      <w:bookmarkStart w:id="27" w:name="_Toc189640005"/>
      <w:r w:rsidRPr="00C617FA">
        <w:rPr>
          <w:bCs/>
          <w:color w:val="auto"/>
        </w:rPr>
        <w:t xml:space="preserve">ARTICLE </w:t>
      </w:r>
      <w:r w:rsidR="00F60C32" w:rsidRPr="00C617FA">
        <w:rPr>
          <w:bCs/>
          <w:color w:val="auto"/>
          <w:lang w:val="vi-VN"/>
        </w:rPr>
        <w:t xml:space="preserve">4. LEASE TERM, </w:t>
      </w:r>
      <w:r w:rsidR="00BF1B85" w:rsidRPr="00C617FA">
        <w:rPr>
          <w:bCs/>
          <w:color w:val="auto"/>
        </w:rPr>
        <w:t>TIME OF HANDOVER OF THE LEASED PREMISES</w:t>
      </w:r>
      <w:r w:rsidR="00F60C32" w:rsidRPr="00C617FA">
        <w:rPr>
          <w:bCs/>
          <w:color w:val="auto"/>
          <w:lang w:val="vi-VN"/>
        </w:rPr>
        <w:t xml:space="preserve"> </w:t>
      </w:r>
      <w:r w:rsidR="003F57BE" w:rsidRPr="00C617FA">
        <w:rPr>
          <w:bCs/>
          <w:color w:val="auto"/>
        </w:rPr>
        <w:t>AND ATTACHMENTS</w:t>
      </w:r>
      <w:bookmarkEnd w:id="27"/>
    </w:p>
    <w:p w14:paraId="2AD9E332" w14:textId="77777777" w:rsidR="00F60C32" w:rsidRPr="00C617FA" w:rsidRDefault="00F60C32" w:rsidP="00F60C32">
      <w:pPr>
        <w:contextualSpacing/>
        <w:jc w:val="both"/>
        <w:rPr>
          <w:lang w:val="vi-VN"/>
        </w:rPr>
      </w:pPr>
    </w:p>
    <w:p w14:paraId="2575F357" w14:textId="2F2E7FCE" w:rsidR="00FC568A" w:rsidRPr="00C617FA" w:rsidRDefault="00BF1B85" w:rsidP="00340A46">
      <w:pPr>
        <w:pStyle w:val="a3"/>
        <w:numPr>
          <w:ilvl w:val="0"/>
          <w:numId w:val="9"/>
        </w:numPr>
        <w:ind w:left="567" w:hanging="567"/>
        <w:jc w:val="both"/>
        <w:rPr>
          <w:lang w:val="vi-VN"/>
        </w:rPr>
      </w:pPr>
      <w:r w:rsidRPr="00C617FA">
        <w:rPr>
          <w:lang w:val="vi-VN"/>
        </w:rPr>
        <w:t xml:space="preserve">Lease Term: </w:t>
      </w:r>
      <w:r w:rsidRPr="00C617FA">
        <w:t xml:space="preserve">Lease term of the Leased Premises </w:t>
      </w:r>
      <w:r w:rsidR="003F57BE" w:rsidRPr="00C617FA">
        <w:rPr>
          <w:lang w:val="vi-VN"/>
        </w:rPr>
        <w:t>(“</w:t>
      </w:r>
      <w:r w:rsidR="003F57BE" w:rsidRPr="00C617FA">
        <w:rPr>
          <w:b/>
          <w:bCs/>
        </w:rPr>
        <w:t>Lease Term</w:t>
      </w:r>
      <w:r w:rsidR="0042085A" w:rsidRPr="00C617FA">
        <w:rPr>
          <w:lang w:val="vi-VN"/>
        </w:rPr>
        <w:t xml:space="preserve">”) </w:t>
      </w:r>
      <w:r w:rsidRPr="00C617FA">
        <w:t>is</w:t>
      </w:r>
      <w:r w:rsidR="00F51F50" w:rsidRPr="00C617FA">
        <w:rPr>
          <w:lang w:val="vi-VN"/>
        </w:rPr>
        <w:t xml:space="preserve"> </w:t>
      </w:r>
      <w:r w:rsidR="00F51F50" w:rsidRPr="00C617FA">
        <w:rPr>
          <w:highlight w:val="yellow"/>
          <w:lang w:val="vi-VN"/>
        </w:rPr>
        <w:t>[ ]</w:t>
      </w:r>
      <w:r w:rsidR="00F51F50" w:rsidRPr="00C617FA">
        <w:rPr>
          <w:lang w:val="vi-VN"/>
        </w:rPr>
        <w:t xml:space="preserve"> </w:t>
      </w:r>
      <w:r w:rsidRPr="00C617FA">
        <w:rPr>
          <w:lang w:val="vi-VN"/>
        </w:rPr>
        <w:t xml:space="preserve">years </w:t>
      </w:r>
      <w:r w:rsidR="003F57BE" w:rsidRPr="00C617FA">
        <w:t>from the Commencement Date</w:t>
      </w:r>
      <w:r w:rsidR="00F51F50" w:rsidRPr="00C617FA">
        <w:rPr>
          <w:lang w:val="vi-VN"/>
        </w:rPr>
        <w:t>.</w:t>
      </w:r>
    </w:p>
    <w:p w14:paraId="5DD8160C" w14:textId="77777777" w:rsidR="00F60C32" w:rsidRPr="00C617FA" w:rsidRDefault="00F60C32" w:rsidP="00F60C32">
      <w:pPr>
        <w:pStyle w:val="a3"/>
        <w:ind w:left="567"/>
        <w:jc w:val="both"/>
        <w:rPr>
          <w:lang w:val="vi-VN"/>
        </w:rPr>
      </w:pPr>
    </w:p>
    <w:p w14:paraId="00A3F33D" w14:textId="24FD12B1" w:rsidR="00F60C32" w:rsidRPr="00C617FA" w:rsidRDefault="00BF1B85" w:rsidP="00340A46">
      <w:pPr>
        <w:pStyle w:val="a3"/>
        <w:numPr>
          <w:ilvl w:val="0"/>
          <w:numId w:val="9"/>
        </w:numPr>
        <w:ind w:left="567" w:hanging="567"/>
        <w:jc w:val="both"/>
        <w:rPr>
          <w:lang w:val="vi-VN"/>
        </w:rPr>
      </w:pPr>
      <w:r w:rsidRPr="00C617FA">
        <w:rPr>
          <w:lang w:val="vi-VN"/>
        </w:rPr>
        <w:t xml:space="preserve">Time </w:t>
      </w:r>
      <w:r w:rsidR="003F57BE" w:rsidRPr="00C617FA">
        <w:rPr>
          <w:lang w:val="vi-VN"/>
        </w:rPr>
        <w:t>of handover</w:t>
      </w:r>
      <w:r w:rsidR="00F42BA5" w:rsidRPr="00C617FA">
        <w:rPr>
          <w:lang w:val="vi-VN"/>
        </w:rPr>
        <w:t xml:space="preserve">: </w:t>
      </w:r>
      <w:r w:rsidRPr="00C617FA">
        <w:rPr>
          <w:lang w:val="vi-VN"/>
        </w:rPr>
        <w:t xml:space="preserve">The </w:t>
      </w:r>
      <w:r w:rsidR="00C712D9" w:rsidRPr="00C617FA">
        <w:t>Lessor</w:t>
      </w:r>
      <w:r w:rsidRPr="00C617FA">
        <w:t xml:space="preserve"> shall hand over the Leased Premises to the </w:t>
      </w:r>
      <w:r w:rsidR="00C712D9" w:rsidRPr="00C617FA">
        <w:t>Lessee</w:t>
      </w:r>
      <w:r w:rsidRPr="00C617FA">
        <w:t xml:space="preserve"> on the Handover Date as specified in </w:t>
      </w:r>
      <w:r w:rsidRPr="00C617FA">
        <w:rPr>
          <w:b/>
          <w:u w:val="single"/>
        </w:rPr>
        <w:t>Item 8, Schedule 2</w:t>
      </w:r>
      <w:r w:rsidRPr="00C617FA">
        <w:t xml:space="preserve"> of this </w:t>
      </w:r>
      <w:r w:rsidR="00B37F99" w:rsidRPr="00C617FA">
        <w:t>Agreement</w:t>
      </w:r>
      <w:r w:rsidRPr="00C617FA">
        <w:t xml:space="preserve"> and after the </w:t>
      </w:r>
      <w:r w:rsidR="00C712D9" w:rsidRPr="00C617FA">
        <w:t>Lessee</w:t>
      </w:r>
      <w:r w:rsidRPr="00C617FA">
        <w:t xml:space="preserve"> has fulfilled the pay</w:t>
      </w:r>
      <w:r w:rsidR="003F57BE" w:rsidRPr="00C617FA">
        <w:t xml:space="preserve">ment of </w:t>
      </w:r>
      <w:r w:rsidR="007F7FA3" w:rsidRPr="00C617FA">
        <w:t>Security Deposit</w:t>
      </w:r>
      <w:r w:rsidR="003F57BE" w:rsidRPr="00C617FA">
        <w:t xml:space="preserve"> to the </w:t>
      </w:r>
      <w:r w:rsidR="00C712D9" w:rsidRPr="00C617FA">
        <w:t>Lessor</w:t>
      </w:r>
      <w:r w:rsidR="001C1072" w:rsidRPr="00C617FA">
        <w:rPr>
          <w:lang w:val="vi-VN"/>
        </w:rPr>
        <w:t>.</w:t>
      </w:r>
    </w:p>
    <w:p w14:paraId="0A134E64" w14:textId="77777777" w:rsidR="00F60C32" w:rsidRPr="00C617FA" w:rsidRDefault="00F60C32" w:rsidP="00F60C32">
      <w:pPr>
        <w:pStyle w:val="a3"/>
        <w:ind w:left="567"/>
        <w:jc w:val="both"/>
        <w:rPr>
          <w:lang w:val="vi-VN"/>
        </w:rPr>
      </w:pPr>
    </w:p>
    <w:p w14:paraId="4A2E71D7" w14:textId="04CD4B27" w:rsidR="00F60C32" w:rsidRPr="00C617FA" w:rsidRDefault="00BF1B85" w:rsidP="00340A46">
      <w:pPr>
        <w:pStyle w:val="a3"/>
        <w:numPr>
          <w:ilvl w:val="0"/>
          <w:numId w:val="9"/>
        </w:numPr>
        <w:ind w:left="567" w:hanging="567"/>
        <w:jc w:val="both"/>
      </w:pPr>
      <w:r w:rsidRPr="00C617FA">
        <w:t>Attachments:</w:t>
      </w:r>
      <w:r w:rsidR="0042085A" w:rsidRPr="00C617FA">
        <w:rPr>
          <w:lang w:val="vi-VN"/>
        </w:rPr>
        <w:t xml:space="preserve"> </w:t>
      </w:r>
      <w:r w:rsidR="003F57BE" w:rsidRPr="00C617FA">
        <w:t>not applicable</w:t>
      </w:r>
      <w:r w:rsidR="0042085A" w:rsidRPr="00C617FA">
        <w:rPr>
          <w:lang w:val="vi-VN"/>
        </w:rPr>
        <w:t>.</w:t>
      </w:r>
      <w:r w:rsidR="00F42BA5" w:rsidRPr="00C617FA">
        <w:t xml:space="preserve"> </w:t>
      </w:r>
    </w:p>
    <w:p w14:paraId="523CFFD1" w14:textId="77777777" w:rsidR="0042085A" w:rsidRPr="00C617FA" w:rsidRDefault="0042085A" w:rsidP="0042085A">
      <w:pPr>
        <w:pStyle w:val="a3"/>
        <w:ind w:left="567"/>
        <w:jc w:val="both"/>
      </w:pPr>
    </w:p>
    <w:p w14:paraId="10E04DD5" w14:textId="3179080B" w:rsidR="0042085A" w:rsidRPr="00C617FA" w:rsidRDefault="003F57BE" w:rsidP="00340A46">
      <w:pPr>
        <w:pStyle w:val="a3"/>
        <w:numPr>
          <w:ilvl w:val="0"/>
          <w:numId w:val="9"/>
        </w:numPr>
        <w:ind w:left="567" w:hanging="567"/>
        <w:jc w:val="both"/>
      </w:pPr>
      <w:r w:rsidRPr="00C617FA">
        <w:t>Handover procedure</w:t>
      </w:r>
      <w:r w:rsidR="0042085A" w:rsidRPr="00C617FA">
        <w:rPr>
          <w:lang w:val="vi-VN"/>
        </w:rPr>
        <w:t>:</w:t>
      </w:r>
    </w:p>
    <w:p w14:paraId="3862F83C" w14:textId="77777777" w:rsidR="00A268E4" w:rsidRPr="00C617FA" w:rsidRDefault="00A268E4" w:rsidP="00A268E4">
      <w:pPr>
        <w:pStyle w:val="a3"/>
        <w:ind w:left="567"/>
        <w:jc w:val="both"/>
        <w:rPr>
          <w:lang w:val="vi-VN"/>
        </w:rPr>
      </w:pPr>
    </w:p>
    <w:p w14:paraId="0BA0765C" w14:textId="4BC3BFFE" w:rsidR="00A268E4" w:rsidRPr="00C617FA" w:rsidRDefault="00BF1B85" w:rsidP="00340A46">
      <w:pPr>
        <w:pStyle w:val="a3"/>
        <w:numPr>
          <w:ilvl w:val="0"/>
          <w:numId w:val="66"/>
        </w:numPr>
        <w:ind w:left="1134" w:hanging="567"/>
        <w:jc w:val="both"/>
        <w:rPr>
          <w:lang w:val="vi-VN"/>
        </w:rPr>
      </w:pPr>
      <w:r w:rsidRPr="004B3CE3">
        <w:rPr>
          <w:lang w:val="vi-VN"/>
        </w:rPr>
        <w:t xml:space="preserve">On the Handover Date, the </w:t>
      </w:r>
      <w:r w:rsidR="00C712D9" w:rsidRPr="004B3CE3">
        <w:rPr>
          <w:lang w:val="vi-VN"/>
        </w:rPr>
        <w:t>Lessor</w:t>
      </w:r>
      <w:r w:rsidRPr="004B3CE3">
        <w:rPr>
          <w:lang w:val="vi-VN"/>
        </w:rPr>
        <w:t xml:space="preserve"> shall hand over the Leased Premises to the </w:t>
      </w:r>
      <w:r w:rsidR="00C712D9" w:rsidRPr="004B3CE3">
        <w:rPr>
          <w:lang w:val="vi-VN"/>
        </w:rPr>
        <w:t>Lessee</w:t>
      </w:r>
      <w:r w:rsidRPr="004B3CE3">
        <w:rPr>
          <w:lang w:val="vi-VN"/>
        </w:rPr>
        <w:t xml:space="preserve">. </w:t>
      </w:r>
      <w:ins w:id="28" w:author="김현주 (Hyunjoo Kim)" w:date="2025-04-16T14:42:00Z">
        <w:r w:rsidR="00717275">
          <w:t>The Lessor shall hand over the Leased Premises in a condition suitable for the intended lease purpose, and shall ensure that the Lessee can use and enjoy the Leased Premises for such intended purpose throughout the Lease Term.</w:t>
        </w:r>
      </w:ins>
      <w:r w:rsidRPr="004B3CE3">
        <w:rPr>
          <w:lang w:val="vi-VN"/>
        </w:rPr>
        <w:t>When handing over the Leased Premises, the Parties shall sign a minute</w:t>
      </w:r>
      <w:r w:rsidR="00B37F99" w:rsidRPr="004B3CE3">
        <w:rPr>
          <w:lang w:val="vi-VN"/>
        </w:rPr>
        <w:t>s</w:t>
      </w:r>
      <w:r w:rsidRPr="004B3CE3">
        <w:rPr>
          <w:lang w:val="vi-VN"/>
        </w:rPr>
        <w:t xml:space="preserve"> on inventory and handover of all fixtures/fittings according to the </w:t>
      </w:r>
      <w:r w:rsidR="00F768DD" w:rsidRPr="004B3CE3">
        <w:t xml:space="preserve">handover equipment </w:t>
      </w:r>
      <w:r w:rsidRPr="004B3CE3">
        <w:rPr>
          <w:lang w:val="vi-VN"/>
        </w:rPr>
        <w:t xml:space="preserve">list </w:t>
      </w:r>
      <w:r w:rsidR="00F768DD" w:rsidRPr="004B3CE3">
        <w:t xml:space="preserve">specified in </w:t>
      </w:r>
      <w:r w:rsidR="00F768DD" w:rsidRPr="004B3CE3">
        <w:rPr>
          <w:b/>
          <w:u w:val="single"/>
        </w:rPr>
        <w:t>Schedule 5</w:t>
      </w:r>
      <w:r w:rsidR="00F768DD" w:rsidRPr="004B3CE3">
        <w:t xml:space="preserve"> </w:t>
      </w:r>
      <w:r w:rsidR="003F57BE" w:rsidRPr="004B3CE3">
        <w:rPr>
          <w:lang w:val="vi-VN"/>
        </w:rPr>
        <w:t>hereof (“</w:t>
      </w:r>
      <w:r w:rsidR="003F57BE" w:rsidRPr="004B3CE3">
        <w:rPr>
          <w:b/>
        </w:rPr>
        <w:t>Handover Equipment List</w:t>
      </w:r>
      <w:r w:rsidR="00F768DD" w:rsidRPr="004B3CE3">
        <w:t>”)</w:t>
      </w:r>
      <w:r w:rsidR="00F768DD" w:rsidRPr="004B3CE3">
        <w:rPr>
          <w:lang w:val="vi-VN"/>
        </w:rPr>
        <w:t xml:space="preserve"> </w:t>
      </w:r>
      <w:r w:rsidR="00F768DD" w:rsidRPr="004B3CE3">
        <w:t>belonging to the Leased Premises (“</w:t>
      </w:r>
      <w:r w:rsidR="003F57BE" w:rsidRPr="004B3CE3">
        <w:rPr>
          <w:b/>
        </w:rPr>
        <w:t>Premises Handover Minutes</w:t>
      </w:r>
      <w:r w:rsidR="00F768DD" w:rsidRPr="004B3CE3">
        <w:t xml:space="preserve">”). </w:t>
      </w:r>
      <w:r w:rsidRPr="004B3CE3">
        <w:rPr>
          <w:lang w:val="vi-VN"/>
        </w:rPr>
        <w:t xml:space="preserve">Such Premises Handover Minutes </w:t>
      </w:r>
      <w:r w:rsidR="00F768DD" w:rsidRPr="004B3CE3">
        <w:t xml:space="preserve">shall be an integral part of this </w:t>
      </w:r>
      <w:r w:rsidR="00B37F99" w:rsidRPr="004B3CE3">
        <w:t>Agreement</w:t>
      </w:r>
      <w:r w:rsidR="00F768DD" w:rsidRPr="004B3CE3">
        <w:t xml:space="preserve"> and attached in </w:t>
      </w:r>
      <w:r w:rsidR="003F57BE" w:rsidRPr="004B3CE3">
        <w:rPr>
          <w:b/>
          <w:u w:val="single"/>
        </w:rPr>
        <w:t>Schedule 4</w:t>
      </w:r>
      <w:r w:rsidR="00F768DD" w:rsidRPr="004B3CE3">
        <w:t>.</w:t>
      </w:r>
      <w:r w:rsidR="006E36FA" w:rsidRPr="004B3CE3">
        <w:rPr>
          <w:lang w:val="vi-VN"/>
        </w:rPr>
        <w:t xml:space="preserve"> </w:t>
      </w:r>
      <w:r w:rsidR="00F768DD" w:rsidRPr="004B3CE3">
        <w:rPr>
          <w:lang w:val="vi-VN"/>
        </w:rPr>
        <w:t xml:space="preserve">After </w:t>
      </w:r>
      <w:r w:rsidR="00F768DD" w:rsidRPr="004B3CE3">
        <w:t xml:space="preserve">signing on this Premises Handover Minutes, the </w:t>
      </w:r>
      <w:r w:rsidR="00C712D9" w:rsidRPr="004B3CE3">
        <w:t>Lessee</w:t>
      </w:r>
      <w:r w:rsidR="00F768DD" w:rsidRPr="004B3CE3">
        <w:t xml:space="preserve"> shall offici</w:t>
      </w:r>
      <w:r w:rsidR="003F57BE" w:rsidRPr="004B3CE3">
        <w:t>ally occupy the Leased Premises</w:t>
      </w:r>
      <w:r w:rsidR="006E36FA" w:rsidRPr="004B3CE3">
        <w:rPr>
          <w:lang w:val="vi-VN"/>
        </w:rPr>
        <w:t>.</w:t>
      </w:r>
    </w:p>
    <w:p w14:paraId="2C305F39" w14:textId="77777777" w:rsidR="006E36FA" w:rsidRPr="00C617FA" w:rsidRDefault="006E36FA" w:rsidP="006E36FA">
      <w:pPr>
        <w:pStyle w:val="a3"/>
        <w:ind w:left="1134"/>
        <w:jc w:val="both"/>
        <w:rPr>
          <w:lang w:val="vi-VN"/>
        </w:rPr>
      </w:pPr>
    </w:p>
    <w:p w14:paraId="40FC4C8D" w14:textId="3D7BB53E" w:rsidR="006E36FA" w:rsidRPr="004B3CE3" w:rsidRDefault="00F768DD" w:rsidP="00340A46">
      <w:pPr>
        <w:pStyle w:val="a3"/>
        <w:numPr>
          <w:ilvl w:val="0"/>
          <w:numId w:val="66"/>
        </w:numPr>
        <w:ind w:left="1134" w:hanging="567"/>
        <w:jc w:val="both"/>
        <w:rPr>
          <w:lang w:val="vi-VN"/>
        </w:rPr>
      </w:pPr>
      <w:bookmarkStart w:id="29" w:name="OLE_LINK77"/>
      <w:bookmarkStart w:id="30" w:name="OLE_LINK78"/>
      <w:r w:rsidRPr="004B3CE3">
        <w:rPr>
          <w:lang w:val="vi-VN"/>
        </w:rPr>
        <w:t xml:space="preserve">The </w:t>
      </w:r>
      <w:r w:rsidR="00C712D9" w:rsidRPr="004B3CE3">
        <w:rPr>
          <w:lang w:val="vi-VN"/>
        </w:rPr>
        <w:t>Lessee</w:t>
      </w:r>
      <w:r w:rsidRPr="004B3CE3">
        <w:rPr>
          <w:lang w:val="vi-VN"/>
        </w:rPr>
        <w:t xml:space="preserve"> shall not arbitrarily re-construct or change the structure or technical systems of the </w:t>
      </w:r>
      <w:r w:rsidRPr="004B3CE3">
        <w:t xml:space="preserve">Leased </w:t>
      </w:r>
      <w:r w:rsidRPr="004B3CE3">
        <w:rPr>
          <w:lang w:val="vi-VN"/>
        </w:rPr>
        <w:t xml:space="preserve">Premises, including external and internal decoration, without the </w:t>
      </w:r>
      <w:r w:rsidR="00C712D9" w:rsidRPr="004B3CE3">
        <w:rPr>
          <w:lang w:val="vi-VN"/>
        </w:rPr>
        <w:t>Lessor</w:t>
      </w:r>
      <w:r w:rsidRPr="004B3CE3">
        <w:rPr>
          <w:lang w:val="vi-VN"/>
        </w:rPr>
        <w:t>'s prior written consent</w:t>
      </w:r>
      <w:bookmarkEnd w:id="29"/>
      <w:bookmarkEnd w:id="30"/>
      <w:r w:rsidR="003F57BE" w:rsidRPr="004B3CE3">
        <w:rPr>
          <w:lang w:val="vi-VN"/>
        </w:rPr>
        <w:t>.</w:t>
      </w:r>
    </w:p>
    <w:p w14:paraId="2D1E9BED" w14:textId="77777777" w:rsidR="006E36FA" w:rsidRPr="004B3CE3" w:rsidRDefault="006E36FA" w:rsidP="006E36FA">
      <w:pPr>
        <w:pStyle w:val="a3"/>
        <w:ind w:left="1134"/>
        <w:jc w:val="both"/>
        <w:rPr>
          <w:lang w:val="vi-VN"/>
        </w:rPr>
      </w:pPr>
    </w:p>
    <w:p w14:paraId="4E17F2DC" w14:textId="03FBAC81" w:rsidR="006E36FA" w:rsidRPr="004B3CE3" w:rsidRDefault="00F768DD" w:rsidP="00340A46">
      <w:pPr>
        <w:pStyle w:val="a3"/>
        <w:numPr>
          <w:ilvl w:val="0"/>
          <w:numId w:val="66"/>
        </w:numPr>
        <w:ind w:left="1134" w:hanging="567"/>
        <w:jc w:val="both"/>
        <w:rPr>
          <w:lang w:val="vi-VN"/>
        </w:rPr>
      </w:pPr>
      <w:r w:rsidRPr="004B3CE3">
        <w:rPr>
          <w:lang w:val="vi-VN"/>
        </w:rPr>
        <w:t xml:space="preserve">Notwithstanding </w:t>
      </w:r>
      <w:r w:rsidRPr="004B3CE3">
        <w:rPr>
          <w:b/>
          <w:u w:val="single"/>
          <w:lang w:val="vi-VN"/>
        </w:rPr>
        <w:t>Article 4.</w:t>
      </w:r>
      <w:r w:rsidR="00207772" w:rsidRPr="004B3CE3">
        <w:rPr>
          <w:b/>
          <w:u w:val="single"/>
          <w:lang w:val="vi-VN"/>
        </w:rPr>
        <w:t>6</w:t>
      </w:r>
      <w:r w:rsidR="00207772" w:rsidRPr="004B3CE3">
        <w:rPr>
          <w:lang w:val="vi-VN"/>
        </w:rPr>
        <w:t xml:space="preserve"> </w:t>
      </w:r>
      <w:r w:rsidRPr="004B3CE3">
        <w:rPr>
          <w:lang w:val="vi-VN"/>
        </w:rPr>
        <w:t xml:space="preserve">hereunder, the </w:t>
      </w:r>
      <w:r w:rsidR="00C712D9" w:rsidRPr="004B3CE3">
        <w:rPr>
          <w:lang w:val="vi-VN"/>
        </w:rPr>
        <w:t>Lessee</w:t>
      </w:r>
      <w:r w:rsidRPr="004B3CE3">
        <w:rPr>
          <w:lang w:val="vi-VN"/>
        </w:rPr>
        <w:t xml:space="preserve"> shall not arbitrarily construct, re-construct, change or destroy the </w:t>
      </w:r>
      <w:r w:rsidRPr="004B3CE3">
        <w:t xml:space="preserve">Leased </w:t>
      </w:r>
      <w:r w:rsidRPr="004B3CE3">
        <w:rPr>
          <w:lang w:val="vi-VN"/>
        </w:rPr>
        <w:t xml:space="preserve">Premises, including but not limited to external and internal decoration </w:t>
      </w:r>
      <w:r w:rsidRPr="004B3CE3">
        <w:t xml:space="preserve">of the Leased Premises, without the </w:t>
      </w:r>
      <w:r w:rsidR="00C712D9" w:rsidRPr="004B3CE3">
        <w:t>Lessor</w:t>
      </w:r>
      <w:r w:rsidR="003F57BE" w:rsidRPr="004B3CE3">
        <w:t>'s prior written consent</w:t>
      </w:r>
      <w:r w:rsidR="006E36FA" w:rsidRPr="004B3CE3">
        <w:rPr>
          <w:lang w:val="vi-VN"/>
        </w:rPr>
        <w:t xml:space="preserve">. </w:t>
      </w:r>
      <w:r w:rsidRPr="004B3CE3">
        <w:t xml:space="preserve">The construction of such items indicated herein must be followed by the </w:t>
      </w:r>
      <w:r w:rsidR="00C712D9" w:rsidRPr="004B3CE3">
        <w:t>Lessor</w:t>
      </w:r>
      <w:r w:rsidRPr="004B3CE3">
        <w:t>'s regulations.</w:t>
      </w:r>
    </w:p>
    <w:p w14:paraId="768E7CDB" w14:textId="77777777" w:rsidR="006E36FA" w:rsidRPr="004B3CE3" w:rsidRDefault="006E36FA" w:rsidP="006E36FA">
      <w:pPr>
        <w:pStyle w:val="a3"/>
        <w:ind w:left="1134"/>
        <w:jc w:val="both"/>
        <w:rPr>
          <w:lang w:val="vi-VN"/>
        </w:rPr>
      </w:pPr>
    </w:p>
    <w:p w14:paraId="435480BC" w14:textId="2DADCA32" w:rsidR="006E36FA" w:rsidRPr="004B3CE3" w:rsidRDefault="00F768DD" w:rsidP="00340A46">
      <w:pPr>
        <w:pStyle w:val="a3"/>
        <w:numPr>
          <w:ilvl w:val="0"/>
          <w:numId w:val="66"/>
        </w:numPr>
        <w:ind w:left="1134" w:hanging="567"/>
        <w:jc w:val="both"/>
        <w:rPr>
          <w:lang w:val="vi-VN"/>
        </w:rPr>
      </w:pPr>
      <w:r w:rsidRPr="004B3CE3">
        <w:rPr>
          <w:lang w:val="vi-VN"/>
        </w:rPr>
        <w:t xml:space="preserve">The </w:t>
      </w:r>
      <w:r w:rsidR="00C712D9" w:rsidRPr="004B3CE3">
        <w:rPr>
          <w:lang w:val="vi-VN"/>
        </w:rPr>
        <w:t>Lessee</w:t>
      </w:r>
      <w:r w:rsidRPr="004B3CE3">
        <w:rPr>
          <w:lang w:val="vi-VN"/>
        </w:rPr>
        <w:t xml:space="preserve"> must give an immediate notice to the </w:t>
      </w:r>
      <w:r w:rsidR="00C712D9" w:rsidRPr="004B3CE3">
        <w:rPr>
          <w:lang w:val="vi-VN"/>
        </w:rPr>
        <w:t>Lessor</w:t>
      </w:r>
      <w:r w:rsidRPr="004B3CE3">
        <w:rPr>
          <w:lang w:val="vi-VN"/>
        </w:rPr>
        <w:t xml:space="preserve"> of any damages or changes at the </w:t>
      </w:r>
      <w:r w:rsidRPr="004B3CE3">
        <w:t xml:space="preserve">Leased </w:t>
      </w:r>
      <w:r w:rsidRPr="004B3CE3">
        <w:rPr>
          <w:lang w:val="vi-VN"/>
        </w:rPr>
        <w:t xml:space="preserve">Premises that may affect the </w:t>
      </w:r>
      <w:r w:rsidR="00C712D9" w:rsidRPr="004B3CE3">
        <w:rPr>
          <w:lang w:val="vi-VN"/>
        </w:rPr>
        <w:t>Lessor</w:t>
      </w:r>
      <w:r w:rsidRPr="004B3CE3">
        <w:rPr>
          <w:lang w:val="vi-VN"/>
        </w:rPr>
        <w:t xml:space="preserve">'s property or any remedy and modification of the </w:t>
      </w:r>
      <w:r w:rsidRPr="004B3CE3">
        <w:t xml:space="preserve">Leased </w:t>
      </w:r>
      <w:r w:rsidRPr="004B3CE3">
        <w:rPr>
          <w:lang w:val="vi-VN"/>
        </w:rPr>
        <w:t>Premises.</w:t>
      </w:r>
    </w:p>
    <w:p w14:paraId="2CE6BA84" w14:textId="77777777" w:rsidR="00FC568A" w:rsidRPr="00C617FA" w:rsidRDefault="00FC568A" w:rsidP="00A268E4">
      <w:pPr>
        <w:pStyle w:val="a3"/>
        <w:ind w:left="567"/>
        <w:jc w:val="both"/>
        <w:rPr>
          <w:lang w:val="vi-VN"/>
        </w:rPr>
      </w:pPr>
    </w:p>
    <w:p w14:paraId="10C33241" w14:textId="103D81FE" w:rsidR="00FC568A" w:rsidRPr="00C617FA" w:rsidRDefault="00D26537" w:rsidP="00340A46">
      <w:pPr>
        <w:pStyle w:val="a3"/>
        <w:numPr>
          <w:ilvl w:val="0"/>
          <w:numId w:val="9"/>
        </w:numPr>
        <w:ind w:left="567" w:hanging="567"/>
        <w:jc w:val="both"/>
      </w:pPr>
      <w:r w:rsidRPr="00C617FA">
        <w:t>Renewal of the Lease</w:t>
      </w:r>
    </w:p>
    <w:p w14:paraId="09C213E5" w14:textId="77777777" w:rsidR="00FC568A" w:rsidRPr="00C617FA" w:rsidRDefault="00FC568A" w:rsidP="00FC568A">
      <w:pPr>
        <w:pStyle w:val="a3"/>
        <w:ind w:left="567"/>
        <w:jc w:val="both"/>
        <w:rPr>
          <w:lang w:val="vi-VN"/>
        </w:rPr>
      </w:pPr>
    </w:p>
    <w:p w14:paraId="126925BF" w14:textId="02C01A3A" w:rsidR="00FC568A" w:rsidRPr="00C617FA" w:rsidRDefault="00D26537" w:rsidP="00340A46">
      <w:pPr>
        <w:pStyle w:val="a3"/>
        <w:numPr>
          <w:ilvl w:val="0"/>
          <w:numId w:val="58"/>
        </w:numPr>
        <w:ind w:left="1134" w:hanging="567"/>
        <w:jc w:val="both"/>
        <w:rPr>
          <w:lang w:val="vi-VN"/>
        </w:rPr>
      </w:pPr>
      <w:r w:rsidRPr="004B3CE3">
        <w:rPr>
          <w:lang w:val="vi-VN"/>
        </w:rPr>
        <w:t xml:space="preserve">The </w:t>
      </w:r>
      <w:r w:rsidR="00C712D9" w:rsidRPr="004B3CE3">
        <w:rPr>
          <w:lang w:val="vi-VN"/>
        </w:rPr>
        <w:t>Lessor</w:t>
      </w:r>
      <w:r w:rsidRPr="004B3CE3">
        <w:rPr>
          <w:lang w:val="vi-VN"/>
        </w:rPr>
        <w:t xml:space="preserve"> agrees that the </w:t>
      </w:r>
      <w:r w:rsidR="00C712D9" w:rsidRPr="004B3CE3">
        <w:rPr>
          <w:lang w:val="vi-VN"/>
        </w:rPr>
        <w:t>Lessee</w:t>
      </w:r>
      <w:r w:rsidRPr="004B3CE3">
        <w:rPr>
          <w:lang w:val="vi-VN"/>
        </w:rPr>
        <w:t xml:space="preserve"> has the right to request a renewal of this </w:t>
      </w:r>
      <w:r w:rsidR="00A93FB7" w:rsidRPr="004B3CE3">
        <w:rPr>
          <w:lang w:val="vi-VN"/>
        </w:rPr>
        <w:t>Agreement</w:t>
      </w:r>
      <w:r w:rsidRPr="004B3CE3">
        <w:rPr>
          <w:lang w:val="vi-VN"/>
        </w:rPr>
        <w:t xml:space="preserve"> on the same terms and conditions (except for the Rent, Service Charge, and other approtiate terms) </w:t>
      </w:r>
      <w:commentRangeStart w:id="31"/>
      <w:r w:rsidRPr="004B3CE3">
        <w:rPr>
          <w:lang w:val="vi-VN"/>
        </w:rPr>
        <w:t xml:space="preserve">for the renewed lease term </w:t>
      </w:r>
      <w:r w:rsidR="00A93FB7" w:rsidRPr="004B3CE3">
        <w:rPr>
          <w:lang w:val="vi-VN"/>
        </w:rPr>
        <w:t>being</w:t>
      </w:r>
      <w:r w:rsidRPr="004B3CE3">
        <w:rPr>
          <w:lang w:val="vi-VN"/>
        </w:rPr>
        <w:t xml:space="preserve"> </w:t>
      </w:r>
      <w:r w:rsidRPr="004B3CE3">
        <w:rPr>
          <w:highlight w:val="yellow"/>
          <w:lang w:val="vi-VN"/>
        </w:rPr>
        <w:t xml:space="preserve">[ </w:t>
      </w:r>
      <w:r w:rsidRPr="004B3CE3">
        <w:rPr>
          <w:highlight w:val="yellow"/>
        </w:rPr>
        <w:t>]</w:t>
      </w:r>
      <w:r w:rsidRPr="004B3CE3">
        <w:t xml:space="preserve"> </w:t>
      </w:r>
      <w:r w:rsidRPr="004B3CE3">
        <w:rPr>
          <w:lang w:val="vi-VN"/>
        </w:rPr>
        <w:t xml:space="preserve">year </w:t>
      </w:r>
      <w:commentRangeEnd w:id="31"/>
      <w:r w:rsidR="00B4326B">
        <w:rPr>
          <w:rStyle w:val="ad"/>
          <w:lang w:val="en-US"/>
        </w:rPr>
        <w:commentReference w:id="31"/>
      </w:r>
      <w:r w:rsidR="00BA4804" w:rsidRPr="004B3CE3">
        <w:rPr>
          <w:lang w:val="vi-VN"/>
        </w:rPr>
        <w:t xml:space="preserve">from </w:t>
      </w:r>
      <w:r w:rsidRPr="004B3CE3">
        <w:rPr>
          <w:lang w:val="vi-VN"/>
        </w:rPr>
        <w:t>the expiration of the Lease Term (h</w:t>
      </w:r>
      <w:r w:rsidR="003F57BE" w:rsidRPr="004B3CE3">
        <w:rPr>
          <w:lang w:val="vi-VN"/>
        </w:rPr>
        <w:t>ereinafter referred to as the “</w:t>
      </w:r>
      <w:r w:rsidR="003F57BE" w:rsidRPr="004B3CE3">
        <w:rPr>
          <w:b/>
        </w:rPr>
        <w:t>Renewal Term</w:t>
      </w:r>
      <w:r w:rsidRPr="004B3CE3">
        <w:t xml:space="preserve">”), subject to the </w:t>
      </w:r>
      <w:r w:rsidR="00C712D9" w:rsidRPr="004B3CE3">
        <w:t>Lessee</w:t>
      </w:r>
      <w:r w:rsidRPr="004B3CE3">
        <w:t xml:space="preserve"> having performed its principal obligations under this </w:t>
      </w:r>
      <w:r w:rsidR="00A93FB7" w:rsidRPr="004B3CE3">
        <w:rPr>
          <w:lang w:val="vi-VN"/>
        </w:rPr>
        <w:t>Agreement</w:t>
      </w:r>
      <w:r w:rsidRPr="004B3CE3">
        <w:t xml:space="preserve">. The Rent payable during the Renewal Term (from time to time) shall </w:t>
      </w:r>
      <w:r w:rsidR="00E30119" w:rsidRPr="004B3CE3">
        <w:rPr>
          <w:iCs/>
          <w:lang w:val="en-GB"/>
        </w:rPr>
        <w:t xml:space="preserve">be truly based on the prevailing market conditions </w:t>
      </w:r>
      <w:r w:rsidRPr="004B3CE3">
        <w:t xml:space="preserve">and subject to appropriate adjustment by the </w:t>
      </w:r>
      <w:r w:rsidR="00C712D9" w:rsidRPr="004B3CE3">
        <w:t>Lessor</w:t>
      </w:r>
      <w:r w:rsidRPr="004B3CE3">
        <w:t>.</w:t>
      </w:r>
    </w:p>
    <w:p w14:paraId="2985E587" w14:textId="77777777" w:rsidR="00FC568A" w:rsidRPr="00C617FA" w:rsidRDefault="00FC568A" w:rsidP="00A268E4">
      <w:pPr>
        <w:pStyle w:val="a3"/>
        <w:ind w:left="567"/>
        <w:jc w:val="both"/>
        <w:rPr>
          <w:lang w:val="vi-VN"/>
        </w:rPr>
      </w:pPr>
    </w:p>
    <w:p w14:paraId="323F3384" w14:textId="7C65E957" w:rsidR="00BA4804" w:rsidRPr="00C617FA" w:rsidRDefault="00E30119" w:rsidP="00340A46">
      <w:pPr>
        <w:pStyle w:val="a3"/>
        <w:numPr>
          <w:ilvl w:val="0"/>
          <w:numId w:val="58"/>
        </w:numPr>
        <w:ind w:left="1134" w:hanging="567"/>
        <w:jc w:val="both"/>
        <w:rPr>
          <w:lang w:val="vi-VN"/>
        </w:rPr>
      </w:pPr>
      <w:r w:rsidRPr="004B3CE3">
        <w:rPr>
          <w:lang w:val="en-GB"/>
        </w:rPr>
        <w:t xml:space="preserve">At least six (06) months prior to the Expiry Date, the </w:t>
      </w:r>
      <w:r w:rsidR="00C712D9" w:rsidRPr="004B3CE3">
        <w:rPr>
          <w:lang w:val="en-GB"/>
        </w:rPr>
        <w:t>Lessee</w:t>
      </w:r>
      <w:r w:rsidRPr="004B3CE3">
        <w:rPr>
          <w:lang w:val="en-GB"/>
        </w:rPr>
        <w:t xml:space="preserve"> shall send the </w:t>
      </w:r>
      <w:r w:rsidR="00C712D9" w:rsidRPr="004B3CE3">
        <w:rPr>
          <w:lang w:val="en-GB"/>
        </w:rPr>
        <w:t>Lessor</w:t>
      </w:r>
      <w:r w:rsidRPr="004B3CE3">
        <w:rPr>
          <w:lang w:val="en-GB"/>
        </w:rPr>
        <w:t xml:space="preserve"> a proposal for renewal of the Lease (“</w:t>
      </w:r>
      <w:r w:rsidRPr="004B3CE3">
        <w:rPr>
          <w:b/>
          <w:lang w:val="en-GB"/>
        </w:rPr>
        <w:t>Renewal Proposal</w:t>
      </w:r>
      <w:r w:rsidRPr="004B3CE3">
        <w:rPr>
          <w:lang w:val="en-GB"/>
        </w:rPr>
        <w:t xml:space="preserve">”). The </w:t>
      </w:r>
      <w:r w:rsidR="00C712D9" w:rsidRPr="004B3CE3">
        <w:rPr>
          <w:lang w:val="en-GB"/>
        </w:rPr>
        <w:t>Lessor</w:t>
      </w:r>
      <w:r w:rsidRPr="004B3CE3">
        <w:rPr>
          <w:lang w:val="en-GB"/>
        </w:rPr>
        <w:t xml:space="preserve"> will respond within thirty (30) days of receiving the Renewal Proposal, including the proposed terms and conditions for the renewal of the Lease.</w:t>
      </w:r>
    </w:p>
    <w:p w14:paraId="56FD2A9C" w14:textId="77777777" w:rsidR="00BA4804" w:rsidRPr="004B3CE3" w:rsidRDefault="00BA4804" w:rsidP="00BA4804">
      <w:pPr>
        <w:pStyle w:val="a3"/>
        <w:ind w:left="1134"/>
        <w:jc w:val="both"/>
        <w:rPr>
          <w:lang w:val="vi-VN"/>
        </w:rPr>
      </w:pPr>
    </w:p>
    <w:p w14:paraId="61D19931" w14:textId="6915907A" w:rsidR="00BA4804" w:rsidRPr="004B3CE3" w:rsidRDefault="00E30119" w:rsidP="00BA4804">
      <w:pPr>
        <w:pStyle w:val="a3"/>
        <w:ind w:left="1134"/>
        <w:jc w:val="both"/>
        <w:rPr>
          <w:lang w:val="vi-VN"/>
        </w:rPr>
      </w:pPr>
      <w:r w:rsidRPr="004B3CE3">
        <w:rPr>
          <w:lang w:val="vi-VN"/>
        </w:rPr>
        <w:t xml:space="preserve">Within fifteen (15) days as of receiving the </w:t>
      </w:r>
      <w:r w:rsidR="00C712D9" w:rsidRPr="004B3CE3">
        <w:t>Lessor</w:t>
      </w:r>
      <w:r w:rsidRPr="004B3CE3">
        <w:t xml:space="preserve">'s response, the </w:t>
      </w:r>
      <w:r w:rsidR="00C712D9" w:rsidRPr="004B3CE3">
        <w:t>Lessee</w:t>
      </w:r>
      <w:r w:rsidRPr="004B3CE3">
        <w:t xml:space="preserve"> </w:t>
      </w:r>
      <w:r w:rsidR="003F57BE" w:rsidRPr="004B3CE3">
        <w:t>must send a written response (“</w:t>
      </w:r>
      <w:r w:rsidR="003F57BE" w:rsidRPr="004B3CE3">
        <w:rPr>
          <w:b/>
        </w:rPr>
        <w:t>Response</w:t>
      </w:r>
      <w:r w:rsidRPr="004B3CE3">
        <w:t xml:space="preserve">”) to the </w:t>
      </w:r>
      <w:r w:rsidR="00C712D9" w:rsidRPr="004B3CE3">
        <w:t>Lessor</w:t>
      </w:r>
      <w:r w:rsidRPr="004B3CE3">
        <w:t xml:space="preserve"> regarding</w:t>
      </w:r>
      <w:r w:rsidR="00BA4804" w:rsidRPr="004B3CE3">
        <w:rPr>
          <w:lang w:val="vi-VN"/>
        </w:rPr>
        <w:t>:</w:t>
      </w:r>
    </w:p>
    <w:p w14:paraId="793B9456" w14:textId="77777777" w:rsidR="00BA4804" w:rsidRPr="004B3CE3" w:rsidRDefault="00BA4804" w:rsidP="00BA4804">
      <w:pPr>
        <w:pStyle w:val="a3"/>
        <w:ind w:left="1134"/>
        <w:jc w:val="both"/>
        <w:rPr>
          <w:lang w:val="vi-VN"/>
        </w:rPr>
      </w:pPr>
    </w:p>
    <w:p w14:paraId="631A53F8" w14:textId="38FFD182" w:rsidR="00BA4804" w:rsidRPr="004B3CE3" w:rsidRDefault="00E30119" w:rsidP="00340A46">
      <w:pPr>
        <w:pStyle w:val="a3"/>
        <w:numPr>
          <w:ilvl w:val="0"/>
          <w:numId w:val="59"/>
        </w:numPr>
        <w:ind w:left="1701" w:hanging="567"/>
        <w:jc w:val="both"/>
        <w:rPr>
          <w:rFonts w:eastAsia="PMingLiU"/>
          <w:lang w:val="vi-VN" w:eastAsia="zh-TW"/>
        </w:rPr>
      </w:pPr>
      <w:r w:rsidRPr="004B3CE3">
        <w:rPr>
          <w:rFonts w:eastAsia="PMingLiU"/>
          <w:lang w:eastAsia="zh-TW"/>
        </w:rPr>
        <w:t xml:space="preserve">agree with the </w:t>
      </w:r>
      <w:r w:rsidR="00C712D9" w:rsidRPr="004B3CE3">
        <w:rPr>
          <w:rFonts w:eastAsia="PMingLiU"/>
          <w:lang w:eastAsia="zh-TW"/>
        </w:rPr>
        <w:t>Lessor</w:t>
      </w:r>
      <w:r w:rsidRPr="004B3CE3">
        <w:rPr>
          <w:rFonts w:eastAsia="PMingLiU"/>
          <w:lang w:eastAsia="zh-TW"/>
        </w:rPr>
        <w:t>'s proposal, or</w:t>
      </w:r>
    </w:p>
    <w:p w14:paraId="622C31E2" w14:textId="77777777" w:rsidR="00BA4804" w:rsidRPr="004B3CE3" w:rsidRDefault="00BA4804" w:rsidP="00BA4804">
      <w:pPr>
        <w:pStyle w:val="a3"/>
        <w:ind w:left="1134"/>
        <w:jc w:val="both"/>
        <w:rPr>
          <w:rFonts w:eastAsia="PMingLiU"/>
          <w:lang w:val="vi-VN" w:eastAsia="zh-TW"/>
        </w:rPr>
      </w:pPr>
    </w:p>
    <w:p w14:paraId="3293F0C9" w14:textId="0F6A540F" w:rsidR="00BA4804" w:rsidRPr="004B3CE3" w:rsidRDefault="00E30119" w:rsidP="00340A46">
      <w:pPr>
        <w:pStyle w:val="a3"/>
        <w:numPr>
          <w:ilvl w:val="0"/>
          <w:numId w:val="59"/>
        </w:numPr>
        <w:ind w:left="1701" w:hanging="567"/>
        <w:jc w:val="both"/>
        <w:rPr>
          <w:rFonts w:eastAsia="PMingLiU"/>
          <w:lang w:val="vi-VN" w:eastAsia="zh-TW"/>
        </w:rPr>
      </w:pPr>
      <w:r w:rsidRPr="004B3CE3">
        <w:rPr>
          <w:rFonts w:eastAsia="PMingLiU"/>
          <w:lang w:eastAsia="zh-TW"/>
        </w:rPr>
        <w:t xml:space="preserve">disagree or agree with a part of the </w:t>
      </w:r>
      <w:r w:rsidR="00C712D9" w:rsidRPr="004B3CE3">
        <w:rPr>
          <w:rFonts w:eastAsia="PMingLiU"/>
          <w:lang w:eastAsia="zh-TW"/>
        </w:rPr>
        <w:t>Lessor</w:t>
      </w:r>
      <w:r w:rsidRPr="004B3CE3">
        <w:rPr>
          <w:rFonts w:eastAsia="PMingLiU"/>
          <w:lang w:eastAsia="zh-TW"/>
        </w:rPr>
        <w:t xml:space="preserve">'s proposal. Then, the Parties shall negotiate in goodwill for the terms and conditions to renew the </w:t>
      </w:r>
      <w:r w:rsidR="00A93FB7" w:rsidRPr="004B3CE3">
        <w:rPr>
          <w:lang w:val="vi-VN"/>
        </w:rPr>
        <w:t>Agreement</w:t>
      </w:r>
      <w:r w:rsidRPr="004B3CE3">
        <w:rPr>
          <w:rFonts w:eastAsia="PMingLiU"/>
          <w:lang w:eastAsia="zh-TW"/>
        </w:rPr>
        <w:t xml:space="preserve"> within thirty (30) days from the date the </w:t>
      </w:r>
      <w:r w:rsidR="00C712D9" w:rsidRPr="004B3CE3">
        <w:rPr>
          <w:rFonts w:eastAsia="PMingLiU"/>
          <w:lang w:eastAsia="zh-TW"/>
        </w:rPr>
        <w:t>Lessor</w:t>
      </w:r>
      <w:r w:rsidRPr="004B3CE3">
        <w:rPr>
          <w:rFonts w:eastAsia="PMingLiU"/>
          <w:lang w:eastAsia="zh-TW"/>
        </w:rPr>
        <w:t xml:space="preserve"> receives the Response.</w:t>
      </w:r>
    </w:p>
    <w:p w14:paraId="6FD20D72" w14:textId="77777777" w:rsidR="00BA4804" w:rsidRPr="004B3CE3" w:rsidRDefault="00BA4804" w:rsidP="00BA4804">
      <w:pPr>
        <w:pStyle w:val="a3"/>
        <w:ind w:left="1134"/>
        <w:jc w:val="both"/>
        <w:rPr>
          <w:rFonts w:eastAsia="PMingLiU"/>
          <w:lang w:val="vi-VN" w:eastAsia="zh-TW"/>
        </w:rPr>
      </w:pPr>
    </w:p>
    <w:p w14:paraId="7ADB616D" w14:textId="6DB6D784" w:rsidR="00BA4804" w:rsidRPr="004B3CE3" w:rsidRDefault="003F57BE" w:rsidP="00340A46">
      <w:pPr>
        <w:pStyle w:val="a3"/>
        <w:numPr>
          <w:ilvl w:val="0"/>
          <w:numId w:val="58"/>
        </w:numPr>
        <w:ind w:left="1134" w:hanging="567"/>
        <w:jc w:val="both"/>
        <w:rPr>
          <w:lang w:val="vi-VN"/>
        </w:rPr>
      </w:pPr>
      <w:r w:rsidRPr="004B3CE3">
        <w:t>For avoidance of doubt</w:t>
      </w:r>
      <w:r w:rsidR="00BA4804" w:rsidRPr="004B3CE3">
        <w:rPr>
          <w:lang w:val="vi-VN"/>
        </w:rPr>
        <w:t xml:space="preserve">, </w:t>
      </w:r>
      <w:r w:rsidR="00E1166E" w:rsidRPr="004B3CE3">
        <w:t xml:space="preserve">the </w:t>
      </w:r>
      <w:r w:rsidR="00C712D9" w:rsidRPr="004B3CE3">
        <w:t>Lessor</w:t>
      </w:r>
      <w:r w:rsidR="00E1166E" w:rsidRPr="004B3CE3">
        <w:t xml:space="preserve"> shall not b</w:t>
      </w:r>
      <w:r w:rsidRPr="004B3CE3">
        <w:t xml:space="preserve">e obliged to renew the </w:t>
      </w:r>
      <w:r w:rsidR="00A93FB7" w:rsidRPr="004B3CE3">
        <w:rPr>
          <w:lang w:val="vi-VN"/>
        </w:rPr>
        <w:t>Agreement</w:t>
      </w:r>
      <w:r w:rsidRPr="004B3CE3">
        <w:t xml:space="preserve"> if</w:t>
      </w:r>
      <w:r w:rsidR="00BA4804" w:rsidRPr="004B3CE3">
        <w:rPr>
          <w:lang w:val="vi-VN"/>
        </w:rPr>
        <w:t>:</w:t>
      </w:r>
    </w:p>
    <w:p w14:paraId="38268AEF" w14:textId="77777777" w:rsidR="00BA4804" w:rsidRPr="004B3CE3" w:rsidRDefault="00BA4804" w:rsidP="00BA4804">
      <w:pPr>
        <w:pStyle w:val="a3"/>
        <w:ind w:left="1134"/>
        <w:jc w:val="both"/>
        <w:rPr>
          <w:lang w:val="vi-VN"/>
        </w:rPr>
      </w:pPr>
    </w:p>
    <w:p w14:paraId="35962309" w14:textId="7B547A53" w:rsidR="00BA4804" w:rsidRPr="004B3CE3" w:rsidRDefault="00E1166E" w:rsidP="00340A46">
      <w:pPr>
        <w:pStyle w:val="a3"/>
        <w:numPr>
          <w:ilvl w:val="0"/>
          <w:numId w:val="60"/>
        </w:numPr>
        <w:ind w:left="1701" w:hanging="567"/>
        <w:jc w:val="both"/>
        <w:rPr>
          <w:lang w:val="vi-VN" w:eastAsia="zh-CN"/>
        </w:rPr>
      </w:pPr>
      <w:r w:rsidRPr="004B3CE3">
        <w:t xml:space="preserve">The </w:t>
      </w:r>
      <w:r w:rsidR="00C712D9" w:rsidRPr="004B3CE3">
        <w:t>Lessee</w:t>
      </w:r>
      <w:r w:rsidRPr="004B3CE3">
        <w:t xml:space="preserve">s fails to send the Renewal Proposal or the Response to the </w:t>
      </w:r>
      <w:r w:rsidR="00C712D9" w:rsidRPr="004B3CE3">
        <w:t>Lessor</w:t>
      </w:r>
      <w:r w:rsidRPr="004B3CE3">
        <w:t xml:space="preserve"> in proper timeline indicated in </w:t>
      </w:r>
      <w:r w:rsidRPr="004B3CE3">
        <w:rPr>
          <w:b/>
          <w:u w:val="single"/>
        </w:rPr>
        <w:t>Article 4.</w:t>
      </w:r>
      <w:r w:rsidR="00207772" w:rsidRPr="004B3CE3">
        <w:rPr>
          <w:b/>
          <w:u w:val="single"/>
          <w:lang w:val="vi-VN"/>
        </w:rPr>
        <w:t>5</w:t>
      </w:r>
      <w:r w:rsidRPr="004B3CE3">
        <w:rPr>
          <w:b/>
          <w:u w:val="single"/>
        </w:rPr>
        <w:t xml:space="preserve">(b) </w:t>
      </w:r>
      <w:r w:rsidRPr="004B3CE3">
        <w:t>above, or</w:t>
      </w:r>
    </w:p>
    <w:p w14:paraId="69C2E1A2" w14:textId="77777777" w:rsidR="00BA4804" w:rsidRPr="004B3CE3" w:rsidRDefault="00BA4804" w:rsidP="00BA4804">
      <w:pPr>
        <w:pStyle w:val="a3"/>
        <w:ind w:left="1701" w:hanging="567"/>
        <w:jc w:val="both"/>
        <w:rPr>
          <w:lang w:val="vi-VN" w:eastAsia="zh-CN"/>
        </w:rPr>
      </w:pPr>
    </w:p>
    <w:p w14:paraId="4641016B" w14:textId="72E5B278" w:rsidR="00BA4804" w:rsidRPr="004B3CE3" w:rsidRDefault="00E1166E" w:rsidP="00340A46">
      <w:pPr>
        <w:pStyle w:val="a3"/>
        <w:numPr>
          <w:ilvl w:val="0"/>
          <w:numId w:val="60"/>
        </w:numPr>
        <w:ind w:left="1701" w:hanging="567"/>
        <w:jc w:val="both"/>
        <w:rPr>
          <w:lang w:val="vi-VN"/>
        </w:rPr>
      </w:pPr>
      <w:r w:rsidRPr="004B3CE3">
        <w:t xml:space="preserve">The Parties fail to reach a mutual agreement on the terms and conditions in proper timeline indicated in </w:t>
      </w:r>
      <w:r w:rsidR="003F57BE" w:rsidRPr="004B3CE3">
        <w:rPr>
          <w:b/>
          <w:u w:val="single"/>
        </w:rPr>
        <w:t>Article 4.</w:t>
      </w:r>
      <w:r w:rsidR="00207772" w:rsidRPr="004B3CE3">
        <w:rPr>
          <w:b/>
          <w:u w:val="single"/>
          <w:lang w:val="vi-VN"/>
        </w:rPr>
        <w:t>5</w:t>
      </w:r>
      <w:r w:rsidR="003F57BE" w:rsidRPr="004B3CE3">
        <w:rPr>
          <w:b/>
          <w:u w:val="single"/>
        </w:rPr>
        <w:t>(b)</w:t>
      </w:r>
      <w:r w:rsidR="003F57BE" w:rsidRPr="004B3CE3">
        <w:rPr>
          <w:b/>
        </w:rPr>
        <w:t xml:space="preserve"> </w:t>
      </w:r>
      <w:r w:rsidR="003F57BE" w:rsidRPr="004B3CE3">
        <w:t>above</w:t>
      </w:r>
      <w:r w:rsidRPr="004B3CE3">
        <w:t>, or</w:t>
      </w:r>
    </w:p>
    <w:p w14:paraId="689BA85C" w14:textId="77777777" w:rsidR="00BA4804" w:rsidRPr="004B3CE3" w:rsidRDefault="00BA4804" w:rsidP="00BA4804">
      <w:pPr>
        <w:pStyle w:val="a3"/>
        <w:ind w:left="1701" w:hanging="567"/>
        <w:jc w:val="both"/>
        <w:rPr>
          <w:lang w:val="vi-VN"/>
        </w:rPr>
      </w:pPr>
    </w:p>
    <w:p w14:paraId="4E7CAC45" w14:textId="764E4038" w:rsidR="00BA4804" w:rsidRPr="004B3CE3" w:rsidRDefault="00E1166E" w:rsidP="00340A46">
      <w:pPr>
        <w:pStyle w:val="a3"/>
        <w:numPr>
          <w:ilvl w:val="0"/>
          <w:numId w:val="60"/>
        </w:numPr>
        <w:ind w:left="1701" w:hanging="567"/>
        <w:jc w:val="both"/>
        <w:rPr>
          <w:lang w:val="vi-VN"/>
        </w:rPr>
      </w:pPr>
      <w:r w:rsidRPr="004B3CE3">
        <w:t xml:space="preserve">The </w:t>
      </w:r>
      <w:r w:rsidR="00C712D9" w:rsidRPr="004B3CE3">
        <w:t>Lessee</w:t>
      </w:r>
      <w:r w:rsidRPr="004B3CE3">
        <w:t xml:space="preserve"> breaches the </w:t>
      </w:r>
      <w:r w:rsidR="00A93FB7" w:rsidRPr="004B3CE3">
        <w:rPr>
          <w:lang w:val="vi-VN"/>
        </w:rPr>
        <w:t>Agreement</w:t>
      </w:r>
      <w:r w:rsidRPr="004B3CE3">
        <w:t xml:space="preserve"> at the time of renewal or any previous time</w:t>
      </w:r>
      <w:r w:rsidR="003F57BE" w:rsidRPr="004B3CE3">
        <w:t>.</w:t>
      </w:r>
    </w:p>
    <w:p w14:paraId="2752C3A0" w14:textId="77777777" w:rsidR="00BA4804" w:rsidRPr="004B3CE3" w:rsidRDefault="00BA4804" w:rsidP="00BA4804">
      <w:pPr>
        <w:pStyle w:val="a3"/>
        <w:ind w:left="1134"/>
        <w:jc w:val="both"/>
        <w:rPr>
          <w:lang w:val="vi-VN"/>
        </w:rPr>
      </w:pPr>
    </w:p>
    <w:p w14:paraId="6507A0B6" w14:textId="05A0955B" w:rsidR="00BA4804" w:rsidRPr="004B3CE3" w:rsidRDefault="00E1166E" w:rsidP="00340A46">
      <w:pPr>
        <w:pStyle w:val="a3"/>
        <w:numPr>
          <w:ilvl w:val="0"/>
          <w:numId w:val="58"/>
        </w:numPr>
        <w:ind w:left="1134" w:hanging="567"/>
        <w:jc w:val="both"/>
        <w:rPr>
          <w:lang w:val="vi-VN"/>
        </w:rPr>
      </w:pPr>
      <w:r w:rsidRPr="004B3CE3">
        <w:rPr>
          <w:lang w:val="vi-VN"/>
        </w:rPr>
        <w:t xml:space="preserve">In the event the Parties agree to renew the </w:t>
      </w:r>
      <w:r w:rsidR="00A93FB7" w:rsidRPr="004B3CE3">
        <w:rPr>
          <w:lang w:val="vi-VN"/>
        </w:rPr>
        <w:t>Agreement</w:t>
      </w:r>
      <w:r w:rsidRPr="004B3CE3">
        <w:rPr>
          <w:lang w:val="vi-VN"/>
        </w:rPr>
        <w:t xml:space="preserve">, the Parties shall </w:t>
      </w:r>
      <w:r w:rsidRPr="004B3CE3">
        <w:t xml:space="preserve">sign a renewal annex or a new lease agreement under the template required by the </w:t>
      </w:r>
      <w:r w:rsidR="00C712D9" w:rsidRPr="004B3CE3">
        <w:t>Lessor</w:t>
      </w:r>
      <w:r w:rsidRPr="004B3CE3">
        <w:t xml:space="preserve"> at least one (01) month prior to the Expiry Date.</w:t>
      </w:r>
    </w:p>
    <w:p w14:paraId="0FB257F4" w14:textId="77777777" w:rsidR="00BA2F6E" w:rsidRPr="004B3CE3" w:rsidRDefault="00BA2F6E" w:rsidP="00BA2F6E">
      <w:pPr>
        <w:pStyle w:val="a3"/>
        <w:ind w:left="1134"/>
        <w:jc w:val="both"/>
        <w:rPr>
          <w:lang w:val="vi-VN"/>
        </w:rPr>
      </w:pPr>
    </w:p>
    <w:p w14:paraId="34E295F5" w14:textId="45E6F451" w:rsidR="00BA2F6E" w:rsidRPr="004B3CE3" w:rsidRDefault="008E3410" w:rsidP="00340A46">
      <w:pPr>
        <w:pStyle w:val="a3"/>
        <w:numPr>
          <w:ilvl w:val="0"/>
          <w:numId w:val="9"/>
        </w:numPr>
        <w:ind w:left="567" w:hanging="567"/>
        <w:jc w:val="both"/>
        <w:rPr>
          <w:lang w:val="vi-VN"/>
        </w:rPr>
      </w:pPr>
      <w:r w:rsidRPr="004B3CE3">
        <w:t xml:space="preserve">Fitting out for the Leased Premises </w:t>
      </w:r>
      <w:r w:rsidR="003F57BE" w:rsidRPr="004B3CE3">
        <w:rPr>
          <w:lang w:val="vi-VN"/>
        </w:rPr>
        <w:t>(“</w:t>
      </w:r>
      <w:r w:rsidR="003F57BE" w:rsidRPr="004B3CE3">
        <w:rPr>
          <w:b/>
          <w:bCs/>
        </w:rPr>
        <w:t>Fit-out Work</w:t>
      </w:r>
      <w:r w:rsidR="00CE5387" w:rsidRPr="004B3CE3">
        <w:rPr>
          <w:lang w:val="vi-VN"/>
        </w:rPr>
        <w:t>”)</w:t>
      </w:r>
    </w:p>
    <w:p w14:paraId="5F56E131" w14:textId="77777777" w:rsidR="00BA2F6E" w:rsidRPr="004B3CE3" w:rsidRDefault="00BA2F6E" w:rsidP="00BA2F6E">
      <w:pPr>
        <w:pStyle w:val="a3"/>
        <w:ind w:left="567"/>
        <w:jc w:val="both"/>
        <w:rPr>
          <w:lang w:val="vi-VN"/>
        </w:rPr>
      </w:pPr>
    </w:p>
    <w:p w14:paraId="53E603C5" w14:textId="04C62A94" w:rsidR="00BA2F6E" w:rsidRPr="004B3CE3" w:rsidRDefault="00F51EC9" w:rsidP="00340A46">
      <w:pPr>
        <w:pStyle w:val="a3"/>
        <w:numPr>
          <w:ilvl w:val="0"/>
          <w:numId w:val="61"/>
        </w:numPr>
        <w:ind w:left="1134" w:hanging="567"/>
        <w:jc w:val="both"/>
        <w:rPr>
          <w:lang w:val="vi-VN"/>
        </w:rPr>
      </w:pPr>
      <w:r w:rsidRPr="004B3CE3">
        <w:rPr>
          <w:lang w:val="vi-VN"/>
        </w:rPr>
        <w:t xml:space="preserve">Before commencement of the Lease Term, the </w:t>
      </w:r>
      <w:r w:rsidR="00C712D9" w:rsidRPr="004B3CE3">
        <w:rPr>
          <w:lang w:val="vi-VN"/>
        </w:rPr>
        <w:t>Lessee</w:t>
      </w:r>
      <w:r w:rsidRPr="004B3CE3">
        <w:rPr>
          <w:lang w:val="vi-VN"/>
        </w:rPr>
        <w:t xml:space="preserve"> has a </w:t>
      </w:r>
      <w:r w:rsidRPr="004B3CE3">
        <w:t>period t</w:t>
      </w:r>
      <w:r w:rsidR="003F57BE" w:rsidRPr="004B3CE3">
        <w:t>o carry out the Fit-out Work (“</w:t>
      </w:r>
      <w:r w:rsidR="003F57BE" w:rsidRPr="004B3CE3">
        <w:rPr>
          <w:b/>
        </w:rPr>
        <w:t>Fit-out Period</w:t>
      </w:r>
      <w:r w:rsidRPr="004B3CE3">
        <w:t xml:space="preserve">”) </w:t>
      </w:r>
      <w:r w:rsidR="00362BE3" w:rsidRPr="004B3CE3">
        <w:t xml:space="preserve">specified in </w:t>
      </w:r>
      <w:r w:rsidR="00362BE3" w:rsidRPr="004B3CE3">
        <w:rPr>
          <w:b/>
          <w:u w:val="single"/>
          <w:lang w:val="vi-VN"/>
        </w:rPr>
        <w:t>Item</w:t>
      </w:r>
      <w:r w:rsidR="00362BE3" w:rsidRPr="00C617FA">
        <w:rPr>
          <w:b/>
        </w:rPr>
        <w:t xml:space="preserve"> 10, </w:t>
      </w:r>
      <w:r w:rsidR="00362BE3" w:rsidRPr="004B3CE3">
        <w:rPr>
          <w:b/>
          <w:u w:val="single"/>
          <w:lang w:val="vi-VN"/>
        </w:rPr>
        <w:t>Schedule</w:t>
      </w:r>
      <w:r w:rsidR="00362BE3" w:rsidRPr="00C617FA">
        <w:rPr>
          <w:b/>
        </w:rPr>
        <w:t xml:space="preserve"> 2</w:t>
      </w:r>
      <w:r w:rsidRPr="004B3CE3">
        <w:t xml:space="preserve"> </w:t>
      </w:r>
      <w:r w:rsidR="00BA7CF5" w:rsidRPr="009C7645">
        <w:t>of this Agreement</w:t>
      </w:r>
      <w:r w:rsidR="00BA2F6E" w:rsidRPr="004B3CE3">
        <w:rPr>
          <w:lang w:val="vi-VN"/>
        </w:rPr>
        <w:t>.</w:t>
      </w:r>
    </w:p>
    <w:p w14:paraId="1C83723E" w14:textId="77777777" w:rsidR="00C62AAE" w:rsidRPr="004B3CE3" w:rsidRDefault="00C62AAE" w:rsidP="00C62AAE">
      <w:pPr>
        <w:pStyle w:val="a3"/>
        <w:ind w:left="1134"/>
        <w:jc w:val="both"/>
        <w:rPr>
          <w:lang w:val="vi-VN"/>
        </w:rPr>
      </w:pPr>
    </w:p>
    <w:p w14:paraId="1626E110" w14:textId="022D61B1" w:rsidR="00BA2F6E" w:rsidRPr="004B3CE3" w:rsidRDefault="00F51EC9" w:rsidP="00340A46">
      <w:pPr>
        <w:pStyle w:val="a3"/>
        <w:numPr>
          <w:ilvl w:val="0"/>
          <w:numId w:val="61"/>
        </w:numPr>
        <w:ind w:left="1134" w:hanging="567"/>
        <w:jc w:val="both"/>
        <w:rPr>
          <w:lang w:val="vi-VN"/>
        </w:rPr>
      </w:pPr>
      <w:r w:rsidRPr="004B3CE3">
        <w:t>Requirement to the</w:t>
      </w:r>
      <w:r w:rsidR="00A428FE" w:rsidRPr="004B3CE3">
        <w:t xml:space="preserve"> </w:t>
      </w:r>
      <w:r w:rsidR="00C712D9" w:rsidRPr="004B3CE3">
        <w:t>Lessee</w:t>
      </w:r>
      <w:r w:rsidR="00A428FE" w:rsidRPr="004B3CE3">
        <w:t xml:space="preserve"> during the Fit-out Work</w:t>
      </w:r>
      <w:r w:rsidR="00C62AAE" w:rsidRPr="004B3CE3">
        <w:rPr>
          <w:lang w:val="vi-VN"/>
        </w:rPr>
        <w:t>:</w:t>
      </w:r>
    </w:p>
    <w:p w14:paraId="5E3E4CD1" w14:textId="77777777" w:rsidR="00C62AAE" w:rsidRPr="004B3CE3" w:rsidRDefault="00C62AAE" w:rsidP="00C62AAE">
      <w:pPr>
        <w:pStyle w:val="a3"/>
        <w:ind w:left="1134"/>
        <w:jc w:val="both"/>
        <w:rPr>
          <w:lang w:val="vi-VN"/>
        </w:rPr>
      </w:pPr>
    </w:p>
    <w:p w14:paraId="398F1C86" w14:textId="3078FFBA" w:rsidR="00C62AAE" w:rsidRPr="004B3CE3" w:rsidRDefault="00F51EC9" w:rsidP="00340A46">
      <w:pPr>
        <w:pStyle w:val="a3"/>
        <w:numPr>
          <w:ilvl w:val="0"/>
          <w:numId w:val="62"/>
        </w:numPr>
        <w:ind w:left="1701" w:hanging="567"/>
        <w:jc w:val="both"/>
        <w:rPr>
          <w:lang w:val="vi-VN"/>
        </w:rPr>
      </w:pPr>
      <w:r w:rsidRPr="004B3CE3">
        <w:rPr>
          <w:lang w:val="vi-VN"/>
        </w:rPr>
        <w:t xml:space="preserve">The </w:t>
      </w:r>
      <w:r w:rsidR="00C712D9" w:rsidRPr="004B3CE3">
        <w:rPr>
          <w:lang w:val="vi-VN"/>
        </w:rPr>
        <w:t>Lessee</w:t>
      </w:r>
      <w:r w:rsidRPr="004B3CE3">
        <w:rPr>
          <w:lang w:val="vi-VN"/>
        </w:rPr>
        <w:t xml:space="preserve"> is required to deposit a sum mentioned in </w:t>
      </w:r>
      <w:commentRangeStart w:id="32"/>
      <w:r w:rsidRPr="004B3CE3">
        <w:rPr>
          <w:b/>
          <w:u w:val="single"/>
          <w:lang w:val="vi-VN"/>
        </w:rPr>
        <w:t xml:space="preserve">Item </w:t>
      </w:r>
      <w:r w:rsidRPr="004B3CE3">
        <w:rPr>
          <w:b/>
          <w:u w:val="single"/>
        </w:rPr>
        <w:t xml:space="preserve">21, </w:t>
      </w:r>
      <w:r w:rsidRPr="004B3CE3">
        <w:rPr>
          <w:b/>
          <w:u w:val="single"/>
          <w:lang w:val="vi-VN"/>
        </w:rPr>
        <w:t>Schedule 2</w:t>
      </w:r>
      <w:r w:rsidRPr="004B3CE3">
        <w:rPr>
          <w:lang w:val="vi-VN"/>
        </w:rPr>
        <w:t xml:space="preserve"> </w:t>
      </w:r>
      <w:r w:rsidR="003F57BE" w:rsidRPr="004B3CE3">
        <w:rPr>
          <w:lang w:val="vi-VN"/>
        </w:rPr>
        <w:t>(“</w:t>
      </w:r>
      <w:r w:rsidR="003F57BE" w:rsidRPr="004B3CE3">
        <w:rPr>
          <w:b/>
          <w:lang w:val="vi-VN"/>
        </w:rPr>
        <w:t>Fit-out Deposit</w:t>
      </w:r>
      <w:r w:rsidRPr="004B3CE3">
        <w:rPr>
          <w:lang w:val="vi-VN"/>
        </w:rPr>
        <w:t xml:space="preserve">”) </w:t>
      </w:r>
      <w:r w:rsidRPr="004B3CE3">
        <w:t xml:space="preserve">five (05) </w:t>
      </w:r>
      <w:commentRangeEnd w:id="32"/>
      <w:r w:rsidR="00846CE0">
        <w:rPr>
          <w:rStyle w:val="ad"/>
          <w:lang w:val="en-US"/>
        </w:rPr>
        <w:commentReference w:id="32"/>
      </w:r>
      <w:r w:rsidRPr="004B3CE3">
        <w:t xml:space="preserve">days prior to the commencement of the </w:t>
      </w:r>
      <w:r w:rsidRPr="004B3CE3">
        <w:rPr>
          <w:lang w:val="vi-VN"/>
        </w:rPr>
        <w:t xml:space="preserve">Fit-Out Work. Such Fit-out Deposit shall be refundable as specified in </w:t>
      </w:r>
      <w:r w:rsidRPr="004B3CE3">
        <w:rPr>
          <w:b/>
          <w:u w:val="single"/>
          <w:lang w:val="vi-VN"/>
        </w:rPr>
        <w:t xml:space="preserve">Article </w:t>
      </w:r>
      <w:r w:rsidR="00381F64" w:rsidRPr="004B3CE3">
        <w:rPr>
          <w:b/>
          <w:u w:val="single"/>
        </w:rPr>
        <w:t>4.</w:t>
      </w:r>
      <w:r w:rsidR="00207772" w:rsidRPr="004B3CE3">
        <w:rPr>
          <w:b/>
          <w:u w:val="single"/>
          <w:lang w:val="vi-VN"/>
        </w:rPr>
        <w:t>6</w:t>
      </w:r>
      <w:r w:rsidRPr="004B3CE3">
        <w:rPr>
          <w:b/>
          <w:u w:val="single"/>
          <w:lang w:val="vi-VN"/>
        </w:rPr>
        <w:t>(</w:t>
      </w:r>
      <w:r w:rsidR="00207772" w:rsidRPr="004B3CE3">
        <w:rPr>
          <w:b/>
          <w:u w:val="single"/>
          <w:lang w:val="vi-VN"/>
        </w:rPr>
        <w:t>f</w:t>
      </w:r>
      <w:r w:rsidRPr="004B3CE3">
        <w:rPr>
          <w:b/>
          <w:u w:val="single"/>
          <w:lang w:val="vi-VN"/>
        </w:rPr>
        <w:t>)</w:t>
      </w:r>
      <w:r w:rsidRPr="004B3CE3">
        <w:rPr>
          <w:b/>
          <w:lang w:val="vi-VN"/>
        </w:rPr>
        <w:t xml:space="preserve"> </w:t>
      </w:r>
      <w:r w:rsidRPr="004B3CE3">
        <w:rPr>
          <w:lang w:val="vi-VN"/>
        </w:rPr>
        <w:t>hereunder.</w:t>
      </w:r>
    </w:p>
    <w:p w14:paraId="673B6A64" w14:textId="77777777" w:rsidR="00C62AAE" w:rsidRPr="004B3CE3" w:rsidRDefault="00C62AAE" w:rsidP="00C62AAE">
      <w:pPr>
        <w:pStyle w:val="a3"/>
        <w:ind w:left="1701"/>
        <w:jc w:val="both"/>
        <w:rPr>
          <w:lang w:val="vi-VN"/>
        </w:rPr>
      </w:pPr>
    </w:p>
    <w:p w14:paraId="2CA171D9" w14:textId="014CCD94" w:rsidR="00C62AAE" w:rsidRPr="004B3CE3" w:rsidRDefault="00F51EC9" w:rsidP="00340A46">
      <w:pPr>
        <w:pStyle w:val="a3"/>
        <w:numPr>
          <w:ilvl w:val="0"/>
          <w:numId w:val="62"/>
        </w:numPr>
        <w:ind w:left="1701" w:hanging="567"/>
        <w:jc w:val="both"/>
        <w:rPr>
          <w:lang w:val="vi-VN"/>
        </w:rPr>
      </w:pPr>
      <w:r w:rsidRPr="004B3CE3">
        <w:rPr>
          <w:lang w:val="vi-VN"/>
        </w:rPr>
        <w:t xml:space="preserve">The </w:t>
      </w:r>
      <w:r w:rsidR="00C712D9" w:rsidRPr="004B3CE3">
        <w:rPr>
          <w:lang w:val="vi-VN"/>
        </w:rPr>
        <w:t>Lessee</w:t>
      </w:r>
      <w:r w:rsidRPr="004B3CE3">
        <w:rPr>
          <w:lang w:val="vi-VN"/>
        </w:rPr>
        <w:t xml:space="preserve"> shall pay the Service Charge as mentioned in </w:t>
      </w:r>
      <w:r w:rsidRPr="004B3CE3">
        <w:rPr>
          <w:b/>
          <w:u w:val="single"/>
        </w:rPr>
        <w:t xml:space="preserve">Item 15, </w:t>
      </w:r>
      <w:r w:rsidRPr="004B3CE3">
        <w:rPr>
          <w:b/>
          <w:u w:val="single"/>
          <w:lang w:val="vi-VN"/>
        </w:rPr>
        <w:t xml:space="preserve">Schedule 2 </w:t>
      </w:r>
      <w:r w:rsidRPr="004B3CE3">
        <w:rPr>
          <w:lang w:val="vi-VN"/>
        </w:rPr>
        <w:t xml:space="preserve">for the use of the Service during the Fit-out Period. Furthermore, the </w:t>
      </w:r>
      <w:r w:rsidR="00C712D9" w:rsidRPr="004B3CE3">
        <w:rPr>
          <w:lang w:val="vi-VN"/>
        </w:rPr>
        <w:t>Lessee</w:t>
      </w:r>
      <w:r w:rsidRPr="004B3CE3">
        <w:rPr>
          <w:lang w:val="vi-VN"/>
        </w:rPr>
        <w:t xml:space="preserve"> is liable to pay the </w:t>
      </w:r>
      <w:r w:rsidR="00C0612C" w:rsidRPr="004B3CE3">
        <w:t>Utility Charges</w:t>
      </w:r>
      <w:r w:rsidR="00C0612C" w:rsidRPr="004B3CE3">
        <w:rPr>
          <w:lang w:val="vi-VN"/>
        </w:rPr>
        <w:t xml:space="preserve"> </w:t>
      </w:r>
      <w:r w:rsidR="00AA5856" w:rsidRPr="004B3CE3">
        <w:t xml:space="preserve">for the utilities </w:t>
      </w:r>
      <w:r w:rsidRPr="004B3CE3">
        <w:rPr>
          <w:lang w:val="vi-VN"/>
        </w:rPr>
        <w:t xml:space="preserve">if used at the </w:t>
      </w:r>
      <w:r w:rsidR="00AA5856" w:rsidRPr="004B3CE3">
        <w:t xml:space="preserve">Leased </w:t>
      </w:r>
      <w:r w:rsidRPr="004B3CE3">
        <w:rPr>
          <w:lang w:val="vi-VN"/>
        </w:rPr>
        <w:t>Premises during Fit-out Period.</w:t>
      </w:r>
    </w:p>
    <w:p w14:paraId="4D69EE6B" w14:textId="77777777" w:rsidR="00C62AAE" w:rsidRPr="004B3CE3" w:rsidRDefault="00C62AAE" w:rsidP="00C62AAE">
      <w:pPr>
        <w:pStyle w:val="a3"/>
        <w:ind w:left="1701"/>
        <w:jc w:val="both"/>
        <w:rPr>
          <w:lang w:val="vi-VN"/>
        </w:rPr>
      </w:pPr>
    </w:p>
    <w:p w14:paraId="173DAB74" w14:textId="4E7BC4B4" w:rsidR="00C62AAE" w:rsidRPr="004B3CE3" w:rsidRDefault="00AA5856" w:rsidP="00340A46">
      <w:pPr>
        <w:pStyle w:val="a3"/>
        <w:numPr>
          <w:ilvl w:val="0"/>
          <w:numId w:val="62"/>
        </w:numPr>
        <w:ind w:left="1701" w:hanging="567"/>
        <w:jc w:val="both"/>
        <w:rPr>
          <w:lang w:val="vi-VN"/>
        </w:rPr>
      </w:pPr>
      <w:r w:rsidRPr="004B3CE3">
        <w:rPr>
          <w:lang w:val="en-GB"/>
        </w:rPr>
        <w:t xml:space="preserve">The </w:t>
      </w:r>
      <w:r w:rsidR="00C712D9" w:rsidRPr="004B3CE3">
        <w:rPr>
          <w:lang w:val="en-GB"/>
        </w:rPr>
        <w:t>Lessee</w:t>
      </w:r>
      <w:r w:rsidRPr="004B3CE3">
        <w:rPr>
          <w:lang w:val="en-GB"/>
        </w:rPr>
        <w:t xml:space="preserve"> ensures that the Fit-Out Work, at the </w:t>
      </w:r>
      <w:r w:rsidR="00C712D9" w:rsidRPr="004B3CE3">
        <w:rPr>
          <w:lang w:val="en-GB"/>
        </w:rPr>
        <w:t>Lessee</w:t>
      </w:r>
      <w:r w:rsidRPr="004B3CE3">
        <w:rPr>
          <w:lang w:val="en-GB"/>
        </w:rPr>
        <w:t xml:space="preserve">'s own cost and subject to the </w:t>
      </w:r>
      <w:r w:rsidR="00C712D9" w:rsidRPr="004B3CE3">
        <w:rPr>
          <w:lang w:val="en-GB"/>
        </w:rPr>
        <w:t>Lessor</w:t>
      </w:r>
      <w:r w:rsidRPr="004B3CE3">
        <w:rPr>
          <w:lang w:val="en-GB"/>
        </w:rPr>
        <w:t xml:space="preserve">'s prior approval, is constructed under the design drawing, the fire fighting and fire protection specification approved by the </w:t>
      </w:r>
      <w:r w:rsidR="00C712D9" w:rsidRPr="004B3CE3">
        <w:rPr>
          <w:lang w:val="en-GB"/>
        </w:rPr>
        <w:t>Lessor</w:t>
      </w:r>
      <w:r w:rsidRPr="004B3CE3">
        <w:rPr>
          <w:lang w:val="en-GB"/>
        </w:rPr>
        <w:t xml:space="preserve">/competent State Authority, simultaneously in line with the </w:t>
      </w:r>
      <w:r w:rsidR="00042A31" w:rsidRPr="004B3CE3">
        <w:rPr>
          <w:lang w:val="en-GB"/>
        </w:rPr>
        <w:t>Building Regulations</w:t>
      </w:r>
      <w:r w:rsidRPr="004B3CE3">
        <w:rPr>
          <w:lang w:val="en-GB"/>
        </w:rPr>
        <w:t xml:space="preserve"> and the </w:t>
      </w:r>
      <w:r w:rsidR="00C712D9" w:rsidRPr="004B3CE3">
        <w:rPr>
          <w:lang w:val="en-GB"/>
        </w:rPr>
        <w:t>Lessor</w:t>
      </w:r>
      <w:r w:rsidRPr="004B3CE3">
        <w:rPr>
          <w:lang w:val="en-GB"/>
        </w:rPr>
        <w:t>'s requirements.</w:t>
      </w:r>
    </w:p>
    <w:p w14:paraId="46B99C7E" w14:textId="77777777" w:rsidR="00C62AAE" w:rsidRPr="004B3CE3" w:rsidRDefault="00C62AAE" w:rsidP="00C62AAE">
      <w:pPr>
        <w:pStyle w:val="a3"/>
        <w:ind w:left="1701"/>
        <w:jc w:val="both"/>
        <w:rPr>
          <w:lang w:val="vi-VN"/>
        </w:rPr>
      </w:pPr>
    </w:p>
    <w:p w14:paraId="435648FC" w14:textId="4FB0C032" w:rsidR="00C62AAE" w:rsidRPr="004B3CE3" w:rsidRDefault="00AA5856" w:rsidP="00340A46">
      <w:pPr>
        <w:pStyle w:val="a3"/>
        <w:numPr>
          <w:ilvl w:val="0"/>
          <w:numId w:val="62"/>
        </w:numPr>
        <w:ind w:left="1701" w:hanging="567"/>
        <w:jc w:val="both"/>
        <w:rPr>
          <w:lang w:val="vi-VN"/>
        </w:rPr>
      </w:pPr>
      <w:r w:rsidRPr="004B3CE3">
        <w:rPr>
          <w:lang w:val="en-GB"/>
        </w:rPr>
        <w:t xml:space="preserve">The </w:t>
      </w:r>
      <w:r w:rsidR="00C712D9" w:rsidRPr="004B3CE3">
        <w:rPr>
          <w:lang w:val="en-GB"/>
        </w:rPr>
        <w:t>Lessee</w:t>
      </w:r>
      <w:r w:rsidRPr="004B3CE3">
        <w:rPr>
          <w:lang w:val="en-GB"/>
        </w:rPr>
        <w:t xml:space="preserve"> shall not cause any damages or obstructions to adjacent premises in the Building or interfere with the business activity of other </w:t>
      </w:r>
      <w:r w:rsidR="00C05D7A" w:rsidRPr="004B3CE3">
        <w:rPr>
          <w:lang w:val="en-GB"/>
        </w:rPr>
        <w:t>l</w:t>
      </w:r>
      <w:r w:rsidR="00C712D9" w:rsidRPr="004B3CE3">
        <w:rPr>
          <w:lang w:val="en-GB"/>
        </w:rPr>
        <w:t>essee</w:t>
      </w:r>
      <w:r w:rsidRPr="004B3CE3">
        <w:rPr>
          <w:lang w:val="en-GB"/>
        </w:rPr>
        <w:t xml:space="preserve">s. If the fit-out work makes unreasonably noisy, and which may interfere with the Building's operation or other </w:t>
      </w:r>
      <w:r w:rsidR="00C712D9" w:rsidRPr="004B3CE3">
        <w:rPr>
          <w:lang w:val="en-GB"/>
        </w:rPr>
        <w:t>Lessee</w:t>
      </w:r>
      <w:r w:rsidRPr="004B3CE3">
        <w:rPr>
          <w:lang w:val="en-GB"/>
        </w:rPr>
        <w:t xml:space="preserve">s, it must only be carried on a specific time as reasonably anticipated by the </w:t>
      </w:r>
      <w:r w:rsidR="00C712D9" w:rsidRPr="004B3CE3">
        <w:rPr>
          <w:lang w:val="en-GB"/>
        </w:rPr>
        <w:t>Lessor</w:t>
      </w:r>
      <w:r w:rsidRPr="004B3CE3">
        <w:rPr>
          <w:lang w:val="en-GB"/>
        </w:rPr>
        <w:t>.</w:t>
      </w:r>
    </w:p>
    <w:p w14:paraId="0D91B473" w14:textId="77777777" w:rsidR="00C62AAE" w:rsidRPr="004B3CE3" w:rsidRDefault="00C62AAE" w:rsidP="00C62AAE">
      <w:pPr>
        <w:pStyle w:val="a3"/>
        <w:ind w:left="1701"/>
        <w:jc w:val="both"/>
        <w:rPr>
          <w:lang w:val="vi-VN"/>
        </w:rPr>
      </w:pPr>
    </w:p>
    <w:p w14:paraId="6088BA5C" w14:textId="458935BA" w:rsidR="00C62AAE" w:rsidRPr="004B3CE3" w:rsidRDefault="00AA5856" w:rsidP="00340A46">
      <w:pPr>
        <w:pStyle w:val="a3"/>
        <w:numPr>
          <w:ilvl w:val="0"/>
          <w:numId w:val="62"/>
        </w:numPr>
        <w:ind w:left="1701" w:hanging="567"/>
        <w:jc w:val="both"/>
        <w:rPr>
          <w:lang w:val="vi-VN"/>
        </w:rPr>
      </w:pPr>
      <w:r w:rsidRPr="004B3CE3">
        <w:rPr>
          <w:lang w:val="en-GB"/>
        </w:rPr>
        <w:t xml:space="preserve">During and/or after finishing the Fit-out Work, the </w:t>
      </w:r>
      <w:r w:rsidR="00C712D9" w:rsidRPr="004B3CE3">
        <w:rPr>
          <w:lang w:val="en-GB"/>
        </w:rPr>
        <w:t>Lessee</w:t>
      </w:r>
      <w:r w:rsidRPr="004B3CE3">
        <w:rPr>
          <w:lang w:val="en-GB"/>
        </w:rPr>
        <w:t xml:space="preserve"> must remedy any defects or damages arising from the Fit-Out Work as reasonably requested by the </w:t>
      </w:r>
      <w:r w:rsidR="00C712D9" w:rsidRPr="004B3CE3">
        <w:rPr>
          <w:lang w:val="en-GB"/>
        </w:rPr>
        <w:t>Lessor</w:t>
      </w:r>
      <w:r w:rsidRPr="004B3CE3">
        <w:rPr>
          <w:lang w:val="en-GB"/>
        </w:rPr>
        <w:t>.</w:t>
      </w:r>
    </w:p>
    <w:p w14:paraId="58CEA042" w14:textId="77777777" w:rsidR="00C62AAE" w:rsidRPr="004B3CE3" w:rsidRDefault="00C62AAE" w:rsidP="00C62AAE">
      <w:pPr>
        <w:pStyle w:val="a3"/>
        <w:ind w:left="1701"/>
        <w:jc w:val="both"/>
        <w:rPr>
          <w:lang w:val="vi-VN"/>
        </w:rPr>
      </w:pPr>
    </w:p>
    <w:p w14:paraId="63E022D8" w14:textId="242F6A20" w:rsidR="00C62AAE" w:rsidRPr="004B3CE3" w:rsidRDefault="00A5450A" w:rsidP="00A608F4">
      <w:pPr>
        <w:pStyle w:val="a3"/>
        <w:numPr>
          <w:ilvl w:val="0"/>
          <w:numId w:val="62"/>
        </w:numPr>
        <w:ind w:left="1701" w:hanging="567"/>
        <w:jc w:val="both"/>
        <w:rPr>
          <w:lang w:val="en-GB"/>
        </w:rPr>
      </w:pPr>
      <w:r w:rsidRPr="004B3CE3">
        <w:rPr>
          <w:lang w:val="vi-VN"/>
        </w:rPr>
        <w:t xml:space="preserve">The </w:t>
      </w:r>
      <w:r w:rsidR="00C712D9" w:rsidRPr="004B3CE3">
        <w:rPr>
          <w:lang w:val="vi-VN"/>
        </w:rPr>
        <w:t>Lessee</w:t>
      </w:r>
      <w:r w:rsidRPr="004B3CE3">
        <w:rPr>
          <w:lang w:val="vi-VN"/>
        </w:rPr>
        <w:t xml:space="preserve"> and/or its constructor must maintain all necessary insurance contract(s) during the Fit-out Period, including insurance for liability, loss, damage, or injury arising from the acts of omissions of the constructor and/</w:t>
      </w:r>
      <w:r w:rsidR="007F7FA3" w:rsidRPr="004B3CE3">
        <w:rPr>
          <w:lang w:val="vi-VN"/>
        </w:rPr>
        <w:t>or subconstructor duri</w:t>
      </w:r>
      <w:r w:rsidR="00C05D7A" w:rsidRPr="004B3CE3">
        <w:rPr>
          <w:lang w:val="vi-VN"/>
        </w:rPr>
        <w:t>n</w:t>
      </w:r>
      <w:r w:rsidR="007F7FA3" w:rsidRPr="004B3CE3">
        <w:rPr>
          <w:lang w:val="vi-VN"/>
        </w:rPr>
        <w:t>g the Fi</w:t>
      </w:r>
      <w:r w:rsidR="00C05D7A" w:rsidRPr="004B3CE3">
        <w:rPr>
          <w:lang w:val="vi-VN"/>
        </w:rPr>
        <w:t>t</w:t>
      </w:r>
      <w:r w:rsidRPr="004B3CE3">
        <w:rPr>
          <w:lang w:val="vi-VN"/>
        </w:rPr>
        <w:t xml:space="preserve">-out Period as well as when performing other </w:t>
      </w:r>
      <w:r w:rsidR="00A608F4" w:rsidRPr="004B3CE3">
        <w:rPr>
          <w:lang w:val="en-GB"/>
        </w:rPr>
        <w:t xml:space="preserve">repairs, upgrades, and installations at the Leased Premises during the Lease Term, including compliance with employer liability and occupational accident regulations compensation for the worker in effect at the time the construction begins. The </w:t>
      </w:r>
      <w:r w:rsidR="00C712D9" w:rsidRPr="004B3CE3">
        <w:rPr>
          <w:lang w:val="en-GB"/>
        </w:rPr>
        <w:t>Lessee</w:t>
      </w:r>
      <w:r w:rsidR="00A608F4" w:rsidRPr="004B3CE3">
        <w:rPr>
          <w:lang w:val="en-GB"/>
        </w:rPr>
        <w:t xml:space="preserve"> shall provide the </w:t>
      </w:r>
      <w:r w:rsidR="00C712D9" w:rsidRPr="004B3CE3">
        <w:rPr>
          <w:lang w:val="en-GB"/>
        </w:rPr>
        <w:t>Lessor</w:t>
      </w:r>
      <w:r w:rsidR="00A608F4" w:rsidRPr="004B3CE3">
        <w:rPr>
          <w:lang w:val="en-GB"/>
        </w:rPr>
        <w:t xml:space="preserve"> with copies of such insurance contract(s) upon request.</w:t>
      </w:r>
    </w:p>
    <w:p w14:paraId="13B9B16B" w14:textId="77777777" w:rsidR="00C62AAE" w:rsidRPr="004B3CE3" w:rsidRDefault="00C62AAE" w:rsidP="00A608F4">
      <w:pPr>
        <w:pStyle w:val="a3"/>
        <w:ind w:left="1701"/>
        <w:jc w:val="both"/>
        <w:rPr>
          <w:lang w:val="en-GB"/>
        </w:rPr>
      </w:pPr>
    </w:p>
    <w:p w14:paraId="5C7286ED" w14:textId="681BE440" w:rsidR="00C62AAE" w:rsidRPr="004B3CE3" w:rsidRDefault="00A608F4" w:rsidP="00340A46">
      <w:pPr>
        <w:pStyle w:val="a3"/>
        <w:numPr>
          <w:ilvl w:val="0"/>
          <w:numId w:val="61"/>
        </w:numPr>
        <w:ind w:left="1134" w:hanging="567"/>
        <w:jc w:val="both"/>
        <w:rPr>
          <w:lang w:val="vi-VN"/>
        </w:rPr>
      </w:pPr>
      <w:r w:rsidRPr="004B3CE3">
        <w:rPr>
          <w:lang w:val="en-GB"/>
        </w:rPr>
        <w:lastRenderedPageBreak/>
        <w:t xml:space="preserve">The </w:t>
      </w:r>
      <w:r w:rsidR="00C712D9" w:rsidRPr="004B3CE3">
        <w:rPr>
          <w:lang w:val="en-GB"/>
        </w:rPr>
        <w:t>Lessee</w:t>
      </w:r>
      <w:r w:rsidRPr="004B3CE3">
        <w:rPr>
          <w:lang w:val="en-GB"/>
        </w:rPr>
        <w:t xml:space="preserve"> shall pay the Fit-out Deposit and Service Charge during the Fit-out Period in one installation based on the Payment </w:t>
      </w:r>
      <w:r w:rsidR="00C05D7A" w:rsidRPr="004B3CE3">
        <w:rPr>
          <w:lang w:val="en-GB"/>
        </w:rPr>
        <w:t>r</w:t>
      </w:r>
      <w:r w:rsidRPr="004B3CE3">
        <w:rPr>
          <w:lang w:val="en-GB"/>
        </w:rPr>
        <w:t xml:space="preserve">equest sent by the </w:t>
      </w:r>
      <w:r w:rsidR="00C712D9" w:rsidRPr="004B3CE3">
        <w:rPr>
          <w:lang w:val="en-GB"/>
        </w:rPr>
        <w:t>Lessor</w:t>
      </w:r>
      <w:r w:rsidRPr="004B3CE3">
        <w:rPr>
          <w:lang w:val="en-GB"/>
        </w:rPr>
        <w:t xml:space="preserve"> before the commencement date of the Fit-Out Work. The </w:t>
      </w:r>
      <w:r w:rsidR="00C712D9" w:rsidRPr="004B3CE3">
        <w:rPr>
          <w:lang w:val="en-GB"/>
        </w:rPr>
        <w:t>Lessee</w:t>
      </w:r>
      <w:r w:rsidRPr="004B3CE3">
        <w:rPr>
          <w:lang w:val="en-GB"/>
        </w:rPr>
        <w:t xml:space="preserve"> still pays the Service Charge during the Fit-out Period up to the preceding date of Commencement Date even though the Fit-out Period is finished</w:t>
      </w:r>
      <w:r w:rsidR="00C05D7A" w:rsidRPr="004B3CE3">
        <w:rPr>
          <w:lang w:val="vi-VN"/>
        </w:rPr>
        <w:t xml:space="preserve"> earlier than estimated.</w:t>
      </w:r>
    </w:p>
    <w:p w14:paraId="39DDCE0A" w14:textId="77777777" w:rsidR="002F5067" w:rsidRPr="004B3CE3" w:rsidRDefault="002F5067" w:rsidP="002F5067">
      <w:pPr>
        <w:pStyle w:val="a3"/>
        <w:ind w:left="1134"/>
        <w:jc w:val="both"/>
        <w:rPr>
          <w:lang w:val="vi-VN"/>
        </w:rPr>
      </w:pPr>
    </w:p>
    <w:p w14:paraId="78AA0A4B" w14:textId="23B5F1EE" w:rsidR="002F5067" w:rsidRPr="004B3CE3" w:rsidRDefault="00A608F4" w:rsidP="00835B51">
      <w:pPr>
        <w:pStyle w:val="a3"/>
        <w:numPr>
          <w:ilvl w:val="0"/>
          <w:numId w:val="61"/>
        </w:numPr>
        <w:ind w:left="1134" w:hanging="567"/>
        <w:jc w:val="both"/>
        <w:rPr>
          <w:lang w:val="en-GB"/>
        </w:rPr>
      </w:pPr>
      <w:r w:rsidRPr="004B3CE3">
        <w:rPr>
          <w:lang w:val="vi-VN"/>
        </w:rPr>
        <w:t xml:space="preserve">Delay in construction and in completion of all or any part of the </w:t>
      </w:r>
      <w:r w:rsidR="00835B51" w:rsidRPr="004B3CE3">
        <w:t xml:space="preserve">Fit-out Work </w:t>
      </w:r>
      <w:r w:rsidRPr="004B3CE3">
        <w:rPr>
          <w:lang w:val="vi-VN"/>
        </w:rPr>
        <w:t xml:space="preserve">by the </w:t>
      </w:r>
      <w:r w:rsidR="00C712D9" w:rsidRPr="004B3CE3">
        <w:t>Lessee</w:t>
      </w:r>
      <w:r w:rsidR="00835B51" w:rsidRPr="004B3CE3">
        <w:t xml:space="preserve"> </w:t>
      </w:r>
      <w:r w:rsidRPr="004B3CE3">
        <w:rPr>
          <w:lang w:val="vi-VN"/>
        </w:rPr>
        <w:t xml:space="preserve">and/or its contractors shall not alter any subsequent time period or constitute a ground for the </w:t>
      </w:r>
      <w:r w:rsidR="00C712D9" w:rsidRPr="004B3CE3">
        <w:rPr>
          <w:lang w:val="vi-VN"/>
        </w:rPr>
        <w:t>Lessee</w:t>
      </w:r>
      <w:r w:rsidRPr="004B3CE3">
        <w:rPr>
          <w:lang w:val="vi-VN"/>
        </w:rPr>
        <w:t xml:space="preserve">'s delay in payment of Rent, Service Charge or other payable amounts under this </w:t>
      </w:r>
      <w:r w:rsidR="00C05D7A" w:rsidRPr="004B3CE3">
        <w:rPr>
          <w:lang w:val="en-GB"/>
        </w:rPr>
        <w:t>Agr</w:t>
      </w:r>
      <w:r w:rsidRPr="004B3CE3">
        <w:rPr>
          <w:lang w:val="en-GB"/>
        </w:rPr>
        <w:t>e</w:t>
      </w:r>
      <w:r w:rsidR="00C05D7A" w:rsidRPr="004B3CE3">
        <w:rPr>
          <w:lang w:val="en-GB"/>
        </w:rPr>
        <w:t>ement</w:t>
      </w:r>
      <w:r w:rsidRPr="004B3CE3">
        <w:rPr>
          <w:lang w:val="en-GB"/>
        </w:rPr>
        <w:t>.</w:t>
      </w:r>
    </w:p>
    <w:p w14:paraId="2DC4ABE8" w14:textId="77777777" w:rsidR="00C62AAE" w:rsidRPr="004B3CE3" w:rsidRDefault="00C62AAE" w:rsidP="00835B51">
      <w:pPr>
        <w:pStyle w:val="a3"/>
        <w:ind w:left="1134"/>
        <w:jc w:val="both"/>
        <w:rPr>
          <w:lang w:val="en-GB"/>
        </w:rPr>
      </w:pPr>
    </w:p>
    <w:p w14:paraId="1D0EA0D1" w14:textId="55F8C39E" w:rsidR="00C62AAE" w:rsidRPr="004B3CE3" w:rsidRDefault="00835B51" w:rsidP="00835B51">
      <w:pPr>
        <w:pStyle w:val="a3"/>
        <w:numPr>
          <w:ilvl w:val="0"/>
          <w:numId w:val="61"/>
        </w:numPr>
        <w:ind w:left="1134" w:hanging="567"/>
        <w:jc w:val="both"/>
        <w:rPr>
          <w:lang w:val="en-GB"/>
        </w:rPr>
      </w:pPr>
      <w:r w:rsidRPr="004B3CE3">
        <w:rPr>
          <w:lang w:val="en-GB"/>
        </w:rPr>
        <w:t xml:space="preserve">The </w:t>
      </w:r>
      <w:r w:rsidR="00C712D9" w:rsidRPr="004B3CE3">
        <w:rPr>
          <w:lang w:val="en-GB"/>
        </w:rPr>
        <w:t>Lessee</w:t>
      </w:r>
      <w:r w:rsidRPr="004B3CE3">
        <w:rPr>
          <w:lang w:val="en-GB"/>
        </w:rPr>
        <w:t xml:space="preserve">, with support from the </w:t>
      </w:r>
      <w:r w:rsidR="00C712D9" w:rsidRPr="004B3CE3">
        <w:rPr>
          <w:lang w:val="en-GB"/>
        </w:rPr>
        <w:t>Lessor</w:t>
      </w:r>
      <w:r w:rsidRPr="004B3CE3">
        <w:rPr>
          <w:lang w:val="en-GB"/>
        </w:rPr>
        <w:t xml:space="preserve"> when necessary, shall obtain and maintain all necessary approvals required by the competent State Authority to carry out the Fit-out Work at the Leased Premises, including approval and finalization of the fire protection system (if any) in accordance with the laws.</w:t>
      </w:r>
    </w:p>
    <w:p w14:paraId="70A32D6C" w14:textId="77777777" w:rsidR="00C62AAE" w:rsidRPr="004B3CE3" w:rsidRDefault="00C62AAE" w:rsidP="00835B51">
      <w:pPr>
        <w:pStyle w:val="a3"/>
        <w:ind w:left="1134"/>
        <w:jc w:val="both"/>
        <w:rPr>
          <w:lang w:val="en-GB"/>
        </w:rPr>
      </w:pPr>
    </w:p>
    <w:p w14:paraId="1E201487" w14:textId="0818891F" w:rsidR="00C62AAE" w:rsidRPr="004B3CE3" w:rsidRDefault="00835B51" w:rsidP="00340A46">
      <w:pPr>
        <w:pStyle w:val="a3"/>
        <w:numPr>
          <w:ilvl w:val="0"/>
          <w:numId w:val="61"/>
        </w:numPr>
        <w:ind w:left="1134" w:hanging="567"/>
        <w:jc w:val="both"/>
        <w:rPr>
          <w:lang w:val="vi-VN"/>
        </w:rPr>
      </w:pPr>
      <w:r w:rsidRPr="004B3CE3">
        <w:rPr>
          <w:rFonts w:eastAsia="PMingLiU"/>
          <w:lang w:val="en-GB" w:eastAsia="zh-TW"/>
        </w:rPr>
        <w:t xml:space="preserve">Within thirty (30) days from the expiry of the Fit-out Period, provided that the </w:t>
      </w:r>
      <w:r w:rsidR="00C05D7A" w:rsidRPr="004B3CE3">
        <w:rPr>
          <w:rFonts w:eastAsia="PMingLiU"/>
          <w:lang w:val="en-GB" w:eastAsia="zh-TW"/>
        </w:rPr>
        <w:t>Leased</w:t>
      </w:r>
      <w:r w:rsidR="00C05D7A" w:rsidRPr="004B3CE3">
        <w:rPr>
          <w:rFonts w:eastAsia="PMingLiU"/>
          <w:lang w:val="vi-VN" w:eastAsia="zh-TW"/>
        </w:rPr>
        <w:t xml:space="preserve"> </w:t>
      </w:r>
      <w:r w:rsidRPr="004B3CE3">
        <w:rPr>
          <w:rFonts w:eastAsia="PMingLiU"/>
          <w:lang w:val="en-GB" w:eastAsia="zh-TW"/>
        </w:rPr>
        <w:t xml:space="preserve">Premises is constructed in accordance with the provisions disclosed herein and remedied the defects (if any) satisfying the </w:t>
      </w:r>
      <w:r w:rsidR="00C712D9" w:rsidRPr="004B3CE3">
        <w:rPr>
          <w:rFonts w:eastAsia="PMingLiU"/>
          <w:lang w:val="en-GB" w:eastAsia="zh-TW"/>
        </w:rPr>
        <w:t>Lessor</w:t>
      </w:r>
      <w:r w:rsidRPr="004B3CE3">
        <w:rPr>
          <w:rFonts w:eastAsia="PMingLiU"/>
          <w:lang w:val="en-GB" w:eastAsia="zh-TW"/>
        </w:rPr>
        <w:t xml:space="preserve">'s reasonable requirement and fully satisfying the conditions listed in </w:t>
      </w:r>
      <w:r w:rsidRPr="004B3CE3">
        <w:rPr>
          <w:rFonts w:eastAsia="PMingLiU"/>
          <w:b/>
          <w:u w:val="single"/>
          <w:lang w:val="en-GB" w:eastAsia="zh-TW"/>
        </w:rPr>
        <w:t xml:space="preserve">Article </w:t>
      </w:r>
      <w:r w:rsidR="00501800" w:rsidRPr="004B3CE3">
        <w:rPr>
          <w:rFonts w:eastAsia="PMingLiU"/>
          <w:b/>
          <w:u w:val="single"/>
          <w:lang w:val="en-GB" w:eastAsia="zh-TW"/>
        </w:rPr>
        <w:t>4.</w:t>
      </w:r>
      <w:r w:rsidR="00207772" w:rsidRPr="004B3CE3">
        <w:rPr>
          <w:rFonts w:eastAsia="PMingLiU"/>
          <w:b/>
          <w:u w:val="single"/>
          <w:lang w:val="vi-VN" w:eastAsia="zh-TW"/>
        </w:rPr>
        <w:t>6(b</w:t>
      </w:r>
      <w:proofErr w:type="gramStart"/>
      <w:r w:rsidR="00207772" w:rsidRPr="004B3CE3">
        <w:rPr>
          <w:rFonts w:eastAsia="PMingLiU"/>
          <w:b/>
          <w:u w:val="single"/>
          <w:lang w:val="vi-VN" w:eastAsia="zh-TW"/>
        </w:rPr>
        <w:t>),(</w:t>
      </w:r>
      <w:proofErr w:type="gramEnd"/>
      <w:r w:rsidR="00207772" w:rsidRPr="004B3CE3">
        <w:rPr>
          <w:rFonts w:eastAsia="PMingLiU"/>
          <w:b/>
          <w:u w:val="single"/>
          <w:lang w:val="vi-VN" w:eastAsia="zh-TW"/>
        </w:rPr>
        <w:t>c),</w:t>
      </w:r>
      <w:r w:rsidR="00381F64" w:rsidRPr="004B3CE3">
        <w:rPr>
          <w:rFonts w:eastAsia="PMingLiU"/>
          <w:b/>
          <w:u w:val="single"/>
          <w:lang w:val="en-GB" w:eastAsia="zh-TW"/>
        </w:rPr>
        <w:t>(</w:t>
      </w:r>
      <w:r w:rsidR="00207772" w:rsidRPr="004B3CE3">
        <w:rPr>
          <w:rFonts w:eastAsia="PMingLiU"/>
          <w:b/>
          <w:u w:val="single"/>
          <w:lang w:val="en-GB" w:eastAsia="zh-TW"/>
        </w:rPr>
        <w:t>e</w:t>
      </w:r>
      <w:r w:rsidRPr="004B3CE3">
        <w:rPr>
          <w:rFonts w:eastAsia="PMingLiU"/>
          <w:b/>
          <w:u w:val="single"/>
          <w:lang w:val="en-GB" w:eastAsia="zh-TW"/>
        </w:rPr>
        <w:t>)</w:t>
      </w:r>
      <w:r w:rsidRPr="004B3CE3">
        <w:rPr>
          <w:rFonts w:eastAsia="PMingLiU"/>
          <w:b/>
          <w:lang w:val="en-GB" w:eastAsia="zh-TW"/>
        </w:rPr>
        <w:t xml:space="preserve"> </w:t>
      </w:r>
      <w:r w:rsidRPr="004B3CE3">
        <w:rPr>
          <w:rFonts w:eastAsia="PMingLiU"/>
          <w:lang w:val="en-GB" w:eastAsia="zh-TW"/>
        </w:rPr>
        <w:t xml:space="preserve">above, the Fit-out Deposit shall be refunded in the amount and currency that the </w:t>
      </w:r>
      <w:r w:rsidR="00C712D9" w:rsidRPr="004B3CE3">
        <w:rPr>
          <w:rFonts w:eastAsia="PMingLiU"/>
          <w:lang w:val="en-GB" w:eastAsia="zh-TW"/>
        </w:rPr>
        <w:t>Lessor</w:t>
      </w:r>
      <w:r w:rsidRPr="004B3CE3">
        <w:rPr>
          <w:rFonts w:eastAsia="PMingLiU"/>
          <w:lang w:val="en-GB" w:eastAsia="zh-TW"/>
        </w:rPr>
        <w:t xml:space="preserve"> previously received from the </w:t>
      </w:r>
      <w:r w:rsidR="00C712D9" w:rsidRPr="004B3CE3">
        <w:rPr>
          <w:rFonts w:eastAsia="PMingLiU"/>
          <w:lang w:val="en-GB" w:eastAsia="zh-TW"/>
        </w:rPr>
        <w:t>Lessee</w:t>
      </w:r>
      <w:r w:rsidRPr="004B3CE3">
        <w:rPr>
          <w:rFonts w:eastAsia="PMingLiU"/>
          <w:lang w:val="en-GB" w:eastAsia="zh-TW"/>
        </w:rPr>
        <w:t>, without interest.</w:t>
      </w:r>
    </w:p>
    <w:p w14:paraId="110AD206" w14:textId="77777777" w:rsidR="00C62AAE" w:rsidRPr="004B3CE3" w:rsidRDefault="00C62AAE" w:rsidP="00C62AAE">
      <w:pPr>
        <w:pStyle w:val="a3"/>
        <w:ind w:left="1134"/>
        <w:jc w:val="both"/>
        <w:rPr>
          <w:rFonts w:eastAsia="PMingLiU"/>
          <w:lang w:val="vi-VN" w:eastAsia="zh-TW"/>
        </w:rPr>
      </w:pPr>
    </w:p>
    <w:p w14:paraId="042109FF" w14:textId="305114D3" w:rsidR="00C62AAE" w:rsidRPr="004B3CE3" w:rsidRDefault="00835B51" w:rsidP="00C62AAE">
      <w:pPr>
        <w:pStyle w:val="a3"/>
        <w:spacing w:before="120" w:after="120"/>
        <w:ind w:left="1134"/>
        <w:jc w:val="both"/>
        <w:rPr>
          <w:rFonts w:eastAsia="PMingLiU"/>
          <w:lang w:val="vi-VN" w:eastAsia="zh-TW"/>
        </w:rPr>
      </w:pPr>
      <w:r w:rsidRPr="004B3CE3">
        <w:rPr>
          <w:rFonts w:eastAsia="PMingLiU"/>
          <w:lang w:val="vi-VN" w:eastAsia="zh-TW"/>
        </w:rPr>
        <w:t xml:space="preserve">The </w:t>
      </w:r>
      <w:r w:rsidR="00C712D9" w:rsidRPr="004B3CE3">
        <w:rPr>
          <w:rFonts w:eastAsia="PMingLiU"/>
          <w:lang w:val="vi-VN" w:eastAsia="zh-TW"/>
        </w:rPr>
        <w:t>Lessor</w:t>
      </w:r>
      <w:r w:rsidRPr="004B3CE3">
        <w:rPr>
          <w:rFonts w:eastAsia="PMingLiU"/>
          <w:lang w:val="vi-VN" w:eastAsia="zh-TW"/>
        </w:rPr>
        <w:t xml:space="preserve"> has the right to deduct any part from the Fit-out Deposit to compensate for any damages or loss to the </w:t>
      </w:r>
      <w:r w:rsidR="00381F64" w:rsidRPr="004B3CE3">
        <w:rPr>
          <w:rFonts w:eastAsia="PMingLiU"/>
          <w:lang w:eastAsia="zh-TW"/>
        </w:rPr>
        <w:t>Leased Premises</w:t>
      </w:r>
      <w:r w:rsidR="00207772" w:rsidRPr="004B3CE3">
        <w:rPr>
          <w:rFonts w:eastAsia="PMingLiU"/>
          <w:lang w:val="vi-VN" w:eastAsia="zh-TW"/>
        </w:rPr>
        <w:t xml:space="preserve"> and/or the </w:t>
      </w:r>
      <w:r w:rsidRPr="004B3CE3">
        <w:rPr>
          <w:rFonts w:eastAsia="PMingLiU"/>
          <w:lang w:val="vi-VN" w:eastAsia="zh-TW"/>
        </w:rPr>
        <w:t>Building or born</w:t>
      </w:r>
      <w:r w:rsidR="00207772" w:rsidRPr="004B3CE3">
        <w:rPr>
          <w:rFonts w:eastAsia="PMingLiU"/>
          <w:lang w:val="vi-VN" w:eastAsia="zh-TW"/>
        </w:rPr>
        <w:t>e</w:t>
      </w:r>
      <w:r w:rsidRPr="004B3CE3">
        <w:rPr>
          <w:rFonts w:eastAsia="PMingLiU"/>
          <w:lang w:val="vi-VN" w:eastAsia="zh-TW"/>
        </w:rPr>
        <w:t xml:space="preserve"> by the </w:t>
      </w:r>
      <w:r w:rsidR="00C712D9" w:rsidRPr="004B3CE3">
        <w:rPr>
          <w:rFonts w:eastAsia="PMingLiU"/>
          <w:lang w:val="vi-VN" w:eastAsia="zh-TW"/>
        </w:rPr>
        <w:t>Lessor</w:t>
      </w:r>
      <w:r w:rsidRPr="004B3CE3">
        <w:rPr>
          <w:rFonts w:eastAsia="PMingLiU"/>
          <w:lang w:val="vi-VN" w:eastAsia="zh-TW"/>
        </w:rPr>
        <w:t xml:space="preserve"> or other </w:t>
      </w:r>
      <w:r w:rsidR="00C712D9" w:rsidRPr="004B3CE3">
        <w:rPr>
          <w:rFonts w:eastAsia="PMingLiU"/>
          <w:lang w:val="vi-VN" w:eastAsia="zh-TW"/>
        </w:rPr>
        <w:t>Lessee</w:t>
      </w:r>
      <w:r w:rsidRPr="004B3CE3">
        <w:rPr>
          <w:rFonts w:eastAsia="PMingLiU"/>
          <w:lang w:val="vi-VN" w:eastAsia="zh-TW"/>
        </w:rPr>
        <w:t xml:space="preserve">s due to the </w:t>
      </w:r>
      <w:r w:rsidR="00C712D9" w:rsidRPr="004B3CE3">
        <w:rPr>
          <w:rFonts w:eastAsia="PMingLiU"/>
          <w:lang w:val="vi-VN" w:eastAsia="zh-TW"/>
        </w:rPr>
        <w:t>Lessee</w:t>
      </w:r>
      <w:r w:rsidRPr="004B3CE3">
        <w:rPr>
          <w:rFonts w:eastAsia="PMingLiU"/>
          <w:lang w:val="vi-VN" w:eastAsia="zh-TW"/>
        </w:rPr>
        <w:t xml:space="preserve"> and/or its contracto</w:t>
      </w:r>
      <w:r w:rsidR="00381F64" w:rsidRPr="004B3CE3">
        <w:rPr>
          <w:rFonts w:eastAsia="PMingLiU"/>
          <w:lang w:val="vi-VN" w:eastAsia="zh-TW"/>
        </w:rPr>
        <w:t>r's mistakes during the Fit-out</w:t>
      </w:r>
      <w:r w:rsidR="00381F64" w:rsidRPr="004B3CE3">
        <w:rPr>
          <w:rFonts w:eastAsia="PMingLiU"/>
          <w:lang w:val="en-US" w:eastAsia="zh-TW"/>
        </w:rPr>
        <w:t xml:space="preserve"> </w:t>
      </w:r>
      <w:r w:rsidR="00381F64" w:rsidRPr="004B3CE3">
        <w:rPr>
          <w:rFonts w:eastAsia="PMingLiU"/>
          <w:lang w:val="vi-VN" w:eastAsia="zh-TW"/>
        </w:rPr>
        <w:t>Period</w:t>
      </w:r>
      <w:r w:rsidR="00C62AAE" w:rsidRPr="004B3CE3">
        <w:rPr>
          <w:rFonts w:eastAsia="PMingLiU"/>
          <w:lang w:val="vi-VN" w:eastAsia="zh-TW"/>
        </w:rPr>
        <w:t>.</w:t>
      </w:r>
    </w:p>
    <w:p w14:paraId="58260D1D" w14:textId="77777777" w:rsidR="00F60C32" w:rsidRPr="004B3CE3" w:rsidRDefault="00F60C32" w:rsidP="00F60C32">
      <w:pPr>
        <w:pStyle w:val="a3"/>
        <w:ind w:left="0"/>
        <w:jc w:val="both"/>
        <w:rPr>
          <w:lang w:val="vi-VN"/>
        </w:rPr>
      </w:pPr>
    </w:p>
    <w:p w14:paraId="148F55E9" w14:textId="43D46590" w:rsidR="00890808" w:rsidRPr="004B3CE3" w:rsidRDefault="00835B51" w:rsidP="00340A46">
      <w:pPr>
        <w:pStyle w:val="a3"/>
        <w:numPr>
          <w:ilvl w:val="0"/>
          <w:numId w:val="9"/>
        </w:numPr>
        <w:ind w:left="567" w:hanging="567"/>
        <w:jc w:val="both"/>
        <w:rPr>
          <w:lang w:val="vi-VN"/>
        </w:rPr>
      </w:pPr>
      <w:r w:rsidRPr="004B3CE3">
        <w:rPr>
          <w:lang w:val="en-GB"/>
        </w:rPr>
        <w:t>Return of the Leased Premises</w:t>
      </w:r>
    </w:p>
    <w:p w14:paraId="57A572D6" w14:textId="77777777" w:rsidR="00890808" w:rsidRPr="004B3CE3" w:rsidRDefault="00890808" w:rsidP="00890808">
      <w:pPr>
        <w:pStyle w:val="a3"/>
        <w:ind w:left="567"/>
        <w:jc w:val="both"/>
        <w:rPr>
          <w:lang w:val="vi-VN"/>
        </w:rPr>
      </w:pPr>
    </w:p>
    <w:p w14:paraId="2D9FD62D" w14:textId="5AA3FAC5" w:rsidR="00890808" w:rsidRPr="004B3CE3" w:rsidRDefault="00F21BA1" w:rsidP="00340A46">
      <w:pPr>
        <w:pStyle w:val="a3"/>
        <w:numPr>
          <w:ilvl w:val="0"/>
          <w:numId w:val="67"/>
        </w:numPr>
        <w:ind w:left="1134" w:hanging="567"/>
        <w:jc w:val="both"/>
        <w:rPr>
          <w:lang w:val="vi-VN"/>
        </w:rPr>
      </w:pPr>
      <w:r w:rsidRPr="004B3CE3">
        <w:rPr>
          <w:lang w:val="en-GB"/>
        </w:rPr>
        <w:t xml:space="preserve">On the date on which this </w:t>
      </w:r>
      <w:r w:rsidR="00C05D7A" w:rsidRPr="004B3CE3">
        <w:rPr>
          <w:lang w:val="en-GB"/>
        </w:rPr>
        <w:t>Agreement</w:t>
      </w:r>
      <w:r w:rsidRPr="004B3CE3">
        <w:rPr>
          <w:lang w:val="en-GB"/>
        </w:rPr>
        <w:t xml:space="preserve"> is terminated in accordance with </w:t>
      </w:r>
      <w:r w:rsidRPr="004B3CE3">
        <w:rPr>
          <w:b/>
          <w:u w:val="single"/>
          <w:lang w:val="en-GB"/>
        </w:rPr>
        <w:t>Article 10.1</w:t>
      </w:r>
      <w:r w:rsidRPr="004B3CE3">
        <w:rPr>
          <w:b/>
          <w:lang w:val="en-GB"/>
        </w:rPr>
        <w:t xml:space="preserve"> </w:t>
      </w:r>
      <w:r w:rsidRPr="004B3CE3">
        <w:rPr>
          <w:lang w:val="en-GB"/>
        </w:rPr>
        <w:t xml:space="preserve">herein, the </w:t>
      </w:r>
      <w:r w:rsidR="00C712D9" w:rsidRPr="004B3CE3">
        <w:rPr>
          <w:lang w:val="en-GB"/>
        </w:rPr>
        <w:t>Lessee</w:t>
      </w:r>
      <w:r w:rsidRPr="004B3CE3">
        <w:rPr>
          <w:lang w:val="en-GB"/>
        </w:rPr>
        <w:t xml:space="preserve"> shall </w:t>
      </w:r>
      <w:bookmarkStart w:id="33" w:name="OLE_LINK21"/>
      <w:bookmarkStart w:id="34" w:name="OLE_LINK22"/>
      <w:r w:rsidRPr="004B3CE3">
        <w:rPr>
          <w:lang w:val="en-GB"/>
        </w:rPr>
        <w:t xml:space="preserve">reinstate </w:t>
      </w:r>
      <w:bookmarkEnd w:id="33"/>
      <w:bookmarkEnd w:id="34"/>
      <w:r w:rsidRPr="004B3CE3">
        <w:rPr>
          <w:lang w:val="en-GB"/>
        </w:rPr>
        <w:t xml:space="preserve">the Leased Premises back to original status as recorded on the Premises Handover Minutes (unless having otherwise agreement) and return the Leased Premises to the </w:t>
      </w:r>
      <w:r w:rsidR="00C712D9" w:rsidRPr="004B3CE3">
        <w:rPr>
          <w:lang w:val="en-GB"/>
        </w:rPr>
        <w:t>Lessor</w:t>
      </w:r>
      <w:r w:rsidRPr="004B3CE3">
        <w:rPr>
          <w:lang w:val="en-GB"/>
        </w:rPr>
        <w:t xml:space="preserve">. After comprehensively inspecting, both Parties shall sign the minutes of acceptance and return the Leased Premises, clearly stating the conditions of equipment and facilities in the Leased Premises at the time of return to the </w:t>
      </w:r>
      <w:r w:rsidR="00C712D9" w:rsidRPr="004B3CE3">
        <w:rPr>
          <w:lang w:val="en-GB"/>
        </w:rPr>
        <w:t>Lessor</w:t>
      </w:r>
      <w:r w:rsidRPr="004B3CE3">
        <w:rPr>
          <w:lang w:val="en-GB"/>
        </w:rPr>
        <w:t>.</w:t>
      </w:r>
      <w:r w:rsidRPr="004B3CE3">
        <w:t xml:space="preserve"> </w:t>
      </w:r>
    </w:p>
    <w:p w14:paraId="27D1A937" w14:textId="77777777" w:rsidR="00376DEF" w:rsidRPr="004B3CE3" w:rsidRDefault="00376DEF" w:rsidP="00376DEF">
      <w:pPr>
        <w:pStyle w:val="a3"/>
        <w:ind w:left="1134"/>
        <w:jc w:val="both"/>
        <w:rPr>
          <w:lang w:val="vi-VN"/>
        </w:rPr>
      </w:pPr>
    </w:p>
    <w:p w14:paraId="041146F5" w14:textId="31989CB9" w:rsidR="00376DEF" w:rsidRPr="004B3CE3" w:rsidRDefault="00200051" w:rsidP="00340A46">
      <w:pPr>
        <w:pStyle w:val="a3"/>
        <w:numPr>
          <w:ilvl w:val="0"/>
          <w:numId w:val="67"/>
        </w:numPr>
        <w:spacing w:before="120" w:after="120"/>
        <w:ind w:left="1134" w:hanging="567"/>
        <w:jc w:val="both"/>
        <w:rPr>
          <w:lang w:val="vi-VN"/>
        </w:rPr>
      </w:pPr>
      <w:r w:rsidRPr="004B3CE3">
        <w:rPr>
          <w:lang w:val="en-GB"/>
        </w:rPr>
        <w:t xml:space="preserve">In the event the </w:t>
      </w:r>
      <w:r w:rsidR="00C712D9" w:rsidRPr="004B3CE3">
        <w:rPr>
          <w:lang w:val="en-GB"/>
        </w:rPr>
        <w:t>Lessee</w:t>
      </w:r>
      <w:r w:rsidRPr="004B3CE3">
        <w:rPr>
          <w:lang w:val="en-GB"/>
        </w:rPr>
        <w:t xml:space="preserve"> fails to reinstate and return the Leased Premises to the </w:t>
      </w:r>
      <w:r w:rsidR="00C712D9" w:rsidRPr="004B3CE3">
        <w:rPr>
          <w:lang w:val="en-GB"/>
        </w:rPr>
        <w:t>Lessor</w:t>
      </w:r>
      <w:r w:rsidRPr="004B3CE3">
        <w:rPr>
          <w:lang w:val="en-GB"/>
        </w:rPr>
        <w:t xml:space="preserve"> as required by </w:t>
      </w:r>
      <w:r w:rsidRPr="00C617FA">
        <w:rPr>
          <w:b/>
          <w:u w:val="single"/>
          <w:lang w:val="en-GB"/>
        </w:rPr>
        <w:t>Article 4.</w:t>
      </w:r>
      <w:r w:rsidR="00207772" w:rsidRPr="00C617FA">
        <w:rPr>
          <w:b/>
          <w:u w:val="single"/>
          <w:lang w:val="vi-VN"/>
        </w:rPr>
        <w:t>7</w:t>
      </w:r>
      <w:r w:rsidRPr="00C617FA">
        <w:rPr>
          <w:b/>
          <w:u w:val="single"/>
          <w:lang w:val="en-GB"/>
        </w:rPr>
        <w:t>(a)</w:t>
      </w:r>
      <w:r w:rsidRPr="00C617FA">
        <w:rPr>
          <w:lang w:val="en-GB"/>
        </w:rPr>
        <w:t xml:space="preserve"> </w:t>
      </w:r>
      <w:r w:rsidRPr="004B3CE3">
        <w:rPr>
          <w:lang w:val="en-GB"/>
        </w:rPr>
        <w:t xml:space="preserve">hereinabove, the </w:t>
      </w:r>
      <w:r w:rsidR="00C712D9" w:rsidRPr="004B3CE3">
        <w:rPr>
          <w:lang w:val="en-GB"/>
        </w:rPr>
        <w:t>Lessor</w:t>
      </w:r>
      <w:r w:rsidRPr="004B3CE3">
        <w:rPr>
          <w:lang w:val="en-GB"/>
        </w:rPr>
        <w:t xml:space="preserve"> shall carry out such works and deduct arising costs from the Security Deposit or request the </w:t>
      </w:r>
      <w:r w:rsidR="00C712D9" w:rsidRPr="004B3CE3">
        <w:rPr>
          <w:lang w:val="en-GB"/>
        </w:rPr>
        <w:t>Lessee</w:t>
      </w:r>
      <w:r w:rsidRPr="004B3CE3">
        <w:rPr>
          <w:lang w:val="en-GB"/>
        </w:rPr>
        <w:t xml:space="preserve"> to reimburse such costs, </w:t>
      </w:r>
      <w:r w:rsidR="00C05D7A" w:rsidRPr="004B3CE3">
        <w:rPr>
          <w:lang w:val="en-GB"/>
        </w:rPr>
        <w:t>simultaneously</w:t>
      </w:r>
      <w:r w:rsidRPr="004B3CE3">
        <w:rPr>
          <w:lang w:val="en-GB"/>
        </w:rPr>
        <w:t>:</w:t>
      </w:r>
    </w:p>
    <w:p w14:paraId="78125C81" w14:textId="77777777" w:rsidR="00376DEF" w:rsidRPr="004B3CE3" w:rsidRDefault="00376DEF" w:rsidP="00376DEF">
      <w:pPr>
        <w:pStyle w:val="a3"/>
        <w:spacing w:before="120" w:after="120"/>
        <w:ind w:left="1134"/>
        <w:jc w:val="both"/>
        <w:rPr>
          <w:lang w:val="vi-VN"/>
        </w:rPr>
      </w:pPr>
    </w:p>
    <w:p w14:paraId="38EB1022" w14:textId="25FECB58" w:rsidR="00376DEF" w:rsidRPr="004B3CE3" w:rsidRDefault="00200051" w:rsidP="00340A46">
      <w:pPr>
        <w:pStyle w:val="a3"/>
        <w:numPr>
          <w:ilvl w:val="0"/>
          <w:numId w:val="68"/>
        </w:numPr>
        <w:spacing w:before="120" w:after="120"/>
        <w:ind w:left="1701" w:hanging="567"/>
        <w:jc w:val="both"/>
        <w:rPr>
          <w:lang w:val="vi-VN"/>
        </w:rPr>
      </w:pPr>
      <w:r w:rsidRPr="004B3CE3">
        <w:rPr>
          <w:lang w:val="en-GB"/>
        </w:rPr>
        <w:t xml:space="preserve">The </w:t>
      </w:r>
      <w:r w:rsidR="00C712D9" w:rsidRPr="004B3CE3">
        <w:rPr>
          <w:lang w:val="en-GB"/>
        </w:rPr>
        <w:t>Lessee</w:t>
      </w:r>
      <w:r w:rsidRPr="004B3CE3">
        <w:rPr>
          <w:lang w:val="en-GB"/>
        </w:rPr>
        <w:t xml:space="preserve"> is considered to be beyond the time limit occupying the Leased Premises, without prejudice to any rights or remedies available to the </w:t>
      </w:r>
      <w:r w:rsidR="00C712D9" w:rsidRPr="004B3CE3">
        <w:rPr>
          <w:lang w:val="en-GB"/>
        </w:rPr>
        <w:t>Lessor</w:t>
      </w:r>
      <w:r w:rsidRPr="004B3CE3">
        <w:rPr>
          <w:lang w:val="en-GB"/>
        </w:rPr>
        <w:t xml:space="preserve">, the </w:t>
      </w:r>
      <w:r w:rsidR="00C712D9" w:rsidRPr="004B3CE3">
        <w:rPr>
          <w:lang w:val="en-GB"/>
        </w:rPr>
        <w:t>Lessee</w:t>
      </w:r>
      <w:r w:rsidRPr="004B3CE3">
        <w:rPr>
          <w:lang w:val="en-GB"/>
        </w:rPr>
        <w:t xml:space="preserve"> shall pay to the </w:t>
      </w:r>
      <w:r w:rsidR="00C712D9" w:rsidRPr="004B3CE3">
        <w:rPr>
          <w:lang w:val="en-GB"/>
        </w:rPr>
        <w:t>Lessor</w:t>
      </w:r>
      <w:r w:rsidRPr="004B3CE3">
        <w:rPr>
          <w:lang w:val="en-GB"/>
        </w:rPr>
        <w:t xml:space="preserve"> for each day of such holding over with the double amount of prevailing Rent and Service Charge from the termination date of this </w:t>
      </w:r>
      <w:r w:rsidR="00561E40" w:rsidRPr="004B3CE3">
        <w:rPr>
          <w:lang w:val="en-GB"/>
        </w:rPr>
        <w:t>Agreement</w:t>
      </w:r>
      <w:r w:rsidRPr="004B3CE3">
        <w:rPr>
          <w:lang w:val="en-GB"/>
        </w:rPr>
        <w:t xml:space="preserve"> to the date when the Leased Premises is properly returned under this </w:t>
      </w:r>
      <w:r w:rsidR="00561E40" w:rsidRPr="004B3CE3">
        <w:rPr>
          <w:lang w:val="en-GB"/>
        </w:rPr>
        <w:lastRenderedPageBreak/>
        <w:t>Agreement</w:t>
      </w:r>
      <w:r w:rsidRPr="004B3CE3">
        <w:rPr>
          <w:lang w:val="en-GB"/>
        </w:rPr>
        <w:t xml:space="preserve">. Such provision shall not be construed as the </w:t>
      </w:r>
      <w:r w:rsidR="00C712D9" w:rsidRPr="004B3CE3">
        <w:rPr>
          <w:lang w:val="en-GB"/>
        </w:rPr>
        <w:t>Lessor</w:t>
      </w:r>
      <w:r w:rsidRPr="004B3CE3">
        <w:rPr>
          <w:lang w:val="en-GB"/>
        </w:rPr>
        <w:t xml:space="preserve">'s consent for renewal of the </w:t>
      </w:r>
      <w:r w:rsidR="00561E40" w:rsidRPr="004B3CE3">
        <w:rPr>
          <w:lang w:val="en-GB"/>
        </w:rPr>
        <w:t>Agreement</w:t>
      </w:r>
      <w:r w:rsidRPr="004B3CE3">
        <w:rPr>
          <w:lang w:val="en-GB"/>
        </w:rPr>
        <w:t xml:space="preserve"> and/or continuously holding over the </w:t>
      </w:r>
      <w:r w:rsidR="00561E40" w:rsidRPr="004B3CE3">
        <w:rPr>
          <w:lang w:val="en-GB"/>
        </w:rPr>
        <w:t>Leased</w:t>
      </w:r>
      <w:r w:rsidR="00561E40" w:rsidRPr="004B3CE3">
        <w:rPr>
          <w:lang w:val="vi-VN"/>
        </w:rPr>
        <w:t xml:space="preserve"> </w:t>
      </w:r>
      <w:r w:rsidRPr="004B3CE3">
        <w:rPr>
          <w:lang w:val="en-GB"/>
        </w:rPr>
        <w:t xml:space="preserve">Premises after the termination date of this </w:t>
      </w:r>
      <w:r w:rsidR="00561E40" w:rsidRPr="004B3CE3">
        <w:rPr>
          <w:lang w:val="en-GB"/>
        </w:rPr>
        <w:t>Agreement</w:t>
      </w:r>
      <w:r w:rsidRPr="004B3CE3">
        <w:rPr>
          <w:lang w:val="en-GB"/>
        </w:rPr>
        <w:t xml:space="preserve">. All payable amountherein must be immediately paid to the </w:t>
      </w:r>
      <w:r w:rsidR="00C712D9" w:rsidRPr="004B3CE3">
        <w:rPr>
          <w:lang w:val="en-GB"/>
        </w:rPr>
        <w:t>Lessor</w:t>
      </w:r>
      <w:r w:rsidRPr="004B3CE3">
        <w:rPr>
          <w:lang w:val="en-GB"/>
        </w:rPr>
        <w:t xml:space="preserve"> as soon as receiving </w:t>
      </w:r>
      <w:r w:rsidR="00C712D9" w:rsidRPr="004B3CE3">
        <w:rPr>
          <w:lang w:val="en-GB"/>
        </w:rPr>
        <w:t>Lessor</w:t>
      </w:r>
      <w:r w:rsidRPr="004B3CE3">
        <w:rPr>
          <w:lang w:val="en-GB"/>
        </w:rPr>
        <w:t>'s request;</w:t>
      </w:r>
    </w:p>
    <w:p w14:paraId="3DF45B11" w14:textId="77777777" w:rsidR="00376DEF" w:rsidRPr="004B3CE3" w:rsidRDefault="00376DEF" w:rsidP="00376DEF">
      <w:pPr>
        <w:pStyle w:val="a3"/>
        <w:spacing w:before="120" w:after="120"/>
        <w:ind w:left="1701"/>
        <w:jc w:val="both"/>
        <w:rPr>
          <w:lang w:val="vi-VN"/>
        </w:rPr>
      </w:pPr>
    </w:p>
    <w:p w14:paraId="0BBF31D1" w14:textId="6577675F" w:rsidR="00376DEF" w:rsidRPr="004B3CE3" w:rsidRDefault="00200051" w:rsidP="00340A46">
      <w:pPr>
        <w:pStyle w:val="a3"/>
        <w:numPr>
          <w:ilvl w:val="0"/>
          <w:numId w:val="68"/>
        </w:numPr>
        <w:spacing w:before="120" w:after="120"/>
        <w:ind w:left="1701" w:hanging="567"/>
        <w:jc w:val="both"/>
        <w:rPr>
          <w:lang w:val="vi-VN"/>
        </w:rPr>
      </w:pPr>
      <w:r w:rsidRPr="004B3CE3">
        <w:rPr>
          <w:rFonts w:eastAsia="SimSun"/>
          <w:lang w:val="en-GB"/>
        </w:rPr>
        <w:t xml:space="preserve">After twenty (20) days since the termination date of this </w:t>
      </w:r>
      <w:r w:rsidR="00561E40" w:rsidRPr="004B3CE3">
        <w:rPr>
          <w:lang w:val="en-GB"/>
        </w:rPr>
        <w:t>Agreement</w:t>
      </w:r>
      <w:r w:rsidRPr="004B3CE3">
        <w:rPr>
          <w:rFonts w:eastAsia="SimSun"/>
          <w:lang w:val="en-GB"/>
        </w:rPr>
        <w:t xml:space="preserve">, the </w:t>
      </w:r>
      <w:r w:rsidR="00C712D9" w:rsidRPr="004B3CE3">
        <w:rPr>
          <w:rFonts w:eastAsia="SimSun"/>
          <w:lang w:val="en-GB"/>
        </w:rPr>
        <w:t>Lessor</w:t>
      </w:r>
      <w:r w:rsidRPr="004B3CE3">
        <w:rPr>
          <w:rFonts w:eastAsia="SimSun"/>
          <w:lang w:val="en-GB"/>
        </w:rPr>
        <w:t xml:space="preserve"> has the right to remove the </w:t>
      </w:r>
      <w:r w:rsidR="00C712D9" w:rsidRPr="004B3CE3">
        <w:rPr>
          <w:rFonts w:eastAsia="SimSun"/>
          <w:lang w:val="en-GB"/>
        </w:rPr>
        <w:t>Lessee</w:t>
      </w:r>
      <w:r w:rsidRPr="004B3CE3">
        <w:rPr>
          <w:rFonts w:eastAsia="SimSun"/>
          <w:lang w:val="en-GB"/>
        </w:rPr>
        <w:t xml:space="preserve">'s property out of the Leased Premises in the witness of a </w:t>
      </w:r>
      <w:bookmarkStart w:id="35" w:name="_cp_text_1_420"/>
      <w:r w:rsidRPr="004B3CE3">
        <w:rPr>
          <w:rFonts w:eastAsia="SimSun"/>
          <w:lang w:val="en-GB"/>
        </w:rPr>
        <w:t xml:space="preserve">third </w:t>
      </w:r>
      <w:bookmarkEnd w:id="35"/>
      <w:r w:rsidRPr="004B3CE3">
        <w:rPr>
          <w:rFonts w:eastAsia="SimSun"/>
          <w:lang w:val="en-GB"/>
        </w:rPr>
        <w:t xml:space="preserve">party. Before removing the </w:t>
      </w:r>
      <w:r w:rsidR="00C712D9" w:rsidRPr="004B3CE3">
        <w:rPr>
          <w:rFonts w:eastAsia="SimSun"/>
          <w:lang w:val="en-GB"/>
        </w:rPr>
        <w:t>Lessee</w:t>
      </w:r>
      <w:r w:rsidRPr="004B3CE3">
        <w:rPr>
          <w:rFonts w:eastAsia="SimSun"/>
          <w:lang w:val="en-GB"/>
        </w:rPr>
        <w:t xml:space="preserve">'s property out of the Leased Premises, the </w:t>
      </w:r>
      <w:r w:rsidR="00C712D9" w:rsidRPr="004B3CE3">
        <w:rPr>
          <w:rFonts w:eastAsia="SimSun"/>
          <w:lang w:val="en-GB"/>
        </w:rPr>
        <w:t>Lessor</w:t>
      </w:r>
      <w:r w:rsidRPr="004B3CE3">
        <w:rPr>
          <w:rFonts w:eastAsia="SimSun"/>
          <w:lang w:val="en-GB"/>
        </w:rPr>
        <w:t xml:space="preserve"> shall list out the </w:t>
      </w:r>
      <w:r w:rsidR="00C712D9" w:rsidRPr="004B3CE3">
        <w:rPr>
          <w:rFonts w:eastAsia="SimSun"/>
          <w:lang w:val="en-GB"/>
        </w:rPr>
        <w:t>Lessee</w:t>
      </w:r>
      <w:r w:rsidRPr="004B3CE3">
        <w:rPr>
          <w:rFonts w:eastAsia="SimSun"/>
          <w:lang w:val="en-GB"/>
        </w:rPr>
        <w:t xml:space="preserve">'s property. The </w:t>
      </w:r>
      <w:r w:rsidR="00C712D9" w:rsidRPr="004B3CE3">
        <w:rPr>
          <w:rFonts w:eastAsia="SimSun"/>
          <w:lang w:val="en-GB"/>
        </w:rPr>
        <w:t>Lessor</w:t>
      </w:r>
      <w:r w:rsidRPr="004B3CE3">
        <w:rPr>
          <w:rFonts w:eastAsia="SimSun"/>
          <w:lang w:val="en-GB"/>
        </w:rPr>
        <w:t xml:space="preserve"> shall keep such property in its storage for a maximum of thirty </w:t>
      </w:r>
      <w:bookmarkStart w:id="36" w:name="_cp_text_1_424"/>
      <w:r w:rsidRPr="004B3CE3">
        <w:rPr>
          <w:rFonts w:eastAsia="SimSun"/>
          <w:lang w:val="en-GB"/>
        </w:rPr>
        <w:t>(30</w:t>
      </w:r>
      <w:bookmarkEnd w:id="36"/>
      <w:r w:rsidRPr="004B3CE3">
        <w:rPr>
          <w:rFonts w:eastAsia="SimSun"/>
          <w:lang w:val="en-GB"/>
        </w:rPr>
        <w:t xml:space="preserve">) days since the date of removing property. The </w:t>
      </w:r>
      <w:r w:rsidR="00C712D9" w:rsidRPr="004B3CE3">
        <w:rPr>
          <w:rFonts w:eastAsia="SimSun"/>
          <w:lang w:val="en-GB"/>
        </w:rPr>
        <w:t>Lessee</w:t>
      </w:r>
      <w:r w:rsidRPr="004B3CE3">
        <w:rPr>
          <w:rFonts w:eastAsia="SimSun"/>
          <w:lang w:val="en-GB"/>
        </w:rPr>
        <w:t xml:space="preserve"> shall bear all costs and expenses concerning such removal and storage;</w:t>
      </w:r>
    </w:p>
    <w:p w14:paraId="6291219A" w14:textId="77777777" w:rsidR="00376DEF" w:rsidRPr="004B3CE3" w:rsidRDefault="00376DEF" w:rsidP="00376DEF">
      <w:pPr>
        <w:pStyle w:val="a3"/>
        <w:spacing w:before="120" w:after="120"/>
        <w:ind w:left="1701"/>
        <w:jc w:val="both"/>
        <w:rPr>
          <w:rFonts w:eastAsia="SimSun"/>
          <w:lang w:val="vi-VN"/>
        </w:rPr>
      </w:pPr>
    </w:p>
    <w:p w14:paraId="758D88FD" w14:textId="63FAAA3D" w:rsidR="00376DEF" w:rsidRPr="004B3CE3" w:rsidRDefault="00200051" w:rsidP="00340A46">
      <w:pPr>
        <w:pStyle w:val="a3"/>
        <w:numPr>
          <w:ilvl w:val="0"/>
          <w:numId w:val="68"/>
        </w:numPr>
        <w:spacing w:before="120" w:after="120"/>
        <w:ind w:left="1701" w:hanging="567"/>
        <w:jc w:val="both"/>
        <w:rPr>
          <w:lang w:val="vi-VN"/>
        </w:rPr>
      </w:pPr>
      <w:r w:rsidRPr="004B3CE3">
        <w:rPr>
          <w:lang w:val="en-GB"/>
        </w:rPr>
        <w:t xml:space="preserve">Over thirty (30) days since the date when the </w:t>
      </w:r>
      <w:r w:rsidR="00C712D9" w:rsidRPr="004B3CE3">
        <w:rPr>
          <w:lang w:val="en-GB"/>
        </w:rPr>
        <w:t>Lessor</w:t>
      </w:r>
      <w:r w:rsidRPr="004B3CE3">
        <w:rPr>
          <w:lang w:val="en-GB"/>
        </w:rPr>
        <w:t xml:space="preserve"> removes the </w:t>
      </w:r>
      <w:r w:rsidR="00C712D9" w:rsidRPr="004B3CE3">
        <w:rPr>
          <w:lang w:val="en-GB"/>
        </w:rPr>
        <w:t>Lessee</w:t>
      </w:r>
      <w:r w:rsidRPr="004B3CE3">
        <w:rPr>
          <w:lang w:val="en-GB"/>
        </w:rPr>
        <w:t xml:space="preserve">'s property out of the Leased Premises, if the </w:t>
      </w:r>
      <w:r w:rsidR="00C712D9" w:rsidRPr="004B3CE3">
        <w:rPr>
          <w:lang w:val="en-GB"/>
        </w:rPr>
        <w:t>Lessee</w:t>
      </w:r>
      <w:r w:rsidRPr="004B3CE3">
        <w:rPr>
          <w:lang w:val="en-GB"/>
        </w:rPr>
        <w:t xml:space="preserve"> does not come to take over its property, the Parties shall consider that the </w:t>
      </w:r>
      <w:r w:rsidR="00C712D9" w:rsidRPr="004B3CE3">
        <w:rPr>
          <w:lang w:val="en-GB"/>
        </w:rPr>
        <w:t>Lessee</w:t>
      </w:r>
      <w:r w:rsidRPr="004B3CE3">
        <w:rPr>
          <w:lang w:val="en-GB"/>
        </w:rPr>
        <w:t xml:space="preserve"> abandons these properties and the </w:t>
      </w:r>
      <w:r w:rsidR="00C712D9" w:rsidRPr="004B3CE3">
        <w:rPr>
          <w:lang w:val="en-GB"/>
        </w:rPr>
        <w:t>Lessor</w:t>
      </w:r>
      <w:r w:rsidRPr="004B3CE3">
        <w:rPr>
          <w:lang w:val="en-GB"/>
        </w:rPr>
        <w:t xml:space="preserve"> has the right to dispose of (by selling or leasing) such property. If the sum received by the </w:t>
      </w:r>
      <w:r w:rsidR="00C712D9" w:rsidRPr="004B3CE3">
        <w:rPr>
          <w:lang w:val="en-GB"/>
        </w:rPr>
        <w:t>Lessor</w:t>
      </w:r>
      <w:r w:rsidRPr="004B3CE3">
        <w:rPr>
          <w:lang w:val="en-GB"/>
        </w:rPr>
        <w:t xml:space="preserve"> from the disposal of such property is less than the </w:t>
      </w:r>
      <w:r w:rsidR="00C712D9" w:rsidRPr="004B3CE3">
        <w:rPr>
          <w:lang w:val="en-GB"/>
        </w:rPr>
        <w:t>Lessee</w:t>
      </w:r>
      <w:r w:rsidRPr="004B3CE3">
        <w:rPr>
          <w:lang w:val="en-GB"/>
        </w:rPr>
        <w:t xml:space="preserve">'s outstanding payments, the </w:t>
      </w:r>
      <w:r w:rsidR="00C712D9" w:rsidRPr="004B3CE3">
        <w:rPr>
          <w:lang w:val="en-GB"/>
        </w:rPr>
        <w:t>Lessee</w:t>
      </w:r>
      <w:r w:rsidRPr="004B3CE3">
        <w:rPr>
          <w:lang w:val="en-GB"/>
        </w:rPr>
        <w:t xml:space="preserve"> has to pay the </w:t>
      </w:r>
      <w:r w:rsidR="00C712D9" w:rsidRPr="004B3CE3">
        <w:rPr>
          <w:lang w:val="en-GB"/>
        </w:rPr>
        <w:t>Lessor</w:t>
      </w:r>
      <w:r w:rsidRPr="004B3CE3">
        <w:rPr>
          <w:lang w:val="en-GB"/>
        </w:rPr>
        <w:t xml:space="preserve"> for the deviation upon receipt of written notice from the </w:t>
      </w:r>
      <w:r w:rsidR="00C712D9" w:rsidRPr="004B3CE3">
        <w:rPr>
          <w:lang w:val="en-GB"/>
        </w:rPr>
        <w:t>Lessor</w:t>
      </w:r>
      <w:r w:rsidRPr="004B3CE3">
        <w:rPr>
          <w:lang w:val="en-GB"/>
        </w:rPr>
        <w:t xml:space="preserve">. If the sum received by the </w:t>
      </w:r>
      <w:r w:rsidR="00C712D9" w:rsidRPr="004B3CE3">
        <w:rPr>
          <w:lang w:val="en-GB"/>
        </w:rPr>
        <w:t>Lessor</w:t>
      </w:r>
      <w:r w:rsidRPr="004B3CE3">
        <w:rPr>
          <w:lang w:val="en-GB"/>
        </w:rPr>
        <w:t xml:space="preserve"> from the disposal of such property is more than the </w:t>
      </w:r>
      <w:r w:rsidR="00C712D9" w:rsidRPr="004B3CE3">
        <w:rPr>
          <w:lang w:val="en-GB"/>
        </w:rPr>
        <w:t>Lessee</w:t>
      </w:r>
      <w:r w:rsidRPr="004B3CE3">
        <w:rPr>
          <w:lang w:val="en-GB"/>
        </w:rPr>
        <w:t xml:space="preserve">'s outstanding payments, the </w:t>
      </w:r>
      <w:r w:rsidR="00C712D9" w:rsidRPr="004B3CE3">
        <w:rPr>
          <w:lang w:val="en-GB"/>
        </w:rPr>
        <w:t>Lessor</w:t>
      </w:r>
      <w:r w:rsidRPr="004B3CE3">
        <w:rPr>
          <w:lang w:val="en-GB"/>
        </w:rPr>
        <w:t xml:space="preserve"> shall return such exceeded amount to the </w:t>
      </w:r>
      <w:r w:rsidR="00C712D9" w:rsidRPr="004B3CE3">
        <w:rPr>
          <w:lang w:val="en-GB"/>
        </w:rPr>
        <w:t>Lessee</w:t>
      </w:r>
      <w:r w:rsidRPr="004B3CE3">
        <w:rPr>
          <w:lang w:val="en-GB"/>
        </w:rPr>
        <w:t>.</w:t>
      </w:r>
    </w:p>
    <w:p w14:paraId="6E6196D4" w14:textId="77777777" w:rsidR="00890808" w:rsidRPr="004B3CE3" w:rsidRDefault="00890808" w:rsidP="00F60C32">
      <w:pPr>
        <w:pStyle w:val="a3"/>
        <w:ind w:left="0"/>
        <w:jc w:val="both"/>
        <w:rPr>
          <w:lang w:val="vi-VN"/>
        </w:rPr>
      </w:pPr>
    </w:p>
    <w:p w14:paraId="3036FBE6" w14:textId="2B2C5B0B" w:rsidR="00F42BA5" w:rsidRPr="00C617FA" w:rsidRDefault="00A428FE" w:rsidP="00F60C32">
      <w:pPr>
        <w:pStyle w:val="1"/>
        <w:spacing w:before="0"/>
        <w:contextualSpacing/>
        <w:rPr>
          <w:color w:val="auto"/>
        </w:rPr>
      </w:pPr>
      <w:bookmarkStart w:id="37" w:name="_Toc189640006"/>
      <w:r w:rsidRPr="00C617FA">
        <w:rPr>
          <w:bCs/>
          <w:color w:val="auto"/>
        </w:rPr>
        <w:t>ARTICLE 5</w:t>
      </w:r>
      <w:r w:rsidR="00F60C32" w:rsidRPr="00C617FA">
        <w:rPr>
          <w:bCs/>
          <w:color w:val="auto"/>
          <w:lang w:val="vi-VN"/>
        </w:rPr>
        <w:t xml:space="preserve">. </w:t>
      </w:r>
      <w:r w:rsidR="00C23E6C" w:rsidRPr="00C617FA">
        <w:rPr>
          <w:bCs/>
          <w:color w:val="auto"/>
        </w:rPr>
        <w:t>USE OF</w:t>
      </w:r>
      <w:r w:rsidR="00F60C32" w:rsidRPr="00C617FA">
        <w:rPr>
          <w:bCs/>
          <w:color w:val="auto"/>
          <w:lang w:val="vi-VN"/>
        </w:rPr>
        <w:t xml:space="preserve"> </w:t>
      </w:r>
      <w:r w:rsidR="00C23E6C" w:rsidRPr="00C617FA">
        <w:rPr>
          <w:bCs/>
          <w:color w:val="auto"/>
        </w:rPr>
        <w:t>THE LEASED PREMISES</w:t>
      </w:r>
      <w:bookmarkEnd w:id="37"/>
    </w:p>
    <w:p w14:paraId="2440F1AC" w14:textId="77777777" w:rsidR="00F60C32" w:rsidRPr="00C617FA" w:rsidRDefault="00F60C32" w:rsidP="00F60C32">
      <w:pPr>
        <w:contextualSpacing/>
        <w:jc w:val="both"/>
        <w:rPr>
          <w:lang w:val="vi-VN"/>
        </w:rPr>
      </w:pPr>
    </w:p>
    <w:p w14:paraId="6B057D0A" w14:textId="6EE08416" w:rsidR="00F60C32" w:rsidRPr="00C617FA" w:rsidRDefault="00C23E6C" w:rsidP="00C97414">
      <w:pPr>
        <w:pStyle w:val="a3"/>
        <w:numPr>
          <w:ilvl w:val="0"/>
          <w:numId w:val="10"/>
        </w:numPr>
        <w:ind w:left="540" w:hanging="540"/>
        <w:jc w:val="both"/>
        <w:rPr>
          <w:i/>
          <w:lang w:val="vi-VN"/>
        </w:rPr>
      </w:pPr>
      <w:r w:rsidRPr="00C617FA">
        <w:rPr>
          <w:lang w:val="vi-VN"/>
        </w:rPr>
        <w:t xml:space="preserve">The </w:t>
      </w:r>
      <w:r w:rsidR="007F7FA3" w:rsidRPr="00C617FA">
        <w:rPr>
          <w:lang w:val="en-US"/>
        </w:rPr>
        <w:t>intended</w:t>
      </w:r>
      <w:r w:rsidRPr="00C617FA">
        <w:rPr>
          <w:lang w:val="vi-VN"/>
        </w:rPr>
        <w:t xml:space="preserve"> use of the Leased Premises of the </w:t>
      </w:r>
      <w:r w:rsidR="00C712D9" w:rsidRPr="00C617FA">
        <w:rPr>
          <w:lang w:val="vi-VN"/>
        </w:rPr>
        <w:t>Lessee</w:t>
      </w:r>
      <w:r w:rsidRPr="00C617FA">
        <w:rPr>
          <w:lang w:val="vi-VN"/>
        </w:rPr>
        <w:t xml:space="preserve"> </w:t>
      </w:r>
      <w:r w:rsidR="007F7FA3" w:rsidRPr="00C617FA">
        <w:rPr>
          <w:lang w:val="vi-VN"/>
        </w:rPr>
        <w:t>(“</w:t>
      </w:r>
      <w:r w:rsidR="007F7FA3" w:rsidRPr="00C617FA">
        <w:rPr>
          <w:b/>
          <w:bCs/>
          <w:lang w:val="vi-VN"/>
        </w:rPr>
        <w:t>Lease Purpose</w:t>
      </w:r>
      <w:r w:rsidR="00381F64" w:rsidRPr="00C617FA">
        <w:rPr>
          <w:lang w:val="vi-VN"/>
        </w:rPr>
        <w:t>”)</w:t>
      </w:r>
      <w:r w:rsidR="00F42BA5" w:rsidRPr="00C617FA">
        <w:rPr>
          <w:lang w:val="vi-VN"/>
        </w:rPr>
        <w:t xml:space="preserve">: </w:t>
      </w:r>
      <w:r w:rsidR="007F7FA3" w:rsidRPr="00C617FA">
        <w:t>the Lea</w:t>
      </w:r>
      <w:r w:rsidRPr="00C617FA">
        <w:t xml:space="preserve">sed </w:t>
      </w:r>
      <w:r w:rsidR="007F7FA3" w:rsidRPr="00C617FA">
        <w:t xml:space="preserve">Premises shall be used </w:t>
      </w:r>
      <w:r w:rsidRPr="00C617FA">
        <w:t xml:space="preserve">as an office to carry out business activities </w:t>
      </w:r>
      <w:commentRangeStart w:id="38"/>
      <w:r w:rsidRPr="00C617FA">
        <w:t xml:space="preserve">licensed by state agencies </w:t>
      </w:r>
      <w:commentRangeEnd w:id="38"/>
      <w:r w:rsidR="00B4326B">
        <w:rPr>
          <w:rStyle w:val="ad"/>
          <w:lang w:val="en-US"/>
        </w:rPr>
        <w:commentReference w:id="38"/>
      </w:r>
      <w:r w:rsidRPr="00C617FA">
        <w:t xml:space="preserve">of the </w:t>
      </w:r>
      <w:r w:rsidR="00C712D9" w:rsidRPr="00C617FA">
        <w:t>Lessee</w:t>
      </w:r>
      <w:r w:rsidRPr="00C617FA">
        <w:t xml:space="preserve"> in accordance with the laws. In case there are changes in legal regulations related to the </w:t>
      </w:r>
      <w:r w:rsidR="00C712D9" w:rsidRPr="00C617FA">
        <w:t>Lessee</w:t>
      </w:r>
      <w:r w:rsidRPr="00C617FA">
        <w:t xml:space="preserve">'s business activities or the </w:t>
      </w:r>
      <w:r w:rsidR="007F7FA3" w:rsidRPr="00C617FA">
        <w:t>intended</w:t>
      </w:r>
      <w:r w:rsidRPr="00C617FA">
        <w:t xml:space="preserve"> use of the Leased Premises and/or the Building affecting the Lea</w:t>
      </w:r>
      <w:r w:rsidR="007F7FA3" w:rsidRPr="00C617FA">
        <w:t xml:space="preserve">se Purpose, the </w:t>
      </w:r>
      <w:r w:rsidR="00C712D9" w:rsidRPr="00C617FA">
        <w:t>Lessee</w:t>
      </w:r>
      <w:r w:rsidR="007F7FA3" w:rsidRPr="00C617FA">
        <w:t>’s intended use of the Leased Premises</w:t>
      </w:r>
      <w:r w:rsidRPr="00C617FA">
        <w:t xml:space="preserve"> will be adjusted accordingly.</w:t>
      </w:r>
    </w:p>
    <w:p w14:paraId="6D92AF1C" w14:textId="77777777" w:rsidR="00F60C32" w:rsidRPr="00C617FA" w:rsidRDefault="00F60C32" w:rsidP="00F60C32">
      <w:pPr>
        <w:pStyle w:val="a3"/>
        <w:ind w:left="567"/>
        <w:jc w:val="both"/>
        <w:rPr>
          <w:lang w:val="vi-VN"/>
        </w:rPr>
      </w:pPr>
    </w:p>
    <w:p w14:paraId="2B0E4673" w14:textId="21F72D7F" w:rsidR="00192FB7" w:rsidRPr="00C617FA" w:rsidRDefault="00C97414" w:rsidP="00340A46">
      <w:pPr>
        <w:pStyle w:val="a3"/>
        <w:numPr>
          <w:ilvl w:val="0"/>
          <w:numId w:val="10"/>
        </w:numPr>
        <w:ind w:left="567" w:hanging="567"/>
        <w:jc w:val="both"/>
        <w:rPr>
          <w:lang w:val="vi-VN"/>
        </w:rPr>
      </w:pPr>
      <w:r w:rsidRPr="00C617FA">
        <w:t>Limitation to the use of</w:t>
      </w:r>
      <w:r w:rsidR="00F42BA5" w:rsidRPr="00C617FA">
        <w:rPr>
          <w:lang w:val="vi-VN"/>
        </w:rPr>
        <w:t xml:space="preserve"> </w:t>
      </w:r>
      <w:r w:rsidR="00A428FE" w:rsidRPr="00C617FA">
        <w:t>the Leased Premises:</w:t>
      </w:r>
    </w:p>
    <w:p w14:paraId="7C52AA3E" w14:textId="77777777" w:rsidR="00192FB7" w:rsidRPr="00C617FA" w:rsidRDefault="00192FB7" w:rsidP="00192FB7">
      <w:pPr>
        <w:pStyle w:val="a3"/>
        <w:ind w:left="567"/>
        <w:jc w:val="both"/>
        <w:rPr>
          <w:lang w:val="vi-VN"/>
        </w:rPr>
      </w:pPr>
    </w:p>
    <w:p w14:paraId="1750FFA1" w14:textId="0C72D98C" w:rsidR="00F60C32" w:rsidRPr="00C617FA" w:rsidRDefault="00C97414" w:rsidP="00340A46">
      <w:pPr>
        <w:pStyle w:val="a3"/>
        <w:numPr>
          <w:ilvl w:val="0"/>
          <w:numId w:val="79"/>
        </w:numPr>
        <w:ind w:left="1134" w:hanging="567"/>
        <w:jc w:val="both"/>
        <w:rPr>
          <w:lang w:val="vi-VN"/>
        </w:rPr>
      </w:pPr>
      <w:r w:rsidRPr="00C617FA">
        <w:rPr>
          <w:lang w:val="vi-VN"/>
        </w:rPr>
        <w:t xml:space="preserve">The </w:t>
      </w:r>
      <w:r w:rsidR="00C712D9" w:rsidRPr="00C617FA">
        <w:rPr>
          <w:lang w:val="vi-VN"/>
        </w:rPr>
        <w:t>Lessee</w:t>
      </w:r>
      <w:r w:rsidRPr="00C617FA">
        <w:rPr>
          <w:lang w:val="vi-VN"/>
        </w:rPr>
        <w:t xml:space="preserve"> is not entitled to sublease </w:t>
      </w:r>
      <w:r w:rsidRPr="00C617FA">
        <w:t xml:space="preserve">the Leased Premises to any individual, organization without the </w:t>
      </w:r>
      <w:r w:rsidR="00C712D9" w:rsidRPr="00C617FA">
        <w:t>Lessor</w:t>
      </w:r>
      <w:r w:rsidRPr="00C617FA">
        <w:t>'s prior witten consent.</w:t>
      </w:r>
    </w:p>
    <w:p w14:paraId="24AAA691" w14:textId="77777777" w:rsidR="00192FB7" w:rsidRPr="00C617FA" w:rsidRDefault="00192FB7" w:rsidP="00192FB7">
      <w:pPr>
        <w:pStyle w:val="a3"/>
        <w:ind w:left="1134"/>
        <w:jc w:val="both"/>
        <w:rPr>
          <w:lang w:val="vi-VN"/>
        </w:rPr>
      </w:pPr>
    </w:p>
    <w:p w14:paraId="6FC108A7" w14:textId="34FD0986" w:rsidR="00192FB7" w:rsidRPr="00C617FA" w:rsidRDefault="00C97414" w:rsidP="00433705">
      <w:pPr>
        <w:pStyle w:val="a3"/>
        <w:numPr>
          <w:ilvl w:val="0"/>
          <w:numId w:val="79"/>
        </w:numPr>
        <w:ind w:left="1134" w:hanging="567"/>
        <w:jc w:val="both"/>
        <w:rPr>
          <w:lang w:val="vi-VN"/>
        </w:rPr>
      </w:pPr>
      <w:r w:rsidRPr="00C617FA">
        <w:rPr>
          <w:lang w:val="vi-VN"/>
        </w:rPr>
        <w:t xml:space="preserve">The </w:t>
      </w:r>
      <w:r w:rsidR="00C712D9" w:rsidRPr="00C617FA">
        <w:rPr>
          <w:lang w:val="vi-VN"/>
        </w:rPr>
        <w:t>Lessee</w:t>
      </w:r>
      <w:r w:rsidRPr="00C617FA">
        <w:rPr>
          <w:lang w:val="vi-VN"/>
        </w:rPr>
        <w:t xml:space="preserve"> is not allowed to use the Leased Premises to carry out certain business activities or to organize events that, in the opinion of the </w:t>
      </w:r>
      <w:r w:rsidR="00C712D9" w:rsidRPr="00C617FA">
        <w:rPr>
          <w:lang w:val="vi-VN"/>
        </w:rPr>
        <w:t>Lessor</w:t>
      </w:r>
      <w:r w:rsidRPr="00C617FA">
        <w:rPr>
          <w:lang w:val="vi-VN"/>
        </w:rPr>
        <w:t xml:space="preserve">, will cause a nuisance or affect the tranquility of other rental areas in the Building or the Building's </w:t>
      </w:r>
      <w:r w:rsidR="00176F4E" w:rsidRPr="00C617FA">
        <w:rPr>
          <w:lang w:val="vi-VN"/>
        </w:rPr>
        <w:t>Common Area</w:t>
      </w:r>
      <w:r w:rsidRPr="00C617FA">
        <w:rPr>
          <w:lang w:val="vi-VN"/>
        </w:rPr>
        <w:t xml:space="preserve">. The </w:t>
      </w:r>
      <w:r w:rsidR="00C712D9" w:rsidRPr="00C617FA">
        <w:rPr>
          <w:lang w:val="vi-VN"/>
        </w:rPr>
        <w:t>Lessor</w:t>
      </w:r>
      <w:r w:rsidRPr="00C617FA">
        <w:rPr>
          <w:lang w:val="vi-VN"/>
        </w:rPr>
        <w:t xml:space="preserve"> reserves the right to immediately, and without recourse from the </w:t>
      </w:r>
      <w:r w:rsidR="00C712D9" w:rsidRPr="00C617FA">
        <w:rPr>
          <w:lang w:val="vi-VN"/>
        </w:rPr>
        <w:t>Lessee</w:t>
      </w:r>
      <w:r w:rsidRPr="00C617FA">
        <w:rPr>
          <w:lang w:val="vi-VN"/>
        </w:rPr>
        <w:t>,</w:t>
      </w:r>
      <w:r w:rsidR="0043001E" w:rsidRPr="00C617FA">
        <w:rPr>
          <w:lang w:val="vi-VN"/>
        </w:rPr>
        <w:t xml:space="preserve"> request </w:t>
      </w:r>
      <w:r w:rsidRPr="00C617FA">
        <w:rPr>
          <w:lang w:val="vi-VN"/>
        </w:rPr>
        <w:t xml:space="preserve">the </w:t>
      </w:r>
      <w:r w:rsidR="00C712D9" w:rsidRPr="00C617FA">
        <w:rPr>
          <w:lang w:val="vi-VN"/>
        </w:rPr>
        <w:t>Lessee</w:t>
      </w:r>
      <w:r w:rsidRPr="00C617FA">
        <w:rPr>
          <w:lang w:val="vi-VN"/>
        </w:rPr>
        <w:t xml:space="preserve"> to immediately cease any unauthorized use or limit such use by the </w:t>
      </w:r>
      <w:r w:rsidR="00C712D9" w:rsidRPr="00C617FA">
        <w:rPr>
          <w:lang w:val="vi-VN"/>
        </w:rPr>
        <w:t>Lessee</w:t>
      </w:r>
      <w:r w:rsidRPr="00C617FA">
        <w:rPr>
          <w:lang w:val="vi-VN"/>
        </w:rPr>
        <w:t xml:space="preserve">s. Conditions limiting this use include, but are not limited to, holding public auctions, sweepstakes, raffles, celebrations or public presentations or other events which, in the sole opinion of the </w:t>
      </w:r>
      <w:r w:rsidR="00C712D9" w:rsidRPr="00C617FA">
        <w:rPr>
          <w:lang w:val="vi-VN"/>
        </w:rPr>
        <w:t>Lessor</w:t>
      </w:r>
      <w:r w:rsidRPr="00C617FA">
        <w:rPr>
          <w:lang w:val="vi-VN"/>
        </w:rPr>
        <w:t>, would cause a nuisance or attract crowds or unnecessary attention to the Building.</w:t>
      </w:r>
    </w:p>
    <w:p w14:paraId="6C3C932F" w14:textId="77777777" w:rsidR="00192FB7" w:rsidRPr="00C617FA" w:rsidRDefault="00192FB7" w:rsidP="00433705">
      <w:pPr>
        <w:pStyle w:val="a3"/>
        <w:ind w:left="1134"/>
        <w:jc w:val="both"/>
        <w:rPr>
          <w:lang w:val="vi-VN"/>
        </w:rPr>
      </w:pPr>
    </w:p>
    <w:p w14:paraId="00C89B43" w14:textId="6A6330BE" w:rsidR="00192FB7" w:rsidRPr="00C617FA" w:rsidRDefault="00381F64" w:rsidP="00340A46">
      <w:pPr>
        <w:pStyle w:val="a3"/>
        <w:numPr>
          <w:ilvl w:val="0"/>
          <w:numId w:val="79"/>
        </w:numPr>
        <w:ind w:left="1134" w:hanging="567"/>
        <w:jc w:val="both"/>
        <w:rPr>
          <w:lang w:val="vi-VN"/>
        </w:rPr>
      </w:pPr>
      <w:r w:rsidRPr="004B3CE3">
        <w:rPr>
          <w:lang w:val="en-US"/>
        </w:rPr>
        <w:lastRenderedPageBreak/>
        <w:t xml:space="preserve">The </w:t>
      </w:r>
      <w:r w:rsidR="00C712D9" w:rsidRPr="004B3CE3">
        <w:rPr>
          <w:lang w:val="vi-VN"/>
        </w:rPr>
        <w:t>Lessee</w:t>
      </w:r>
      <w:r w:rsidR="00192FB7" w:rsidRPr="004B3CE3">
        <w:rPr>
          <w:lang w:val="vi-VN"/>
        </w:rPr>
        <w:t xml:space="preserve"> shall not erect or display any altar in the </w:t>
      </w:r>
      <w:r w:rsidRPr="004B3CE3">
        <w:rPr>
          <w:lang w:val="vi-VN"/>
        </w:rPr>
        <w:t>Leased Premises</w:t>
      </w:r>
      <w:r w:rsidR="00192FB7" w:rsidRPr="004B3CE3">
        <w:rPr>
          <w:lang w:val="vi-VN"/>
        </w:rPr>
        <w:t xml:space="preserve"> </w:t>
      </w:r>
      <w:r w:rsidR="007F7FA3" w:rsidRPr="004B3CE3">
        <w:rPr>
          <w:lang w:val="en-US"/>
        </w:rPr>
        <w:t xml:space="preserve">that </w:t>
      </w:r>
      <w:r w:rsidR="00192FB7" w:rsidRPr="004B3CE3">
        <w:rPr>
          <w:lang w:val="vi-VN"/>
        </w:rPr>
        <w:t>containing fire, including the use of incense or candles.</w:t>
      </w:r>
    </w:p>
    <w:p w14:paraId="68FCF122" w14:textId="77777777" w:rsidR="00192FB7" w:rsidRPr="00C617FA" w:rsidRDefault="00192FB7" w:rsidP="00192FB7">
      <w:pPr>
        <w:pStyle w:val="a3"/>
        <w:ind w:left="1134"/>
        <w:jc w:val="both"/>
        <w:rPr>
          <w:lang w:val="vi-VN"/>
        </w:rPr>
      </w:pPr>
    </w:p>
    <w:p w14:paraId="324DDA5B" w14:textId="7A51EBC5" w:rsidR="00192FB7" w:rsidRPr="00C617FA" w:rsidRDefault="00192FB7" w:rsidP="00340A46">
      <w:pPr>
        <w:pStyle w:val="a3"/>
        <w:numPr>
          <w:ilvl w:val="0"/>
          <w:numId w:val="79"/>
        </w:numPr>
        <w:ind w:left="1134" w:hanging="567"/>
        <w:jc w:val="both"/>
        <w:rPr>
          <w:lang w:val="vi-VN"/>
        </w:rPr>
      </w:pPr>
      <w:r w:rsidRPr="004B3CE3">
        <w:rPr>
          <w:lang w:val="vi-VN"/>
        </w:rPr>
        <w:t xml:space="preserve">The </w:t>
      </w:r>
      <w:r w:rsidR="00C712D9" w:rsidRPr="004B3CE3">
        <w:rPr>
          <w:lang w:val="vi-VN"/>
        </w:rPr>
        <w:t>Lessee</w:t>
      </w:r>
      <w:r w:rsidRPr="004B3CE3">
        <w:rPr>
          <w:lang w:val="vi-VN"/>
        </w:rPr>
        <w:t xml:space="preserve"> shall not load or use the floors, walls, ceilings or structures of the </w:t>
      </w:r>
      <w:r w:rsidR="00381F64" w:rsidRPr="004B3CE3">
        <w:rPr>
          <w:lang w:val="vi-VN"/>
        </w:rPr>
        <w:t>Leased Premises</w:t>
      </w:r>
      <w:r w:rsidRPr="004B3CE3">
        <w:rPr>
          <w:lang w:val="vi-VN"/>
        </w:rPr>
        <w:t xml:space="preserve"> or the Building to deform, damage or otherwise affect structural </w:t>
      </w:r>
      <w:r w:rsidR="00381F64" w:rsidRPr="004B3CE3">
        <w:rPr>
          <w:lang w:val="en-US"/>
        </w:rPr>
        <w:t>parts</w:t>
      </w:r>
      <w:r w:rsidRPr="004B3CE3">
        <w:rPr>
          <w:lang w:val="vi-VN"/>
        </w:rPr>
        <w:t>,</w:t>
      </w:r>
      <w:r w:rsidR="00381F64" w:rsidRPr="004B3CE3">
        <w:rPr>
          <w:lang w:val="vi-VN"/>
        </w:rPr>
        <w:t xml:space="preserve"> load-bearing frames, roofs, </w:t>
      </w:r>
      <w:r w:rsidRPr="004B3CE3">
        <w:rPr>
          <w:lang w:val="vi-VN"/>
        </w:rPr>
        <w:t>foundations, beams</w:t>
      </w:r>
      <w:r w:rsidR="00381F64" w:rsidRPr="004B3CE3">
        <w:rPr>
          <w:lang w:val="en-US"/>
        </w:rPr>
        <w:t>,</w:t>
      </w:r>
      <w:r w:rsidRPr="004B3CE3">
        <w:rPr>
          <w:lang w:val="vi-VN"/>
        </w:rPr>
        <w:t xml:space="preserve"> and exterior walls of the Building.</w:t>
      </w:r>
    </w:p>
    <w:p w14:paraId="1893BD74" w14:textId="77777777" w:rsidR="00192FB7" w:rsidRPr="00C617FA" w:rsidRDefault="00192FB7" w:rsidP="00192FB7">
      <w:pPr>
        <w:pStyle w:val="a3"/>
        <w:ind w:left="1134"/>
        <w:jc w:val="both"/>
        <w:rPr>
          <w:lang w:val="vi-VN"/>
        </w:rPr>
      </w:pPr>
    </w:p>
    <w:p w14:paraId="3CD5AF51" w14:textId="33CEE359" w:rsidR="00192FB7" w:rsidRPr="00C617FA" w:rsidRDefault="00192FB7" w:rsidP="00340A46">
      <w:pPr>
        <w:pStyle w:val="a3"/>
        <w:numPr>
          <w:ilvl w:val="0"/>
          <w:numId w:val="79"/>
        </w:numPr>
        <w:ind w:left="1134" w:hanging="567"/>
        <w:jc w:val="both"/>
        <w:rPr>
          <w:lang w:val="vi-VN"/>
        </w:rPr>
      </w:pPr>
      <w:r w:rsidRPr="004B3CE3">
        <w:rPr>
          <w:lang w:val="vi-VN"/>
        </w:rPr>
        <w:t xml:space="preserve">The </w:t>
      </w:r>
      <w:r w:rsidR="00C712D9" w:rsidRPr="004B3CE3">
        <w:rPr>
          <w:lang w:val="vi-VN"/>
        </w:rPr>
        <w:t>Lessee</w:t>
      </w:r>
      <w:r w:rsidRPr="004B3CE3">
        <w:rPr>
          <w:lang w:val="vi-VN"/>
        </w:rPr>
        <w:t xml:space="preserve"> shall not overload floors, elevators, electrical installations or gutters, pipes, sewers, discharge pipes, wires, telephone and telegraph cables, grids, ditches, trenches, ventilation pipes and water pipes (if any) in the </w:t>
      </w:r>
      <w:r w:rsidR="00381F64" w:rsidRPr="004B3CE3">
        <w:rPr>
          <w:lang w:val="vi-VN"/>
        </w:rPr>
        <w:t>Leased Premises</w:t>
      </w:r>
      <w:r w:rsidRPr="004B3CE3">
        <w:rPr>
          <w:lang w:val="vi-VN"/>
        </w:rPr>
        <w:t xml:space="preserve"> and/or</w:t>
      </w:r>
      <w:r w:rsidR="00381F64" w:rsidRPr="004B3CE3">
        <w:rPr>
          <w:lang w:val="en-US"/>
        </w:rPr>
        <w:t xml:space="preserve"> the</w:t>
      </w:r>
      <w:r w:rsidRPr="004B3CE3">
        <w:rPr>
          <w:lang w:val="vi-VN"/>
        </w:rPr>
        <w:t xml:space="preserve"> Building.</w:t>
      </w:r>
    </w:p>
    <w:p w14:paraId="3BED434B" w14:textId="77777777" w:rsidR="00192FB7" w:rsidRPr="00C617FA" w:rsidRDefault="00192FB7" w:rsidP="00192FB7">
      <w:pPr>
        <w:pStyle w:val="a3"/>
        <w:ind w:left="1134"/>
        <w:jc w:val="both"/>
        <w:rPr>
          <w:lang w:val="vi-VN"/>
        </w:rPr>
      </w:pPr>
    </w:p>
    <w:p w14:paraId="31CA7410" w14:textId="22F48DB3" w:rsidR="00192FB7" w:rsidRPr="00C617FA" w:rsidRDefault="00192FB7" w:rsidP="00340A46">
      <w:pPr>
        <w:pStyle w:val="a3"/>
        <w:numPr>
          <w:ilvl w:val="0"/>
          <w:numId w:val="79"/>
        </w:numPr>
        <w:ind w:left="1134" w:hanging="567"/>
        <w:jc w:val="both"/>
        <w:rPr>
          <w:lang w:val="vi-VN"/>
        </w:rPr>
      </w:pPr>
      <w:r w:rsidRPr="004B3CE3">
        <w:rPr>
          <w:lang w:val="vi-VN"/>
        </w:rPr>
        <w:t xml:space="preserve">The </w:t>
      </w:r>
      <w:r w:rsidR="00C712D9" w:rsidRPr="004B3CE3">
        <w:rPr>
          <w:lang w:val="vi-VN"/>
        </w:rPr>
        <w:t>Lessee</w:t>
      </w:r>
      <w:r w:rsidRPr="004B3CE3">
        <w:rPr>
          <w:lang w:val="vi-VN"/>
        </w:rPr>
        <w:t xml:space="preserve"> shall not do or omit to do anything that is likely to obstruct, or place additional load on, any ventilation, heating, air conditioning o</w:t>
      </w:r>
      <w:r w:rsidR="00381F64" w:rsidRPr="004B3CE3">
        <w:rPr>
          <w:lang w:val="vi-VN"/>
        </w:rPr>
        <w:t xml:space="preserve">r other machinery or equipment </w:t>
      </w:r>
      <w:r w:rsidRPr="004B3CE3">
        <w:rPr>
          <w:lang w:val="vi-VN"/>
        </w:rPr>
        <w:t xml:space="preserve">serving the Building or </w:t>
      </w:r>
      <w:r w:rsidR="00381F64" w:rsidRPr="004B3CE3">
        <w:rPr>
          <w:lang w:val="en-US"/>
        </w:rPr>
        <w:t xml:space="preserve">the </w:t>
      </w:r>
      <w:r w:rsidR="00381F64" w:rsidRPr="004B3CE3">
        <w:rPr>
          <w:lang w:val="vi-VN"/>
        </w:rPr>
        <w:t>Leased Premises</w:t>
      </w:r>
      <w:r w:rsidRPr="004B3CE3">
        <w:rPr>
          <w:lang w:val="vi-VN"/>
        </w:rPr>
        <w:t>.</w:t>
      </w:r>
    </w:p>
    <w:p w14:paraId="0A45E9CB" w14:textId="77777777" w:rsidR="00192FB7" w:rsidRPr="00C617FA" w:rsidRDefault="00192FB7" w:rsidP="00192FB7">
      <w:pPr>
        <w:pStyle w:val="a3"/>
        <w:ind w:left="1134"/>
        <w:jc w:val="both"/>
        <w:rPr>
          <w:lang w:val="vi-VN"/>
        </w:rPr>
      </w:pPr>
    </w:p>
    <w:p w14:paraId="484A8523" w14:textId="1AECC0A1" w:rsidR="00192FB7" w:rsidRPr="00C617FA" w:rsidRDefault="00381F64" w:rsidP="00340A46">
      <w:pPr>
        <w:pStyle w:val="a3"/>
        <w:numPr>
          <w:ilvl w:val="0"/>
          <w:numId w:val="79"/>
        </w:numPr>
        <w:ind w:left="1134" w:hanging="567"/>
        <w:jc w:val="both"/>
        <w:rPr>
          <w:lang w:val="vi-VN"/>
        </w:rPr>
      </w:pPr>
      <w:r w:rsidRPr="004B3CE3">
        <w:rPr>
          <w:lang w:val="en-US"/>
        </w:rPr>
        <w:t xml:space="preserve">The </w:t>
      </w:r>
      <w:r w:rsidR="00C712D9" w:rsidRPr="004B3CE3">
        <w:rPr>
          <w:lang w:val="vi-VN"/>
        </w:rPr>
        <w:t>Lessee</w:t>
      </w:r>
      <w:r w:rsidR="00192FB7" w:rsidRPr="004B3CE3">
        <w:rPr>
          <w:lang w:val="vi-VN"/>
        </w:rPr>
        <w:t xml:space="preserve"> </w:t>
      </w:r>
      <w:r w:rsidRPr="004B3CE3">
        <w:rPr>
          <w:lang w:val="en-US"/>
        </w:rPr>
        <w:t>shall</w:t>
      </w:r>
      <w:r w:rsidR="00192FB7" w:rsidRPr="004B3CE3">
        <w:rPr>
          <w:lang w:val="vi-VN"/>
        </w:rPr>
        <w:t xml:space="preserve"> not allow anyone to sleep in the </w:t>
      </w:r>
      <w:r w:rsidRPr="004B3CE3">
        <w:rPr>
          <w:lang w:val="vi-VN"/>
        </w:rPr>
        <w:t>Leased Premises</w:t>
      </w:r>
      <w:r w:rsidR="00192FB7" w:rsidRPr="004B3CE3">
        <w:rPr>
          <w:lang w:val="vi-VN"/>
        </w:rPr>
        <w:t xml:space="preserve"> or use the </w:t>
      </w:r>
      <w:r w:rsidRPr="004B3CE3">
        <w:rPr>
          <w:lang w:val="vi-VN"/>
        </w:rPr>
        <w:t>Leased Premises</w:t>
      </w:r>
      <w:r w:rsidR="00192FB7" w:rsidRPr="004B3CE3">
        <w:rPr>
          <w:lang w:val="vi-VN"/>
        </w:rPr>
        <w:t xml:space="preserve"> for residential purposes, including cooking in any form.</w:t>
      </w:r>
    </w:p>
    <w:p w14:paraId="446A16DA" w14:textId="77777777" w:rsidR="00192FB7" w:rsidRPr="00C617FA" w:rsidRDefault="00192FB7" w:rsidP="00192FB7">
      <w:pPr>
        <w:pStyle w:val="a3"/>
        <w:ind w:left="1134"/>
        <w:jc w:val="both"/>
        <w:rPr>
          <w:lang w:val="vi-VN"/>
        </w:rPr>
      </w:pPr>
    </w:p>
    <w:p w14:paraId="736E46D9" w14:textId="1F785A85" w:rsidR="00192FB7" w:rsidRPr="00C617FA" w:rsidRDefault="00381F64" w:rsidP="00340A46">
      <w:pPr>
        <w:pStyle w:val="a3"/>
        <w:numPr>
          <w:ilvl w:val="0"/>
          <w:numId w:val="79"/>
        </w:numPr>
        <w:ind w:left="1134" w:hanging="567"/>
        <w:jc w:val="both"/>
        <w:rPr>
          <w:lang w:val="vi-VN"/>
        </w:rPr>
      </w:pPr>
      <w:r w:rsidRPr="004B3CE3">
        <w:rPr>
          <w:lang w:val="vi-VN"/>
        </w:rPr>
        <w:t>T</w:t>
      </w:r>
      <w:r w:rsidR="002520B1" w:rsidRPr="004B3CE3">
        <w:rPr>
          <w:lang w:val="en-US"/>
        </w:rPr>
        <w:t xml:space="preserve">he </w:t>
      </w:r>
      <w:r w:rsidR="00C712D9" w:rsidRPr="004B3CE3">
        <w:rPr>
          <w:lang w:val="en-US"/>
        </w:rPr>
        <w:t>Lessee</w:t>
      </w:r>
      <w:r w:rsidR="00192FB7" w:rsidRPr="004B3CE3">
        <w:rPr>
          <w:lang w:val="vi-VN"/>
        </w:rPr>
        <w:t xml:space="preserve"> shall not, at any time, place goods, pallets, empty packaging, waste or any other obstructions in the Common Area and shall only use</w:t>
      </w:r>
      <w:r w:rsidR="002520B1" w:rsidRPr="004B3CE3">
        <w:rPr>
          <w:lang w:val="vi-VN"/>
        </w:rPr>
        <w:t xml:space="preserve"> waste disposal facilities and w</w:t>
      </w:r>
      <w:r w:rsidR="00192FB7" w:rsidRPr="004B3CE3">
        <w:rPr>
          <w:lang w:val="vi-VN"/>
        </w:rPr>
        <w:t xml:space="preserve">aste containers designated </w:t>
      </w:r>
      <w:r w:rsidR="002520B1" w:rsidRPr="004B3CE3">
        <w:rPr>
          <w:lang w:val="vi-VN"/>
        </w:rPr>
        <w:t>for such</w:t>
      </w:r>
      <w:r w:rsidR="00192FB7" w:rsidRPr="004B3CE3">
        <w:rPr>
          <w:lang w:val="vi-VN"/>
        </w:rPr>
        <w:t xml:space="preserve"> purpose.</w:t>
      </w:r>
    </w:p>
    <w:p w14:paraId="256959F6" w14:textId="77777777" w:rsidR="00192FB7" w:rsidRPr="00C617FA" w:rsidRDefault="00192FB7" w:rsidP="00192FB7">
      <w:pPr>
        <w:pStyle w:val="a3"/>
        <w:ind w:left="1134"/>
        <w:jc w:val="both"/>
        <w:rPr>
          <w:lang w:val="vi-VN"/>
        </w:rPr>
      </w:pPr>
    </w:p>
    <w:p w14:paraId="56C6E84F" w14:textId="67357429" w:rsidR="00192FB7" w:rsidRPr="00C617FA" w:rsidRDefault="00192FB7" w:rsidP="00340A46">
      <w:pPr>
        <w:pStyle w:val="a3"/>
        <w:numPr>
          <w:ilvl w:val="0"/>
          <w:numId w:val="79"/>
        </w:numPr>
        <w:ind w:left="1134" w:hanging="567"/>
        <w:jc w:val="both"/>
        <w:rPr>
          <w:lang w:val="vi-VN"/>
        </w:rPr>
      </w:pPr>
      <w:r w:rsidRPr="004B3CE3">
        <w:rPr>
          <w:lang w:val="vi-VN"/>
        </w:rPr>
        <w:t xml:space="preserve">The </w:t>
      </w:r>
      <w:r w:rsidR="00C712D9" w:rsidRPr="004B3CE3">
        <w:rPr>
          <w:lang w:val="vi-VN"/>
        </w:rPr>
        <w:t>Lessee</w:t>
      </w:r>
      <w:r w:rsidRPr="004B3CE3">
        <w:rPr>
          <w:lang w:val="vi-VN"/>
        </w:rPr>
        <w:t xml:space="preserve"> shall not arrange, place or install any objects, goods or other items in front of the Building or any other place outside the </w:t>
      </w:r>
      <w:r w:rsidR="00381F64" w:rsidRPr="004B3CE3">
        <w:rPr>
          <w:lang w:val="vi-VN"/>
        </w:rPr>
        <w:t>Leased Premises</w:t>
      </w:r>
      <w:r w:rsidRPr="004B3CE3">
        <w:rPr>
          <w:lang w:val="vi-VN"/>
        </w:rPr>
        <w:t>.</w:t>
      </w:r>
    </w:p>
    <w:p w14:paraId="09F98886" w14:textId="77777777" w:rsidR="00192FB7" w:rsidRPr="00C617FA" w:rsidRDefault="00192FB7" w:rsidP="00192FB7">
      <w:pPr>
        <w:pStyle w:val="a3"/>
        <w:ind w:left="1134"/>
        <w:jc w:val="both"/>
        <w:rPr>
          <w:lang w:val="vi-VN"/>
        </w:rPr>
      </w:pPr>
    </w:p>
    <w:p w14:paraId="159C6C4E" w14:textId="08B62C8E" w:rsidR="00192FB7" w:rsidRPr="00C617FA" w:rsidRDefault="002520B1" w:rsidP="00340A46">
      <w:pPr>
        <w:pStyle w:val="a3"/>
        <w:numPr>
          <w:ilvl w:val="0"/>
          <w:numId w:val="79"/>
        </w:numPr>
        <w:ind w:left="1134" w:hanging="567"/>
        <w:jc w:val="both"/>
        <w:rPr>
          <w:lang w:val="vi-VN"/>
        </w:rPr>
      </w:pPr>
      <w:r w:rsidRPr="004B3CE3">
        <w:rPr>
          <w:lang w:val="vi-VN"/>
        </w:rPr>
        <w:t>Installation of advertisements</w:t>
      </w:r>
      <w:r w:rsidR="00192FB7" w:rsidRPr="004B3CE3">
        <w:rPr>
          <w:lang w:val="vi-VN"/>
        </w:rPr>
        <w:t xml:space="preserve"> and sign</w:t>
      </w:r>
      <w:r w:rsidR="00561E40" w:rsidRPr="004B3CE3">
        <w:rPr>
          <w:lang w:val="vi-VN"/>
        </w:rPr>
        <w:t>age</w:t>
      </w:r>
    </w:p>
    <w:p w14:paraId="5B2752E2" w14:textId="77777777" w:rsidR="00192FB7" w:rsidRPr="004B3CE3" w:rsidRDefault="00192FB7" w:rsidP="00192FB7">
      <w:pPr>
        <w:pStyle w:val="a3"/>
        <w:ind w:left="1134"/>
        <w:jc w:val="both"/>
        <w:rPr>
          <w:lang w:val="vi-VN"/>
        </w:rPr>
      </w:pPr>
    </w:p>
    <w:p w14:paraId="001BB82A" w14:textId="6DDFD3D5" w:rsidR="00192FB7" w:rsidRPr="004B3CE3" w:rsidRDefault="00192FB7" w:rsidP="00340A46">
      <w:pPr>
        <w:pStyle w:val="a3"/>
        <w:numPr>
          <w:ilvl w:val="0"/>
          <w:numId w:val="80"/>
        </w:numPr>
        <w:ind w:left="1701" w:hanging="567"/>
        <w:jc w:val="both"/>
        <w:rPr>
          <w:lang w:val="vi-VN"/>
        </w:rPr>
      </w:pPr>
      <w:r w:rsidRPr="004B3CE3">
        <w:rPr>
          <w:lang w:val="vi-VN"/>
        </w:rPr>
        <w:t xml:space="preserve">The </w:t>
      </w:r>
      <w:r w:rsidR="00C712D9" w:rsidRPr="004B3CE3">
        <w:rPr>
          <w:lang w:val="vi-VN"/>
        </w:rPr>
        <w:t>Lessee</w:t>
      </w:r>
      <w:r w:rsidRPr="004B3CE3">
        <w:rPr>
          <w:lang w:val="vi-VN"/>
        </w:rPr>
        <w:t xml:space="preserve"> </w:t>
      </w:r>
      <w:r w:rsidR="002520B1" w:rsidRPr="004B3CE3">
        <w:rPr>
          <w:lang w:val="en-US"/>
        </w:rPr>
        <w:t>must</w:t>
      </w:r>
      <w:r w:rsidRPr="004B3CE3">
        <w:rPr>
          <w:lang w:val="vi-VN"/>
        </w:rPr>
        <w:t xml:space="preserve"> not place or display outside the </w:t>
      </w:r>
      <w:r w:rsidR="00381F64" w:rsidRPr="004B3CE3">
        <w:rPr>
          <w:lang w:val="vi-VN"/>
        </w:rPr>
        <w:t>Leased Premises</w:t>
      </w:r>
      <w:r w:rsidRPr="004B3CE3">
        <w:rPr>
          <w:lang w:val="vi-VN"/>
        </w:rPr>
        <w:t xml:space="preserve"> or </w:t>
      </w:r>
      <w:r w:rsidR="002520B1" w:rsidRPr="004B3CE3">
        <w:rPr>
          <w:lang w:val="en-US"/>
        </w:rPr>
        <w:t xml:space="preserve">the </w:t>
      </w:r>
      <w:r w:rsidRPr="004B3CE3">
        <w:rPr>
          <w:lang w:val="vi-VN"/>
        </w:rPr>
        <w:t xml:space="preserve">Building or on windows or inside the </w:t>
      </w:r>
      <w:r w:rsidR="00381F64" w:rsidRPr="004B3CE3">
        <w:rPr>
          <w:lang w:val="vi-VN"/>
        </w:rPr>
        <w:t>Leased Premises</w:t>
      </w:r>
      <w:r w:rsidRPr="004B3CE3">
        <w:rPr>
          <w:lang w:val="vi-VN"/>
        </w:rPr>
        <w:t xml:space="preserve"> that is visible from outside the </w:t>
      </w:r>
      <w:r w:rsidR="00381F64" w:rsidRPr="004B3CE3">
        <w:rPr>
          <w:lang w:val="vi-VN"/>
        </w:rPr>
        <w:t>Leased Premises</w:t>
      </w:r>
      <w:r w:rsidRPr="004B3CE3">
        <w:rPr>
          <w:lang w:val="vi-VN"/>
        </w:rPr>
        <w:t xml:space="preserve"> or any </w:t>
      </w:r>
      <w:r w:rsidR="002520B1" w:rsidRPr="004B3CE3">
        <w:rPr>
          <w:lang w:val="en-US"/>
        </w:rPr>
        <w:t xml:space="preserve">other </w:t>
      </w:r>
      <w:r w:rsidRPr="004B3CE3">
        <w:rPr>
          <w:lang w:val="vi-VN"/>
        </w:rPr>
        <w:t>area</w:t>
      </w:r>
      <w:r w:rsidR="002520B1" w:rsidRPr="004B3CE3">
        <w:rPr>
          <w:lang w:val="en-US"/>
        </w:rPr>
        <w:t>s</w:t>
      </w:r>
      <w:r w:rsidRPr="004B3CE3">
        <w:rPr>
          <w:lang w:val="vi-VN"/>
        </w:rPr>
        <w:t xml:space="preserve"> within </w:t>
      </w:r>
      <w:r w:rsidR="002520B1" w:rsidRPr="004B3CE3">
        <w:rPr>
          <w:lang w:val="en-US"/>
        </w:rPr>
        <w:t>the</w:t>
      </w:r>
      <w:r w:rsidRPr="004B3CE3">
        <w:rPr>
          <w:lang w:val="vi-VN"/>
        </w:rPr>
        <w:t xml:space="preserve"> </w:t>
      </w:r>
      <w:r w:rsidR="002520B1" w:rsidRPr="004B3CE3">
        <w:rPr>
          <w:lang w:val="en-US"/>
        </w:rPr>
        <w:t xml:space="preserve">Bulding </w:t>
      </w:r>
      <w:r w:rsidRPr="004B3CE3">
        <w:rPr>
          <w:lang w:val="vi-VN"/>
        </w:rPr>
        <w:t>any names, documents, notices, sign</w:t>
      </w:r>
      <w:r w:rsidR="00561E40" w:rsidRPr="004B3CE3">
        <w:rPr>
          <w:lang w:val="vi-VN"/>
        </w:rPr>
        <w:t>age</w:t>
      </w:r>
      <w:r w:rsidRPr="004B3CE3">
        <w:rPr>
          <w:lang w:val="vi-VN"/>
        </w:rPr>
        <w:t>, light sign</w:t>
      </w:r>
      <w:r w:rsidR="00561E40" w:rsidRPr="004B3CE3">
        <w:rPr>
          <w:lang w:val="vi-VN"/>
        </w:rPr>
        <w:t>age</w:t>
      </w:r>
      <w:r w:rsidRPr="004B3CE3">
        <w:rPr>
          <w:lang w:val="vi-VN"/>
        </w:rPr>
        <w:t>, advertising lights, loudspeakers, pictures, radio, television, wall notices, posters, billboards, apart from:</w:t>
      </w:r>
    </w:p>
    <w:p w14:paraId="2100AAD4" w14:textId="77777777" w:rsidR="00192FB7" w:rsidRPr="004B3CE3" w:rsidRDefault="00192FB7" w:rsidP="00192FB7">
      <w:pPr>
        <w:pStyle w:val="a3"/>
        <w:ind w:left="1134"/>
        <w:jc w:val="both"/>
        <w:rPr>
          <w:lang w:val="vi-VN"/>
        </w:rPr>
      </w:pPr>
    </w:p>
    <w:p w14:paraId="56462A15" w14:textId="139869CC" w:rsidR="00192FB7" w:rsidRPr="004B3CE3" w:rsidRDefault="00561E40" w:rsidP="00340A46">
      <w:pPr>
        <w:pStyle w:val="a3"/>
        <w:numPr>
          <w:ilvl w:val="0"/>
          <w:numId w:val="81"/>
        </w:numPr>
        <w:ind w:left="2268" w:hanging="567"/>
        <w:jc w:val="both"/>
        <w:rPr>
          <w:lang w:val="vi-VN"/>
        </w:rPr>
      </w:pPr>
      <w:r w:rsidRPr="004B3CE3">
        <w:rPr>
          <w:lang w:val="vi-VN"/>
        </w:rPr>
        <w:t>S</w:t>
      </w:r>
      <w:r w:rsidR="00192FB7" w:rsidRPr="004B3CE3">
        <w:rPr>
          <w:lang w:val="vi-VN"/>
        </w:rPr>
        <w:t>ign</w:t>
      </w:r>
      <w:r w:rsidRPr="004B3CE3">
        <w:rPr>
          <w:lang w:val="vi-VN"/>
        </w:rPr>
        <w:t xml:space="preserve">age </w:t>
      </w:r>
      <w:r w:rsidR="00192FB7" w:rsidRPr="004B3CE3">
        <w:rPr>
          <w:lang w:val="vi-VN"/>
        </w:rPr>
        <w:t xml:space="preserve">approved in writing by the </w:t>
      </w:r>
      <w:r w:rsidR="00C712D9" w:rsidRPr="004B3CE3">
        <w:rPr>
          <w:lang w:val="vi-VN"/>
        </w:rPr>
        <w:t>Lessor</w:t>
      </w:r>
      <w:r w:rsidR="00192FB7" w:rsidRPr="004B3CE3">
        <w:rPr>
          <w:lang w:val="vi-VN"/>
        </w:rPr>
        <w:t>; and</w:t>
      </w:r>
    </w:p>
    <w:p w14:paraId="3F8AE602" w14:textId="77777777" w:rsidR="00192FB7" w:rsidRPr="004B3CE3" w:rsidRDefault="00192FB7" w:rsidP="00192FB7">
      <w:pPr>
        <w:pStyle w:val="a3"/>
        <w:ind w:left="2268" w:hanging="567"/>
        <w:jc w:val="both"/>
        <w:rPr>
          <w:lang w:val="vi-VN"/>
        </w:rPr>
      </w:pPr>
    </w:p>
    <w:p w14:paraId="6BDFF68E" w14:textId="289E87C2" w:rsidR="00192FB7" w:rsidRPr="004B3CE3" w:rsidRDefault="00C712D9" w:rsidP="00340A46">
      <w:pPr>
        <w:pStyle w:val="a3"/>
        <w:numPr>
          <w:ilvl w:val="0"/>
          <w:numId w:val="81"/>
        </w:numPr>
        <w:ind w:left="2268" w:hanging="567"/>
        <w:jc w:val="both"/>
        <w:rPr>
          <w:lang w:val="vi-VN"/>
        </w:rPr>
      </w:pPr>
      <w:r w:rsidRPr="004B3CE3">
        <w:rPr>
          <w:lang w:val="vi-VN"/>
        </w:rPr>
        <w:t>Lessee</w:t>
      </w:r>
      <w:r w:rsidR="00192FB7" w:rsidRPr="004B3CE3">
        <w:rPr>
          <w:lang w:val="vi-VN"/>
        </w:rPr>
        <w:t xml:space="preserve">'s name on or near the doors of the </w:t>
      </w:r>
      <w:r w:rsidR="00381F64" w:rsidRPr="004B3CE3">
        <w:rPr>
          <w:lang w:val="vi-VN"/>
        </w:rPr>
        <w:t>Leased Premises</w:t>
      </w:r>
      <w:r w:rsidR="00192FB7" w:rsidRPr="004B3CE3">
        <w:rPr>
          <w:lang w:val="vi-VN"/>
        </w:rPr>
        <w:t xml:space="preserve"> in a form and manner approved or prescribed by </w:t>
      </w:r>
      <w:r w:rsidR="002520B1" w:rsidRPr="004B3CE3">
        <w:rPr>
          <w:lang w:val="en-US"/>
        </w:rPr>
        <w:t xml:space="preserve">the </w:t>
      </w:r>
      <w:r w:rsidRPr="004B3CE3">
        <w:rPr>
          <w:lang w:val="vi-VN"/>
        </w:rPr>
        <w:t>Lessor</w:t>
      </w:r>
      <w:r w:rsidR="00192FB7" w:rsidRPr="004B3CE3">
        <w:rPr>
          <w:lang w:val="vi-VN"/>
        </w:rPr>
        <w:t>.</w:t>
      </w:r>
    </w:p>
    <w:p w14:paraId="1E6FB797" w14:textId="77777777" w:rsidR="00192FB7" w:rsidRPr="004B3CE3" w:rsidRDefault="00192FB7" w:rsidP="00192FB7">
      <w:pPr>
        <w:pStyle w:val="a3"/>
        <w:ind w:left="1134"/>
        <w:jc w:val="both"/>
        <w:rPr>
          <w:lang w:val="vi-VN"/>
        </w:rPr>
      </w:pPr>
    </w:p>
    <w:p w14:paraId="1EFF18A1" w14:textId="653689C0" w:rsidR="00192FB7" w:rsidRPr="004B3CE3" w:rsidRDefault="00192FB7" w:rsidP="00340A46">
      <w:pPr>
        <w:pStyle w:val="a3"/>
        <w:numPr>
          <w:ilvl w:val="0"/>
          <w:numId w:val="80"/>
        </w:numPr>
        <w:ind w:left="1701" w:hanging="567"/>
        <w:jc w:val="both"/>
        <w:rPr>
          <w:lang w:val="vi-VN"/>
        </w:rPr>
      </w:pPr>
      <w:r w:rsidRPr="004B3CE3">
        <w:rPr>
          <w:lang w:val="vi-VN"/>
        </w:rPr>
        <w:t>Without the</w:t>
      </w:r>
      <w:r w:rsidR="002520B1" w:rsidRPr="004B3CE3">
        <w:rPr>
          <w:lang w:val="en-US"/>
        </w:rPr>
        <w:t xml:space="preserve"> </w:t>
      </w:r>
      <w:r w:rsidR="00C712D9" w:rsidRPr="004B3CE3">
        <w:rPr>
          <w:lang w:val="en-US"/>
        </w:rPr>
        <w:t>Lessor</w:t>
      </w:r>
      <w:r w:rsidR="002520B1" w:rsidRPr="004B3CE3">
        <w:rPr>
          <w:lang w:val="en-US"/>
        </w:rPr>
        <w:t>’s</w:t>
      </w:r>
      <w:r w:rsidRPr="004B3CE3">
        <w:rPr>
          <w:lang w:val="vi-VN"/>
        </w:rPr>
        <w:t xml:space="preserve"> prior written consent, the </w:t>
      </w:r>
      <w:r w:rsidR="00C712D9" w:rsidRPr="004B3CE3">
        <w:rPr>
          <w:lang w:val="vi-VN"/>
        </w:rPr>
        <w:t>Lessee</w:t>
      </w:r>
      <w:r w:rsidRPr="004B3CE3">
        <w:rPr>
          <w:lang w:val="vi-VN"/>
        </w:rPr>
        <w:t xml:space="preserve"> shall not use the Building's image or logo in any of the </w:t>
      </w:r>
      <w:r w:rsidR="00C712D9" w:rsidRPr="004B3CE3">
        <w:rPr>
          <w:lang w:val="vi-VN"/>
        </w:rPr>
        <w:t>Lessee</w:t>
      </w:r>
      <w:r w:rsidRPr="004B3CE3">
        <w:rPr>
          <w:lang w:val="vi-VN"/>
        </w:rPr>
        <w:t>'s publications, advertisements, promotions or events.</w:t>
      </w:r>
    </w:p>
    <w:p w14:paraId="4C0D2466" w14:textId="77777777" w:rsidR="00F60C32" w:rsidRPr="00C617FA" w:rsidRDefault="00F60C32" w:rsidP="00F60C32">
      <w:pPr>
        <w:pStyle w:val="a3"/>
        <w:ind w:left="567"/>
        <w:jc w:val="both"/>
        <w:rPr>
          <w:lang w:val="vi-VN"/>
        </w:rPr>
      </w:pPr>
    </w:p>
    <w:p w14:paraId="20C1ED4B" w14:textId="24742D66" w:rsidR="00F60C32" w:rsidRPr="00C617FA" w:rsidRDefault="00F42BA5" w:rsidP="00340A46">
      <w:pPr>
        <w:pStyle w:val="a3"/>
        <w:numPr>
          <w:ilvl w:val="0"/>
          <w:numId w:val="10"/>
        </w:numPr>
        <w:ind w:left="567" w:hanging="567"/>
        <w:jc w:val="both"/>
        <w:rPr>
          <w:lang w:val="vi-VN"/>
        </w:rPr>
      </w:pPr>
      <w:r w:rsidRPr="00C617FA">
        <w:rPr>
          <w:lang w:val="vi-VN"/>
        </w:rPr>
        <w:t xml:space="preserve">Payment of </w:t>
      </w:r>
      <w:r w:rsidR="00E20D37" w:rsidRPr="00E20D37">
        <w:rPr>
          <w:lang w:val="vi-VN"/>
        </w:rPr>
        <w:t xml:space="preserve">Service </w:t>
      </w:r>
      <w:r w:rsidR="00E20D37" w:rsidRPr="00E20D37">
        <w:rPr>
          <w:lang w:val="en-US"/>
        </w:rPr>
        <w:t>Charge</w:t>
      </w:r>
      <w:r w:rsidRPr="00C617FA">
        <w:rPr>
          <w:lang w:val="vi-VN"/>
        </w:rPr>
        <w:t xml:space="preserve">: </w:t>
      </w:r>
      <w:r w:rsidR="005701B5" w:rsidRPr="00C617FA">
        <w:rPr>
          <w:lang w:val="vi-VN"/>
        </w:rPr>
        <w:t xml:space="preserve">As prescribed in </w:t>
      </w:r>
      <w:r w:rsidR="005701B5" w:rsidRPr="00C617FA">
        <w:rPr>
          <w:b/>
          <w:bCs/>
          <w:u w:val="single"/>
          <w:lang w:val="vi-VN"/>
        </w:rPr>
        <w:t>Article 2</w:t>
      </w:r>
      <w:r w:rsidR="005701B5" w:rsidRPr="00C617FA">
        <w:rPr>
          <w:bCs/>
          <w:lang w:val="vi-VN"/>
        </w:rPr>
        <w:t xml:space="preserve"> </w:t>
      </w:r>
      <w:r w:rsidR="005701B5" w:rsidRPr="00C617FA">
        <w:rPr>
          <w:lang w:val="vi-VN"/>
        </w:rPr>
        <w:t xml:space="preserve">and </w:t>
      </w:r>
      <w:r w:rsidR="002520B1" w:rsidRPr="00C617FA">
        <w:rPr>
          <w:b/>
          <w:bCs/>
          <w:u w:val="single"/>
          <w:lang w:val="en-US"/>
        </w:rPr>
        <w:t>Item</w:t>
      </w:r>
      <w:r w:rsidR="002520B1" w:rsidRPr="00C617FA">
        <w:rPr>
          <w:b/>
          <w:bCs/>
          <w:u w:val="single"/>
          <w:lang w:val="vi-VN"/>
        </w:rPr>
        <w:t xml:space="preserve"> 15</w:t>
      </w:r>
      <w:r w:rsidR="002520B1" w:rsidRPr="00C617FA">
        <w:rPr>
          <w:b/>
          <w:u w:val="single"/>
          <w:lang w:val="vi-VN"/>
        </w:rPr>
        <w:t xml:space="preserve">, </w:t>
      </w:r>
      <w:r w:rsidR="002520B1" w:rsidRPr="00C617FA">
        <w:rPr>
          <w:b/>
          <w:bCs/>
          <w:u w:val="single"/>
          <w:lang w:val="vi-VN"/>
        </w:rPr>
        <w:t>Schedule</w:t>
      </w:r>
      <w:r w:rsidR="005701B5" w:rsidRPr="00C617FA">
        <w:rPr>
          <w:b/>
          <w:bCs/>
          <w:u w:val="single"/>
          <w:lang w:val="vi-VN"/>
        </w:rPr>
        <w:t xml:space="preserve"> 2</w:t>
      </w:r>
      <w:r w:rsidR="005701B5" w:rsidRPr="00C617FA">
        <w:rPr>
          <w:lang w:val="vi-VN"/>
        </w:rPr>
        <w:t xml:space="preserve"> of this </w:t>
      </w:r>
      <w:r w:rsidR="00991A90" w:rsidRPr="004B3CE3">
        <w:rPr>
          <w:lang w:val="vi-VN"/>
        </w:rPr>
        <w:t>Agreement</w:t>
      </w:r>
      <w:r w:rsidR="005701B5" w:rsidRPr="00C617FA">
        <w:rPr>
          <w:lang w:val="vi-VN"/>
        </w:rPr>
        <w:t>.</w:t>
      </w:r>
    </w:p>
    <w:p w14:paraId="3AE72B27" w14:textId="77777777" w:rsidR="00F60C32" w:rsidRPr="00C617FA" w:rsidRDefault="00F60C32" w:rsidP="00F60C32">
      <w:pPr>
        <w:pStyle w:val="a3"/>
        <w:ind w:left="567"/>
        <w:jc w:val="both"/>
        <w:rPr>
          <w:lang w:val="vi-VN"/>
        </w:rPr>
      </w:pPr>
    </w:p>
    <w:p w14:paraId="01AF087D" w14:textId="197F3EC5" w:rsidR="00F60C32" w:rsidRPr="00C617FA" w:rsidRDefault="00F42BA5" w:rsidP="00340A46">
      <w:pPr>
        <w:pStyle w:val="a3"/>
        <w:numPr>
          <w:ilvl w:val="0"/>
          <w:numId w:val="10"/>
        </w:numPr>
        <w:ind w:left="567" w:hanging="567"/>
        <w:jc w:val="both"/>
        <w:rPr>
          <w:lang w:val="vi-VN"/>
        </w:rPr>
      </w:pPr>
      <w:r w:rsidRPr="00C617FA">
        <w:rPr>
          <w:lang w:val="vi-VN"/>
        </w:rPr>
        <w:t xml:space="preserve">Promulgating and complying with the rules and regulations on management and operation of </w:t>
      </w:r>
      <w:r w:rsidR="002520B1" w:rsidRPr="004B3CE3">
        <w:rPr>
          <w:lang w:val="vi-VN"/>
        </w:rPr>
        <w:t>the Building</w:t>
      </w:r>
      <w:r w:rsidR="00DB0F38" w:rsidRPr="00C617FA">
        <w:rPr>
          <w:lang w:val="vi-VN"/>
        </w:rPr>
        <w:t xml:space="preserve">: </w:t>
      </w:r>
      <w:r w:rsidRPr="00C617FA">
        <w:rPr>
          <w:lang w:val="vi-VN"/>
        </w:rPr>
        <w:t xml:space="preserve">The Parties are responsible for complying with the rules and regulations on </w:t>
      </w:r>
      <w:r w:rsidRPr="00C617FA">
        <w:rPr>
          <w:lang w:val="vi-VN"/>
        </w:rPr>
        <w:lastRenderedPageBreak/>
        <w:t xml:space="preserve">management and operation of the </w:t>
      </w:r>
      <w:r w:rsidR="00381F64" w:rsidRPr="00C617FA">
        <w:rPr>
          <w:lang w:val="vi-VN"/>
        </w:rPr>
        <w:t>Leased Premises</w:t>
      </w:r>
      <w:r w:rsidRPr="00C617FA">
        <w:rPr>
          <w:lang w:val="vi-VN"/>
        </w:rPr>
        <w:t xml:space="preserve"> in particular and the Building </w:t>
      </w:r>
      <w:r w:rsidR="00273FE6" w:rsidRPr="004B3CE3">
        <w:rPr>
          <w:lang w:val="vi-VN"/>
        </w:rPr>
        <w:t xml:space="preserve">in </w:t>
      </w:r>
      <w:r w:rsidR="00DB0F38" w:rsidRPr="00C617FA">
        <w:rPr>
          <w:lang w:val="vi-VN"/>
        </w:rPr>
        <w:t xml:space="preserve">general as issued by the </w:t>
      </w:r>
      <w:r w:rsidR="00C712D9" w:rsidRPr="00C617FA">
        <w:rPr>
          <w:lang w:val="vi-VN"/>
        </w:rPr>
        <w:t>Lessor</w:t>
      </w:r>
      <w:r w:rsidR="002520B1" w:rsidRPr="00C617FA">
        <w:rPr>
          <w:lang w:val="vi-VN"/>
        </w:rPr>
        <w:t xml:space="preserve"> </w:t>
      </w:r>
      <w:r w:rsidR="00DB0F38" w:rsidRPr="00C617FA">
        <w:rPr>
          <w:lang w:val="vi-VN"/>
        </w:rPr>
        <w:t>from time to time.</w:t>
      </w:r>
    </w:p>
    <w:p w14:paraId="22461F86" w14:textId="77777777" w:rsidR="00F60C32" w:rsidRPr="00C617FA" w:rsidRDefault="00F60C32" w:rsidP="00F60C32">
      <w:pPr>
        <w:pStyle w:val="a3"/>
        <w:ind w:left="567"/>
        <w:jc w:val="both"/>
        <w:rPr>
          <w:lang w:val="vi-VN"/>
        </w:rPr>
      </w:pPr>
    </w:p>
    <w:p w14:paraId="3C8E6032" w14:textId="4197D3DF" w:rsidR="00F60C32" w:rsidRPr="00C617FA" w:rsidRDefault="00DB0F38" w:rsidP="00340A46">
      <w:pPr>
        <w:pStyle w:val="a3"/>
        <w:numPr>
          <w:ilvl w:val="0"/>
          <w:numId w:val="10"/>
        </w:numPr>
        <w:ind w:left="567" w:hanging="567"/>
        <w:jc w:val="both"/>
        <w:rPr>
          <w:lang w:val="vi-VN"/>
        </w:rPr>
      </w:pPr>
      <w:r w:rsidRPr="00C617FA">
        <w:rPr>
          <w:lang w:val="vi-VN"/>
        </w:rPr>
        <w:t xml:space="preserve">The </w:t>
      </w:r>
      <w:r w:rsidR="00C712D9" w:rsidRPr="00C617FA">
        <w:rPr>
          <w:lang w:val="vi-VN"/>
        </w:rPr>
        <w:t>Lessee</w:t>
      </w:r>
      <w:r w:rsidRPr="00C617FA">
        <w:rPr>
          <w:lang w:val="vi-VN"/>
        </w:rPr>
        <w:t xml:space="preserve"> is not allowed to use the </w:t>
      </w:r>
      <w:r w:rsidR="00381F64" w:rsidRPr="00C617FA">
        <w:rPr>
          <w:lang w:val="vi-VN"/>
        </w:rPr>
        <w:t>Leased Premises</w:t>
      </w:r>
      <w:r w:rsidRPr="00C617FA">
        <w:rPr>
          <w:lang w:val="vi-VN"/>
        </w:rPr>
        <w:t xml:space="preserve"> for any purpose other than the Lease Purpose specified in this Article.</w:t>
      </w:r>
    </w:p>
    <w:p w14:paraId="2336C279" w14:textId="77777777" w:rsidR="00C62AAE" w:rsidRPr="00C617FA" w:rsidRDefault="00C62AAE" w:rsidP="00C62AAE">
      <w:pPr>
        <w:pStyle w:val="a3"/>
        <w:ind w:left="567"/>
        <w:jc w:val="both"/>
        <w:rPr>
          <w:lang w:val="vi-VN"/>
        </w:rPr>
      </w:pPr>
    </w:p>
    <w:p w14:paraId="24B1BED4" w14:textId="527AE862" w:rsidR="00C62AAE" w:rsidRPr="00C617FA" w:rsidRDefault="00C62AAE" w:rsidP="00340A46">
      <w:pPr>
        <w:pStyle w:val="a3"/>
        <w:numPr>
          <w:ilvl w:val="0"/>
          <w:numId w:val="10"/>
        </w:numPr>
        <w:ind w:left="567" w:hanging="567"/>
        <w:jc w:val="both"/>
      </w:pPr>
      <w:r w:rsidRPr="00C617FA">
        <w:rPr>
          <w:lang w:val="vi-VN"/>
        </w:rPr>
        <w:t>Repair and maintenance</w:t>
      </w:r>
    </w:p>
    <w:p w14:paraId="5DD8DC72" w14:textId="77777777" w:rsidR="00C62AAE" w:rsidRPr="00C617FA" w:rsidRDefault="00C62AAE" w:rsidP="00C62AAE">
      <w:pPr>
        <w:pStyle w:val="a3"/>
        <w:ind w:left="567"/>
        <w:jc w:val="both"/>
        <w:rPr>
          <w:lang w:val="vi-VN"/>
        </w:rPr>
      </w:pPr>
    </w:p>
    <w:p w14:paraId="57D8937A" w14:textId="5EB0A91D" w:rsidR="00C62AAE" w:rsidRPr="00C617FA" w:rsidRDefault="00C62AAE" w:rsidP="00340A46">
      <w:pPr>
        <w:pStyle w:val="a3"/>
        <w:numPr>
          <w:ilvl w:val="0"/>
          <w:numId w:val="63"/>
        </w:numPr>
        <w:ind w:left="1134" w:hanging="567"/>
        <w:jc w:val="both"/>
        <w:rPr>
          <w:lang w:val="vi-VN"/>
        </w:rPr>
      </w:pPr>
      <w:r w:rsidRPr="004B3CE3">
        <w:rPr>
          <w:lang w:val="vi-VN"/>
        </w:rPr>
        <w:t xml:space="preserve">During the Lease Term, the </w:t>
      </w:r>
      <w:r w:rsidR="00C712D9" w:rsidRPr="004B3CE3">
        <w:rPr>
          <w:lang w:val="vi-VN"/>
        </w:rPr>
        <w:t>Lessor</w:t>
      </w:r>
      <w:r w:rsidRPr="004B3CE3">
        <w:rPr>
          <w:lang w:val="vi-VN"/>
        </w:rPr>
        <w:t>, at its own</w:t>
      </w:r>
      <w:r w:rsidR="002520B1" w:rsidRPr="004B3CE3">
        <w:rPr>
          <w:lang w:val="en-US"/>
        </w:rPr>
        <w:t xml:space="preserve"> costs</w:t>
      </w:r>
      <w:r w:rsidRPr="004B3CE3">
        <w:rPr>
          <w:lang w:val="vi-VN"/>
        </w:rPr>
        <w:t>, is obliged to maintain and repair common systems and</w:t>
      </w:r>
      <w:r w:rsidR="002520B1" w:rsidRPr="004B3CE3">
        <w:rPr>
          <w:lang w:val="en-US"/>
        </w:rPr>
        <w:t xml:space="preserve"> common technical</w:t>
      </w:r>
      <w:r w:rsidRPr="004B3CE3">
        <w:rPr>
          <w:lang w:val="vi-VN"/>
        </w:rPr>
        <w:t xml:space="preserve"> structures of the Building constructed and installed by the </w:t>
      </w:r>
      <w:bookmarkStart w:id="39" w:name="OLE_LINK174"/>
      <w:bookmarkStart w:id="40" w:name="OLE_LINK175"/>
      <w:r w:rsidR="00C712D9" w:rsidRPr="004B3CE3">
        <w:rPr>
          <w:lang w:val="vi-VN"/>
        </w:rPr>
        <w:t>Lessor</w:t>
      </w:r>
      <w:r w:rsidR="002520B1" w:rsidRPr="004B3CE3">
        <w:rPr>
          <w:lang w:val="vi-VN"/>
        </w:rPr>
        <w:t>, includin</w:t>
      </w:r>
      <w:bookmarkEnd w:id="39"/>
      <w:bookmarkEnd w:id="40"/>
      <w:r w:rsidR="00D265AA" w:rsidRPr="004B3CE3">
        <w:rPr>
          <w:lang w:val="vi-VN"/>
        </w:rPr>
        <w:t>g:</w:t>
      </w:r>
      <w:r w:rsidR="00D265AA" w:rsidRPr="004B3CE3">
        <w:rPr>
          <w:rFonts w:ascii="Arial" w:hAnsi="Arial" w:cs="Arial"/>
          <w:i/>
          <w:sz w:val="18"/>
          <w:szCs w:val="18"/>
          <w:lang w:val="en-GB"/>
        </w:rPr>
        <w:t xml:space="preserve"> </w:t>
      </w:r>
      <w:r w:rsidR="00D265AA" w:rsidRPr="004B3CE3">
        <w:rPr>
          <w:lang w:val="vi-VN"/>
        </w:rPr>
        <w:t>the structural ceiling system, the structural walls, the structural columns, the elevator system, the central air-conditioning system, electricity system and water supply system that are under common use and common supply for the Building (</w:t>
      </w:r>
      <w:bookmarkStart w:id="41" w:name="OLE_LINK148"/>
      <w:bookmarkStart w:id="42" w:name="OLE_LINK149"/>
      <w:r w:rsidR="00D265AA" w:rsidRPr="004B3CE3">
        <w:rPr>
          <w:lang w:val="vi-VN"/>
        </w:rPr>
        <w:t>excluding lighting system inside the Premises and partitions, walls surrounding</w:t>
      </w:r>
      <w:bookmarkEnd w:id="41"/>
      <w:bookmarkEnd w:id="42"/>
      <w:r w:rsidR="00D265AA" w:rsidRPr="004B3CE3">
        <w:rPr>
          <w:lang w:val="vi-VN"/>
        </w:rPr>
        <w:t xml:space="preserve"> the Leased Premise)</w:t>
      </w:r>
      <w:r w:rsidR="00830BE9" w:rsidRPr="004B3CE3">
        <w:rPr>
          <w:lang w:val="vi-VN"/>
        </w:rPr>
        <w:t>.</w:t>
      </w:r>
    </w:p>
    <w:p w14:paraId="0DB65A41" w14:textId="77777777" w:rsidR="00830BE9" w:rsidRPr="00C617FA" w:rsidRDefault="00830BE9" w:rsidP="00830BE9">
      <w:pPr>
        <w:pStyle w:val="a3"/>
        <w:ind w:left="1134"/>
        <w:jc w:val="both"/>
        <w:rPr>
          <w:lang w:val="vi-VN"/>
        </w:rPr>
      </w:pPr>
    </w:p>
    <w:p w14:paraId="15B519F9" w14:textId="38F0F812" w:rsidR="00830BE9" w:rsidRPr="00C617FA" w:rsidRDefault="00830BE9" w:rsidP="00340A46">
      <w:pPr>
        <w:pStyle w:val="a3"/>
        <w:numPr>
          <w:ilvl w:val="0"/>
          <w:numId w:val="63"/>
        </w:numPr>
        <w:ind w:left="1134" w:hanging="567"/>
        <w:jc w:val="both"/>
        <w:rPr>
          <w:lang w:val="vi-VN"/>
        </w:rPr>
      </w:pPr>
      <w:r w:rsidRPr="004B3CE3">
        <w:rPr>
          <w:lang w:val="vi-VN"/>
        </w:rPr>
        <w:t xml:space="preserve">During the Lease Term, the </w:t>
      </w:r>
      <w:r w:rsidR="00C712D9" w:rsidRPr="004B3CE3">
        <w:rPr>
          <w:lang w:val="vi-VN"/>
        </w:rPr>
        <w:t>Lessee</w:t>
      </w:r>
      <w:r w:rsidRPr="004B3CE3">
        <w:rPr>
          <w:lang w:val="vi-VN"/>
        </w:rPr>
        <w:t xml:space="preserve"> shall, at its own </w:t>
      </w:r>
      <w:r w:rsidR="00D265AA" w:rsidRPr="004B3CE3">
        <w:rPr>
          <w:lang w:val="en-US"/>
        </w:rPr>
        <w:t>costs</w:t>
      </w:r>
      <w:r w:rsidRPr="004B3CE3">
        <w:rPr>
          <w:lang w:val="vi-VN"/>
        </w:rPr>
        <w:t xml:space="preserve">, </w:t>
      </w:r>
      <w:bookmarkStart w:id="43" w:name="OLE_LINK121"/>
      <w:bookmarkStart w:id="44" w:name="OLE_LINK156"/>
      <w:r w:rsidRPr="004B3CE3">
        <w:rPr>
          <w:lang w:val="vi-VN"/>
        </w:rPr>
        <w:t xml:space="preserve">maintain and repair </w:t>
      </w:r>
      <w:bookmarkEnd w:id="43"/>
      <w:bookmarkEnd w:id="44"/>
      <w:r w:rsidR="00D265AA" w:rsidRPr="004B3CE3">
        <w:rPr>
          <w:lang w:val="vi-VN"/>
        </w:rPr>
        <w:t>the furniture, machineries</w:t>
      </w:r>
      <w:r w:rsidRPr="004B3CE3">
        <w:rPr>
          <w:lang w:val="vi-VN"/>
        </w:rPr>
        <w:t xml:space="preserve">, equipment and systems </w:t>
      </w:r>
      <w:r w:rsidR="00D265AA" w:rsidRPr="004B3CE3">
        <w:rPr>
          <w:lang w:val="en-US"/>
        </w:rPr>
        <w:t>that are inside</w:t>
      </w:r>
      <w:bookmarkStart w:id="45" w:name="OLE_LINK169"/>
      <w:bookmarkStart w:id="46" w:name="OLE_LINK173"/>
      <w:r w:rsidRPr="004B3CE3">
        <w:rPr>
          <w:lang w:val="vi-VN"/>
        </w:rPr>
        <w:t xml:space="preserve"> and/or related to and/or </w:t>
      </w:r>
      <w:r w:rsidR="00D265AA" w:rsidRPr="004B3CE3">
        <w:rPr>
          <w:lang w:val="en-US"/>
        </w:rPr>
        <w:t>private</w:t>
      </w:r>
      <w:r w:rsidRPr="004B3CE3">
        <w:rPr>
          <w:lang w:val="vi-VN"/>
        </w:rPr>
        <w:t xml:space="preserve"> use of </w:t>
      </w:r>
      <w:bookmarkEnd w:id="45"/>
      <w:bookmarkEnd w:id="46"/>
      <w:r w:rsidRPr="004B3CE3">
        <w:rPr>
          <w:lang w:val="vi-VN"/>
        </w:rPr>
        <w:t xml:space="preserve">the </w:t>
      </w:r>
      <w:r w:rsidR="00381F64" w:rsidRPr="004B3CE3">
        <w:rPr>
          <w:lang w:val="vi-VN"/>
        </w:rPr>
        <w:t>Leased Premises</w:t>
      </w:r>
      <w:r w:rsidRPr="004B3CE3">
        <w:rPr>
          <w:lang w:val="vi-VN"/>
        </w:rPr>
        <w:t>:</w:t>
      </w:r>
    </w:p>
    <w:p w14:paraId="3E5602E1" w14:textId="77777777" w:rsidR="00830BE9" w:rsidRPr="004B3CE3" w:rsidRDefault="00830BE9" w:rsidP="00830BE9">
      <w:pPr>
        <w:pStyle w:val="a3"/>
        <w:ind w:left="1134"/>
        <w:jc w:val="both"/>
        <w:rPr>
          <w:lang w:val="vi-VN"/>
        </w:rPr>
      </w:pPr>
    </w:p>
    <w:p w14:paraId="52A3C94D" w14:textId="0F699B77" w:rsidR="00830BE9" w:rsidRPr="004B3CE3" w:rsidRDefault="00830BE9" w:rsidP="00830BE9">
      <w:pPr>
        <w:pStyle w:val="a3"/>
        <w:ind w:left="1134"/>
        <w:jc w:val="both"/>
        <w:rPr>
          <w:lang w:val="vi-VN"/>
        </w:rPr>
      </w:pPr>
      <w:r w:rsidRPr="004B3CE3">
        <w:rPr>
          <w:lang w:val="vi-VN"/>
        </w:rPr>
        <w:t xml:space="preserve">At its own </w:t>
      </w:r>
      <w:r w:rsidR="00D265AA" w:rsidRPr="004B3CE3">
        <w:rPr>
          <w:lang w:val="vi-VN"/>
        </w:rPr>
        <w:t>costs</w:t>
      </w:r>
      <w:r w:rsidRPr="004B3CE3">
        <w:rPr>
          <w:lang w:val="vi-VN"/>
        </w:rPr>
        <w:t xml:space="preserve">, </w:t>
      </w:r>
      <w:r w:rsidR="00D265AA" w:rsidRPr="004B3CE3">
        <w:rPr>
          <w:lang w:val="en-US"/>
        </w:rPr>
        <w:t xml:space="preserve">the </w:t>
      </w:r>
      <w:r w:rsidR="00C712D9" w:rsidRPr="004B3CE3">
        <w:rPr>
          <w:lang w:val="vi-VN"/>
        </w:rPr>
        <w:t>Lessee</w:t>
      </w:r>
      <w:r w:rsidRPr="004B3CE3">
        <w:rPr>
          <w:lang w:val="vi-VN"/>
        </w:rPr>
        <w:t xml:space="preserve"> shall:</w:t>
      </w:r>
    </w:p>
    <w:p w14:paraId="1EC64430" w14:textId="77777777" w:rsidR="00830BE9" w:rsidRPr="004B3CE3" w:rsidRDefault="00830BE9" w:rsidP="00830BE9">
      <w:pPr>
        <w:pStyle w:val="a3"/>
        <w:ind w:left="1134"/>
        <w:jc w:val="both"/>
        <w:rPr>
          <w:lang w:val="vi-VN"/>
        </w:rPr>
      </w:pPr>
    </w:p>
    <w:p w14:paraId="2F17CD07" w14:textId="6A4544F0" w:rsidR="00830BE9" w:rsidRPr="004B3CE3" w:rsidRDefault="00830BE9" w:rsidP="00340A46">
      <w:pPr>
        <w:pStyle w:val="a3"/>
        <w:numPr>
          <w:ilvl w:val="0"/>
          <w:numId w:val="64"/>
        </w:numPr>
        <w:ind w:left="1701" w:hanging="567"/>
        <w:jc w:val="both"/>
        <w:rPr>
          <w:lang w:val="vi-VN"/>
        </w:rPr>
      </w:pPr>
      <w:r w:rsidRPr="004B3CE3">
        <w:rPr>
          <w:lang w:val="vi-VN"/>
        </w:rPr>
        <w:t xml:space="preserve">Whenever requested by the </w:t>
      </w:r>
      <w:r w:rsidR="00C712D9" w:rsidRPr="004B3CE3">
        <w:rPr>
          <w:lang w:val="vi-VN"/>
        </w:rPr>
        <w:t>Lessor</w:t>
      </w:r>
      <w:r w:rsidRPr="004B3CE3">
        <w:rPr>
          <w:lang w:val="vi-VN"/>
        </w:rPr>
        <w:t xml:space="preserve">, the </w:t>
      </w:r>
      <w:r w:rsidR="00C712D9" w:rsidRPr="004B3CE3">
        <w:rPr>
          <w:lang w:val="vi-VN"/>
        </w:rPr>
        <w:t>Lessee</w:t>
      </w:r>
      <w:r w:rsidRPr="004B3CE3">
        <w:rPr>
          <w:lang w:val="vi-VN"/>
        </w:rPr>
        <w:t xml:space="preserve"> must hire a contractor appointed by the </w:t>
      </w:r>
      <w:r w:rsidR="00C712D9" w:rsidRPr="004B3CE3">
        <w:rPr>
          <w:lang w:val="vi-VN"/>
        </w:rPr>
        <w:t>Lessor</w:t>
      </w:r>
      <w:r w:rsidRPr="004B3CE3">
        <w:rPr>
          <w:lang w:val="vi-VN"/>
        </w:rPr>
        <w:t xml:space="preserve"> to maintain, repair and replace (partial or complete) the equipment o</w:t>
      </w:r>
      <w:r w:rsidR="00D265AA" w:rsidRPr="004B3CE3">
        <w:rPr>
          <w:lang w:val="vi-VN"/>
        </w:rPr>
        <w:t>f the air conditioning system, f</w:t>
      </w:r>
      <w:r w:rsidRPr="004B3CE3">
        <w:rPr>
          <w:lang w:val="vi-VN"/>
        </w:rPr>
        <w:t>ire protection syst</w:t>
      </w:r>
      <w:r w:rsidR="00D265AA" w:rsidRPr="004B3CE3">
        <w:rPr>
          <w:lang w:val="vi-VN"/>
        </w:rPr>
        <w:t>em, electricity</w:t>
      </w:r>
      <w:r w:rsidRPr="004B3CE3">
        <w:rPr>
          <w:lang w:val="vi-VN"/>
        </w:rPr>
        <w:t xml:space="preserve"> system, water system (if any) </w:t>
      </w:r>
      <w:r w:rsidR="00D265AA" w:rsidRPr="004B3CE3">
        <w:rPr>
          <w:lang w:val="en-GB"/>
        </w:rPr>
        <w:t xml:space="preserve">together with their supplemental, replacements and alterations installed by the </w:t>
      </w:r>
      <w:r w:rsidR="00C712D9" w:rsidRPr="004B3CE3">
        <w:rPr>
          <w:lang w:val="en-GB"/>
        </w:rPr>
        <w:t>Lessor</w:t>
      </w:r>
      <w:r w:rsidR="00D265AA" w:rsidRPr="004B3CE3">
        <w:rPr>
          <w:lang w:val="en-GB"/>
        </w:rPr>
        <w:t xml:space="preserve"> or the </w:t>
      </w:r>
      <w:r w:rsidR="00C712D9" w:rsidRPr="004B3CE3">
        <w:rPr>
          <w:lang w:val="en-GB"/>
        </w:rPr>
        <w:t>Lessee</w:t>
      </w:r>
      <w:r w:rsidR="00D265AA" w:rsidRPr="004B3CE3">
        <w:rPr>
          <w:lang w:val="en-GB"/>
        </w:rPr>
        <w:t xml:space="preserve"> inside and/or private use of the Leased Premises to ensure all machineries, equipment and systems are always in normal working condition</w:t>
      </w:r>
      <w:r w:rsidRPr="004B3CE3">
        <w:rPr>
          <w:lang w:val="vi-VN"/>
        </w:rPr>
        <w:t>;</w:t>
      </w:r>
    </w:p>
    <w:p w14:paraId="61C13916" w14:textId="77777777" w:rsidR="00830BE9" w:rsidRPr="004B3CE3" w:rsidRDefault="00830BE9" w:rsidP="00830BE9">
      <w:pPr>
        <w:pStyle w:val="a3"/>
        <w:ind w:left="1134"/>
        <w:jc w:val="both"/>
        <w:rPr>
          <w:lang w:val="vi-VN"/>
        </w:rPr>
      </w:pPr>
    </w:p>
    <w:p w14:paraId="45F0DC6E" w14:textId="2A16ECCF" w:rsidR="00830BE9" w:rsidRPr="004B3CE3" w:rsidRDefault="00830BE9" w:rsidP="00340A46">
      <w:pPr>
        <w:pStyle w:val="a3"/>
        <w:numPr>
          <w:ilvl w:val="0"/>
          <w:numId w:val="64"/>
        </w:numPr>
        <w:ind w:left="1701" w:hanging="567"/>
        <w:jc w:val="both"/>
        <w:rPr>
          <w:lang w:val="vi-VN"/>
        </w:rPr>
      </w:pPr>
      <w:r w:rsidRPr="004B3CE3">
        <w:rPr>
          <w:lang w:val="vi-VN"/>
        </w:rPr>
        <w:t xml:space="preserve">repair and replace (i) broken glass </w:t>
      </w:r>
      <w:r w:rsidR="00D265AA" w:rsidRPr="004B3CE3">
        <w:rPr>
          <w:lang w:val="en-US"/>
        </w:rPr>
        <w:t>belonging to private</w:t>
      </w:r>
      <w:r w:rsidRPr="004B3CE3">
        <w:rPr>
          <w:lang w:val="vi-VN"/>
        </w:rPr>
        <w:t xml:space="preserve"> use of the </w:t>
      </w:r>
      <w:r w:rsidR="00381F64" w:rsidRPr="004B3CE3">
        <w:rPr>
          <w:lang w:val="vi-VN"/>
        </w:rPr>
        <w:t>Leased Premises</w:t>
      </w:r>
      <w:r w:rsidRPr="004B3CE3">
        <w:rPr>
          <w:lang w:val="vi-VN"/>
        </w:rPr>
        <w:t xml:space="preserve"> with glass of the same or similar quality, and (ii) lighting systems or electrical equipment within the </w:t>
      </w:r>
      <w:r w:rsidR="00D265AA" w:rsidRPr="004B3CE3">
        <w:rPr>
          <w:lang w:val="en-US"/>
        </w:rPr>
        <w:t>Leased Premises which are</w:t>
      </w:r>
      <w:r w:rsidRPr="004B3CE3">
        <w:rPr>
          <w:lang w:val="vi-VN"/>
        </w:rPr>
        <w:t xml:space="preserve"> damaged, broken, </w:t>
      </w:r>
      <w:bookmarkStart w:id="47" w:name="OLE_LINK196"/>
      <w:bookmarkStart w:id="48" w:name="OLE_LINK197"/>
      <w:r w:rsidRPr="004B3CE3">
        <w:rPr>
          <w:lang w:val="vi-VN"/>
        </w:rPr>
        <w:t xml:space="preserve">unusable or </w:t>
      </w:r>
      <w:bookmarkEnd w:id="47"/>
      <w:bookmarkEnd w:id="48"/>
      <w:r w:rsidR="00D265AA" w:rsidRPr="004B3CE3">
        <w:rPr>
          <w:lang w:val="en-US"/>
        </w:rPr>
        <w:t>not working</w:t>
      </w:r>
      <w:r w:rsidRPr="004B3CE3">
        <w:rPr>
          <w:lang w:val="vi-VN"/>
        </w:rPr>
        <w:t xml:space="preserve">, and (iii) partitions, walls surrounding the </w:t>
      </w:r>
      <w:r w:rsidR="00D265AA" w:rsidRPr="004B3CE3">
        <w:rPr>
          <w:lang w:val="vi-VN"/>
        </w:rPr>
        <w:t>Leased Premises</w:t>
      </w:r>
      <w:r w:rsidRPr="004B3CE3">
        <w:rPr>
          <w:lang w:val="vi-VN"/>
        </w:rPr>
        <w:t>, and (iv) other furniture, sy</w:t>
      </w:r>
      <w:r w:rsidR="00D265AA" w:rsidRPr="004B3CE3">
        <w:rPr>
          <w:lang w:val="vi-VN"/>
        </w:rPr>
        <w:t>stems and equipment inside and/</w:t>
      </w:r>
      <w:r w:rsidRPr="004B3CE3">
        <w:rPr>
          <w:lang w:val="vi-VN"/>
        </w:rPr>
        <w:t xml:space="preserve">or in connection with and/or </w:t>
      </w:r>
      <w:r w:rsidR="00D265AA" w:rsidRPr="004B3CE3">
        <w:rPr>
          <w:lang w:val="en-US"/>
        </w:rPr>
        <w:t>private</w:t>
      </w:r>
      <w:r w:rsidRPr="004B3CE3">
        <w:rPr>
          <w:lang w:val="vi-VN"/>
        </w:rPr>
        <w:t xml:space="preserve"> use of the </w:t>
      </w:r>
      <w:r w:rsidR="00381F64" w:rsidRPr="004B3CE3">
        <w:rPr>
          <w:lang w:val="vi-VN"/>
        </w:rPr>
        <w:t>Leased Premises</w:t>
      </w:r>
      <w:r w:rsidRPr="004B3CE3">
        <w:rPr>
          <w:lang w:val="vi-VN"/>
        </w:rPr>
        <w:t>.</w:t>
      </w:r>
    </w:p>
    <w:p w14:paraId="5CAC79C8" w14:textId="77777777" w:rsidR="00830BE9" w:rsidRPr="004B3CE3" w:rsidRDefault="00830BE9" w:rsidP="00830BE9">
      <w:pPr>
        <w:pStyle w:val="a3"/>
        <w:ind w:left="1134"/>
        <w:jc w:val="both"/>
        <w:rPr>
          <w:rFonts w:ascii="Arial" w:hAnsi="Arial" w:cs="Arial"/>
          <w:sz w:val="18"/>
          <w:szCs w:val="18"/>
          <w:lang w:val="vi-VN"/>
        </w:rPr>
      </w:pPr>
    </w:p>
    <w:p w14:paraId="3837BB2B" w14:textId="0C8E1663" w:rsidR="00830BE9" w:rsidRPr="004B3CE3" w:rsidRDefault="00D265AA" w:rsidP="00830BE9">
      <w:pPr>
        <w:pStyle w:val="a3"/>
        <w:ind w:left="1134"/>
        <w:jc w:val="both"/>
        <w:rPr>
          <w:lang w:val="vi-VN"/>
        </w:rPr>
      </w:pPr>
      <w:r w:rsidRPr="004B3CE3">
        <w:rPr>
          <w:lang w:val="en-GB"/>
        </w:rPr>
        <w:t xml:space="preserve">The </w:t>
      </w:r>
      <w:r w:rsidR="00C712D9" w:rsidRPr="004B3CE3">
        <w:rPr>
          <w:lang w:val="en-GB"/>
        </w:rPr>
        <w:t>Lessee</w:t>
      </w:r>
      <w:r w:rsidRPr="004B3CE3">
        <w:rPr>
          <w:lang w:val="en-GB"/>
        </w:rPr>
        <w:t xml:space="preserve"> is not allowed to take any actions that may cause to change, supplement or affect the common system or common structure of the Building without obtaining the </w:t>
      </w:r>
      <w:r w:rsidR="00C712D9" w:rsidRPr="004B3CE3">
        <w:rPr>
          <w:lang w:val="en-GB"/>
        </w:rPr>
        <w:t>Lessor</w:t>
      </w:r>
      <w:r w:rsidRPr="004B3CE3">
        <w:rPr>
          <w:lang w:val="en-GB"/>
        </w:rPr>
        <w:t>’s prior written consent.</w:t>
      </w:r>
    </w:p>
    <w:p w14:paraId="13CFA31E" w14:textId="77777777" w:rsidR="00830BE9" w:rsidRPr="004B3CE3" w:rsidRDefault="00830BE9" w:rsidP="00830BE9">
      <w:pPr>
        <w:pStyle w:val="a3"/>
        <w:ind w:left="1134"/>
        <w:jc w:val="both"/>
        <w:rPr>
          <w:lang w:val="vi-VN"/>
        </w:rPr>
      </w:pPr>
    </w:p>
    <w:p w14:paraId="527BB2F4" w14:textId="77777777" w:rsidR="00830BE9" w:rsidRPr="004B3CE3" w:rsidRDefault="00830BE9" w:rsidP="00830BE9">
      <w:pPr>
        <w:pStyle w:val="a3"/>
        <w:ind w:left="1134"/>
        <w:jc w:val="both"/>
        <w:rPr>
          <w:lang w:val="vi-VN"/>
        </w:rPr>
      </w:pPr>
    </w:p>
    <w:p w14:paraId="36E9F240" w14:textId="4F19A722" w:rsidR="00830BE9" w:rsidRPr="004B3CE3" w:rsidRDefault="0078103C" w:rsidP="00340A46">
      <w:pPr>
        <w:pStyle w:val="a3"/>
        <w:numPr>
          <w:ilvl w:val="0"/>
          <w:numId w:val="63"/>
        </w:numPr>
        <w:ind w:left="1134" w:hanging="567"/>
        <w:jc w:val="both"/>
        <w:rPr>
          <w:lang w:val="vi-VN"/>
        </w:rPr>
      </w:pPr>
      <w:r w:rsidRPr="004B3CE3">
        <w:rPr>
          <w:lang w:val="en-GB"/>
        </w:rPr>
        <w:t xml:space="preserve">In the event the </w:t>
      </w:r>
      <w:r w:rsidR="00C712D9" w:rsidRPr="004B3CE3">
        <w:rPr>
          <w:lang w:val="en-GB"/>
        </w:rPr>
        <w:t>Lessee</w:t>
      </w:r>
      <w:r w:rsidRPr="004B3CE3">
        <w:rPr>
          <w:lang w:val="en-GB"/>
        </w:rPr>
        <w:t xml:space="preserve"> (i) damages or injures to Common Area or any part of the Building, or (ii) breaks any regulations on maintenance, repair or renovation of the </w:t>
      </w:r>
      <w:r w:rsidR="00ED3355" w:rsidRPr="004B3CE3">
        <w:rPr>
          <w:lang w:val="en-GB"/>
        </w:rPr>
        <w:t>Leased</w:t>
      </w:r>
      <w:r w:rsidR="00ED3355" w:rsidRPr="004B3CE3">
        <w:rPr>
          <w:lang w:val="vi-VN"/>
        </w:rPr>
        <w:t xml:space="preserve"> </w:t>
      </w:r>
      <w:r w:rsidRPr="004B3CE3">
        <w:rPr>
          <w:lang w:val="en-GB"/>
        </w:rPr>
        <w:t xml:space="preserve">Premises, the </w:t>
      </w:r>
      <w:r w:rsidR="00C712D9" w:rsidRPr="004B3CE3">
        <w:rPr>
          <w:lang w:val="en-GB"/>
        </w:rPr>
        <w:t>Lessor</w:t>
      </w:r>
      <w:r w:rsidRPr="004B3CE3">
        <w:rPr>
          <w:lang w:val="en-GB"/>
        </w:rPr>
        <w:t xml:space="preserve"> will send a written notice to the </w:t>
      </w:r>
      <w:r w:rsidR="00C712D9" w:rsidRPr="004B3CE3">
        <w:rPr>
          <w:lang w:val="en-GB"/>
        </w:rPr>
        <w:t>Lessee</w:t>
      </w:r>
      <w:r w:rsidRPr="004B3CE3">
        <w:rPr>
          <w:lang w:val="en-GB"/>
        </w:rPr>
        <w:t xml:space="preserve"> stating the work must be remedied by the </w:t>
      </w:r>
      <w:r w:rsidR="00C712D9" w:rsidRPr="004B3CE3">
        <w:rPr>
          <w:lang w:val="en-GB"/>
        </w:rPr>
        <w:t>Lessee</w:t>
      </w:r>
      <w:r w:rsidRPr="004B3CE3">
        <w:rPr>
          <w:lang w:val="en-GB"/>
        </w:rPr>
        <w:t xml:space="preserve"> within the period as agreed in this </w:t>
      </w:r>
      <w:r w:rsidR="00ED3355" w:rsidRPr="004B3CE3">
        <w:rPr>
          <w:lang w:val="en-GB"/>
        </w:rPr>
        <w:t>Agreement</w:t>
      </w:r>
      <w:r w:rsidRPr="004B3CE3">
        <w:rPr>
          <w:lang w:val="en-GB"/>
        </w:rPr>
        <w:t xml:space="preserve"> or another reasonable period nominated by the </w:t>
      </w:r>
      <w:r w:rsidR="00C712D9" w:rsidRPr="004B3CE3">
        <w:rPr>
          <w:lang w:val="en-GB"/>
        </w:rPr>
        <w:t>Lessor</w:t>
      </w:r>
      <w:r w:rsidRPr="004B3CE3">
        <w:rPr>
          <w:lang w:val="en-GB"/>
        </w:rPr>
        <w:t xml:space="preserve">, provided that the </w:t>
      </w:r>
      <w:r w:rsidR="00C712D9" w:rsidRPr="004B3CE3">
        <w:rPr>
          <w:lang w:val="en-GB"/>
        </w:rPr>
        <w:t>Lessor</w:t>
      </w:r>
      <w:r w:rsidRPr="004B3CE3">
        <w:rPr>
          <w:lang w:val="en-GB"/>
        </w:rPr>
        <w:t xml:space="preserve"> provide relevant sufficient evidences.</w:t>
      </w:r>
    </w:p>
    <w:p w14:paraId="2C8B5FE5" w14:textId="77777777" w:rsidR="00830BE9" w:rsidRPr="004B3CE3" w:rsidRDefault="00830BE9" w:rsidP="00830BE9">
      <w:pPr>
        <w:pStyle w:val="a3"/>
        <w:ind w:left="1134"/>
        <w:jc w:val="both"/>
        <w:rPr>
          <w:lang w:val="vi-VN"/>
        </w:rPr>
      </w:pPr>
    </w:p>
    <w:p w14:paraId="0D2AC4D2" w14:textId="10AFD415" w:rsidR="00830BE9" w:rsidRPr="004B3CE3" w:rsidRDefault="00830BE9" w:rsidP="00830BE9">
      <w:pPr>
        <w:pStyle w:val="a3"/>
        <w:ind w:left="1134"/>
        <w:jc w:val="both"/>
        <w:rPr>
          <w:lang w:val="vi-VN"/>
        </w:rPr>
      </w:pPr>
      <w:bookmarkStart w:id="49" w:name="OLE_LINK64"/>
      <w:r w:rsidRPr="004B3CE3">
        <w:rPr>
          <w:lang w:val="vi-VN"/>
        </w:rPr>
        <w:lastRenderedPageBreak/>
        <w:t xml:space="preserve">If the </w:t>
      </w:r>
      <w:r w:rsidR="00C712D9" w:rsidRPr="004B3CE3">
        <w:rPr>
          <w:lang w:val="vi-VN"/>
        </w:rPr>
        <w:t>Lessee</w:t>
      </w:r>
      <w:r w:rsidRPr="004B3CE3">
        <w:rPr>
          <w:lang w:val="vi-VN"/>
        </w:rPr>
        <w:t xml:space="preserve"> fails to carry out any work necessary to remedy the breach within the time limit stated in the </w:t>
      </w:r>
      <w:r w:rsidR="00C712D9" w:rsidRPr="004B3CE3">
        <w:rPr>
          <w:lang w:val="vi-VN"/>
        </w:rPr>
        <w:t>Lessor</w:t>
      </w:r>
      <w:r w:rsidRPr="004B3CE3">
        <w:rPr>
          <w:lang w:val="vi-VN"/>
        </w:rPr>
        <w:t xml:space="preserve">'s notice (or if the </w:t>
      </w:r>
      <w:r w:rsidR="00C712D9" w:rsidRPr="004B3CE3">
        <w:rPr>
          <w:lang w:val="vi-VN"/>
        </w:rPr>
        <w:t>Lessee</w:t>
      </w:r>
      <w:r w:rsidRPr="004B3CE3">
        <w:rPr>
          <w:lang w:val="vi-VN"/>
        </w:rPr>
        <w:t xml:space="preserve"> does not carry out the work as scheduled, or</w:t>
      </w:r>
      <w:r w:rsidR="0078103C" w:rsidRPr="004B3CE3">
        <w:rPr>
          <w:lang w:val="vi-VN"/>
        </w:rPr>
        <w:t xml:space="preserve"> the results are remedied un-satisfying with the </w:t>
      </w:r>
      <w:r w:rsidR="00C712D9" w:rsidRPr="004B3CE3">
        <w:rPr>
          <w:lang w:val="vi-VN"/>
        </w:rPr>
        <w:t>Lessor</w:t>
      </w:r>
      <w:r w:rsidR="0078103C" w:rsidRPr="004B3CE3">
        <w:rPr>
          <w:lang w:val="vi-VN"/>
        </w:rPr>
        <w:t>’s reasonable standard and quality</w:t>
      </w:r>
      <w:r w:rsidRPr="004B3CE3">
        <w:rPr>
          <w:lang w:val="vi-VN"/>
        </w:rPr>
        <w:t xml:space="preserve">), the </w:t>
      </w:r>
      <w:r w:rsidR="00C712D9" w:rsidRPr="004B3CE3">
        <w:rPr>
          <w:lang w:val="vi-VN"/>
        </w:rPr>
        <w:t>Lessor</w:t>
      </w:r>
      <w:r w:rsidRPr="004B3CE3">
        <w:rPr>
          <w:lang w:val="vi-VN"/>
        </w:rPr>
        <w:t xml:space="preserve"> </w:t>
      </w:r>
      <w:r w:rsidR="0078103C" w:rsidRPr="004B3CE3">
        <w:rPr>
          <w:lang w:val="en-US"/>
        </w:rPr>
        <w:t>shall</w:t>
      </w:r>
      <w:r w:rsidRPr="004B3CE3">
        <w:rPr>
          <w:lang w:val="vi-VN"/>
        </w:rPr>
        <w:t xml:space="preserve"> access the </w:t>
      </w:r>
      <w:r w:rsidR="00381F64" w:rsidRPr="004B3CE3">
        <w:rPr>
          <w:lang w:val="vi-VN"/>
        </w:rPr>
        <w:t>Leased Premises</w:t>
      </w:r>
      <w:r w:rsidRPr="004B3CE3">
        <w:rPr>
          <w:lang w:val="vi-VN"/>
        </w:rPr>
        <w:t xml:space="preserve"> and make such repairs. </w:t>
      </w:r>
      <w:r w:rsidR="0078103C" w:rsidRPr="004B3CE3">
        <w:rPr>
          <w:lang w:val="en-US"/>
        </w:rPr>
        <w:t xml:space="preserve">All arising </w:t>
      </w:r>
      <w:r w:rsidRPr="004B3CE3">
        <w:rPr>
          <w:lang w:val="vi-VN"/>
        </w:rPr>
        <w:t>cost</w:t>
      </w:r>
      <w:r w:rsidR="0078103C" w:rsidRPr="004B3CE3">
        <w:rPr>
          <w:lang w:val="en-US"/>
        </w:rPr>
        <w:t>s</w:t>
      </w:r>
      <w:r w:rsidRPr="004B3CE3">
        <w:rPr>
          <w:lang w:val="vi-VN"/>
        </w:rPr>
        <w:t xml:space="preserve"> </w:t>
      </w:r>
      <w:r w:rsidR="0078103C" w:rsidRPr="004B3CE3">
        <w:rPr>
          <w:lang w:val="en-US"/>
        </w:rPr>
        <w:t>a</w:t>
      </w:r>
      <w:r w:rsidR="0078103C" w:rsidRPr="004B3CE3">
        <w:rPr>
          <w:lang w:val="vi-VN"/>
        </w:rPr>
        <w:t>re</w:t>
      </w:r>
      <w:r w:rsidRPr="004B3CE3">
        <w:rPr>
          <w:lang w:val="vi-VN"/>
        </w:rPr>
        <w:t xml:space="preserve"> considered a debt payable by the </w:t>
      </w:r>
      <w:r w:rsidR="00C712D9" w:rsidRPr="004B3CE3">
        <w:rPr>
          <w:lang w:val="vi-VN"/>
        </w:rPr>
        <w:t>Lessee</w:t>
      </w:r>
      <w:r w:rsidRPr="004B3CE3">
        <w:rPr>
          <w:lang w:val="vi-VN"/>
        </w:rPr>
        <w:t xml:space="preserve"> to the </w:t>
      </w:r>
      <w:r w:rsidR="00C712D9" w:rsidRPr="004B3CE3">
        <w:rPr>
          <w:lang w:val="vi-VN"/>
        </w:rPr>
        <w:t>Lessor</w:t>
      </w:r>
      <w:r w:rsidRPr="004B3CE3">
        <w:rPr>
          <w:lang w:val="vi-VN"/>
        </w:rPr>
        <w:t xml:space="preserve"> within twenty-one (21) days from the date of receipt of the </w:t>
      </w:r>
      <w:r w:rsidR="00C712D9" w:rsidRPr="004B3CE3">
        <w:rPr>
          <w:lang w:val="vi-VN"/>
        </w:rPr>
        <w:t>Lessor</w:t>
      </w:r>
      <w:r w:rsidRPr="004B3CE3">
        <w:rPr>
          <w:lang w:val="vi-VN"/>
        </w:rPr>
        <w:t>'s written request.</w:t>
      </w:r>
      <w:bookmarkEnd w:id="49"/>
    </w:p>
    <w:p w14:paraId="0EF98FC1" w14:textId="77777777" w:rsidR="00830BE9" w:rsidRPr="004B3CE3" w:rsidRDefault="00830BE9" w:rsidP="00830BE9">
      <w:pPr>
        <w:pStyle w:val="a3"/>
        <w:ind w:left="1134"/>
        <w:jc w:val="both"/>
        <w:rPr>
          <w:lang w:val="vi-VN"/>
        </w:rPr>
      </w:pPr>
    </w:p>
    <w:p w14:paraId="56B14FED" w14:textId="2DF5E640" w:rsidR="00830BE9" w:rsidRPr="004B3CE3" w:rsidRDefault="00830BE9" w:rsidP="00340A46">
      <w:pPr>
        <w:pStyle w:val="a3"/>
        <w:numPr>
          <w:ilvl w:val="0"/>
          <w:numId w:val="63"/>
        </w:numPr>
        <w:ind w:left="1134" w:hanging="567"/>
        <w:jc w:val="both"/>
        <w:rPr>
          <w:lang w:val="vi-VN"/>
        </w:rPr>
      </w:pPr>
      <w:r w:rsidRPr="004B3CE3">
        <w:rPr>
          <w:lang w:val="vi-VN"/>
        </w:rPr>
        <w:t xml:space="preserve">The </w:t>
      </w:r>
      <w:r w:rsidR="00C712D9" w:rsidRPr="004B3CE3">
        <w:rPr>
          <w:lang w:val="vi-VN"/>
        </w:rPr>
        <w:t>Lessor</w:t>
      </w:r>
      <w:r w:rsidRPr="004B3CE3">
        <w:rPr>
          <w:lang w:val="vi-VN"/>
        </w:rPr>
        <w:t xml:space="preserve">, at any time and without the prior </w:t>
      </w:r>
      <w:r w:rsidR="0078028E" w:rsidRPr="004B3CE3">
        <w:rPr>
          <w:lang w:val="vi-VN"/>
        </w:rPr>
        <w:t>consent</w:t>
      </w:r>
      <w:r w:rsidRPr="004B3CE3">
        <w:rPr>
          <w:lang w:val="vi-VN"/>
        </w:rPr>
        <w:t xml:space="preserve"> of the </w:t>
      </w:r>
      <w:r w:rsidR="00C712D9" w:rsidRPr="004B3CE3">
        <w:rPr>
          <w:lang w:val="vi-VN"/>
        </w:rPr>
        <w:t>Lessee</w:t>
      </w:r>
      <w:r w:rsidR="00ED3355" w:rsidRPr="004B3CE3">
        <w:rPr>
          <w:lang w:val="vi-VN"/>
        </w:rPr>
        <w:t>,</w:t>
      </w:r>
      <w:r w:rsidR="0078028E" w:rsidRPr="004B3CE3">
        <w:rPr>
          <w:lang w:val="vi-VN"/>
        </w:rPr>
        <w:t xml:space="preserve"> has the right to develop, repair, renovate, expand or narrow whole or any part of the Building, including </w:t>
      </w:r>
      <w:r w:rsidR="00176F4E" w:rsidRPr="004B3CE3">
        <w:rPr>
          <w:lang w:val="vi-VN"/>
        </w:rPr>
        <w:t>Common Area</w:t>
      </w:r>
      <w:r w:rsidR="0078028E" w:rsidRPr="004B3CE3">
        <w:rPr>
          <w:lang w:val="vi-VN"/>
        </w:rPr>
        <w:t xml:space="preserve"> (“</w:t>
      </w:r>
      <w:r w:rsidR="0078028E" w:rsidRPr="004B3CE3">
        <w:rPr>
          <w:b/>
          <w:lang w:val="vi-VN"/>
        </w:rPr>
        <w:t>Renovation Work</w:t>
      </w:r>
      <w:r w:rsidR="0078028E" w:rsidRPr="004B3CE3">
        <w:rPr>
          <w:lang w:val="vi-VN"/>
        </w:rPr>
        <w:t>”)</w:t>
      </w:r>
      <w:r w:rsidRPr="004B3CE3">
        <w:rPr>
          <w:lang w:val="vi-VN"/>
        </w:rPr>
        <w:t xml:space="preserve"> provided that the </w:t>
      </w:r>
      <w:r w:rsidR="00C712D9" w:rsidRPr="004B3CE3">
        <w:rPr>
          <w:lang w:val="vi-VN"/>
        </w:rPr>
        <w:t>Lessor</w:t>
      </w:r>
      <w:r w:rsidRPr="004B3CE3">
        <w:rPr>
          <w:lang w:val="vi-VN"/>
        </w:rPr>
        <w:t xml:space="preserve"> </w:t>
      </w:r>
      <w:r w:rsidR="0078028E" w:rsidRPr="004B3CE3">
        <w:rPr>
          <w:lang w:val="en-US"/>
        </w:rPr>
        <w:t xml:space="preserve">has sent a written notice </w:t>
      </w:r>
      <w:r w:rsidR="0078028E" w:rsidRPr="004B3CE3">
        <w:rPr>
          <w:lang w:val="vi-VN"/>
        </w:rPr>
        <w:t xml:space="preserve">at least </w:t>
      </w:r>
      <w:r w:rsidR="00A428FE" w:rsidRPr="004B3CE3">
        <w:rPr>
          <w:lang w:val="en-US"/>
        </w:rPr>
        <w:t>sixty (</w:t>
      </w:r>
      <w:r w:rsidR="0078028E" w:rsidRPr="004B3CE3">
        <w:rPr>
          <w:lang w:val="vi-VN"/>
        </w:rPr>
        <w:t>60</w:t>
      </w:r>
      <w:r w:rsidR="00A428FE" w:rsidRPr="004B3CE3">
        <w:rPr>
          <w:lang w:val="en-US"/>
        </w:rPr>
        <w:t xml:space="preserve">) </w:t>
      </w:r>
      <w:r w:rsidR="0078028E" w:rsidRPr="004B3CE3">
        <w:rPr>
          <w:lang w:val="vi-VN"/>
        </w:rPr>
        <w:t xml:space="preserve">days in advance </w:t>
      </w:r>
      <w:r w:rsidRPr="004B3CE3">
        <w:rPr>
          <w:lang w:val="vi-VN"/>
        </w:rPr>
        <w:t xml:space="preserve">to the </w:t>
      </w:r>
      <w:r w:rsidR="00C712D9" w:rsidRPr="004B3CE3">
        <w:rPr>
          <w:lang w:val="vi-VN"/>
        </w:rPr>
        <w:t>Lessee</w:t>
      </w:r>
      <w:r w:rsidRPr="004B3CE3">
        <w:rPr>
          <w:lang w:val="vi-VN"/>
        </w:rPr>
        <w:t>.</w:t>
      </w:r>
    </w:p>
    <w:p w14:paraId="0440E2B9" w14:textId="77777777" w:rsidR="00830BE9" w:rsidRPr="004B3CE3" w:rsidRDefault="00830BE9" w:rsidP="00830BE9">
      <w:pPr>
        <w:pStyle w:val="a3"/>
        <w:ind w:left="1134"/>
        <w:jc w:val="both"/>
        <w:rPr>
          <w:lang w:val="vi-VN"/>
        </w:rPr>
      </w:pPr>
    </w:p>
    <w:p w14:paraId="576159F3" w14:textId="117E2EFD" w:rsidR="00830BE9" w:rsidRPr="004B3CE3" w:rsidRDefault="0078028E" w:rsidP="00830BE9">
      <w:pPr>
        <w:pStyle w:val="a3"/>
        <w:ind w:left="1134"/>
        <w:jc w:val="both"/>
        <w:rPr>
          <w:lang w:val="vi-VN"/>
        </w:rPr>
      </w:pPr>
      <w:r w:rsidRPr="004B3CE3">
        <w:rPr>
          <w:lang w:val="vi-VN"/>
        </w:rPr>
        <w:t xml:space="preserve">In necessary cases </w:t>
      </w:r>
      <w:r w:rsidR="00830BE9" w:rsidRPr="004B3CE3">
        <w:rPr>
          <w:lang w:val="vi-VN"/>
        </w:rPr>
        <w:t xml:space="preserve">with </w:t>
      </w:r>
      <w:r w:rsidRPr="004B3CE3">
        <w:rPr>
          <w:lang w:val="vi-VN"/>
        </w:rPr>
        <w:t>advance</w:t>
      </w:r>
      <w:r w:rsidR="00830BE9" w:rsidRPr="004B3CE3">
        <w:rPr>
          <w:lang w:val="vi-VN"/>
        </w:rPr>
        <w:t xml:space="preserve"> notice, the </w:t>
      </w:r>
      <w:r w:rsidR="00C712D9" w:rsidRPr="004B3CE3">
        <w:rPr>
          <w:lang w:val="vi-VN"/>
        </w:rPr>
        <w:t>Lessor</w:t>
      </w:r>
      <w:r w:rsidR="00830BE9" w:rsidRPr="004B3CE3">
        <w:rPr>
          <w:lang w:val="vi-VN"/>
        </w:rPr>
        <w:t xml:space="preserve"> has the right to use a part of the </w:t>
      </w:r>
      <w:bookmarkStart w:id="50" w:name="OLE_LINK110"/>
      <w:bookmarkStart w:id="51" w:name="OLE_LINK109"/>
      <w:r w:rsidR="00381F64" w:rsidRPr="004B3CE3">
        <w:rPr>
          <w:lang w:val="vi-VN"/>
        </w:rPr>
        <w:t>Leased Premises</w:t>
      </w:r>
      <w:r w:rsidR="00830BE9" w:rsidRPr="004B3CE3">
        <w:rPr>
          <w:lang w:val="vi-VN"/>
        </w:rPr>
        <w:t xml:space="preserve"> </w:t>
      </w:r>
      <w:bookmarkEnd w:id="50"/>
      <w:bookmarkEnd w:id="51"/>
      <w:r w:rsidR="00830BE9" w:rsidRPr="004B3CE3">
        <w:rPr>
          <w:lang w:val="vi-VN"/>
        </w:rPr>
        <w:t xml:space="preserve">or enter and exit the </w:t>
      </w:r>
      <w:r w:rsidR="00381F64" w:rsidRPr="004B3CE3">
        <w:rPr>
          <w:lang w:val="vi-VN"/>
        </w:rPr>
        <w:t>Leased Premises</w:t>
      </w:r>
      <w:r w:rsidR="00830BE9" w:rsidRPr="004B3CE3">
        <w:rPr>
          <w:lang w:val="vi-VN"/>
        </w:rPr>
        <w:t xml:space="preserve"> to carry out the Renovation Work </w:t>
      </w:r>
      <w:bookmarkStart w:id="52" w:name="OLE_LINK71"/>
      <w:r w:rsidR="00830BE9" w:rsidRPr="004B3CE3">
        <w:rPr>
          <w:lang w:val="vi-VN"/>
        </w:rPr>
        <w:t xml:space="preserve">with </w:t>
      </w:r>
      <w:bookmarkEnd w:id="52"/>
      <w:r w:rsidRPr="004B3CE3">
        <w:rPr>
          <w:lang w:val="vi-VN"/>
        </w:rPr>
        <w:t xml:space="preserve">provided that such Renovation Work shall not adversely affect the normal operation of the </w:t>
      </w:r>
      <w:r w:rsidR="00C712D9" w:rsidRPr="004B3CE3">
        <w:rPr>
          <w:lang w:val="vi-VN"/>
        </w:rPr>
        <w:t>Lessee</w:t>
      </w:r>
      <w:r w:rsidRPr="004B3CE3">
        <w:rPr>
          <w:lang w:val="vi-VN"/>
        </w:rPr>
        <w:t xml:space="preserve"> at the Premises.</w:t>
      </w:r>
      <w:r w:rsidR="00830BE9" w:rsidRPr="004B3CE3">
        <w:rPr>
          <w:lang w:val="vi-VN"/>
        </w:rPr>
        <w:t xml:space="preserve"> The </w:t>
      </w:r>
      <w:r w:rsidR="00C712D9" w:rsidRPr="004B3CE3">
        <w:rPr>
          <w:lang w:val="vi-VN"/>
        </w:rPr>
        <w:t>Lessee</w:t>
      </w:r>
      <w:r w:rsidR="00830BE9" w:rsidRPr="004B3CE3">
        <w:rPr>
          <w:lang w:val="vi-VN"/>
        </w:rPr>
        <w:t xml:space="preserve"> </w:t>
      </w:r>
      <w:r w:rsidRPr="004B3CE3">
        <w:rPr>
          <w:lang w:val="en-US"/>
        </w:rPr>
        <w:t>acknowledges</w:t>
      </w:r>
      <w:r w:rsidR="00830BE9" w:rsidRPr="004B3CE3">
        <w:rPr>
          <w:lang w:val="vi-VN"/>
        </w:rPr>
        <w:t xml:space="preserve"> that the </w:t>
      </w:r>
      <w:r w:rsidR="00C712D9" w:rsidRPr="004B3CE3">
        <w:rPr>
          <w:lang w:val="vi-VN"/>
        </w:rPr>
        <w:t>Lessee</w:t>
      </w:r>
      <w:r w:rsidRPr="004B3CE3">
        <w:rPr>
          <w:lang w:val="vi-VN"/>
        </w:rPr>
        <w:t xml:space="preserve"> shall</w:t>
      </w:r>
      <w:r w:rsidR="00830BE9" w:rsidRPr="004B3CE3">
        <w:rPr>
          <w:lang w:val="vi-VN"/>
        </w:rPr>
        <w:t xml:space="preserve"> not object to the Renovation Work, or terminate the </w:t>
      </w:r>
      <w:r w:rsidR="00ED3355" w:rsidRPr="004B3CE3">
        <w:rPr>
          <w:lang w:val="en-GB"/>
        </w:rPr>
        <w:t>Agreement</w:t>
      </w:r>
      <w:r w:rsidR="00830BE9" w:rsidRPr="004B3CE3">
        <w:rPr>
          <w:lang w:val="vi-VN"/>
        </w:rPr>
        <w:t xml:space="preserve">, or have any claim against the </w:t>
      </w:r>
      <w:r w:rsidR="00C712D9" w:rsidRPr="004B3CE3">
        <w:rPr>
          <w:lang w:val="vi-VN"/>
        </w:rPr>
        <w:t>Lessor</w:t>
      </w:r>
      <w:r w:rsidR="00830BE9" w:rsidRPr="004B3CE3">
        <w:rPr>
          <w:lang w:val="vi-VN"/>
        </w:rPr>
        <w:t xml:space="preserve"> </w:t>
      </w:r>
      <w:r w:rsidRPr="004B3CE3">
        <w:rPr>
          <w:lang w:val="en-US"/>
        </w:rPr>
        <w:t xml:space="preserve">arising from or </w:t>
      </w:r>
      <w:r w:rsidR="00830BE9" w:rsidRPr="004B3CE3">
        <w:rPr>
          <w:lang w:val="vi-VN"/>
        </w:rPr>
        <w:t xml:space="preserve">in connection with the Renovation Work, </w:t>
      </w:r>
      <w:r w:rsidRPr="004B3CE3">
        <w:rPr>
          <w:lang w:val="en-US"/>
        </w:rPr>
        <w:t xml:space="preserve">or withhold </w:t>
      </w:r>
      <w:r w:rsidR="00830BE9" w:rsidRPr="004B3CE3">
        <w:rPr>
          <w:lang w:val="vi-VN"/>
        </w:rPr>
        <w:t xml:space="preserve">any </w:t>
      </w:r>
      <w:r w:rsidRPr="004B3CE3">
        <w:rPr>
          <w:lang w:val="en-US"/>
        </w:rPr>
        <w:t xml:space="preserve">payable </w:t>
      </w:r>
      <w:r w:rsidR="00830BE9" w:rsidRPr="004B3CE3">
        <w:rPr>
          <w:lang w:val="vi-VN"/>
        </w:rPr>
        <w:t xml:space="preserve">amount </w:t>
      </w:r>
      <w:r w:rsidRPr="004B3CE3">
        <w:rPr>
          <w:lang w:val="en-US"/>
        </w:rPr>
        <w:t>under this</w:t>
      </w:r>
      <w:r w:rsidR="00830BE9" w:rsidRPr="004B3CE3">
        <w:rPr>
          <w:lang w:val="vi-VN"/>
        </w:rPr>
        <w:t xml:space="preserve"> </w:t>
      </w:r>
      <w:r w:rsidR="00991A90" w:rsidRPr="004B3CE3">
        <w:rPr>
          <w:lang w:val="vi-VN"/>
        </w:rPr>
        <w:t>Agreement</w:t>
      </w:r>
      <w:r w:rsidR="00830BE9" w:rsidRPr="004B3CE3">
        <w:rPr>
          <w:lang w:val="vi-VN"/>
        </w:rPr>
        <w:t xml:space="preserve"> due to the Renovation Work.</w:t>
      </w:r>
    </w:p>
    <w:p w14:paraId="7AF6ACE5" w14:textId="77777777" w:rsidR="00830BE9" w:rsidRPr="004B3CE3" w:rsidRDefault="00830BE9" w:rsidP="00830BE9">
      <w:pPr>
        <w:pStyle w:val="a3"/>
        <w:ind w:left="1134"/>
        <w:jc w:val="both"/>
        <w:rPr>
          <w:lang w:val="vi-VN"/>
        </w:rPr>
      </w:pPr>
    </w:p>
    <w:p w14:paraId="7B608B70" w14:textId="262DAC41" w:rsidR="00830BE9" w:rsidRPr="004B3CE3" w:rsidRDefault="00830BE9" w:rsidP="00830BE9">
      <w:pPr>
        <w:pStyle w:val="a3"/>
        <w:ind w:left="1134"/>
        <w:jc w:val="both"/>
        <w:rPr>
          <w:lang w:val="vi-VN"/>
        </w:rPr>
      </w:pPr>
      <w:r w:rsidRPr="004B3CE3">
        <w:rPr>
          <w:lang w:val="vi-VN"/>
        </w:rPr>
        <w:t xml:space="preserve">In </w:t>
      </w:r>
      <w:r w:rsidR="0078028E" w:rsidRPr="004B3CE3">
        <w:rPr>
          <w:lang w:val="vi-VN"/>
        </w:rPr>
        <w:t>necessary cases</w:t>
      </w:r>
      <w:r w:rsidRPr="004B3CE3">
        <w:rPr>
          <w:lang w:val="vi-VN"/>
        </w:rPr>
        <w:t xml:space="preserve"> for the Renovation Work, the </w:t>
      </w:r>
      <w:r w:rsidR="00C712D9" w:rsidRPr="004B3CE3">
        <w:rPr>
          <w:lang w:val="vi-VN"/>
        </w:rPr>
        <w:t>Lessor</w:t>
      </w:r>
      <w:r w:rsidRPr="004B3CE3">
        <w:rPr>
          <w:lang w:val="vi-VN"/>
        </w:rPr>
        <w:t xml:space="preserve"> has the right, at any time, to relocate the </w:t>
      </w:r>
      <w:r w:rsidR="00C712D9" w:rsidRPr="004B3CE3">
        <w:rPr>
          <w:lang w:val="vi-VN"/>
        </w:rPr>
        <w:t>Lessee</w:t>
      </w:r>
      <w:r w:rsidRPr="004B3CE3">
        <w:rPr>
          <w:lang w:val="vi-VN"/>
        </w:rPr>
        <w:t xml:space="preserve"> to another premises within the Building </w:t>
      </w:r>
      <w:r w:rsidR="0078028E" w:rsidRPr="004B3CE3">
        <w:rPr>
          <w:lang w:val="en-US"/>
        </w:rPr>
        <w:t>provided</w:t>
      </w:r>
      <w:r w:rsidRPr="004B3CE3">
        <w:rPr>
          <w:lang w:val="vi-VN"/>
        </w:rPr>
        <w:t xml:space="preserve"> that the </w:t>
      </w:r>
      <w:r w:rsidR="00C712D9" w:rsidRPr="004B3CE3">
        <w:rPr>
          <w:lang w:val="vi-VN"/>
        </w:rPr>
        <w:t>Lessor</w:t>
      </w:r>
      <w:r w:rsidRPr="004B3CE3">
        <w:rPr>
          <w:lang w:val="vi-VN"/>
        </w:rPr>
        <w:t xml:space="preserve"> must notify the </w:t>
      </w:r>
      <w:r w:rsidR="00C712D9" w:rsidRPr="004B3CE3">
        <w:rPr>
          <w:lang w:val="vi-VN"/>
        </w:rPr>
        <w:t>Lessee</w:t>
      </w:r>
      <w:r w:rsidR="0078028E" w:rsidRPr="004B3CE3">
        <w:rPr>
          <w:lang w:val="vi-VN"/>
        </w:rPr>
        <w:t xml:space="preserve"> </w:t>
      </w:r>
      <w:r w:rsidRPr="004B3CE3">
        <w:rPr>
          <w:lang w:val="vi-VN"/>
        </w:rPr>
        <w:t xml:space="preserve">in writing no later than sixty (60) days before the date of relocation. Reasonable costs of relocation will be agreed upon by the Parties in the spirit of mutual sharing. In the event that the </w:t>
      </w:r>
      <w:r w:rsidR="00C712D9" w:rsidRPr="004B3CE3">
        <w:rPr>
          <w:lang w:val="vi-VN"/>
        </w:rPr>
        <w:t>Lessor</w:t>
      </w:r>
      <w:r w:rsidRPr="004B3CE3">
        <w:rPr>
          <w:lang w:val="vi-VN"/>
        </w:rPr>
        <w:t xml:space="preserve"> sends a notice of relocation, and within thirty (30) days from the date of sending the notice of relocation, if the Parties cannot </w:t>
      </w:r>
      <w:r w:rsidR="0078028E" w:rsidRPr="004B3CE3">
        <w:rPr>
          <w:lang w:val="en-US"/>
        </w:rPr>
        <w:t>negotiate</w:t>
      </w:r>
      <w:r w:rsidRPr="004B3CE3">
        <w:rPr>
          <w:lang w:val="vi-VN"/>
        </w:rPr>
        <w:t xml:space="preserve"> </w:t>
      </w:r>
      <w:r w:rsidR="0078028E" w:rsidRPr="004B3CE3">
        <w:rPr>
          <w:lang w:val="en-US"/>
        </w:rPr>
        <w:t>terms and conditions</w:t>
      </w:r>
      <w:r w:rsidRPr="004B3CE3">
        <w:rPr>
          <w:lang w:val="vi-VN"/>
        </w:rPr>
        <w:t xml:space="preserve"> of the relocation, one of the Parties shall has the right to request termination of the </w:t>
      </w:r>
      <w:r w:rsidR="002520B1" w:rsidRPr="004B3CE3">
        <w:rPr>
          <w:lang w:val="vi-VN"/>
        </w:rPr>
        <w:t>Lease</w:t>
      </w:r>
      <w:r w:rsidRPr="004B3CE3">
        <w:rPr>
          <w:lang w:val="vi-VN"/>
        </w:rPr>
        <w:t xml:space="preserve"> according to </w:t>
      </w:r>
      <w:r w:rsidRPr="004B3CE3">
        <w:rPr>
          <w:b/>
          <w:bCs/>
          <w:u w:val="single"/>
          <w:lang w:val="vi-VN"/>
        </w:rPr>
        <w:t>Article 10.1(i)</w:t>
      </w:r>
      <w:r w:rsidRPr="004B3CE3">
        <w:rPr>
          <w:bCs/>
          <w:lang w:val="vi-VN"/>
        </w:rPr>
        <w:t xml:space="preserve"> </w:t>
      </w:r>
      <w:r w:rsidRPr="004B3CE3">
        <w:rPr>
          <w:lang w:val="vi-VN"/>
        </w:rPr>
        <w:t xml:space="preserve">by </w:t>
      </w:r>
      <w:r w:rsidR="0078028E" w:rsidRPr="004B3CE3">
        <w:rPr>
          <w:lang w:val="en-US"/>
        </w:rPr>
        <w:t xml:space="preserve">sending </w:t>
      </w:r>
      <w:r w:rsidR="0078028E" w:rsidRPr="004B3CE3">
        <w:rPr>
          <w:lang w:val="vi-VN"/>
        </w:rPr>
        <w:t xml:space="preserve">a written notice </w:t>
      </w:r>
      <w:r w:rsidRPr="004B3CE3">
        <w:rPr>
          <w:lang w:val="vi-VN"/>
        </w:rPr>
        <w:t xml:space="preserve">to the other party thirty (30) days prior to the date of request to terminate the </w:t>
      </w:r>
      <w:r w:rsidR="002520B1" w:rsidRPr="004B3CE3">
        <w:rPr>
          <w:lang w:val="vi-VN"/>
        </w:rPr>
        <w:t>Lease</w:t>
      </w:r>
      <w:r w:rsidRPr="004B3CE3">
        <w:rPr>
          <w:lang w:val="vi-VN"/>
        </w:rPr>
        <w:t>.</w:t>
      </w:r>
    </w:p>
    <w:p w14:paraId="1B5FD698" w14:textId="77777777" w:rsidR="00830BE9" w:rsidRPr="004B3CE3" w:rsidRDefault="00830BE9" w:rsidP="00830BE9">
      <w:pPr>
        <w:pStyle w:val="a3"/>
        <w:ind w:left="1134"/>
        <w:jc w:val="both"/>
        <w:rPr>
          <w:lang w:val="vi-VN"/>
        </w:rPr>
      </w:pPr>
    </w:p>
    <w:p w14:paraId="2923BFA2" w14:textId="15BC0187" w:rsidR="00830BE9" w:rsidRPr="004B3CE3" w:rsidRDefault="0001660E" w:rsidP="00830BE9">
      <w:pPr>
        <w:pStyle w:val="a3"/>
        <w:ind w:left="1134"/>
        <w:jc w:val="both"/>
        <w:rPr>
          <w:lang w:val="vi-VN"/>
        </w:rPr>
      </w:pPr>
      <w:r w:rsidRPr="004B3CE3">
        <w:rPr>
          <w:lang w:val="vi-VN"/>
        </w:rPr>
        <w:t xml:space="preserve">The </w:t>
      </w:r>
      <w:r w:rsidR="00C712D9" w:rsidRPr="004B3CE3">
        <w:rPr>
          <w:lang w:val="vi-VN"/>
        </w:rPr>
        <w:t>Lessee</w:t>
      </w:r>
      <w:r w:rsidR="00830BE9" w:rsidRPr="004B3CE3">
        <w:rPr>
          <w:lang w:val="vi-VN"/>
        </w:rPr>
        <w:t xml:space="preserve"> shall </w:t>
      </w:r>
      <w:r w:rsidR="0078028E" w:rsidRPr="004B3CE3">
        <w:rPr>
          <w:lang w:val="en-US"/>
        </w:rPr>
        <w:t>exempt the</w:t>
      </w:r>
      <w:r w:rsidR="00830BE9" w:rsidRPr="004B3CE3">
        <w:rPr>
          <w:lang w:val="vi-VN"/>
        </w:rPr>
        <w:t xml:space="preserve"> </w:t>
      </w:r>
      <w:r w:rsidR="00C712D9" w:rsidRPr="004B3CE3">
        <w:rPr>
          <w:lang w:val="vi-VN"/>
        </w:rPr>
        <w:t>Lessor</w:t>
      </w:r>
      <w:r w:rsidR="00830BE9" w:rsidRPr="004B3CE3">
        <w:rPr>
          <w:lang w:val="vi-VN"/>
        </w:rPr>
        <w:t xml:space="preserve"> from al</w:t>
      </w:r>
      <w:r w:rsidR="0078028E" w:rsidRPr="004B3CE3">
        <w:rPr>
          <w:lang w:val="vi-VN"/>
        </w:rPr>
        <w:t>l liability for any damages the</w:t>
      </w:r>
      <w:r w:rsidR="00830BE9" w:rsidRPr="004B3CE3">
        <w:rPr>
          <w:lang w:val="vi-VN"/>
        </w:rPr>
        <w:t xml:space="preserve"> </w:t>
      </w:r>
      <w:r w:rsidR="00C712D9" w:rsidRPr="004B3CE3">
        <w:rPr>
          <w:lang w:val="vi-VN"/>
        </w:rPr>
        <w:t>Lessee</w:t>
      </w:r>
      <w:r w:rsidR="0078028E" w:rsidRPr="004B3CE3">
        <w:rPr>
          <w:lang w:val="vi-VN"/>
        </w:rPr>
        <w:t xml:space="preserve"> might</w:t>
      </w:r>
      <w:r w:rsidR="00830BE9" w:rsidRPr="004B3CE3">
        <w:rPr>
          <w:lang w:val="vi-VN"/>
        </w:rPr>
        <w:t xml:space="preserve"> suffer </w:t>
      </w:r>
      <w:r w:rsidR="00FC08AC" w:rsidRPr="004B3CE3">
        <w:rPr>
          <w:lang w:val="en-US"/>
        </w:rPr>
        <w:t>concerning</w:t>
      </w:r>
      <w:r w:rsidR="00830BE9" w:rsidRPr="004B3CE3">
        <w:rPr>
          <w:lang w:val="vi-VN"/>
        </w:rPr>
        <w:t xml:space="preserve"> the relocation of the </w:t>
      </w:r>
      <w:r w:rsidR="00381F64" w:rsidRPr="004B3CE3">
        <w:rPr>
          <w:lang w:val="vi-VN"/>
        </w:rPr>
        <w:t>Leased Premises</w:t>
      </w:r>
      <w:r w:rsidR="00830BE9" w:rsidRPr="004B3CE3">
        <w:rPr>
          <w:lang w:val="vi-VN"/>
        </w:rPr>
        <w:t xml:space="preserve"> and/or interruption of operations </w:t>
      </w:r>
      <w:r w:rsidR="00FC08AC" w:rsidRPr="004B3CE3">
        <w:rPr>
          <w:lang w:val="en-US"/>
        </w:rPr>
        <w:t>due to the</w:t>
      </w:r>
      <w:r w:rsidR="00FC08AC" w:rsidRPr="004B3CE3">
        <w:rPr>
          <w:lang w:val="vi-VN"/>
        </w:rPr>
        <w:t xml:space="preserve"> Renovation Work</w:t>
      </w:r>
      <w:r w:rsidR="00830BE9" w:rsidRPr="004B3CE3">
        <w:rPr>
          <w:lang w:val="vi-VN"/>
        </w:rPr>
        <w:t>.</w:t>
      </w:r>
    </w:p>
    <w:p w14:paraId="1BF7BFED" w14:textId="77777777" w:rsidR="00830BE9" w:rsidRPr="004B3CE3" w:rsidRDefault="00830BE9" w:rsidP="00830BE9">
      <w:pPr>
        <w:pStyle w:val="a3"/>
        <w:ind w:left="1134"/>
        <w:jc w:val="both"/>
        <w:rPr>
          <w:lang w:val="vi-VN"/>
        </w:rPr>
      </w:pPr>
    </w:p>
    <w:p w14:paraId="055568AD" w14:textId="22CAF993" w:rsidR="00830BE9" w:rsidRPr="004B3CE3" w:rsidRDefault="00176F4E" w:rsidP="00340A46">
      <w:pPr>
        <w:pStyle w:val="a3"/>
        <w:numPr>
          <w:ilvl w:val="0"/>
          <w:numId w:val="63"/>
        </w:numPr>
        <w:spacing w:before="120" w:after="120"/>
        <w:ind w:left="1134" w:hanging="567"/>
        <w:jc w:val="both"/>
        <w:rPr>
          <w:lang w:val="vi-VN"/>
        </w:rPr>
      </w:pPr>
      <w:r w:rsidRPr="004B3CE3">
        <w:rPr>
          <w:lang w:val="en-GB"/>
        </w:rPr>
        <w:t>Access</w:t>
      </w:r>
      <w:r w:rsidR="00830BE9" w:rsidRPr="004B3CE3">
        <w:rPr>
          <w:lang w:val="vi-VN"/>
        </w:rPr>
        <w:t xml:space="preserve"> the </w:t>
      </w:r>
      <w:r w:rsidR="00381F64" w:rsidRPr="004B3CE3">
        <w:rPr>
          <w:lang w:val="vi-VN"/>
        </w:rPr>
        <w:t>Leased Premises</w:t>
      </w:r>
    </w:p>
    <w:p w14:paraId="2CC6AFEA" w14:textId="77777777" w:rsidR="00830BE9" w:rsidRPr="004B3CE3" w:rsidRDefault="00830BE9" w:rsidP="00830BE9">
      <w:pPr>
        <w:pStyle w:val="a3"/>
        <w:spacing w:before="120" w:after="120"/>
        <w:ind w:left="1134"/>
        <w:jc w:val="both"/>
        <w:rPr>
          <w:lang w:val="vi-VN"/>
        </w:rPr>
      </w:pPr>
    </w:p>
    <w:p w14:paraId="00306342" w14:textId="25C7477D" w:rsidR="00830BE9" w:rsidRPr="004B3CE3" w:rsidRDefault="00830BE9" w:rsidP="00830BE9">
      <w:pPr>
        <w:pStyle w:val="a3"/>
        <w:spacing w:before="120" w:after="120"/>
        <w:ind w:left="1134"/>
        <w:jc w:val="both"/>
        <w:rPr>
          <w:lang w:val="vi-VN"/>
        </w:rPr>
      </w:pPr>
      <w:r w:rsidRPr="004B3CE3">
        <w:rPr>
          <w:lang w:val="vi-VN"/>
        </w:rPr>
        <w:t xml:space="preserve">At any time and subject to reasonable prior notice (except for cases that the </w:t>
      </w:r>
      <w:r w:rsidR="00C712D9" w:rsidRPr="004B3CE3">
        <w:rPr>
          <w:lang w:val="vi-VN"/>
        </w:rPr>
        <w:t>Lessor</w:t>
      </w:r>
      <w:r w:rsidRPr="004B3CE3">
        <w:rPr>
          <w:lang w:val="vi-VN"/>
        </w:rPr>
        <w:t xml:space="preserve"> considers </w:t>
      </w:r>
      <w:r w:rsidR="00A428FE" w:rsidRPr="004B3CE3">
        <w:rPr>
          <w:lang w:val="en-US"/>
        </w:rPr>
        <w:t>an emergency</w:t>
      </w:r>
      <w:r w:rsidR="00A428FE" w:rsidRPr="004B3CE3">
        <w:rPr>
          <w:lang w:val="vi-VN"/>
        </w:rPr>
        <w:t xml:space="preserve"> or</w:t>
      </w:r>
      <w:r w:rsidRPr="004B3CE3">
        <w:rPr>
          <w:lang w:val="vi-VN"/>
        </w:rPr>
        <w:t xml:space="preserve"> </w:t>
      </w:r>
      <w:r w:rsidR="00580663" w:rsidRPr="004B3CE3">
        <w:rPr>
          <w:lang w:val="en-US"/>
        </w:rPr>
        <w:t>a</w:t>
      </w:r>
      <w:r w:rsidRPr="004B3CE3">
        <w:rPr>
          <w:lang w:val="vi-VN"/>
        </w:rPr>
        <w:t xml:space="preserve">ffecting the safety and security of the Building), the </w:t>
      </w:r>
      <w:r w:rsidR="00C712D9" w:rsidRPr="004B3CE3">
        <w:rPr>
          <w:lang w:val="vi-VN"/>
        </w:rPr>
        <w:t>Lessor</w:t>
      </w:r>
      <w:r w:rsidRPr="004B3CE3">
        <w:rPr>
          <w:lang w:val="vi-VN"/>
        </w:rPr>
        <w:t xml:space="preserve"> (including agents, workers and </w:t>
      </w:r>
      <w:r w:rsidR="00A428FE" w:rsidRPr="004B3CE3">
        <w:rPr>
          <w:lang w:val="en-US"/>
        </w:rPr>
        <w:t>staffs</w:t>
      </w:r>
      <w:r w:rsidRPr="004B3CE3">
        <w:rPr>
          <w:lang w:val="vi-VN"/>
        </w:rPr>
        <w:t xml:space="preserve"> of the </w:t>
      </w:r>
      <w:r w:rsidR="00C712D9" w:rsidRPr="004B3CE3">
        <w:rPr>
          <w:lang w:val="vi-VN"/>
        </w:rPr>
        <w:t>Lessor</w:t>
      </w:r>
      <w:r w:rsidR="00A428FE" w:rsidRPr="004B3CE3">
        <w:rPr>
          <w:lang w:val="vi-VN"/>
        </w:rPr>
        <w:t>) has</w:t>
      </w:r>
      <w:r w:rsidRPr="004B3CE3">
        <w:rPr>
          <w:lang w:val="vi-VN"/>
        </w:rPr>
        <w:t xml:space="preserve"> the right to enter the </w:t>
      </w:r>
      <w:r w:rsidR="00381F64" w:rsidRPr="004B3CE3">
        <w:rPr>
          <w:lang w:val="vi-VN"/>
        </w:rPr>
        <w:t>Leased Premises</w:t>
      </w:r>
      <w:r w:rsidRPr="004B3CE3">
        <w:rPr>
          <w:lang w:val="vi-VN"/>
        </w:rPr>
        <w:t xml:space="preserve"> to:</w:t>
      </w:r>
    </w:p>
    <w:p w14:paraId="55B39B15" w14:textId="77777777" w:rsidR="00830BE9" w:rsidRPr="004B3CE3" w:rsidRDefault="00830BE9" w:rsidP="00830BE9">
      <w:pPr>
        <w:pStyle w:val="a3"/>
        <w:spacing w:before="120" w:after="120"/>
        <w:ind w:left="1134"/>
        <w:jc w:val="both"/>
        <w:rPr>
          <w:lang w:val="vi-VN"/>
        </w:rPr>
      </w:pPr>
    </w:p>
    <w:p w14:paraId="2894E0AA" w14:textId="690E4233" w:rsidR="00830BE9" w:rsidRPr="004B3CE3" w:rsidRDefault="001F5E14" w:rsidP="00340A46">
      <w:pPr>
        <w:pStyle w:val="a3"/>
        <w:numPr>
          <w:ilvl w:val="0"/>
          <w:numId w:val="65"/>
        </w:numPr>
        <w:spacing w:before="120" w:after="120"/>
        <w:ind w:left="1701" w:hanging="567"/>
        <w:jc w:val="both"/>
        <w:rPr>
          <w:lang w:val="vi-VN"/>
        </w:rPr>
      </w:pPr>
      <w:r w:rsidRPr="004B3CE3">
        <w:rPr>
          <w:lang w:val="en-US"/>
        </w:rPr>
        <w:t>I</w:t>
      </w:r>
      <w:r w:rsidR="00A428FE" w:rsidRPr="004B3CE3">
        <w:rPr>
          <w:lang w:val="en-US"/>
        </w:rPr>
        <w:t>nspect</w:t>
      </w:r>
      <w:r w:rsidR="00830BE9" w:rsidRPr="004B3CE3">
        <w:rPr>
          <w:lang w:val="vi-VN"/>
        </w:rPr>
        <w:t xml:space="preserve">, clean, relocate, replace, </w:t>
      </w:r>
      <w:r w:rsidRPr="004B3CE3">
        <w:rPr>
          <w:lang w:val="en-US"/>
        </w:rPr>
        <w:t>supplement</w:t>
      </w:r>
      <w:r w:rsidR="00830BE9" w:rsidRPr="004B3CE3">
        <w:rPr>
          <w:lang w:val="vi-VN"/>
        </w:rPr>
        <w:t xml:space="preserve"> or perform any work related to the pro</w:t>
      </w:r>
      <w:r w:rsidRPr="004B3CE3">
        <w:rPr>
          <w:lang w:val="vi-VN"/>
        </w:rPr>
        <w:t>perty, equipment and/or Services</w:t>
      </w:r>
      <w:r w:rsidRPr="004B3CE3">
        <w:rPr>
          <w:lang w:val="en-US"/>
        </w:rPr>
        <w:t xml:space="preserve"> of the </w:t>
      </w:r>
      <w:r w:rsidR="00C712D9" w:rsidRPr="004B3CE3">
        <w:rPr>
          <w:lang w:val="en-US"/>
        </w:rPr>
        <w:t>Lessor</w:t>
      </w:r>
      <w:r w:rsidR="00830BE9" w:rsidRPr="004B3CE3">
        <w:rPr>
          <w:lang w:val="vi-VN"/>
        </w:rPr>
        <w:t xml:space="preserve"> </w:t>
      </w:r>
      <w:r w:rsidRPr="004B3CE3">
        <w:rPr>
          <w:lang w:val="en-US"/>
        </w:rPr>
        <w:t xml:space="preserve">at </w:t>
      </w:r>
      <w:r w:rsidR="00830BE9" w:rsidRPr="004B3CE3">
        <w:rPr>
          <w:lang w:val="vi-VN"/>
        </w:rPr>
        <w:t xml:space="preserve">the </w:t>
      </w:r>
      <w:r w:rsidR="00381F64" w:rsidRPr="004B3CE3">
        <w:rPr>
          <w:lang w:val="vi-VN"/>
        </w:rPr>
        <w:t>Leased Premises</w:t>
      </w:r>
      <w:r w:rsidR="00830BE9" w:rsidRPr="004B3CE3">
        <w:rPr>
          <w:lang w:val="vi-VN"/>
        </w:rPr>
        <w:t>;</w:t>
      </w:r>
    </w:p>
    <w:p w14:paraId="0D77F3D6" w14:textId="77777777" w:rsidR="00830BE9" w:rsidRPr="004B3CE3" w:rsidRDefault="00830BE9" w:rsidP="00830BE9">
      <w:pPr>
        <w:pStyle w:val="a3"/>
        <w:spacing w:before="120" w:after="120"/>
        <w:ind w:left="1701"/>
        <w:jc w:val="both"/>
        <w:rPr>
          <w:lang w:val="vi-VN"/>
        </w:rPr>
      </w:pPr>
    </w:p>
    <w:p w14:paraId="0F41F016" w14:textId="71AB42C5" w:rsidR="006E36FA" w:rsidRPr="004B3CE3" w:rsidRDefault="001F5E14" w:rsidP="00340A46">
      <w:pPr>
        <w:pStyle w:val="a3"/>
        <w:numPr>
          <w:ilvl w:val="0"/>
          <w:numId w:val="65"/>
        </w:numPr>
        <w:spacing w:before="120" w:after="120"/>
        <w:ind w:left="1701" w:hanging="567"/>
        <w:jc w:val="both"/>
        <w:rPr>
          <w:lang w:val="vi-VN"/>
        </w:rPr>
      </w:pPr>
      <w:r w:rsidRPr="004B3CE3">
        <w:rPr>
          <w:lang w:val="en-GB"/>
        </w:rPr>
        <w:t xml:space="preserve">In case arising any breach of commitment, damage, loss, relocation of devices which is prohibited from removing or changing, </w:t>
      </w:r>
      <w:r w:rsidR="0001660E" w:rsidRPr="004B3CE3">
        <w:rPr>
          <w:lang w:val="en-GB"/>
        </w:rPr>
        <w:t>being</w:t>
      </w:r>
      <w:r w:rsidR="0001660E" w:rsidRPr="004B3CE3">
        <w:rPr>
          <w:lang w:val="vi-VN"/>
        </w:rPr>
        <w:t xml:space="preserve"> </w:t>
      </w:r>
      <w:r w:rsidRPr="004B3CE3">
        <w:rPr>
          <w:lang w:val="en-GB"/>
        </w:rPr>
        <w:t>install</w:t>
      </w:r>
      <w:r w:rsidR="0001660E" w:rsidRPr="004B3CE3">
        <w:rPr>
          <w:lang w:val="en-GB"/>
        </w:rPr>
        <w:t>ed</w:t>
      </w:r>
      <w:r w:rsidR="0001660E" w:rsidRPr="004B3CE3">
        <w:rPr>
          <w:lang w:val="vi-VN"/>
        </w:rPr>
        <w:t xml:space="preserve"> with</w:t>
      </w:r>
      <w:r w:rsidRPr="004B3CE3">
        <w:rPr>
          <w:lang w:val="en-GB"/>
        </w:rPr>
        <w:t xml:space="preserve"> the equipment by the </w:t>
      </w:r>
      <w:r w:rsidR="00C712D9" w:rsidRPr="004B3CE3">
        <w:rPr>
          <w:lang w:val="en-GB"/>
        </w:rPr>
        <w:t>Lessee</w:t>
      </w:r>
      <w:r w:rsidRPr="004B3CE3">
        <w:rPr>
          <w:lang w:val="en-GB"/>
        </w:rPr>
        <w:t xml:space="preserve"> without the </w:t>
      </w:r>
      <w:r w:rsidR="00C712D9" w:rsidRPr="004B3CE3">
        <w:rPr>
          <w:lang w:val="en-GB"/>
        </w:rPr>
        <w:t>Lessor</w:t>
      </w:r>
      <w:r w:rsidRPr="004B3CE3">
        <w:rPr>
          <w:lang w:val="en-GB"/>
        </w:rPr>
        <w:t xml:space="preserve">’s consent, and the </w:t>
      </w:r>
      <w:r w:rsidR="00C712D9" w:rsidRPr="004B3CE3">
        <w:rPr>
          <w:lang w:val="en-GB"/>
        </w:rPr>
        <w:t>Lessee</w:t>
      </w:r>
      <w:r w:rsidRPr="004B3CE3">
        <w:rPr>
          <w:lang w:val="en-GB"/>
        </w:rPr>
        <w:t xml:space="preserve"> fails to </w:t>
      </w:r>
      <w:r w:rsidRPr="004B3CE3">
        <w:rPr>
          <w:lang w:val="en-GB"/>
        </w:rPr>
        <w:lastRenderedPageBreak/>
        <w:t xml:space="preserve">repair, replace or remove such items within the reasonably requested timeline, the </w:t>
      </w:r>
      <w:r w:rsidR="00C712D9" w:rsidRPr="004B3CE3">
        <w:rPr>
          <w:lang w:val="en-GB"/>
        </w:rPr>
        <w:t>Lessor</w:t>
      </w:r>
      <w:r w:rsidRPr="004B3CE3">
        <w:rPr>
          <w:lang w:val="en-GB"/>
        </w:rPr>
        <w:t xml:space="preserve"> shall carry out such remedy, replacement or relocation and all incurred costs shall be reimbursed by the </w:t>
      </w:r>
      <w:r w:rsidR="00C712D9" w:rsidRPr="004B3CE3">
        <w:rPr>
          <w:lang w:val="en-GB"/>
        </w:rPr>
        <w:t>Lessee</w:t>
      </w:r>
      <w:r w:rsidR="006E36FA" w:rsidRPr="004B3CE3">
        <w:rPr>
          <w:lang w:val="vi-VN"/>
        </w:rPr>
        <w:t>;</w:t>
      </w:r>
    </w:p>
    <w:p w14:paraId="0AE2E791" w14:textId="77777777" w:rsidR="006E36FA" w:rsidRPr="004B3CE3" w:rsidRDefault="006E36FA" w:rsidP="006E36FA">
      <w:pPr>
        <w:pStyle w:val="a3"/>
        <w:spacing w:before="120" w:after="120"/>
        <w:ind w:left="1701"/>
        <w:jc w:val="both"/>
        <w:rPr>
          <w:lang w:val="vi-VN"/>
        </w:rPr>
      </w:pPr>
    </w:p>
    <w:p w14:paraId="3E820819" w14:textId="522D70A2" w:rsidR="006E36FA" w:rsidRPr="004B3CE3" w:rsidRDefault="00830BE9" w:rsidP="00340A46">
      <w:pPr>
        <w:pStyle w:val="a3"/>
        <w:numPr>
          <w:ilvl w:val="0"/>
          <w:numId w:val="65"/>
        </w:numPr>
        <w:spacing w:before="120" w:after="120"/>
        <w:ind w:left="1701" w:hanging="567"/>
        <w:jc w:val="both"/>
        <w:rPr>
          <w:lang w:val="vi-VN"/>
        </w:rPr>
      </w:pPr>
      <w:r w:rsidRPr="004B3CE3">
        <w:rPr>
          <w:lang w:val="vi-VN"/>
        </w:rPr>
        <w:t xml:space="preserve">Carry out maintenance, repair, replacement, new installation of equipment or any other work that the </w:t>
      </w:r>
      <w:r w:rsidR="00C712D9" w:rsidRPr="004B3CE3">
        <w:rPr>
          <w:lang w:val="vi-VN"/>
        </w:rPr>
        <w:t>Lessor</w:t>
      </w:r>
      <w:r w:rsidRPr="004B3CE3">
        <w:rPr>
          <w:lang w:val="vi-VN"/>
        </w:rPr>
        <w:t xml:space="preserve"> </w:t>
      </w:r>
      <w:r w:rsidR="001F5E14" w:rsidRPr="004B3CE3">
        <w:rPr>
          <w:lang w:val="en-US"/>
        </w:rPr>
        <w:t>considers</w:t>
      </w:r>
      <w:r w:rsidR="001F5E14" w:rsidRPr="004B3CE3">
        <w:rPr>
          <w:lang w:val="vi-VN"/>
        </w:rPr>
        <w:t xml:space="preserve"> necessary to</w:t>
      </w:r>
      <w:r w:rsidRPr="004B3CE3">
        <w:rPr>
          <w:lang w:val="vi-VN"/>
        </w:rPr>
        <w:t xml:space="preserve"> any part of the </w:t>
      </w:r>
      <w:r w:rsidR="00381F64" w:rsidRPr="004B3CE3">
        <w:rPr>
          <w:lang w:val="vi-VN"/>
        </w:rPr>
        <w:t>Leased Premises</w:t>
      </w:r>
      <w:r w:rsidRPr="004B3CE3">
        <w:rPr>
          <w:lang w:val="vi-VN"/>
        </w:rPr>
        <w:t xml:space="preserve"> and/or </w:t>
      </w:r>
      <w:r w:rsidR="00501800" w:rsidRPr="004B3CE3">
        <w:rPr>
          <w:lang w:val="en-US"/>
        </w:rPr>
        <w:t xml:space="preserve">the </w:t>
      </w:r>
      <w:r w:rsidRPr="004B3CE3">
        <w:rPr>
          <w:lang w:val="vi-VN"/>
        </w:rPr>
        <w:t>Building;</w:t>
      </w:r>
    </w:p>
    <w:p w14:paraId="70550B99" w14:textId="77777777" w:rsidR="006E36FA" w:rsidRPr="004B3CE3" w:rsidRDefault="006E36FA" w:rsidP="006E36FA">
      <w:pPr>
        <w:pStyle w:val="a3"/>
        <w:spacing w:before="120" w:after="120"/>
        <w:ind w:left="1701"/>
        <w:jc w:val="both"/>
        <w:rPr>
          <w:lang w:val="vi-VN"/>
        </w:rPr>
      </w:pPr>
    </w:p>
    <w:p w14:paraId="57254FCF" w14:textId="580D5156" w:rsidR="00830BE9" w:rsidRPr="004B3CE3" w:rsidRDefault="001F5E14" w:rsidP="00340A46">
      <w:pPr>
        <w:pStyle w:val="a3"/>
        <w:numPr>
          <w:ilvl w:val="0"/>
          <w:numId w:val="65"/>
        </w:numPr>
        <w:spacing w:before="120" w:after="120"/>
        <w:ind w:left="1701" w:hanging="567"/>
        <w:jc w:val="both"/>
        <w:rPr>
          <w:lang w:val="vi-VN"/>
        </w:rPr>
      </w:pPr>
      <w:r w:rsidRPr="004B3CE3">
        <w:rPr>
          <w:lang w:val="en-US"/>
        </w:rPr>
        <w:t>Perform</w:t>
      </w:r>
      <w:r w:rsidR="00830BE9" w:rsidRPr="004B3CE3">
        <w:rPr>
          <w:lang w:val="vi-VN"/>
        </w:rPr>
        <w:t xml:space="preserve"> work</w:t>
      </w:r>
      <w:r w:rsidRPr="004B3CE3">
        <w:rPr>
          <w:lang w:val="en-US"/>
        </w:rPr>
        <w:t>s</w:t>
      </w:r>
      <w:r w:rsidR="00830BE9" w:rsidRPr="004B3CE3">
        <w:rPr>
          <w:lang w:val="vi-VN"/>
        </w:rPr>
        <w:t xml:space="preserve"> related to the development of the Building, including the right to </w:t>
      </w:r>
      <w:r w:rsidRPr="004B3CE3">
        <w:rPr>
          <w:lang w:val="en-US"/>
        </w:rPr>
        <w:t>build on,</w:t>
      </w:r>
      <w:r w:rsidR="00830BE9" w:rsidRPr="004B3CE3">
        <w:rPr>
          <w:lang w:val="vi-VN"/>
        </w:rPr>
        <w:t xml:space="preserve"> install or expand </w:t>
      </w:r>
      <w:r w:rsidRPr="004B3CE3">
        <w:rPr>
          <w:lang w:val="en-US"/>
        </w:rPr>
        <w:t>the boundary</w:t>
      </w:r>
      <w:r w:rsidR="00830BE9" w:rsidRPr="004B3CE3">
        <w:rPr>
          <w:lang w:val="vi-VN"/>
        </w:rPr>
        <w:t xml:space="preserve"> walls of the </w:t>
      </w:r>
      <w:r w:rsidR="00381F64" w:rsidRPr="004B3CE3">
        <w:rPr>
          <w:lang w:val="vi-VN"/>
        </w:rPr>
        <w:t>Leased Premises</w:t>
      </w:r>
      <w:r w:rsidR="00830BE9" w:rsidRPr="004B3CE3">
        <w:rPr>
          <w:lang w:val="vi-VN"/>
        </w:rPr>
        <w:t>.</w:t>
      </w:r>
    </w:p>
    <w:p w14:paraId="26B5A8BE" w14:textId="77777777" w:rsidR="006E36FA" w:rsidRPr="004B3CE3" w:rsidRDefault="006E36FA" w:rsidP="006E36FA">
      <w:pPr>
        <w:pStyle w:val="a3"/>
        <w:spacing w:before="120" w:after="120"/>
        <w:ind w:left="1701"/>
        <w:jc w:val="both"/>
        <w:rPr>
          <w:lang w:val="vi-VN"/>
        </w:rPr>
      </w:pPr>
    </w:p>
    <w:p w14:paraId="70A1B485" w14:textId="21644133" w:rsidR="006E36FA" w:rsidRPr="004B3CE3" w:rsidRDefault="001F5E14" w:rsidP="006E36FA">
      <w:pPr>
        <w:pStyle w:val="a3"/>
        <w:spacing w:before="120" w:after="120"/>
        <w:ind w:left="1134"/>
        <w:jc w:val="both"/>
        <w:rPr>
          <w:lang w:val="vi-VN"/>
        </w:rPr>
      </w:pPr>
      <w:r w:rsidRPr="004B3CE3">
        <w:rPr>
          <w:lang w:val="en-US"/>
        </w:rPr>
        <w:t>When access</w:t>
      </w:r>
      <w:r w:rsidR="00501800" w:rsidRPr="004B3CE3">
        <w:rPr>
          <w:lang w:val="en-US"/>
        </w:rPr>
        <w:t>ing</w:t>
      </w:r>
      <w:r w:rsidRPr="004B3CE3">
        <w:rPr>
          <w:lang w:val="en-US"/>
        </w:rPr>
        <w:t xml:space="preserve"> the Leased Premises to execute the works as mentioned above, </w:t>
      </w:r>
      <w:r w:rsidRPr="004B3CE3">
        <w:rPr>
          <w:lang w:val="vi-VN"/>
        </w:rPr>
        <w:t>t</w:t>
      </w:r>
      <w:r w:rsidR="006E36FA" w:rsidRPr="004B3CE3">
        <w:rPr>
          <w:lang w:val="vi-VN"/>
        </w:rPr>
        <w:t xml:space="preserve">he </w:t>
      </w:r>
      <w:r w:rsidR="00C712D9" w:rsidRPr="004B3CE3">
        <w:rPr>
          <w:lang w:val="vi-VN"/>
        </w:rPr>
        <w:t>Lessor</w:t>
      </w:r>
      <w:r w:rsidR="006E36FA" w:rsidRPr="004B3CE3">
        <w:rPr>
          <w:lang w:val="vi-VN"/>
        </w:rPr>
        <w:t xml:space="preserve"> (including the </w:t>
      </w:r>
      <w:r w:rsidR="00C712D9" w:rsidRPr="004B3CE3">
        <w:rPr>
          <w:lang w:val="vi-VN"/>
        </w:rPr>
        <w:t>Lessor</w:t>
      </w:r>
      <w:r w:rsidRPr="004B3CE3">
        <w:rPr>
          <w:lang w:val="vi-VN"/>
        </w:rPr>
        <w:t>'s agents, workers, and staffs</w:t>
      </w:r>
      <w:r w:rsidR="006E36FA" w:rsidRPr="004B3CE3">
        <w:rPr>
          <w:lang w:val="vi-VN"/>
        </w:rPr>
        <w:t xml:space="preserve">) </w:t>
      </w:r>
      <w:r w:rsidRPr="004B3CE3">
        <w:rPr>
          <w:lang w:val="en-US"/>
        </w:rPr>
        <w:t>shall not have</w:t>
      </w:r>
      <w:r w:rsidR="006E36FA" w:rsidRPr="004B3CE3">
        <w:rPr>
          <w:lang w:val="vi-VN"/>
        </w:rPr>
        <w:t xml:space="preserve"> to compensate for any </w:t>
      </w:r>
      <w:r w:rsidRPr="004B3CE3">
        <w:rPr>
          <w:lang w:val="en-US"/>
        </w:rPr>
        <w:t>nuisance</w:t>
      </w:r>
      <w:r w:rsidR="006E36FA" w:rsidRPr="004B3CE3">
        <w:rPr>
          <w:lang w:val="vi-VN"/>
        </w:rPr>
        <w:t xml:space="preserve"> or damage caused to </w:t>
      </w:r>
      <w:r w:rsidR="00C712D9" w:rsidRPr="004B3CE3">
        <w:rPr>
          <w:lang w:val="vi-VN"/>
        </w:rPr>
        <w:t>Lessee</w:t>
      </w:r>
      <w:r w:rsidR="006E36FA" w:rsidRPr="004B3CE3">
        <w:rPr>
          <w:lang w:val="vi-VN"/>
        </w:rPr>
        <w:t xml:space="preserve"> provided that</w:t>
      </w:r>
      <w:r w:rsidRPr="004B3CE3">
        <w:rPr>
          <w:lang w:val="en-US"/>
        </w:rPr>
        <w:t xml:space="preserve"> the</w:t>
      </w:r>
      <w:r w:rsidR="006E36FA" w:rsidRPr="004B3CE3">
        <w:rPr>
          <w:lang w:val="vi-VN"/>
        </w:rPr>
        <w:t xml:space="preserve"> </w:t>
      </w:r>
      <w:r w:rsidR="00C712D9" w:rsidRPr="004B3CE3">
        <w:rPr>
          <w:lang w:val="vi-VN"/>
        </w:rPr>
        <w:t>Lessor</w:t>
      </w:r>
      <w:r w:rsidR="006E36FA" w:rsidRPr="004B3CE3">
        <w:rPr>
          <w:lang w:val="vi-VN"/>
        </w:rPr>
        <w:t xml:space="preserve"> exercises </w:t>
      </w:r>
      <w:r w:rsidRPr="004B3CE3">
        <w:rPr>
          <w:lang w:val="en-US"/>
        </w:rPr>
        <w:t>such rights in a reasonable and careful</w:t>
      </w:r>
      <w:r w:rsidRPr="004B3CE3">
        <w:rPr>
          <w:lang w:val="vi-VN"/>
        </w:rPr>
        <w:t xml:space="preserve"> manner</w:t>
      </w:r>
      <w:r w:rsidR="006E36FA" w:rsidRPr="004B3CE3">
        <w:rPr>
          <w:lang w:val="vi-VN"/>
        </w:rPr>
        <w:t>.</w:t>
      </w:r>
    </w:p>
    <w:p w14:paraId="4F6C4B04" w14:textId="77777777" w:rsidR="00063BDD" w:rsidRPr="004B3CE3" w:rsidRDefault="00063BDD" w:rsidP="006E36FA">
      <w:pPr>
        <w:pStyle w:val="a3"/>
        <w:spacing w:before="120" w:after="120"/>
        <w:ind w:left="1134"/>
        <w:jc w:val="both"/>
        <w:rPr>
          <w:lang w:val="vi-VN"/>
        </w:rPr>
      </w:pPr>
    </w:p>
    <w:p w14:paraId="3324F0E7" w14:textId="70F76B0D" w:rsidR="00063BDD" w:rsidRPr="004B3CE3" w:rsidRDefault="001F5E14" w:rsidP="00340A46">
      <w:pPr>
        <w:pStyle w:val="a3"/>
        <w:numPr>
          <w:ilvl w:val="0"/>
          <w:numId w:val="10"/>
        </w:numPr>
        <w:ind w:left="567" w:hanging="567"/>
        <w:jc w:val="both"/>
        <w:rPr>
          <w:lang w:val="vi-VN"/>
        </w:rPr>
      </w:pPr>
      <w:r w:rsidRPr="00C617FA">
        <w:rPr>
          <w:lang w:val="vi-VN"/>
        </w:rPr>
        <w:t>W</w:t>
      </w:r>
      <w:r w:rsidR="00063BDD" w:rsidRPr="004B3CE3">
        <w:rPr>
          <w:lang w:val="vi-VN"/>
        </w:rPr>
        <w:t>aste</w:t>
      </w:r>
      <w:r w:rsidRPr="004B3CE3">
        <w:rPr>
          <w:lang w:val="en-US"/>
        </w:rPr>
        <w:t xml:space="preserve"> collection</w:t>
      </w:r>
    </w:p>
    <w:p w14:paraId="790FCFAA" w14:textId="77777777" w:rsidR="00063BDD" w:rsidRPr="004B3CE3" w:rsidRDefault="00063BDD" w:rsidP="006E36FA">
      <w:pPr>
        <w:pStyle w:val="a3"/>
        <w:spacing w:before="120" w:after="120"/>
        <w:ind w:left="1134"/>
        <w:jc w:val="both"/>
        <w:rPr>
          <w:lang w:val="vi-VN"/>
        </w:rPr>
      </w:pPr>
    </w:p>
    <w:p w14:paraId="583E8C76" w14:textId="1DE648BE" w:rsidR="00063BDD" w:rsidRPr="004B3CE3" w:rsidRDefault="00063BDD" w:rsidP="00063BDD">
      <w:pPr>
        <w:pStyle w:val="a3"/>
        <w:spacing w:before="120" w:after="120"/>
        <w:ind w:left="567"/>
        <w:jc w:val="both"/>
        <w:rPr>
          <w:lang w:val="vi-VN"/>
        </w:rPr>
      </w:pPr>
      <w:r w:rsidRPr="004B3CE3">
        <w:rPr>
          <w:lang w:val="vi-VN"/>
        </w:rPr>
        <w:t xml:space="preserve">The </w:t>
      </w:r>
      <w:r w:rsidR="00C712D9" w:rsidRPr="004B3CE3">
        <w:rPr>
          <w:lang w:val="vi-VN"/>
        </w:rPr>
        <w:t>Lessee</w:t>
      </w:r>
      <w:r w:rsidRPr="004B3CE3">
        <w:rPr>
          <w:lang w:val="vi-VN"/>
        </w:rPr>
        <w:t xml:space="preserve"> is not allowed to pile trash in the </w:t>
      </w:r>
      <w:r w:rsidR="00381F64" w:rsidRPr="004B3CE3">
        <w:rPr>
          <w:lang w:val="vi-VN"/>
        </w:rPr>
        <w:t>Leased Premises</w:t>
      </w:r>
      <w:r w:rsidRPr="004B3CE3">
        <w:rPr>
          <w:lang w:val="vi-VN"/>
        </w:rPr>
        <w:t xml:space="preserve"> or </w:t>
      </w:r>
      <w:r w:rsidR="00176F4E" w:rsidRPr="004B3CE3">
        <w:rPr>
          <w:lang w:val="vi-VN"/>
        </w:rPr>
        <w:t>Common Area</w:t>
      </w:r>
      <w:r w:rsidRPr="004B3CE3">
        <w:rPr>
          <w:lang w:val="vi-VN"/>
        </w:rPr>
        <w:t xml:space="preserve"> of the Building and must ensure at all times that trash and debris from the </w:t>
      </w:r>
      <w:r w:rsidR="00381F64" w:rsidRPr="004B3CE3">
        <w:rPr>
          <w:lang w:val="vi-VN"/>
        </w:rPr>
        <w:t>Leased Premises</w:t>
      </w:r>
      <w:r w:rsidRPr="004B3CE3">
        <w:rPr>
          <w:lang w:val="vi-VN"/>
        </w:rPr>
        <w:t xml:space="preserve"> are transported to locations as prescribed by the </w:t>
      </w:r>
      <w:r w:rsidR="00C712D9" w:rsidRPr="004B3CE3">
        <w:rPr>
          <w:lang w:val="vi-VN"/>
        </w:rPr>
        <w:t>Lessor</w:t>
      </w:r>
      <w:r w:rsidRPr="004B3CE3">
        <w:rPr>
          <w:lang w:val="vi-VN"/>
        </w:rPr>
        <w:t xml:space="preserve">. The </w:t>
      </w:r>
      <w:r w:rsidR="00C712D9" w:rsidRPr="004B3CE3">
        <w:rPr>
          <w:lang w:val="vi-VN"/>
        </w:rPr>
        <w:t>Lessee</w:t>
      </w:r>
      <w:r w:rsidRPr="004B3CE3">
        <w:rPr>
          <w:lang w:val="vi-VN"/>
        </w:rPr>
        <w:t xml:space="preserve"> must ensure that all kitchen and household waste is tightly wrapped in garbage bags before disposal. In case of the </w:t>
      </w:r>
      <w:r w:rsidR="00C712D9" w:rsidRPr="004B3CE3">
        <w:rPr>
          <w:lang w:val="vi-VN"/>
        </w:rPr>
        <w:t>Lessee</w:t>
      </w:r>
      <w:r w:rsidRPr="004B3CE3">
        <w:rPr>
          <w:lang w:val="vi-VN"/>
        </w:rPr>
        <w:t xml:space="preserve">'s fault, the </w:t>
      </w:r>
      <w:r w:rsidR="00C712D9" w:rsidRPr="004B3CE3">
        <w:rPr>
          <w:lang w:val="vi-VN"/>
        </w:rPr>
        <w:t>Lessor</w:t>
      </w:r>
      <w:r w:rsidR="00FE1FCC" w:rsidRPr="004B3CE3">
        <w:rPr>
          <w:lang w:val="vi-VN"/>
        </w:rPr>
        <w:t xml:space="preserve"> sha</w:t>
      </w:r>
      <w:r w:rsidRPr="004B3CE3">
        <w:rPr>
          <w:lang w:val="vi-VN"/>
        </w:rPr>
        <w:t xml:space="preserve">ll transport and dispose the </w:t>
      </w:r>
      <w:r w:rsidR="00FE1FCC" w:rsidRPr="004B3CE3">
        <w:rPr>
          <w:lang w:val="en-US"/>
        </w:rPr>
        <w:t xml:space="preserve">trash </w:t>
      </w:r>
      <w:r w:rsidRPr="004B3CE3">
        <w:rPr>
          <w:lang w:val="vi-VN"/>
        </w:rPr>
        <w:t xml:space="preserve">at the </w:t>
      </w:r>
      <w:r w:rsidR="00C712D9" w:rsidRPr="004B3CE3">
        <w:rPr>
          <w:lang w:val="vi-VN"/>
        </w:rPr>
        <w:t>Lessee</w:t>
      </w:r>
      <w:r w:rsidRPr="004B3CE3">
        <w:rPr>
          <w:lang w:val="vi-VN"/>
        </w:rPr>
        <w:t xml:space="preserve">'s </w:t>
      </w:r>
      <w:r w:rsidR="00FE1FCC" w:rsidRPr="004B3CE3">
        <w:rPr>
          <w:lang w:val="en-US"/>
        </w:rPr>
        <w:t>costs</w:t>
      </w:r>
      <w:r w:rsidRPr="004B3CE3">
        <w:rPr>
          <w:lang w:val="vi-VN"/>
        </w:rPr>
        <w:t xml:space="preserve">. The </w:t>
      </w:r>
      <w:r w:rsidR="00C712D9" w:rsidRPr="004B3CE3">
        <w:rPr>
          <w:lang w:val="vi-VN"/>
        </w:rPr>
        <w:t>Lessee</w:t>
      </w:r>
      <w:r w:rsidRPr="004B3CE3">
        <w:rPr>
          <w:lang w:val="vi-VN"/>
        </w:rPr>
        <w:t xml:space="preserve"> is not allowed to transport </w:t>
      </w:r>
      <w:r w:rsidR="00FE1FCC" w:rsidRPr="004B3CE3">
        <w:rPr>
          <w:lang w:val="en-US"/>
        </w:rPr>
        <w:t>the trash</w:t>
      </w:r>
      <w:r w:rsidRPr="004B3CE3">
        <w:rPr>
          <w:lang w:val="vi-VN"/>
        </w:rPr>
        <w:t xml:space="preserve"> by passenger elevator.</w:t>
      </w:r>
    </w:p>
    <w:p w14:paraId="217F9540" w14:textId="77777777" w:rsidR="00F60C32" w:rsidRPr="004B3CE3" w:rsidRDefault="00F60C32" w:rsidP="00F60C32">
      <w:pPr>
        <w:pStyle w:val="a3"/>
        <w:ind w:left="0"/>
        <w:jc w:val="both"/>
        <w:rPr>
          <w:lang w:val="vi-VN"/>
        </w:rPr>
      </w:pPr>
    </w:p>
    <w:p w14:paraId="0F1A7067" w14:textId="268171CC" w:rsidR="00F60C32" w:rsidRPr="00C617FA" w:rsidRDefault="00F60C32" w:rsidP="00F60C32">
      <w:pPr>
        <w:pStyle w:val="1"/>
        <w:spacing w:before="0"/>
        <w:contextualSpacing/>
        <w:rPr>
          <w:b w:val="0"/>
          <w:bCs/>
          <w:color w:val="auto"/>
          <w:lang w:val="vi-VN"/>
        </w:rPr>
      </w:pPr>
      <w:bookmarkStart w:id="53" w:name="_Toc189640007"/>
      <w:r w:rsidRPr="00C617FA">
        <w:rPr>
          <w:bCs/>
          <w:color w:val="auto"/>
          <w:lang w:val="vi-VN"/>
        </w:rPr>
        <w:t xml:space="preserve">ARTICLE 6. RIGHTS AND OBLIGATIONS OF THE </w:t>
      </w:r>
      <w:r w:rsidR="00C712D9" w:rsidRPr="00C617FA">
        <w:rPr>
          <w:bCs/>
          <w:color w:val="auto"/>
          <w:lang w:val="vi-VN"/>
        </w:rPr>
        <w:t>LESSOR</w:t>
      </w:r>
      <w:bookmarkEnd w:id="53"/>
    </w:p>
    <w:p w14:paraId="150A48A8" w14:textId="77777777" w:rsidR="00F60C32" w:rsidRPr="00C617FA" w:rsidRDefault="00F60C32" w:rsidP="00F60C32">
      <w:pPr>
        <w:pStyle w:val="a3"/>
        <w:ind w:left="0"/>
        <w:jc w:val="both"/>
        <w:rPr>
          <w:b/>
          <w:bCs/>
          <w:lang w:val="vi-VN"/>
        </w:rPr>
      </w:pPr>
    </w:p>
    <w:p w14:paraId="4D36FCD5" w14:textId="4FC66162" w:rsidR="00F60C32" w:rsidRPr="00C617FA" w:rsidRDefault="00F42BA5" w:rsidP="00340A46">
      <w:pPr>
        <w:pStyle w:val="a3"/>
        <w:numPr>
          <w:ilvl w:val="0"/>
          <w:numId w:val="11"/>
        </w:numPr>
        <w:ind w:left="567" w:hanging="567"/>
        <w:jc w:val="both"/>
      </w:pPr>
      <w:r w:rsidRPr="00C617FA">
        <w:t xml:space="preserve">Rights of the </w:t>
      </w:r>
      <w:r w:rsidR="00C712D9" w:rsidRPr="00C617FA">
        <w:t>Lessor</w:t>
      </w:r>
      <w:r w:rsidRPr="00C617FA">
        <w:t>:</w:t>
      </w:r>
    </w:p>
    <w:p w14:paraId="5EB441A6" w14:textId="77777777" w:rsidR="00F60C32" w:rsidRPr="00C617FA" w:rsidRDefault="00F60C32" w:rsidP="00F60C32">
      <w:pPr>
        <w:pStyle w:val="a3"/>
        <w:ind w:left="567"/>
        <w:jc w:val="both"/>
      </w:pPr>
    </w:p>
    <w:p w14:paraId="109EF1CD" w14:textId="0892BC7B" w:rsidR="00C720D5" w:rsidRPr="00C617FA" w:rsidRDefault="0016158F" w:rsidP="00340A46">
      <w:pPr>
        <w:pStyle w:val="a3"/>
        <w:numPr>
          <w:ilvl w:val="1"/>
          <w:numId w:val="12"/>
        </w:numPr>
        <w:ind w:left="1134" w:hanging="567"/>
        <w:jc w:val="both"/>
      </w:pPr>
      <w:r w:rsidRPr="00C617FA">
        <w:t>To</w:t>
      </w:r>
      <w:r w:rsidR="0043001E" w:rsidRPr="00C617FA">
        <w:t xml:space="preserve"> request </w:t>
      </w:r>
      <w:r w:rsidR="00F42BA5" w:rsidRPr="00C617FA">
        <w:t xml:space="preserve">the </w:t>
      </w:r>
      <w:r w:rsidR="00C712D9" w:rsidRPr="00C617FA">
        <w:t>Lessee</w:t>
      </w:r>
      <w:r w:rsidR="00F42BA5" w:rsidRPr="00C617FA">
        <w:t xml:space="preserve"> to </w:t>
      </w:r>
      <w:r w:rsidR="00344E3A" w:rsidRPr="00C617FA">
        <w:t>take over</w:t>
      </w:r>
      <w:r w:rsidR="00F42BA5" w:rsidRPr="00C617FA">
        <w:t xml:space="preserve"> the </w:t>
      </w:r>
      <w:r w:rsidR="00381F64" w:rsidRPr="00C617FA">
        <w:rPr>
          <w:lang w:val="vi-VN"/>
        </w:rPr>
        <w:t>Leased Premises</w:t>
      </w:r>
      <w:r w:rsidR="001A1E53" w:rsidRPr="00C617FA">
        <w:t xml:space="preserve"> </w:t>
      </w:r>
      <w:r w:rsidR="00F42BA5" w:rsidRPr="00C617FA">
        <w:t xml:space="preserve">according to the term agreed in </w:t>
      </w:r>
      <w:r w:rsidR="00F42BA5" w:rsidRPr="00C617FA">
        <w:rPr>
          <w:b/>
          <w:bCs/>
          <w:u w:val="single"/>
        </w:rPr>
        <w:t>Article 4</w:t>
      </w:r>
      <w:r w:rsidR="00F42BA5" w:rsidRPr="00C617FA">
        <w:t xml:space="preserve"> </w:t>
      </w:r>
      <w:r w:rsidR="00F541D2" w:rsidRPr="00C617FA">
        <w:t>here</w:t>
      </w:r>
      <w:r w:rsidR="00F42BA5" w:rsidRPr="00C617FA">
        <w:t>of;</w:t>
      </w:r>
    </w:p>
    <w:p w14:paraId="1EBF7D64" w14:textId="77777777" w:rsidR="00C720D5" w:rsidRPr="00C617FA" w:rsidRDefault="00C720D5" w:rsidP="00C720D5">
      <w:pPr>
        <w:pStyle w:val="a3"/>
        <w:ind w:left="1134"/>
        <w:jc w:val="both"/>
      </w:pPr>
    </w:p>
    <w:p w14:paraId="2FF0A86B" w14:textId="5090B8D7" w:rsidR="00C720D5" w:rsidRPr="00C617FA" w:rsidRDefault="0016158F" w:rsidP="00340A46">
      <w:pPr>
        <w:pStyle w:val="a3"/>
        <w:numPr>
          <w:ilvl w:val="1"/>
          <w:numId w:val="12"/>
        </w:numPr>
        <w:ind w:left="1134" w:hanging="567"/>
        <w:jc w:val="both"/>
      </w:pPr>
      <w:r w:rsidRPr="00C617FA">
        <w:t>To</w:t>
      </w:r>
      <w:r w:rsidR="0043001E" w:rsidRPr="00C617FA">
        <w:t xml:space="preserve"> request </w:t>
      </w:r>
      <w:r w:rsidR="00F42BA5" w:rsidRPr="00C617FA">
        <w:t xml:space="preserve">the </w:t>
      </w:r>
      <w:r w:rsidR="00C712D9" w:rsidRPr="00C617FA">
        <w:t>Lessee</w:t>
      </w:r>
      <w:r w:rsidR="00F42BA5" w:rsidRPr="00C617FA">
        <w:t xml:space="preserve"> to fully </w:t>
      </w:r>
      <w:r w:rsidR="00F541D2" w:rsidRPr="00C617FA">
        <w:t xml:space="preserve">and duly </w:t>
      </w:r>
      <w:r w:rsidR="00F42BA5" w:rsidRPr="00C617FA">
        <w:t xml:space="preserve">pay </w:t>
      </w:r>
      <w:r w:rsidR="00F541D2" w:rsidRPr="00C617FA">
        <w:t xml:space="preserve">the Rent, </w:t>
      </w:r>
      <w:r w:rsidR="007F7FA3" w:rsidRPr="00C617FA">
        <w:t>Security Deposit</w:t>
      </w:r>
      <w:r w:rsidR="00165619" w:rsidRPr="00C617FA">
        <w:rPr>
          <w:lang w:val="vi-VN"/>
        </w:rPr>
        <w:t xml:space="preserve">, </w:t>
      </w:r>
      <w:r w:rsidR="00F541D2" w:rsidRPr="00C617FA">
        <w:rPr>
          <w:lang w:val="vi-VN"/>
        </w:rPr>
        <w:t>Service Charge</w:t>
      </w:r>
      <w:r w:rsidR="00165619" w:rsidRPr="00C617FA">
        <w:rPr>
          <w:lang w:val="vi-VN"/>
        </w:rPr>
        <w:t xml:space="preserve">, </w:t>
      </w:r>
      <w:r w:rsidR="00F541D2" w:rsidRPr="00C617FA">
        <w:rPr>
          <w:lang w:val="en-US"/>
        </w:rPr>
        <w:t>VAT</w:t>
      </w:r>
      <w:r w:rsidR="00165619" w:rsidRPr="00C617FA">
        <w:rPr>
          <w:lang w:val="vi-VN"/>
        </w:rPr>
        <w:t xml:space="preserve"> and all fees as specified in the </w:t>
      </w:r>
      <w:r w:rsidR="00885544" w:rsidRPr="004B3CE3">
        <w:rPr>
          <w:lang w:val="en-GB"/>
        </w:rPr>
        <w:t>Agreement</w:t>
      </w:r>
      <w:r w:rsidR="00F541D2" w:rsidRPr="00C617FA">
        <w:rPr>
          <w:lang w:val="vi-VN"/>
        </w:rPr>
        <w:t xml:space="preserve"> </w:t>
      </w:r>
      <w:r w:rsidR="00F42BA5" w:rsidRPr="00C617FA">
        <w:t xml:space="preserve">according to the </w:t>
      </w:r>
      <w:r w:rsidR="00F541D2" w:rsidRPr="00C617FA">
        <w:t>payment schedule</w:t>
      </w:r>
      <w:r w:rsidR="00F42BA5" w:rsidRPr="00C617FA">
        <w:t xml:space="preserve"> and method </w:t>
      </w:r>
      <w:r w:rsidR="00F541D2" w:rsidRPr="00C617FA">
        <w:t xml:space="preserve">as </w:t>
      </w:r>
      <w:r w:rsidR="00F42BA5" w:rsidRPr="00C617FA">
        <w:t xml:space="preserve">agreed in </w:t>
      </w:r>
      <w:r w:rsidR="00F42BA5" w:rsidRPr="00C617FA">
        <w:rPr>
          <w:b/>
          <w:bCs/>
          <w:u w:val="single"/>
        </w:rPr>
        <w:t>Article 3</w:t>
      </w:r>
      <w:r w:rsidR="00F42BA5" w:rsidRPr="00C617FA">
        <w:t xml:space="preserve"> </w:t>
      </w:r>
      <w:r w:rsidR="00165619" w:rsidRPr="00C617FA">
        <w:t xml:space="preserve">and </w:t>
      </w:r>
      <w:r w:rsidR="00273FE6" w:rsidRPr="00C617FA">
        <w:rPr>
          <w:lang w:val="vi-VN"/>
        </w:rPr>
        <w:t xml:space="preserve">the corresponding items in </w:t>
      </w:r>
      <w:r w:rsidR="002520B1" w:rsidRPr="00C617FA">
        <w:rPr>
          <w:b/>
          <w:bCs/>
          <w:u w:val="single"/>
          <w:lang w:val="vi-VN"/>
        </w:rPr>
        <w:t>Schedule</w:t>
      </w:r>
      <w:r w:rsidR="00165619" w:rsidRPr="00C617FA">
        <w:rPr>
          <w:b/>
          <w:bCs/>
          <w:u w:val="single"/>
          <w:lang w:val="vi-VN"/>
        </w:rPr>
        <w:t xml:space="preserve"> 2</w:t>
      </w:r>
      <w:r w:rsidR="00165619" w:rsidRPr="00C617FA">
        <w:rPr>
          <w:lang w:val="vi-VN"/>
        </w:rPr>
        <w:t xml:space="preserve"> </w:t>
      </w:r>
      <w:r w:rsidR="00F42BA5" w:rsidRPr="00C617FA">
        <w:t xml:space="preserve">of this </w:t>
      </w:r>
      <w:r w:rsidR="00991A90" w:rsidRPr="00C617FA">
        <w:t>Agreement</w:t>
      </w:r>
      <w:r w:rsidR="00F42BA5" w:rsidRPr="00C617FA">
        <w:t>;</w:t>
      </w:r>
    </w:p>
    <w:p w14:paraId="63A47704" w14:textId="77777777" w:rsidR="00C720D5" w:rsidRPr="00C617FA" w:rsidRDefault="00C720D5" w:rsidP="00C720D5">
      <w:pPr>
        <w:pStyle w:val="a3"/>
        <w:ind w:left="1134"/>
        <w:jc w:val="both"/>
      </w:pPr>
    </w:p>
    <w:p w14:paraId="3091416F" w14:textId="0DCDCC3C" w:rsidR="00C720D5" w:rsidRPr="00C617FA" w:rsidRDefault="0016158F" w:rsidP="00340A46">
      <w:pPr>
        <w:pStyle w:val="a3"/>
        <w:numPr>
          <w:ilvl w:val="1"/>
          <w:numId w:val="12"/>
        </w:numPr>
        <w:ind w:left="1134" w:hanging="567"/>
        <w:jc w:val="both"/>
      </w:pPr>
      <w:r w:rsidRPr="00C617FA">
        <w:t xml:space="preserve">To </w:t>
      </w:r>
      <w:r w:rsidR="00F42BA5" w:rsidRPr="00C617FA">
        <w:t xml:space="preserve">equire the </w:t>
      </w:r>
      <w:r w:rsidR="00C712D9" w:rsidRPr="00C617FA">
        <w:t>Lessee</w:t>
      </w:r>
      <w:r w:rsidR="00F42BA5" w:rsidRPr="00C617FA">
        <w:t xml:space="preserve"> to preserve and use the </w:t>
      </w:r>
      <w:r w:rsidR="00381F64" w:rsidRPr="00C617FA">
        <w:rPr>
          <w:lang w:val="vi-VN"/>
        </w:rPr>
        <w:t>Leased Premises</w:t>
      </w:r>
      <w:r w:rsidR="00F42BA5" w:rsidRPr="00C617FA">
        <w:t xml:space="preserve"> according to </w:t>
      </w:r>
      <w:r w:rsidR="00F541D2" w:rsidRPr="00C617FA">
        <w:t>its status quo</w:t>
      </w:r>
      <w:r w:rsidR="00165619" w:rsidRPr="00C617FA">
        <w:rPr>
          <w:lang w:val="vi-VN"/>
        </w:rPr>
        <w:t xml:space="preserve"> and the Lease Purpose </w:t>
      </w:r>
      <w:r w:rsidR="00F541D2" w:rsidRPr="00C617FA">
        <w:t>specified</w:t>
      </w:r>
      <w:r w:rsidR="00F42BA5" w:rsidRPr="00C617FA">
        <w:t xml:space="preserve"> in this </w:t>
      </w:r>
      <w:r w:rsidR="00885544" w:rsidRPr="00C617FA">
        <w:t>Agreement</w:t>
      </w:r>
      <w:r w:rsidR="00F42BA5" w:rsidRPr="00C617FA">
        <w:t>;</w:t>
      </w:r>
    </w:p>
    <w:p w14:paraId="331A935A" w14:textId="77777777" w:rsidR="00C720D5" w:rsidRPr="00C617FA" w:rsidRDefault="00C720D5" w:rsidP="00C720D5">
      <w:pPr>
        <w:pStyle w:val="a3"/>
        <w:ind w:left="1134"/>
        <w:jc w:val="both"/>
      </w:pPr>
    </w:p>
    <w:p w14:paraId="05F052A4" w14:textId="24CEA3D6" w:rsidR="00C720D5" w:rsidRPr="00C617FA" w:rsidRDefault="0016158F" w:rsidP="00340A46">
      <w:pPr>
        <w:pStyle w:val="a3"/>
        <w:numPr>
          <w:ilvl w:val="1"/>
          <w:numId w:val="12"/>
        </w:numPr>
        <w:ind w:left="1134" w:hanging="567"/>
        <w:jc w:val="both"/>
      </w:pPr>
      <w:r w:rsidRPr="00C617FA">
        <w:t>To</w:t>
      </w:r>
      <w:r w:rsidR="0043001E" w:rsidRPr="00C617FA">
        <w:t xml:space="preserve"> request </w:t>
      </w:r>
      <w:r w:rsidR="00F42BA5" w:rsidRPr="00C617FA">
        <w:t xml:space="preserve">the </w:t>
      </w:r>
      <w:r w:rsidR="00C712D9" w:rsidRPr="00C617FA">
        <w:t>Lessee</w:t>
      </w:r>
      <w:r w:rsidR="00F42BA5" w:rsidRPr="00C617FA">
        <w:t xml:space="preserve"> to compensate or re</w:t>
      </w:r>
      <w:r w:rsidR="00F541D2" w:rsidRPr="00C617FA">
        <w:t>medy</w:t>
      </w:r>
      <w:r w:rsidR="00F42BA5" w:rsidRPr="00C617FA">
        <w:t xml:space="preserve"> damage caused by the </w:t>
      </w:r>
      <w:r w:rsidR="00C712D9" w:rsidRPr="00C617FA">
        <w:t>Lessee</w:t>
      </w:r>
      <w:r w:rsidR="00F42BA5" w:rsidRPr="00C617FA">
        <w:t>'s fault;</w:t>
      </w:r>
    </w:p>
    <w:p w14:paraId="450D6FDE" w14:textId="77777777" w:rsidR="00C720D5" w:rsidRPr="00C617FA" w:rsidRDefault="00C720D5" w:rsidP="00C720D5">
      <w:pPr>
        <w:pStyle w:val="a3"/>
        <w:ind w:left="1134"/>
        <w:jc w:val="both"/>
      </w:pPr>
    </w:p>
    <w:p w14:paraId="2548A264" w14:textId="023C06BA" w:rsidR="00C720D5" w:rsidRPr="00C617FA" w:rsidRDefault="0016158F" w:rsidP="00340A46">
      <w:pPr>
        <w:pStyle w:val="a3"/>
        <w:numPr>
          <w:ilvl w:val="1"/>
          <w:numId w:val="12"/>
        </w:numPr>
        <w:ind w:left="1134" w:hanging="567"/>
        <w:jc w:val="both"/>
      </w:pPr>
      <w:r w:rsidRPr="00C617FA">
        <w:t>To r</w:t>
      </w:r>
      <w:r w:rsidR="00580663" w:rsidRPr="00C617FA">
        <w:t>enovate, upgrade</w:t>
      </w:r>
      <w:r w:rsidR="00A1397D" w:rsidRPr="00C617FA">
        <w:rPr>
          <w:lang w:val="vi-VN"/>
        </w:rPr>
        <w:t xml:space="preserve">, and make changes to the </w:t>
      </w:r>
      <w:r w:rsidR="00381F64" w:rsidRPr="00C617FA">
        <w:rPr>
          <w:lang w:val="vi-VN"/>
        </w:rPr>
        <w:t>Leased Premises</w:t>
      </w:r>
      <w:r w:rsidR="00F42BA5" w:rsidRPr="00C617FA">
        <w:t xml:space="preserve"> when agreed by the </w:t>
      </w:r>
      <w:r w:rsidR="00C712D9" w:rsidRPr="00C617FA">
        <w:t>Lessee</w:t>
      </w:r>
      <w:r w:rsidR="00221014" w:rsidRPr="00C617FA">
        <w:rPr>
          <w:lang w:val="vi-VN"/>
        </w:rPr>
        <w:t xml:space="preserve"> or when the </w:t>
      </w:r>
      <w:r w:rsidR="00C712D9" w:rsidRPr="00C617FA">
        <w:rPr>
          <w:lang w:val="vi-VN"/>
        </w:rPr>
        <w:t>Lessor</w:t>
      </w:r>
      <w:r w:rsidR="00221014" w:rsidRPr="00C617FA">
        <w:rPr>
          <w:lang w:val="vi-VN"/>
        </w:rPr>
        <w:t xml:space="preserve"> </w:t>
      </w:r>
      <w:r w:rsidR="00580663" w:rsidRPr="00C617FA">
        <w:rPr>
          <w:lang w:val="en-US"/>
        </w:rPr>
        <w:t>considers</w:t>
      </w:r>
      <w:r w:rsidR="00221014" w:rsidRPr="00C617FA">
        <w:rPr>
          <w:lang w:val="vi-VN"/>
        </w:rPr>
        <w:t xml:space="preserve"> </w:t>
      </w:r>
      <w:r w:rsidR="00580663" w:rsidRPr="00C617FA">
        <w:rPr>
          <w:lang w:val="en-US"/>
        </w:rPr>
        <w:t xml:space="preserve">it </w:t>
      </w:r>
      <w:r w:rsidR="00221014" w:rsidRPr="00C617FA">
        <w:rPr>
          <w:lang w:val="vi-VN"/>
        </w:rPr>
        <w:t xml:space="preserve">necessary to ensure the safety of the </w:t>
      </w:r>
      <w:r w:rsidR="00381F64" w:rsidRPr="00C617FA">
        <w:rPr>
          <w:lang w:val="vi-VN"/>
        </w:rPr>
        <w:t>Leased Premises</w:t>
      </w:r>
      <w:r w:rsidR="00221014" w:rsidRPr="00C617FA">
        <w:rPr>
          <w:lang w:val="vi-VN"/>
        </w:rPr>
        <w:t xml:space="preserve"> and/or the </w:t>
      </w:r>
      <w:r w:rsidR="00273FE6" w:rsidRPr="004B3CE3">
        <w:t>Building</w:t>
      </w:r>
      <w:r w:rsidR="00F42BA5" w:rsidRPr="00C617FA">
        <w:t xml:space="preserve"> but must not affect the </w:t>
      </w:r>
      <w:r w:rsidR="00C712D9" w:rsidRPr="00C617FA">
        <w:t>Lessee</w:t>
      </w:r>
      <w:r w:rsidR="00221014" w:rsidRPr="00C617FA">
        <w:rPr>
          <w:lang w:val="vi-VN"/>
        </w:rPr>
        <w:t xml:space="preserve"> unless oth</w:t>
      </w:r>
      <w:r w:rsidR="00580663" w:rsidRPr="00C617FA">
        <w:rPr>
          <w:lang w:val="vi-VN"/>
        </w:rPr>
        <w:t>erwise necessary or agreed upon</w:t>
      </w:r>
      <w:r w:rsidR="00F42BA5" w:rsidRPr="00C617FA">
        <w:t>;</w:t>
      </w:r>
    </w:p>
    <w:p w14:paraId="560E9BE6" w14:textId="77777777" w:rsidR="00C720D5" w:rsidRPr="00C617FA" w:rsidRDefault="00C720D5" w:rsidP="00C720D5">
      <w:pPr>
        <w:pStyle w:val="a3"/>
        <w:ind w:left="1134"/>
        <w:jc w:val="both"/>
      </w:pPr>
    </w:p>
    <w:p w14:paraId="3003E586" w14:textId="74F7292A" w:rsidR="00C720D5" w:rsidRPr="00C617FA" w:rsidRDefault="0016158F" w:rsidP="00340A46">
      <w:pPr>
        <w:pStyle w:val="a3"/>
        <w:numPr>
          <w:ilvl w:val="1"/>
          <w:numId w:val="12"/>
        </w:numPr>
        <w:ind w:left="1134" w:hanging="567"/>
        <w:jc w:val="both"/>
      </w:pPr>
      <w:r w:rsidRPr="00C617FA">
        <w:lastRenderedPageBreak/>
        <w:t>To u</w:t>
      </w:r>
      <w:r w:rsidR="00580663" w:rsidRPr="00C617FA">
        <w:t>nilaterally terminate th</w:t>
      </w:r>
      <w:r w:rsidR="00387D87">
        <w:t>e</w:t>
      </w:r>
      <w:r w:rsidR="00580663" w:rsidRPr="00C617FA">
        <w:t xml:space="preserve"> </w:t>
      </w:r>
      <w:r w:rsidR="00991A90" w:rsidRPr="00C617FA">
        <w:t>Agreement</w:t>
      </w:r>
      <w:r w:rsidR="00991A90" w:rsidRPr="00C617FA" w:rsidDel="00991A90">
        <w:t xml:space="preserve"> </w:t>
      </w:r>
      <w:r w:rsidR="00221014" w:rsidRPr="00C617FA">
        <w:t xml:space="preserve">according to the provisions </w:t>
      </w:r>
      <w:r w:rsidR="00221014" w:rsidRPr="00C617FA">
        <w:rPr>
          <w:lang w:val="vi-VN"/>
        </w:rPr>
        <w:t xml:space="preserve">specified in this </w:t>
      </w:r>
      <w:r w:rsidR="00991A90" w:rsidRPr="004B3CE3">
        <w:rPr>
          <w:lang w:val="vi-VN"/>
        </w:rPr>
        <w:t>Agreement</w:t>
      </w:r>
      <w:r w:rsidR="00221014" w:rsidRPr="00C617FA">
        <w:rPr>
          <w:lang w:val="vi-VN"/>
        </w:rPr>
        <w:t xml:space="preserve">, </w:t>
      </w:r>
      <w:r w:rsidR="00580663" w:rsidRPr="00C617FA">
        <w:rPr>
          <w:lang w:val="en-US"/>
        </w:rPr>
        <w:t>requests</w:t>
      </w:r>
      <w:r w:rsidR="00221014" w:rsidRPr="00C617FA">
        <w:rPr>
          <w:lang w:val="vi-VN"/>
        </w:rPr>
        <w:t xml:space="preserve"> the </w:t>
      </w:r>
      <w:r w:rsidR="00C712D9" w:rsidRPr="00C617FA">
        <w:rPr>
          <w:lang w:val="vi-VN"/>
        </w:rPr>
        <w:t>Lessee</w:t>
      </w:r>
      <w:r w:rsidR="00221014" w:rsidRPr="00C617FA">
        <w:rPr>
          <w:lang w:val="vi-VN"/>
        </w:rPr>
        <w:t xml:space="preserve"> to compensate </w:t>
      </w:r>
      <w:r w:rsidR="00580663" w:rsidRPr="00C617FA">
        <w:rPr>
          <w:lang w:val="en-US"/>
        </w:rPr>
        <w:t xml:space="preserve">for damage </w:t>
      </w:r>
      <w:r w:rsidR="00221014" w:rsidRPr="00C617FA">
        <w:rPr>
          <w:lang w:val="vi-VN"/>
        </w:rPr>
        <w:t xml:space="preserve">and pay </w:t>
      </w:r>
      <w:r w:rsidR="00580663" w:rsidRPr="00C617FA">
        <w:rPr>
          <w:lang w:val="en-US"/>
        </w:rPr>
        <w:t>violation penalties</w:t>
      </w:r>
      <w:r w:rsidR="00221014" w:rsidRPr="00C617FA">
        <w:rPr>
          <w:lang w:val="vi-VN"/>
        </w:rPr>
        <w:t xml:space="preserve"> as prescribed in </w:t>
      </w:r>
      <w:r w:rsidR="00580663" w:rsidRPr="00C617FA">
        <w:rPr>
          <w:b/>
          <w:bCs/>
          <w:u w:val="single"/>
          <w:lang w:val="vi-VN"/>
        </w:rPr>
        <w:t>Article 8</w:t>
      </w:r>
      <w:r w:rsidR="005C651E" w:rsidRPr="00C617FA">
        <w:rPr>
          <w:lang w:val="vi-VN"/>
        </w:rPr>
        <w:t xml:space="preserve">, </w:t>
      </w:r>
      <w:r w:rsidR="005C651E" w:rsidRPr="00C617FA">
        <w:rPr>
          <w:b/>
          <w:bCs/>
          <w:u w:val="single"/>
          <w:lang w:val="vi-VN"/>
        </w:rPr>
        <w:t>Article 9</w:t>
      </w:r>
      <w:r w:rsidR="00580663" w:rsidRPr="00C617FA">
        <w:rPr>
          <w:bCs/>
          <w:lang w:val="en-US"/>
        </w:rPr>
        <w:t>,</w:t>
      </w:r>
      <w:r w:rsidR="005C651E" w:rsidRPr="00C617FA">
        <w:rPr>
          <w:bCs/>
          <w:lang w:val="vi-VN"/>
        </w:rPr>
        <w:t xml:space="preserve"> </w:t>
      </w:r>
      <w:r w:rsidR="005C651E" w:rsidRPr="00C617FA">
        <w:rPr>
          <w:lang w:val="vi-VN"/>
        </w:rPr>
        <w:t xml:space="preserve">and </w:t>
      </w:r>
      <w:r w:rsidR="005C651E" w:rsidRPr="00C617FA">
        <w:rPr>
          <w:b/>
          <w:bCs/>
          <w:u w:val="single"/>
          <w:lang w:val="vi-VN"/>
        </w:rPr>
        <w:t>Article 10</w:t>
      </w:r>
      <w:r w:rsidR="005C651E" w:rsidRPr="00C617FA">
        <w:rPr>
          <w:bCs/>
          <w:lang w:val="vi-VN"/>
        </w:rPr>
        <w:t xml:space="preserve"> </w:t>
      </w:r>
      <w:r w:rsidR="005C651E" w:rsidRPr="00C617FA">
        <w:rPr>
          <w:lang w:val="vi-VN"/>
        </w:rPr>
        <w:t>of this</w:t>
      </w:r>
      <w:r w:rsidR="00B5150E" w:rsidRPr="00C617FA">
        <w:rPr>
          <w:lang w:val="vi-VN"/>
        </w:rPr>
        <w:t xml:space="preserve"> Agreement</w:t>
      </w:r>
      <w:r w:rsidR="00F42BA5" w:rsidRPr="00C617FA">
        <w:t>;</w:t>
      </w:r>
    </w:p>
    <w:p w14:paraId="461273EE" w14:textId="77777777" w:rsidR="00C720D5" w:rsidRPr="00C617FA" w:rsidRDefault="00C720D5" w:rsidP="00C720D5">
      <w:pPr>
        <w:pStyle w:val="a3"/>
        <w:ind w:left="1134"/>
        <w:jc w:val="both"/>
      </w:pPr>
    </w:p>
    <w:p w14:paraId="37120B9C" w14:textId="6A747B9D" w:rsidR="00C720D5" w:rsidRPr="00C617FA" w:rsidRDefault="0016158F" w:rsidP="00340A46">
      <w:pPr>
        <w:pStyle w:val="a3"/>
        <w:numPr>
          <w:ilvl w:val="1"/>
          <w:numId w:val="12"/>
        </w:numPr>
        <w:ind w:left="1134" w:hanging="567"/>
        <w:jc w:val="both"/>
      </w:pPr>
      <w:r w:rsidRPr="00C617FA">
        <w:t>To</w:t>
      </w:r>
      <w:r w:rsidR="0043001E" w:rsidRPr="00C617FA">
        <w:t xml:space="preserve"> request </w:t>
      </w:r>
      <w:r w:rsidR="00F42BA5" w:rsidRPr="00C617FA">
        <w:t xml:space="preserve">the </w:t>
      </w:r>
      <w:r w:rsidR="00C712D9" w:rsidRPr="00C617FA">
        <w:t>Lessee</w:t>
      </w:r>
      <w:r w:rsidR="00F42BA5" w:rsidRPr="00C617FA">
        <w:t xml:space="preserve"> to </w:t>
      </w:r>
      <w:r w:rsidRPr="00C617FA">
        <w:t xml:space="preserve">return </w:t>
      </w:r>
      <w:r w:rsidR="00F42BA5" w:rsidRPr="00C617FA">
        <w:t xml:space="preserve">the </w:t>
      </w:r>
      <w:r w:rsidR="00381F64" w:rsidRPr="00C617FA">
        <w:t>Leased Premises</w:t>
      </w:r>
      <w:r w:rsidR="00221014" w:rsidRPr="00C617FA">
        <w:t xml:space="preserve"> </w:t>
      </w:r>
      <w:r w:rsidR="00221014" w:rsidRPr="00C617FA">
        <w:rPr>
          <w:lang w:val="vi-VN"/>
        </w:rPr>
        <w:t xml:space="preserve">in the same condition as when it was handed over to the </w:t>
      </w:r>
      <w:r w:rsidR="00C712D9" w:rsidRPr="00C617FA">
        <w:rPr>
          <w:lang w:val="vi-VN"/>
        </w:rPr>
        <w:t>Lessee</w:t>
      </w:r>
      <w:r w:rsidR="00221014" w:rsidRPr="00C617FA">
        <w:rPr>
          <w:lang w:val="vi-VN"/>
        </w:rPr>
        <w:t xml:space="preserve"> </w:t>
      </w:r>
      <w:r w:rsidRPr="00C617FA">
        <w:t>at the end of the Lease Term</w:t>
      </w:r>
      <w:r w:rsidR="00221014" w:rsidRPr="00C617FA">
        <w:rPr>
          <w:lang w:val="vi-VN"/>
        </w:rPr>
        <w:t xml:space="preserve"> or </w:t>
      </w:r>
      <w:r w:rsidRPr="00C617FA">
        <w:rPr>
          <w:lang w:val="vi-VN"/>
        </w:rPr>
        <w:t>o</w:t>
      </w:r>
      <w:r w:rsidR="00221014" w:rsidRPr="00C617FA">
        <w:rPr>
          <w:lang w:val="vi-VN"/>
        </w:rPr>
        <w:t xml:space="preserve">ther cases specified in this </w:t>
      </w:r>
      <w:r w:rsidR="00B5150E" w:rsidRPr="00C617FA">
        <w:rPr>
          <w:lang w:val="vi-VN"/>
        </w:rPr>
        <w:t>Agreement</w:t>
      </w:r>
      <w:r w:rsidRPr="00C617FA">
        <w:rPr>
          <w:lang w:val="vi-VN"/>
        </w:rPr>
        <w:t>;</w:t>
      </w:r>
    </w:p>
    <w:p w14:paraId="1B8E2F82" w14:textId="77777777" w:rsidR="00C720D5" w:rsidRPr="00C617FA" w:rsidRDefault="00C720D5" w:rsidP="00C720D5">
      <w:pPr>
        <w:pStyle w:val="a3"/>
        <w:ind w:left="1134"/>
        <w:jc w:val="both"/>
      </w:pPr>
    </w:p>
    <w:p w14:paraId="128BCBAF" w14:textId="3D12EF0C" w:rsidR="00C720D5" w:rsidRPr="00C617FA" w:rsidRDefault="0016158F" w:rsidP="00340A46">
      <w:pPr>
        <w:pStyle w:val="a3"/>
        <w:numPr>
          <w:ilvl w:val="1"/>
          <w:numId w:val="12"/>
        </w:numPr>
        <w:ind w:left="1134" w:hanging="567"/>
        <w:jc w:val="both"/>
      </w:pPr>
      <w:r w:rsidRPr="00C617FA">
        <w:t>To a</w:t>
      </w:r>
      <w:r w:rsidRPr="00C617FA">
        <w:rPr>
          <w:lang w:val="en-US"/>
        </w:rPr>
        <w:t>ccess the</w:t>
      </w:r>
      <w:r w:rsidR="005C651E" w:rsidRPr="00C617FA">
        <w:rPr>
          <w:lang w:val="vi-VN"/>
        </w:rPr>
        <w:t xml:space="preserve"> </w:t>
      </w:r>
      <w:r w:rsidR="00381F64" w:rsidRPr="00C617FA">
        <w:rPr>
          <w:lang w:val="vi-VN"/>
        </w:rPr>
        <w:t>Leased Premises</w:t>
      </w:r>
      <w:r w:rsidR="005C651E" w:rsidRPr="00C617FA">
        <w:rPr>
          <w:lang w:val="vi-VN"/>
        </w:rPr>
        <w:t xml:space="preserve"> to maintain, repair, periodically </w:t>
      </w:r>
      <w:r w:rsidRPr="00C617FA">
        <w:rPr>
          <w:lang w:val="en-US"/>
        </w:rPr>
        <w:t>inspect</w:t>
      </w:r>
      <w:r w:rsidR="005C651E" w:rsidRPr="00C617FA">
        <w:rPr>
          <w:lang w:val="vi-VN"/>
        </w:rPr>
        <w:t xml:space="preserve"> equipment, and check the condition of the </w:t>
      </w:r>
      <w:r w:rsidR="00381F64" w:rsidRPr="00C617FA">
        <w:rPr>
          <w:lang w:val="vi-VN"/>
        </w:rPr>
        <w:t>Leased Premises</w:t>
      </w:r>
      <w:r w:rsidR="005C651E" w:rsidRPr="00C617FA">
        <w:rPr>
          <w:lang w:val="vi-VN"/>
        </w:rPr>
        <w:t xml:space="preserve">, provided that the </w:t>
      </w:r>
      <w:r w:rsidR="00C712D9" w:rsidRPr="00C617FA">
        <w:rPr>
          <w:lang w:val="vi-VN"/>
        </w:rPr>
        <w:t>Lessor</w:t>
      </w:r>
      <w:r w:rsidR="005C651E" w:rsidRPr="00C617FA">
        <w:rPr>
          <w:lang w:val="vi-VN"/>
        </w:rPr>
        <w:t xml:space="preserve"> </w:t>
      </w:r>
      <w:r w:rsidRPr="00C617FA">
        <w:rPr>
          <w:lang w:val="en-US"/>
        </w:rPr>
        <w:t xml:space="preserve">has </w:t>
      </w:r>
      <w:r w:rsidR="005C651E" w:rsidRPr="00C617FA">
        <w:rPr>
          <w:lang w:val="vi-VN"/>
        </w:rPr>
        <w:t>sen</w:t>
      </w:r>
      <w:r w:rsidRPr="00C617FA">
        <w:rPr>
          <w:lang w:val="vi-VN"/>
        </w:rPr>
        <w:t>t</w:t>
      </w:r>
      <w:r w:rsidR="005C651E" w:rsidRPr="00C617FA">
        <w:rPr>
          <w:lang w:val="vi-VN"/>
        </w:rPr>
        <w:t xml:space="preserve"> written notice to the </w:t>
      </w:r>
      <w:r w:rsidR="00C712D9" w:rsidRPr="00C617FA">
        <w:rPr>
          <w:lang w:val="vi-VN"/>
        </w:rPr>
        <w:t>Lessee</w:t>
      </w:r>
      <w:r w:rsidRPr="00C617FA">
        <w:rPr>
          <w:lang w:val="vi-VN"/>
        </w:rPr>
        <w:t xml:space="preserve"> at least one (</w:t>
      </w:r>
      <w:r w:rsidRPr="00C617FA">
        <w:rPr>
          <w:lang w:val="en-US"/>
        </w:rPr>
        <w:t>0</w:t>
      </w:r>
      <w:r w:rsidRPr="00C617FA">
        <w:rPr>
          <w:lang w:val="vi-VN"/>
        </w:rPr>
        <w:t>1) d</w:t>
      </w:r>
      <w:r w:rsidR="005C651E" w:rsidRPr="00C617FA">
        <w:rPr>
          <w:lang w:val="vi-VN"/>
        </w:rPr>
        <w:t xml:space="preserve">ay in advance before exercising the right to </w:t>
      </w:r>
      <w:r w:rsidRPr="00C617FA">
        <w:rPr>
          <w:lang w:val="en-US"/>
        </w:rPr>
        <w:t>access</w:t>
      </w:r>
      <w:r w:rsidR="005C651E" w:rsidRPr="00C617FA">
        <w:rPr>
          <w:lang w:val="vi-VN"/>
        </w:rPr>
        <w:t xml:space="preserve"> the </w:t>
      </w:r>
      <w:r w:rsidR="00381F64" w:rsidRPr="00C617FA">
        <w:rPr>
          <w:lang w:val="vi-VN"/>
        </w:rPr>
        <w:t>Leased Premises</w:t>
      </w:r>
      <w:r w:rsidR="005C651E" w:rsidRPr="00C617FA">
        <w:rPr>
          <w:lang w:val="vi-VN"/>
        </w:rPr>
        <w:t>;</w:t>
      </w:r>
    </w:p>
    <w:p w14:paraId="5780FA88" w14:textId="77777777" w:rsidR="00D11E27" w:rsidRPr="00C617FA" w:rsidRDefault="00D11E27" w:rsidP="00D11E27">
      <w:pPr>
        <w:pStyle w:val="a3"/>
        <w:ind w:left="1134"/>
        <w:jc w:val="both"/>
      </w:pPr>
    </w:p>
    <w:p w14:paraId="62B61E81" w14:textId="6BA98F4E" w:rsidR="00D11E27" w:rsidRPr="00C617FA" w:rsidRDefault="0016158F" w:rsidP="00340A46">
      <w:pPr>
        <w:pStyle w:val="a3"/>
        <w:numPr>
          <w:ilvl w:val="1"/>
          <w:numId w:val="12"/>
        </w:numPr>
        <w:ind w:left="1134" w:hanging="567"/>
        <w:jc w:val="both"/>
      </w:pPr>
      <w:r w:rsidRPr="00C617FA">
        <w:t>To a</w:t>
      </w:r>
      <w:r w:rsidR="00D11E27" w:rsidRPr="00C617FA">
        <w:rPr>
          <w:lang w:val="vi-VN"/>
        </w:rPr>
        <w:t xml:space="preserve">ssign or transfer part or all of the rights and obligations of the </w:t>
      </w:r>
      <w:r w:rsidR="00C712D9" w:rsidRPr="00C617FA">
        <w:rPr>
          <w:lang w:val="vi-VN"/>
        </w:rPr>
        <w:t>Lessor</w:t>
      </w:r>
      <w:r w:rsidR="00D11E27" w:rsidRPr="00C617FA">
        <w:rPr>
          <w:lang w:val="vi-VN"/>
        </w:rPr>
        <w:t xml:space="preserve"> under this </w:t>
      </w:r>
      <w:r w:rsidR="00991A90" w:rsidRPr="004B3CE3">
        <w:rPr>
          <w:lang w:val="vi-VN"/>
        </w:rPr>
        <w:t>Agreement</w:t>
      </w:r>
      <w:r w:rsidR="00D11E27" w:rsidRPr="00C617FA">
        <w:rPr>
          <w:lang w:val="vi-VN"/>
        </w:rPr>
        <w:t xml:space="preserve"> to any third party without the </w:t>
      </w:r>
      <w:r w:rsidR="00C712D9" w:rsidRPr="00C617FA">
        <w:rPr>
          <w:lang w:val="en-US"/>
        </w:rPr>
        <w:t>Lessee</w:t>
      </w:r>
      <w:r w:rsidRPr="00C617FA">
        <w:rPr>
          <w:lang w:val="en-US"/>
        </w:rPr>
        <w:t xml:space="preserve">’s </w:t>
      </w:r>
      <w:r w:rsidR="00D11E27" w:rsidRPr="00C617FA">
        <w:rPr>
          <w:lang w:val="vi-VN"/>
        </w:rPr>
        <w:t>consent</w:t>
      </w:r>
      <w:r w:rsidR="003D610A" w:rsidRPr="00C617FA">
        <w:rPr>
          <w:rFonts w:ascii="Arial" w:hAnsi="Arial" w:cs="Arial"/>
          <w:sz w:val="18"/>
          <w:szCs w:val="18"/>
        </w:rPr>
        <w:t xml:space="preserve"> </w:t>
      </w:r>
      <w:r w:rsidR="003D610A" w:rsidRPr="00C617FA">
        <w:t xml:space="preserve">provided that the transferee </w:t>
      </w:r>
      <w:r w:rsidRPr="00C617FA">
        <w:t>agrees to</w:t>
      </w:r>
      <w:r w:rsidR="003D610A" w:rsidRPr="00C617FA">
        <w:t xml:space="preserve"> take over the rights and obligations of the </w:t>
      </w:r>
      <w:r w:rsidR="00C712D9" w:rsidRPr="00C617FA">
        <w:t>Lessor</w:t>
      </w:r>
      <w:r w:rsidR="003D610A" w:rsidRPr="00C617FA">
        <w:t xml:space="preserve"> under this </w:t>
      </w:r>
      <w:r w:rsidR="00991A90" w:rsidRPr="004B3CE3">
        <w:rPr>
          <w:lang w:val="vi-VN"/>
        </w:rPr>
        <w:t>Agreement</w:t>
      </w:r>
      <w:r w:rsidR="003D610A" w:rsidRPr="00C617FA">
        <w:t xml:space="preserve">. At that time, the </w:t>
      </w:r>
      <w:r w:rsidR="00C712D9" w:rsidRPr="00C617FA">
        <w:t>Lessee</w:t>
      </w:r>
      <w:r w:rsidR="003D610A" w:rsidRPr="00C617FA">
        <w:t xml:space="preserve"> </w:t>
      </w:r>
      <w:r w:rsidRPr="00C617FA">
        <w:t>sha</w:t>
      </w:r>
      <w:r w:rsidR="003D610A" w:rsidRPr="00C617FA">
        <w:t xml:space="preserve">ll sign the necessary documents and agreements related to the transfer at the request of the </w:t>
      </w:r>
      <w:r w:rsidR="00C712D9" w:rsidRPr="00C617FA">
        <w:t>Lessor</w:t>
      </w:r>
      <w:r w:rsidR="00D11E27" w:rsidRPr="00C617FA">
        <w:rPr>
          <w:lang w:val="vi-VN"/>
        </w:rPr>
        <w:t>;</w:t>
      </w:r>
    </w:p>
    <w:p w14:paraId="3DF8C4A6" w14:textId="77777777" w:rsidR="003D610A" w:rsidRPr="00C617FA" w:rsidRDefault="003D610A" w:rsidP="003D610A">
      <w:pPr>
        <w:pStyle w:val="a3"/>
        <w:ind w:left="1134"/>
        <w:jc w:val="both"/>
      </w:pPr>
    </w:p>
    <w:p w14:paraId="266E7A40" w14:textId="364F85F9" w:rsidR="005C651E" w:rsidRPr="00C617FA" w:rsidRDefault="003D610A" w:rsidP="00340A46">
      <w:pPr>
        <w:pStyle w:val="a3"/>
        <w:numPr>
          <w:ilvl w:val="1"/>
          <w:numId w:val="12"/>
        </w:numPr>
        <w:ind w:left="1134" w:hanging="567"/>
        <w:jc w:val="both"/>
        <w:rPr>
          <w:lang w:val="vi-VN"/>
        </w:rPr>
      </w:pPr>
      <w:bookmarkStart w:id="54" w:name="_Toc48657455"/>
      <w:r w:rsidRPr="00C617FA">
        <w:rPr>
          <w:lang w:val="vi-VN"/>
        </w:rPr>
        <w:t>Before three (</w:t>
      </w:r>
      <w:r w:rsidR="0016158F" w:rsidRPr="00C617FA">
        <w:rPr>
          <w:lang w:val="en-US"/>
        </w:rPr>
        <w:t>0</w:t>
      </w:r>
      <w:r w:rsidRPr="00C617FA">
        <w:rPr>
          <w:lang w:val="vi-VN"/>
        </w:rPr>
        <w:t xml:space="preserve">3) months to the </w:t>
      </w:r>
      <w:r w:rsidR="0016158F" w:rsidRPr="00C617FA">
        <w:rPr>
          <w:lang w:val="en-US"/>
        </w:rPr>
        <w:t>expiry of the</w:t>
      </w:r>
      <w:r w:rsidRPr="00C617FA">
        <w:rPr>
          <w:lang w:val="vi-VN"/>
        </w:rPr>
        <w:t xml:space="preserve"> Lease Term </w:t>
      </w:r>
      <w:bookmarkStart w:id="55" w:name="OLE_LINK72"/>
      <w:bookmarkStart w:id="56" w:name="OLE_LINK75"/>
      <w:r w:rsidR="0016158F" w:rsidRPr="00C617FA">
        <w:rPr>
          <w:lang w:val="vi-VN"/>
        </w:rPr>
        <w:t>and th</w:t>
      </w:r>
      <w:r w:rsidRPr="00C617FA">
        <w:rPr>
          <w:lang w:val="vi-VN"/>
        </w:rPr>
        <w:t xml:space="preserve">e </w:t>
      </w:r>
      <w:r w:rsidR="00C712D9" w:rsidRPr="00C617FA">
        <w:rPr>
          <w:lang w:val="vi-VN"/>
        </w:rPr>
        <w:t>Lessor</w:t>
      </w:r>
      <w:r w:rsidRPr="00C617FA">
        <w:rPr>
          <w:lang w:val="vi-VN"/>
        </w:rPr>
        <w:t xml:space="preserve"> has not received a Renewal </w:t>
      </w:r>
      <w:r w:rsidR="0016158F" w:rsidRPr="00C617FA">
        <w:rPr>
          <w:lang w:val="en-US"/>
        </w:rPr>
        <w:t>Proposal</w:t>
      </w:r>
      <w:r w:rsidRPr="00C617FA">
        <w:rPr>
          <w:lang w:val="vi-VN"/>
        </w:rPr>
        <w:t xml:space="preserve"> from the </w:t>
      </w:r>
      <w:bookmarkEnd w:id="55"/>
      <w:bookmarkEnd w:id="56"/>
      <w:r w:rsidR="00C712D9" w:rsidRPr="00C617FA">
        <w:rPr>
          <w:lang w:val="vi-VN"/>
        </w:rPr>
        <w:t>Lessee</w:t>
      </w:r>
      <w:r w:rsidR="0016158F" w:rsidRPr="00C617FA">
        <w:rPr>
          <w:lang w:val="vi-VN"/>
        </w:rPr>
        <w:t>,</w:t>
      </w:r>
      <w:r w:rsidRPr="00C617FA">
        <w:rPr>
          <w:lang w:val="vi-VN"/>
        </w:rPr>
        <w:t xml:space="preserve"> the </w:t>
      </w:r>
      <w:r w:rsidR="00C712D9" w:rsidRPr="00C617FA">
        <w:rPr>
          <w:lang w:val="vi-VN"/>
        </w:rPr>
        <w:t>Lessor</w:t>
      </w:r>
      <w:r w:rsidRPr="00C617FA">
        <w:rPr>
          <w:lang w:val="vi-VN"/>
        </w:rPr>
        <w:t xml:space="preserve"> </w:t>
      </w:r>
      <w:r w:rsidR="0016158F" w:rsidRPr="00C617FA">
        <w:rPr>
          <w:lang w:val="en-US"/>
        </w:rPr>
        <w:t xml:space="preserve">can notice to re-letting </w:t>
      </w:r>
      <w:r w:rsidR="0016158F" w:rsidRPr="00C617FA">
        <w:rPr>
          <w:lang w:val="vi-VN"/>
        </w:rPr>
        <w:t xml:space="preserve">the </w:t>
      </w:r>
      <w:r w:rsidR="00381F64" w:rsidRPr="00C617FA">
        <w:rPr>
          <w:lang w:val="vi-VN"/>
        </w:rPr>
        <w:t>Leased Premises</w:t>
      </w:r>
      <w:r w:rsidRPr="00C617FA">
        <w:rPr>
          <w:lang w:val="vi-VN"/>
        </w:rPr>
        <w:t xml:space="preserve"> and allow guests or agents </w:t>
      </w:r>
      <w:r w:rsidR="0016158F" w:rsidRPr="00C617FA">
        <w:rPr>
          <w:lang w:val="en-US"/>
        </w:rPr>
        <w:t xml:space="preserve">of the </w:t>
      </w:r>
      <w:r w:rsidR="00C712D9" w:rsidRPr="00C617FA">
        <w:rPr>
          <w:lang w:val="en-US"/>
        </w:rPr>
        <w:t>Lessor</w:t>
      </w:r>
      <w:r w:rsidR="0016158F" w:rsidRPr="00C617FA">
        <w:rPr>
          <w:lang w:val="en-US"/>
        </w:rPr>
        <w:t xml:space="preserve"> to </w:t>
      </w:r>
      <w:r w:rsidRPr="00C617FA">
        <w:rPr>
          <w:lang w:val="vi-VN"/>
        </w:rPr>
        <w:t xml:space="preserve">visit the </w:t>
      </w:r>
      <w:r w:rsidR="00381F64" w:rsidRPr="00C617FA">
        <w:rPr>
          <w:lang w:val="vi-VN"/>
        </w:rPr>
        <w:t>Leased Premises</w:t>
      </w:r>
      <w:r w:rsidRPr="00C617FA">
        <w:rPr>
          <w:lang w:val="vi-VN"/>
        </w:rPr>
        <w:t xml:space="preserve"> without any hindrance from the </w:t>
      </w:r>
      <w:r w:rsidR="00C712D9" w:rsidRPr="00C617FA">
        <w:rPr>
          <w:lang w:val="vi-VN"/>
        </w:rPr>
        <w:t>Lessee</w:t>
      </w:r>
      <w:r w:rsidRPr="00C617FA">
        <w:rPr>
          <w:lang w:val="vi-VN"/>
        </w:rPr>
        <w:t xml:space="preserve">, provided that the </w:t>
      </w:r>
      <w:r w:rsidR="00C712D9" w:rsidRPr="00C617FA">
        <w:rPr>
          <w:lang w:val="vi-VN"/>
        </w:rPr>
        <w:t>Lessor</w:t>
      </w:r>
      <w:r w:rsidRPr="00C617FA">
        <w:rPr>
          <w:lang w:val="vi-VN"/>
        </w:rPr>
        <w:t xml:space="preserve"> has notified the </w:t>
      </w:r>
      <w:r w:rsidR="00C712D9" w:rsidRPr="00C617FA">
        <w:rPr>
          <w:lang w:val="vi-VN"/>
        </w:rPr>
        <w:t>Lessee</w:t>
      </w:r>
      <w:r w:rsidRPr="00C617FA">
        <w:rPr>
          <w:lang w:val="vi-VN"/>
        </w:rPr>
        <w:t xml:space="preserve"> in advance (either verbally or by email)</w:t>
      </w:r>
      <w:bookmarkEnd w:id="54"/>
      <w:r w:rsidRPr="00C617FA">
        <w:rPr>
          <w:lang w:val="vi-VN"/>
        </w:rPr>
        <w:t>; and</w:t>
      </w:r>
    </w:p>
    <w:p w14:paraId="0E5361F9" w14:textId="77777777" w:rsidR="003D610A" w:rsidRPr="00C617FA" w:rsidRDefault="003D610A" w:rsidP="003D610A">
      <w:pPr>
        <w:pStyle w:val="a3"/>
        <w:ind w:left="1134"/>
        <w:jc w:val="both"/>
      </w:pPr>
    </w:p>
    <w:p w14:paraId="7B00175F" w14:textId="01CA25D9" w:rsidR="005C651E" w:rsidRPr="00C617FA" w:rsidRDefault="005C651E" w:rsidP="00340A46">
      <w:pPr>
        <w:pStyle w:val="a3"/>
        <w:numPr>
          <w:ilvl w:val="1"/>
          <w:numId w:val="12"/>
        </w:numPr>
        <w:ind w:left="1134" w:hanging="567"/>
        <w:jc w:val="both"/>
      </w:pPr>
      <w:r w:rsidRPr="00C617FA">
        <w:rPr>
          <w:lang w:val="vi-VN"/>
        </w:rPr>
        <w:t>Other rights</w:t>
      </w:r>
      <w:r w:rsidR="00CA381B" w:rsidRPr="00C617FA">
        <w:rPr>
          <w:lang w:val="en-US"/>
        </w:rPr>
        <w:t xml:space="preserve"> specified in</w:t>
      </w:r>
      <w:r w:rsidRPr="00C617FA">
        <w:rPr>
          <w:lang w:val="vi-VN"/>
        </w:rPr>
        <w:t xml:space="preserve"> this </w:t>
      </w:r>
      <w:r w:rsidR="00E96F48" w:rsidRPr="00C617FA">
        <w:rPr>
          <w:lang w:val="vi-VN"/>
        </w:rPr>
        <w:t>Agreement</w:t>
      </w:r>
      <w:r w:rsidRPr="00C617FA">
        <w:rPr>
          <w:lang w:val="vi-VN"/>
        </w:rPr>
        <w:t xml:space="preserve"> and</w:t>
      </w:r>
      <w:r w:rsidR="0016158F" w:rsidRPr="00C617FA">
        <w:rPr>
          <w:lang w:val="en-US"/>
        </w:rPr>
        <w:t xml:space="preserve"> regulated by</w:t>
      </w:r>
      <w:r w:rsidRPr="00C617FA">
        <w:rPr>
          <w:lang w:val="vi-VN"/>
        </w:rPr>
        <w:t xml:space="preserve"> </w:t>
      </w:r>
      <w:r w:rsidR="0016158F" w:rsidRPr="00C617FA">
        <w:rPr>
          <w:lang w:val="en-US"/>
        </w:rPr>
        <w:t>the laws</w:t>
      </w:r>
      <w:r w:rsidR="00612756">
        <w:rPr>
          <w:lang w:val="en-US"/>
        </w:rPr>
        <w:t xml:space="preserve"> </w:t>
      </w:r>
      <w:r w:rsidR="00612756" w:rsidRPr="004B3CE3">
        <w:rPr>
          <w:lang w:val="vi-VN"/>
        </w:rPr>
        <w:t>of Vietnam</w:t>
      </w:r>
      <w:r w:rsidRPr="00C617FA">
        <w:rPr>
          <w:lang w:val="vi-VN"/>
        </w:rPr>
        <w:t>.</w:t>
      </w:r>
    </w:p>
    <w:p w14:paraId="78670760" w14:textId="77777777" w:rsidR="00C720D5" w:rsidRPr="00C617FA" w:rsidRDefault="00C720D5" w:rsidP="00C720D5">
      <w:pPr>
        <w:pStyle w:val="a3"/>
        <w:ind w:left="1134"/>
        <w:jc w:val="both"/>
      </w:pPr>
    </w:p>
    <w:p w14:paraId="6B0A2798" w14:textId="1F9D9F97" w:rsidR="00C720D5" w:rsidRPr="00C617FA" w:rsidRDefault="00F42BA5" w:rsidP="00340A46">
      <w:pPr>
        <w:pStyle w:val="a3"/>
        <w:numPr>
          <w:ilvl w:val="0"/>
          <w:numId w:val="11"/>
        </w:numPr>
        <w:ind w:left="567" w:hanging="567"/>
        <w:jc w:val="both"/>
      </w:pPr>
      <w:r w:rsidRPr="00C617FA">
        <w:t xml:space="preserve">Obligations of the </w:t>
      </w:r>
      <w:r w:rsidR="00C712D9" w:rsidRPr="00C617FA">
        <w:t>Lessor</w:t>
      </w:r>
    </w:p>
    <w:p w14:paraId="68DD113E" w14:textId="77777777" w:rsidR="00C720D5" w:rsidRPr="00C617FA" w:rsidRDefault="00C720D5" w:rsidP="00C720D5">
      <w:pPr>
        <w:pStyle w:val="a3"/>
        <w:ind w:left="567"/>
        <w:jc w:val="both"/>
      </w:pPr>
    </w:p>
    <w:p w14:paraId="7E3D3ACE" w14:textId="32C5351F" w:rsidR="00C720D5" w:rsidRPr="00C617FA" w:rsidRDefault="0016158F" w:rsidP="00340A46">
      <w:pPr>
        <w:pStyle w:val="a3"/>
        <w:numPr>
          <w:ilvl w:val="0"/>
          <w:numId w:val="13"/>
        </w:numPr>
        <w:ind w:left="1134" w:hanging="567"/>
        <w:jc w:val="both"/>
      </w:pPr>
      <w:r w:rsidRPr="00C617FA">
        <w:t xml:space="preserve">To hand over </w:t>
      </w:r>
      <w:r w:rsidR="005C651E" w:rsidRPr="00C617FA">
        <w:rPr>
          <w:lang w:val="vi-VN"/>
        </w:rPr>
        <w:t xml:space="preserve">the </w:t>
      </w:r>
      <w:r w:rsidR="00381F64" w:rsidRPr="00C617FA">
        <w:rPr>
          <w:lang w:val="vi-VN"/>
        </w:rPr>
        <w:t>Leased Premises</w:t>
      </w:r>
      <w:r w:rsidR="005C651E" w:rsidRPr="00C617FA">
        <w:rPr>
          <w:lang w:val="vi-VN"/>
        </w:rPr>
        <w:t xml:space="preserve"> </w:t>
      </w:r>
      <w:r w:rsidR="00F42BA5" w:rsidRPr="00C617FA">
        <w:t xml:space="preserve">to the </w:t>
      </w:r>
      <w:r w:rsidR="00C712D9" w:rsidRPr="00C617FA">
        <w:t>Lessee</w:t>
      </w:r>
      <w:r w:rsidR="00176F4E" w:rsidRPr="00C617FA">
        <w:t xml:space="preserve"> as agreed herein and guide</w:t>
      </w:r>
      <w:r w:rsidR="00F42BA5" w:rsidRPr="00C617FA">
        <w:t xml:space="preserve"> the </w:t>
      </w:r>
      <w:r w:rsidR="00C712D9" w:rsidRPr="00C617FA">
        <w:t>Lessee</w:t>
      </w:r>
      <w:r w:rsidR="00F42BA5" w:rsidRPr="00C617FA">
        <w:t xml:space="preserve"> to use </w:t>
      </w:r>
      <w:r w:rsidR="005C651E" w:rsidRPr="00C617FA">
        <w:rPr>
          <w:lang w:val="vi-VN"/>
        </w:rPr>
        <w:t xml:space="preserve">the </w:t>
      </w:r>
      <w:r w:rsidR="00381F64" w:rsidRPr="00C617FA">
        <w:rPr>
          <w:lang w:val="vi-VN"/>
        </w:rPr>
        <w:t>Leased Premises</w:t>
      </w:r>
      <w:r w:rsidR="005C651E" w:rsidRPr="00C617FA">
        <w:rPr>
          <w:lang w:val="vi-VN"/>
        </w:rPr>
        <w:t xml:space="preserve"> </w:t>
      </w:r>
      <w:r w:rsidR="00176F4E" w:rsidRPr="00C617FA">
        <w:rPr>
          <w:lang w:val="en-US"/>
        </w:rPr>
        <w:t xml:space="preserve">in proper with its </w:t>
      </w:r>
      <w:r w:rsidR="00176F4E" w:rsidRPr="00C617FA">
        <w:t>function</w:t>
      </w:r>
      <w:r w:rsidR="00F42BA5" w:rsidRPr="00C617FA">
        <w:t xml:space="preserve"> and design </w:t>
      </w:r>
      <w:r w:rsidR="00176F4E" w:rsidRPr="00C617FA">
        <w:t xml:space="preserve">as set out </w:t>
      </w:r>
      <w:r w:rsidR="00F42BA5" w:rsidRPr="00C617FA">
        <w:t xml:space="preserve">in </w:t>
      </w:r>
      <w:r w:rsidR="00F42BA5" w:rsidRPr="00C617FA">
        <w:rPr>
          <w:b/>
          <w:u w:val="single"/>
        </w:rPr>
        <w:t>Article 1</w:t>
      </w:r>
      <w:r w:rsidR="00F42BA5" w:rsidRPr="00C617FA">
        <w:t xml:space="preserve"> of this </w:t>
      </w:r>
      <w:r w:rsidR="00991A90" w:rsidRPr="00C617FA">
        <w:t>Agreement</w:t>
      </w:r>
      <w:r w:rsidR="00F42BA5" w:rsidRPr="00C617FA">
        <w:t>;</w:t>
      </w:r>
    </w:p>
    <w:p w14:paraId="1627D0EF" w14:textId="77777777" w:rsidR="00C720D5" w:rsidRPr="00C617FA" w:rsidRDefault="00C720D5" w:rsidP="00C720D5">
      <w:pPr>
        <w:pStyle w:val="a3"/>
        <w:ind w:left="1134"/>
        <w:jc w:val="both"/>
      </w:pPr>
    </w:p>
    <w:p w14:paraId="3C1AC64E" w14:textId="5293AF8A" w:rsidR="00C720D5" w:rsidRPr="00C617FA" w:rsidRDefault="00176F4E" w:rsidP="00340A46">
      <w:pPr>
        <w:pStyle w:val="a3"/>
        <w:numPr>
          <w:ilvl w:val="0"/>
          <w:numId w:val="13"/>
        </w:numPr>
        <w:ind w:left="1134" w:hanging="567"/>
        <w:jc w:val="both"/>
      </w:pPr>
      <w:r w:rsidRPr="00C617FA">
        <w:t>To guarantee</w:t>
      </w:r>
      <w:r w:rsidR="00F42BA5" w:rsidRPr="00C617FA">
        <w:t xml:space="preserve"> the </w:t>
      </w:r>
      <w:r w:rsidR="00C712D9" w:rsidRPr="00C617FA">
        <w:t>Lessee</w:t>
      </w:r>
      <w:r w:rsidRPr="00C617FA">
        <w:t>’s right</w:t>
      </w:r>
      <w:r w:rsidR="00F42BA5" w:rsidRPr="00C617FA">
        <w:t xml:space="preserve"> to</w:t>
      </w:r>
      <w:r w:rsidRPr="00C617FA">
        <w:rPr>
          <w:lang w:val="vi-VN"/>
        </w:rPr>
        <w:t xml:space="preserve"> stably</w:t>
      </w:r>
      <w:r w:rsidRPr="00C617FA">
        <w:rPr>
          <w:lang w:val="en-US"/>
        </w:rPr>
        <w:t xml:space="preserve"> and comprehensively</w:t>
      </w:r>
      <w:r w:rsidR="00F42BA5" w:rsidRPr="00C617FA">
        <w:t xml:space="preserve"> use </w:t>
      </w:r>
      <w:r w:rsidR="003F3061" w:rsidRPr="00C617FA">
        <w:rPr>
          <w:lang w:val="vi-VN"/>
        </w:rPr>
        <w:t xml:space="preserve">the </w:t>
      </w:r>
      <w:r w:rsidR="00381F64" w:rsidRPr="00C617FA">
        <w:rPr>
          <w:lang w:val="vi-VN"/>
        </w:rPr>
        <w:t>Leased Premises</w:t>
      </w:r>
      <w:r w:rsidRPr="00C617FA">
        <w:rPr>
          <w:lang w:val="vi-VN"/>
        </w:rPr>
        <w:t xml:space="preserve"> </w:t>
      </w:r>
      <w:r w:rsidR="00F42BA5" w:rsidRPr="00C617FA">
        <w:t>during the Lease Term;</w:t>
      </w:r>
    </w:p>
    <w:p w14:paraId="444EA34F" w14:textId="77777777" w:rsidR="00C720D5" w:rsidRPr="00C617FA" w:rsidRDefault="00C720D5" w:rsidP="00C720D5">
      <w:pPr>
        <w:pStyle w:val="a3"/>
        <w:ind w:left="1134"/>
        <w:jc w:val="both"/>
      </w:pPr>
    </w:p>
    <w:p w14:paraId="680CB659" w14:textId="68D572AA" w:rsidR="00C720D5" w:rsidRPr="00C617FA" w:rsidRDefault="00176F4E" w:rsidP="00340A46">
      <w:pPr>
        <w:pStyle w:val="a3"/>
        <w:numPr>
          <w:ilvl w:val="0"/>
          <w:numId w:val="13"/>
        </w:numPr>
        <w:ind w:left="1134" w:hanging="567"/>
        <w:jc w:val="both"/>
      </w:pPr>
      <w:r w:rsidRPr="00C617FA">
        <w:t>To m</w:t>
      </w:r>
      <w:r w:rsidR="00F42BA5" w:rsidRPr="00C617FA">
        <w:t xml:space="preserve">aintain and repair </w:t>
      </w:r>
      <w:r w:rsidR="003F3061" w:rsidRPr="00C617FA">
        <w:rPr>
          <w:lang w:val="vi-VN"/>
        </w:rPr>
        <w:t xml:space="preserve">the </w:t>
      </w:r>
      <w:r w:rsidR="00381F64" w:rsidRPr="00C617FA">
        <w:rPr>
          <w:lang w:val="vi-VN"/>
        </w:rPr>
        <w:t>Leased Premises</w:t>
      </w:r>
      <w:r w:rsidR="003F3061" w:rsidRPr="00C617FA">
        <w:rPr>
          <w:lang w:val="vi-VN"/>
        </w:rPr>
        <w:t xml:space="preserve"> </w:t>
      </w:r>
      <w:r w:rsidR="00F42BA5" w:rsidRPr="00C617FA">
        <w:t xml:space="preserve">periodically or according to agreement; </w:t>
      </w:r>
    </w:p>
    <w:p w14:paraId="3A0086C1" w14:textId="77777777" w:rsidR="00C720D5" w:rsidRPr="00C617FA" w:rsidRDefault="00C720D5" w:rsidP="00C720D5">
      <w:pPr>
        <w:pStyle w:val="a3"/>
        <w:ind w:left="1134"/>
        <w:jc w:val="both"/>
      </w:pPr>
    </w:p>
    <w:p w14:paraId="6DB6170B" w14:textId="5F9CC9CF" w:rsidR="00C720D5" w:rsidRPr="00C617FA" w:rsidRDefault="00176F4E" w:rsidP="00340A46">
      <w:pPr>
        <w:pStyle w:val="a3"/>
        <w:numPr>
          <w:ilvl w:val="0"/>
          <w:numId w:val="13"/>
        </w:numPr>
        <w:ind w:left="1134" w:hanging="567"/>
        <w:jc w:val="both"/>
      </w:pPr>
      <w:r w:rsidRPr="00C617FA">
        <w:t>Not</w:t>
      </w:r>
      <w:r w:rsidR="00F42BA5" w:rsidRPr="00C617FA">
        <w:t xml:space="preserve"> to unilaterally terminate the </w:t>
      </w:r>
      <w:r w:rsidR="00E96F48" w:rsidRPr="00C617FA">
        <w:t>Agreement</w:t>
      </w:r>
      <w:r w:rsidR="00F42BA5" w:rsidRPr="00C617FA">
        <w:t xml:space="preserve"> when the </w:t>
      </w:r>
      <w:r w:rsidR="00C712D9" w:rsidRPr="00C617FA">
        <w:t>Lessee</w:t>
      </w:r>
      <w:r w:rsidR="00F42BA5" w:rsidRPr="00C617FA">
        <w:t xml:space="preserve"> properly performs its obligations under the </w:t>
      </w:r>
      <w:r w:rsidR="00E96F48" w:rsidRPr="00C617FA">
        <w:t>Agreement</w:t>
      </w:r>
      <w:r w:rsidR="00D83D32" w:rsidRPr="00C617FA">
        <w:rPr>
          <w:lang w:val="vi-VN"/>
        </w:rPr>
        <w:t xml:space="preserve">, </w:t>
      </w:r>
      <w:r w:rsidR="00F42BA5" w:rsidRPr="00C617FA">
        <w:t xml:space="preserve">unless the </w:t>
      </w:r>
      <w:r w:rsidR="00C712D9" w:rsidRPr="00C617FA">
        <w:t>Lessee</w:t>
      </w:r>
      <w:r w:rsidR="00F42BA5" w:rsidRPr="00C617FA">
        <w:t xml:space="preserve"> agrees to terminate the </w:t>
      </w:r>
      <w:r w:rsidR="00E96F48" w:rsidRPr="00C617FA">
        <w:t>Agreement</w:t>
      </w:r>
      <w:r w:rsidRPr="00C617FA">
        <w:t xml:space="preserve"> </w:t>
      </w:r>
      <w:r w:rsidR="00D83D32" w:rsidRPr="00C617FA">
        <w:rPr>
          <w:lang w:val="vi-VN"/>
        </w:rPr>
        <w:t xml:space="preserve">or in cases where the </w:t>
      </w:r>
      <w:r w:rsidR="00C712D9" w:rsidRPr="00C617FA">
        <w:rPr>
          <w:lang w:val="vi-VN"/>
        </w:rPr>
        <w:t>Lessor</w:t>
      </w:r>
      <w:r w:rsidRPr="00C617FA">
        <w:rPr>
          <w:lang w:val="vi-VN"/>
        </w:rPr>
        <w:t xml:space="preserve"> is entitled to</w:t>
      </w:r>
      <w:r w:rsidR="00D83D32" w:rsidRPr="00C617FA">
        <w:rPr>
          <w:lang w:val="vi-VN"/>
        </w:rPr>
        <w:t xml:space="preserve"> unilaterally terminate</w:t>
      </w:r>
      <w:r w:rsidR="00646B18">
        <w:rPr>
          <w:lang w:val="en-US"/>
        </w:rPr>
        <w:t xml:space="preserve"> </w:t>
      </w:r>
      <w:r w:rsidR="00646B18" w:rsidRPr="009C7645">
        <w:rPr>
          <w:lang w:val="en-US"/>
        </w:rPr>
        <w:t>specified in</w:t>
      </w:r>
      <w:r w:rsidR="00D83D32" w:rsidRPr="00C617FA">
        <w:rPr>
          <w:lang w:val="vi-VN"/>
        </w:rPr>
        <w:t xml:space="preserve"> th</w:t>
      </w:r>
      <w:r w:rsidR="00646B18">
        <w:rPr>
          <w:lang w:val="en-US"/>
        </w:rPr>
        <w:t>is</w:t>
      </w:r>
      <w:r w:rsidR="00D83D32" w:rsidRPr="00C617FA">
        <w:rPr>
          <w:lang w:val="vi-VN"/>
        </w:rPr>
        <w:t xml:space="preserve"> </w:t>
      </w:r>
      <w:r w:rsidR="00E96F48" w:rsidRPr="00C617FA">
        <w:rPr>
          <w:lang w:val="vi-VN"/>
        </w:rPr>
        <w:t>Agreement</w:t>
      </w:r>
      <w:r w:rsidR="00F42BA5" w:rsidRPr="00C617FA">
        <w:t>;</w:t>
      </w:r>
    </w:p>
    <w:p w14:paraId="535361E5" w14:textId="77777777" w:rsidR="00C720D5" w:rsidRPr="00C617FA" w:rsidRDefault="00C720D5" w:rsidP="00C720D5">
      <w:pPr>
        <w:pStyle w:val="a3"/>
        <w:ind w:left="1134"/>
        <w:jc w:val="both"/>
      </w:pPr>
    </w:p>
    <w:p w14:paraId="73198764" w14:textId="105F48FF" w:rsidR="00C720D5" w:rsidRPr="00C617FA" w:rsidRDefault="00176F4E" w:rsidP="00340A46">
      <w:pPr>
        <w:pStyle w:val="a3"/>
        <w:numPr>
          <w:ilvl w:val="0"/>
          <w:numId w:val="13"/>
        </w:numPr>
        <w:ind w:left="1134" w:hanging="567"/>
        <w:jc w:val="both"/>
      </w:pPr>
      <w:r w:rsidRPr="00C617FA">
        <w:t>To c</w:t>
      </w:r>
      <w:r w:rsidR="00F42BA5" w:rsidRPr="00C617FA">
        <w:t xml:space="preserve">ompensate for damages caused by </w:t>
      </w:r>
      <w:r w:rsidRPr="00C617FA">
        <w:t xml:space="preserve">the </w:t>
      </w:r>
      <w:r w:rsidR="00C712D9" w:rsidRPr="00C617FA">
        <w:t>Lessor</w:t>
      </w:r>
      <w:r w:rsidRPr="00C617FA">
        <w:t>’s</w:t>
      </w:r>
      <w:r w:rsidR="00F42BA5" w:rsidRPr="00C617FA">
        <w:t xml:space="preserve"> fault;</w:t>
      </w:r>
    </w:p>
    <w:p w14:paraId="0A3EF70B" w14:textId="77777777" w:rsidR="00C720D5" w:rsidRPr="00C617FA" w:rsidRDefault="00C720D5" w:rsidP="00C720D5">
      <w:pPr>
        <w:pStyle w:val="a3"/>
        <w:ind w:left="1134"/>
        <w:jc w:val="both"/>
      </w:pPr>
    </w:p>
    <w:p w14:paraId="79554333" w14:textId="02079C5A" w:rsidR="00C720D5" w:rsidRPr="00C617FA" w:rsidRDefault="00176F4E" w:rsidP="00340A46">
      <w:pPr>
        <w:pStyle w:val="a3"/>
        <w:numPr>
          <w:ilvl w:val="0"/>
          <w:numId w:val="13"/>
        </w:numPr>
        <w:ind w:left="1134" w:hanging="567"/>
        <w:jc w:val="both"/>
      </w:pPr>
      <w:r w:rsidRPr="00C617FA">
        <w:t>To f</w:t>
      </w:r>
      <w:r w:rsidR="00F42BA5" w:rsidRPr="00C617FA">
        <w:t>ulfill financial obligations to the State</w:t>
      </w:r>
      <w:r w:rsidRPr="00C617FA">
        <w:t xml:space="preserve"> Authority</w:t>
      </w:r>
      <w:r w:rsidR="00F42BA5" w:rsidRPr="00C617FA">
        <w:t xml:space="preserve"> </w:t>
      </w:r>
      <w:r w:rsidRPr="00C617FA">
        <w:t>in accordance with</w:t>
      </w:r>
      <w:r w:rsidR="00F42BA5" w:rsidRPr="00C617FA">
        <w:t xml:space="preserve"> the </w:t>
      </w:r>
      <w:r w:rsidRPr="00C617FA">
        <w:t>laws</w:t>
      </w:r>
      <w:r w:rsidR="00AE1016" w:rsidRPr="00C617FA">
        <w:rPr>
          <w:lang w:val="vi-VN"/>
        </w:rPr>
        <w:t>;</w:t>
      </w:r>
    </w:p>
    <w:p w14:paraId="7F5F1616" w14:textId="77777777" w:rsidR="00AE1016" w:rsidRPr="00C617FA" w:rsidRDefault="00AE1016" w:rsidP="00AE1016">
      <w:pPr>
        <w:pStyle w:val="a3"/>
        <w:ind w:left="1134"/>
        <w:jc w:val="both"/>
      </w:pPr>
    </w:p>
    <w:p w14:paraId="35D9EE22" w14:textId="048E584B" w:rsidR="00AE1016" w:rsidRPr="00C617FA" w:rsidRDefault="00176F4E" w:rsidP="00340A46">
      <w:pPr>
        <w:pStyle w:val="a3"/>
        <w:numPr>
          <w:ilvl w:val="0"/>
          <w:numId w:val="13"/>
        </w:numPr>
        <w:ind w:left="1134" w:hanging="567"/>
        <w:jc w:val="both"/>
      </w:pPr>
      <w:r w:rsidRPr="00C617FA">
        <w:lastRenderedPageBreak/>
        <w:t>To e</w:t>
      </w:r>
      <w:r w:rsidR="00AE1016" w:rsidRPr="00C617FA">
        <w:rPr>
          <w:lang w:val="vi-VN"/>
        </w:rPr>
        <w:t xml:space="preserve">nsure </w:t>
      </w:r>
      <w:r w:rsidRPr="00C617FA">
        <w:rPr>
          <w:lang w:val="en-US"/>
        </w:rPr>
        <w:t xml:space="preserve">that </w:t>
      </w:r>
      <w:r w:rsidR="00AE1016" w:rsidRPr="00C617FA">
        <w:rPr>
          <w:lang w:val="vi-VN"/>
        </w:rPr>
        <w:t xml:space="preserve">the </w:t>
      </w:r>
      <w:r w:rsidR="00381F64" w:rsidRPr="00C617FA">
        <w:rPr>
          <w:lang w:val="vi-VN"/>
        </w:rPr>
        <w:t>Leased Premises</w:t>
      </w:r>
      <w:r w:rsidR="00AE1016" w:rsidRPr="00C617FA">
        <w:rPr>
          <w:lang w:val="vi-VN"/>
        </w:rPr>
        <w:t xml:space="preserve"> has minimum areas for basic electrical equipment, tap water, air conditioning, toilets, and surveillance camera systems;</w:t>
      </w:r>
    </w:p>
    <w:p w14:paraId="2B830F4A" w14:textId="77777777" w:rsidR="00AE1016" w:rsidRPr="00C617FA" w:rsidRDefault="00AE1016" w:rsidP="00AE1016">
      <w:pPr>
        <w:pStyle w:val="a3"/>
        <w:ind w:left="1134"/>
        <w:jc w:val="both"/>
      </w:pPr>
    </w:p>
    <w:p w14:paraId="4DB59294" w14:textId="7682F15C" w:rsidR="00AE1016" w:rsidRPr="00C617FA" w:rsidRDefault="00176F4E" w:rsidP="00340A46">
      <w:pPr>
        <w:pStyle w:val="a3"/>
        <w:numPr>
          <w:ilvl w:val="0"/>
          <w:numId w:val="13"/>
        </w:numPr>
        <w:ind w:left="1134" w:hanging="567"/>
        <w:jc w:val="both"/>
      </w:pPr>
      <w:r w:rsidRPr="00C617FA">
        <w:t>To m</w:t>
      </w:r>
      <w:r w:rsidR="00AE1016" w:rsidRPr="00C617FA">
        <w:rPr>
          <w:lang w:val="vi-VN"/>
        </w:rPr>
        <w:t xml:space="preserve">aintain the </w:t>
      </w:r>
      <w:r w:rsidRPr="004B3CE3">
        <w:rPr>
          <w:lang w:val="vi-VN"/>
        </w:rPr>
        <w:t>Common Area</w:t>
      </w:r>
      <w:r w:rsidR="00A8021C" w:rsidRPr="004B3CE3">
        <w:t xml:space="preserve"> </w:t>
      </w:r>
      <w:r w:rsidRPr="00C617FA">
        <w:rPr>
          <w:lang w:val="vi-VN"/>
        </w:rPr>
        <w:t xml:space="preserve">in good condition, </w:t>
      </w:r>
      <w:r w:rsidR="00AE1016" w:rsidRPr="00C617FA">
        <w:rPr>
          <w:lang w:val="vi-VN"/>
        </w:rPr>
        <w:t xml:space="preserve">repair and restore damaged parts, unless such damage is due to the fault of the </w:t>
      </w:r>
      <w:r w:rsidR="00C712D9" w:rsidRPr="00C617FA">
        <w:rPr>
          <w:lang w:val="vi-VN"/>
        </w:rPr>
        <w:t>Lessee</w:t>
      </w:r>
      <w:r w:rsidR="00AE1016" w:rsidRPr="00C617FA">
        <w:rPr>
          <w:lang w:val="vi-VN"/>
        </w:rPr>
        <w:t xml:space="preserve"> or a Related Person of the </w:t>
      </w:r>
      <w:r w:rsidR="00C712D9" w:rsidRPr="00C617FA">
        <w:rPr>
          <w:lang w:val="vi-VN"/>
        </w:rPr>
        <w:t>Lessee</w:t>
      </w:r>
      <w:r w:rsidR="00AE1016" w:rsidRPr="00C617FA">
        <w:rPr>
          <w:lang w:val="vi-VN"/>
        </w:rPr>
        <w:t>;</w:t>
      </w:r>
    </w:p>
    <w:p w14:paraId="3D78C860" w14:textId="77777777" w:rsidR="00EC1C69" w:rsidRPr="00C617FA" w:rsidRDefault="00EC1C69" w:rsidP="00EC1C69">
      <w:pPr>
        <w:pStyle w:val="a3"/>
        <w:ind w:left="1134"/>
        <w:jc w:val="both"/>
      </w:pPr>
    </w:p>
    <w:p w14:paraId="7E3EE904" w14:textId="247B3578" w:rsidR="00EC1C69" w:rsidRPr="00C617FA" w:rsidRDefault="00176F4E" w:rsidP="00340A46">
      <w:pPr>
        <w:pStyle w:val="a3"/>
        <w:numPr>
          <w:ilvl w:val="0"/>
          <w:numId w:val="13"/>
        </w:numPr>
        <w:ind w:left="1134" w:hanging="567"/>
        <w:jc w:val="both"/>
      </w:pPr>
      <w:r w:rsidRPr="00C617FA">
        <w:t>To e</w:t>
      </w:r>
      <w:r w:rsidRPr="00C617FA">
        <w:rPr>
          <w:lang w:val="vi-VN"/>
        </w:rPr>
        <w:t>nsure</w:t>
      </w:r>
      <w:r w:rsidR="00EC1C69" w:rsidRPr="00C617FA">
        <w:rPr>
          <w:lang w:val="vi-VN"/>
        </w:rPr>
        <w:t xml:space="preserve"> hygiene and security for the </w:t>
      </w:r>
      <w:r w:rsidR="00A8021C" w:rsidRPr="004B3CE3">
        <w:rPr>
          <w:lang w:val="vi-VN"/>
        </w:rPr>
        <w:t xml:space="preserve">Common </w:t>
      </w:r>
      <w:r w:rsidR="00A8021C" w:rsidRPr="004B3CE3">
        <w:t xml:space="preserve">Area </w:t>
      </w:r>
      <w:r w:rsidR="00EC1C69" w:rsidRPr="00C617FA">
        <w:rPr>
          <w:lang w:val="vi-VN"/>
        </w:rPr>
        <w:t xml:space="preserve">of </w:t>
      </w:r>
      <w:r w:rsidRPr="004B3CE3">
        <w:t>the Building</w:t>
      </w:r>
      <w:r w:rsidR="00EC1C69" w:rsidRPr="00C617FA">
        <w:rPr>
          <w:lang w:val="vi-VN"/>
        </w:rPr>
        <w:t>;</w:t>
      </w:r>
    </w:p>
    <w:p w14:paraId="72B98D9C" w14:textId="77777777" w:rsidR="006A3A79" w:rsidRPr="00C617FA" w:rsidRDefault="006A3A79" w:rsidP="006A3A79">
      <w:pPr>
        <w:pStyle w:val="a3"/>
        <w:ind w:left="1134"/>
        <w:jc w:val="both"/>
      </w:pPr>
    </w:p>
    <w:p w14:paraId="13A0A01C" w14:textId="734A22B3" w:rsidR="006A3A79" w:rsidRPr="00C617FA" w:rsidRDefault="00176F4E" w:rsidP="00340A46">
      <w:pPr>
        <w:pStyle w:val="a3"/>
        <w:numPr>
          <w:ilvl w:val="0"/>
          <w:numId w:val="13"/>
        </w:numPr>
        <w:ind w:left="1134" w:hanging="567"/>
        <w:jc w:val="both"/>
      </w:pPr>
      <w:r w:rsidRPr="00C617FA">
        <w:t>To be r</w:t>
      </w:r>
      <w:r w:rsidR="006A3A79" w:rsidRPr="00C617FA">
        <w:rPr>
          <w:lang w:val="vi-VN"/>
        </w:rPr>
        <w:t xml:space="preserve">esponsible for obtaining, at its own </w:t>
      </w:r>
      <w:r w:rsidRPr="00C617FA">
        <w:rPr>
          <w:lang w:val="en-US"/>
        </w:rPr>
        <w:t>costs</w:t>
      </w:r>
      <w:r w:rsidR="006A3A79" w:rsidRPr="00C617FA">
        <w:rPr>
          <w:lang w:val="vi-VN"/>
        </w:rPr>
        <w:t xml:space="preserve">, any and all consents related to the </w:t>
      </w:r>
      <w:r w:rsidR="00C712D9" w:rsidRPr="00C617FA">
        <w:rPr>
          <w:lang w:val="en-US"/>
        </w:rPr>
        <w:t>Lessor</w:t>
      </w:r>
      <w:r w:rsidR="008C3285" w:rsidRPr="00C617FA">
        <w:rPr>
          <w:lang w:val="en-US"/>
        </w:rPr>
        <w:t xml:space="preserve">’s </w:t>
      </w:r>
      <w:r w:rsidR="006A3A79" w:rsidRPr="00C617FA">
        <w:rPr>
          <w:lang w:val="vi-VN"/>
        </w:rPr>
        <w:t xml:space="preserve">signing and </w:t>
      </w:r>
      <w:r w:rsidR="008C3285" w:rsidRPr="00C617FA">
        <w:rPr>
          <w:lang w:val="en-US"/>
        </w:rPr>
        <w:t>performance</w:t>
      </w:r>
      <w:r w:rsidR="006A3A79" w:rsidRPr="00C617FA">
        <w:rPr>
          <w:lang w:val="vi-VN"/>
        </w:rPr>
        <w:t xml:space="preserve"> of </w:t>
      </w:r>
      <w:r w:rsidR="008C3285" w:rsidRPr="00C617FA">
        <w:rPr>
          <w:lang w:val="vi-VN"/>
        </w:rPr>
        <w:t xml:space="preserve">this </w:t>
      </w:r>
      <w:r w:rsidR="00991A90" w:rsidRPr="004B3CE3">
        <w:rPr>
          <w:lang w:val="vi-VN"/>
        </w:rPr>
        <w:t>Agreement</w:t>
      </w:r>
      <w:r w:rsidR="006A3A79" w:rsidRPr="00C617FA">
        <w:t>;</w:t>
      </w:r>
    </w:p>
    <w:p w14:paraId="4DF56E8E" w14:textId="77777777" w:rsidR="004F6173" w:rsidRPr="00C617FA" w:rsidRDefault="004F6173" w:rsidP="004F6173">
      <w:pPr>
        <w:pStyle w:val="a3"/>
        <w:ind w:left="1134"/>
        <w:jc w:val="both"/>
      </w:pPr>
    </w:p>
    <w:p w14:paraId="1D04427C" w14:textId="7E22255C" w:rsidR="004F6173" w:rsidRPr="00C617FA" w:rsidRDefault="008C3285" w:rsidP="00340A46">
      <w:pPr>
        <w:pStyle w:val="a3"/>
        <w:numPr>
          <w:ilvl w:val="0"/>
          <w:numId w:val="13"/>
        </w:numPr>
        <w:ind w:left="1134" w:hanging="567"/>
        <w:jc w:val="both"/>
        <w:rPr>
          <w:lang w:val="vi-VN"/>
        </w:rPr>
      </w:pPr>
      <w:r w:rsidRPr="00C617FA">
        <w:t>To i</w:t>
      </w:r>
      <w:r w:rsidR="004F6173" w:rsidRPr="00C617FA">
        <w:t xml:space="preserve">mmediately </w:t>
      </w:r>
      <w:r w:rsidR="004F6173" w:rsidRPr="00C617FA">
        <w:rPr>
          <w:lang w:val="vi-VN"/>
        </w:rPr>
        <w:t xml:space="preserve">notify the </w:t>
      </w:r>
      <w:r w:rsidR="00C712D9" w:rsidRPr="00C617FA">
        <w:rPr>
          <w:lang w:val="vi-VN"/>
        </w:rPr>
        <w:t>Lessee</w:t>
      </w:r>
      <w:r w:rsidR="004F6173" w:rsidRPr="00C617FA">
        <w:rPr>
          <w:lang w:val="vi-VN"/>
        </w:rPr>
        <w:t xml:space="preserve"> in writing in the following cases:</w:t>
      </w:r>
    </w:p>
    <w:p w14:paraId="477749F1" w14:textId="77777777" w:rsidR="004F6173" w:rsidRPr="00C617FA" w:rsidRDefault="004F6173" w:rsidP="004F6173">
      <w:pPr>
        <w:pStyle w:val="a3"/>
        <w:ind w:left="1134"/>
        <w:jc w:val="both"/>
        <w:rPr>
          <w:lang w:val="vi-VN"/>
        </w:rPr>
      </w:pPr>
    </w:p>
    <w:p w14:paraId="465C738C" w14:textId="453230C1" w:rsidR="004F6173" w:rsidRPr="00C617FA" w:rsidRDefault="008C3285" w:rsidP="00340A46">
      <w:pPr>
        <w:pStyle w:val="a3"/>
        <w:numPr>
          <w:ilvl w:val="0"/>
          <w:numId w:val="26"/>
        </w:numPr>
        <w:ind w:left="1701" w:hanging="567"/>
        <w:jc w:val="both"/>
        <w:rPr>
          <w:lang w:val="vi-VN"/>
        </w:rPr>
      </w:pPr>
      <w:r w:rsidRPr="00C617FA">
        <w:rPr>
          <w:lang w:val="en-US"/>
        </w:rPr>
        <w:t>any</w:t>
      </w:r>
      <w:r w:rsidR="004F6173" w:rsidRPr="00C617FA">
        <w:rPr>
          <w:lang w:val="vi-VN"/>
        </w:rPr>
        <w:t xml:space="preserve"> damage </w:t>
      </w:r>
      <w:r w:rsidRPr="00C617FA">
        <w:rPr>
          <w:lang w:val="en-US"/>
        </w:rPr>
        <w:t xml:space="preserve">arising </w:t>
      </w:r>
      <w:r w:rsidR="004F6173" w:rsidRPr="00C617FA">
        <w:rPr>
          <w:lang w:val="vi-VN"/>
        </w:rPr>
        <w:t xml:space="preserve">to the Building </w:t>
      </w:r>
      <w:r w:rsidR="00273FE6" w:rsidRPr="004B3CE3">
        <w:rPr>
          <w:lang w:val="vi-VN"/>
        </w:rPr>
        <w:t xml:space="preserve">that </w:t>
      </w:r>
      <w:r w:rsidR="004F6173" w:rsidRPr="00C617FA">
        <w:rPr>
          <w:lang w:val="vi-VN"/>
        </w:rPr>
        <w:t xml:space="preserve">may adversely affect the </w:t>
      </w:r>
      <w:r w:rsidR="00C712D9" w:rsidRPr="00C617FA">
        <w:rPr>
          <w:lang w:val="vi-VN"/>
        </w:rPr>
        <w:t>Lessee</w:t>
      </w:r>
      <w:r w:rsidR="004F6173" w:rsidRPr="00C617FA">
        <w:rPr>
          <w:lang w:val="vi-VN"/>
        </w:rPr>
        <w:t xml:space="preserve"> and the </w:t>
      </w:r>
      <w:r w:rsidR="00C712D9" w:rsidRPr="00C617FA">
        <w:rPr>
          <w:lang w:val="vi-VN"/>
        </w:rPr>
        <w:t>Lessee</w:t>
      </w:r>
      <w:r w:rsidR="004F6173" w:rsidRPr="00C617FA">
        <w:rPr>
          <w:lang w:val="vi-VN"/>
        </w:rPr>
        <w:t>'s business operations;</w:t>
      </w:r>
    </w:p>
    <w:p w14:paraId="2868D1A1" w14:textId="77777777" w:rsidR="004F6173" w:rsidRPr="00C617FA" w:rsidRDefault="004F6173" w:rsidP="004F6173">
      <w:pPr>
        <w:pStyle w:val="a3"/>
        <w:ind w:left="1134"/>
        <w:jc w:val="both"/>
        <w:rPr>
          <w:lang w:val="vi-VN"/>
        </w:rPr>
      </w:pPr>
    </w:p>
    <w:p w14:paraId="583ED2CC" w14:textId="31853069" w:rsidR="004F6173" w:rsidRPr="00C617FA" w:rsidRDefault="004F6173" w:rsidP="00340A46">
      <w:pPr>
        <w:pStyle w:val="a3"/>
        <w:numPr>
          <w:ilvl w:val="0"/>
          <w:numId w:val="26"/>
        </w:numPr>
        <w:ind w:left="1701" w:hanging="567"/>
        <w:jc w:val="both"/>
        <w:rPr>
          <w:lang w:val="vi-VN"/>
        </w:rPr>
      </w:pPr>
      <w:r w:rsidRPr="00C617FA">
        <w:rPr>
          <w:lang w:val="vi-VN"/>
        </w:rPr>
        <w:t xml:space="preserve">any notice, demand or claim relating to the </w:t>
      </w:r>
      <w:r w:rsidR="00C712D9" w:rsidRPr="00C617FA">
        <w:rPr>
          <w:lang w:val="vi-VN"/>
        </w:rPr>
        <w:t>Lessor</w:t>
      </w:r>
      <w:r w:rsidRPr="00C617FA">
        <w:rPr>
          <w:lang w:val="vi-VN"/>
        </w:rPr>
        <w:t xml:space="preserve"> made by any person in connection with the </w:t>
      </w:r>
      <w:r w:rsidR="00381F64" w:rsidRPr="00C617FA">
        <w:rPr>
          <w:lang w:val="vi-VN"/>
        </w:rPr>
        <w:t>Leased Premises</w:t>
      </w:r>
      <w:r w:rsidRPr="00C617FA">
        <w:rPr>
          <w:lang w:val="vi-VN"/>
        </w:rPr>
        <w:t>, including:</w:t>
      </w:r>
    </w:p>
    <w:p w14:paraId="7D29B69F" w14:textId="77777777" w:rsidR="004F6173" w:rsidRPr="00C617FA" w:rsidRDefault="004F6173" w:rsidP="004F6173">
      <w:pPr>
        <w:pStyle w:val="a3"/>
        <w:ind w:left="1701"/>
        <w:jc w:val="both"/>
        <w:rPr>
          <w:lang w:val="vi-VN"/>
        </w:rPr>
      </w:pPr>
    </w:p>
    <w:p w14:paraId="444FDBC9" w14:textId="53FABA5C" w:rsidR="004F6173" w:rsidRPr="00C617FA" w:rsidRDefault="004F6173" w:rsidP="004F6173">
      <w:pPr>
        <w:pStyle w:val="a3"/>
        <w:tabs>
          <w:tab w:val="left" w:pos="2268"/>
        </w:tabs>
        <w:ind w:left="2268" w:hanging="567"/>
        <w:jc w:val="both"/>
        <w:rPr>
          <w:lang w:val="vi-VN"/>
        </w:rPr>
      </w:pPr>
      <w:r w:rsidRPr="00C617FA">
        <w:rPr>
          <w:lang w:val="vi-VN"/>
        </w:rPr>
        <w:t xml:space="preserve">(x) </w:t>
      </w:r>
      <w:r w:rsidRPr="00C617FA">
        <w:rPr>
          <w:lang w:val="vi-VN"/>
        </w:rPr>
        <w:tab/>
        <w:t xml:space="preserve">in relation to any matter that may, or will, give rise to any termination, repudiation or impairment of </w:t>
      </w:r>
      <w:r w:rsidR="008C3285" w:rsidRPr="00C617FA">
        <w:rPr>
          <w:lang w:val="vi-VN"/>
        </w:rPr>
        <w:t xml:space="preserve">this </w:t>
      </w:r>
      <w:r w:rsidR="00991A90" w:rsidRPr="004B3CE3">
        <w:rPr>
          <w:lang w:val="vi-VN"/>
        </w:rPr>
        <w:t>Agreement</w:t>
      </w:r>
      <w:r w:rsidR="00991A90" w:rsidRPr="00C617FA" w:rsidDel="00991A90">
        <w:rPr>
          <w:lang w:val="vi-VN"/>
        </w:rPr>
        <w:t xml:space="preserve"> </w:t>
      </w:r>
      <w:r w:rsidRPr="00C617FA">
        <w:rPr>
          <w:lang w:val="vi-VN"/>
        </w:rPr>
        <w:t xml:space="preserve">or the </w:t>
      </w:r>
      <w:r w:rsidR="00C712D9" w:rsidRPr="00C617FA">
        <w:rPr>
          <w:lang w:val="vi-VN"/>
        </w:rPr>
        <w:t>Lessee</w:t>
      </w:r>
      <w:r w:rsidRPr="00C617FA">
        <w:rPr>
          <w:lang w:val="vi-VN"/>
        </w:rPr>
        <w:t>'s rights conferred hereunder;</w:t>
      </w:r>
    </w:p>
    <w:p w14:paraId="46AF88C2" w14:textId="77777777" w:rsidR="004F6173" w:rsidRPr="00C617FA" w:rsidRDefault="004F6173" w:rsidP="004F6173">
      <w:pPr>
        <w:pStyle w:val="a3"/>
        <w:tabs>
          <w:tab w:val="left" w:pos="2268"/>
        </w:tabs>
        <w:ind w:left="2268" w:hanging="567"/>
        <w:jc w:val="both"/>
        <w:rPr>
          <w:lang w:val="vi-VN"/>
        </w:rPr>
      </w:pPr>
    </w:p>
    <w:p w14:paraId="110108DB" w14:textId="54CC4598" w:rsidR="00D11E27" w:rsidRPr="00C617FA" w:rsidRDefault="004F6173" w:rsidP="004F6173">
      <w:pPr>
        <w:pStyle w:val="a3"/>
        <w:tabs>
          <w:tab w:val="left" w:pos="2268"/>
        </w:tabs>
        <w:ind w:left="2268" w:hanging="567"/>
        <w:jc w:val="both"/>
        <w:rPr>
          <w:lang w:val="vi-VN"/>
        </w:rPr>
      </w:pPr>
      <w:r w:rsidRPr="00C617FA">
        <w:rPr>
          <w:lang w:val="vi-VN"/>
        </w:rPr>
        <w:t xml:space="preserve">(y) </w:t>
      </w:r>
      <w:r w:rsidRPr="00C617FA">
        <w:rPr>
          <w:lang w:val="vi-VN"/>
        </w:rPr>
        <w:tab/>
        <w:t xml:space="preserve">in connection with the termination of any consent or any threat, withdrawal, cancellation or termination of any consent in connection with the signing or performance of this </w:t>
      </w:r>
      <w:r w:rsidR="00E96F48" w:rsidRPr="00C617FA">
        <w:rPr>
          <w:lang w:val="vi-VN"/>
        </w:rPr>
        <w:t>Agreement</w:t>
      </w:r>
      <w:r w:rsidR="00D11E27" w:rsidRPr="00C617FA">
        <w:rPr>
          <w:lang w:val="vi-VN"/>
        </w:rPr>
        <w:t>;</w:t>
      </w:r>
    </w:p>
    <w:p w14:paraId="2E8E209A" w14:textId="77777777" w:rsidR="00D11E27" w:rsidRPr="00C617FA" w:rsidRDefault="00D11E27" w:rsidP="004F6173">
      <w:pPr>
        <w:pStyle w:val="a3"/>
        <w:tabs>
          <w:tab w:val="left" w:pos="2268"/>
        </w:tabs>
        <w:ind w:left="2268" w:hanging="567"/>
        <w:jc w:val="both"/>
        <w:rPr>
          <w:lang w:val="vi-VN"/>
        </w:rPr>
      </w:pPr>
    </w:p>
    <w:p w14:paraId="79C14D51" w14:textId="217001A5" w:rsidR="00D11E27" w:rsidRPr="00C617FA" w:rsidRDefault="00D11E27" w:rsidP="004F6173">
      <w:pPr>
        <w:pStyle w:val="a3"/>
        <w:tabs>
          <w:tab w:val="left" w:pos="2268"/>
        </w:tabs>
        <w:ind w:left="2268" w:hanging="567"/>
        <w:jc w:val="both"/>
        <w:rPr>
          <w:lang w:val="vi-VN"/>
        </w:rPr>
      </w:pPr>
      <w:r w:rsidRPr="00C617FA">
        <w:rPr>
          <w:lang w:val="vi-VN"/>
        </w:rPr>
        <w:t xml:space="preserve">(z) </w:t>
      </w:r>
      <w:r w:rsidRPr="00C617FA">
        <w:rPr>
          <w:lang w:val="vi-VN"/>
        </w:rPr>
        <w:tab/>
        <w:t xml:space="preserve">relating to </w:t>
      </w:r>
      <w:r w:rsidR="00C712D9" w:rsidRPr="00C617FA">
        <w:rPr>
          <w:lang w:val="vi-VN"/>
        </w:rPr>
        <w:t>Lessee</w:t>
      </w:r>
      <w:r w:rsidRPr="00C617FA">
        <w:rPr>
          <w:lang w:val="vi-VN"/>
        </w:rPr>
        <w:t xml:space="preserve">'s use of the </w:t>
      </w:r>
      <w:r w:rsidR="00381F64" w:rsidRPr="00C617FA">
        <w:rPr>
          <w:lang w:val="vi-VN"/>
        </w:rPr>
        <w:t>Leased Premises</w:t>
      </w:r>
      <w:r w:rsidRPr="00C617FA">
        <w:rPr>
          <w:lang w:val="vi-VN"/>
        </w:rPr>
        <w:t xml:space="preserve"> under </w:t>
      </w:r>
      <w:r w:rsidR="008C3285" w:rsidRPr="00C617FA">
        <w:rPr>
          <w:lang w:val="vi-VN"/>
        </w:rPr>
        <w:t xml:space="preserve">this </w:t>
      </w:r>
      <w:r w:rsidR="00E96F48" w:rsidRPr="00C617FA">
        <w:rPr>
          <w:lang w:val="vi-VN"/>
        </w:rPr>
        <w:t>Agreement</w:t>
      </w:r>
      <w:r w:rsidRPr="00C617FA">
        <w:rPr>
          <w:lang w:val="vi-VN"/>
        </w:rPr>
        <w:t>.</w:t>
      </w:r>
    </w:p>
    <w:p w14:paraId="7C8113A7" w14:textId="77777777" w:rsidR="00C720D5" w:rsidRPr="00C617FA" w:rsidRDefault="00C720D5" w:rsidP="00C720D5">
      <w:pPr>
        <w:pStyle w:val="a3"/>
        <w:ind w:left="0"/>
        <w:jc w:val="both"/>
        <w:rPr>
          <w:lang w:val="vi-VN"/>
        </w:rPr>
      </w:pPr>
    </w:p>
    <w:p w14:paraId="2915598A" w14:textId="60FBEA1C" w:rsidR="00DD4779" w:rsidRPr="00C617FA" w:rsidRDefault="00925AC1" w:rsidP="00340A46">
      <w:pPr>
        <w:pStyle w:val="a3"/>
        <w:numPr>
          <w:ilvl w:val="0"/>
          <w:numId w:val="13"/>
        </w:numPr>
        <w:ind w:left="1134" w:hanging="567"/>
        <w:jc w:val="both"/>
        <w:rPr>
          <w:lang w:val="vi-VN"/>
        </w:rPr>
      </w:pPr>
      <w:r w:rsidRPr="00C617FA">
        <w:rPr>
          <w:lang w:val="vi-VN"/>
        </w:rPr>
        <w:t xml:space="preserve">Other obligations specified in this </w:t>
      </w:r>
      <w:r w:rsidR="00E96F48" w:rsidRPr="00C617FA">
        <w:rPr>
          <w:lang w:val="vi-VN"/>
        </w:rPr>
        <w:t>Agreement</w:t>
      </w:r>
      <w:r w:rsidRPr="00C617FA">
        <w:rPr>
          <w:lang w:val="vi-VN"/>
        </w:rPr>
        <w:t xml:space="preserve">, signed documents related to the </w:t>
      </w:r>
      <w:r w:rsidR="00381F64" w:rsidRPr="00C617FA">
        <w:rPr>
          <w:lang w:val="vi-VN"/>
        </w:rPr>
        <w:t>Leased Premises</w:t>
      </w:r>
      <w:r w:rsidRPr="00C617FA">
        <w:rPr>
          <w:lang w:val="vi-VN"/>
        </w:rPr>
        <w:t xml:space="preserve"> and applicable laws.</w:t>
      </w:r>
    </w:p>
    <w:p w14:paraId="7931C583" w14:textId="77777777" w:rsidR="00016230" w:rsidRPr="00C617FA" w:rsidRDefault="00016230" w:rsidP="00016230">
      <w:pPr>
        <w:pStyle w:val="a3"/>
        <w:ind w:left="1134"/>
        <w:jc w:val="both"/>
        <w:rPr>
          <w:lang w:val="vi-VN"/>
        </w:rPr>
      </w:pPr>
    </w:p>
    <w:p w14:paraId="2CCFC5C2" w14:textId="3B5125D7" w:rsidR="00016230" w:rsidRPr="00C617FA" w:rsidRDefault="00016230" w:rsidP="00340A46">
      <w:pPr>
        <w:pStyle w:val="a3"/>
        <w:numPr>
          <w:ilvl w:val="0"/>
          <w:numId w:val="11"/>
        </w:numPr>
        <w:ind w:left="567" w:hanging="567"/>
        <w:jc w:val="both"/>
        <w:rPr>
          <w:lang w:val="vi-VN"/>
        </w:rPr>
      </w:pPr>
      <w:r w:rsidRPr="00C617FA">
        <w:rPr>
          <w:lang w:val="vi-VN"/>
        </w:rPr>
        <w:t xml:space="preserve">Commitments and warranties of the </w:t>
      </w:r>
      <w:r w:rsidR="00C712D9" w:rsidRPr="00C617FA">
        <w:rPr>
          <w:lang w:val="vi-VN"/>
        </w:rPr>
        <w:t>Lessor</w:t>
      </w:r>
    </w:p>
    <w:p w14:paraId="706D6445" w14:textId="77777777" w:rsidR="0004314C" w:rsidRPr="00C617FA" w:rsidRDefault="0004314C" w:rsidP="0004314C">
      <w:pPr>
        <w:pStyle w:val="a3"/>
        <w:ind w:left="567"/>
        <w:jc w:val="both"/>
        <w:rPr>
          <w:lang w:val="vi-VN"/>
        </w:rPr>
      </w:pPr>
    </w:p>
    <w:p w14:paraId="723353EB" w14:textId="3E854D76" w:rsidR="0004314C" w:rsidRPr="004B3CE3" w:rsidRDefault="0004314C" w:rsidP="00340A46">
      <w:pPr>
        <w:pStyle w:val="AOHead3"/>
        <w:widowControl w:val="0"/>
        <w:numPr>
          <w:ilvl w:val="0"/>
          <w:numId w:val="44"/>
        </w:numPr>
        <w:spacing w:before="0" w:line="240" w:lineRule="auto"/>
        <w:ind w:left="1134" w:hanging="567"/>
        <w:outlineLvl w:val="9"/>
        <w:rPr>
          <w:sz w:val="24"/>
          <w:szCs w:val="24"/>
          <w:lang w:val="vi-VN"/>
        </w:rPr>
      </w:pPr>
      <w:r w:rsidRPr="004B3CE3">
        <w:rPr>
          <w:rFonts w:eastAsia="Times New Roman"/>
          <w:sz w:val="24"/>
          <w:szCs w:val="24"/>
          <w:lang w:val="vi-VN"/>
        </w:rPr>
        <w:t xml:space="preserve">The </w:t>
      </w:r>
      <w:r w:rsidR="00C712D9" w:rsidRPr="004B3CE3">
        <w:rPr>
          <w:rFonts w:eastAsia="Times New Roman"/>
          <w:sz w:val="24"/>
          <w:szCs w:val="24"/>
          <w:lang w:val="vi-VN"/>
        </w:rPr>
        <w:t>Lessor</w:t>
      </w:r>
      <w:r w:rsidRPr="004B3CE3">
        <w:rPr>
          <w:rFonts w:eastAsia="Times New Roman"/>
          <w:sz w:val="24"/>
          <w:szCs w:val="24"/>
          <w:lang w:val="vi-VN"/>
        </w:rPr>
        <w:t xml:space="preserve"> is a company duly </w:t>
      </w:r>
      <w:r w:rsidR="00AA408E" w:rsidRPr="004B3CE3">
        <w:rPr>
          <w:rFonts w:eastAsia="Times New Roman"/>
          <w:sz w:val="24"/>
          <w:szCs w:val="24"/>
          <w:lang w:val="en-US"/>
        </w:rPr>
        <w:t>incorporated</w:t>
      </w:r>
      <w:r w:rsidRPr="004B3CE3">
        <w:rPr>
          <w:rFonts w:eastAsia="Times New Roman"/>
          <w:sz w:val="24"/>
          <w:szCs w:val="24"/>
          <w:lang w:val="vi-VN"/>
        </w:rPr>
        <w:t xml:space="preserve"> and registered under the laws of Vietnam, with full power and authority to enter into this </w:t>
      </w:r>
      <w:r w:rsidR="00E96F48" w:rsidRPr="00C617FA">
        <w:rPr>
          <w:lang w:val="vi-VN"/>
        </w:rPr>
        <w:t>Agreement</w:t>
      </w:r>
      <w:r w:rsidRPr="004B3CE3">
        <w:rPr>
          <w:rFonts w:eastAsia="Times New Roman"/>
          <w:sz w:val="24"/>
          <w:szCs w:val="24"/>
          <w:lang w:val="vi-VN"/>
        </w:rPr>
        <w:t xml:space="preserve"> and perform its obligations under the terms and conditions</w:t>
      </w:r>
      <w:r w:rsidR="008C3285" w:rsidRPr="004B3CE3">
        <w:rPr>
          <w:rFonts w:eastAsia="Times New Roman"/>
          <w:sz w:val="24"/>
          <w:szCs w:val="24"/>
          <w:lang w:val="en-US"/>
        </w:rPr>
        <w:t xml:space="preserve"> hereof</w:t>
      </w:r>
      <w:r w:rsidRPr="004B3CE3">
        <w:rPr>
          <w:sz w:val="24"/>
          <w:szCs w:val="24"/>
          <w:lang w:val="vi-VN"/>
        </w:rPr>
        <w:t>;</w:t>
      </w:r>
    </w:p>
    <w:p w14:paraId="289680C7" w14:textId="77777777" w:rsidR="0004314C" w:rsidRPr="004B3CE3" w:rsidRDefault="0004314C" w:rsidP="0004314C">
      <w:pPr>
        <w:rPr>
          <w:lang w:val="vi-VN"/>
        </w:rPr>
      </w:pPr>
    </w:p>
    <w:p w14:paraId="5D882808" w14:textId="05C13E09" w:rsidR="0004314C" w:rsidRPr="004B3CE3" w:rsidRDefault="0004314C" w:rsidP="00340A46">
      <w:pPr>
        <w:pStyle w:val="AOHead3"/>
        <w:widowControl w:val="0"/>
        <w:numPr>
          <w:ilvl w:val="0"/>
          <w:numId w:val="44"/>
        </w:numPr>
        <w:spacing w:before="0" w:line="240" w:lineRule="auto"/>
        <w:ind w:left="1134" w:hanging="567"/>
        <w:outlineLvl w:val="9"/>
        <w:rPr>
          <w:sz w:val="24"/>
          <w:szCs w:val="24"/>
          <w:lang w:val="vi-VN"/>
        </w:rPr>
      </w:pPr>
      <w:r w:rsidRPr="004B3CE3">
        <w:rPr>
          <w:rFonts w:eastAsia="Times New Roman"/>
          <w:sz w:val="24"/>
          <w:szCs w:val="24"/>
          <w:lang w:val="vi-VN"/>
        </w:rPr>
        <w:t xml:space="preserve">The representative who has signed this </w:t>
      </w:r>
      <w:r w:rsidR="00E96F48" w:rsidRPr="00C617FA">
        <w:rPr>
          <w:lang w:val="vi-VN"/>
        </w:rPr>
        <w:t>Agreement</w:t>
      </w:r>
      <w:r w:rsidRPr="004B3CE3">
        <w:rPr>
          <w:rFonts w:eastAsia="Times New Roman"/>
          <w:sz w:val="24"/>
          <w:szCs w:val="24"/>
          <w:lang w:val="vi-VN"/>
        </w:rPr>
        <w:t xml:space="preserve"> on behalf of the </w:t>
      </w:r>
      <w:r w:rsidR="00C712D9" w:rsidRPr="004B3CE3">
        <w:rPr>
          <w:rFonts w:eastAsia="Times New Roman"/>
          <w:sz w:val="24"/>
          <w:szCs w:val="24"/>
          <w:lang w:val="vi-VN"/>
        </w:rPr>
        <w:t>Lessor</w:t>
      </w:r>
      <w:r w:rsidRPr="004B3CE3">
        <w:rPr>
          <w:rFonts w:eastAsia="Times New Roman"/>
          <w:sz w:val="24"/>
          <w:szCs w:val="24"/>
          <w:lang w:val="vi-VN"/>
        </w:rPr>
        <w:t xml:space="preserve"> is fully and </w:t>
      </w:r>
      <w:r w:rsidR="008C3285" w:rsidRPr="004B3CE3">
        <w:rPr>
          <w:rFonts w:eastAsia="Times New Roman"/>
          <w:sz w:val="24"/>
          <w:szCs w:val="24"/>
          <w:lang w:val="en-US"/>
        </w:rPr>
        <w:t>legally</w:t>
      </w:r>
      <w:r w:rsidRPr="004B3CE3">
        <w:rPr>
          <w:rFonts w:eastAsia="Times New Roman"/>
          <w:sz w:val="24"/>
          <w:szCs w:val="24"/>
          <w:lang w:val="vi-VN"/>
        </w:rPr>
        <w:t xml:space="preserve"> authorized to sign this </w:t>
      </w:r>
      <w:r w:rsidR="00E96F48" w:rsidRPr="00C617FA">
        <w:rPr>
          <w:lang w:val="vi-VN"/>
        </w:rPr>
        <w:t>Agreement</w:t>
      </w:r>
      <w:r w:rsidRPr="004B3CE3">
        <w:rPr>
          <w:rFonts w:eastAsia="Times New Roman"/>
          <w:sz w:val="24"/>
          <w:szCs w:val="24"/>
          <w:lang w:val="vi-VN"/>
        </w:rPr>
        <w:t>;</w:t>
      </w:r>
    </w:p>
    <w:p w14:paraId="4B749964" w14:textId="77777777" w:rsidR="0004314C" w:rsidRPr="004B3CE3" w:rsidRDefault="0004314C" w:rsidP="0004314C">
      <w:pPr>
        <w:pStyle w:val="AOHead3"/>
        <w:widowControl w:val="0"/>
        <w:numPr>
          <w:ilvl w:val="0"/>
          <w:numId w:val="0"/>
        </w:numPr>
        <w:spacing w:before="0" w:line="240" w:lineRule="auto"/>
        <w:ind w:left="1440"/>
        <w:outlineLvl w:val="9"/>
        <w:rPr>
          <w:rFonts w:eastAsia="Times New Roman"/>
          <w:sz w:val="24"/>
          <w:szCs w:val="24"/>
          <w:lang w:val="vi-VN"/>
        </w:rPr>
      </w:pPr>
    </w:p>
    <w:p w14:paraId="26CC2007" w14:textId="74E20E32" w:rsidR="00916455" w:rsidRPr="004B3CE3" w:rsidRDefault="0004314C" w:rsidP="00340A46">
      <w:pPr>
        <w:pStyle w:val="AOHead3"/>
        <w:widowControl w:val="0"/>
        <w:numPr>
          <w:ilvl w:val="0"/>
          <w:numId w:val="44"/>
        </w:numPr>
        <w:spacing w:before="0" w:line="240" w:lineRule="auto"/>
        <w:ind w:left="1134" w:hanging="567"/>
        <w:outlineLvl w:val="9"/>
        <w:rPr>
          <w:sz w:val="24"/>
          <w:szCs w:val="24"/>
          <w:lang w:val="vi-VN"/>
        </w:rPr>
      </w:pPr>
      <w:r w:rsidRPr="004B3CE3">
        <w:rPr>
          <w:rFonts w:eastAsia="Times New Roman"/>
          <w:sz w:val="24"/>
          <w:szCs w:val="24"/>
          <w:lang w:val="vi-VN"/>
        </w:rPr>
        <w:t xml:space="preserve">The </w:t>
      </w:r>
      <w:r w:rsidR="00C712D9" w:rsidRPr="004B3CE3">
        <w:rPr>
          <w:rFonts w:eastAsia="Times New Roman"/>
          <w:sz w:val="24"/>
          <w:szCs w:val="24"/>
          <w:lang w:val="vi-VN"/>
        </w:rPr>
        <w:t>Lessor</w:t>
      </w:r>
      <w:r w:rsidR="008C3285" w:rsidRPr="004B3CE3">
        <w:rPr>
          <w:rFonts w:eastAsia="Times New Roman"/>
          <w:sz w:val="24"/>
          <w:szCs w:val="24"/>
          <w:lang w:val="vi-VN"/>
        </w:rPr>
        <w:t xml:space="preserve"> has obtained the</w:t>
      </w:r>
      <w:r w:rsidRPr="004B3CE3">
        <w:rPr>
          <w:rFonts w:eastAsia="Times New Roman"/>
          <w:sz w:val="24"/>
          <w:szCs w:val="24"/>
          <w:lang w:val="vi-VN"/>
        </w:rPr>
        <w:t xml:space="preserve"> necessary consents related to the signing, performance, validity and enforceability of this </w:t>
      </w:r>
      <w:r w:rsidR="00E96F48" w:rsidRPr="00C617FA">
        <w:rPr>
          <w:lang w:val="vi-VN"/>
        </w:rPr>
        <w:t>Agreement</w:t>
      </w:r>
      <w:r w:rsidR="00916455" w:rsidRPr="004B3CE3">
        <w:rPr>
          <w:sz w:val="24"/>
          <w:szCs w:val="24"/>
          <w:lang w:val="vi-VN"/>
        </w:rPr>
        <w:t>;</w:t>
      </w:r>
    </w:p>
    <w:p w14:paraId="15625C64" w14:textId="77777777" w:rsidR="00916455" w:rsidRPr="004B3CE3" w:rsidRDefault="00916455" w:rsidP="00916455">
      <w:pPr>
        <w:rPr>
          <w:lang w:val="vi-VN"/>
        </w:rPr>
      </w:pPr>
    </w:p>
    <w:p w14:paraId="0ADD8D2D" w14:textId="176CF366" w:rsidR="00916455" w:rsidRPr="004B3CE3" w:rsidRDefault="0004314C" w:rsidP="00340A46">
      <w:pPr>
        <w:pStyle w:val="AOHead3"/>
        <w:widowControl w:val="0"/>
        <w:numPr>
          <w:ilvl w:val="0"/>
          <w:numId w:val="44"/>
        </w:numPr>
        <w:spacing w:before="0" w:line="240" w:lineRule="auto"/>
        <w:ind w:left="1134" w:hanging="567"/>
        <w:outlineLvl w:val="9"/>
        <w:rPr>
          <w:sz w:val="24"/>
          <w:szCs w:val="24"/>
          <w:lang w:val="vi-VN"/>
        </w:rPr>
      </w:pPr>
      <w:r w:rsidRPr="004B3CE3">
        <w:rPr>
          <w:rFonts w:eastAsia="Times New Roman"/>
          <w:sz w:val="24"/>
          <w:szCs w:val="24"/>
          <w:lang w:val="vi-VN"/>
        </w:rPr>
        <w:t xml:space="preserve">The </w:t>
      </w:r>
      <w:r w:rsidR="00C712D9" w:rsidRPr="004B3CE3">
        <w:rPr>
          <w:rFonts w:eastAsia="Times New Roman"/>
          <w:sz w:val="24"/>
          <w:szCs w:val="24"/>
          <w:lang w:val="vi-VN"/>
        </w:rPr>
        <w:t>Lessor</w:t>
      </w:r>
      <w:r w:rsidRPr="004B3CE3">
        <w:rPr>
          <w:rFonts w:eastAsia="Times New Roman"/>
          <w:sz w:val="24"/>
          <w:szCs w:val="24"/>
          <w:lang w:val="vi-VN"/>
        </w:rPr>
        <w:t xml:space="preserve"> </w:t>
      </w:r>
      <w:r w:rsidR="008C3285" w:rsidRPr="004B3CE3">
        <w:rPr>
          <w:rFonts w:eastAsia="Times New Roman"/>
          <w:sz w:val="24"/>
          <w:szCs w:val="24"/>
          <w:lang w:val="en-US"/>
        </w:rPr>
        <w:t xml:space="preserve">shall </w:t>
      </w:r>
      <w:r w:rsidR="008C3285" w:rsidRPr="004B3CE3">
        <w:rPr>
          <w:rFonts w:eastAsia="Times New Roman"/>
          <w:sz w:val="24"/>
          <w:szCs w:val="24"/>
          <w:lang w:val="vi-VN"/>
        </w:rPr>
        <w:t>comply</w:t>
      </w:r>
      <w:r w:rsidRPr="004B3CE3">
        <w:rPr>
          <w:rFonts w:eastAsia="Times New Roman"/>
          <w:sz w:val="24"/>
          <w:szCs w:val="24"/>
          <w:lang w:val="vi-VN"/>
        </w:rPr>
        <w:t xml:space="preserve"> with all commitments and warranties as stipulated in </w:t>
      </w:r>
      <w:r w:rsidRPr="004B3CE3">
        <w:rPr>
          <w:sz w:val="24"/>
          <w:szCs w:val="24"/>
          <w:lang w:val="vi-VN"/>
        </w:rPr>
        <w:t xml:space="preserve">this </w:t>
      </w:r>
      <w:r w:rsidR="00E96F48" w:rsidRPr="00C617FA">
        <w:rPr>
          <w:lang w:val="vi-VN"/>
        </w:rPr>
        <w:t>Agreement</w:t>
      </w:r>
      <w:r w:rsidRPr="004B3CE3">
        <w:rPr>
          <w:sz w:val="24"/>
          <w:szCs w:val="24"/>
          <w:lang w:val="vi-VN"/>
        </w:rPr>
        <w:t>;</w:t>
      </w:r>
    </w:p>
    <w:p w14:paraId="52BFC8DF" w14:textId="77777777" w:rsidR="00916455" w:rsidRPr="004B3CE3" w:rsidRDefault="00916455" w:rsidP="00916455">
      <w:pPr>
        <w:rPr>
          <w:lang w:val="vi-VN"/>
        </w:rPr>
      </w:pPr>
    </w:p>
    <w:p w14:paraId="66B56093" w14:textId="49C252E4" w:rsidR="0004314C" w:rsidRPr="004B3CE3" w:rsidRDefault="0004314C" w:rsidP="00340A46">
      <w:pPr>
        <w:pStyle w:val="AOHead3"/>
        <w:widowControl w:val="0"/>
        <w:numPr>
          <w:ilvl w:val="0"/>
          <w:numId w:val="44"/>
        </w:numPr>
        <w:spacing w:before="0" w:line="240" w:lineRule="auto"/>
        <w:ind w:left="1134" w:hanging="567"/>
        <w:outlineLvl w:val="9"/>
        <w:rPr>
          <w:sz w:val="24"/>
          <w:szCs w:val="24"/>
          <w:lang w:val="vi-VN"/>
        </w:rPr>
      </w:pPr>
      <w:r w:rsidRPr="004B3CE3">
        <w:rPr>
          <w:rFonts w:eastAsia="Times New Roman"/>
          <w:sz w:val="24"/>
          <w:szCs w:val="24"/>
          <w:lang w:val="vi-VN"/>
        </w:rPr>
        <w:t xml:space="preserve">The </w:t>
      </w:r>
      <w:r w:rsidR="00C712D9" w:rsidRPr="004B3CE3">
        <w:rPr>
          <w:rFonts w:eastAsia="Times New Roman"/>
          <w:sz w:val="24"/>
          <w:szCs w:val="24"/>
          <w:lang w:val="vi-VN"/>
        </w:rPr>
        <w:t>Lessor</w:t>
      </w:r>
      <w:r w:rsidRPr="004B3CE3">
        <w:rPr>
          <w:rFonts w:eastAsia="Times New Roman"/>
          <w:sz w:val="24"/>
          <w:szCs w:val="24"/>
          <w:lang w:val="vi-VN"/>
        </w:rPr>
        <w:t xml:space="preserve"> is the legal owner of the </w:t>
      </w:r>
      <w:r w:rsidR="00381F64" w:rsidRPr="004B3CE3">
        <w:rPr>
          <w:rFonts w:eastAsia="Times New Roman"/>
          <w:sz w:val="24"/>
          <w:szCs w:val="24"/>
          <w:lang w:val="vi-VN"/>
        </w:rPr>
        <w:t>Leased Premises</w:t>
      </w:r>
      <w:r w:rsidRPr="004B3CE3">
        <w:rPr>
          <w:rFonts w:eastAsia="Times New Roman"/>
          <w:sz w:val="24"/>
          <w:szCs w:val="24"/>
          <w:lang w:val="vi-VN"/>
        </w:rPr>
        <w:t xml:space="preserve"> and </w:t>
      </w:r>
      <w:r w:rsidR="008C3285" w:rsidRPr="004B3CE3">
        <w:rPr>
          <w:rFonts w:eastAsia="Times New Roman"/>
          <w:sz w:val="24"/>
          <w:szCs w:val="24"/>
          <w:lang w:val="en-US"/>
        </w:rPr>
        <w:t xml:space="preserve">the </w:t>
      </w:r>
      <w:r w:rsidR="008C3285" w:rsidRPr="004B3CE3">
        <w:rPr>
          <w:lang w:val="vi-VN"/>
        </w:rPr>
        <w:t>Building</w:t>
      </w:r>
      <w:r w:rsidRPr="004B3CE3">
        <w:rPr>
          <w:sz w:val="24"/>
          <w:szCs w:val="24"/>
          <w:lang w:val="vi-VN"/>
        </w:rPr>
        <w:t>;</w:t>
      </w:r>
    </w:p>
    <w:p w14:paraId="33055BA0" w14:textId="77777777" w:rsidR="0004314C" w:rsidRPr="004B3CE3" w:rsidRDefault="0004314C" w:rsidP="0004314C">
      <w:pPr>
        <w:pStyle w:val="AOHead3"/>
        <w:widowControl w:val="0"/>
        <w:numPr>
          <w:ilvl w:val="0"/>
          <w:numId w:val="0"/>
        </w:numPr>
        <w:tabs>
          <w:tab w:val="left" w:pos="720"/>
        </w:tabs>
        <w:spacing w:before="0" w:line="240" w:lineRule="auto"/>
        <w:ind w:left="1418"/>
        <w:outlineLvl w:val="9"/>
        <w:rPr>
          <w:sz w:val="24"/>
          <w:szCs w:val="24"/>
          <w:lang w:val="vi-VN"/>
        </w:rPr>
      </w:pPr>
    </w:p>
    <w:p w14:paraId="1D575129" w14:textId="29F40988" w:rsidR="00916455" w:rsidRPr="004B3CE3" w:rsidRDefault="00916455" w:rsidP="00340A46">
      <w:pPr>
        <w:pStyle w:val="AOHead3"/>
        <w:widowControl w:val="0"/>
        <w:numPr>
          <w:ilvl w:val="0"/>
          <w:numId w:val="44"/>
        </w:numPr>
        <w:spacing w:before="0" w:line="240" w:lineRule="auto"/>
        <w:ind w:left="1134" w:hanging="567"/>
        <w:outlineLvl w:val="9"/>
        <w:rPr>
          <w:sz w:val="24"/>
          <w:szCs w:val="24"/>
          <w:lang w:val="vi-VN"/>
        </w:rPr>
      </w:pPr>
      <w:r w:rsidRPr="004B3CE3">
        <w:rPr>
          <w:rFonts w:eastAsia="Times New Roman"/>
          <w:sz w:val="24"/>
          <w:szCs w:val="24"/>
          <w:lang w:val="vi-VN"/>
        </w:rPr>
        <w:t xml:space="preserve">The Building and its associated structures are constructed in compliance with applicable laws and are in good condition and suitable for the </w:t>
      </w:r>
      <w:r w:rsidR="008C3285" w:rsidRPr="004B3CE3">
        <w:rPr>
          <w:rFonts w:eastAsia="Times New Roman"/>
          <w:sz w:val="24"/>
          <w:szCs w:val="24"/>
          <w:lang w:val="en-US"/>
        </w:rPr>
        <w:t>Lease</w:t>
      </w:r>
      <w:r w:rsidR="008C3285" w:rsidRPr="004B3CE3">
        <w:rPr>
          <w:rFonts w:eastAsia="Times New Roman"/>
          <w:sz w:val="24"/>
          <w:szCs w:val="24"/>
          <w:lang w:val="vi-VN"/>
        </w:rPr>
        <w:t xml:space="preserve"> Purpose</w:t>
      </w:r>
      <w:r w:rsidRPr="004B3CE3">
        <w:rPr>
          <w:sz w:val="24"/>
          <w:szCs w:val="24"/>
          <w:lang w:val="vi-VN"/>
        </w:rPr>
        <w:t>;</w:t>
      </w:r>
    </w:p>
    <w:p w14:paraId="29E51CD1" w14:textId="77777777" w:rsidR="00916455" w:rsidRPr="004B3CE3" w:rsidRDefault="00916455" w:rsidP="00916455">
      <w:pPr>
        <w:rPr>
          <w:lang w:val="vi-VN"/>
        </w:rPr>
      </w:pPr>
    </w:p>
    <w:p w14:paraId="10D2CE93" w14:textId="0411C63F" w:rsidR="00916455" w:rsidRPr="004B3CE3" w:rsidRDefault="00916455" w:rsidP="00340A46">
      <w:pPr>
        <w:pStyle w:val="AOHead3"/>
        <w:widowControl w:val="0"/>
        <w:numPr>
          <w:ilvl w:val="0"/>
          <w:numId w:val="44"/>
        </w:numPr>
        <w:spacing w:before="0" w:line="240" w:lineRule="auto"/>
        <w:ind w:left="1134" w:hanging="567"/>
        <w:outlineLvl w:val="9"/>
        <w:rPr>
          <w:sz w:val="24"/>
          <w:szCs w:val="24"/>
          <w:lang w:val="vi-VN"/>
        </w:rPr>
      </w:pPr>
      <w:r w:rsidRPr="004B3CE3">
        <w:rPr>
          <w:sz w:val="24"/>
          <w:szCs w:val="24"/>
          <w:lang w:val="vi-VN"/>
        </w:rPr>
        <w:t xml:space="preserve">The </w:t>
      </w:r>
      <w:r w:rsidR="00C712D9" w:rsidRPr="004B3CE3">
        <w:rPr>
          <w:rFonts w:eastAsia="Times New Roman"/>
          <w:sz w:val="24"/>
          <w:szCs w:val="24"/>
          <w:lang w:val="vi-VN"/>
        </w:rPr>
        <w:t>Lessor</w:t>
      </w:r>
      <w:r w:rsidRPr="004B3CE3">
        <w:rPr>
          <w:rFonts w:eastAsia="Times New Roman"/>
          <w:sz w:val="24"/>
          <w:szCs w:val="24"/>
          <w:lang w:val="vi-VN"/>
        </w:rPr>
        <w:t xml:space="preserve"> </w:t>
      </w:r>
      <w:r w:rsidRPr="004B3CE3">
        <w:rPr>
          <w:sz w:val="24"/>
          <w:szCs w:val="24"/>
          <w:lang w:val="vi-VN"/>
        </w:rPr>
        <w:t xml:space="preserve">'s </w:t>
      </w:r>
      <w:r w:rsidRPr="004B3CE3">
        <w:rPr>
          <w:rFonts w:eastAsia="Times New Roman"/>
          <w:sz w:val="24"/>
          <w:szCs w:val="24"/>
          <w:lang w:val="vi-VN"/>
        </w:rPr>
        <w:t xml:space="preserve">signing, delivery and performance of this </w:t>
      </w:r>
      <w:r w:rsidR="00E96F48" w:rsidRPr="00C617FA">
        <w:rPr>
          <w:lang w:val="vi-VN"/>
        </w:rPr>
        <w:t>Agreement</w:t>
      </w:r>
      <w:r w:rsidR="008C3285" w:rsidRPr="004B3CE3">
        <w:rPr>
          <w:rFonts w:eastAsia="Times New Roman"/>
          <w:sz w:val="24"/>
          <w:szCs w:val="24"/>
          <w:lang w:val="vi-VN"/>
        </w:rPr>
        <w:t xml:space="preserve"> shall not</w:t>
      </w:r>
      <w:r w:rsidRPr="004B3CE3">
        <w:rPr>
          <w:sz w:val="24"/>
          <w:szCs w:val="24"/>
          <w:lang w:val="vi-VN"/>
        </w:rPr>
        <w:t>:</w:t>
      </w:r>
    </w:p>
    <w:p w14:paraId="4400B4FF" w14:textId="77777777" w:rsidR="00916455" w:rsidRPr="004B3CE3" w:rsidRDefault="00916455" w:rsidP="00916455">
      <w:pPr>
        <w:pStyle w:val="AOHead3"/>
        <w:widowControl w:val="0"/>
        <w:numPr>
          <w:ilvl w:val="0"/>
          <w:numId w:val="0"/>
        </w:numPr>
        <w:spacing w:before="0" w:line="240" w:lineRule="auto"/>
        <w:ind w:left="1134"/>
        <w:outlineLvl w:val="9"/>
        <w:rPr>
          <w:sz w:val="24"/>
          <w:szCs w:val="24"/>
          <w:lang w:val="vi-VN"/>
        </w:rPr>
      </w:pPr>
    </w:p>
    <w:p w14:paraId="27D6C622" w14:textId="38EF06D3" w:rsidR="00916455" w:rsidRPr="004B3CE3" w:rsidRDefault="00551337" w:rsidP="00340A46">
      <w:pPr>
        <w:pStyle w:val="AOHead3"/>
        <w:widowControl w:val="0"/>
        <w:numPr>
          <w:ilvl w:val="0"/>
          <w:numId w:val="47"/>
        </w:numPr>
        <w:spacing w:before="0" w:line="240" w:lineRule="auto"/>
        <w:ind w:left="1701" w:hanging="567"/>
        <w:outlineLvl w:val="9"/>
        <w:rPr>
          <w:sz w:val="24"/>
          <w:szCs w:val="24"/>
          <w:lang w:val="vi-VN"/>
        </w:rPr>
      </w:pPr>
      <w:r w:rsidRPr="004B3CE3">
        <w:rPr>
          <w:rFonts w:eastAsia="Times New Roman"/>
          <w:sz w:val="24"/>
          <w:szCs w:val="24"/>
          <w:lang w:val="vi-VN"/>
        </w:rPr>
        <w:t>violate, contradict or lead</w:t>
      </w:r>
      <w:r w:rsidR="00916455" w:rsidRPr="004B3CE3">
        <w:rPr>
          <w:rFonts w:eastAsia="Times New Roman"/>
          <w:sz w:val="24"/>
          <w:szCs w:val="24"/>
          <w:lang w:val="vi-VN"/>
        </w:rPr>
        <w:t xml:space="preserve"> to the violation of any provisions of the </w:t>
      </w:r>
      <w:r w:rsidR="00C712D9" w:rsidRPr="004B3CE3">
        <w:rPr>
          <w:rFonts w:eastAsia="Times New Roman"/>
          <w:sz w:val="24"/>
          <w:szCs w:val="24"/>
          <w:lang w:val="vi-VN"/>
        </w:rPr>
        <w:t>Lessor</w:t>
      </w:r>
      <w:r w:rsidR="00916455" w:rsidRPr="004B3CE3">
        <w:rPr>
          <w:rFonts w:eastAsia="Times New Roman"/>
          <w:sz w:val="24"/>
          <w:szCs w:val="24"/>
          <w:lang w:val="vi-VN"/>
        </w:rPr>
        <w:t>'s organizational documents; or</w:t>
      </w:r>
      <w:r w:rsidR="00916455" w:rsidRPr="004B3CE3">
        <w:rPr>
          <w:sz w:val="24"/>
          <w:szCs w:val="24"/>
          <w:lang w:val="vi-VN"/>
        </w:rPr>
        <w:t xml:space="preserve"> </w:t>
      </w:r>
    </w:p>
    <w:p w14:paraId="194DD02A" w14:textId="77777777" w:rsidR="00916455" w:rsidRPr="004B3CE3" w:rsidRDefault="00916455" w:rsidP="00916455">
      <w:pPr>
        <w:rPr>
          <w:lang w:val="vi-VN"/>
        </w:rPr>
      </w:pPr>
    </w:p>
    <w:p w14:paraId="75B9BC4C" w14:textId="381FEDBB" w:rsidR="00916455" w:rsidRPr="004B3CE3" w:rsidRDefault="00916455" w:rsidP="00340A46">
      <w:pPr>
        <w:pStyle w:val="AOHead3"/>
        <w:widowControl w:val="0"/>
        <w:numPr>
          <w:ilvl w:val="0"/>
          <w:numId w:val="47"/>
        </w:numPr>
        <w:spacing w:before="0" w:line="240" w:lineRule="auto"/>
        <w:ind w:left="1701" w:hanging="567"/>
        <w:outlineLvl w:val="9"/>
        <w:rPr>
          <w:sz w:val="24"/>
          <w:szCs w:val="24"/>
          <w:lang w:val="vi-VN"/>
        </w:rPr>
      </w:pPr>
      <w:r w:rsidRPr="004B3CE3">
        <w:rPr>
          <w:sz w:val="24"/>
          <w:szCs w:val="24"/>
          <w:lang w:val="vi-VN"/>
        </w:rPr>
        <w:t>constitut</w:t>
      </w:r>
      <w:r w:rsidR="00551337" w:rsidRPr="004B3CE3">
        <w:rPr>
          <w:sz w:val="24"/>
          <w:szCs w:val="24"/>
          <w:lang w:val="vi-VN"/>
        </w:rPr>
        <w:t>e</w:t>
      </w:r>
      <w:r w:rsidRPr="004B3CE3">
        <w:rPr>
          <w:sz w:val="24"/>
          <w:szCs w:val="24"/>
          <w:lang w:val="vi-VN"/>
        </w:rPr>
        <w:t xml:space="preserve"> a violation of any law, rule, regulation, order, judgment, decree, agreement, promissory note, mortgage or any other document, of which </w:t>
      </w:r>
      <w:r w:rsidR="00C712D9" w:rsidRPr="004B3CE3">
        <w:rPr>
          <w:sz w:val="24"/>
          <w:szCs w:val="24"/>
          <w:lang w:val="vi-VN"/>
        </w:rPr>
        <w:t>Lessor</w:t>
      </w:r>
      <w:r w:rsidRPr="004B3CE3">
        <w:rPr>
          <w:sz w:val="24"/>
          <w:szCs w:val="24"/>
          <w:lang w:val="vi-VN"/>
        </w:rPr>
        <w:t xml:space="preserve"> is a party</w:t>
      </w:r>
      <w:r w:rsidR="00551337" w:rsidRPr="004B3CE3">
        <w:rPr>
          <w:sz w:val="24"/>
          <w:szCs w:val="24"/>
          <w:lang w:val="en-US"/>
        </w:rPr>
        <w:t xml:space="preserve"> or</w:t>
      </w:r>
      <w:r w:rsidRPr="004B3CE3">
        <w:rPr>
          <w:sz w:val="24"/>
          <w:szCs w:val="24"/>
          <w:lang w:val="vi-VN"/>
        </w:rPr>
        <w:t xml:space="preserve"> upon which</w:t>
      </w:r>
      <w:r w:rsidR="00551337" w:rsidRPr="004B3CE3">
        <w:rPr>
          <w:sz w:val="24"/>
          <w:szCs w:val="24"/>
          <w:lang w:val="en-US"/>
        </w:rPr>
        <w:t xml:space="preserve"> the</w:t>
      </w:r>
      <w:r w:rsidRPr="004B3CE3">
        <w:rPr>
          <w:sz w:val="24"/>
          <w:szCs w:val="24"/>
          <w:lang w:val="vi-VN"/>
        </w:rPr>
        <w:t xml:space="preserve"> </w:t>
      </w:r>
      <w:r w:rsidR="00C712D9" w:rsidRPr="004B3CE3">
        <w:rPr>
          <w:sz w:val="24"/>
          <w:szCs w:val="24"/>
          <w:lang w:val="vi-VN"/>
        </w:rPr>
        <w:t>Lessor</w:t>
      </w:r>
      <w:r w:rsidRPr="004B3CE3">
        <w:rPr>
          <w:sz w:val="24"/>
          <w:szCs w:val="24"/>
          <w:lang w:val="vi-VN"/>
        </w:rPr>
        <w:t xml:space="preserve"> or any of its assets are bound or affected.</w:t>
      </w:r>
    </w:p>
    <w:p w14:paraId="68C00BD0" w14:textId="77777777" w:rsidR="00DD4779" w:rsidRPr="00C617FA" w:rsidRDefault="00DD4779" w:rsidP="00C720D5">
      <w:pPr>
        <w:pStyle w:val="a3"/>
        <w:ind w:left="0"/>
        <w:jc w:val="both"/>
        <w:rPr>
          <w:lang w:val="vi-VN"/>
        </w:rPr>
      </w:pPr>
    </w:p>
    <w:p w14:paraId="2D06483B" w14:textId="3BF00031" w:rsidR="00C720D5" w:rsidRPr="00C617FA" w:rsidRDefault="00C720D5" w:rsidP="00C720D5">
      <w:pPr>
        <w:pStyle w:val="1"/>
        <w:spacing w:before="0"/>
        <w:contextualSpacing/>
        <w:rPr>
          <w:b w:val="0"/>
          <w:bCs/>
          <w:color w:val="auto"/>
          <w:lang w:val="vi-VN"/>
        </w:rPr>
      </w:pPr>
      <w:bookmarkStart w:id="57" w:name="_Toc189640008"/>
      <w:r w:rsidRPr="00C617FA">
        <w:rPr>
          <w:bCs/>
          <w:color w:val="auto"/>
          <w:lang w:val="vi-VN"/>
        </w:rPr>
        <w:t xml:space="preserve">ARTICLE 7. RIGHTS AND OBLIGATIONS OF </w:t>
      </w:r>
      <w:r w:rsidR="00D047F2" w:rsidRPr="00C617FA">
        <w:rPr>
          <w:bCs/>
          <w:color w:val="auto"/>
          <w:lang w:val="vi-VN"/>
        </w:rPr>
        <w:t xml:space="preserve">THE </w:t>
      </w:r>
      <w:r w:rsidR="00C712D9" w:rsidRPr="00C617FA">
        <w:rPr>
          <w:bCs/>
          <w:color w:val="auto"/>
          <w:lang w:val="vi-VN"/>
        </w:rPr>
        <w:t>LESSEE</w:t>
      </w:r>
      <w:bookmarkEnd w:id="57"/>
    </w:p>
    <w:p w14:paraId="5CA06345" w14:textId="77777777" w:rsidR="00C720D5" w:rsidRPr="00C617FA" w:rsidRDefault="00C720D5" w:rsidP="00C720D5">
      <w:pPr>
        <w:pStyle w:val="a3"/>
        <w:ind w:left="0"/>
        <w:jc w:val="both"/>
        <w:rPr>
          <w:b/>
          <w:bCs/>
          <w:lang w:val="vi-VN"/>
        </w:rPr>
      </w:pPr>
    </w:p>
    <w:p w14:paraId="67FFB85A" w14:textId="15ECCB8C" w:rsidR="00C720D5" w:rsidRPr="00C617FA" w:rsidRDefault="00F42BA5" w:rsidP="00340A46">
      <w:pPr>
        <w:pStyle w:val="a3"/>
        <w:numPr>
          <w:ilvl w:val="0"/>
          <w:numId w:val="14"/>
        </w:numPr>
        <w:ind w:left="567" w:hanging="567"/>
        <w:jc w:val="both"/>
      </w:pPr>
      <w:r w:rsidRPr="00C617FA">
        <w:t xml:space="preserve">Rights of the </w:t>
      </w:r>
      <w:r w:rsidR="00C712D9" w:rsidRPr="00C617FA">
        <w:t>Lessee</w:t>
      </w:r>
    </w:p>
    <w:p w14:paraId="17C5678E" w14:textId="77777777" w:rsidR="00C720D5" w:rsidRPr="00C617FA" w:rsidRDefault="00C720D5" w:rsidP="00C720D5">
      <w:pPr>
        <w:pStyle w:val="a3"/>
        <w:ind w:left="567"/>
        <w:jc w:val="both"/>
      </w:pPr>
    </w:p>
    <w:p w14:paraId="567E872A" w14:textId="730FC831" w:rsidR="00C720D5" w:rsidRPr="00C617FA" w:rsidRDefault="0043001E" w:rsidP="00340A46">
      <w:pPr>
        <w:pStyle w:val="a3"/>
        <w:numPr>
          <w:ilvl w:val="0"/>
          <w:numId w:val="15"/>
        </w:numPr>
        <w:ind w:left="1134" w:hanging="567"/>
        <w:jc w:val="both"/>
      </w:pPr>
      <w:r w:rsidRPr="00C617FA">
        <w:t xml:space="preserve">To request the </w:t>
      </w:r>
      <w:r w:rsidR="00C712D9" w:rsidRPr="00C617FA">
        <w:t>Lessor</w:t>
      </w:r>
      <w:r w:rsidR="00F42BA5" w:rsidRPr="00C617FA">
        <w:t xml:space="preserve"> to hand over </w:t>
      </w:r>
      <w:r w:rsidR="003408BA" w:rsidRPr="00C617FA">
        <w:rPr>
          <w:lang w:val="vi-VN"/>
        </w:rPr>
        <w:t xml:space="preserve">the </w:t>
      </w:r>
      <w:r w:rsidR="00381F64" w:rsidRPr="00C617FA">
        <w:rPr>
          <w:lang w:val="vi-VN"/>
        </w:rPr>
        <w:t>Leased Premises</w:t>
      </w:r>
      <w:r w:rsidR="003408BA" w:rsidRPr="00C617FA">
        <w:rPr>
          <w:lang w:val="vi-VN"/>
        </w:rPr>
        <w:t xml:space="preserve"> </w:t>
      </w:r>
      <w:r w:rsidR="00F42BA5" w:rsidRPr="00C617FA">
        <w:t xml:space="preserve">in accordance with the </w:t>
      </w:r>
      <w:r w:rsidRPr="00C617FA">
        <w:t>status</w:t>
      </w:r>
      <w:r w:rsidR="00F42BA5" w:rsidRPr="00C617FA">
        <w:t xml:space="preserve"> </w:t>
      </w:r>
      <w:r w:rsidRPr="00C617FA">
        <w:t>specifie</w:t>
      </w:r>
      <w:r w:rsidR="00F42BA5" w:rsidRPr="00C617FA">
        <w:t xml:space="preserve">d in </w:t>
      </w:r>
      <w:r w:rsidR="00F42BA5" w:rsidRPr="00C617FA">
        <w:rPr>
          <w:b/>
          <w:u w:val="single"/>
        </w:rPr>
        <w:t>Article 1</w:t>
      </w:r>
      <w:r w:rsidR="00F42BA5" w:rsidRPr="00C617FA">
        <w:t xml:space="preserve"> of this </w:t>
      </w:r>
      <w:r w:rsidR="00991A90" w:rsidRPr="00C617FA">
        <w:t>Agreement</w:t>
      </w:r>
      <w:r w:rsidR="00F42BA5" w:rsidRPr="00C617FA">
        <w:t>;</w:t>
      </w:r>
    </w:p>
    <w:p w14:paraId="534CAED9" w14:textId="77777777" w:rsidR="00C720D5" w:rsidRPr="00C617FA" w:rsidRDefault="00C720D5" w:rsidP="00C720D5">
      <w:pPr>
        <w:pStyle w:val="a3"/>
        <w:ind w:left="1134"/>
        <w:jc w:val="both"/>
      </w:pPr>
    </w:p>
    <w:p w14:paraId="53F6A893" w14:textId="3F800121" w:rsidR="00C720D5" w:rsidRPr="00C617FA" w:rsidRDefault="0043001E" w:rsidP="00340A46">
      <w:pPr>
        <w:pStyle w:val="a3"/>
        <w:numPr>
          <w:ilvl w:val="0"/>
          <w:numId w:val="15"/>
        </w:numPr>
        <w:ind w:left="1134" w:hanging="567"/>
        <w:jc w:val="both"/>
      </w:pPr>
      <w:r w:rsidRPr="00C617FA">
        <w:t>To request</w:t>
      </w:r>
      <w:r w:rsidR="00F42BA5" w:rsidRPr="00C617FA">
        <w:t xml:space="preserve"> the </w:t>
      </w:r>
      <w:r w:rsidR="00C712D9" w:rsidRPr="00C617FA">
        <w:t>Lessor</w:t>
      </w:r>
      <w:r w:rsidR="00F42BA5" w:rsidRPr="00C617FA">
        <w:t xml:space="preserve"> to provide complete and truthful information about </w:t>
      </w:r>
      <w:r w:rsidR="003408BA" w:rsidRPr="00C617FA">
        <w:rPr>
          <w:lang w:val="vi-VN"/>
        </w:rPr>
        <w:t xml:space="preserve">the </w:t>
      </w:r>
      <w:r w:rsidR="00381F64" w:rsidRPr="00C617FA">
        <w:rPr>
          <w:lang w:val="vi-VN"/>
        </w:rPr>
        <w:t>Leased Premises</w:t>
      </w:r>
      <w:r w:rsidR="00F42BA5" w:rsidRPr="00C617FA">
        <w:t>;</w:t>
      </w:r>
    </w:p>
    <w:p w14:paraId="056EE374" w14:textId="77777777" w:rsidR="00C720D5" w:rsidRPr="00C617FA" w:rsidRDefault="00C720D5" w:rsidP="00C720D5">
      <w:pPr>
        <w:pStyle w:val="a3"/>
        <w:ind w:left="1134"/>
        <w:jc w:val="both"/>
      </w:pPr>
    </w:p>
    <w:p w14:paraId="15F0AF87" w14:textId="2D347F05" w:rsidR="00C720D5" w:rsidRPr="00C617FA" w:rsidRDefault="0043001E" w:rsidP="00340A46">
      <w:pPr>
        <w:pStyle w:val="a3"/>
        <w:numPr>
          <w:ilvl w:val="0"/>
          <w:numId w:val="15"/>
        </w:numPr>
        <w:ind w:left="1134" w:hanging="567"/>
        <w:jc w:val="both"/>
      </w:pPr>
      <w:r w:rsidRPr="00C617FA">
        <w:t xml:space="preserve">To exchange the Leased Premises </w:t>
      </w:r>
      <w:r w:rsidR="003408BA" w:rsidRPr="00C617FA">
        <w:rPr>
          <w:lang w:val="vi-VN"/>
        </w:rPr>
        <w:t xml:space="preserve">with another </w:t>
      </w:r>
      <w:r w:rsidR="00C712D9" w:rsidRPr="00C617FA">
        <w:rPr>
          <w:lang w:val="vi-VN"/>
        </w:rPr>
        <w:t>Lessee</w:t>
      </w:r>
      <w:r w:rsidR="003408BA" w:rsidRPr="00C617FA">
        <w:rPr>
          <w:lang w:val="vi-VN"/>
        </w:rPr>
        <w:t xml:space="preserve"> </w:t>
      </w:r>
      <w:r w:rsidRPr="00C617FA">
        <w:rPr>
          <w:lang w:val="en-US"/>
        </w:rPr>
        <w:t>upon</w:t>
      </w:r>
      <w:r w:rsidR="00F42BA5" w:rsidRPr="00C617FA">
        <w:t xml:space="preserve"> the </w:t>
      </w:r>
      <w:r w:rsidR="00C712D9" w:rsidRPr="00C617FA">
        <w:t>Lessor</w:t>
      </w:r>
      <w:r w:rsidRPr="00C617FA">
        <w:t>’s prior</w:t>
      </w:r>
      <w:r w:rsidR="003408BA" w:rsidRPr="00C617FA">
        <w:rPr>
          <w:lang w:val="vi-VN"/>
        </w:rPr>
        <w:t xml:space="preserve"> </w:t>
      </w:r>
      <w:r w:rsidRPr="00C617FA">
        <w:rPr>
          <w:lang w:val="en-US"/>
        </w:rPr>
        <w:t>written consent</w:t>
      </w:r>
      <w:r w:rsidR="00F42BA5" w:rsidRPr="00C617FA">
        <w:t>;</w:t>
      </w:r>
    </w:p>
    <w:p w14:paraId="55E5397F" w14:textId="77777777" w:rsidR="00C720D5" w:rsidRPr="00C617FA" w:rsidRDefault="00C720D5" w:rsidP="00C720D5">
      <w:pPr>
        <w:pStyle w:val="a3"/>
        <w:ind w:left="1134"/>
        <w:jc w:val="both"/>
      </w:pPr>
    </w:p>
    <w:p w14:paraId="427A2AA7" w14:textId="26889D87" w:rsidR="00C720D5" w:rsidRPr="00C617FA" w:rsidRDefault="00F42BA5" w:rsidP="00340A46">
      <w:pPr>
        <w:pStyle w:val="a3"/>
        <w:numPr>
          <w:ilvl w:val="0"/>
          <w:numId w:val="15"/>
        </w:numPr>
        <w:ind w:left="1134" w:hanging="567"/>
        <w:jc w:val="both"/>
      </w:pPr>
      <w:r w:rsidRPr="00C617FA">
        <w:t xml:space="preserve">To sublease part or all of </w:t>
      </w:r>
      <w:r w:rsidR="00241CAB" w:rsidRPr="00C617FA">
        <w:rPr>
          <w:lang w:val="vi-VN"/>
        </w:rPr>
        <w:t xml:space="preserve">the </w:t>
      </w:r>
      <w:r w:rsidR="00381F64" w:rsidRPr="00C617FA">
        <w:rPr>
          <w:lang w:val="vi-VN"/>
        </w:rPr>
        <w:t>Leased Premises</w:t>
      </w:r>
      <w:r w:rsidR="00241CAB" w:rsidRPr="00C617FA">
        <w:rPr>
          <w:lang w:val="vi-VN"/>
        </w:rPr>
        <w:t xml:space="preserve"> </w:t>
      </w:r>
      <w:r w:rsidR="0043001E" w:rsidRPr="00C617FA">
        <w:t>as</w:t>
      </w:r>
      <w:r w:rsidRPr="00C617FA">
        <w:t xml:space="preserve"> </w:t>
      </w:r>
      <w:r w:rsidR="0043001E" w:rsidRPr="00C617FA">
        <w:t>agreed in this</w:t>
      </w:r>
      <w:r w:rsidRPr="00C617FA">
        <w:t xml:space="preserve"> </w:t>
      </w:r>
      <w:r w:rsidR="00991A90" w:rsidRPr="00C617FA">
        <w:t>Agreement</w:t>
      </w:r>
      <w:r w:rsidR="00991A90" w:rsidRPr="00C617FA" w:rsidDel="00991A90">
        <w:t xml:space="preserve"> </w:t>
      </w:r>
      <w:r w:rsidRPr="00C617FA">
        <w:t xml:space="preserve">or </w:t>
      </w:r>
      <w:r w:rsidR="0043001E" w:rsidRPr="00C617FA">
        <w:t xml:space="preserve">upon the </w:t>
      </w:r>
      <w:r w:rsidR="00C712D9" w:rsidRPr="00C617FA">
        <w:t>Lessor</w:t>
      </w:r>
      <w:r w:rsidR="0043001E" w:rsidRPr="00C617FA">
        <w:t>’s prior</w:t>
      </w:r>
      <w:r w:rsidR="0043001E" w:rsidRPr="00C617FA">
        <w:rPr>
          <w:lang w:val="vi-VN"/>
        </w:rPr>
        <w:t xml:space="preserve"> </w:t>
      </w:r>
      <w:r w:rsidR="0043001E" w:rsidRPr="00C617FA">
        <w:rPr>
          <w:lang w:val="en-US"/>
        </w:rPr>
        <w:t>written consent</w:t>
      </w:r>
      <w:r w:rsidR="00241CAB" w:rsidRPr="00C617FA">
        <w:rPr>
          <w:lang w:val="vi-VN"/>
        </w:rPr>
        <w:t>;</w:t>
      </w:r>
    </w:p>
    <w:p w14:paraId="4F7FED5D" w14:textId="77777777" w:rsidR="00C720D5" w:rsidRPr="00C617FA" w:rsidRDefault="00C720D5" w:rsidP="00C720D5">
      <w:pPr>
        <w:pStyle w:val="a3"/>
        <w:ind w:left="1134"/>
        <w:jc w:val="both"/>
      </w:pPr>
    </w:p>
    <w:p w14:paraId="732F1797" w14:textId="62101ABC" w:rsidR="00C720D5" w:rsidRPr="00C617FA" w:rsidRDefault="0043001E" w:rsidP="00340A46">
      <w:pPr>
        <w:pStyle w:val="a3"/>
        <w:numPr>
          <w:ilvl w:val="0"/>
          <w:numId w:val="15"/>
        </w:numPr>
        <w:ind w:left="1134" w:hanging="567"/>
        <w:jc w:val="both"/>
      </w:pPr>
      <w:r w:rsidRPr="00C617FA">
        <w:t>To continuously</w:t>
      </w:r>
      <w:r w:rsidR="00F42BA5" w:rsidRPr="00C617FA">
        <w:t xml:space="preserve"> rent</w:t>
      </w:r>
      <w:r w:rsidRPr="00C617FA">
        <w:t xml:space="preserve"> the Leased Premises</w:t>
      </w:r>
      <w:r w:rsidR="00F42BA5" w:rsidRPr="00C617FA">
        <w:t xml:space="preserve"> under the terms agreed with the </w:t>
      </w:r>
      <w:r w:rsidR="00C712D9" w:rsidRPr="00C617FA">
        <w:t>Lessor</w:t>
      </w:r>
      <w:r w:rsidR="00F42BA5" w:rsidRPr="00C617FA">
        <w:t xml:space="preserve"> </w:t>
      </w:r>
      <w:r w:rsidR="00241CAB" w:rsidRPr="00C617FA">
        <w:t xml:space="preserve">to the </w:t>
      </w:r>
      <w:r w:rsidR="00241CAB" w:rsidRPr="00C617FA">
        <w:rPr>
          <w:lang w:val="vi-VN"/>
        </w:rPr>
        <w:t xml:space="preserve">extent approved by the new owner </w:t>
      </w:r>
      <w:r w:rsidR="00F42BA5" w:rsidRPr="00C617FA">
        <w:t>in case of change of owner;</w:t>
      </w:r>
    </w:p>
    <w:p w14:paraId="1AAD21B9" w14:textId="77777777" w:rsidR="00C720D5" w:rsidRPr="00C617FA" w:rsidRDefault="00C720D5" w:rsidP="00C720D5">
      <w:pPr>
        <w:pStyle w:val="a3"/>
        <w:ind w:left="1134"/>
        <w:jc w:val="both"/>
      </w:pPr>
    </w:p>
    <w:p w14:paraId="781C9A0B" w14:textId="589C7DE9" w:rsidR="00C720D5" w:rsidRPr="00C617FA" w:rsidRDefault="0043001E" w:rsidP="00340A46">
      <w:pPr>
        <w:pStyle w:val="a3"/>
        <w:numPr>
          <w:ilvl w:val="0"/>
          <w:numId w:val="15"/>
        </w:numPr>
        <w:ind w:left="1134" w:hanging="567"/>
        <w:jc w:val="both"/>
      </w:pPr>
      <w:r w:rsidRPr="00C617FA">
        <w:t>To request</w:t>
      </w:r>
      <w:r w:rsidR="00F42BA5" w:rsidRPr="00C617FA">
        <w:t xml:space="preserve"> the </w:t>
      </w:r>
      <w:r w:rsidR="00C712D9" w:rsidRPr="00C617FA">
        <w:t>Lessor</w:t>
      </w:r>
      <w:r w:rsidR="00F42BA5" w:rsidRPr="00C617FA">
        <w:t xml:space="preserve"> to repair </w:t>
      </w:r>
      <w:r w:rsidR="00241CAB" w:rsidRPr="00C617FA">
        <w:rPr>
          <w:lang w:val="vi-VN"/>
        </w:rPr>
        <w:t xml:space="preserve">the </w:t>
      </w:r>
      <w:r w:rsidR="00381F64" w:rsidRPr="00C617FA">
        <w:rPr>
          <w:lang w:val="vi-VN"/>
        </w:rPr>
        <w:t>Leased Premises</w:t>
      </w:r>
      <w:r w:rsidR="00241CAB" w:rsidRPr="00C617FA">
        <w:rPr>
          <w:lang w:val="vi-VN"/>
        </w:rPr>
        <w:t xml:space="preserve"> </w:t>
      </w:r>
      <w:r w:rsidR="00F42BA5" w:rsidRPr="00C617FA">
        <w:t xml:space="preserve">in case </w:t>
      </w:r>
      <w:r w:rsidR="00241CAB" w:rsidRPr="00C617FA">
        <w:rPr>
          <w:lang w:val="vi-VN"/>
        </w:rPr>
        <w:t xml:space="preserve">the </w:t>
      </w:r>
      <w:r w:rsidR="00381F64" w:rsidRPr="00C617FA">
        <w:rPr>
          <w:lang w:val="vi-VN"/>
        </w:rPr>
        <w:t>Leased Premises</w:t>
      </w:r>
      <w:r w:rsidR="00241CAB" w:rsidRPr="00C617FA">
        <w:rPr>
          <w:lang w:val="vi-VN"/>
        </w:rPr>
        <w:t xml:space="preserve"> </w:t>
      </w:r>
      <w:r w:rsidR="00F42BA5" w:rsidRPr="00C617FA">
        <w:t xml:space="preserve">is damaged </w:t>
      </w:r>
      <w:r w:rsidR="00241CAB" w:rsidRPr="00C617FA">
        <w:t xml:space="preserve">due to </w:t>
      </w:r>
      <w:r w:rsidR="00241CAB" w:rsidRPr="00C617FA">
        <w:rPr>
          <w:lang w:val="vi-VN"/>
        </w:rPr>
        <w:t xml:space="preserve">the </w:t>
      </w:r>
      <w:r w:rsidR="00C712D9" w:rsidRPr="00C617FA">
        <w:rPr>
          <w:lang w:val="vi-VN"/>
        </w:rPr>
        <w:t>Lessor</w:t>
      </w:r>
      <w:r w:rsidRPr="00C617FA">
        <w:rPr>
          <w:lang w:val="vi-VN"/>
        </w:rPr>
        <w:t>'s fault</w:t>
      </w:r>
      <w:r w:rsidR="00F42BA5" w:rsidRPr="00C617FA">
        <w:t>;</w:t>
      </w:r>
    </w:p>
    <w:p w14:paraId="6B630E9A" w14:textId="77777777" w:rsidR="00C720D5" w:rsidRPr="00C617FA" w:rsidRDefault="00C720D5" w:rsidP="00C720D5">
      <w:pPr>
        <w:pStyle w:val="a3"/>
        <w:ind w:left="1134"/>
        <w:jc w:val="both"/>
      </w:pPr>
    </w:p>
    <w:p w14:paraId="05CC5F1C" w14:textId="725F4CB4" w:rsidR="00C720D5" w:rsidRPr="00C617FA" w:rsidRDefault="0043001E" w:rsidP="00340A46">
      <w:pPr>
        <w:pStyle w:val="a3"/>
        <w:numPr>
          <w:ilvl w:val="0"/>
          <w:numId w:val="15"/>
        </w:numPr>
        <w:ind w:left="1134" w:hanging="567"/>
        <w:jc w:val="both"/>
      </w:pPr>
      <w:r w:rsidRPr="00C617FA">
        <w:t>To r</w:t>
      </w:r>
      <w:r w:rsidR="00F42BA5" w:rsidRPr="00C617FA">
        <w:t xml:space="preserve">equest the </w:t>
      </w:r>
      <w:r w:rsidR="00C712D9" w:rsidRPr="00C617FA">
        <w:t>Lessor</w:t>
      </w:r>
      <w:r w:rsidR="00F42BA5" w:rsidRPr="00C617FA">
        <w:t xml:space="preserve"> to compensate for damages caused by the </w:t>
      </w:r>
      <w:r w:rsidR="00C712D9" w:rsidRPr="00C617FA">
        <w:t>Lessor</w:t>
      </w:r>
      <w:r w:rsidR="00F42BA5" w:rsidRPr="00C617FA">
        <w:t>'s fault;</w:t>
      </w:r>
    </w:p>
    <w:p w14:paraId="407395E9" w14:textId="77777777" w:rsidR="00C720D5" w:rsidRPr="00C617FA" w:rsidRDefault="00C720D5" w:rsidP="00C720D5">
      <w:pPr>
        <w:pStyle w:val="a3"/>
        <w:ind w:left="1134"/>
        <w:jc w:val="both"/>
      </w:pPr>
    </w:p>
    <w:p w14:paraId="342F1493" w14:textId="4F9CC8C1" w:rsidR="00C720D5" w:rsidRPr="00C617FA" w:rsidRDefault="0043001E" w:rsidP="00340A46">
      <w:pPr>
        <w:pStyle w:val="a3"/>
        <w:numPr>
          <w:ilvl w:val="0"/>
          <w:numId w:val="15"/>
        </w:numPr>
        <w:ind w:left="1134" w:hanging="567"/>
        <w:jc w:val="both"/>
      </w:pPr>
      <w:r w:rsidRPr="00C617FA">
        <w:t>To u</w:t>
      </w:r>
      <w:r w:rsidR="00F42BA5" w:rsidRPr="00C617FA">
        <w:t xml:space="preserve">nilateral termination </w:t>
      </w:r>
      <w:r w:rsidRPr="00C617FA">
        <w:t xml:space="preserve">this </w:t>
      </w:r>
      <w:r w:rsidR="00991A90" w:rsidRPr="00C617FA">
        <w:t>Agreement</w:t>
      </w:r>
      <w:r w:rsidR="00991A90" w:rsidRPr="00C617FA" w:rsidDel="00991A90">
        <w:t xml:space="preserve"> </w:t>
      </w:r>
      <w:r w:rsidR="00F42BA5" w:rsidRPr="00C617FA">
        <w:t xml:space="preserve">according to the provisions </w:t>
      </w:r>
      <w:r w:rsidR="00387D87" w:rsidRPr="009C7645">
        <w:t xml:space="preserve">specified in </w:t>
      </w:r>
      <w:r w:rsidR="00387D87" w:rsidRPr="009C7645">
        <w:rPr>
          <w:b/>
          <w:u w:val="single"/>
        </w:rPr>
        <w:t xml:space="preserve">Article </w:t>
      </w:r>
      <w:r w:rsidR="00387D87">
        <w:rPr>
          <w:b/>
          <w:u w:val="single"/>
        </w:rPr>
        <w:t xml:space="preserve">8, Article 10 </w:t>
      </w:r>
      <w:r w:rsidR="00387D87" w:rsidRPr="009C7645">
        <w:t>of this Agreement</w:t>
      </w:r>
      <w:r w:rsidR="003A17AB" w:rsidRPr="00C617FA">
        <w:rPr>
          <w:lang w:val="vi-VN"/>
        </w:rPr>
        <w:t>;</w:t>
      </w:r>
    </w:p>
    <w:p w14:paraId="0E6D4D45" w14:textId="77777777" w:rsidR="003A17AB" w:rsidRPr="00C617FA" w:rsidRDefault="003A17AB" w:rsidP="003A17AB">
      <w:pPr>
        <w:pStyle w:val="a3"/>
        <w:ind w:left="1134"/>
        <w:jc w:val="both"/>
      </w:pPr>
    </w:p>
    <w:p w14:paraId="3A058A9B" w14:textId="77044974" w:rsidR="003A17AB" w:rsidRPr="00C617FA" w:rsidRDefault="00B06620" w:rsidP="00340A46">
      <w:pPr>
        <w:pStyle w:val="a3"/>
        <w:numPr>
          <w:ilvl w:val="0"/>
          <w:numId w:val="15"/>
        </w:numPr>
        <w:spacing w:before="120" w:after="120"/>
        <w:ind w:left="1134" w:hanging="567"/>
        <w:jc w:val="both"/>
      </w:pPr>
      <w:r w:rsidRPr="004B3CE3">
        <w:rPr>
          <w:iCs/>
          <w:lang w:val="en-GB"/>
        </w:rPr>
        <w:t xml:space="preserve">If, at any time, any person or entity who shall acquire or succeed to the interests of </w:t>
      </w:r>
      <w:r w:rsidR="00C712D9" w:rsidRPr="004B3CE3">
        <w:rPr>
          <w:iCs/>
          <w:lang w:val="en-GB"/>
        </w:rPr>
        <w:t>Lessor</w:t>
      </w:r>
      <w:r w:rsidRPr="004B3CE3">
        <w:rPr>
          <w:iCs/>
          <w:lang w:val="en-GB"/>
        </w:rPr>
        <w:t xml:space="preserve"> under the Lease (“</w:t>
      </w:r>
      <w:r w:rsidRPr="004B3CE3">
        <w:rPr>
          <w:b/>
          <w:bCs/>
          <w:iCs/>
          <w:lang w:val="en-GB"/>
        </w:rPr>
        <w:t>New Owner</w:t>
      </w:r>
      <w:r w:rsidRPr="004B3CE3">
        <w:rPr>
          <w:iCs/>
          <w:lang w:val="en-GB"/>
        </w:rPr>
        <w:t xml:space="preserve">”), so long as the </w:t>
      </w:r>
      <w:r w:rsidR="00C712D9" w:rsidRPr="004B3CE3">
        <w:rPr>
          <w:iCs/>
          <w:lang w:val="en-GB"/>
        </w:rPr>
        <w:t>Lessee</w:t>
      </w:r>
      <w:r w:rsidRPr="004B3CE3">
        <w:rPr>
          <w:iCs/>
          <w:lang w:val="en-GB"/>
        </w:rPr>
        <w:t xml:space="preserve"> is not in default in the performance of its payment obligaitons under the </w:t>
      </w:r>
      <w:r w:rsidR="003E2291" w:rsidRPr="00C617FA">
        <w:rPr>
          <w:lang w:val="vi-VN"/>
        </w:rPr>
        <w:t>Agreement</w:t>
      </w:r>
      <w:r w:rsidRPr="004B3CE3">
        <w:rPr>
          <w:iCs/>
          <w:lang w:val="en-GB"/>
        </w:rPr>
        <w:t xml:space="preserve">, the </w:t>
      </w:r>
      <w:r w:rsidR="003E2291" w:rsidRPr="00C617FA">
        <w:rPr>
          <w:lang w:val="vi-VN"/>
        </w:rPr>
        <w:t>Agreement</w:t>
      </w:r>
      <w:r w:rsidRPr="004B3CE3">
        <w:rPr>
          <w:iCs/>
          <w:lang w:val="en-GB"/>
        </w:rPr>
        <w:t xml:space="preserve"> shall continue in full force and effect as a direct lease between the New Owner and </w:t>
      </w:r>
      <w:r w:rsidR="00C712D9" w:rsidRPr="004B3CE3">
        <w:rPr>
          <w:iCs/>
          <w:lang w:val="en-GB"/>
        </w:rPr>
        <w:t>Lessee</w:t>
      </w:r>
      <w:r w:rsidRPr="004B3CE3">
        <w:rPr>
          <w:iCs/>
          <w:lang w:val="en-GB"/>
        </w:rPr>
        <w:t xml:space="preserve">, upon and subject to all of the terms, covenants and conditions of the </w:t>
      </w:r>
      <w:r w:rsidR="003E2291" w:rsidRPr="00C617FA">
        <w:rPr>
          <w:lang w:val="vi-VN"/>
        </w:rPr>
        <w:t>Agreement</w:t>
      </w:r>
      <w:r w:rsidRPr="004B3CE3">
        <w:rPr>
          <w:iCs/>
          <w:lang w:val="en-GB"/>
        </w:rPr>
        <w:t xml:space="preserve">. The </w:t>
      </w:r>
      <w:r w:rsidR="00C712D9" w:rsidRPr="004B3CE3">
        <w:rPr>
          <w:iCs/>
          <w:lang w:val="en-GB"/>
        </w:rPr>
        <w:t>Lessee</w:t>
      </w:r>
      <w:r w:rsidRPr="004B3CE3">
        <w:rPr>
          <w:iCs/>
          <w:lang w:val="en-GB"/>
        </w:rPr>
        <w:t xml:space="preserve"> hereby agrees to attorn to and accept the New Owner as </w:t>
      </w:r>
      <w:r w:rsidR="00C712D9" w:rsidRPr="004B3CE3">
        <w:rPr>
          <w:iCs/>
          <w:lang w:val="en-GB"/>
        </w:rPr>
        <w:t>Lessor</w:t>
      </w:r>
      <w:r w:rsidRPr="004B3CE3">
        <w:rPr>
          <w:iCs/>
          <w:lang w:val="en-GB"/>
        </w:rPr>
        <w:t xml:space="preserve"> under the </w:t>
      </w:r>
      <w:r w:rsidR="003E2291" w:rsidRPr="00C617FA">
        <w:rPr>
          <w:lang w:val="vi-VN"/>
        </w:rPr>
        <w:t>Agreement</w:t>
      </w:r>
      <w:r w:rsidRPr="004B3CE3">
        <w:rPr>
          <w:iCs/>
          <w:lang w:val="en-GB"/>
        </w:rPr>
        <w:t xml:space="preserve"> and to be bound by and perform all of the obligations imposed by the Lease, and the New Owner, agrees that it will not disturb the possession of </w:t>
      </w:r>
      <w:r w:rsidR="00501800" w:rsidRPr="004B3CE3">
        <w:rPr>
          <w:iCs/>
          <w:lang w:val="en-GB"/>
        </w:rPr>
        <w:t xml:space="preserve">the </w:t>
      </w:r>
      <w:r w:rsidR="00C712D9" w:rsidRPr="00C617FA">
        <w:rPr>
          <w:iCs/>
          <w:lang w:val="en-GB"/>
        </w:rPr>
        <w:t>Lessee</w:t>
      </w:r>
      <w:r w:rsidRPr="004B3CE3">
        <w:rPr>
          <w:iCs/>
          <w:lang w:val="en-GB"/>
        </w:rPr>
        <w:t xml:space="preserve"> with </w:t>
      </w:r>
      <w:r w:rsidRPr="004B3CE3">
        <w:rPr>
          <w:iCs/>
          <w:lang w:val="en-GB"/>
        </w:rPr>
        <w:lastRenderedPageBreak/>
        <w:t xml:space="preserve">respect to the Premises and will be bound by all of the obligations imposed on the </w:t>
      </w:r>
      <w:r w:rsidR="00C712D9" w:rsidRPr="004B3CE3">
        <w:rPr>
          <w:iCs/>
          <w:lang w:val="en-GB"/>
        </w:rPr>
        <w:t>Lessor</w:t>
      </w:r>
      <w:r w:rsidRPr="004B3CE3">
        <w:rPr>
          <w:iCs/>
          <w:lang w:val="en-GB"/>
        </w:rPr>
        <w:t xml:space="preserve"> by the Lease</w:t>
      </w:r>
      <w:r w:rsidR="003A17AB" w:rsidRPr="004B3CE3">
        <w:rPr>
          <w:iCs/>
          <w:lang w:val="vi-VN"/>
        </w:rPr>
        <w:t>;</w:t>
      </w:r>
    </w:p>
    <w:p w14:paraId="33301AFF" w14:textId="77777777" w:rsidR="003A17AB" w:rsidRPr="00C617FA" w:rsidRDefault="003A17AB" w:rsidP="003A17AB">
      <w:pPr>
        <w:pStyle w:val="a3"/>
        <w:spacing w:before="120" w:after="120"/>
        <w:ind w:left="1134"/>
        <w:jc w:val="both"/>
      </w:pPr>
    </w:p>
    <w:p w14:paraId="1CC7D38E" w14:textId="7A82E6AA" w:rsidR="003A17AB" w:rsidRPr="00C617FA" w:rsidRDefault="003A17AB" w:rsidP="00340A46">
      <w:pPr>
        <w:pStyle w:val="a3"/>
        <w:numPr>
          <w:ilvl w:val="0"/>
          <w:numId w:val="15"/>
        </w:numPr>
        <w:spacing w:before="120" w:after="120"/>
        <w:ind w:left="1134" w:hanging="567"/>
        <w:jc w:val="both"/>
      </w:pPr>
      <w:r w:rsidRPr="004B3CE3">
        <w:rPr>
          <w:iCs/>
          <w:lang w:val="vi-VN"/>
        </w:rPr>
        <w:t xml:space="preserve">Other rights </w:t>
      </w:r>
      <w:r w:rsidR="00CA381B" w:rsidRPr="004B3CE3">
        <w:rPr>
          <w:iCs/>
          <w:lang w:val="en-US"/>
        </w:rPr>
        <w:t>specified in t</w:t>
      </w:r>
      <w:r w:rsidRPr="004B3CE3">
        <w:rPr>
          <w:iCs/>
          <w:lang w:val="vi-VN"/>
        </w:rPr>
        <w:t xml:space="preserve">his </w:t>
      </w:r>
      <w:r w:rsidR="003E2291" w:rsidRPr="00C617FA">
        <w:rPr>
          <w:lang w:val="vi-VN"/>
        </w:rPr>
        <w:t>Agreement</w:t>
      </w:r>
      <w:r w:rsidRPr="004B3CE3">
        <w:rPr>
          <w:iCs/>
          <w:lang w:val="vi-VN"/>
        </w:rPr>
        <w:t xml:space="preserve"> and </w:t>
      </w:r>
      <w:r w:rsidR="00CA381B" w:rsidRPr="004B3CE3">
        <w:rPr>
          <w:iCs/>
          <w:lang w:val="en-US"/>
        </w:rPr>
        <w:t>regulated by the</w:t>
      </w:r>
      <w:r w:rsidRPr="004B3CE3">
        <w:rPr>
          <w:iCs/>
          <w:lang w:val="vi-VN"/>
        </w:rPr>
        <w:t xml:space="preserve"> law</w:t>
      </w:r>
      <w:r w:rsidR="00CA381B" w:rsidRPr="004B3CE3">
        <w:rPr>
          <w:iCs/>
          <w:lang w:val="en-US"/>
        </w:rPr>
        <w:t>s</w:t>
      </w:r>
      <w:r w:rsidRPr="004B3CE3">
        <w:rPr>
          <w:iCs/>
          <w:lang w:val="vi-VN"/>
        </w:rPr>
        <w:t>.</w:t>
      </w:r>
    </w:p>
    <w:p w14:paraId="00F764E9" w14:textId="77777777" w:rsidR="00B15AA1" w:rsidRPr="00C617FA" w:rsidRDefault="00B15AA1" w:rsidP="00B15AA1">
      <w:pPr>
        <w:pStyle w:val="a3"/>
        <w:ind w:left="1134"/>
        <w:jc w:val="both"/>
      </w:pPr>
    </w:p>
    <w:p w14:paraId="541B6364" w14:textId="0AD80DCF" w:rsidR="00C720D5" w:rsidRPr="00C617FA" w:rsidRDefault="00F42BA5" w:rsidP="00340A46">
      <w:pPr>
        <w:pStyle w:val="a3"/>
        <w:numPr>
          <w:ilvl w:val="0"/>
          <w:numId w:val="14"/>
        </w:numPr>
        <w:ind w:left="567" w:hanging="567"/>
        <w:jc w:val="both"/>
      </w:pPr>
      <w:r w:rsidRPr="00C617FA">
        <w:t xml:space="preserve">Obligations of the </w:t>
      </w:r>
      <w:r w:rsidR="00C712D9" w:rsidRPr="00C617FA">
        <w:t>Lessee</w:t>
      </w:r>
    </w:p>
    <w:p w14:paraId="3335ABAF" w14:textId="77777777" w:rsidR="00C720D5" w:rsidRPr="00C617FA" w:rsidRDefault="00C720D5" w:rsidP="00C720D5">
      <w:pPr>
        <w:pStyle w:val="a3"/>
        <w:ind w:left="567"/>
        <w:jc w:val="both"/>
      </w:pPr>
    </w:p>
    <w:p w14:paraId="2F7A9872" w14:textId="3260052F" w:rsidR="00C720D5" w:rsidRPr="00C617FA" w:rsidRDefault="00CA381B" w:rsidP="00340A46">
      <w:pPr>
        <w:pStyle w:val="a3"/>
        <w:numPr>
          <w:ilvl w:val="0"/>
          <w:numId w:val="16"/>
        </w:numPr>
        <w:ind w:left="1134" w:hanging="567"/>
        <w:jc w:val="both"/>
      </w:pPr>
      <w:r w:rsidRPr="00C617FA">
        <w:t>To p</w:t>
      </w:r>
      <w:r w:rsidR="00F42BA5" w:rsidRPr="00C617FA">
        <w:t xml:space="preserve">reserve and use </w:t>
      </w:r>
      <w:r w:rsidR="00B15AA1" w:rsidRPr="00C617FA">
        <w:rPr>
          <w:lang w:val="vi-VN"/>
        </w:rPr>
        <w:t xml:space="preserve">the </w:t>
      </w:r>
      <w:r w:rsidR="00381F64" w:rsidRPr="00C617FA">
        <w:rPr>
          <w:lang w:val="vi-VN"/>
        </w:rPr>
        <w:t>Leased Premises</w:t>
      </w:r>
      <w:r w:rsidR="00B15AA1" w:rsidRPr="00C617FA">
        <w:rPr>
          <w:lang w:val="vi-VN"/>
        </w:rPr>
        <w:t xml:space="preserve"> </w:t>
      </w:r>
      <w:r w:rsidR="00090555" w:rsidRPr="00C617FA">
        <w:t>in proper with its function</w:t>
      </w:r>
      <w:r w:rsidR="00F42BA5" w:rsidRPr="00C617FA">
        <w:t xml:space="preserve"> and design </w:t>
      </w:r>
      <w:r w:rsidR="00090555" w:rsidRPr="00C617FA">
        <w:t>as set out</w:t>
      </w:r>
      <w:r w:rsidR="00F42BA5" w:rsidRPr="00C617FA">
        <w:t xml:space="preserve"> in </w:t>
      </w:r>
      <w:r w:rsidR="00F42BA5" w:rsidRPr="00C617FA">
        <w:rPr>
          <w:b/>
          <w:u w:val="single"/>
        </w:rPr>
        <w:t>Article 1</w:t>
      </w:r>
      <w:r w:rsidR="00F42BA5" w:rsidRPr="00C617FA">
        <w:t xml:space="preserve"> and </w:t>
      </w:r>
      <w:r w:rsidR="00090555" w:rsidRPr="00C617FA">
        <w:t xml:space="preserve">other </w:t>
      </w:r>
      <w:r w:rsidR="00F42BA5" w:rsidRPr="00C617FA">
        <w:t xml:space="preserve">agreements </w:t>
      </w:r>
      <w:r w:rsidR="00090555" w:rsidRPr="00C617FA">
        <w:t>indicated herein</w:t>
      </w:r>
      <w:r w:rsidR="00F42BA5" w:rsidRPr="00C617FA">
        <w:t>;</w:t>
      </w:r>
    </w:p>
    <w:p w14:paraId="13FE876C" w14:textId="77777777" w:rsidR="00C720D5" w:rsidRPr="00C617FA" w:rsidRDefault="00C720D5" w:rsidP="00C720D5">
      <w:pPr>
        <w:pStyle w:val="a3"/>
        <w:ind w:left="1134"/>
        <w:jc w:val="both"/>
      </w:pPr>
    </w:p>
    <w:p w14:paraId="5E41BB10" w14:textId="26E1355E" w:rsidR="00C720D5" w:rsidRPr="00C617FA" w:rsidRDefault="00090555" w:rsidP="00340A46">
      <w:pPr>
        <w:pStyle w:val="a3"/>
        <w:numPr>
          <w:ilvl w:val="0"/>
          <w:numId w:val="16"/>
        </w:numPr>
        <w:ind w:left="1134" w:hanging="567"/>
        <w:jc w:val="both"/>
      </w:pPr>
      <w:r w:rsidRPr="00C617FA">
        <w:t>To p</w:t>
      </w:r>
      <w:r w:rsidR="00F42BA5" w:rsidRPr="00C617FA">
        <w:t>ay the Rent</w:t>
      </w:r>
      <w:r w:rsidRPr="00C617FA">
        <w:t>, Service Charge and other related fees/payable amounts</w:t>
      </w:r>
      <w:r w:rsidR="00F42BA5" w:rsidRPr="00C617FA">
        <w:t xml:space="preserve"> in full </w:t>
      </w:r>
      <w:r w:rsidR="00B15AA1" w:rsidRPr="00C617FA">
        <w:rPr>
          <w:lang w:val="vi-VN"/>
        </w:rPr>
        <w:t xml:space="preserve">and </w:t>
      </w:r>
      <w:r w:rsidR="00F42BA5" w:rsidRPr="00C617FA">
        <w:t xml:space="preserve">by the method agreed in </w:t>
      </w:r>
      <w:r w:rsidR="00F42BA5" w:rsidRPr="00C617FA">
        <w:rPr>
          <w:b/>
          <w:u w:val="single"/>
        </w:rPr>
        <w:t xml:space="preserve">Article </w:t>
      </w:r>
      <w:r w:rsidR="00270532">
        <w:rPr>
          <w:b/>
          <w:u w:val="single"/>
        </w:rPr>
        <w:t>2</w:t>
      </w:r>
      <w:r w:rsidR="00F42BA5" w:rsidRPr="00C617FA">
        <w:t xml:space="preserve"> and </w:t>
      </w:r>
      <w:r w:rsidR="00F42BA5" w:rsidRPr="00C617FA">
        <w:rPr>
          <w:b/>
          <w:u w:val="single"/>
        </w:rPr>
        <w:t xml:space="preserve">Article </w:t>
      </w:r>
      <w:r w:rsidR="00270532">
        <w:rPr>
          <w:b/>
          <w:u w:val="single"/>
        </w:rPr>
        <w:t>3</w:t>
      </w:r>
      <w:r w:rsidR="00F42BA5" w:rsidRPr="00C617FA">
        <w:t xml:space="preserve"> of this </w:t>
      </w:r>
      <w:r w:rsidR="00991A90" w:rsidRPr="00C617FA">
        <w:t>Agreement</w:t>
      </w:r>
      <w:r w:rsidR="00F42BA5" w:rsidRPr="00C617FA">
        <w:t>;</w:t>
      </w:r>
    </w:p>
    <w:p w14:paraId="43CB0AC6" w14:textId="77777777" w:rsidR="00C720D5" w:rsidRPr="00C617FA" w:rsidRDefault="00C720D5" w:rsidP="00C720D5">
      <w:pPr>
        <w:pStyle w:val="a3"/>
        <w:ind w:left="1134"/>
        <w:jc w:val="both"/>
      </w:pPr>
    </w:p>
    <w:p w14:paraId="506B380B" w14:textId="2F548E5E" w:rsidR="00C720D5" w:rsidRPr="00C617FA" w:rsidRDefault="00090555" w:rsidP="00340A46">
      <w:pPr>
        <w:pStyle w:val="a3"/>
        <w:numPr>
          <w:ilvl w:val="0"/>
          <w:numId w:val="16"/>
        </w:numPr>
        <w:ind w:left="1134" w:hanging="567"/>
        <w:jc w:val="both"/>
      </w:pPr>
      <w:r w:rsidRPr="00C617FA">
        <w:t>To u</w:t>
      </w:r>
      <w:r w:rsidR="00F42BA5" w:rsidRPr="00C617FA">
        <w:t xml:space="preserve">se </w:t>
      </w:r>
      <w:r w:rsidR="00B15AA1" w:rsidRPr="00C617FA">
        <w:rPr>
          <w:lang w:val="vi-VN"/>
        </w:rPr>
        <w:t xml:space="preserve">the </w:t>
      </w:r>
      <w:r w:rsidR="00381F64" w:rsidRPr="00C617FA">
        <w:rPr>
          <w:lang w:val="vi-VN"/>
        </w:rPr>
        <w:t>Leased Premises</w:t>
      </w:r>
      <w:r w:rsidR="00B15AA1" w:rsidRPr="00C617FA">
        <w:rPr>
          <w:lang w:val="vi-VN"/>
        </w:rPr>
        <w:t xml:space="preserve"> </w:t>
      </w:r>
      <w:r w:rsidR="00F42BA5" w:rsidRPr="00C617FA">
        <w:t xml:space="preserve">for the </w:t>
      </w:r>
      <w:r w:rsidRPr="00C617FA">
        <w:t>exacct</w:t>
      </w:r>
      <w:r w:rsidR="00F42BA5" w:rsidRPr="00C617FA">
        <w:t xml:space="preserve"> purpose and r</w:t>
      </w:r>
      <w:r w:rsidRPr="00C617FA">
        <w:t>emedy the</w:t>
      </w:r>
      <w:r w:rsidR="00F42BA5" w:rsidRPr="00C617FA">
        <w:t xml:space="preserve"> damage</w:t>
      </w:r>
      <w:r w:rsidRPr="00C617FA">
        <w:t>s</w:t>
      </w:r>
      <w:r w:rsidR="00F42BA5" w:rsidRPr="00C617FA">
        <w:t xml:space="preserve"> to </w:t>
      </w:r>
      <w:r w:rsidR="00B15AA1" w:rsidRPr="00C617FA">
        <w:rPr>
          <w:lang w:val="vi-VN"/>
        </w:rPr>
        <w:t xml:space="preserve">the </w:t>
      </w:r>
      <w:r w:rsidR="00381F64" w:rsidRPr="00C617FA">
        <w:rPr>
          <w:lang w:val="vi-VN"/>
        </w:rPr>
        <w:t>Leased Premises</w:t>
      </w:r>
      <w:r w:rsidR="00B15AA1" w:rsidRPr="00C617FA">
        <w:rPr>
          <w:lang w:val="vi-VN"/>
        </w:rPr>
        <w:t xml:space="preserve"> </w:t>
      </w:r>
      <w:r w:rsidR="00F42BA5" w:rsidRPr="00C617FA">
        <w:t xml:space="preserve">caused by </w:t>
      </w:r>
      <w:r w:rsidRPr="00C617FA">
        <w:t xml:space="preserve">the </w:t>
      </w:r>
      <w:r w:rsidR="00C712D9" w:rsidRPr="00C617FA">
        <w:t>Lessee</w:t>
      </w:r>
      <w:r w:rsidRPr="00C617FA">
        <w:t xml:space="preserve">’s </w:t>
      </w:r>
      <w:r w:rsidR="00F42BA5" w:rsidRPr="00C617FA">
        <w:t>fault;</w:t>
      </w:r>
    </w:p>
    <w:p w14:paraId="2BF73139" w14:textId="77777777" w:rsidR="00C720D5" w:rsidRPr="00C617FA" w:rsidRDefault="00C720D5" w:rsidP="00C720D5">
      <w:pPr>
        <w:pStyle w:val="a3"/>
        <w:ind w:left="1134"/>
        <w:jc w:val="both"/>
      </w:pPr>
    </w:p>
    <w:p w14:paraId="537D115B" w14:textId="28C90C6D" w:rsidR="00C720D5" w:rsidRPr="00C617FA" w:rsidRDefault="00090555" w:rsidP="00340A46">
      <w:pPr>
        <w:pStyle w:val="a3"/>
        <w:numPr>
          <w:ilvl w:val="0"/>
          <w:numId w:val="16"/>
        </w:numPr>
        <w:ind w:left="1134" w:hanging="567"/>
        <w:jc w:val="both"/>
      </w:pPr>
      <w:r w:rsidRPr="00C617FA">
        <w:t>To r</w:t>
      </w:r>
      <w:r w:rsidR="00F42BA5" w:rsidRPr="00C617FA">
        <w:t xml:space="preserve">eturn </w:t>
      </w:r>
      <w:r w:rsidR="00B15AA1" w:rsidRPr="00C617FA">
        <w:rPr>
          <w:lang w:val="vi-VN"/>
        </w:rPr>
        <w:t xml:space="preserve">the </w:t>
      </w:r>
      <w:r w:rsidR="00381F64" w:rsidRPr="00C617FA">
        <w:rPr>
          <w:lang w:val="vi-VN"/>
        </w:rPr>
        <w:t>Leased Premises</w:t>
      </w:r>
      <w:r w:rsidR="00B15AA1" w:rsidRPr="00C617FA">
        <w:rPr>
          <w:lang w:val="vi-VN"/>
        </w:rPr>
        <w:t xml:space="preserve"> </w:t>
      </w:r>
      <w:r w:rsidR="00F42BA5" w:rsidRPr="00C617FA">
        <w:t xml:space="preserve">to the </w:t>
      </w:r>
      <w:r w:rsidR="00C712D9" w:rsidRPr="00C617FA">
        <w:t>Lessor</w:t>
      </w:r>
      <w:r w:rsidR="00F42BA5" w:rsidRPr="00C617FA">
        <w:t xml:space="preserve"> according to </w:t>
      </w:r>
      <w:r w:rsidR="003A17AB" w:rsidRPr="00C617FA">
        <w:rPr>
          <w:b/>
          <w:bCs/>
          <w:u w:val="single"/>
        </w:rPr>
        <w:t xml:space="preserve">Article </w:t>
      </w:r>
      <w:r w:rsidR="003A17AB" w:rsidRPr="00C617FA">
        <w:rPr>
          <w:b/>
          <w:bCs/>
          <w:u w:val="single"/>
          <w:lang w:val="vi-VN"/>
        </w:rPr>
        <w:t>4.</w:t>
      </w:r>
      <w:r w:rsidR="00542E8E" w:rsidRPr="00C617FA">
        <w:rPr>
          <w:b/>
          <w:bCs/>
          <w:u w:val="single"/>
          <w:lang w:val="vi-VN"/>
        </w:rPr>
        <w:t xml:space="preserve">7 </w:t>
      </w:r>
      <w:r w:rsidR="003A17AB" w:rsidRPr="00C617FA">
        <w:rPr>
          <w:lang w:val="vi-VN"/>
        </w:rPr>
        <w:t xml:space="preserve">of </w:t>
      </w:r>
      <w:r w:rsidR="00B15AA1" w:rsidRPr="00C617FA">
        <w:t xml:space="preserve">the </w:t>
      </w:r>
      <w:r w:rsidR="002520B1" w:rsidRPr="00C617FA">
        <w:t>Lease</w:t>
      </w:r>
      <w:r w:rsidR="00B15AA1" w:rsidRPr="00C617FA">
        <w:t>;</w:t>
      </w:r>
    </w:p>
    <w:p w14:paraId="75B8F9EB" w14:textId="77777777" w:rsidR="00C720D5" w:rsidRPr="00C617FA" w:rsidRDefault="00C720D5" w:rsidP="00C720D5">
      <w:pPr>
        <w:pStyle w:val="a3"/>
        <w:ind w:left="1134"/>
        <w:jc w:val="both"/>
      </w:pPr>
    </w:p>
    <w:p w14:paraId="50FFE21E" w14:textId="77F4B784" w:rsidR="00C720D5" w:rsidRPr="00C617FA" w:rsidRDefault="00090555" w:rsidP="00340A46">
      <w:pPr>
        <w:pStyle w:val="a3"/>
        <w:numPr>
          <w:ilvl w:val="0"/>
          <w:numId w:val="16"/>
        </w:numPr>
        <w:ind w:left="1134" w:hanging="567"/>
        <w:jc w:val="both"/>
      </w:pPr>
      <w:r w:rsidRPr="00C617FA">
        <w:t>Not to</w:t>
      </w:r>
      <w:r w:rsidR="00F42BA5" w:rsidRPr="00C617FA">
        <w:t xml:space="preserve"> change, renovate or </w:t>
      </w:r>
      <w:r w:rsidRPr="00C617FA">
        <w:t>dismantle</w:t>
      </w:r>
      <w:r w:rsidR="00F42BA5" w:rsidRPr="00C617FA">
        <w:t xml:space="preserve"> </w:t>
      </w:r>
      <w:r w:rsidR="00B15AA1" w:rsidRPr="00C617FA">
        <w:rPr>
          <w:lang w:val="vi-VN"/>
        </w:rPr>
        <w:t xml:space="preserve">the </w:t>
      </w:r>
      <w:r w:rsidR="00381F64" w:rsidRPr="00C617FA">
        <w:rPr>
          <w:lang w:val="vi-VN"/>
        </w:rPr>
        <w:t>Leased Premises</w:t>
      </w:r>
      <w:r w:rsidR="00B15AA1" w:rsidRPr="00C617FA">
        <w:rPr>
          <w:lang w:val="vi-VN"/>
        </w:rPr>
        <w:t xml:space="preserve"> </w:t>
      </w:r>
      <w:r w:rsidR="00F42BA5" w:rsidRPr="00C617FA">
        <w:t>without the</w:t>
      </w:r>
      <w:r w:rsidRPr="00C617FA">
        <w:t xml:space="preserve"> </w:t>
      </w:r>
      <w:r w:rsidR="00C712D9" w:rsidRPr="00C617FA">
        <w:t>Lessor</w:t>
      </w:r>
      <w:r w:rsidRPr="00C617FA">
        <w:t>’s</w:t>
      </w:r>
      <w:r w:rsidR="00F42BA5" w:rsidRPr="00C617FA">
        <w:t xml:space="preserve"> written consent;</w:t>
      </w:r>
    </w:p>
    <w:p w14:paraId="229C419B" w14:textId="77777777" w:rsidR="00C720D5" w:rsidRPr="00C617FA" w:rsidRDefault="00C720D5" w:rsidP="00C720D5">
      <w:pPr>
        <w:pStyle w:val="a3"/>
        <w:ind w:left="1134"/>
        <w:jc w:val="both"/>
      </w:pPr>
    </w:p>
    <w:p w14:paraId="092BF743" w14:textId="023135D3" w:rsidR="00C720D5" w:rsidRPr="00C617FA" w:rsidRDefault="00090555" w:rsidP="00340A46">
      <w:pPr>
        <w:pStyle w:val="a3"/>
        <w:numPr>
          <w:ilvl w:val="0"/>
          <w:numId w:val="16"/>
        </w:numPr>
        <w:ind w:left="1134" w:hanging="567"/>
        <w:jc w:val="both"/>
      </w:pPr>
      <w:r w:rsidRPr="00C617FA">
        <w:t>To c</w:t>
      </w:r>
      <w:r w:rsidR="00F42BA5" w:rsidRPr="00C617FA">
        <w:t xml:space="preserve">ompensate for damages caused by </w:t>
      </w:r>
      <w:r w:rsidRPr="00C617FA">
        <w:t xml:space="preserve">the </w:t>
      </w:r>
      <w:r w:rsidR="00C712D9" w:rsidRPr="00C617FA">
        <w:t>Lessee</w:t>
      </w:r>
      <w:r w:rsidRPr="00C617FA">
        <w:t>’s</w:t>
      </w:r>
      <w:r w:rsidR="00F42BA5" w:rsidRPr="00C617FA">
        <w:t xml:space="preserve"> fault;</w:t>
      </w:r>
    </w:p>
    <w:p w14:paraId="46DADEE3" w14:textId="77777777" w:rsidR="00C720D5" w:rsidRPr="00C617FA" w:rsidRDefault="00C720D5" w:rsidP="00C720D5">
      <w:pPr>
        <w:pStyle w:val="a3"/>
        <w:ind w:left="1134"/>
        <w:jc w:val="both"/>
      </w:pPr>
    </w:p>
    <w:p w14:paraId="44C2336C" w14:textId="3AC9882F" w:rsidR="00C720D5" w:rsidRPr="00C617FA" w:rsidRDefault="00090555" w:rsidP="00340A46">
      <w:pPr>
        <w:pStyle w:val="a3"/>
        <w:numPr>
          <w:ilvl w:val="0"/>
          <w:numId w:val="16"/>
        </w:numPr>
        <w:ind w:left="1134" w:hanging="567"/>
        <w:jc w:val="both"/>
      </w:pPr>
      <w:r w:rsidRPr="00C617FA">
        <w:t>To e</w:t>
      </w:r>
      <w:r w:rsidR="00B15AA1" w:rsidRPr="00C617FA">
        <w:t xml:space="preserve">nsure </w:t>
      </w:r>
      <w:r w:rsidR="00B15AA1" w:rsidRPr="00C617FA">
        <w:rPr>
          <w:lang w:val="vi-VN"/>
        </w:rPr>
        <w:t xml:space="preserve">that on the date of signing this </w:t>
      </w:r>
      <w:r w:rsidR="00991A90" w:rsidRPr="004B3CE3">
        <w:rPr>
          <w:lang w:val="vi-VN"/>
        </w:rPr>
        <w:t>Agreement</w:t>
      </w:r>
      <w:r w:rsidR="00B15AA1" w:rsidRPr="00C617FA">
        <w:rPr>
          <w:lang w:val="vi-VN"/>
        </w:rPr>
        <w:t xml:space="preserve">, the </w:t>
      </w:r>
      <w:r w:rsidR="00C712D9" w:rsidRPr="00C617FA">
        <w:rPr>
          <w:lang w:val="vi-VN"/>
        </w:rPr>
        <w:t>Lessee</w:t>
      </w:r>
      <w:r w:rsidR="00B15AA1" w:rsidRPr="00C617FA">
        <w:rPr>
          <w:lang w:val="vi-VN"/>
        </w:rPr>
        <w:t xml:space="preserve"> </w:t>
      </w:r>
      <w:r w:rsidR="00650F99" w:rsidRPr="00C617FA">
        <w:rPr>
          <w:lang w:val="en-US"/>
        </w:rPr>
        <w:t xml:space="preserve">has </w:t>
      </w:r>
      <w:r w:rsidR="00650F99" w:rsidRPr="00C617FA">
        <w:rPr>
          <w:lang w:val="vi-VN"/>
        </w:rPr>
        <w:t>met</w:t>
      </w:r>
      <w:r w:rsidR="00B15AA1" w:rsidRPr="00C617FA">
        <w:rPr>
          <w:lang w:val="vi-VN"/>
        </w:rPr>
        <w:t xml:space="preserve"> all the conditions prescribed by</w:t>
      </w:r>
      <w:r w:rsidR="00650F99" w:rsidRPr="00C617FA">
        <w:rPr>
          <w:lang w:val="en-US"/>
        </w:rPr>
        <w:t xml:space="preserve"> the</w:t>
      </w:r>
      <w:r w:rsidR="00B15AA1" w:rsidRPr="00C617FA">
        <w:rPr>
          <w:lang w:val="vi-VN"/>
        </w:rPr>
        <w:t xml:space="preserve"> law</w:t>
      </w:r>
      <w:r w:rsidR="00650F99" w:rsidRPr="00C617FA">
        <w:rPr>
          <w:lang w:val="en-US"/>
        </w:rPr>
        <w:t>s</w:t>
      </w:r>
      <w:r w:rsidR="00B15AA1" w:rsidRPr="00C617FA">
        <w:rPr>
          <w:lang w:val="vi-VN"/>
        </w:rPr>
        <w:t xml:space="preserve"> to carry out the </w:t>
      </w:r>
      <w:r w:rsidR="00C712D9" w:rsidRPr="00C617FA">
        <w:rPr>
          <w:lang w:val="vi-VN"/>
        </w:rPr>
        <w:t>Lessee</w:t>
      </w:r>
      <w:r w:rsidR="00B15AA1" w:rsidRPr="00C617FA">
        <w:rPr>
          <w:lang w:val="vi-VN"/>
        </w:rPr>
        <w:t xml:space="preserve">'s professions and business activities in the </w:t>
      </w:r>
      <w:r w:rsidR="00381F64" w:rsidRPr="00C617FA">
        <w:rPr>
          <w:lang w:val="vi-VN"/>
        </w:rPr>
        <w:t>Leased Premises</w:t>
      </w:r>
      <w:r w:rsidR="00B15AA1" w:rsidRPr="00C617FA">
        <w:rPr>
          <w:lang w:val="vi-VN"/>
        </w:rPr>
        <w:t>;</w:t>
      </w:r>
      <w:r w:rsidR="00F42BA5" w:rsidRPr="00C617FA">
        <w:t xml:space="preserve"> </w:t>
      </w:r>
    </w:p>
    <w:p w14:paraId="67944F60" w14:textId="77777777" w:rsidR="00B15AA1" w:rsidRPr="00C617FA" w:rsidRDefault="00B15AA1" w:rsidP="00B15AA1">
      <w:pPr>
        <w:pStyle w:val="a3"/>
        <w:ind w:left="1134"/>
        <w:jc w:val="both"/>
      </w:pPr>
    </w:p>
    <w:p w14:paraId="5EE8635E" w14:textId="4D6FCF7E" w:rsidR="002F5067" w:rsidRPr="00C617FA" w:rsidRDefault="00381F64" w:rsidP="00340A46">
      <w:pPr>
        <w:pStyle w:val="a3"/>
        <w:numPr>
          <w:ilvl w:val="0"/>
          <w:numId w:val="16"/>
        </w:numPr>
        <w:ind w:left="1134" w:hanging="567"/>
        <w:jc w:val="both"/>
      </w:pPr>
      <w:r w:rsidRPr="00C617FA">
        <w:rPr>
          <w:lang w:val="vi-VN"/>
        </w:rPr>
        <w:t>T</w:t>
      </w:r>
      <w:r w:rsidR="00650F99" w:rsidRPr="00C617FA">
        <w:rPr>
          <w:lang w:val="en-US"/>
        </w:rPr>
        <w:t xml:space="preserve">he </w:t>
      </w:r>
      <w:r w:rsidR="00C712D9" w:rsidRPr="00C617FA">
        <w:rPr>
          <w:lang w:val="en-US"/>
        </w:rPr>
        <w:t>Lessee</w:t>
      </w:r>
      <w:r w:rsidR="002F5067" w:rsidRPr="00C617FA">
        <w:rPr>
          <w:lang w:val="vi-VN"/>
        </w:rPr>
        <w:t xml:space="preserve">, at its own </w:t>
      </w:r>
      <w:r w:rsidR="00650F99" w:rsidRPr="00C617FA">
        <w:rPr>
          <w:lang w:val="en-US"/>
        </w:rPr>
        <w:t>costs</w:t>
      </w:r>
      <w:r w:rsidR="002F5067" w:rsidRPr="00C617FA">
        <w:rPr>
          <w:lang w:val="vi-VN"/>
        </w:rPr>
        <w:t>, shall:</w:t>
      </w:r>
    </w:p>
    <w:p w14:paraId="682D109F" w14:textId="77777777" w:rsidR="002F5067" w:rsidRPr="00C617FA" w:rsidRDefault="002F5067" w:rsidP="002F5067">
      <w:pPr>
        <w:pStyle w:val="a3"/>
        <w:ind w:left="1134"/>
        <w:jc w:val="both"/>
        <w:rPr>
          <w:lang w:val="vi-VN"/>
        </w:rPr>
      </w:pPr>
    </w:p>
    <w:p w14:paraId="69FBEF9C" w14:textId="5577ECD0" w:rsidR="002F5067" w:rsidRPr="00C617FA" w:rsidRDefault="00650F99" w:rsidP="00340A46">
      <w:pPr>
        <w:pStyle w:val="a3"/>
        <w:numPr>
          <w:ilvl w:val="0"/>
          <w:numId w:val="78"/>
        </w:numPr>
        <w:ind w:left="1701" w:hanging="567"/>
        <w:jc w:val="both"/>
        <w:rPr>
          <w:lang w:val="vi-VN"/>
        </w:rPr>
      </w:pPr>
      <w:r w:rsidRPr="004B3CE3">
        <w:rPr>
          <w:lang w:val="en-US"/>
        </w:rPr>
        <w:t>o</w:t>
      </w:r>
      <w:r w:rsidR="002F5067" w:rsidRPr="004B3CE3">
        <w:rPr>
          <w:lang w:val="vi-VN"/>
        </w:rPr>
        <w:t xml:space="preserve">btain and maintain insurance on all </w:t>
      </w:r>
      <w:r w:rsidR="00C712D9" w:rsidRPr="004B3CE3">
        <w:rPr>
          <w:lang w:val="vi-VN"/>
        </w:rPr>
        <w:t>Lessee</w:t>
      </w:r>
      <w:r w:rsidR="002F5067" w:rsidRPr="004B3CE3">
        <w:rPr>
          <w:lang w:val="vi-VN"/>
        </w:rPr>
        <w:t xml:space="preserve">'s assets within the </w:t>
      </w:r>
      <w:r w:rsidR="00381F64" w:rsidRPr="004B3CE3">
        <w:rPr>
          <w:lang w:val="vi-VN"/>
        </w:rPr>
        <w:t>Leased Premises</w:t>
      </w:r>
      <w:r w:rsidR="002F5067" w:rsidRPr="004B3CE3">
        <w:rPr>
          <w:lang w:val="vi-VN"/>
        </w:rPr>
        <w:t xml:space="preserve"> at the full insured value of the assets for all risks insured against such assets;</w:t>
      </w:r>
      <w:r w:rsidR="00A04106" w:rsidRPr="00C617FA">
        <w:rPr>
          <w:lang w:val="vi-VN"/>
        </w:rPr>
        <w:t xml:space="preserve"> </w:t>
      </w:r>
    </w:p>
    <w:p w14:paraId="3747FC68" w14:textId="77777777" w:rsidR="002F5067" w:rsidRPr="00C617FA" w:rsidRDefault="002F5067" w:rsidP="002F5067">
      <w:pPr>
        <w:pStyle w:val="a3"/>
        <w:ind w:left="1701"/>
        <w:jc w:val="both"/>
        <w:rPr>
          <w:lang w:val="vi-VN"/>
        </w:rPr>
      </w:pPr>
    </w:p>
    <w:p w14:paraId="0BA47734" w14:textId="3DB1E1C5" w:rsidR="002F5067" w:rsidRPr="00C617FA" w:rsidRDefault="00650F99" w:rsidP="00340A46">
      <w:pPr>
        <w:pStyle w:val="a3"/>
        <w:numPr>
          <w:ilvl w:val="0"/>
          <w:numId w:val="78"/>
        </w:numPr>
        <w:ind w:left="1701" w:hanging="567"/>
        <w:jc w:val="both"/>
        <w:rPr>
          <w:lang w:val="vi-VN"/>
        </w:rPr>
      </w:pPr>
      <w:r w:rsidRPr="004B3CE3">
        <w:rPr>
          <w:lang w:val="en-US"/>
        </w:rPr>
        <w:t>o</w:t>
      </w:r>
      <w:r w:rsidR="002F5067" w:rsidRPr="004B3CE3">
        <w:rPr>
          <w:lang w:val="vi-VN"/>
        </w:rPr>
        <w:t xml:space="preserve">btain and maintain insurance covering all risks and damages to the Leased Premises, </w:t>
      </w:r>
      <w:r w:rsidRPr="004B3CE3">
        <w:rPr>
          <w:lang w:val="vi-VN"/>
        </w:rPr>
        <w:t xml:space="preserve">equipment, </w:t>
      </w:r>
      <w:r w:rsidR="002F5067" w:rsidRPr="004B3CE3">
        <w:rPr>
          <w:lang w:val="vi-VN"/>
        </w:rPr>
        <w:t>fixtures</w:t>
      </w:r>
      <w:r w:rsidRPr="004B3CE3">
        <w:rPr>
          <w:lang w:val="en-US"/>
        </w:rPr>
        <w:t>, installments</w:t>
      </w:r>
      <w:r w:rsidR="002F5067" w:rsidRPr="004B3CE3">
        <w:rPr>
          <w:lang w:val="vi-VN"/>
        </w:rPr>
        <w:t xml:space="preserve"> permanently installed in the Leased Premises, all fixtures and fittings and objects in the </w:t>
      </w:r>
      <w:r w:rsidR="00381F64" w:rsidRPr="004B3CE3">
        <w:rPr>
          <w:lang w:val="vi-VN"/>
        </w:rPr>
        <w:t>Leased Premises</w:t>
      </w:r>
      <w:r w:rsidR="002F5067" w:rsidRPr="004B3CE3">
        <w:rPr>
          <w:lang w:val="vi-VN"/>
        </w:rPr>
        <w:t xml:space="preserve"> and all parts thereof according to</w:t>
      </w:r>
      <w:r w:rsidRPr="004B3CE3">
        <w:rPr>
          <w:lang w:val="en-US"/>
        </w:rPr>
        <w:t xml:space="preserve"> their</w:t>
      </w:r>
      <w:r w:rsidR="002F5067" w:rsidRPr="004B3CE3">
        <w:rPr>
          <w:lang w:val="vi-VN"/>
        </w:rPr>
        <w:t xml:space="preserve"> values and including risks arising from the </w:t>
      </w:r>
      <w:r w:rsidR="00C712D9" w:rsidRPr="004B3CE3">
        <w:rPr>
          <w:lang w:val="vi-VN"/>
        </w:rPr>
        <w:t>Lessee</w:t>
      </w:r>
      <w:r w:rsidR="002F5067" w:rsidRPr="004B3CE3">
        <w:rPr>
          <w:lang w:val="vi-VN"/>
        </w:rPr>
        <w:t xml:space="preserve">'s activities carried out in the </w:t>
      </w:r>
      <w:r w:rsidR="00381F64" w:rsidRPr="004B3CE3">
        <w:rPr>
          <w:lang w:val="vi-VN"/>
        </w:rPr>
        <w:t>Leased Premises</w:t>
      </w:r>
      <w:r w:rsidR="002F5067" w:rsidRPr="004B3CE3">
        <w:rPr>
          <w:lang w:val="vi-VN"/>
        </w:rPr>
        <w:t xml:space="preserve"> as may from time to time be reasonably determined by </w:t>
      </w:r>
      <w:r w:rsidR="00273FE6" w:rsidRPr="004B3CE3">
        <w:rPr>
          <w:lang w:val="vi-VN"/>
        </w:rPr>
        <w:t xml:space="preserve">the </w:t>
      </w:r>
      <w:r w:rsidR="00C712D9" w:rsidRPr="004B3CE3">
        <w:rPr>
          <w:lang w:val="vi-VN"/>
        </w:rPr>
        <w:t>Lessor</w:t>
      </w:r>
      <w:r w:rsidRPr="004B3CE3">
        <w:rPr>
          <w:lang w:val="en-US"/>
        </w:rPr>
        <w:t xml:space="preserve"> in writting</w:t>
      </w:r>
      <w:r w:rsidR="00273FE6" w:rsidRPr="004B3CE3">
        <w:rPr>
          <w:lang w:val="vi-VN"/>
        </w:rPr>
        <w:t>;</w:t>
      </w:r>
    </w:p>
    <w:p w14:paraId="32BF7DE1" w14:textId="77777777" w:rsidR="002F5067" w:rsidRPr="00C617FA" w:rsidRDefault="002F5067" w:rsidP="002F5067">
      <w:pPr>
        <w:pStyle w:val="a3"/>
        <w:ind w:left="1701"/>
        <w:jc w:val="both"/>
        <w:rPr>
          <w:lang w:val="vi-VN"/>
        </w:rPr>
      </w:pPr>
    </w:p>
    <w:p w14:paraId="3D8C740C" w14:textId="4A93B5D3" w:rsidR="002F5067" w:rsidRPr="00C617FA" w:rsidRDefault="00650F99" w:rsidP="00340A46">
      <w:pPr>
        <w:pStyle w:val="a3"/>
        <w:numPr>
          <w:ilvl w:val="0"/>
          <w:numId w:val="78"/>
        </w:numPr>
        <w:ind w:left="1701" w:hanging="567"/>
        <w:jc w:val="both"/>
        <w:rPr>
          <w:lang w:val="vi-VN"/>
        </w:rPr>
      </w:pPr>
      <w:r w:rsidRPr="004B3CE3">
        <w:rPr>
          <w:lang w:val="en-US"/>
        </w:rPr>
        <w:t>p</w:t>
      </w:r>
      <w:r w:rsidR="002F5067" w:rsidRPr="004B3CE3">
        <w:rPr>
          <w:lang w:val="vi-VN"/>
        </w:rPr>
        <w:t>urchase full public liability insurance covering all claims for personal injury, death or property damage or loss;</w:t>
      </w:r>
    </w:p>
    <w:p w14:paraId="087F4641" w14:textId="77777777" w:rsidR="002F5067" w:rsidRPr="00C617FA" w:rsidRDefault="002F5067" w:rsidP="002F5067">
      <w:pPr>
        <w:pStyle w:val="a3"/>
        <w:ind w:left="1701"/>
        <w:jc w:val="both"/>
        <w:rPr>
          <w:lang w:val="vi-VN"/>
        </w:rPr>
      </w:pPr>
    </w:p>
    <w:p w14:paraId="30608A1D" w14:textId="4B0AD9CE" w:rsidR="002F5067" w:rsidRPr="00C617FA" w:rsidRDefault="00650F99" w:rsidP="00340A46">
      <w:pPr>
        <w:pStyle w:val="a3"/>
        <w:numPr>
          <w:ilvl w:val="0"/>
          <w:numId w:val="78"/>
        </w:numPr>
        <w:ind w:left="1701" w:hanging="567"/>
        <w:jc w:val="both"/>
        <w:rPr>
          <w:lang w:val="vi-VN"/>
        </w:rPr>
      </w:pPr>
      <w:r w:rsidRPr="004B3CE3">
        <w:rPr>
          <w:lang w:val="en-US"/>
        </w:rPr>
        <w:t>p</w:t>
      </w:r>
      <w:r w:rsidR="002F5067" w:rsidRPr="004B3CE3">
        <w:rPr>
          <w:lang w:val="vi-VN"/>
        </w:rPr>
        <w:t>urchas</w:t>
      </w:r>
      <w:r w:rsidRPr="004B3CE3">
        <w:rPr>
          <w:lang w:val="en-US"/>
        </w:rPr>
        <w:t>e</w:t>
      </w:r>
      <w:r w:rsidR="002F5067" w:rsidRPr="004B3CE3">
        <w:rPr>
          <w:lang w:val="vi-VN"/>
        </w:rPr>
        <w:t xml:space="preserve"> or ensur</w:t>
      </w:r>
      <w:r w:rsidRPr="004B3CE3">
        <w:rPr>
          <w:lang w:val="en-US"/>
        </w:rPr>
        <w:t>e</w:t>
      </w:r>
      <w:r w:rsidR="002F5067" w:rsidRPr="004B3CE3">
        <w:rPr>
          <w:lang w:val="vi-VN"/>
        </w:rPr>
        <w:t xml:space="preserve"> that contractors purchase all-risk insurance, third party liability insurance and professional liability insurance in relation to </w:t>
      </w:r>
      <w:r w:rsidRPr="004B3CE3">
        <w:rPr>
          <w:lang w:val="en-US"/>
        </w:rPr>
        <w:t xml:space="preserve">Fit-out Work </w:t>
      </w:r>
      <w:r w:rsidR="002F5067" w:rsidRPr="004B3CE3">
        <w:rPr>
          <w:lang w:val="vi-VN"/>
        </w:rPr>
        <w:t xml:space="preserve">and all finishing works of the </w:t>
      </w:r>
      <w:r w:rsidR="00381F64" w:rsidRPr="004B3CE3">
        <w:rPr>
          <w:lang w:val="vi-VN"/>
        </w:rPr>
        <w:t>Leased Premises</w:t>
      </w:r>
      <w:r w:rsidRPr="004B3CE3">
        <w:rPr>
          <w:lang w:val="vi-VN"/>
        </w:rPr>
        <w:t xml:space="preserve"> and </w:t>
      </w:r>
      <w:r w:rsidRPr="004B3CE3">
        <w:rPr>
          <w:lang w:val="en-US"/>
        </w:rPr>
        <w:t xml:space="preserve">all </w:t>
      </w:r>
      <w:r w:rsidRPr="004B3CE3">
        <w:rPr>
          <w:lang w:val="vi-VN"/>
        </w:rPr>
        <w:t>repairs</w:t>
      </w:r>
      <w:r w:rsidR="002F5067" w:rsidRPr="004B3CE3">
        <w:rPr>
          <w:lang w:val="vi-VN"/>
        </w:rPr>
        <w:t xml:space="preserve">, changes to the </w:t>
      </w:r>
      <w:r w:rsidR="00381F64" w:rsidRPr="004B3CE3">
        <w:rPr>
          <w:lang w:val="vi-VN"/>
        </w:rPr>
        <w:t>Leased Premises</w:t>
      </w:r>
      <w:r w:rsidR="002F5067" w:rsidRPr="004B3CE3">
        <w:rPr>
          <w:lang w:val="vi-VN"/>
        </w:rPr>
        <w:t xml:space="preserve"> </w:t>
      </w:r>
      <w:r w:rsidRPr="004B3CE3">
        <w:rPr>
          <w:lang w:val="en-US"/>
        </w:rPr>
        <w:t>in later stages</w:t>
      </w:r>
      <w:r w:rsidR="002F5067" w:rsidRPr="004B3CE3">
        <w:rPr>
          <w:lang w:val="vi-VN"/>
        </w:rPr>
        <w:t>; and</w:t>
      </w:r>
    </w:p>
    <w:p w14:paraId="1CC395F9" w14:textId="77777777" w:rsidR="002F5067" w:rsidRPr="00C617FA" w:rsidRDefault="002F5067" w:rsidP="002F5067">
      <w:pPr>
        <w:pStyle w:val="a3"/>
        <w:ind w:left="1701"/>
        <w:jc w:val="both"/>
        <w:rPr>
          <w:lang w:val="vi-VN"/>
        </w:rPr>
      </w:pPr>
    </w:p>
    <w:p w14:paraId="73CBE0A9" w14:textId="43363781" w:rsidR="002F5067" w:rsidRPr="00C617FA" w:rsidRDefault="00650F99" w:rsidP="00340A46">
      <w:pPr>
        <w:pStyle w:val="a3"/>
        <w:numPr>
          <w:ilvl w:val="0"/>
          <w:numId w:val="78"/>
        </w:numPr>
        <w:ind w:left="1701" w:hanging="567"/>
        <w:jc w:val="both"/>
        <w:rPr>
          <w:lang w:val="vi-VN"/>
        </w:rPr>
      </w:pPr>
      <w:r w:rsidRPr="004B3CE3">
        <w:rPr>
          <w:lang w:val="en-US"/>
        </w:rPr>
        <w:lastRenderedPageBreak/>
        <w:t>p</w:t>
      </w:r>
      <w:r w:rsidR="002F5067" w:rsidRPr="004B3CE3">
        <w:rPr>
          <w:lang w:val="vi-VN"/>
        </w:rPr>
        <w:t>urchase and maintain any other appropriate insurance that may be required under Vietnamese law</w:t>
      </w:r>
      <w:r w:rsidRPr="004B3CE3">
        <w:rPr>
          <w:lang w:val="en-US"/>
        </w:rPr>
        <w:t>s</w:t>
      </w:r>
      <w:r w:rsidR="003E2291" w:rsidRPr="004B3CE3">
        <w:rPr>
          <w:lang w:val="vi-VN"/>
        </w:rPr>
        <w:t>.</w:t>
      </w:r>
    </w:p>
    <w:p w14:paraId="63433CED" w14:textId="77777777" w:rsidR="002F5067" w:rsidRPr="00C617FA" w:rsidRDefault="002F5067" w:rsidP="002F5067">
      <w:pPr>
        <w:pStyle w:val="a3"/>
        <w:ind w:left="1134"/>
        <w:jc w:val="both"/>
        <w:rPr>
          <w:lang w:val="vi-VN"/>
        </w:rPr>
      </w:pPr>
    </w:p>
    <w:p w14:paraId="0CF15063" w14:textId="41054C7D" w:rsidR="00192FB7" w:rsidRPr="004B3CE3" w:rsidRDefault="00192FB7" w:rsidP="002F5067">
      <w:pPr>
        <w:pStyle w:val="a3"/>
        <w:ind w:left="1134"/>
        <w:jc w:val="both"/>
        <w:rPr>
          <w:lang w:val="vi-VN"/>
        </w:rPr>
      </w:pPr>
      <w:r w:rsidRPr="004B3CE3">
        <w:rPr>
          <w:lang w:val="vi-VN"/>
        </w:rPr>
        <w:t xml:space="preserve">Insurance contracts must be in force from the Handover Date and throughout the period of </w:t>
      </w:r>
      <w:r w:rsidR="00C712D9" w:rsidRPr="004B3CE3">
        <w:rPr>
          <w:lang w:val="vi-VN"/>
        </w:rPr>
        <w:t>Lessee</w:t>
      </w:r>
      <w:r w:rsidRPr="004B3CE3">
        <w:rPr>
          <w:lang w:val="vi-VN"/>
        </w:rPr>
        <w:t xml:space="preserve">'s occupation of the </w:t>
      </w:r>
      <w:r w:rsidR="00381F64" w:rsidRPr="004B3CE3">
        <w:rPr>
          <w:lang w:val="vi-VN"/>
        </w:rPr>
        <w:t>Leased Premises</w:t>
      </w:r>
      <w:r w:rsidRPr="004B3CE3">
        <w:rPr>
          <w:lang w:val="vi-VN"/>
        </w:rPr>
        <w:t xml:space="preserve"> until the Expiry Date or on the date the </w:t>
      </w:r>
      <w:r w:rsidR="00C712D9" w:rsidRPr="004B3CE3">
        <w:rPr>
          <w:lang w:val="vi-VN"/>
        </w:rPr>
        <w:t>Lessee</w:t>
      </w:r>
      <w:r w:rsidRPr="004B3CE3">
        <w:rPr>
          <w:lang w:val="vi-VN"/>
        </w:rPr>
        <w:t xml:space="preserve"> has handed over the </w:t>
      </w:r>
      <w:r w:rsidR="00381F64" w:rsidRPr="004B3CE3">
        <w:rPr>
          <w:lang w:val="vi-VN"/>
        </w:rPr>
        <w:t>Leased Premises</w:t>
      </w:r>
      <w:r w:rsidRPr="004B3CE3">
        <w:rPr>
          <w:lang w:val="vi-VN"/>
        </w:rPr>
        <w:t xml:space="preserve"> to the </w:t>
      </w:r>
      <w:r w:rsidR="00C712D9" w:rsidRPr="004B3CE3">
        <w:rPr>
          <w:lang w:val="vi-VN"/>
        </w:rPr>
        <w:t>Lessor</w:t>
      </w:r>
      <w:r w:rsidRPr="004B3CE3">
        <w:rPr>
          <w:lang w:val="vi-VN"/>
        </w:rPr>
        <w:t>, whichever comes later.</w:t>
      </w:r>
    </w:p>
    <w:p w14:paraId="0D7204EA" w14:textId="77777777" w:rsidR="00192FB7" w:rsidRPr="004B3CE3" w:rsidRDefault="00192FB7" w:rsidP="002F5067">
      <w:pPr>
        <w:pStyle w:val="a3"/>
        <w:ind w:left="1134"/>
        <w:jc w:val="both"/>
        <w:rPr>
          <w:lang w:val="vi-VN"/>
        </w:rPr>
      </w:pPr>
    </w:p>
    <w:p w14:paraId="21F006F3" w14:textId="4C3CFD4E" w:rsidR="00B15AA1" w:rsidRPr="00C617FA" w:rsidRDefault="0097614B" w:rsidP="002F5067">
      <w:pPr>
        <w:pStyle w:val="a3"/>
        <w:ind w:left="1134"/>
        <w:jc w:val="both"/>
        <w:rPr>
          <w:lang w:val="vi-VN"/>
        </w:rPr>
      </w:pPr>
      <w:r w:rsidRPr="004B3CE3">
        <w:rPr>
          <w:lang w:val="en-GB"/>
        </w:rPr>
        <w:t xml:space="preserve">Without prejudice to any other indemnity responsibilities of the </w:t>
      </w:r>
      <w:r w:rsidR="00C712D9" w:rsidRPr="004B3CE3">
        <w:rPr>
          <w:lang w:val="en-GB"/>
        </w:rPr>
        <w:t>Lessee</w:t>
      </w:r>
      <w:r w:rsidRPr="004B3CE3">
        <w:rPr>
          <w:lang w:val="en-GB"/>
        </w:rPr>
        <w:t xml:space="preserve"> as provided under this </w:t>
      </w:r>
      <w:r w:rsidR="003E2291" w:rsidRPr="00C617FA">
        <w:rPr>
          <w:lang w:val="vi-VN"/>
        </w:rPr>
        <w:t>Agreement</w:t>
      </w:r>
      <w:r w:rsidRPr="004B3CE3">
        <w:rPr>
          <w:lang w:val="en-GB"/>
        </w:rPr>
        <w:t xml:space="preserve">, if any damage and/or loss caused by the </w:t>
      </w:r>
      <w:r w:rsidR="00C712D9" w:rsidRPr="004B3CE3">
        <w:rPr>
          <w:lang w:val="en-GB"/>
        </w:rPr>
        <w:t>Lessee</w:t>
      </w:r>
      <w:r w:rsidRPr="004B3CE3">
        <w:rPr>
          <w:lang w:val="en-GB"/>
        </w:rPr>
        <w:t xml:space="preserve"> to the </w:t>
      </w:r>
      <w:r w:rsidR="00C712D9" w:rsidRPr="004B3CE3">
        <w:rPr>
          <w:lang w:val="en-GB"/>
        </w:rPr>
        <w:t>Lessor</w:t>
      </w:r>
      <w:r w:rsidRPr="004B3CE3">
        <w:rPr>
          <w:lang w:val="en-GB"/>
        </w:rPr>
        <w:t xml:space="preserve"> or a third party and the insurance monies are irrecoverable or not covered enough, the </w:t>
      </w:r>
      <w:r w:rsidR="00C712D9" w:rsidRPr="004B3CE3">
        <w:rPr>
          <w:lang w:val="en-GB"/>
        </w:rPr>
        <w:t>Lessee</w:t>
      </w:r>
      <w:r w:rsidRPr="004B3CE3">
        <w:rPr>
          <w:lang w:val="en-GB"/>
        </w:rPr>
        <w:t xml:space="preserve"> shall immediately pay the affected party the amount not covered by insurance or the insufficiency offset amount</w:t>
      </w:r>
      <w:r w:rsidR="00B15AA1" w:rsidRPr="00C617FA">
        <w:rPr>
          <w:lang w:val="vi-VN"/>
        </w:rPr>
        <w:t>;</w:t>
      </w:r>
    </w:p>
    <w:p w14:paraId="54362067" w14:textId="77777777" w:rsidR="00A04106" w:rsidRPr="00C617FA" w:rsidRDefault="00A04106" w:rsidP="00A04106">
      <w:pPr>
        <w:pStyle w:val="a3"/>
        <w:ind w:left="1134"/>
        <w:jc w:val="both"/>
        <w:rPr>
          <w:lang w:val="vi-VN"/>
        </w:rPr>
      </w:pPr>
    </w:p>
    <w:p w14:paraId="73704B25" w14:textId="55EC708C" w:rsidR="00192FB7" w:rsidRPr="00C617FA" w:rsidRDefault="00192FB7" w:rsidP="00340A46">
      <w:pPr>
        <w:pStyle w:val="a3"/>
        <w:numPr>
          <w:ilvl w:val="0"/>
          <w:numId w:val="16"/>
        </w:numPr>
        <w:ind w:left="1134" w:hanging="567"/>
        <w:jc w:val="both"/>
        <w:rPr>
          <w:lang w:val="vi-VN"/>
        </w:rPr>
      </w:pPr>
      <w:r w:rsidRPr="004B3CE3">
        <w:rPr>
          <w:lang w:val="vi-VN"/>
        </w:rPr>
        <w:t xml:space="preserve">Prior to the Handover Date, </w:t>
      </w:r>
      <w:r w:rsidR="0097614B" w:rsidRPr="004B3CE3">
        <w:rPr>
          <w:lang w:val="en-US"/>
        </w:rPr>
        <w:t xml:space="preserve">the </w:t>
      </w:r>
      <w:r w:rsidR="00C712D9" w:rsidRPr="004B3CE3">
        <w:rPr>
          <w:lang w:val="vi-VN"/>
        </w:rPr>
        <w:t>Lessee</w:t>
      </w:r>
      <w:r w:rsidRPr="004B3CE3">
        <w:rPr>
          <w:lang w:val="vi-VN"/>
        </w:rPr>
        <w:t xml:space="preserve"> shall send to </w:t>
      </w:r>
      <w:r w:rsidR="0097614B" w:rsidRPr="004B3CE3">
        <w:rPr>
          <w:lang w:val="en-US"/>
        </w:rPr>
        <w:t xml:space="preserve">the </w:t>
      </w:r>
      <w:r w:rsidR="00C712D9" w:rsidRPr="004B3CE3">
        <w:rPr>
          <w:lang w:val="vi-VN"/>
        </w:rPr>
        <w:t>Lessor</w:t>
      </w:r>
      <w:r w:rsidRPr="004B3CE3">
        <w:rPr>
          <w:lang w:val="vi-VN"/>
        </w:rPr>
        <w:t xml:space="preserve"> a copy of the insurance contracts in effect as set forth in this </w:t>
      </w:r>
      <w:r w:rsidR="003E2291" w:rsidRPr="00C617FA">
        <w:rPr>
          <w:lang w:val="vi-VN"/>
        </w:rPr>
        <w:t>Agreement</w:t>
      </w:r>
      <w:r w:rsidRPr="004B3CE3">
        <w:rPr>
          <w:lang w:val="vi-VN"/>
        </w:rPr>
        <w:t xml:space="preserve"> and for the duration that</w:t>
      </w:r>
      <w:r w:rsidR="00493E76" w:rsidRPr="004B3CE3">
        <w:rPr>
          <w:lang w:val="en-US"/>
        </w:rPr>
        <w:t xml:space="preserve"> the</w:t>
      </w:r>
      <w:r w:rsidRPr="004B3CE3">
        <w:rPr>
          <w:lang w:val="vi-VN"/>
        </w:rPr>
        <w:t xml:space="preserve"> </w:t>
      </w:r>
      <w:r w:rsidR="00C712D9" w:rsidRPr="004B3CE3">
        <w:rPr>
          <w:lang w:val="vi-VN"/>
        </w:rPr>
        <w:t>Lessee</w:t>
      </w:r>
      <w:r w:rsidRPr="004B3CE3">
        <w:rPr>
          <w:lang w:val="vi-VN"/>
        </w:rPr>
        <w:t xml:space="preserve"> still occupies the </w:t>
      </w:r>
      <w:r w:rsidR="00381F64" w:rsidRPr="004B3CE3">
        <w:rPr>
          <w:lang w:val="vi-VN"/>
        </w:rPr>
        <w:t>Leased Premises</w:t>
      </w:r>
      <w:r w:rsidRPr="004B3CE3">
        <w:rPr>
          <w:lang w:val="vi-VN"/>
        </w:rPr>
        <w:t xml:space="preserve">, and shall provide evidence of the extension of such contracts to the </w:t>
      </w:r>
      <w:r w:rsidR="00C712D9" w:rsidRPr="004B3CE3">
        <w:rPr>
          <w:lang w:val="vi-VN"/>
        </w:rPr>
        <w:t>Lessor</w:t>
      </w:r>
      <w:r w:rsidRPr="004B3CE3">
        <w:rPr>
          <w:lang w:val="vi-VN"/>
        </w:rPr>
        <w:t xml:space="preserve"> in case these contracts expire during the Lease Term without the </w:t>
      </w:r>
      <w:r w:rsidR="00C712D9" w:rsidRPr="004B3CE3">
        <w:rPr>
          <w:lang w:val="vi-VN"/>
        </w:rPr>
        <w:t>Lessor</w:t>
      </w:r>
      <w:r w:rsidRPr="004B3CE3">
        <w:rPr>
          <w:lang w:val="vi-VN"/>
        </w:rPr>
        <w:t>'s request;</w:t>
      </w:r>
    </w:p>
    <w:p w14:paraId="14A016A7" w14:textId="77777777" w:rsidR="00192FB7" w:rsidRPr="00C617FA" w:rsidRDefault="00192FB7" w:rsidP="00192FB7">
      <w:pPr>
        <w:pStyle w:val="a3"/>
        <w:ind w:left="1134"/>
        <w:jc w:val="both"/>
        <w:rPr>
          <w:lang w:val="vi-VN"/>
        </w:rPr>
      </w:pPr>
    </w:p>
    <w:p w14:paraId="3943E3DF" w14:textId="28F3D946" w:rsidR="00192FB7" w:rsidRPr="00C617FA" w:rsidRDefault="00192FB7" w:rsidP="00340A46">
      <w:pPr>
        <w:pStyle w:val="a3"/>
        <w:numPr>
          <w:ilvl w:val="0"/>
          <w:numId w:val="16"/>
        </w:numPr>
        <w:ind w:left="1134" w:hanging="567"/>
        <w:jc w:val="both"/>
        <w:rPr>
          <w:lang w:val="vi-VN"/>
        </w:rPr>
      </w:pPr>
      <w:r w:rsidRPr="004B3CE3">
        <w:rPr>
          <w:lang w:val="vi-VN"/>
        </w:rPr>
        <w:t xml:space="preserve">At the </w:t>
      </w:r>
      <w:r w:rsidR="00C712D9" w:rsidRPr="004B3CE3">
        <w:rPr>
          <w:lang w:val="vi-VN"/>
        </w:rPr>
        <w:t>Lessor</w:t>
      </w:r>
      <w:r w:rsidRPr="004B3CE3">
        <w:rPr>
          <w:lang w:val="vi-VN"/>
        </w:rPr>
        <w:t xml:space="preserve">'s request, the </w:t>
      </w:r>
      <w:r w:rsidR="00C712D9" w:rsidRPr="004B3CE3">
        <w:rPr>
          <w:lang w:val="vi-VN"/>
        </w:rPr>
        <w:t>Lessee</w:t>
      </w:r>
      <w:r w:rsidRPr="004B3CE3">
        <w:rPr>
          <w:lang w:val="vi-VN"/>
        </w:rPr>
        <w:t xml:space="preserve"> </w:t>
      </w:r>
      <w:r w:rsidR="00493E76" w:rsidRPr="004B3CE3">
        <w:rPr>
          <w:lang w:val="en-US"/>
        </w:rPr>
        <w:t>shall</w:t>
      </w:r>
      <w:r w:rsidRPr="004B3CE3">
        <w:rPr>
          <w:lang w:val="vi-VN"/>
        </w:rPr>
        <w:t xml:space="preserve"> take necessary actions to have the </w:t>
      </w:r>
      <w:r w:rsidR="00C712D9" w:rsidRPr="004B3CE3">
        <w:rPr>
          <w:lang w:val="vi-VN"/>
        </w:rPr>
        <w:t>Lessor</w:t>
      </w:r>
      <w:r w:rsidRPr="004B3CE3">
        <w:rPr>
          <w:lang w:val="vi-VN"/>
        </w:rPr>
        <w:t xml:space="preserve"> recorded as the beneficiary of insurance for the </w:t>
      </w:r>
      <w:r w:rsidR="00381F64" w:rsidRPr="004B3CE3">
        <w:rPr>
          <w:lang w:val="vi-VN"/>
        </w:rPr>
        <w:t>Leased Premises</w:t>
      </w:r>
      <w:r w:rsidRPr="004B3CE3">
        <w:rPr>
          <w:lang w:val="vi-VN"/>
        </w:rPr>
        <w:t xml:space="preserve"> purchased at the </w:t>
      </w:r>
      <w:r w:rsidR="00C712D9" w:rsidRPr="004B3CE3">
        <w:rPr>
          <w:lang w:val="vi-VN"/>
        </w:rPr>
        <w:t>Lessee</w:t>
      </w:r>
      <w:r w:rsidRPr="004B3CE3">
        <w:rPr>
          <w:lang w:val="vi-VN"/>
        </w:rPr>
        <w:t xml:space="preserve">'s </w:t>
      </w:r>
      <w:r w:rsidR="00493E76" w:rsidRPr="004B3CE3">
        <w:rPr>
          <w:lang w:val="en-US"/>
        </w:rPr>
        <w:t>costs</w:t>
      </w:r>
      <w:r w:rsidRPr="004B3CE3">
        <w:rPr>
          <w:lang w:val="vi-VN"/>
        </w:rPr>
        <w:t>;</w:t>
      </w:r>
    </w:p>
    <w:p w14:paraId="533ACB3D" w14:textId="77777777" w:rsidR="00192FB7" w:rsidRPr="00C617FA" w:rsidRDefault="00192FB7" w:rsidP="00192FB7">
      <w:pPr>
        <w:pStyle w:val="a3"/>
        <w:ind w:left="1134"/>
        <w:jc w:val="both"/>
        <w:rPr>
          <w:lang w:val="vi-VN"/>
        </w:rPr>
      </w:pPr>
    </w:p>
    <w:p w14:paraId="3E895D15" w14:textId="74B22CD1" w:rsidR="00A04106" w:rsidRPr="00C617FA" w:rsidRDefault="00A04106" w:rsidP="00340A46">
      <w:pPr>
        <w:pStyle w:val="a3"/>
        <w:numPr>
          <w:ilvl w:val="0"/>
          <w:numId w:val="16"/>
        </w:numPr>
        <w:ind w:left="1134" w:hanging="567"/>
        <w:jc w:val="both"/>
        <w:rPr>
          <w:lang w:val="vi-VN"/>
        </w:rPr>
      </w:pPr>
      <w:r w:rsidRPr="00C617FA">
        <w:rPr>
          <w:lang w:val="vi-VN"/>
        </w:rPr>
        <w:t xml:space="preserve">The </w:t>
      </w:r>
      <w:r w:rsidR="00C712D9" w:rsidRPr="00C617FA">
        <w:rPr>
          <w:lang w:val="vi-VN"/>
        </w:rPr>
        <w:t>Lessee</w:t>
      </w:r>
      <w:r w:rsidRPr="00C617FA">
        <w:rPr>
          <w:lang w:val="vi-VN"/>
        </w:rPr>
        <w:t xml:space="preserve"> must take all reasonable precautions to prevent fire from breaking out or occurring in the </w:t>
      </w:r>
      <w:r w:rsidR="00381F64" w:rsidRPr="00C617FA">
        <w:rPr>
          <w:lang w:val="vi-VN"/>
        </w:rPr>
        <w:t>Leased Premises</w:t>
      </w:r>
      <w:r w:rsidRPr="00C617FA">
        <w:rPr>
          <w:lang w:val="vi-VN"/>
        </w:rPr>
        <w:t xml:space="preserve"> and comply with all requirements of the competent State </w:t>
      </w:r>
      <w:r w:rsidR="00493E76" w:rsidRPr="00C617FA">
        <w:rPr>
          <w:lang w:val="en-US"/>
        </w:rPr>
        <w:t>Authority</w:t>
      </w:r>
      <w:r w:rsidRPr="00C617FA">
        <w:rPr>
          <w:lang w:val="vi-VN"/>
        </w:rPr>
        <w:t xml:space="preserve"> as well as the </w:t>
      </w:r>
      <w:r w:rsidR="00C712D9" w:rsidRPr="00C617FA">
        <w:rPr>
          <w:lang w:val="vi-VN"/>
        </w:rPr>
        <w:t>Lessor</w:t>
      </w:r>
      <w:r w:rsidRPr="00C617FA">
        <w:rPr>
          <w:lang w:val="vi-VN"/>
        </w:rPr>
        <w:t xml:space="preserve"> </w:t>
      </w:r>
      <w:r w:rsidR="00493E76" w:rsidRPr="00C617FA">
        <w:rPr>
          <w:lang w:val="en-US"/>
        </w:rPr>
        <w:t>relating to the pr</w:t>
      </w:r>
      <w:r w:rsidR="003E2291" w:rsidRPr="00C617FA">
        <w:rPr>
          <w:lang w:val="en-US"/>
        </w:rPr>
        <w:t>e</w:t>
      </w:r>
      <w:r w:rsidR="00493E76" w:rsidRPr="00C617FA">
        <w:rPr>
          <w:lang w:val="en-US"/>
        </w:rPr>
        <w:t>cautions of</w:t>
      </w:r>
      <w:r w:rsidRPr="00C617FA">
        <w:rPr>
          <w:lang w:val="vi-VN"/>
        </w:rPr>
        <w:t xml:space="preserve"> fire in the </w:t>
      </w:r>
      <w:r w:rsidR="00381F64" w:rsidRPr="00C617FA">
        <w:rPr>
          <w:lang w:val="vi-VN"/>
        </w:rPr>
        <w:t>Leased Premises</w:t>
      </w:r>
      <w:r w:rsidRPr="00C617FA">
        <w:rPr>
          <w:lang w:val="vi-VN"/>
        </w:rPr>
        <w:t xml:space="preserve">. In addition, the </w:t>
      </w:r>
      <w:r w:rsidR="00C712D9" w:rsidRPr="00C617FA">
        <w:rPr>
          <w:lang w:val="vi-VN"/>
        </w:rPr>
        <w:t>Lessee</w:t>
      </w:r>
      <w:r w:rsidRPr="00C617FA">
        <w:rPr>
          <w:lang w:val="vi-VN"/>
        </w:rPr>
        <w:t xml:space="preserve"> must participate in fire prevention drills (including the appointment of fire </w:t>
      </w:r>
      <w:r w:rsidR="00493E76" w:rsidRPr="00C617FA">
        <w:rPr>
          <w:lang w:val="en-US"/>
        </w:rPr>
        <w:t>warden</w:t>
      </w:r>
      <w:r w:rsidRPr="00C617FA">
        <w:rPr>
          <w:lang w:val="vi-VN"/>
        </w:rPr>
        <w:t xml:space="preserve">, if necessary) </w:t>
      </w:r>
      <w:r w:rsidR="00493E76" w:rsidRPr="00C617FA">
        <w:rPr>
          <w:lang w:val="en-US"/>
        </w:rPr>
        <w:t>conducted</w:t>
      </w:r>
      <w:r w:rsidRPr="00C617FA">
        <w:rPr>
          <w:lang w:val="vi-VN"/>
        </w:rPr>
        <w:t xml:space="preserve"> by the </w:t>
      </w:r>
      <w:r w:rsidR="00C712D9" w:rsidRPr="00C617FA">
        <w:rPr>
          <w:lang w:val="vi-VN"/>
        </w:rPr>
        <w:t>Lessor</w:t>
      </w:r>
      <w:r w:rsidRPr="00C617FA">
        <w:rPr>
          <w:lang w:val="vi-VN"/>
        </w:rPr>
        <w:t xml:space="preserve"> or </w:t>
      </w:r>
      <w:r w:rsidR="00493E76" w:rsidRPr="00C617FA">
        <w:rPr>
          <w:lang w:val="en-US"/>
        </w:rPr>
        <w:t xml:space="preserve">the </w:t>
      </w:r>
      <w:r w:rsidRPr="00C617FA">
        <w:rPr>
          <w:lang w:val="vi-VN"/>
        </w:rPr>
        <w:t xml:space="preserve">State </w:t>
      </w:r>
      <w:r w:rsidR="00493E76" w:rsidRPr="00C617FA">
        <w:rPr>
          <w:lang w:val="en-US"/>
        </w:rPr>
        <w:t>Authority</w:t>
      </w:r>
      <w:r w:rsidRPr="00C617FA">
        <w:rPr>
          <w:lang w:val="vi-VN"/>
        </w:rPr>
        <w:t>;</w:t>
      </w:r>
    </w:p>
    <w:p w14:paraId="67F57E90" w14:textId="77777777" w:rsidR="00A04106" w:rsidRPr="00C617FA" w:rsidRDefault="00A04106" w:rsidP="00A04106">
      <w:pPr>
        <w:pStyle w:val="a3"/>
        <w:ind w:left="1134"/>
        <w:jc w:val="both"/>
        <w:rPr>
          <w:lang w:val="vi-VN"/>
        </w:rPr>
      </w:pPr>
    </w:p>
    <w:p w14:paraId="47846F5E" w14:textId="43EE6AB1" w:rsidR="00A04106" w:rsidRPr="00C617FA" w:rsidRDefault="00A04106" w:rsidP="00340A46">
      <w:pPr>
        <w:pStyle w:val="a3"/>
        <w:numPr>
          <w:ilvl w:val="0"/>
          <w:numId w:val="16"/>
        </w:numPr>
        <w:ind w:left="1134" w:hanging="567"/>
        <w:jc w:val="both"/>
        <w:rPr>
          <w:lang w:val="vi-VN"/>
        </w:rPr>
      </w:pPr>
      <w:r w:rsidRPr="004B3CE3">
        <w:rPr>
          <w:lang w:val="vi-VN"/>
        </w:rPr>
        <w:t xml:space="preserve">The </w:t>
      </w:r>
      <w:r w:rsidR="00C712D9" w:rsidRPr="004B3CE3">
        <w:rPr>
          <w:lang w:val="vi-VN"/>
        </w:rPr>
        <w:t>Lessee</w:t>
      </w:r>
      <w:r w:rsidRPr="004B3CE3">
        <w:rPr>
          <w:lang w:val="vi-VN"/>
        </w:rPr>
        <w:t xml:space="preserve"> shall, at its own </w:t>
      </w:r>
      <w:r w:rsidR="00493E76" w:rsidRPr="004B3CE3">
        <w:rPr>
          <w:lang w:val="en-US"/>
        </w:rPr>
        <w:t>costs</w:t>
      </w:r>
      <w:r w:rsidRPr="004B3CE3">
        <w:rPr>
          <w:lang w:val="vi-VN"/>
        </w:rPr>
        <w:t xml:space="preserve">, take </w:t>
      </w:r>
      <w:r w:rsidR="00493E76" w:rsidRPr="004B3CE3">
        <w:rPr>
          <w:lang w:val="vi-VN"/>
        </w:rPr>
        <w:t>necessary</w:t>
      </w:r>
      <w:r w:rsidRPr="004B3CE3">
        <w:rPr>
          <w:lang w:val="vi-VN"/>
        </w:rPr>
        <w:t xml:space="preserve"> steps and measures </w:t>
      </w:r>
      <w:r w:rsidR="00493E76" w:rsidRPr="004B3CE3">
        <w:rPr>
          <w:lang w:val="en-GB"/>
        </w:rPr>
        <w:t xml:space="preserve">to prevent any outbreak, spread or any transmission whatsoever of any infectious disease, including but not limited to thoroughly fumigating and disinfecting the Premises for reasonable satisfaction of the </w:t>
      </w:r>
      <w:r w:rsidR="00C712D9" w:rsidRPr="004B3CE3">
        <w:rPr>
          <w:lang w:val="en-GB"/>
        </w:rPr>
        <w:t>Lessor</w:t>
      </w:r>
      <w:r w:rsidR="00493E76" w:rsidRPr="004B3CE3">
        <w:rPr>
          <w:lang w:val="en-GB"/>
        </w:rPr>
        <w:t xml:space="preserve"> and/or relevant </w:t>
      </w:r>
      <w:r w:rsidR="003E2291" w:rsidRPr="004B3CE3">
        <w:rPr>
          <w:lang w:val="en-GB"/>
        </w:rPr>
        <w:t>State</w:t>
      </w:r>
      <w:r w:rsidR="003E2291" w:rsidRPr="004B3CE3">
        <w:rPr>
          <w:lang w:val="vi-VN"/>
        </w:rPr>
        <w:t xml:space="preserve"> </w:t>
      </w:r>
      <w:r w:rsidR="003E2291" w:rsidRPr="004B3CE3">
        <w:rPr>
          <w:lang w:val="en-GB"/>
        </w:rPr>
        <w:t>A</w:t>
      </w:r>
      <w:r w:rsidR="00493E76" w:rsidRPr="004B3CE3">
        <w:rPr>
          <w:lang w:val="en-GB"/>
        </w:rPr>
        <w:t>uthorit</w:t>
      </w:r>
      <w:r w:rsidR="00542E8E" w:rsidRPr="004B3CE3">
        <w:rPr>
          <w:lang w:val="en-GB"/>
        </w:rPr>
        <w:t>y</w:t>
      </w:r>
      <w:r w:rsidRPr="004B3CE3">
        <w:rPr>
          <w:lang w:val="vi-VN"/>
        </w:rPr>
        <w:t xml:space="preserve">. The </w:t>
      </w:r>
      <w:r w:rsidR="00C712D9" w:rsidRPr="004B3CE3">
        <w:rPr>
          <w:lang w:val="vi-VN"/>
        </w:rPr>
        <w:t>Lessee</w:t>
      </w:r>
      <w:r w:rsidRPr="004B3CE3">
        <w:rPr>
          <w:lang w:val="vi-VN"/>
        </w:rPr>
        <w:t xml:space="preserve"> must comply with the provisions of</w:t>
      </w:r>
      <w:r w:rsidR="00493E76" w:rsidRPr="004B3CE3">
        <w:rPr>
          <w:lang w:val="en-US"/>
        </w:rPr>
        <w:t xml:space="preserve"> the</w:t>
      </w:r>
      <w:r w:rsidRPr="004B3CE3">
        <w:rPr>
          <w:lang w:val="vi-VN"/>
        </w:rPr>
        <w:t xml:space="preserve"> law</w:t>
      </w:r>
      <w:r w:rsidR="00493E76" w:rsidRPr="004B3CE3">
        <w:rPr>
          <w:lang w:val="en-US"/>
        </w:rPr>
        <w:t>s</w:t>
      </w:r>
      <w:r w:rsidRPr="004B3CE3">
        <w:rPr>
          <w:lang w:val="vi-VN"/>
        </w:rPr>
        <w:t xml:space="preserve">, regulations, instructions and notices of the </w:t>
      </w:r>
      <w:r w:rsidR="00C712D9" w:rsidRPr="004B3CE3">
        <w:rPr>
          <w:lang w:val="vi-VN"/>
        </w:rPr>
        <w:t>Lessor</w:t>
      </w:r>
      <w:r w:rsidRPr="004B3CE3">
        <w:rPr>
          <w:lang w:val="vi-VN"/>
        </w:rPr>
        <w:t xml:space="preserve"> and/or</w:t>
      </w:r>
      <w:r w:rsidR="00493E76" w:rsidRPr="004B3CE3">
        <w:rPr>
          <w:lang w:val="en-US"/>
        </w:rPr>
        <w:t xml:space="preserve"> the</w:t>
      </w:r>
      <w:r w:rsidRPr="004B3CE3">
        <w:rPr>
          <w:lang w:val="vi-VN"/>
        </w:rPr>
        <w:t xml:space="preserve"> competent State </w:t>
      </w:r>
      <w:r w:rsidR="00493E76" w:rsidRPr="004B3CE3">
        <w:rPr>
          <w:lang w:val="en-US"/>
        </w:rPr>
        <w:t>Authority</w:t>
      </w:r>
      <w:r w:rsidRPr="004B3CE3">
        <w:rPr>
          <w:lang w:val="vi-VN"/>
        </w:rPr>
        <w:t xml:space="preserve"> from time to time related to the pr</w:t>
      </w:r>
      <w:r w:rsidR="00493E76" w:rsidRPr="004B3CE3">
        <w:rPr>
          <w:lang w:val="vi-VN"/>
        </w:rPr>
        <w:t>evention of infectious diseases</w:t>
      </w:r>
      <w:r w:rsidRPr="004B3CE3">
        <w:rPr>
          <w:lang w:val="vi-VN"/>
        </w:rPr>
        <w:t>;</w:t>
      </w:r>
    </w:p>
    <w:p w14:paraId="1A86C08F" w14:textId="77777777" w:rsidR="002F3DC0" w:rsidRPr="00C617FA" w:rsidRDefault="002F3DC0" w:rsidP="002F3DC0">
      <w:pPr>
        <w:pStyle w:val="a3"/>
        <w:ind w:left="1134"/>
        <w:jc w:val="both"/>
        <w:rPr>
          <w:lang w:val="vi-VN"/>
        </w:rPr>
      </w:pPr>
    </w:p>
    <w:p w14:paraId="7EE1BD88" w14:textId="0D2BCB03" w:rsidR="002F3DC0" w:rsidRPr="00C617FA" w:rsidRDefault="00493E76" w:rsidP="00340A46">
      <w:pPr>
        <w:pStyle w:val="a3"/>
        <w:numPr>
          <w:ilvl w:val="0"/>
          <w:numId w:val="16"/>
        </w:numPr>
        <w:ind w:left="1134" w:hanging="567"/>
        <w:jc w:val="both"/>
        <w:rPr>
          <w:lang w:val="vi-VN"/>
        </w:rPr>
      </w:pPr>
      <w:r w:rsidRPr="00C617FA">
        <w:rPr>
          <w:lang w:val="en-US"/>
        </w:rPr>
        <w:t>To m</w:t>
      </w:r>
      <w:r w:rsidR="002F3DC0" w:rsidRPr="00C617FA">
        <w:rPr>
          <w:lang w:val="vi-VN"/>
        </w:rPr>
        <w:t xml:space="preserve">eet all prescribed conditions to carry out the </w:t>
      </w:r>
      <w:r w:rsidR="00C712D9" w:rsidRPr="00C617FA">
        <w:rPr>
          <w:lang w:val="vi-VN"/>
        </w:rPr>
        <w:t>Lessee</w:t>
      </w:r>
      <w:r w:rsidR="002F3DC0" w:rsidRPr="00C617FA">
        <w:rPr>
          <w:lang w:val="vi-VN"/>
        </w:rPr>
        <w:t xml:space="preserve">'s business activities in the </w:t>
      </w:r>
      <w:r w:rsidR="00381F64" w:rsidRPr="00C617FA">
        <w:rPr>
          <w:lang w:val="vi-VN"/>
        </w:rPr>
        <w:t>Leased Premises</w:t>
      </w:r>
      <w:r w:rsidR="002F3DC0" w:rsidRPr="00C617FA">
        <w:rPr>
          <w:lang w:val="vi-VN"/>
        </w:rPr>
        <w:t>;</w:t>
      </w:r>
    </w:p>
    <w:p w14:paraId="4D066354" w14:textId="77777777" w:rsidR="00BD7D90" w:rsidRPr="00C617FA" w:rsidRDefault="00BD7D90" w:rsidP="00BD7D90">
      <w:pPr>
        <w:pStyle w:val="a3"/>
        <w:ind w:left="1134"/>
        <w:jc w:val="both"/>
        <w:rPr>
          <w:lang w:val="vi-VN"/>
        </w:rPr>
      </w:pPr>
    </w:p>
    <w:p w14:paraId="02986202" w14:textId="6417E5B7" w:rsidR="00BD7D90" w:rsidRPr="00C617FA" w:rsidRDefault="00493E76" w:rsidP="00340A46">
      <w:pPr>
        <w:pStyle w:val="a3"/>
        <w:numPr>
          <w:ilvl w:val="0"/>
          <w:numId w:val="16"/>
        </w:numPr>
        <w:ind w:left="1134" w:hanging="567"/>
        <w:jc w:val="both"/>
        <w:rPr>
          <w:lang w:val="vi-VN"/>
        </w:rPr>
      </w:pPr>
      <w:r w:rsidRPr="004B3CE3">
        <w:rPr>
          <w:bCs/>
          <w:lang w:val="en-US"/>
        </w:rPr>
        <w:t>To c</w:t>
      </w:r>
      <w:r w:rsidR="00BD7D90" w:rsidRPr="004B3CE3">
        <w:rPr>
          <w:bCs/>
          <w:lang w:val="vi-VN"/>
        </w:rPr>
        <w:t>ompensate for damages caused b</w:t>
      </w:r>
      <w:r w:rsidRPr="004B3CE3">
        <w:rPr>
          <w:bCs/>
          <w:lang w:val="vi-VN"/>
        </w:rPr>
        <w:t xml:space="preserve">y the </w:t>
      </w:r>
      <w:r w:rsidR="00C712D9" w:rsidRPr="004B3CE3">
        <w:rPr>
          <w:bCs/>
          <w:lang w:val="vi-VN"/>
        </w:rPr>
        <w:t>Lessee</w:t>
      </w:r>
      <w:r w:rsidRPr="004B3CE3">
        <w:rPr>
          <w:bCs/>
          <w:lang w:val="vi-VN"/>
        </w:rPr>
        <w:t>’</w:t>
      </w:r>
      <w:r w:rsidRPr="004B3CE3">
        <w:rPr>
          <w:bCs/>
          <w:lang w:val="en-US"/>
        </w:rPr>
        <w:t>s</w:t>
      </w:r>
      <w:r w:rsidR="00BD7D90" w:rsidRPr="004B3CE3">
        <w:rPr>
          <w:bCs/>
          <w:lang w:val="vi-VN"/>
        </w:rPr>
        <w:t xml:space="preserve"> fault during the use and possession of </w:t>
      </w:r>
      <w:r w:rsidR="00BD7D90" w:rsidRPr="00C617FA">
        <w:rPr>
          <w:lang w:val="vi-VN"/>
        </w:rPr>
        <w:t xml:space="preserve">the </w:t>
      </w:r>
      <w:r w:rsidR="00381F64" w:rsidRPr="00C617FA">
        <w:rPr>
          <w:lang w:val="vi-VN"/>
        </w:rPr>
        <w:t>Leased Premises</w:t>
      </w:r>
      <w:r w:rsidR="00BD7D90" w:rsidRPr="00C617FA">
        <w:rPr>
          <w:lang w:val="vi-VN"/>
        </w:rPr>
        <w:t xml:space="preserve"> </w:t>
      </w:r>
      <w:r w:rsidR="00BD7D90" w:rsidRPr="004B3CE3">
        <w:rPr>
          <w:bCs/>
          <w:lang w:val="vi-VN"/>
        </w:rPr>
        <w:t xml:space="preserve">and/or the </w:t>
      </w:r>
      <w:r w:rsidRPr="004B3CE3">
        <w:rPr>
          <w:lang w:val="vi-VN"/>
        </w:rPr>
        <w:t>Building</w:t>
      </w:r>
      <w:r w:rsidR="00BD7D90" w:rsidRPr="004B3CE3">
        <w:rPr>
          <w:bCs/>
          <w:lang w:val="vi-VN"/>
        </w:rPr>
        <w:t>;</w:t>
      </w:r>
    </w:p>
    <w:p w14:paraId="48E4B64A" w14:textId="77777777" w:rsidR="00BD7D90" w:rsidRPr="00C617FA" w:rsidRDefault="00BD7D90" w:rsidP="00BD7D90">
      <w:pPr>
        <w:pStyle w:val="a3"/>
        <w:ind w:left="1134"/>
        <w:jc w:val="both"/>
        <w:rPr>
          <w:lang w:val="vi-VN"/>
        </w:rPr>
      </w:pPr>
    </w:p>
    <w:p w14:paraId="31C629E5" w14:textId="1515BFD1" w:rsidR="00BD7D90" w:rsidRPr="004B3CE3" w:rsidRDefault="00493E76" w:rsidP="00340A46">
      <w:pPr>
        <w:pStyle w:val="a3"/>
        <w:numPr>
          <w:ilvl w:val="0"/>
          <w:numId w:val="16"/>
        </w:numPr>
        <w:ind w:left="1134" w:hanging="567"/>
        <w:jc w:val="both"/>
        <w:rPr>
          <w:b/>
          <w:i/>
          <w:lang w:val="vi-VN"/>
        </w:rPr>
      </w:pPr>
      <w:r w:rsidRPr="004B3CE3">
        <w:rPr>
          <w:lang w:val="en-US"/>
        </w:rPr>
        <w:t xml:space="preserve">To submit </w:t>
      </w:r>
      <w:r w:rsidR="00BD7D90" w:rsidRPr="004B3CE3">
        <w:rPr>
          <w:lang w:val="vi-VN"/>
        </w:rPr>
        <w:t xml:space="preserve">the design of </w:t>
      </w:r>
      <w:r w:rsidR="00BD7D90" w:rsidRPr="00C617FA">
        <w:rPr>
          <w:lang w:val="vi-VN"/>
        </w:rPr>
        <w:t xml:space="preserve">the </w:t>
      </w:r>
      <w:r w:rsidR="00381F64" w:rsidRPr="00C617FA">
        <w:rPr>
          <w:lang w:val="vi-VN"/>
        </w:rPr>
        <w:t>Leased Premises</w:t>
      </w:r>
      <w:r w:rsidR="00BD7D90" w:rsidRPr="00C617FA">
        <w:rPr>
          <w:lang w:val="vi-VN"/>
        </w:rPr>
        <w:t xml:space="preserve"> </w:t>
      </w:r>
      <w:r w:rsidRPr="004B3CE3">
        <w:rPr>
          <w:lang w:val="en-US"/>
        </w:rPr>
        <w:t>to</w:t>
      </w:r>
      <w:r w:rsidRPr="004B3CE3">
        <w:rPr>
          <w:lang w:val="vi-VN"/>
        </w:rPr>
        <w:t xml:space="preserve"> the </w:t>
      </w:r>
      <w:r w:rsidR="00C712D9" w:rsidRPr="004B3CE3">
        <w:rPr>
          <w:lang w:val="vi-VN"/>
        </w:rPr>
        <w:t>Lessor</w:t>
      </w:r>
      <w:r w:rsidRPr="004B3CE3">
        <w:rPr>
          <w:lang w:val="vi-VN"/>
        </w:rPr>
        <w:t xml:space="preserve"> </w:t>
      </w:r>
      <w:r w:rsidR="00BD7D90" w:rsidRPr="004B3CE3">
        <w:rPr>
          <w:lang w:val="vi-VN"/>
        </w:rPr>
        <w:t xml:space="preserve">for </w:t>
      </w:r>
      <w:r w:rsidRPr="004B3CE3">
        <w:rPr>
          <w:lang w:val="en-US"/>
        </w:rPr>
        <w:t xml:space="preserve">getting </w:t>
      </w:r>
      <w:r w:rsidR="00BD7D90" w:rsidRPr="004B3CE3">
        <w:rPr>
          <w:lang w:val="vi-VN"/>
        </w:rPr>
        <w:t xml:space="preserve">the </w:t>
      </w:r>
      <w:r w:rsidR="00C712D9" w:rsidRPr="004B3CE3">
        <w:rPr>
          <w:lang w:val="vi-VN"/>
        </w:rPr>
        <w:t>Lessor</w:t>
      </w:r>
      <w:r w:rsidRPr="004B3CE3">
        <w:rPr>
          <w:lang w:val="en-US"/>
        </w:rPr>
        <w:t>’s approval</w:t>
      </w:r>
      <w:r w:rsidR="00BD7D90" w:rsidRPr="004B3CE3">
        <w:rPr>
          <w:lang w:val="vi-VN"/>
        </w:rPr>
        <w:t xml:space="preserve"> before </w:t>
      </w:r>
      <w:r w:rsidRPr="004B3CE3">
        <w:rPr>
          <w:lang w:val="en-US"/>
        </w:rPr>
        <w:t>commencing the</w:t>
      </w:r>
      <w:r w:rsidR="00BD7D90" w:rsidRPr="004B3CE3">
        <w:rPr>
          <w:lang w:val="vi-VN"/>
        </w:rPr>
        <w:t xml:space="preserve"> renovation, repair, and installation of equipment for the </w:t>
      </w:r>
      <w:r w:rsidR="00381F64" w:rsidRPr="00C617FA">
        <w:rPr>
          <w:lang w:val="vi-VN"/>
        </w:rPr>
        <w:t>Leased Premises</w:t>
      </w:r>
      <w:r w:rsidR="00BD7D90" w:rsidRPr="00C617FA">
        <w:rPr>
          <w:lang w:val="vi-VN"/>
        </w:rPr>
        <w:t xml:space="preserve">. </w:t>
      </w:r>
      <w:r w:rsidRPr="004B3CE3">
        <w:rPr>
          <w:lang w:val="en-US"/>
        </w:rPr>
        <w:t>For clarity</w:t>
      </w:r>
      <w:r w:rsidR="00BD7D90" w:rsidRPr="004B3CE3">
        <w:rPr>
          <w:lang w:val="vi-VN"/>
        </w:rPr>
        <w:t xml:space="preserve">, the </w:t>
      </w:r>
      <w:r w:rsidR="00C712D9" w:rsidRPr="004B3CE3">
        <w:rPr>
          <w:lang w:val="vi-VN"/>
        </w:rPr>
        <w:t>Lessor</w:t>
      </w:r>
      <w:r w:rsidR="00BD7D90" w:rsidRPr="004B3CE3">
        <w:rPr>
          <w:lang w:val="vi-VN"/>
        </w:rPr>
        <w:t xml:space="preserve">'s approval of the design of the </w:t>
      </w:r>
      <w:r w:rsidR="00381F64" w:rsidRPr="004B3CE3">
        <w:rPr>
          <w:lang w:val="vi-VN"/>
        </w:rPr>
        <w:t>Leased Premises</w:t>
      </w:r>
      <w:r w:rsidR="00BD7D90" w:rsidRPr="004B3CE3">
        <w:rPr>
          <w:lang w:val="vi-VN"/>
        </w:rPr>
        <w:t xml:space="preserve"> does not </w:t>
      </w:r>
      <w:r w:rsidR="006414B3" w:rsidRPr="004B3CE3">
        <w:rPr>
          <w:lang w:val="en-US"/>
        </w:rPr>
        <w:t>exempt</w:t>
      </w:r>
      <w:r w:rsidR="00BD7D90" w:rsidRPr="004B3CE3">
        <w:rPr>
          <w:lang w:val="vi-VN"/>
        </w:rPr>
        <w:t xml:space="preserve"> the </w:t>
      </w:r>
      <w:r w:rsidR="00C712D9" w:rsidRPr="004B3CE3">
        <w:rPr>
          <w:lang w:val="vi-VN"/>
        </w:rPr>
        <w:t>Lessee</w:t>
      </w:r>
      <w:r w:rsidR="006414B3" w:rsidRPr="004B3CE3">
        <w:rPr>
          <w:lang w:val="vi-VN"/>
        </w:rPr>
        <w:t>’</w:t>
      </w:r>
      <w:r w:rsidR="006414B3" w:rsidRPr="004B3CE3">
        <w:rPr>
          <w:lang w:val="en-US"/>
        </w:rPr>
        <w:t xml:space="preserve">s </w:t>
      </w:r>
      <w:r w:rsidR="00BD7D90" w:rsidRPr="004B3CE3">
        <w:rPr>
          <w:lang w:val="vi-VN"/>
        </w:rPr>
        <w:t xml:space="preserve">obligation for loss, damage or </w:t>
      </w:r>
      <w:r w:rsidR="006414B3" w:rsidRPr="004B3CE3">
        <w:rPr>
          <w:lang w:val="en-US"/>
        </w:rPr>
        <w:t xml:space="preserve">expenses that </w:t>
      </w:r>
      <w:r w:rsidR="006414B3" w:rsidRPr="004B3CE3">
        <w:rPr>
          <w:lang w:val="en-US"/>
        </w:rPr>
        <w:lastRenderedPageBreak/>
        <w:t>occurred due to</w:t>
      </w:r>
      <w:r w:rsidR="00BD7D90" w:rsidRPr="004B3CE3">
        <w:rPr>
          <w:lang w:val="vi-VN"/>
        </w:rPr>
        <w:t xml:space="preserve"> (but not limited to) at) </w:t>
      </w:r>
      <w:r w:rsidR="006414B3" w:rsidRPr="004B3CE3">
        <w:rPr>
          <w:lang w:val="vi-VN"/>
        </w:rPr>
        <w:t>any mistake or other reasons belonging to such design</w:t>
      </w:r>
      <w:r w:rsidR="00BD7D90" w:rsidRPr="004B3CE3">
        <w:rPr>
          <w:lang w:val="vi-VN"/>
        </w:rPr>
        <w:t>;</w:t>
      </w:r>
    </w:p>
    <w:p w14:paraId="7256BD2E" w14:textId="77777777" w:rsidR="00BD7D90" w:rsidRPr="004B3CE3" w:rsidRDefault="00BD7D90" w:rsidP="00BD7D90">
      <w:pPr>
        <w:pStyle w:val="a3"/>
        <w:ind w:left="1134"/>
        <w:jc w:val="both"/>
        <w:rPr>
          <w:b/>
          <w:i/>
          <w:lang w:val="vi-VN"/>
        </w:rPr>
      </w:pPr>
    </w:p>
    <w:p w14:paraId="7C83058F" w14:textId="58419718" w:rsidR="00BD7D90" w:rsidRPr="004B3CE3" w:rsidRDefault="006414B3" w:rsidP="00340A46">
      <w:pPr>
        <w:pStyle w:val="a3"/>
        <w:numPr>
          <w:ilvl w:val="0"/>
          <w:numId w:val="16"/>
        </w:numPr>
        <w:ind w:left="1134" w:hanging="567"/>
        <w:jc w:val="both"/>
        <w:rPr>
          <w:lang w:val="vi-VN"/>
        </w:rPr>
      </w:pPr>
      <w:r w:rsidRPr="004B3CE3">
        <w:rPr>
          <w:lang w:val="vi-VN"/>
        </w:rPr>
        <w:t xml:space="preserve">To bear all costs for the Premises’ design and fitting out and for additional installation of the electricity system, fire fighting and prevention system, equipment or facility…within the </w:t>
      </w:r>
      <w:r w:rsidR="00BA6269" w:rsidRPr="004B3CE3">
        <w:rPr>
          <w:lang w:val="vi-VN"/>
        </w:rPr>
        <w:t xml:space="preserve">Leased </w:t>
      </w:r>
      <w:r w:rsidRPr="004B3CE3">
        <w:rPr>
          <w:lang w:val="vi-VN"/>
        </w:rPr>
        <w:t xml:space="preserve">Premises after </w:t>
      </w:r>
      <w:r w:rsidR="00BA6269" w:rsidRPr="004B3CE3">
        <w:rPr>
          <w:lang w:val="vi-VN"/>
        </w:rPr>
        <w:t xml:space="preserve">obtaining </w:t>
      </w:r>
      <w:r w:rsidRPr="004B3CE3">
        <w:rPr>
          <w:lang w:val="vi-VN"/>
        </w:rPr>
        <w:t xml:space="preserve">the </w:t>
      </w:r>
      <w:r w:rsidR="00C712D9" w:rsidRPr="004B3CE3">
        <w:rPr>
          <w:lang w:val="vi-VN"/>
        </w:rPr>
        <w:t>Lessor</w:t>
      </w:r>
      <w:r w:rsidR="00BA6269" w:rsidRPr="004B3CE3">
        <w:rPr>
          <w:lang w:val="vi-VN"/>
        </w:rPr>
        <w:t>’s approval on the same</w:t>
      </w:r>
      <w:r w:rsidR="00BD7D90" w:rsidRPr="004B3CE3">
        <w:rPr>
          <w:lang w:val="vi-VN"/>
        </w:rPr>
        <w:t xml:space="preserve">. </w:t>
      </w:r>
      <w:r w:rsidRPr="004B3CE3">
        <w:rPr>
          <w:lang w:val="vi-VN"/>
        </w:rPr>
        <w:t xml:space="preserve">As for the fire fighting and prevention system inside the Premises, the </w:t>
      </w:r>
      <w:r w:rsidR="00C712D9" w:rsidRPr="004B3CE3">
        <w:rPr>
          <w:lang w:val="vi-VN"/>
        </w:rPr>
        <w:t>Lessee</w:t>
      </w:r>
      <w:r w:rsidRPr="004B3CE3">
        <w:rPr>
          <w:lang w:val="vi-VN"/>
        </w:rPr>
        <w:t xml:space="preserve"> shall be responsible for preparing design dossiers and asking for appraisal and approval from the </w:t>
      </w:r>
      <w:r w:rsidR="00BA6269" w:rsidRPr="004B3CE3">
        <w:rPr>
          <w:lang w:val="vi-VN"/>
        </w:rPr>
        <w:t>c</w:t>
      </w:r>
      <w:r w:rsidRPr="004B3CE3">
        <w:rPr>
          <w:lang w:val="vi-VN"/>
        </w:rPr>
        <w:t>ompetent State Authority before construction and installation.</w:t>
      </w:r>
      <w:r w:rsidR="00BD7D90" w:rsidRPr="004B3CE3">
        <w:rPr>
          <w:lang w:val="vi-VN"/>
        </w:rPr>
        <w:t xml:space="preserve"> </w:t>
      </w:r>
      <w:r w:rsidRPr="004B3CE3">
        <w:rPr>
          <w:lang w:val="vi-VN"/>
        </w:rPr>
        <w:t xml:space="preserve">Furthermore, the </w:t>
      </w:r>
      <w:r w:rsidR="00C712D9" w:rsidRPr="004B3CE3">
        <w:rPr>
          <w:lang w:val="vi-VN"/>
        </w:rPr>
        <w:t>Lessee</w:t>
      </w:r>
      <w:r w:rsidRPr="004B3CE3">
        <w:rPr>
          <w:lang w:val="vi-VN"/>
        </w:rPr>
        <w:t xml:space="preserve"> must get approval from the </w:t>
      </w:r>
      <w:r w:rsidR="00BA6269" w:rsidRPr="004B3CE3">
        <w:rPr>
          <w:lang w:val="vi-VN"/>
        </w:rPr>
        <w:t>c</w:t>
      </w:r>
      <w:r w:rsidRPr="004B3CE3">
        <w:rPr>
          <w:lang w:val="vi-VN"/>
        </w:rPr>
        <w:t xml:space="preserve">ompetent State Authority to putting the fire fighting and prevention system into use and provide the </w:t>
      </w:r>
      <w:r w:rsidR="00C712D9" w:rsidRPr="004B3CE3">
        <w:rPr>
          <w:lang w:val="vi-VN"/>
        </w:rPr>
        <w:t>Lessor</w:t>
      </w:r>
      <w:r w:rsidRPr="004B3CE3">
        <w:rPr>
          <w:lang w:val="vi-VN"/>
        </w:rPr>
        <w:t xml:space="preserve"> with a copy of such approval documents</w:t>
      </w:r>
      <w:r w:rsidR="00BD7D90" w:rsidRPr="004B3CE3">
        <w:rPr>
          <w:lang w:val="vi-VN"/>
        </w:rPr>
        <w:t>;</w:t>
      </w:r>
    </w:p>
    <w:p w14:paraId="5CC6A904" w14:textId="77777777" w:rsidR="00192FB7" w:rsidRPr="00C617FA" w:rsidRDefault="00192FB7" w:rsidP="00192FB7">
      <w:pPr>
        <w:pStyle w:val="a3"/>
        <w:ind w:left="1134"/>
        <w:jc w:val="both"/>
        <w:rPr>
          <w:lang w:val="vi-VN"/>
        </w:rPr>
      </w:pPr>
    </w:p>
    <w:p w14:paraId="25A7305A" w14:textId="674E6A8E" w:rsidR="00192FB7" w:rsidRPr="00C617FA" w:rsidRDefault="00C712D9" w:rsidP="00340A46">
      <w:pPr>
        <w:pStyle w:val="a3"/>
        <w:numPr>
          <w:ilvl w:val="0"/>
          <w:numId w:val="16"/>
        </w:numPr>
        <w:ind w:left="1134" w:hanging="567"/>
        <w:jc w:val="both"/>
        <w:rPr>
          <w:lang w:val="vi-VN"/>
        </w:rPr>
      </w:pPr>
      <w:r w:rsidRPr="004B3CE3">
        <w:rPr>
          <w:lang w:val="vi-VN"/>
        </w:rPr>
        <w:t>Lessee</w:t>
      </w:r>
      <w:r w:rsidR="00192FB7" w:rsidRPr="004B3CE3">
        <w:rPr>
          <w:lang w:val="vi-VN"/>
        </w:rPr>
        <w:t xml:space="preserve"> shall not store or bring into the </w:t>
      </w:r>
      <w:r w:rsidR="00381F64" w:rsidRPr="004B3CE3">
        <w:rPr>
          <w:lang w:val="vi-VN"/>
        </w:rPr>
        <w:t>Leased Premises</w:t>
      </w:r>
      <w:r w:rsidR="00192FB7" w:rsidRPr="004B3CE3">
        <w:rPr>
          <w:lang w:val="vi-VN"/>
        </w:rPr>
        <w:t xml:space="preserve"> any flammable or explosive materials, substances or liquids;</w:t>
      </w:r>
    </w:p>
    <w:p w14:paraId="391E5D07" w14:textId="77777777" w:rsidR="00BD7D90" w:rsidRPr="00C617FA" w:rsidRDefault="00BD7D90" w:rsidP="00BD7D90">
      <w:pPr>
        <w:pStyle w:val="a3"/>
        <w:ind w:left="1134"/>
        <w:jc w:val="both"/>
        <w:rPr>
          <w:lang w:val="vi-VN"/>
        </w:rPr>
      </w:pPr>
    </w:p>
    <w:p w14:paraId="11B90698" w14:textId="5EFBBD3E" w:rsidR="00BD7D90" w:rsidRPr="00C617FA" w:rsidRDefault="006414B3" w:rsidP="00340A46">
      <w:pPr>
        <w:pStyle w:val="a3"/>
        <w:numPr>
          <w:ilvl w:val="0"/>
          <w:numId w:val="16"/>
        </w:numPr>
        <w:ind w:left="1134" w:hanging="567"/>
        <w:jc w:val="both"/>
        <w:rPr>
          <w:lang w:val="vi-VN"/>
        </w:rPr>
      </w:pPr>
      <w:r w:rsidRPr="00C617FA">
        <w:rPr>
          <w:lang w:val="vi-VN"/>
        </w:rPr>
        <w:t xml:space="preserve">The </w:t>
      </w:r>
      <w:r w:rsidR="00C712D9" w:rsidRPr="00C617FA">
        <w:rPr>
          <w:lang w:val="vi-VN"/>
        </w:rPr>
        <w:t>Lessee</w:t>
      </w:r>
      <w:r w:rsidRPr="00C617FA">
        <w:rPr>
          <w:lang w:val="vi-VN"/>
        </w:rPr>
        <w:t xml:space="preserve"> is not allowed and ensures that its staff, suppliers, clients or any third party concerning the </w:t>
      </w:r>
      <w:r w:rsidR="00C712D9" w:rsidRPr="00C617FA">
        <w:rPr>
          <w:lang w:val="vi-VN"/>
        </w:rPr>
        <w:t>Lessee</w:t>
      </w:r>
      <w:r w:rsidRPr="00C617FA">
        <w:rPr>
          <w:lang w:val="vi-VN"/>
        </w:rPr>
        <w:t xml:space="preserve">’s business not to do anything that causes or may cause any danger, noise, annoyance or nuisance to the ordinary operations of the Building, other </w:t>
      </w:r>
      <w:r w:rsidR="00BA6269" w:rsidRPr="00C617FA">
        <w:rPr>
          <w:lang w:val="vi-VN"/>
        </w:rPr>
        <w:t>l</w:t>
      </w:r>
      <w:r w:rsidR="00C712D9" w:rsidRPr="00C617FA">
        <w:rPr>
          <w:lang w:val="vi-VN"/>
        </w:rPr>
        <w:t>essee</w:t>
      </w:r>
      <w:r w:rsidRPr="00C617FA">
        <w:rPr>
          <w:lang w:val="vi-VN"/>
        </w:rPr>
        <w:t xml:space="preserve">s or other parties in the Building or other neighboring premises, as </w:t>
      </w:r>
      <w:r w:rsidR="00C712D9" w:rsidRPr="00C617FA">
        <w:rPr>
          <w:lang w:val="vi-VN"/>
        </w:rPr>
        <w:t>Lessor</w:t>
      </w:r>
      <w:r w:rsidRPr="00C617FA">
        <w:rPr>
          <w:lang w:val="vi-VN"/>
        </w:rPr>
        <w:t>’s reasonable discretion, may affect to the image and reputation of the Building</w:t>
      </w:r>
      <w:r w:rsidR="00BD7D90" w:rsidRPr="00C617FA">
        <w:rPr>
          <w:lang w:val="vi-VN"/>
        </w:rPr>
        <w:t>;</w:t>
      </w:r>
    </w:p>
    <w:p w14:paraId="18252D57" w14:textId="77777777" w:rsidR="00B15AA1" w:rsidRPr="00C617FA" w:rsidRDefault="00B15AA1" w:rsidP="00B15AA1">
      <w:pPr>
        <w:pStyle w:val="a3"/>
        <w:ind w:left="1134"/>
        <w:jc w:val="both"/>
        <w:rPr>
          <w:lang w:val="vi-VN"/>
        </w:rPr>
      </w:pPr>
    </w:p>
    <w:p w14:paraId="75B45B2F" w14:textId="207154C6" w:rsidR="00B15AA1" w:rsidRPr="00C617FA" w:rsidRDefault="006414B3" w:rsidP="00340A46">
      <w:pPr>
        <w:pStyle w:val="a3"/>
        <w:numPr>
          <w:ilvl w:val="0"/>
          <w:numId w:val="16"/>
        </w:numPr>
        <w:ind w:left="1134" w:hanging="567"/>
        <w:jc w:val="both"/>
        <w:rPr>
          <w:lang w:val="vi-VN"/>
        </w:rPr>
      </w:pPr>
      <w:r w:rsidRPr="00C617FA">
        <w:rPr>
          <w:lang w:val="vi-VN"/>
        </w:rPr>
        <w:t xml:space="preserve">To be </w:t>
      </w:r>
      <w:r w:rsidR="00BA6269" w:rsidRPr="00C617FA">
        <w:rPr>
          <w:lang w:val="vi-VN"/>
        </w:rPr>
        <w:t>r</w:t>
      </w:r>
      <w:r w:rsidR="00B15AA1" w:rsidRPr="00C617FA">
        <w:rPr>
          <w:lang w:val="vi-VN"/>
        </w:rPr>
        <w:t>esponsible for obtaining any and all approvals</w:t>
      </w:r>
      <w:r w:rsidR="00BA6269" w:rsidRPr="00C617FA">
        <w:rPr>
          <w:lang w:val="vi-VN"/>
        </w:rPr>
        <w:t xml:space="preserve"> at its own costs</w:t>
      </w:r>
      <w:r w:rsidR="00B15AA1" w:rsidRPr="00C617FA">
        <w:rPr>
          <w:lang w:val="vi-VN"/>
        </w:rPr>
        <w:t xml:space="preserve"> relating to:</w:t>
      </w:r>
    </w:p>
    <w:p w14:paraId="736A3E84" w14:textId="77777777" w:rsidR="00B15AA1" w:rsidRPr="00C617FA" w:rsidRDefault="00B15AA1" w:rsidP="00B15AA1">
      <w:pPr>
        <w:pStyle w:val="a3"/>
        <w:ind w:left="1134"/>
        <w:jc w:val="both"/>
        <w:rPr>
          <w:lang w:val="vi-VN"/>
        </w:rPr>
      </w:pPr>
    </w:p>
    <w:p w14:paraId="2318AF13" w14:textId="312646FD" w:rsidR="00B15AA1" w:rsidRPr="00C617FA" w:rsidRDefault="00B15AA1" w:rsidP="00340A46">
      <w:pPr>
        <w:pStyle w:val="a3"/>
        <w:numPr>
          <w:ilvl w:val="0"/>
          <w:numId w:val="25"/>
        </w:numPr>
        <w:ind w:left="1701" w:hanging="567"/>
        <w:jc w:val="both"/>
        <w:rPr>
          <w:lang w:val="vi-VN"/>
        </w:rPr>
      </w:pPr>
      <w:r w:rsidRPr="00C617FA">
        <w:rPr>
          <w:lang w:val="vi-VN"/>
        </w:rPr>
        <w:t xml:space="preserve">the signing and implementation of this </w:t>
      </w:r>
      <w:r w:rsidR="00BA6269" w:rsidRPr="00C617FA">
        <w:rPr>
          <w:lang w:val="vi-VN"/>
        </w:rPr>
        <w:t>Agreement</w:t>
      </w:r>
      <w:r w:rsidRPr="00C617FA">
        <w:rPr>
          <w:lang w:val="vi-VN"/>
        </w:rPr>
        <w:t xml:space="preserve"> by the </w:t>
      </w:r>
      <w:r w:rsidR="00C712D9" w:rsidRPr="00C617FA">
        <w:rPr>
          <w:lang w:val="vi-VN"/>
        </w:rPr>
        <w:t>Lessee</w:t>
      </w:r>
      <w:r w:rsidRPr="00C617FA">
        <w:rPr>
          <w:lang w:val="vi-VN"/>
        </w:rPr>
        <w:t>;</w:t>
      </w:r>
    </w:p>
    <w:p w14:paraId="0BA9712F" w14:textId="77777777" w:rsidR="00B15AA1" w:rsidRPr="00C617FA" w:rsidRDefault="00B15AA1" w:rsidP="00AE1016">
      <w:pPr>
        <w:pStyle w:val="a3"/>
        <w:ind w:left="1701" w:hanging="567"/>
        <w:jc w:val="both"/>
        <w:rPr>
          <w:lang w:val="vi-VN"/>
        </w:rPr>
      </w:pPr>
    </w:p>
    <w:p w14:paraId="70406326" w14:textId="247E1461" w:rsidR="00B15AA1" w:rsidRPr="00C617FA" w:rsidRDefault="00B15AA1" w:rsidP="00340A46">
      <w:pPr>
        <w:pStyle w:val="a3"/>
        <w:numPr>
          <w:ilvl w:val="0"/>
          <w:numId w:val="25"/>
        </w:numPr>
        <w:ind w:left="1701" w:hanging="567"/>
        <w:jc w:val="both"/>
        <w:rPr>
          <w:lang w:val="vi-VN"/>
        </w:rPr>
      </w:pPr>
      <w:r w:rsidRPr="00C617FA">
        <w:rPr>
          <w:lang w:val="vi-VN"/>
        </w:rPr>
        <w:t xml:space="preserve">the implementation of the </w:t>
      </w:r>
      <w:r w:rsidR="00C712D9" w:rsidRPr="00C617FA">
        <w:rPr>
          <w:lang w:val="vi-VN"/>
        </w:rPr>
        <w:t>Lessee</w:t>
      </w:r>
      <w:r w:rsidRPr="00C617FA">
        <w:rPr>
          <w:lang w:val="vi-VN"/>
        </w:rPr>
        <w:t xml:space="preserve">'s professions and business activities in the </w:t>
      </w:r>
      <w:r w:rsidR="00381F64" w:rsidRPr="00C617FA">
        <w:rPr>
          <w:lang w:val="vi-VN"/>
        </w:rPr>
        <w:t>Leased Premises</w:t>
      </w:r>
      <w:r w:rsidRPr="00C617FA">
        <w:rPr>
          <w:lang w:val="vi-VN"/>
        </w:rPr>
        <w:t>;</w:t>
      </w:r>
    </w:p>
    <w:p w14:paraId="296A3D70" w14:textId="77777777" w:rsidR="00AE1016" w:rsidRPr="00C617FA" w:rsidRDefault="00AE1016" w:rsidP="00AE1016">
      <w:pPr>
        <w:pStyle w:val="a3"/>
        <w:ind w:left="1701" w:hanging="567"/>
        <w:jc w:val="both"/>
        <w:rPr>
          <w:lang w:val="vi-VN"/>
        </w:rPr>
      </w:pPr>
    </w:p>
    <w:p w14:paraId="4FE85CC9" w14:textId="17E764DE" w:rsidR="00AE1016" w:rsidRPr="00C617FA" w:rsidRDefault="006414B3" w:rsidP="00340A46">
      <w:pPr>
        <w:pStyle w:val="a3"/>
        <w:numPr>
          <w:ilvl w:val="0"/>
          <w:numId w:val="25"/>
        </w:numPr>
        <w:ind w:left="1701" w:hanging="567"/>
        <w:jc w:val="both"/>
        <w:rPr>
          <w:lang w:val="vi-VN"/>
        </w:rPr>
      </w:pPr>
      <w:r w:rsidRPr="00C617FA">
        <w:rPr>
          <w:lang w:val="en-US"/>
        </w:rPr>
        <w:t xml:space="preserve">the </w:t>
      </w:r>
      <w:r w:rsidR="00C712D9" w:rsidRPr="00C617FA">
        <w:rPr>
          <w:lang w:val="en-US"/>
        </w:rPr>
        <w:t>Lessee</w:t>
      </w:r>
      <w:r w:rsidRPr="00C617FA">
        <w:rPr>
          <w:lang w:val="en-US"/>
        </w:rPr>
        <w:t xml:space="preserve"> </w:t>
      </w:r>
      <w:r w:rsidR="00AE1016" w:rsidRPr="00C617FA">
        <w:rPr>
          <w:lang w:val="vi-VN"/>
        </w:rPr>
        <w:t xml:space="preserve">shall be obligated to supplement and ensure that such consents are available and in full force and effect on the date of </w:t>
      </w:r>
      <w:r w:rsidRPr="00C617FA">
        <w:rPr>
          <w:lang w:val="en-US"/>
        </w:rPr>
        <w:t xml:space="preserve">signing this </w:t>
      </w:r>
      <w:r w:rsidR="00991A90" w:rsidRPr="004B3CE3">
        <w:rPr>
          <w:lang w:val="vi-VN"/>
        </w:rPr>
        <w:t>Agreement</w:t>
      </w:r>
      <w:r w:rsidR="00991A90" w:rsidRPr="00C617FA" w:rsidDel="00991A90">
        <w:rPr>
          <w:lang w:val="en-US"/>
        </w:rPr>
        <w:t xml:space="preserve"> </w:t>
      </w:r>
      <w:r w:rsidR="00AE1016" w:rsidRPr="00C617FA">
        <w:rPr>
          <w:lang w:val="vi-VN"/>
        </w:rPr>
        <w:t>and shall remain</w:t>
      </w:r>
      <w:r w:rsidRPr="00C617FA">
        <w:rPr>
          <w:lang w:val="en-US"/>
        </w:rPr>
        <w:t xml:space="preserve"> such consent</w:t>
      </w:r>
      <w:r w:rsidR="00AE1016" w:rsidRPr="00C617FA">
        <w:rPr>
          <w:lang w:val="vi-VN"/>
        </w:rPr>
        <w:t xml:space="preserve"> throughout the</w:t>
      </w:r>
      <w:r w:rsidRPr="00C617FA">
        <w:rPr>
          <w:lang w:val="en-US"/>
        </w:rPr>
        <w:t xml:space="preserve"> Lease</w:t>
      </w:r>
      <w:r w:rsidR="00AE1016" w:rsidRPr="00C617FA">
        <w:rPr>
          <w:lang w:val="vi-VN"/>
        </w:rPr>
        <w:t xml:space="preserve"> </w:t>
      </w:r>
      <w:r w:rsidRPr="00C617FA">
        <w:rPr>
          <w:lang w:val="en-US"/>
        </w:rPr>
        <w:t>T</w:t>
      </w:r>
      <w:r w:rsidR="00AE1016" w:rsidRPr="00C617FA">
        <w:rPr>
          <w:lang w:val="vi-VN"/>
        </w:rPr>
        <w:t>erm.</w:t>
      </w:r>
    </w:p>
    <w:p w14:paraId="6D6A801E" w14:textId="77777777" w:rsidR="00B15AA1" w:rsidRPr="00C617FA" w:rsidRDefault="00B15AA1" w:rsidP="00B15AA1">
      <w:pPr>
        <w:pStyle w:val="a3"/>
        <w:ind w:left="1134"/>
        <w:jc w:val="both"/>
        <w:rPr>
          <w:lang w:val="vi-VN"/>
        </w:rPr>
      </w:pPr>
    </w:p>
    <w:p w14:paraId="0F9B7A45" w14:textId="231563CE" w:rsidR="00B15AA1" w:rsidRPr="00C617FA" w:rsidRDefault="006414B3" w:rsidP="00340A46">
      <w:pPr>
        <w:pStyle w:val="a3"/>
        <w:numPr>
          <w:ilvl w:val="0"/>
          <w:numId w:val="16"/>
        </w:numPr>
        <w:ind w:left="1134" w:hanging="567"/>
        <w:jc w:val="both"/>
        <w:rPr>
          <w:lang w:val="vi-VN"/>
        </w:rPr>
      </w:pPr>
      <w:r w:rsidRPr="00C617FA">
        <w:rPr>
          <w:lang w:val="en-US"/>
        </w:rPr>
        <w:t xml:space="preserve">To </w:t>
      </w:r>
      <w:r w:rsidRPr="00C617FA">
        <w:rPr>
          <w:lang w:val="vi-VN"/>
        </w:rPr>
        <w:t>m</w:t>
      </w:r>
      <w:r w:rsidR="00EC1C69" w:rsidRPr="00C617FA">
        <w:rPr>
          <w:lang w:val="vi-VN"/>
        </w:rPr>
        <w:t xml:space="preserve">aintain and ensure that the </w:t>
      </w:r>
      <w:r w:rsidR="00C712D9" w:rsidRPr="00C617FA">
        <w:rPr>
          <w:lang w:val="vi-VN"/>
        </w:rPr>
        <w:t>Lessee</w:t>
      </w:r>
      <w:r w:rsidR="00EC1C69" w:rsidRPr="00C617FA">
        <w:rPr>
          <w:lang w:val="vi-VN"/>
        </w:rPr>
        <w:t xml:space="preserve">'s personnel maintain the hygiene and security of the </w:t>
      </w:r>
      <w:r w:rsidR="00381F64" w:rsidRPr="00C617FA">
        <w:rPr>
          <w:lang w:val="vi-VN"/>
        </w:rPr>
        <w:t>Leased Premises</w:t>
      </w:r>
      <w:r w:rsidR="00EC1C69" w:rsidRPr="00C617FA">
        <w:rPr>
          <w:lang w:val="vi-VN"/>
        </w:rPr>
        <w:t xml:space="preserve"> and </w:t>
      </w:r>
      <w:r w:rsidRPr="004B3CE3">
        <w:rPr>
          <w:lang w:val="vi-VN"/>
        </w:rPr>
        <w:t>Common Area</w:t>
      </w:r>
      <w:r w:rsidR="00EC1C69" w:rsidRPr="00C617FA">
        <w:rPr>
          <w:lang w:val="vi-VN"/>
        </w:rPr>
        <w:t>;</w:t>
      </w:r>
    </w:p>
    <w:p w14:paraId="3F9C5363" w14:textId="77777777" w:rsidR="00A04106" w:rsidRPr="00C617FA" w:rsidRDefault="00A04106" w:rsidP="00A04106">
      <w:pPr>
        <w:pStyle w:val="a3"/>
        <w:ind w:left="1134"/>
        <w:jc w:val="both"/>
        <w:rPr>
          <w:lang w:val="vi-VN"/>
        </w:rPr>
      </w:pPr>
    </w:p>
    <w:p w14:paraId="59C8AA44" w14:textId="37F58524" w:rsidR="00A04106" w:rsidRPr="00C617FA" w:rsidRDefault="006414B3" w:rsidP="00340A46">
      <w:pPr>
        <w:pStyle w:val="a3"/>
        <w:numPr>
          <w:ilvl w:val="0"/>
          <w:numId w:val="16"/>
        </w:numPr>
        <w:ind w:left="1134" w:hanging="567"/>
        <w:jc w:val="both"/>
        <w:rPr>
          <w:lang w:val="vi-VN"/>
        </w:rPr>
      </w:pPr>
      <w:r w:rsidRPr="004B3CE3">
        <w:rPr>
          <w:lang w:val="vi-VN"/>
        </w:rPr>
        <w:t>The</w:t>
      </w:r>
      <w:r w:rsidRPr="004B3CE3">
        <w:rPr>
          <w:rFonts w:ascii="Arial" w:hAnsi="Arial" w:cs="Arial"/>
          <w:i/>
          <w:sz w:val="18"/>
          <w:szCs w:val="18"/>
          <w:lang w:val="en-GB"/>
        </w:rPr>
        <w:t xml:space="preserve"> </w:t>
      </w:r>
      <w:r w:rsidR="00C712D9" w:rsidRPr="004B3CE3">
        <w:rPr>
          <w:lang w:val="vi-VN"/>
        </w:rPr>
        <w:t>Lessee</w:t>
      </w:r>
      <w:r w:rsidRPr="004B3CE3">
        <w:rPr>
          <w:lang w:val="vi-VN"/>
        </w:rPr>
        <w:t xml:space="preserve"> must nominate its representative to attend meetings with all of other </w:t>
      </w:r>
      <w:r w:rsidR="00BA6269" w:rsidRPr="004B3CE3">
        <w:rPr>
          <w:lang w:val="vi-VN"/>
        </w:rPr>
        <w:t>l</w:t>
      </w:r>
      <w:r w:rsidR="00C712D9" w:rsidRPr="004B3CE3">
        <w:rPr>
          <w:lang w:val="vi-VN"/>
        </w:rPr>
        <w:t>essee</w:t>
      </w:r>
      <w:r w:rsidRPr="004B3CE3">
        <w:rPr>
          <w:lang w:val="vi-VN"/>
        </w:rPr>
        <w:t xml:space="preserve">s held by the </w:t>
      </w:r>
      <w:r w:rsidR="00C712D9" w:rsidRPr="004B3CE3">
        <w:rPr>
          <w:lang w:val="vi-VN"/>
        </w:rPr>
        <w:t>Lessor</w:t>
      </w:r>
      <w:r w:rsidRPr="004B3CE3">
        <w:rPr>
          <w:lang w:val="vi-VN"/>
        </w:rPr>
        <w:t xml:space="preserve"> on issues related to the Building, if the </w:t>
      </w:r>
      <w:r w:rsidR="00C712D9" w:rsidRPr="004B3CE3">
        <w:rPr>
          <w:lang w:val="vi-VN"/>
        </w:rPr>
        <w:t>Lessee</w:t>
      </w:r>
      <w:r w:rsidRPr="004B3CE3">
        <w:rPr>
          <w:lang w:val="vi-VN"/>
        </w:rPr>
        <w:t xml:space="preserve"> does not attend those meetings, the </w:t>
      </w:r>
      <w:r w:rsidR="00C712D9" w:rsidRPr="004B3CE3">
        <w:rPr>
          <w:lang w:val="vi-VN"/>
        </w:rPr>
        <w:t>Lessee</w:t>
      </w:r>
      <w:r w:rsidRPr="004B3CE3">
        <w:rPr>
          <w:lang w:val="vi-VN"/>
        </w:rPr>
        <w:t xml:space="preserve"> must still have to comply with the decisions as voted through those meetings</w:t>
      </w:r>
      <w:r w:rsidR="00B06620" w:rsidRPr="004B3CE3">
        <w:rPr>
          <w:lang w:val="en-US"/>
        </w:rPr>
        <w:t>.</w:t>
      </w:r>
    </w:p>
    <w:p w14:paraId="343860B1" w14:textId="77777777" w:rsidR="00270532" w:rsidRPr="00270532" w:rsidRDefault="00270532" w:rsidP="00C617FA">
      <w:pPr>
        <w:pStyle w:val="a3"/>
        <w:rPr>
          <w:lang w:val="vi-VN"/>
        </w:rPr>
      </w:pPr>
    </w:p>
    <w:p w14:paraId="6927BADB" w14:textId="712AAE78" w:rsidR="00270532" w:rsidRPr="004B3CE3" w:rsidRDefault="00270532" w:rsidP="00340A46">
      <w:pPr>
        <w:pStyle w:val="a3"/>
        <w:numPr>
          <w:ilvl w:val="0"/>
          <w:numId w:val="16"/>
        </w:numPr>
        <w:ind w:left="1134" w:hanging="567"/>
        <w:jc w:val="both"/>
        <w:rPr>
          <w:lang w:val="vi-VN"/>
        </w:rPr>
      </w:pPr>
      <w:r w:rsidRPr="00270532">
        <w:rPr>
          <w:lang w:val="vi-VN"/>
        </w:rPr>
        <w:t>The Lessee must immediately notify the Lessor of the change in address for receiving payment requests or notices from the Lessor</w:t>
      </w:r>
      <w:r>
        <w:rPr>
          <w:lang w:val="en-US"/>
        </w:rPr>
        <w:t>.</w:t>
      </w:r>
    </w:p>
    <w:p w14:paraId="115EEAED" w14:textId="77777777" w:rsidR="00A04106" w:rsidRPr="004B3CE3" w:rsidRDefault="00A04106" w:rsidP="00A04106">
      <w:pPr>
        <w:pStyle w:val="a3"/>
        <w:ind w:left="1134"/>
        <w:jc w:val="both"/>
        <w:rPr>
          <w:lang w:val="vi-VN"/>
        </w:rPr>
      </w:pPr>
    </w:p>
    <w:p w14:paraId="55BA1672" w14:textId="4506FBAD" w:rsidR="00A04106" w:rsidRPr="004B3CE3" w:rsidRDefault="00B06620" w:rsidP="00340A46">
      <w:pPr>
        <w:pStyle w:val="a3"/>
        <w:numPr>
          <w:ilvl w:val="0"/>
          <w:numId w:val="16"/>
        </w:numPr>
        <w:ind w:left="1134" w:hanging="567"/>
        <w:jc w:val="both"/>
        <w:rPr>
          <w:lang w:val="vi-VN"/>
        </w:rPr>
      </w:pPr>
      <w:r w:rsidRPr="004B3CE3">
        <w:rPr>
          <w:lang w:val="vi-VN"/>
        </w:rPr>
        <w:t xml:space="preserve">To provide one telephone number and representative in order for the </w:t>
      </w:r>
      <w:r w:rsidR="00C712D9" w:rsidRPr="004B3CE3">
        <w:rPr>
          <w:lang w:val="vi-VN"/>
        </w:rPr>
        <w:t>Lessor</w:t>
      </w:r>
      <w:r w:rsidRPr="004B3CE3">
        <w:rPr>
          <w:lang w:val="vi-VN"/>
        </w:rPr>
        <w:t xml:space="preserve"> to contact in case of necessary and</w:t>
      </w:r>
      <w:r w:rsidR="009E7626">
        <w:rPr>
          <w:lang w:val="en-US"/>
        </w:rPr>
        <w:t xml:space="preserve"> must</w:t>
      </w:r>
      <w:r w:rsidRPr="004B3CE3">
        <w:rPr>
          <w:lang w:val="vi-VN"/>
        </w:rPr>
        <w:t xml:space="preserve"> timely update to the </w:t>
      </w:r>
      <w:r w:rsidR="00C712D9" w:rsidRPr="004B3CE3">
        <w:rPr>
          <w:lang w:val="vi-VN"/>
        </w:rPr>
        <w:t>Lessor</w:t>
      </w:r>
      <w:r w:rsidRPr="004B3CE3">
        <w:rPr>
          <w:lang w:val="vi-VN"/>
        </w:rPr>
        <w:t xml:space="preserve"> for any change concerning such telephone number and representative</w:t>
      </w:r>
      <w:r w:rsidR="00A04106" w:rsidRPr="004B3CE3">
        <w:rPr>
          <w:lang w:val="vi-VN"/>
        </w:rPr>
        <w:t>;</w:t>
      </w:r>
    </w:p>
    <w:p w14:paraId="5EA99BE9" w14:textId="77777777" w:rsidR="00A04106" w:rsidRPr="004B3CE3" w:rsidRDefault="00A04106" w:rsidP="00A04106">
      <w:pPr>
        <w:pStyle w:val="a3"/>
        <w:ind w:left="1134"/>
        <w:jc w:val="both"/>
        <w:rPr>
          <w:lang w:val="vi-VN"/>
        </w:rPr>
      </w:pPr>
    </w:p>
    <w:p w14:paraId="486EDFB2" w14:textId="1C475464" w:rsidR="00A04106" w:rsidRPr="004B3CE3" w:rsidRDefault="00B06620" w:rsidP="00340A46">
      <w:pPr>
        <w:pStyle w:val="a3"/>
        <w:numPr>
          <w:ilvl w:val="0"/>
          <w:numId w:val="16"/>
        </w:numPr>
        <w:ind w:left="1134" w:hanging="567"/>
        <w:jc w:val="both"/>
        <w:rPr>
          <w:lang w:val="vi-VN"/>
        </w:rPr>
      </w:pPr>
      <w:r w:rsidRPr="004B3CE3">
        <w:rPr>
          <w:lang w:val="vi-VN"/>
        </w:rPr>
        <w:lastRenderedPageBreak/>
        <w:t xml:space="preserve">To coordinate closely with the </w:t>
      </w:r>
      <w:r w:rsidR="00C712D9" w:rsidRPr="004B3CE3">
        <w:rPr>
          <w:lang w:val="vi-VN"/>
        </w:rPr>
        <w:t>Lessor</w:t>
      </w:r>
      <w:r w:rsidRPr="004B3CE3">
        <w:rPr>
          <w:lang w:val="vi-VN"/>
        </w:rPr>
        <w:t xml:space="preserve"> participating in activities for the common purpose of the Building or other activities hosted by the </w:t>
      </w:r>
      <w:r w:rsidR="00BA6269" w:rsidRPr="004B3CE3">
        <w:rPr>
          <w:lang w:val="vi-VN"/>
        </w:rPr>
        <w:t>c</w:t>
      </w:r>
      <w:r w:rsidRPr="004B3CE3">
        <w:rPr>
          <w:lang w:val="vi-VN"/>
        </w:rPr>
        <w:t xml:space="preserve">ompetent State Authority, which require the </w:t>
      </w:r>
      <w:r w:rsidR="00C712D9" w:rsidRPr="004B3CE3">
        <w:rPr>
          <w:lang w:val="vi-VN"/>
        </w:rPr>
        <w:t>Lessor</w:t>
      </w:r>
      <w:r w:rsidRPr="004B3CE3">
        <w:rPr>
          <w:lang w:val="vi-VN"/>
        </w:rPr>
        <w:t xml:space="preserve"> and its </w:t>
      </w:r>
      <w:r w:rsidR="00BA6269" w:rsidRPr="004B3CE3">
        <w:rPr>
          <w:lang w:val="vi-VN"/>
        </w:rPr>
        <w:t>partner</w:t>
      </w:r>
      <w:r w:rsidRPr="004B3CE3">
        <w:rPr>
          <w:lang w:val="vi-VN"/>
        </w:rPr>
        <w:t>s to participate</w:t>
      </w:r>
      <w:r w:rsidR="00A04106" w:rsidRPr="004B3CE3">
        <w:rPr>
          <w:lang w:val="vi-VN"/>
        </w:rPr>
        <w:t>;</w:t>
      </w:r>
    </w:p>
    <w:p w14:paraId="05245A6C" w14:textId="77777777" w:rsidR="00EC1C69" w:rsidRPr="004B3CE3" w:rsidRDefault="00EC1C69" w:rsidP="00EC1C69">
      <w:pPr>
        <w:pStyle w:val="a3"/>
        <w:ind w:left="1134"/>
        <w:jc w:val="both"/>
        <w:rPr>
          <w:lang w:val="vi-VN"/>
        </w:rPr>
      </w:pPr>
    </w:p>
    <w:p w14:paraId="6D72873D" w14:textId="777D35F9" w:rsidR="00EC1C69" w:rsidRPr="00C617FA" w:rsidRDefault="00B06620" w:rsidP="00340A46">
      <w:pPr>
        <w:pStyle w:val="a3"/>
        <w:numPr>
          <w:ilvl w:val="0"/>
          <w:numId w:val="16"/>
        </w:numPr>
        <w:ind w:left="1134" w:hanging="567"/>
        <w:jc w:val="both"/>
        <w:rPr>
          <w:lang w:val="vi-VN"/>
        </w:rPr>
      </w:pPr>
      <w:r w:rsidRPr="00C617FA">
        <w:rPr>
          <w:lang w:val="en-US"/>
        </w:rPr>
        <w:t xml:space="preserve">To </w:t>
      </w:r>
      <w:r w:rsidRPr="00C617FA">
        <w:rPr>
          <w:lang w:val="vi-VN"/>
        </w:rPr>
        <w:t>i</w:t>
      </w:r>
      <w:r w:rsidR="00EC1C69" w:rsidRPr="00C617FA">
        <w:rPr>
          <w:lang w:val="vi-VN"/>
        </w:rPr>
        <w:t xml:space="preserve">mmediately notify the </w:t>
      </w:r>
      <w:r w:rsidR="00C712D9" w:rsidRPr="00C617FA">
        <w:rPr>
          <w:lang w:val="vi-VN"/>
        </w:rPr>
        <w:t>Lessor</w:t>
      </w:r>
      <w:r w:rsidR="00EC1C69" w:rsidRPr="00C617FA">
        <w:rPr>
          <w:lang w:val="vi-VN"/>
        </w:rPr>
        <w:t xml:space="preserve"> in writing </w:t>
      </w:r>
      <w:r w:rsidRPr="00C617FA">
        <w:rPr>
          <w:lang w:val="en-US"/>
        </w:rPr>
        <w:t xml:space="preserve">of the </w:t>
      </w:r>
      <w:r w:rsidR="00EC1C69" w:rsidRPr="00C617FA">
        <w:rPr>
          <w:lang w:val="vi-VN"/>
        </w:rPr>
        <w:t>following cases:</w:t>
      </w:r>
    </w:p>
    <w:p w14:paraId="1D63B954" w14:textId="77777777" w:rsidR="00EC1C69" w:rsidRPr="00C617FA" w:rsidRDefault="00EC1C69" w:rsidP="00EC1C69">
      <w:pPr>
        <w:pStyle w:val="a3"/>
        <w:ind w:left="1134"/>
        <w:jc w:val="both"/>
        <w:rPr>
          <w:lang w:val="vi-VN"/>
        </w:rPr>
      </w:pPr>
    </w:p>
    <w:p w14:paraId="6EA9617A" w14:textId="738309F9" w:rsidR="00EC1C69" w:rsidRPr="00C617FA" w:rsidRDefault="00EC1C69" w:rsidP="00340A46">
      <w:pPr>
        <w:pStyle w:val="a3"/>
        <w:numPr>
          <w:ilvl w:val="0"/>
          <w:numId w:val="26"/>
        </w:numPr>
        <w:ind w:left="1701" w:hanging="567"/>
        <w:jc w:val="both"/>
        <w:rPr>
          <w:lang w:val="vi-VN"/>
        </w:rPr>
      </w:pPr>
      <w:r w:rsidRPr="00C617FA">
        <w:rPr>
          <w:lang w:val="vi-VN"/>
        </w:rPr>
        <w:t xml:space="preserve">there is any damage to the </w:t>
      </w:r>
      <w:r w:rsidR="00381F64" w:rsidRPr="00C617FA">
        <w:rPr>
          <w:lang w:val="vi-VN"/>
        </w:rPr>
        <w:t>Leased Premises</w:t>
      </w:r>
      <w:r w:rsidRPr="00C617FA">
        <w:rPr>
          <w:lang w:val="vi-VN"/>
        </w:rPr>
        <w:t>;</w:t>
      </w:r>
    </w:p>
    <w:p w14:paraId="45115A65" w14:textId="77777777" w:rsidR="00EC1C69" w:rsidRPr="00C617FA" w:rsidRDefault="00EC1C69" w:rsidP="00EC1C69">
      <w:pPr>
        <w:pStyle w:val="a3"/>
        <w:ind w:left="1134"/>
        <w:jc w:val="both"/>
        <w:rPr>
          <w:lang w:val="vi-VN"/>
        </w:rPr>
      </w:pPr>
    </w:p>
    <w:p w14:paraId="4DD37169" w14:textId="667DEDC3" w:rsidR="00EC1C69" w:rsidRPr="00C617FA" w:rsidRDefault="00EC1C69" w:rsidP="00340A46">
      <w:pPr>
        <w:pStyle w:val="a3"/>
        <w:numPr>
          <w:ilvl w:val="0"/>
          <w:numId w:val="26"/>
        </w:numPr>
        <w:ind w:left="1701" w:hanging="567"/>
        <w:jc w:val="both"/>
        <w:rPr>
          <w:lang w:val="vi-VN"/>
        </w:rPr>
      </w:pPr>
      <w:r w:rsidRPr="00C617FA">
        <w:rPr>
          <w:lang w:val="vi-VN"/>
        </w:rPr>
        <w:t xml:space="preserve">any circumstances which may be dangerous or which may cause any damage or danger to the </w:t>
      </w:r>
      <w:r w:rsidR="00B06620" w:rsidRPr="00C617FA">
        <w:rPr>
          <w:lang w:val="en-US"/>
        </w:rPr>
        <w:t>Leased Premises</w:t>
      </w:r>
      <w:r w:rsidRPr="00C617FA">
        <w:rPr>
          <w:lang w:val="vi-VN"/>
        </w:rPr>
        <w:t xml:space="preserve"> or any person in the </w:t>
      </w:r>
      <w:r w:rsidR="00B06620" w:rsidRPr="00C617FA">
        <w:rPr>
          <w:lang w:val="en-US"/>
        </w:rPr>
        <w:t>Leased Premises</w:t>
      </w:r>
      <w:r w:rsidRPr="00C617FA">
        <w:rPr>
          <w:lang w:val="vi-VN"/>
        </w:rPr>
        <w:t>;</w:t>
      </w:r>
    </w:p>
    <w:p w14:paraId="63B636A7" w14:textId="77777777" w:rsidR="00EC1C69" w:rsidRPr="00C617FA" w:rsidRDefault="00EC1C69" w:rsidP="00EC1C69">
      <w:pPr>
        <w:pStyle w:val="a3"/>
        <w:ind w:left="1134"/>
        <w:jc w:val="both"/>
        <w:rPr>
          <w:lang w:val="vi-VN"/>
        </w:rPr>
      </w:pPr>
    </w:p>
    <w:p w14:paraId="351EC436" w14:textId="198C93C3" w:rsidR="00EC1C69" w:rsidRPr="00C617FA" w:rsidRDefault="00EC1C69" w:rsidP="00340A46">
      <w:pPr>
        <w:pStyle w:val="a3"/>
        <w:numPr>
          <w:ilvl w:val="0"/>
          <w:numId w:val="26"/>
        </w:numPr>
        <w:ind w:left="1701" w:hanging="567"/>
        <w:jc w:val="both"/>
        <w:rPr>
          <w:lang w:val="vi-VN"/>
        </w:rPr>
      </w:pPr>
      <w:r w:rsidRPr="00C617FA">
        <w:rPr>
          <w:lang w:val="vi-VN"/>
        </w:rPr>
        <w:t xml:space="preserve">any notice, demand or claim relating to the </w:t>
      </w:r>
      <w:r w:rsidR="00C712D9" w:rsidRPr="00C617FA">
        <w:rPr>
          <w:lang w:val="vi-VN"/>
        </w:rPr>
        <w:t>Lessee</w:t>
      </w:r>
      <w:r w:rsidRPr="00C617FA">
        <w:rPr>
          <w:lang w:val="vi-VN"/>
        </w:rPr>
        <w:t xml:space="preserve"> made by any person in connection with the </w:t>
      </w:r>
      <w:r w:rsidR="00381F64" w:rsidRPr="00C617FA">
        <w:rPr>
          <w:lang w:val="vi-VN"/>
        </w:rPr>
        <w:t>Leased Premises</w:t>
      </w:r>
      <w:r w:rsidRPr="00C617FA">
        <w:rPr>
          <w:lang w:val="vi-VN"/>
        </w:rPr>
        <w:t>, including:</w:t>
      </w:r>
    </w:p>
    <w:p w14:paraId="2BCD2630" w14:textId="77777777" w:rsidR="006A3A79" w:rsidRPr="00C617FA" w:rsidRDefault="006A3A79" w:rsidP="006A3A79">
      <w:pPr>
        <w:pStyle w:val="a3"/>
        <w:ind w:left="1701"/>
        <w:jc w:val="both"/>
        <w:rPr>
          <w:lang w:val="vi-VN"/>
        </w:rPr>
      </w:pPr>
    </w:p>
    <w:p w14:paraId="1DFCEC26" w14:textId="368A2460" w:rsidR="006A3A79" w:rsidRPr="00C617FA" w:rsidRDefault="006A3A79" w:rsidP="006A3A79">
      <w:pPr>
        <w:pStyle w:val="a3"/>
        <w:tabs>
          <w:tab w:val="left" w:pos="2268"/>
        </w:tabs>
        <w:ind w:left="2268" w:hanging="567"/>
        <w:jc w:val="both"/>
        <w:rPr>
          <w:lang w:val="vi-VN"/>
        </w:rPr>
      </w:pPr>
      <w:r w:rsidRPr="00C617FA">
        <w:rPr>
          <w:lang w:val="vi-VN"/>
        </w:rPr>
        <w:t xml:space="preserve">(x) </w:t>
      </w:r>
      <w:r w:rsidRPr="00C617FA">
        <w:rPr>
          <w:lang w:val="vi-VN"/>
        </w:rPr>
        <w:tab/>
        <w:t xml:space="preserve">in connection with any matter that may, or will, give rise to any termination, repudiation or impairment of </w:t>
      </w:r>
      <w:r w:rsidR="008C3285" w:rsidRPr="00C617FA">
        <w:rPr>
          <w:lang w:val="vi-VN"/>
        </w:rPr>
        <w:t xml:space="preserve">this </w:t>
      </w:r>
      <w:r w:rsidR="00BA6269" w:rsidRPr="00C617FA">
        <w:rPr>
          <w:lang w:val="vi-VN"/>
        </w:rPr>
        <w:t>Agreement</w:t>
      </w:r>
      <w:r w:rsidRPr="00C617FA">
        <w:rPr>
          <w:lang w:val="vi-VN"/>
        </w:rPr>
        <w:t xml:space="preserve"> or of the </w:t>
      </w:r>
      <w:r w:rsidR="00C712D9" w:rsidRPr="00C617FA">
        <w:rPr>
          <w:lang w:val="vi-VN"/>
        </w:rPr>
        <w:t>Lessor</w:t>
      </w:r>
      <w:r w:rsidRPr="00C617FA">
        <w:rPr>
          <w:lang w:val="vi-VN"/>
        </w:rPr>
        <w:t>'s rights conferred hereunder;</w:t>
      </w:r>
    </w:p>
    <w:p w14:paraId="3ACDD87A" w14:textId="77777777" w:rsidR="006A3A79" w:rsidRPr="00C617FA" w:rsidRDefault="006A3A79" w:rsidP="006A3A79">
      <w:pPr>
        <w:pStyle w:val="a3"/>
        <w:tabs>
          <w:tab w:val="left" w:pos="2268"/>
        </w:tabs>
        <w:ind w:left="2268" w:hanging="567"/>
        <w:jc w:val="both"/>
        <w:rPr>
          <w:lang w:val="vi-VN"/>
        </w:rPr>
      </w:pPr>
    </w:p>
    <w:p w14:paraId="61CC99D2" w14:textId="29361735" w:rsidR="006A3A79" w:rsidRPr="00C617FA" w:rsidRDefault="006A3A79" w:rsidP="006A3A79">
      <w:pPr>
        <w:pStyle w:val="a3"/>
        <w:tabs>
          <w:tab w:val="left" w:pos="2268"/>
        </w:tabs>
        <w:ind w:left="2268" w:hanging="567"/>
        <w:jc w:val="both"/>
        <w:rPr>
          <w:lang w:val="vi-VN"/>
        </w:rPr>
      </w:pPr>
      <w:r w:rsidRPr="00C617FA">
        <w:rPr>
          <w:lang w:val="vi-VN"/>
        </w:rPr>
        <w:t xml:space="preserve">(y) </w:t>
      </w:r>
      <w:r w:rsidRPr="00C617FA">
        <w:rPr>
          <w:lang w:val="vi-VN"/>
        </w:rPr>
        <w:tab/>
        <w:t xml:space="preserve">in connection with the termination of any consent or any threat, withdrawal, cancellation or termination of any consent in connection with the conclusion, performance of this </w:t>
      </w:r>
      <w:r w:rsidR="00BA6269" w:rsidRPr="00C617FA">
        <w:rPr>
          <w:lang w:val="vi-VN"/>
        </w:rPr>
        <w:t>Agreement</w:t>
      </w:r>
      <w:r w:rsidRPr="00C617FA">
        <w:rPr>
          <w:lang w:val="vi-VN"/>
        </w:rPr>
        <w:t xml:space="preserve"> or the business activities of the </w:t>
      </w:r>
      <w:r w:rsidR="00C712D9" w:rsidRPr="00C617FA">
        <w:rPr>
          <w:lang w:val="en-US"/>
        </w:rPr>
        <w:t>Lessee</w:t>
      </w:r>
      <w:r w:rsidRPr="00C617FA">
        <w:rPr>
          <w:lang w:val="vi-VN"/>
        </w:rPr>
        <w:t xml:space="preserve"> in</w:t>
      </w:r>
      <w:r w:rsidR="00B06620" w:rsidRPr="00C617FA">
        <w:rPr>
          <w:lang w:val="en-US"/>
        </w:rPr>
        <w:t xml:space="preserve"> the</w:t>
      </w:r>
      <w:r w:rsidRPr="00C617FA">
        <w:rPr>
          <w:lang w:val="vi-VN"/>
        </w:rPr>
        <w:t xml:space="preserve"> </w:t>
      </w:r>
      <w:r w:rsidR="00D265AA" w:rsidRPr="00C617FA">
        <w:rPr>
          <w:lang w:val="vi-VN"/>
        </w:rPr>
        <w:t>Leased Premises</w:t>
      </w:r>
      <w:r w:rsidRPr="00C617FA">
        <w:rPr>
          <w:lang w:val="vi-VN"/>
        </w:rPr>
        <w:t xml:space="preserve">; </w:t>
      </w:r>
      <w:r w:rsidR="004F6173" w:rsidRPr="00C617FA">
        <w:rPr>
          <w:lang w:val="vi-VN"/>
        </w:rPr>
        <w:t>and</w:t>
      </w:r>
    </w:p>
    <w:p w14:paraId="31246FAE" w14:textId="77777777" w:rsidR="004F6173" w:rsidRPr="00C617FA" w:rsidRDefault="004F6173" w:rsidP="006A3A79">
      <w:pPr>
        <w:pStyle w:val="a3"/>
        <w:tabs>
          <w:tab w:val="left" w:pos="2268"/>
        </w:tabs>
        <w:ind w:left="2268" w:hanging="567"/>
        <w:jc w:val="both"/>
        <w:rPr>
          <w:lang w:val="vi-VN"/>
        </w:rPr>
      </w:pPr>
    </w:p>
    <w:p w14:paraId="0B622ABC" w14:textId="36E677BC" w:rsidR="004F6173" w:rsidRPr="00C617FA" w:rsidRDefault="004F6173" w:rsidP="006A3A79">
      <w:pPr>
        <w:pStyle w:val="a3"/>
        <w:tabs>
          <w:tab w:val="left" w:pos="2268"/>
        </w:tabs>
        <w:ind w:left="2268" w:hanging="567"/>
        <w:jc w:val="both"/>
        <w:rPr>
          <w:lang w:val="vi-VN"/>
        </w:rPr>
      </w:pPr>
      <w:r w:rsidRPr="00C617FA">
        <w:rPr>
          <w:lang w:val="vi-VN"/>
        </w:rPr>
        <w:t xml:space="preserve">(z) </w:t>
      </w:r>
      <w:r w:rsidRPr="00C617FA">
        <w:rPr>
          <w:lang w:val="vi-VN"/>
        </w:rPr>
        <w:tab/>
        <w:t xml:space="preserve">in relation to the use of the </w:t>
      </w:r>
      <w:r w:rsidR="00381F64" w:rsidRPr="00C617FA">
        <w:rPr>
          <w:lang w:val="vi-VN"/>
        </w:rPr>
        <w:t>Leased Premises</w:t>
      </w:r>
      <w:r w:rsidRPr="00C617FA">
        <w:rPr>
          <w:lang w:val="vi-VN"/>
        </w:rPr>
        <w:t xml:space="preserve"> for </w:t>
      </w:r>
      <w:r w:rsidR="00B06620" w:rsidRPr="00C617FA">
        <w:rPr>
          <w:lang w:val="en-US"/>
        </w:rPr>
        <w:t>the Lease</w:t>
      </w:r>
      <w:r w:rsidR="00B06620" w:rsidRPr="00C617FA">
        <w:rPr>
          <w:lang w:val="vi-VN"/>
        </w:rPr>
        <w:t xml:space="preserve"> Purpose</w:t>
      </w:r>
      <w:r w:rsidRPr="00C617FA">
        <w:rPr>
          <w:lang w:val="vi-VN"/>
        </w:rPr>
        <w:t>.</w:t>
      </w:r>
    </w:p>
    <w:p w14:paraId="538B77DA" w14:textId="77777777" w:rsidR="00D11E27" w:rsidRPr="00C617FA" w:rsidRDefault="00D11E27" w:rsidP="006A3A79">
      <w:pPr>
        <w:pStyle w:val="a3"/>
        <w:tabs>
          <w:tab w:val="left" w:pos="2268"/>
        </w:tabs>
        <w:ind w:left="2268" w:hanging="567"/>
        <w:jc w:val="both"/>
        <w:rPr>
          <w:lang w:val="vi-VN"/>
        </w:rPr>
      </w:pPr>
    </w:p>
    <w:p w14:paraId="0F5E653F" w14:textId="785ED8FA" w:rsidR="00B97728" w:rsidRPr="00C617FA" w:rsidRDefault="00B06620" w:rsidP="00340A46">
      <w:pPr>
        <w:pStyle w:val="a3"/>
        <w:numPr>
          <w:ilvl w:val="0"/>
          <w:numId w:val="16"/>
        </w:numPr>
        <w:ind w:left="1134" w:hanging="567"/>
        <w:jc w:val="both"/>
        <w:rPr>
          <w:lang w:val="vi-VN"/>
        </w:rPr>
      </w:pPr>
      <w:r w:rsidRPr="00C617FA">
        <w:rPr>
          <w:lang w:val="en-US"/>
        </w:rPr>
        <w:t xml:space="preserve">To </w:t>
      </w:r>
      <w:r w:rsidRPr="00C617FA">
        <w:rPr>
          <w:lang w:val="vi-VN"/>
        </w:rPr>
        <w:t>e</w:t>
      </w:r>
      <w:r w:rsidR="00B97728" w:rsidRPr="00C617FA">
        <w:rPr>
          <w:lang w:val="vi-VN"/>
        </w:rPr>
        <w:t xml:space="preserve">nsure that the </w:t>
      </w:r>
      <w:r w:rsidR="00C712D9" w:rsidRPr="00C617FA">
        <w:rPr>
          <w:lang w:val="vi-VN"/>
        </w:rPr>
        <w:t>Lessee</w:t>
      </w:r>
      <w:r w:rsidR="00B97728" w:rsidRPr="00C617FA">
        <w:rPr>
          <w:lang w:val="vi-VN"/>
        </w:rPr>
        <w:t xml:space="preserve"> and other relevant parties will sign (or ensure the signing) of other documents required by </w:t>
      </w:r>
      <w:r w:rsidRPr="00C617FA">
        <w:rPr>
          <w:lang w:val="en-US"/>
        </w:rPr>
        <w:t xml:space="preserve">the </w:t>
      </w:r>
      <w:r w:rsidR="00B97728" w:rsidRPr="00C617FA">
        <w:rPr>
          <w:lang w:val="vi-VN"/>
        </w:rPr>
        <w:t>law</w:t>
      </w:r>
      <w:r w:rsidRPr="00C617FA">
        <w:rPr>
          <w:lang w:val="en-US"/>
        </w:rPr>
        <w:t>s</w:t>
      </w:r>
      <w:r w:rsidR="00B97728" w:rsidRPr="00C617FA">
        <w:rPr>
          <w:lang w:val="vi-VN"/>
        </w:rPr>
        <w:t xml:space="preserve"> or necessary to implement and establish the validity of this </w:t>
      </w:r>
      <w:r w:rsidR="00BA6269" w:rsidRPr="00C617FA">
        <w:rPr>
          <w:lang w:val="vi-VN"/>
        </w:rPr>
        <w:t>Agreement</w:t>
      </w:r>
      <w:r w:rsidR="00B97728" w:rsidRPr="00C617FA">
        <w:rPr>
          <w:lang w:val="vi-VN"/>
        </w:rPr>
        <w:t>;</w:t>
      </w:r>
    </w:p>
    <w:p w14:paraId="73E468DF" w14:textId="77777777" w:rsidR="00B97728" w:rsidRPr="00C617FA" w:rsidRDefault="00B97728" w:rsidP="00B97728">
      <w:pPr>
        <w:pStyle w:val="a3"/>
        <w:ind w:left="1134"/>
        <w:jc w:val="both"/>
        <w:rPr>
          <w:lang w:val="vi-VN"/>
        </w:rPr>
      </w:pPr>
    </w:p>
    <w:p w14:paraId="1790C9D6" w14:textId="6CA666B0" w:rsidR="00D11E27" w:rsidRPr="00C617FA" w:rsidRDefault="00D11E27" w:rsidP="00340A46">
      <w:pPr>
        <w:pStyle w:val="a3"/>
        <w:numPr>
          <w:ilvl w:val="0"/>
          <w:numId w:val="16"/>
        </w:numPr>
        <w:ind w:left="1134" w:hanging="567"/>
        <w:jc w:val="both"/>
        <w:rPr>
          <w:lang w:val="vi-VN"/>
        </w:rPr>
      </w:pPr>
      <w:r w:rsidRPr="00C617FA">
        <w:rPr>
          <w:lang w:val="vi-VN"/>
        </w:rPr>
        <w:t xml:space="preserve">The </w:t>
      </w:r>
      <w:r w:rsidR="00C712D9" w:rsidRPr="00C617FA">
        <w:rPr>
          <w:lang w:val="vi-VN"/>
        </w:rPr>
        <w:t>Lessee</w:t>
      </w:r>
      <w:r w:rsidRPr="00C617FA">
        <w:rPr>
          <w:lang w:val="vi-VN"/>
        </w:rPr>
        <w:t xml:space="preserve">'s rights and obligations under this </w:t>
      </w:r>
      <w:r w:rsidR="00BA6269" w:rsidRPr="00C617FA">
        <w:rPr>
          <w:lang w:val="vi-VN"/>
        </w:rPr>
        <w:t xml:space="preserve">Agreement shall </w:t>
      </w:r>
      <w:r w:rsidRPr="00C617FA">
        <w:rPr>
          <w:lang w:val="vi-VN"/>
        </w:rPr>
        <w:t xml:space="preserve">not be transferred or assigned to any third party, </w:t>
      </w:r>
      <w:r w:rsidR="00B06620" w:rsidRPr="00C617FA">
        <w:rPr>
          <w:lang w:val="en-US"/>
        </w:rPr>
        <w:t>except</w:t>
      </w:r>
      <w:r w:rsidRPr="00C617FA">
        <w:rPr>
          <w:lang w:val="vi-VN"/>
        </w:rPr>
        <w:t xml:space="preserve"> with the prior written consent of the </w:t>
      </w:r>
      <w:r w:rsidR="00C712D9" w:rsidRPr="00C617FA">
        <w:rPr>
          <w:lang w:val="vi-VN"/>
        </w:rPr>
        <w:t>Lessor</w:t>
      </w:r>
      <w:r w:rsidRPr="00C617FA">
        <w:rPr>
          <w:lang w:val="vi-VN"/>
        </w:rPr>
        <w:t>;</w:t>
      </w:r>
    </w:p>
    <w:p w14:paraId="0AF147C5" w14:textId="77777777" w:rsidR="00E23221" w:rsidRPr="00C617FA" w:rsidRDefault="00E23221" w:rsidP="00E23221">
      <w:pPr>
        <w:pStyle w:val="a3"/>
        <w:ind w:left="1134"/>
        <w:jc w:val="both"/>
        <w:rPr>
          <w:lang w:val="vi-VN"/>
        </w:rPr>
      </w:pPr>
    </w:p>
    <w:p w14:paraId="6D7EA302" w14:textId="24BE2D79" w:rsidR="00E23221" w:rsidRPr="00C617FA" w:rsidRDefault="00B06620" w:rsidP="00340A46">
      <w:pPr>
        <w:pStyle w:val="a3"/>
        <w:numPr>
          <w:ilvl w:val="0"/>
          <w:numId w:val="16"/>
        </w:numPr>
        <w:ind w:left="1134" w:hanging="567"/>
        <w:jc w:val="both"/>
        <w:rPr>
          <w:lang w:val="vi-VN"/>
        </w:rPr>
      </w:pPr>
      <w:r w:rsidRPr="00C617FA">
        <w:rPr>
          <w:lang w:val="en-US"/>
        </w:rPr>
        <w:t>To c</w:t>
      </w:r>
      <w:r w:rsidR="00E23221" w:rsidRPr="00C617FA">
        <w:rPr>
          <w:lang w:val="vi-VN"/>
        </w:rPr>
        <w:t xml:space="preserve">omply with all applicable laws and reasonable requests and proposals of any State Authority relating to, or affecting the </w:t>
      </w:r>
      <w:r w:rsidR="00381F64" w:rsidRPr="00C617FA">
        <w:rPr>
          <w:lang w:val="vi-VN"/>
        </w:rPr>
        <w:t>Leased Premises</w:t>
      </w:r>
      <w:r w:rsidR="00E23221" w:rsidRPr="00C617FA">
        <w:rPr>
          <w:lang w:val="vi-VN"/>
        </w:rPr>
        <w:t xml:space="preserve"> in any way, or relating to </w:t>
      </w:r>
      <w:r w:rsidRPr="00C617FA">
        <w:rPr>
          <w:lang w:val="en-US"/>
        </w:rPr>
        <w:t>the</w:t>
      </w:r>
      <w:r w:rsidR="00E23221" w:rsidRPr="00C617FA">
        <w:rPr>
          <w:lang w:val="vi-VN"/>
        </w:rPr>
        <w:t xml:space="preserve"> use </w:t>
      </w:r>
      <w:r w:rsidRPr="00C617FA">
        <w:rPr>
          <w:lang w:val="en-US"/>
        </w:rPr>
        <w:t xml:space="preserve">of the </w:t>
      </w:r>
      <w:r w:rsidR="00381F64" w:rsidRPr="00C617FA">
        <w:rPr>
          <w:lang w:val="vi-VN"/>
        </w:rPr>
        <w:t>Leased Premises</w:t>
      </w:r>
      <w:r w:rsidR="00E23221" w:rsidRPr="00C617FA">
        <w:rPr>
          <w:lang w:val="vi-VN"/>
        </w:rPr>
        <w:t xml:space="preserve"> for </w:t>
      </w:r>
      <w:r w:rsidRPr="00C617FA">
        <w:rPr>
          <w:lang w:val="en-US"/>
        </w:rPr>
        <w:t>the Lease</w:t>
      </w:r>
      <w:r w:rsidRPr="00C617FA">
        <w:rPr>
          <w:lang w:val="vi-VN"/>
        </w:rPr>
        <w:t xml:space="preserve"> Purpose</w:t>
      </w:r>
      <w:r w:rsidR="00E23221" w:rsidRPr="00C617FA">
        <w:rPr>
          <w:lang w:val="vi-VN"/>
        </w:rPr>
        <w:t>, including but not limited to issues related to architecture, machinery and equipment, standards and legal regulations on environmental protection and fire pr</w:t>
      </w:r>
      <w:r w:rsidR="00AA408E" w:rsidRPr="00C617FA">
        <w:rPr>
          <w:lang w:val="vi-VN"/>
        </w:rPr>
        <w:t>evention</w:t>
      </w:r>
      <w:r w:rsidR="00DD4779" w:rsidRPr="00C617FA">
        <w:rPr>
          <w:lang w:val="vi-VN"/>
        </w:rPr>
        <w:t>;</w:t>
      </w:r>
    </w:p>
    <w:p w14:paraId="2688993C" w14:textId="77777777" w:rsidR="00A1397D" w:rsidRPr="00C617FA" w:rsidRDefault="00A1397D" w:rsidP="00A1397D">
      <w:pPr>
        <w:pStyle w:val="a3"/>
        <w:ind w:left="1134"/>
        <w:jc w:val="both"/>
        <w:rPr>
          <w:lang w:val="vi-VN"/>
        </w:rPr>
      </w:pPr>
    </w:p>
    <w:p w14:paraId="760E1D78" w14:textId="3CCCC20E" w:rsidR="00A1397D" w:rsidRPr="00C617FA" w:rsidRDefault="00A1397D" w:rsidP="00340A46">
      <w:pPr>
        <w:pStyle w:val="a3"/>
        <w:numPr>
          <w:ilvl w:val="0"/>
          <w:numId w:val="16"/>
        </w:numPr>
        <w:ind w:left="1134" w:hanging="567"/>
        <w:jc w:val="both"/>
        <w:rPr>
          <w:lang w:val="vi-VN"/>
        </w:rPr>
      </w:pPr>
      <w:r w:rsidRPr="00C617FA">
        <w:rPr>
          <w:lang w:val="vi-VN"/>
        </w:rPr>
        <w:t>At the end of the Lease Term or other cases of termination</w:t>
      </w:r>
      <w:r w:rsidR="00800555" w:rsidRPr="00C617FA">
        <w:rPr>
          <w:lang w:val="vi-VN"/>
        </w:rPr>
        <w:t xml:space="preserve"> of this Agreement</w:t>
      </w:r>
      <w:r w:rsidRPr="00C617FA">
        <w:rPr>
          <w:lang w:val="vi-VN"/>
        </w:rPr>
        <w:t xml:space="preserve">, the </w:t>
      </w:r>
      <w:r w:rsidR="00C712D9" w:rsidRPr="00C617FA">
        <w:rPr>
          <w:lang w:val="vi-VN"/>
        </w:rPr>
        <w:t>Lessee</w:t>
      </w:r>
      <w:r w:rsidRPr="00C617FA">
        <w:rPr>
          <w:lang w:val="vi-VN"/>
        </w:rPr>
        <w:t xml:space="preserve"> must </w:t>
      </w:r>
      <w:r w:rsidR="00AA408E" w:rsidRPr="00C617FA">
        <w:rPr>
          <w:lang w:val="en-US"/>
        </w:rPr>
        <w:t>return</w:t>
      </w:r>
      <w:r w:rsidRPr="00C617FA">
        <w:rPr>
          <w:lang w:val="vi-VN"/>
        </w:rPr>
        <w:t xml:space="preserve"> the </w:t>
      </w:r>
      <w:r w:rsidR="00381F64" w:rsidRPr="00C617FA">
        <w:rPr>
          <w:lang w:val="vi-VN"/>
        </w:rPr>
        <w:t>Leased Premises</w:t>
      </w:r>
      <w:r w:rsidR="00AA408E" w:rsidRPr="00C617FA">
        <w:rPr>
          <w:lang w:val="en-US"/>
        </w:rPr>
        <w:t xml:space="preserve"> </w:t>
      </w:r>
      <w:r w:rsidR="00AA408E" w:rsidRPr="00C617FA">
        <w:rPr>
          <w:lang w:val="vi-VN"/>
        </w:rPr>
        <w:t xml:space="preserve">to the </w:t>
      </w:r>
      <w:r w:rsidR="00C712D9" w:rsidRPr="00C617FA">
        <w:rPr>
          <w:lang w:val="vi-VN"/>
        </w:rPr>
        <w:t>Lessor</w:t>
      </w:r>
      <w:r w:rsidRPr="00C617FA">
        <w:rPr>
          <w:lang w:val="vi-VN"/>
        </w:rPr>
        <w:t xml:space="preserve"> in the same condition as when it was handed over </w:t>
      </w:r>
      <w:r w:rsidR="00AA408E" w:rsidRPr="00C617FA">
        <w:rPr>
          <w:lang w:val="en-US"/>
        </w:rPr>
        <w:t xml:space="preserve">to the </w:t>
      </w:r>
      <w:r w:rsidR="00C712D9" w:rsidRPr="00C617FA">
        <w:rPr>
          <w:lang w:val="en-US"/>
        </w:rPr>
        <w:t>Lessee</w:t>
      </w:r>
      <w:r w:rsidR="00AA408E" w:rsidRPr="00C617FA">
        <w:rPr>
          <w:lang w:val="en-US"/>
        </w:rPr>
        <w:t>;</w:t>
      </w:r>
    </w:p>
    <w:p w14:paraId="728D4E8E" w14:textId="77777777" w:rsidR="00AE4EBD" w:rsidRPr="00C617FA" w:rsidRDefault="00AE4EBD" w:rsidP="00AE4EBD">
      <w:pPr>
        <w:pStyle w:val="a3"/>
        <w:ind w:left="1134"/>
        <w:jc w:val="both"/>
        <w:rPr>
          <w:lang w:val="vi-VN"/>
        </w:rPr>
      </w:pPr>
    </w:p>
    <w:p w14:paraId="36152EA5" w14:textId="163D76AB" w:rsidR="00AE4EBD" w:rsidRPr="00C617FA" w:rsidRDefault="00AA408E" w:rsidP="00340A46">
      <w:pPr>
        <w:pStyle w:val="a3"/>
        <w:numPr>
          <w:ilvl w:val="0"/>
          <w:numId w:val="16"/>
        </w:numPr>
        <w:ind w:left="1134" w:hanging="567"/>
        <w:jc w:val="both"/>
        <w:rPr>
          <w:lang w:val="vi-VN"/>
        </w:rPr>
      </w:pPr>
      <w:r w:rsidRPr="00C617FA">
        <w:rPr>
          <w:lang w:val="en-US"/>
        </w:rPr>
        <w:t>To c</w:t>
      </w:r>
      <w:r w:rsidR="00AE4EBD" w:rsidRPr="00C617FA">
        <w:rPr>
          <w:lang w:val="vi-VN"/>
        </w:rPr>
        <w:t xml:space="preserve">omply with regulations of </w:t>
      </w:r>
      <w:r w:rsidRPr="00C617FA">
        <w:rPr>
          <w:lang w:val="en-US"/>
        </w:rPr>
        <w:t xml:space="preserve">the </w:t>
      </w:r>
      <w:r w:rsidRPr="00C617FA">
        <w:rPr>
          <w:lang w:val="vi-VN"/>
        </w:rPr>
        <w:t>State Authority</w:t>
      </w:r>
      <w:r w:rsidR="00AE4EBD" w:rsidRPr="00C617FA">
        <w:rPr>
          <w:lang w:val="vi-VN"/>
        </w:rPr>
        <w:t xml:space="preserve"> and </w:t>
      </w:r>
      <w:r w:rsidRPr="00C617FA">
        <w:rPr>
          <w:lang w:val="en-US"/>
        </w:rPr>
        <w:t xml:space="preserve">the </w:t>
      </w:r>
      <w:r w:rsidR="00C712D9" w:rsidRPr="00C617FA">
        <w:rPr>
          <w:lang w:val="vi-VN"/>
        </w:rPr>
        <w:t>Lessor</w:t>
      </w:r>
      <w:r w:rsidR="00AE4EBD" w:rsidRPr="00C617FA">
        <w:rPr>
          <w:lang w:val="vi-VN"/>
        </w:rPr>
        <w:t xml:space="preserve"> related to fire fighting</w:t>
      </w:r>
      <w:r w:rsidRPr="00C617FA">
        <w:rPr>
          <w:lang w:val="en-US"/>
        </w:rPr>
        <w:t xml:space="preserve"> and prevention</w:t>
      </w:r>
      <w:r w:rsidR="00AE4EBD" w:rsidRPr="00C617FA">
        <w:rPr>
          <w:lang w:val="vi-VN"/>
        </w:rPr>
        <w:t xml:space="preserve"> and environmental protection, food hygiene and safety, labor safety, management and use of the </w:t>
      </w:r>
      <w:r w:rsidR="00381F64" w:rsidRPr="00C617FA">
        <w:rPr>
          <w:lang w:val="vi-VN"/>
        </w:rPr>
        <w:t>Leased Premises</w:t>
      </w:r>
      <w:r w:rsidR="00AE4EBD" w:rsidRPr="00C617FA">
        <w:rPr>
          <w:lang w:val="vi-VN"/>
        </w:rPr>
        <w:t xml:space="preserve"> throughout </w:t>
      </w:r>
      <w:r w:rsidRPr="00C617FA">
        <w:rPr>
          <w:lang w:val="en-US"/>
        </w:rPr>
        <w:t xml:space="preserve">the </w:t>
      </w:r>
      <w:r w:rsidR="00AE4EBD" w:rsidRPr="00C617FA">
        <w:rPr>
          <w:lang w:val="vi-VN"/>
        </w:rPr>
        <w:t xml:space="preserve">management and use of the </w:t>
      </w:r>
      <w:r w:rsidR="00381F64" w:rsidRPr="00C617FA">
        <w:rPr>
          <w:lang w:val="vi-VN"/>
        </w:rPr>
        <w:t>Leased Premises</w:t>
      </w:r>
      <w:r w:rsidR="00AE4EBD" w:rsidRPr="00C617FA">
        <w:rPr>
          <w:lang w:val="vi-VN"/>
        </w:rPr>
        <w:t>; and</w:t>
      </w:r>
    </w:p>
    <w:p w14:paraId="55E0517C" w14:textId="77777777" w:rsidR="00DD4779" w:rsidRPr="00C617FA" w:rsidRDefault="00DD4779" w:rsidP="00DD4779">
      <w:pPr>
        <w:pStyle w:val="a3"/>
        <w:ind w:left="1134"/>
        <w:jc w:val="both"/>
        <w:rPr>
          <w:lang w:val="vi-VN"/>
        </w:rPr>
      </w:pPr>
    </w:p>
    <w:p w14:paraId="31F1C82C" w14:textId="4EFE40F5" w:rsidR="00DD4779" w:rsidRPr="00C617FA" w:rsidRDefault="00DD4779" w:rsidP="00340A46">
      <w:pPr>
        <w:pStyle w:val="a3"/>
        <w:numPr>
          <w:ilvl w:val="0"/>
          <w:numId w:val="16"/>
        </w:numPr>
        <w:ind w:left="1134" w:hanging="567"/>
        <w:jc w:val="both"/>
        <w:rPr>
          <w:lang w:val="vi-VN"/>
        </w:rPr>
      </w:pPr>
      <w:r w:rsidRPr="00C617FA">
        <w:rPr>
          <w:lang w:val="vi-VN"/>
        </w:rPr>
        <w:lastRenderedPageBreak/>
        <w:t xml:space="preserve">Other obligations specified in this </w:t>
      </w:r>
      <w:r w:rsidR="00991A90" w:rsidRPr="004B3CE3">
        <w:rPr>
          <w:lang w:val="vi-VN"/>
        </w:rPr>
        <w:t>Agreement</w:t>
      </w:r>
      <w:r w:rsidRPr="00C617FA">
        <w:rPr>
          <w:lang w:val="vi-VN"/>
        </w:rPr>
        <w:t xml:space="preserve">, signed documents related to the </w:t>
      </w:r>
      <w:r w:rsidR="00381F64" w:rsidRPr="00C617FA">
        <w:rPr>
          <w:lang w:val="vi-VN"/>
        </w:rPr>
        <w:t>Leased Premises</w:t>
      </w:r>
      <w:r w:rsidRPr="00C617FA">
        <w:rPr>
          <w:lang w:val="vi-VN"/>
        </w:rPr>
        <w:t xml:space="preserve"> and applicable laws.</w:t>
      </w:r>
    </w:p>
    <w:p w14:paraId="539146F9" w14:textId="77777777" w:rsidR="00016230" w:rsidRPr="00C617FA" w:rsidRDefault="00016230" w:rsidP="00016230">
      <w:pPr>
        <w:pStyle w:val="a3"/>
        <w:ind w:left="1134"/>
        <w:jc w:val="both"/>
        <w:rPr>
          <w:lang w:val="vi-VN"/>
        </w:rPr>
      </w:pPr>
    </w:p>
    <w:p w14:paraId="08F78E81" w14:textId="0B0ED1BF" w:rsidR="00016230" w:rsidRPr="00C617FA" w:rsidRDefault="00016230" w:rsidP="00340A46">
      <w:pPr>
        <w:pStyle w:val="a3"/>
        <w:numPr>
          <w:ilvl w:val="0"/>
          <w:numId w:val="14"/>
        </w:numPr>
        <w:ind w:left="567" w:hanging="567"/>
        <w:jc w:val="both"/>
        <w:rPr>
          <w:lang w:val="vi-VN"/>
        </w:rPr>
      </w:pPr>
      <w:r w:rsidRPr="00C617FA">
        <w:rPr>
          <w:lang w:val="vi-VN"/>
        </w:rPr>
        <w:t xml:space="preserve">Commitments and warranties of the </w:t>
      </w:r>
      <w:r w:rsidR="00C712D9" w:rsidRPr="00C617FA">
        <w:rPr>
          <w:lang w:val="vi-VN"/>
        </w:rPr>
        <w:t>Lessee</w:t>
      </w:r>
    </w:p>
    <w:p w14:paraId="71C4BBE3" w14:textId="77777777" w:rsidR="00916455" w:rsidRPr="00C617FA" w:rsidRDefault="00916455" w:rsidP="00916455">
      <w:pPr>
        <w:pStyle w:val="a3"/>
        <w:ind w:left="567"/>
        <w:jc w:val="both"/>
        <w:rPr>
          <w:lang w:val="vi-VN"/>
        </w:rPr>
      </w:pPr>
    </w:p>
    <w:p w14:paraId="11F59458" w14:textId="291AF528" w:rsidR="00916455" w:rsidRPr="004B3CE3" w:rsidRDefault="00916455" w:rsidP="00340A46">
      <w:pPr>
        <w:pStyle w:val="AOHead3"/>
        <w:widowControl w:val="0"/>
        <w:numPr>
          <w:ilvl w:val="0"/>
          <w:numId w:val="45"/>
        </w:numPr>
        <w:spacing w:before="0" w:line="240" w:lineRule="auto"/>
        <w:ind w:left="1134" w:hanging="567"/>
        <w:outlineLvl w:val="9"/>
        <w:rPr>
          <w:sz w:val="24"/>
          <w:szCs w:val="24"/>
          <w:lang w:val="vi-VN"/>
        </w:rPr>
      </w:pPr>
      <w:r w:rsidRPr="004B3CE3">
        <w:rPr>
          <w:rFonts w:eastAsia="Times New Roman"/>
          <w:sz w:val="24"/>
          <w:szCs w:val="24"/>
          <w:lang w:val="vi-VN"/>
        </w:rPr>
        <w:t xml:space="preserve">The </w:t>
      </w:r>
      <w:r w:rsidR="00C712D9" w:rsidRPr="004B3CE3">
        <w:rPr>
          <w:rFonts w:eastAsia="Times New Roman"/>
          <w:sz w:val="24"/>
          <w:szCs w:val="24"/>
          <w:lang w:val="vi-VN"/>
        </w:rPr>
        <w:t>Lessee</w:t>
      </w:r>
      <w:r w:rsidRPr="004B3CE3">
        <w:rPr>
          <w:rFonts w:eastAsia="Times New Roman"/>
          <w:sz w:val="24"/>
          <w:szCs w:val="24"/>
          <w:lang w:val="vi-VN"/>
        </w:rPr>
        <w:t xml:space="preserve"> is a company duly incorporated and registered under the laws of Vietnam, with full power and authority to enter into this </w:t>
      </w:r>
      <w:r w:rsidR="00863C99" w:rsidRPr="004B3CE3">
        <w:rPr>
          <w:rFonts w:eastAsia="Times New Roman"/>
          <w:sz w:val="24"/>
          <w:szCs w:val="24"/>
          <w:lang w:val="vi-VN"/>
        </w:rPr>
        <w:t>Agreement</w:t>
      </w:r>
      <w:r w:rsidRPr="004B3CE3">
        <w:rPr>
          <w:rFonts w:eastAsia="Times New Roman"/>
          <w:sz w:val="24"/>
          <w:szCs w:val="24"/>
          <w:lang w:val="vi-VN"/>
        </w:rPr>
        <w:t xml:space="preserve"> and perform its obligations under the terms and conditions of </w:t>
      </w:r>
      <w:r w:rsidR="00AA408E" w:rsidRPr="004B3CE3">
        <w:rPr>
          <w:rFonts w:eastAsia="Times New Roman"/>
          <w:sz w:val="24"/>
          <w:szCs w:val="24"/>
          <w:lang w:val="en-US"/>
        </w:rPr>
        <w:t>hereof</w:t>
      </w:r>
      <w:r w:rsidRPr="004B3CE3">
        <w:rPr>
          <w:sz w:val="24"/>
          <w:szCs w:val="24"/>
          <w:lang w:val="vi-VN"/>
        </w:rPr>
        <w:t>;</w:t>
      </w:r>
      <w:r w:rsidR="00AA408E" w:rsidRPr="004B3CE3">
        <w:rPr>
          <w:sz w:val="24"/>
          <w:szCs w:val="24"/>
          <w:lang w:val="en-US"/>
        </w:rPr>
        <w:t xml:space="preserve"> </w:t>
      </w:r>
    </w:p>
    <w:p w14:paraId="1548AD24" w14:textId="77777777" w:rsidR="00916455" w:rsidRPr="004B3CE3" w:rsidRDefault="00916455" w:rsidP="00916455">
      <w:pPr>
        <w:rPr>
          <w:lang w:val="vi-VN"/>
        </w:rPr>
      </w:pPr>
    </w:p>
    <w:p w14:paraId="20270842" w14:textId="2F25EF32" w:rsidR="00916455" w:rsidRPr="004B3CE3" w:rsidRDefault="00916455" w:rsidP="00340A46">
      <w:pPr>
        <w:pStyle w:val="AOHead3"/>
        <w:widowControl w:val="0"/>
        <w:numPr>
          <w:ilvl w:val="0"/>
          <w:numId w:val="45"/>
        </w:numPr>
        <w:spacing w:before="0" w:line="240" w:lineRule="auto"/>
        <w:ind w:left="1134" w:hanging="567"/>
        <w:outlineLvl w:val="9"/>
        <w:rPr>
          <w:sz w:val="24"/>
          <w:szCs w:val="24"/>
          <w:lang w:val="vi-VN"/>
        </w:rPr>
      </w:pPr>
      <w:r w:rsidRPr="004B3CE3">
        <w:rPr>
          <w:rFonts w:eastAsia="Times New Roman"/>
          <w:sz w:val="24"/>
          <w:szCs w:val="24"/>
          <w:lang w:val="vi-VN"/>
        </w:rPr>
        <w:t xml:space="preserve">The representative who has signed this </w:t>
      </w:r>
      <w:r w:rsidR="00863C99" w:rsidRPr="004B3CE3">
        <w:rPr>
          <w:rFonts w:eastAsia="Times New Roman"/>
          <w:sz w:val="24"/>
          <w:szCs w:val="24"/>
          <w:lang w:val="vi-VN"/>
        </w:rPr>
        <w:t xml:space="preserve">Agreement </w:t>
      </w:r>
      <w:r w:rsidRPr="004B3CE3">
        <w:rPr>
          <w:rFonts w:eastAsia="Times New Roman"/>
          <w:sz w:val="24"/>
          <w:szCs w:val="24"/>
          <w:lang w:val="vi-VN"/>
        </w:rPr>
        <w:t xml:space="preserve">on behalf of the </w:t>
      </w:r>
      <w:r w:rsidR="00C712D9" w:rsidRPr="004B3CE3">
        <w:rPr>
          <w:rFonts w:eastAsia="Times New Roman"/>
          <w:sz w:val="24"/>
          <w:szCs w:val="24"/>
          <w:lang w:val="vi-VN"/>
        </w:rPr>
        <w:t>Lessee</w:t>
      </w:r>
      <w:r w:rsidRPr="004B3CE3">
        <w:rPr>
          <w:rFonts w:eastAsia="Times New Roman"/>
          <w:sz w:val="24"/>
          <w:szCs w:val="24"/>
          <w:lang w:val="vi-VN"/>
        </w:rPr>
        <w:t xml:space="preserve"> is fully and </w:t>
      </w:r>
      <w:r w:rsidR="00AA408E" w:rsidRPr="004B3CE3">
        <w:rPr>
          <w:rFonts w:eastAsia="Times New Roman"/>
          <w:sz w:val="24"/>
          <w:szCs w:val="24"/>
          <w:lang w:val="en-US"/>
        </w:rPr>
        <w:t>legally</w:t>
      </w:r>
      <w:r w:rsidRPr="004B3CE3">
        <w:rPr>
          <w:rFonts w:eastAsia="Times New Roman"/>
          <w:sz w:val="24"/>
          <w:szCs w:val="24"/>
          <w:lang w:val="vi-VN"/>
        </w:rPr>
        <w:t xml:space="preserve"> authorized to sign this </w:t>
      </w:r>
      <w:r w:rsidR="00863C99" w:rsidRPr="004B3CE3">
        <w:rPr>
          <w:rFonts w:eastAsia="Times New Roman"/>
          <w:sz w:val="24"/>
          <w:szCs w:val="24"/>
          <w:lang w:val="vi-VN"/>
        </w:rPr>
        <w:t>Agreement</w:t>
      </w:r>
      <w:r w:rsidRPr="004B3CE3">
        <w:rPr>
          <w:rFonts w:eastAsia="Times New Roman"/>
          <w:sz w:val="24"/>
          <w:szCs w:val="24"/>
          <w:lang w:val="vi-VN"/>
        </w:rPr>
        <w:t>;</w:t>
      </w:r>
    </w:p>
    <w:p w14:paraId="14749F13" w14:textId="77777777" w:rsidR="00916455" w:rsidRPr="004B3CE3" w:rsidRDefault="00916455" w:rsidP="00916455">
      <w:pPr>
        <w:pStyle w:val="AOHead3"/>
        <w:widowControl w:val="0"/>
        <w:numPr>
          <w:ilvl w:val="0"/>
          <w:numId w:val="0"/>
        </w:numPr>
        <w:spacing w:before="0" w:line="240" w:lineRule="auto"/>
        <w:ind w:left="1440"/>
        <w:outlineLvl w:val="9"/>
        <w:rPr>
          <w:rFonts w:eastAsia="Times New Roman"/>
          <w:sz w:val="24"/>
          <w:szCs w:val="24"/>
          <w:lang w:val="vi-VN"/>
        </w:rPr>
      </w:pPr>
    </w:p>
    <w:p w14:paraId="5907603C" w14:textId="4A0521D7" w:rsidR="00916455" w:rsidRPr="004B3CE3" w:rsidRDefault="00916455" w:rsidP="00340A46">
      <w:pPr>
        <w:pStyle w:val="AOHead3"/>
        <w:widowControl w:val="0"/>
        <w:numPr>
          <w:ilvl w:val="0"/>
          <w:numId w:val="45"/>
        </w:numPr>
        <w:spacing w:before="0" w:line="240" w:lineRule="auto"/>
        <w:ind w:left="1134" w:hanging="567"/>
        <w:outlineLvl w:val="9"/>
        <w:rPr>
          <w:sz w:val="24"/>
          <w:szCs w:val="24"/>
          <w:lang w:val="vi-VN"/>
        </w:rPr>
      </w:pPr>
      <w:r w:rsidRPr="004B3CE3">
        <w:rPr>
          <w:rFonts w:eastAsia="Times New Roman"/>
          <w:sz w:val="24"/>
          <w:szCs w:val="24"/>
          <w:lang w:val="vi-VN"/>
        </w:rPr>
        <w:t xml:space="preserve">The </w:t>
      </w:r>
      <w:r w:rsidR="00C712D9" w:rsidRPr="004B3CE3">
        <w:rPr>
          <w:rFonts w:eastAsia="Times New Roman"/>
          <w:sz w:val="24"/>
          <w:szCs w:val="24"/>
          <w:lang w:val="vi-VN"/>
        </w:rPr>
        <w:t>Lessee</w:t>
      </w:r>
      <w:r w:rsidRPr="004B3CE3">
        <w:rPr>
          <w:rFonts w:eastAsia="Times New Roman"/>
          <w:sz w:val="24"/>
          <w:szCs w:val="24"/>
          <w:lang w:val="vi-VN"/>
        </w:rPr>
        <w:t xml:space="preserve"> has</w:t>
      </w:r>
      <w:r w:rsidR="00AA408E" w:rsidRPr="004B3CE3">
        <w:rPr>
          <w:rFonts w:eastAsia="Times New Roman"/>
          <w:sz w:val="24"/>
          <w:szCs w:val="24"/>
          <w:lang w:val="en-US"/>
        </w:rPr>
        <w:t xml:space="preserve"> obtained the</w:t>
      </w:r>
      <w:r w:rsidRPr="004B3CE3">
        <w:rPr>
          <w:rFonts w:eastAsia="Times New Roman"/>
          <w:sz w:val="24"/>
          <w:szCs w:val="24"/>
          <w:lang w:val="vi-VN"/>
        </w:rPr>
        <w:t xml:space="preserve"> necessary consents related to the signing, performance, validity and enforceability of this </w:t>
      </w:r>
      <w:r w:rsidR="00863C99" w:rsidRPr="004B3CE3">
        <w:rPr>
          <w:rFonts w:eastAsia="Times New Roman"/>
          <w:sz w:val="24"/>
          <w:szCs w:val="24"/>
          <w:lang w:val="vi-VN"/>
        </w:rPr>
        <w:t>Agreement</w:t>
      </w:r>
      <w:r w:rsidRPr="004B3CE3">
        <w:rPr>
          <w:sz w:val="24"/>
          <w:szCs w:val="24"/>
          <w:lang w:val="vi-VN"/>
        </w:rPr>
        <w:t>;</w:t>
      </w:r>
    </w:p>
    <w:p w14:paraId="0B03D0D1" w14:textId="77777777" w:rsidR="00916455" w:rsidRPr="004B3CE3" w:rsidRDefault="00916455" w:rsidP="00916455">
      <w:pPr>
        <w:rPr>
          <w:lang w:val="vi-VN"/>
        </w:rPr>
      </w:pPr>
    </w:p>
    <w:p w14:paraId="2C6E8E6F" w14:textId="349C2781" w:rsidR="00916455" w:rsidRPr="004B3CE3" w:rsidRDefault="00916455" w:rsidP="00340A46">
      <w:pPr>
        <w:pStyle w:val="AOHead3"/>
        <w:widowControl w:val="0"/>
        <w:numPr>
          <w:ilvl w:val="0"/>
          <w:numId w:val="45"/>
        </w:numPr>
        <w:spacing w:before="0" w:line="240" w:lineRule="auto"/>
        <w:ind w:left="1134" w:hanging="567"/>
        <w:outlineLvl w:val="9"/>
        <w:rPr>
          <w:sz w:val="24"/>
          <w:szCs w:val="24"/>
          <w:lang w:val="vi-VN"/>
        </w:rPr>
      </w:pPr>
      <w:r w:rsidRPr="004B3CE3">
        <w:rPr>
          <w:rFonts w:eastAsia="Times New Roman"/>
          <w:sz w:val="24"/>
          <w:szCs w:val="24"/>
          <w:lang w:val="vi-VN"/>
        </w:rPr>
        <w:t xml:space="preserve">The </w:t>
      </w:r>
      <w:r w:rsidR="00C712D9" w:rsidRPr="004B3CE3">
        <w:rPr>
          <w:rFonts w:eastAsia="Times New Roman"/>
          <w:sz w:val="24"/>
          <w:szCs w:val="24"/>
          <w:lang w:val="vi-VN"/>
        </w:rPr>
        <w:t>Lessee</w:t>
      </w:r>
      <w:r w:rsidRPr="004B3CE3">
        <w:rPr>
          <w:rFonts w:eastAsia="Times New Roman"/>
          <w:sz w:val="24"/>
          <w:szCs w:val="24"/>
          <w:lang w:val="vi-VN"/>
        </w:rPr>
        <w:t xml:space="preserve"> </w:t>
      </w:r>
      <w:r w:rsidR="00AA408E" w:rsidRPr="004B3CE3">
        <w:rPr>
          <w:rFonts w:eastAsia="Times New Roman"/>
          <w:sz w:val="24"/>
          <w:szCs w:val="24"/>
          <w:lang w:val="en-US"/>
        </w:rPr>
        <w:t xml:space="preserve">shall </w:t>
      </w:r>
      <w:r w:rsidR="00AA408E" w:rsidRPr="004B3CE3">
        <w:rPr>
          <w:rFonts w:eastAsia="Times New Roman"/>
          <w:sz w:val="24"/>
          <w:szCs w:val="24"/>
          <w:lang w:val="vi-VN"/>
        </w:rPr>
        <w:t>comply</w:t>
      </w:r>
      <w:r w:rsidRPr="004B3CE3">
        <w:rPr>
          <w:rFonts w:eastAsia="Times New Roman"/>
          <w:sz w:val="24"/>
          <w:szCs w:val="24"/>
          <w:lang w:val="vi-VN"/>
        </w:rPr>
        <w:t xml:space="preserve"> with all commitments and warranties as stipulated in </w:t>
      </w:r>
      <w:r w:rsidRPr="004B3CE3">
        <w:rPr>
          <w:sz w:val="24"/>
          <w:szCs w:val="24"/>
          <w:lang w:val="vi-VN"/>
        </w:rPr>
        <w:t xml:space="preserve">this </w:t>
      </w:r>
      <w:r w:rsidR="00863C99" w:rsidRPr="004B3CE3">
        <w:rPr>
          <w:rFonts w:eastAsia="Times New Roman"/>
          <w:sz w:val="24"/>
          <w:szCs w:val="24"/>
          <w:lang w:val="vi-VN"/>
        </w:rPr>
        <w:t>Agreement</w:t>
      </w:r>
      <w:r w:rsidRPr="004B3CE3">
        <w:rPr>
          <w:sz w:val="24"/>
          <w:szCs w:val="24"/>
          <w:lang w:val="vi-VN"/>
        </w:rPr>
        <w:t>;</w:t>
      </w:r>
    </w:p>
    <w:p w14:paraId="017F5007" w14:textId="77777777" w:rsidR="00916455" w:rsidRPr="004B3CE3" w:rsidRDefault="00916455" w:rsidP="00916455">
      <w:pPr>
        <w:rPr>
          <w:lang w:val="vi-VN"/>
        </w:rPr>
      </w:pPr>
    </w:p>
    <w:p w14:paraId="17328ABC" w14:textId="2835660E" w:rsidR="00916455" w:rsidRPr="004B3CE3" w:rsidRDefault="00AA408E" w:rsidP="00340A46">
      <w:pPr>
        <w:pStyle w:val="AOHead3"/>
        <w:widowControl w:val="0"/>
        <w:numPr>
          <w:ilvl w:val="0"/>
          <w:numId w:val="45"/>
        </w:numPr>
        <w:spacing w:before="0" w:line="240" w:lineRule="auto"/>
        <w:ind w:left="1134" w:hanging="567"/>
        <w:outlineLvl w:val="9"/>
        <w:rPr>
          <w:sz w:val="24"/>
          <w:szCs w:val="24"/>
          <w:lang w:val="vi-VN"/>
        </w:rPr>
      </w:pPr>
      <w:r w:rsidRPr="004B3CE3">
        <w:rPr>
          <w:rFonts w:eastAsia="Times New Roman"/>
          <w:sz w:val="24"/>
          <w:szCs w:val="24"/>
          <w:lang w:val="en-US"/>
        </w:rPr>
        <w:t xml:space="preserve">The </w:t>
      </w:r>
      <w:r w:rsidR="00D265AA" w:rsidRPr="004B3CE3">
        <w:rPr>
          <w:sz w:val="24"/>
          <w:szCs w:val="24"/>
          <w:lang w:val="vi-VN"/>
        </w:rPr>
        <w:t>Leased Premises</w:t>
      </w:r>
      <w:r w:rsidR="00916455" w:rsidRPr="004B3CE3">
        <w:rPr>
          <w:rFonts w:eastAsia="Times New Roman"/>
          <w:sz w:val="24"/>
          <w:szCs w:val="24"/>
          <w:lang w:val="vi-VN"/>
        </w:rPr>
        <w:t xml:space="preserve"> </w:t>
      </w:r>
      <w:r w:rsidRPr="004B3CE3">
        <w:rPr>
          <w:rFonts w:eastAsia="Times New Roman"/>
          <w:sz w:val="24"/>
          <w:szCs w:val="24"/>
          <w:lang w:val="en-US"/>
        </w:rPr>
        <w:t>shall</w:t>
      </w:r>
      <w:r w:rsidR="00916455" w:rsidRPr="004B3CE3">
        <w:rPr>
          <w:rFonts w:eastAsia="Times New Roman"/>
          <w:sz w:val="24"/>
          <w:szCs w:val="24"/>
          <w:lang w:val="vi-VN"/>
        </w:rPr>
        <w:t xml:space="preserve"> be </w:t>
      </w:r>
      <w:r w:rsidR="00916455" w:rsidRPr="004B3CE3">
        <w:rPr>
          <w:sz w:val="24"/>
          <w:szCs w:val="24"/>
          <w:lang w:val="vi-VN"/>
        </w:rPr>
        <w:t xml:space="preserve">used for </w:t>
      </w:r>
      <w:r w:rsidRPr="004B3CE3">
        <w:rPr>
          <w:sz w:val="24"/>
          <w:szCs w:val="24"/>
          <w:lang w:val="en-US"/>
        </w:rPr>
        <w:t>the Lease</w:t>
      </w:r>
      <w:r w:rsidRPr="004B3CE3">
        <w:rPr>
          <w:rFonts w:eastAsia="Times New Roman"/>
          <w:sz w:val="24"/>
          <w:szCs w:val="24"/>
          <w:lang w:val="vi-VN"/>
        </w:rPr>
        <w:t xml:space="preserve"> Purpose</w:t>
      </w:r>
      <w:r w:rsidR="00916455" w:rsidRPr="004B3CE3">
        <w:rPr>
          <w:rFonts w:eastAsia="Times New Roman"/>
          <w:sz w:val="24"/>
          <w:szCs w:val="24"/>
          <w:lang w:val="vi-VN"/>
        </w:rPr>
        <w:t xml:space="preserve"> </w:t>
      </w:r>
      <w:r w:rsidRPr="004B3CE3">
        <w:rPr>
          <w:sz w:val="24"/>
          <w:szCs w:val="24"/>
          <w:lang w:val="vi-VN"/>
        </w:rPr>
        <w:t>only</w:t>
      </w:r>
      <w:r w:rsidR="00916455" w:rsidRPr="004B3CE3">
        <w:rPr>
          <w:sz w:val="24"/>
          <w:szCs w:val="24"/>
          <w:lang w:val="vi-VN"/>
        </w:rPr>
        <w:t>;</w:t>
      </w:r>
    </w:p>
    <w:p w14:paraId="09010825" w14:textId="77777777" w:rsidR="00916455" w:rsidRPr="004B3CE3" w:rsidRDefault="00916455" w:rsidP="00916455">
      <w:pPr>
        <w:pStyle w:val="AOHead3"/>
        <w:widowControl w:val="0"/>
        <w:numPr>
          <w:ilvl w:val="0"/>
          <w:numId w:val="0"/>
        </w:numPr>
        <w:tabs>
          <w:tab w:val="left" w:pos="720"/>
        </w:tabs>
        <w:spacing w:before="0" w:line="240" w:lineRule="auto"/>
        <w:ind w:left="1418"/>
        <w:outlineLvl w:val="9"/>
        <w:rPr>
          <w:sz w:val="24"/>
          <w:szCs w:val="24"/>
          <w:lang w:val="vi-VN"/>
        </w:rPr>
      </w:pPr>
    </w:p>
    <w:p w14:paraId="07A22F9D" w14:textId="6D2BFEE5" w:rsidR="00916455" w:rsidRPr="004B3CE3" w:rsidRDefault="00916455" w:rsidP="00340A46">
      <w:pPr>
        <w:pStyle w:val="AOHead3"/>
        <w:widowControl w:val="0"/>
        <w:numPr>
          <w:ilvl w:val="0"/>
          <w:numId w:val="45"/>
        </w:numPr>
        <w:spacing w:before="0" w:line="240" w:lineRule="auto"/>
        <w:ind w:left="1134" w:hanging="567"/>
        <w:outlineLvl w:val="9"/>
        <w:rPr>
          <w:sz w:val="24"/>
          <w:szCs w:val="24"/>
          <w:lang w:val="vi-VN"/>
        </w:rPr>
      </w:pPr>
      <w:r w:rsidRPr="004B3CE3">
        <w:rPr>
          <w:sz w:val="24"/>
          <w:szCs w:val="24"/>
          <w:lang w:val="vi-VN"/>
        </w:rPr>
        <w:t xml:space="preserve">The </w:t>
      </w:r>
      <w:r w:rsidR="00C712D9" w:rsidRPr="004B3CE3">
        <w:rPr>
          <w:rFonts w:eastAsia="Times New Roman"/>
          <w:sz w:val="24"/>
          <w:szCs w:val="24"/>
          <w:lang w:val="vi-VN"/>
        </w:rPr>
        <w:t>Lessee</w:t>
      </w:r>
      <w:r w:rsidR="00AA408E" w:rsidRPr="004B3CE3">
        <w:rPr>
          <w:rFonts w:eastAsia="Times New Roman"/>
          <w:sz w:val="24"/>
          <w:szCs w:val="24"/>
          <w:lang w:val="vi-VN"/>
        </w:rPr>
        <w:t>’</w:t>
      </w:r>
      <w:r w:rsidRPr="004B3CE3">
        <w:rPr>
          <w:sz w:val="24"/>
          <w:szCs w:val="24"/>
          <w:lang w:val="vi-VN"/>
        </w:rPr>
        <w:t xml:space="preserve">s </w:t>
      </w:r>
      <w:r w:rsidRPr="004B3CE3">
        <w:rPr>
          <w:rFonts w:eastAsia="Times New Roman"/>
          <w:sz w:val="24"/>
          <w:szCs w:val="24"/>
          <w:lang w:val="vi-VN"/>
        </w:rPr>
        <w:t xml:space="preserve">signing, delivery and performance of this </w:t>
      </w:r>
      <w:r w:rsidR="00863C99" w:rsidRPr="004B3CE3">
        <w:rPr>
          <w:rFonts w:eastAsia="Times New Roman"/>
          <w:sz w:val="24"/>
          <w:szCs w:val="24"/>
          <w:lang w:val="vi-VN"/>
        </w:rPr>
        <w:t>Agreement</w:t>
      </w:r>
      <w:r w:rsidR="00501800" w:rsidRPr="004B3CE3">
        <w:rPr>
          <w:rFonts w:eastAsia="Times New Roman"/>
          <w:sz w:val="24"/>
          <w:szCs w:val="24"/>
          <w:lang w:val="vi-VN"/>
        </w:rPr>
        <w:t xml:space="preserve"> shall not</w:t>
      </w:r>
      <w:r w:rsidRPr="004B3CE3">
        <w:rPr>
          <w:sz w:val="24"/>
          <w:szCs w:val="24"/>
          <w:lang w:val="vi-VN"/>
        </w:rPr>
        <w:t>:</w:t>
      </w:r>
    </w:p>
    <w:p w14:paraId="7409480A" w14:textId="77777777" w:rsidR="00916455" w:rsidRPr="004B3CE3" w:rsidRDefault="00916455" w:rsidP="00916455">
      <w:pPr>
        <w:pStyle w:val="AOHead4"/>
        <w:widowControl w:val="0"/>
        <w:numPr>
          <w:ilvl w:val="0"/>
          <w:numId w:val="0"/>
        </w:numPr>
        <w:tabs>
          <w:tab w:val="left" w:pos="720"/>
        </w:tabs>
        <w:spacing w:before="0" w:line="240" w:lineRule="auto"/>
        <w:ind w:left="2160"/>
        <w:outlineLvl w:val="9"/>
        <w:rPr>
          <w:sz w:val="24"/>
          <w:szCs w:val="24"/>
          <w:lang w:val="vi-VN"/>
        </w:rPr>
      </w:pPr>
    </w:p>
    <w:p w14:paraId="231D95B4" w14:textId="4BDE9838" w:rsidR="00916455" w:rsidRPr="004B3CE3" w:rsidRDefault="00AA408E" w:rsidP="00340A46">
      <w:pPr>
        <w:pStyle w:val="AOHead4"/>
        <w:widowControl w:val="0"/>
        <w:numPr>
          <w:ilvl w:val="0"/>
          <w:numId w:val="46"/>
        </w:numPr>
        <w:spacing w:before="0" w:line="240" w:lineRule="auto"/>
        <w:ind w:left="1701" w:hanging="567"/>
        <w:outlineLvl w:val="9"/>
        <w:rPr>
          <w:sz w:val="24"/>
          <w:szCs w:val="24"/>
          <w:lang w:val="vi-VN"/>
        </w:rPr>
      </w:pPr>
      <w:r w:rsidRPr="004B3CE3">
        <w:rPr>
          <w:rFonts w:eastAsia="Times New Roman"/>
          <w:sz w:val="24"/>
          <w:szCs w:val="24"/>
          <w:lang w:val="vi-VN"/>
        </w:rPr>
        <w:t>violate, contradict or lead</w:t>
      </w:r>
      <w:r w:rsidR="00916455" w:rsidRPr="004B3CE3">
        <w:rPr>
          <w:rFonts w:eastAsia="Times New Roman"/>
          <w:sz w:val="24"/>
          <w:szCs w:val="24"/>
          <w:lang w:val="vi-VN"/>
        </w:rPr>
        <w:t xml:space="preserve"> to the violation of any provisions of the </w:t>
      </w:r>
      <w:r w:rsidR="00C712D9" w:rsidRPr="004B3CE3">
        <w:rPr>
          <w:rFonts w:eastAsia="Times New Roman"/>
          <w:sz w:val="24"/>
          <w:szCs w:val="24"/>
          <w:lang w:val="vi-VN"/>
        </w:rPr>
        <w:t>Lessee</w:t>
      </w:r>
      <w:r w:rsidR="00916455" w:rsidRPr="004B3CE3">
        <w:rPr>
          <w:rFonts w:eastAsia="Times New Roman"/>
          <w:sz w:val="24"/>
          <w:szCs w:val="24"/>
          <w:lang w:val="vi-VN"/>
        </w:rPr>
        <w:t>'s organizational documents; or</w:t>
      </w:r>
      <w:r w:rsidR="00916455" w:rsidRPr="004B3CE3">
        <w:rPr>
          <w:sz w:val="24"/>
          <w:szCs w:val="24"/>
          <w:lang w:val="vi-VN"/>
        </w:rPr>
        <w:t xml:space="preserve"> </w:t>
      </w:r>
    </w:p>
    <w:p w14:paraId="4104EDC9" w14:textId="77777777" w:rsidR="00916455" w:rsidRPr="004B3CE3" w:rsidRDefault="00916455" w:rsidP="00916455">
      <w:pPr>
        <w:pStyle w:val="AOHead4"/>
        <w:widowControl w:val="0"/>
        <w:numPr>
          <w:ilvl w:val="0"/>
          <w:numId w:val="0"/>
        </w:numPr>
        <w:tabs>
          <w:tab w:val="left" w:pos="720"/>
        </w:tabs>
        <w:spacing w:before="0" w:line="240" w:lineRule="auto"/>
        <w:ind w:left="1440" w:hanging="720"/>
        <w:outlineLvl w:val="9"/>
        <w:rPr>
          <w:sz w:val="24"/>
          <w:szCs w:val="24"/>
          <w:lang w:val="vi-VN"/>
        </w:rPr>
      </w:pPr>
    </w:p>
    <w:p w14:paraId="75231839" w14:textId="67C088F8" w:rsidR="00916455" w:rsidRPr="004B3CE3" w:rsidRDefault="00AA408E" w:rsidP="00340A46">
      <w:pPr>
        <w:pStyle w:val="AOHead4"/>
        <w:widowControl w:val="0"/>
        <w:numPr>
          <w:ilvl w:val="0"/>
          <w:numId w:val="46"/>
        </w:numPr>
        <w:spacing w:before="0" w:line="240" w:lineRule="auto"/>
        <w:ind w:left="1701" w:hanging="567"/>
        <w:outlineLvl w:val="9"/>
        <w:rPr>
          <w:sz w:val="24"/>
          <w:szCs w:val="24"/>
          <w:lang w:val="vi-VN"/>
        </w:rPr>
      </w:pPr>
      <w:r w:rsidRPr="004B3CE3">
        <w:rPr>
          <w:sz w:val="24"/>
          <w:szCs w:val="24"/>
          <w:lang w:val="vi-VN"/>
        </w:rPr>
        <w:t>constitute</w:t>
      </w:r>
      <w:r w:rsidR="00916455" w:rsidRPr="004B3CE3">
        <w:rPr>
          <w:sz w:val="24"/>
          <w:szCs w:val="24"/>
          <w:lang w:val="vi-VN"/>
        </w:rPr>
        <w:t xml:space="preserve"> </w:t>
      </w:r>
      <w:r w:rsidR="00916455" w:rsidRPr="004B3CE3">
        <w:rPr>
          <w:rFonts w:eastAsia="Times New Roman"/>
          <w:sz w:val="24"/>
          <w:szCs w:val="24"/>
          <w:lang w:val="vi-VN"/>
        </w:rPr>
        <w:t xml:space="preserve">a violation of any law, rule, regulation, order, judgment, decree, agreement, promissory note, mortgage or any other instrument, of which </w:t>
      </w:r>
      <w:r w:rsidR="00C712D9" w:rsidRPr="004B3CE3">
        <w:rPr>
          <w:rFonts w:eastAsia="Times New Roman"/>
          <w:sz w:val="24"/>
          <w:szCs w:val="24"/>
          <w:lang w:val="vi-VN"/>
        </w:rPr>
        <w:t>Lessee</w:t>
      </w:r>
      <w:r w:rsidR="00916455" w:rsidRPr="004B3CE3">
        <w:rPr>
          <w:rFonts w:eastAsia="Times New Roman"/>
          <w:sz w:val="24"/>
          <w:szCs w:val="24"/>
          <w:lang w:val="vi-VN"/>
        </w:rPr>
        <w:t xml:space="preserve"> is a party</w:t>
      </w:r>
      <w:r w:rsidRPr="004B3CE3">
        <w:rPr>
          <w:rFonts w:eastAsia="Times New Roman"/>
          <w:sz w:val="24"/>
          <w:szCs w:val="24"/>
          <w:lang w:val="en-US"/>
        </w:rPr>
        <w:t xml:space="preserve"> </w:t>
      </w:r>
      <w:r w:rsidR="00916455" w:rsidRPr="004B3CE3">
        <w:rPr>
          <w:rFonts w:eastAsia="Times New Roman"/>
          <w:sz w:val="24"/>
          <w:szCs w:val="24"/>
          <w:lang w:val="vi-VN"/>
        </w:rPr>
        <w:t xml:space="preserve">or upon which </w:t>
      </w:r>
      <w:r w:rsidRPr="004B3CE3">
        <w:rPr>
          <w:rFonts w:eastAsia="Times New Roman"/>
          <w:sz w:val="24"/>
          <w:szCs w:val="24"/>
          <w:lang w:val="en-US"/>
        </w:rPr>
        <w:t xml:space="preserve">the </w:t>
      </w:r>
      <w:r w:rsidR="00C712D9" w:rsidRPr="004B3CE3">
        <w:rPr>
          <w:rFonts w:eastAsia="Times New Roman"/>
          <w:sz w:val="24"/>
          <w:szCs w:val="24"/>
          <w:lang w:val="vi-VN"/>
        </w:rPr>
        <w:t>Lessee</w:t>
      </w:r>
      <w:r w:rsidR="00916455" w:rsidRPr="004B3CE3">
        <w:rPr>
          <w:rFonts w:eastAsia="Times New Roman"/>
          <w:sz w:val="24"/>
          <w:szCs w:val="24"/>
          <w:lang w:val="vi-VN"/>
        </w:rPr>
        <w:t xml:space="preserve"> or any of i</w:t>
      </w:r>
      <w:r w:rsidRPr="004B3CE3">
        <w:rPr>
          <w:rFonts w:eastAsia="Times New Roman"/>
          <w:sz w:val="24"/>
          <w:szCs w:val="24"/>
          <w:lang w:val="vi-VN"/>
        </w:rPr>
        <w:t>ts assets are bound or affected</w:t>
      </w:r>
      <w:r w:rsidR="00916455" w:rsidRPr="004B3CE3">
        <w:rPr>
          <w:sz w:val="24"/>
          <w:szCs w:val="24"/>
          <w:lang w:val="vi-VN"/>
        </w:rPr>
        <w:t>.</w:t>
      </w:r>
    </w:p>
    <w:p w14:paraId="5E654B99" w14:textId="77777777" w:rsidR="00916455" w:rsidRPr="004B3CE3" w:rsidRDefault="00916455" w:rsidP="00916455">
      <w:pPr>
        <w:pStyle w:val="AOHead3"/>
        <w:widowControl w:val="0"/>
        <w:numPr>
          <w:ilvl w:val="0"/>
          <w:numId w:val="0"/>
        </w:numPr>
        <w:spacing w:before="0" w:line="240" w:lineRule="auto"/>
        <w:ind w:left="1440" w:hanging="720"/>
        <w:outlineLvl w:val="9"/>
        <w:rPr>
          <w:sz w:val="24"/>
          <w:szCs w:val="24"/>
          <w:lang w:val="vi-VN"/>
        </w:rPr>
      </w:pPr>
    </w:p>
    <w:p w14:paraId="4F6FA307" w14:textId="39A7297B" w:rsidR="00F04CF1" w:rsidRPr="004B3CE3" w:rsidRDefault="00863C99" w:rsidP="00340A46">
      <w:pPr>
        <w:pStyle w:val="AOHead3"/>
        <w:widowControl w:val="0"/>
        <w:numPr>
          <w:ilvl w:val="0"/>
          <w:numId w:val="45"/>
        </w:numPr>
        <w:spacing w:before="0" w:line="240" w:lineRule="auto"/>
        <w:ind w:left="1134" w:hanging="567"/>
        <w:outlineLvl w:val="9"/>
        <w:rPr>
          <w:sz w:val="24"/>
          <w:szCs w:val="24"/>
          <w:lang w:val="vi-VN"/>
        </w:rPr>
      </w:pPr>
      <w:r w:rsidRPr="004B3CE3">
        <w:rPr>
          <w:sz w:val="24"/>
          <w:szCs w:val="24"/>
          <w:lang w:val="vi-VN"/>
        </w:rPr>
        <w:t xml:space="preserve">The </w:t>
      </w:r>
      <w:r w:rsidR="00C712D9" w:rsidRPr="004B3CE3">
        <w:rPr>
          <w:sz w:val="24"/>
          <w:szCs w:val="24"/>
          <w:lang w:val="vi-VN"/>
        </w:rPr>
        <w:t>Lessee</w:t>
      </w:r>
      <w:r w:rsidR="00916455" w:rsidRPr="004B3CE3">
        <w:rPr>
          <w:sz w:val="24"/>
          <w:szCs w:val="24"/>
          <w:lang w:val="vi-VN"/>
        </w:rPr>
        <w:t xml:space="preserve"> has obtained all consents </w:t>
      </w:r>
      <w:r w:rsidR="00F04CF1" w:rsidRPr="004B3CE3">
        <w:rPr>
          <w:rFonts w:eastAsia="Times New Roman"/>
          <w:sz w:val="24"/>
          <w:szCs w:val="24"/>
          <w:lang w:val="vi-VN"/>
        </w:rPr>
        <w:t xml:space="preserve">required </w:t>
      </w:r>
      <w:r w:rsidR="00F04CF1" w:rsidRPr="004B3CE3">
        <w:rPr>
          <w:sz w:val="24"/>
          <w:szCs w:val="24"/>
          <w:lang w:val="vi-VN"/>
        </w:rPr>
        <w:t xml:space="preserve">by </w:t>
      </w:r>
      <w:r w:rsidR="00AA408E" w:rsidRPr="004B3CE3">
        <w:rPr>
          <w:sz w:val="24"/>
          <w:szCs w:val="24"/>
          <w:lang w:val="en-US"/>
        </w:rPr>
        <w:t xml:space="preserve">the </w:t>
      </w:r>
      <w:r w:rsidR="00F04CF1" w:rsidRPr="004B3CE3">
        <w:rPr>
          <w:sz w:val="24"/>
          <w:szCs w:val="24"/>
          <w:lang w:val="vi-VN"/>
        </w:rPr>
        <w:t>law</w:t>
      </w:r>
      <w:r w:rsidR="00AA408E" w:rsidRPr="004B3CE3">
        <w:rPr>
          <w:sz w:val="24"/>
          <w:szCs w:val="24"/>
          <w:lang w:val="en-US"/>
        </w:rPr>
        <w:t>s</w:t>
      </w:r>
      <w:r w:rsidR="00F04CF1" w:rsidRPr="004B3CE3">
        <w:rPr>
          <w:sz w:val="24"/>
          <w:szCs w:val="24"/>
          <w:lang w:val="vi-VN"/>
        </w:rPr>
        <w:t xml:space="preserve"> in connection with </w:t>
      </w:r>
      <w:r w:rsidR="00AA408E" w:rsidRPr="004B3CE3">
        <w:rPr>
          <w:sz w:val="24"/>
          <w:szCs w:val="24"/>
          <w:lang w:val="en-US"/>
        </w:rPr>
        <w:t xml:space="preserve">the </w:t>
      </w:r>
      <w:r w:rsidR="00C712D9" w:rsidRPr="004B3CE3">
        <w:rPr>
          <w:sz w:val="24"/>
          <w:szCs w:val="24"/>
          <w:lang w:val="vi-VN"/>
        </w:rPr>
        <w:t>Lessee</w:t>
      </w:r>
      <w:r w:rsidR="00F04CF1" w:rsidRPr="004B3CE3">
        <w:rPr>
          <w:sz w:val="24"/>
          <w:szCs w:val="24"/>
          <w:lang w:val="vi-VN"/>
        </w:rPr>
        <w:t xml:space="preserve">'s execution, performance, validity and enforceability of </w:t>
      </w:r>
      <w:r w:rsidR="008C3285" w:rsidRPr="004B3CE3">
        <w:rPr>
          <w:sz w:val="24"/>
          <w:szCs w:val="24"/>
          <w:lang w:val="vi-VN"/>
        </w:rPr>
        <w:t xml:space="preserve">this </w:t>
      </w:r>
      <w:r w:rsidRPr="004B3CE3">
        <w:rPr>
          <w:rFonts w:eastAsia="Times New Roman"/>
          <w:sz w:val="24"/>
          <w:szCs w:val="24"/>
          <w:lang w:val="vi-VN"/>
        </w:rPr>
        <w:t>Agreement</w:t>
      </w:r>
      <w:r w:rsidR="00F04CF1" w:rsidRPr="004B3CE3">
        <w:rPr>
          <w:sz w:val="24"/>
          <w:szCs w:val="24"/>
          <w:lang w:val="vi-VN"/>
        </w:rPr>
        <w:t xml:space="preserve">, including but not </w:t>
      </w:r>
      <w:r w:rsidR="00916455" w:rsidRPr="004B3CE3">
        <w:rPr>
          <w:sz w:val="24"/>
          <w:szCs w:val="24"/>
          <w:lang w:val="vi-VN"/>
        </w:rPr>
        <w:t>limited to:</w:t>
      </w:r>
    </w:p>
    <w:p w14:paraId="6C63C6BA" w14:textId="77777777" w:rsidR="00F04CF1" w:rsidRPr="004B3CE3" w:rsidRDefault="00F04CF1" w:rsidP="00F04CF1">
      <w:pPr>
        <w:pStyle w:val="AOHead3"/>
        <w:widowControl w:val="0"/>
        <w:numPr>
          <w:ilvl w:val="0"/>
          <w:numId w:val="0"/>
        </w:numPr>
        <w:spacing w:before="0" w:line="240" w:lineRule="auto"/>
        <w:ind w:left="1134"/>
        <w:outlineLvl w:val="9"/>
        <w:rPr>
          <w:sz w:val="24"/>
          <w:szCs w:val="24"/>
          <w:lang w:val="vi-VN"/>
        </w:rPr>
      </w:pPr>
    </w:p>
    <w:p w14:paraId="74833B93" w14:textId="5CEF22CF" w:rsidR="00F04CF1" w:rsidRPr="004B3CE3" w:rsidRDefault="00916455" w:rsidP="00340A46">
      <w:pPr>
        <w:pStyle w:val="AOHead3"/>
        <w:widowControl w:val="0"/>
        <w:numPr>
          <w:ilvl w:val="0"/>
          <w:numId w:val="48"/>
        </w:numPr>
        <w:spacing w:before="0" w:line="240" w:lineRule="auto"/>
        <w:ind w:left="1701" w:hanging="567"/>
        <w:outlineLvl w:val="9"/>
        <w:rPr>
          <w:sz w:val="24"/>
          <w:szCs w:val="24"/>
          <w:lang w:val="vi-VN"/>
        </w:rPr>
      </w:pPr>
      <w:r w:rsidRPr="004B3CE3">
        <w:rPr>
          <w:sz w:val="24"/>
          <w:szCs w:val="24"/>
          <w:lang w:val="vi-VN"/>
        </w:rPr>
        <w:t xml:space="preserve">the </w:t>
      </w:r>
      <w:r w:rsidR="00C712D9" w:rsidRPr="004B3CE3">
        <w:rPr>
          <w:sz w:val="24"/>
          <w:szCs w:val="24"/>
          <w:lang w:val="vi-VN"/>
        </w:rPr>
        <w:t>Lessee</w:t>
      </w:r>
      <w:r w:rsidRPr="004B3CE3">
        <w:rPr>
          <w:sz w:val="24"/>
          <w:szCs w:val="24"/>
          <w:lang w:val="vi-VN"/>
        </w:rPr>
        <w:t xml:space="preserve">'s leasing and business activities in the </w:t>
      </w:r>
      <w:r w:rsidR="00381F64" w:rsidRPr="004B3CE3">
        <w:rPr>
          <w:sz w:val="24"/>
          <w:szCs w:val="24"/>
          <w:lang w:val="vi-VN"/>
        </w:rPr>
        <w:t>Leased Premises</w:t>
      </w:r>
      <w:r w:rsidRPr="004B3CE3">
        <w:rPr>
          <w:sz w:val="24"/>
          <w:szCs w:val="24"/>
          <w:lang w:val="vi-VN"/>
        </w:rPr>
        <w:t>;</w:t>
      </w:r>
    </w:p>
    <w:p w14:paraId="6732085A" w14:textId="77777777" w:rsidR="00F04CF1" w:rsidRPr="004B3CE3" w:rsidRDefault="00F04CF1" w:rsidP="00F04CF1">
      <w:pPr>
        <w:rPr>
          <w:lang w:val="vi-VN"/>
        </w:rPr>
      </w:pPr>
    </w:p>
    <w:p w14:paraId="4F7C5857" w14:textId="462BCF27" w:rsidR="00F04CF1" w:rsidRPr="004B3CE3" w:rsidRDefault="00916455" w:rsidP="00340A46">
      <w:pPr>
        <w:pStyle w:val="AOHead3"/>
        <w:widowControl w:val="0"/>
        <w:numPr>
          <w:ilvl w:val="0"/>
          <w:numId w:val="48"/>
        </w:numPr>
        <w:spacing w:before="0" w:line="240" w:lineRule="auto"/>
        <w:ind w:left="1701" w:hanging="567"/>
        <w:outlineLvl w:val="9"/>
        <w:rPr>
          <w:sz w:val="24"/>
          <w:szCs w:val="24"/>
          <w:lang w:val="vi-VN"/>
        </w:rPr>
      </w:pPr>
      <w:r w:rsidRPr="004B3CE3">
        <w:rPr>
          <w:bCs/>
          <w:sz w:val="24"/>
          <w:szCs w:val="24"/>
          <w:lang w:val="vi-VN"/>
        </w:rPr>
        <w:t xml:space="preserve">meet </w:t>
      </w:r>
      <w:r w:rsidRPr="004B3CE3">
        <w:rPr>
          <w:sz w:val="24"/>
          <w:szCs w:val="24"/>
          <w:lang w:val="vi-VN"/>
        </w:rPr>
        <w:t>all business conditions with business lines that meet the conditions prescribed by law</w:t>
      </w:r>
      <w:r w:rsidR="00AA408E" w:rsidRPr="004B3CE3">
        <w:rPr>
          <w:sz w:val="24"/>
          <w:szCs w:val="24"/>
          <w:lang w:val="en-US"/>
        </w:rPr>
        <w:t>s</w:t>
      </w:r>
      <w:r w:rsidRPr="004B3CE3">
        <w:rPr>
          <w:sz w:val="24"/>
          <w:szCs w:val="24"/>
          <w:lang w:val="vi-VN"/>
        </w:rPr>
        <w:t>;</w:t>
      </w:r>
    </w:p>
    <w:p w14:paraId="2CDF0540" w14:textId="77777777" w:rsidR="00F04CF1" w:rsidRPr="004B3CE3" w:rsidRDefault="00F04CF1" w:rsidP="00F04CF1">
      <w:pPr>
        <w:rPr>
          <w:lang w:val="vi-VN"/>
        </w:rPr>
      </w:pPr>
    </w:p>
    <w:p w14:paraId="16932B3B" w14:textId="3AD71E1B" w:rsidR="00916455" w:rsidRPr="004B3CE3" w:rsidRDefault="00916455" w:rsidP="00340A46">
      <w:pPr>
        <w:pStyle w:val="AOHead3"/>
        <w:widowControl w:val="0"/>
        <w:numPr>
          <w:ilvl w:val="0"/>
          <w:numId w:val="48"/>
        </w:numPr>
        <w:spacing w:before="0" w:line="240" w:lineRule="auto"/>
        <w:ind w:left="1701" w:hanging="567"/>
        <w:outlineLvl w:val="9"/>
        <w:rPr>
          <w:sz w:val="24"/>
          <w:szCs w:val="24"/>
          <w:lang w:val="vi-VN"/>
        </w:rPr>
      </w:pPr>
      <w:r w:rsidRPr="004B3CE3">
        <w:rPr>
          <w:sz w:val="24"/>
          <w:szCs w:val="24"/>
          <w:lang w:val="vi-VN"/>
        </w:rPr>
        <w:t xml:space="preserve">such consents </w:t>
      </w:r>
      <w:r w:rsidRPr="004B3CE3">
        <w:rPr>
          <w:bCs/>
          <w:sz w:val="24"/>
          <w:szCs w:val="24"/>
          <w:lang w:val="vi-VN"/>
        </w:rPr>
        <w:t xml:space="preserve">are </w:t>
      </w:r>
      <w:r w:rsidRPr="004B3CE3">
        <w:rPr>
          <w:sz w:val="24"/>
          <w:szCs w:val="24"/>
          <w:lang w:val="vi-VN"/>
        </w:rPr>
        <w:t xml:space="preserve">in full force and effect and the </w:t>
      </w:r>
      <w:r w:rsidR="00C712D9" w:rsidRPr="004B3CE3">
        <w:rPr>
          <w:sz w:val="24"/>
          <w:szCs w:val="24"/>
          <w:lang w:val="vi-VN"/>
        </w:rPr>
        <w:t>Lessee</w:t>
      </w:r>
      <w:r w:rsidRPr="004B3CE3">
        <w:rPr>
          <w:sz w:val="24"/>
          <w:szCs w:val="24"/>
          <w:lang w:val="vi-VN"/>
        </w:rPr>
        <w:t xml:space="preserve"> has</w:t>
      </w:r>
      <w:r w:rsidR="00AA408E" w:rsidRPr="004B3CE3">
        <w:rPr>
          <w:sz w:val="24"/>
          <w:szCs w:val="24"/>
          <w:lang w:val="en-US"/>
        </w:rPr>
        <w:t>,</w:t>
      </w:r>
      <w:r w:rsidRPr="004B3CE3">
        <w:rPr>
          <w:sz w:val="24"/>
          <w:szCs w:val="24"/>
          <w:lang w:val="vi-VN"/>
        </w:rPr>
        <w:t xml:space="preserve"> at all times</w:t>
      </w:r>
      <w:r w:rsidR="00AA408E" w:rsidRPr="004B3CE3">
        <w:rPr>
          <w:sz w:val="24"/>
          <w:szCs w:val="24"/>
          <w:lang w:val="en-US"/>
        </w:rPr>
        <w:t>,</w:t>
      </w:r>
      <w:r w:rsidRPr="004B3CE3">
        <w:rPr>
          <w:sz w:val="24"/>
          <w:szCs w:val="24"/>
          <w:lang w:val="vi-VN"/>
        </w:rPr>
        <w:t xml:space="preserve"> complied with the terms and conditions of such consents and has paid all fe</w:t>
      </w:r>
      <w:r w:rsidR="00AA408E" w:rsidRPr="004B3CE3">
        <w:rPr>
          <w:sz w:val="24"/>
          <w:szCs w:val="24"/>
          <w:lang w:val="vi-VN"/>
        </w:rPr>
        <w:t xml:space="preserve">es due in connection therewith </w:t>
      </w:r>
      <w:r w:rsidRPr="004B3CE3">
        <w:rPr>
          <w:sz w:val="24"/>
          <w:szCs w:val="24"/>
          <w:lang w:val="vi-VN"/>
        </w:rPr>
        <w:t xml:space="preserve">and not violate any conditions under which such consents affect the exercise of rights and/or fulfillment of obligations of the </w:t>
      </w:r>
      <w:r w:rsidR="00C712D9" w:rsidRPr="004B3CE3">
        <w:rPr>
          <w:sz w:val="24"/>
          <w:szCs w:val="24"/>
          <w:lang w:val="vi-VN"/>
        </w:rPr>
        <w:t>Lessee</w:t>
      </w:r>
      <w:r w:rsidRPr="004B3CE3">
        <w:rPr>
          <w:sz w:val="24"/>
          <w:szCs w:val="24"/>
          <w:lang w:val="vi-VN"/>
        </w:rPr>
        <w:t xml:space="preserve"> in this </w:t>
      </w:r>
      <w:r w:rsidR="00863C99" w:rsidRPr="004B3CE3">
        <w:rPr>
          <w:rFonts w:eastAsia="Times New Roman"/>
          <w:sz w:val="24"/>
          <w:szCs w:val="24"/>
          <w:lang w:val="vi-VN"/>
        </w:rPr>
        <w:t>Agreement</w:t>
      </w:r>
      <w:r w:rsidRPr="004B3CE3">
        <w:rPr>
          <w:sz w:val="24"/>
          <w:szCs w:val="24"/>
          <w:lang w:val="vi-VN"/>
        </w:rPr>
        <w:t>, signed documents, and applicable law</w:t>
      </w:r>
      <w:r w:rsidR="00AA408E" w:rsidRPr="004B3CE3">
        <w:rPr>
          <w:sz w:val="24"/>
          <w:szCs w:val="24"/>
          <w:lang w:val="en-US"/>
        </w:rPr>
        <w:t>s</w:t>
      </w:r>
      <w:r w:rsidRPr="004B3CE3">
        <w:rPr>
          <w:sz w:val="24"/>
          <w:szCs w:val="24"/>
          <w:lang w:val="vi-VN"/>
        </w:rPr>
        <w:t>; and</w:t>
      </w:r>
    </w:p>
    <w:p w14:paraId="7E8F00A5" w14:textId="77777777" w:rsidR="00F04CF1" w:rsidRPr="004B3CE3" w:rsidRDefault="00F04CF1" w:rsidP="00F04CF1">
      <w:pPr>
        <w:rPr>
          <w:lang w:val="vi-VN"/>
        </w:rPr>
      </w:pPr>
    </w:p>
    <w:p w14:paraId="525EBAD6" w14:textId="55C6EE55" w:rsidR="00916455" w:rsidRPr="004B3CE3" w:rsidRDefault="00916455" w:rsidP="00340A46">
      <w:pPr>
        <w:pStyle w:val="AOHead3"/>
        <w:widowControl w:val="0"/>
        <w:numPr>
          <w:ilvl w:val="0"/>
          <w:numId w:val="48"/>
        </w:numPr>
        <w:spacing w:before="0" w:line="240" w:lineRule="auto"/>
        <w:ind w:left="1701" w:hanging="567"/>
        <w:outlineLvl w:val="9"/>
        <w:rPr>
          <w:lang w:val="vi-VN"/>
        </w:rPr>
      </w:pPr>
      <w:r w:rsidRPr="004B3CE3">
        <w:rPr>
          <w:sz w:val="24"/>
          <w:szCs w:val="24"/>
          <w:lang w:val="vi-VN"/>
        </w:rPr>
        <w:t xml:space="preserve">The </w:t>
      </w:r>
      <w:r w:rsidR="00C712D9" w:rsidRPr="004B3CE3">
        <w:rPr>
          <w:sz w:val="24"/>
          <w:szCs w:val="24"/>
          <w:lang w:val="vi-VN"/>
        </w:rPr>
        <w:t>Lessee</w:t>
      </w:r>
      <w:r w:rsidRPr="004B3CE3">
        <w:rPr>
          <w:sz w:val="24"/>
          <w:szCs w:val="24"/>
          <w:lang w:val="vi-VN"/>
        </w:rPr>
        <w:t xml:space="preserve"> shall implement and fully comply with the provisions of this </w:t>
      </w:r>
      <w:r w:rsidR="00863C99" w:rsidRPr="004B3CE3">
        <w:rPr>
          <w:rFonts w:eastAsia="Times New Roman"/>
          <w:sz w:val="24"/>
          <w:szCs w:val="24"/>
          <w:lang w:val="vi-VN"/>
        </w:rPr>
        <w:t>Agreement</w:t>
      </w:r>
      <w:r w:rsidRPr="004B3CE3">
        <w:rPr>
          <w:sz w:val="24"/>
          <w:szCs w:val="24"/>
          <w:lang w:val="vi-VN"/>
        </w:rPr>
        <w:t>.</w:t>
      </w:r>
    </w:p>
    <w:p w14:paraId="2E62DBD7" w14:textId="77777777" w:rsidR="00C720D5" w:rsidRPr="00C617FA" w:rsidRDefault="00C720D5" w:rsidP="00C720D5">
      <w:pPr>
        <w:pStyle w:val="a3"/>
        <w:ind w:left="0"/>
        <w:jc w:val="both"/>
        <w:rPr>
          <w:lang w:val="vi-VN"/>
        </w:rPr>
      </w:pPr>
    </w:p>
    <w:p w14:paraId="1EC270DC" w14:textId="6374B83A" w:rsidR="00C720D5" w:rsidRPr="00C617FA" w:rsidRDefault="00C720D5" w:rsidP="00C720D5">
      <w:pPr>
        <w:pStyle w:val="1"/>
        <w:spacing w:before="0"/>
        <w:contextualSpacing/>
        <w:rPr>
          <w:b w:val="0"/>
          <w:bCs/>
          <w:color w:val="auto"/>
          <w:lang w:val="vi-VN"/>
        </w:rPr>
      </w:pPr>
      <w:bookmarkStart w:id="58" w:name="_Toc189640009"/>
      <w:r w:rsidRPr="00C617FA">
        <w:rPr>
          <w:bCs/>
          <w:color w:val="auto"/>
          <w:lang w:val="vi-VN"/>
        </w:rPr>
        <w:lastRenderedPageBreak/>
        <w:t>ARTICLE 8. LIABILITY FOR BREACH OF CONTRACT</w:t>
      </w:r>
      <w:bookmarkEnd w:id="58"/>
    </w:p>
    <w:p w14:paraId="09A7F91B" w14:textId="77777777" w:rsidR="00C720D5" w:rsidRPr="00C617FA" w:rsidRDefault="00C720D5" w:rsidP="00C720D5">
      <w:pPr>
        <w:pStyle w:val="a3"/>
        <w:ind w:left="0"/>
        <w:jc w:val="both"/>
        <w:rPr>
          <w:b/>
          <w:bCs/>
          <w:lang w:val="vi-VN"/>
        </w:rPr>
      </w:pPr>
    </w:p>
    <w:p w14:paraId="296A6539" w14:textId="0AC3C7D1" w:rsidR="00C720D5" w:rsidRPr="00C617FA" w:rsidRDefault="00F30CD3" w:rsidP="00340A46">
      <w:pPr>
        <w:pStyle w:val="a3"/>
        <w:numPr>
          <w:ilvl w:val="0"/>
          <w:numId w:val="17"/>
        </w:numPr>
        <w:ind w:left="567" w:hanging="567"/>
        <w:jc w:val="both"/>
        <w:rPr>
          <w:lang w:val="vi-VN"/>
        </w:rPr>
      </w:pPr>
      <w:r w:rsidRPr="00C617FA">
        <w:rPr>
          <w:lang w:val="en-US"/>
        </w:rPr>
        <w:t xml:space="preserve">The </w:t>
      </w:r>
      <w:r w:rsidR="00C712D9" w:rsidRPr="00C617FA">
        <w:rPr>
          <w:lang w:val="en-US"/>
        </w:rPr>
        <w:t>Lessor</w:t>
      </w:r>
      <w:r w:rsidRPr="00C617FA">
        <w:rPr>
          <w:lang w:val="en-US"/>
        </w:rPr>
        <w:t>’s liability in breach of</w:t>
      </w:r>
      <w:r w:rsidR="00F42BA5" w:rsidRPr="00C617FA">
        <w:rPr>
          <w:lang w:val="vi-VN"/>
        </w:rPr>
        <w:t xml:space="preserve"> the </w:t>
      </w:r>
      <w:r w:rsidR="00863C99" w:rsidRPr="00C617FA">
        <w:rPr>
          <w:lang w:val="vi-VN"/>
        </w:rPr>
        <w:t>Agreement</w:t>
      </w:r>
      <w:r w:rsidR="00F42BA5" w:rsidRPr="00C617FA">
        <w:rPr>
          <w:lang w:val="vi-VN"/>
        </w:rPr>
        <w:t>:</w:t>
      </w:r>
    </w:p>
    <w:p w14:paraId="5E63BA01" w14:textId="77777777" w:rsidR="0014701E" w:rsidRPr="00C617FA" w:rsidRDefault="0014701E" w:rsidP="0014701E">
      <w:pPr>
        <w:pStyle w:val="a3"/>
        <w:ind w:left="567"/>
        <w:jc w:val="both"/>
        <w:rPr>
          <w:lang w:val="vi-VN"/>
        </w:rPr>
      </w:pPr>
    </w:p>
    <w:p w14:paraId="641590E4" w14:textId="25077788" w:rsidR="0014701E" w:rsidRPr="00C617FA" w:rsidRDefault="0014701E" w:rsidP="0014701E">
      <w:pPr>
        <w:pStyle w:val="a3"/>
        <w:ind w:left="567"/>
        <w:jc w:val="both"/>
        <w:rPr>
          <w:lang w:val="vi-VN"/>
        </w:rPr>
      </w:pPr>
      <w:r w:rsidRPr="00C617FA">
        <w:rPr>
          <w:lang w:val="vi-VN"/>
        </w:rPr>
        <w:t xml:space="preserve">In case the </w:t>
      </w:r>
      <w:r w:rsidR="00C712D9" w:rsidRPr="00C617FA">
        <w:rPr>
          <w:lang w:val="vi-VN"/>
        </w:rPr>
        <w:t>Lessor</w:t>
      </w:r>
      <w:r w:rsidRPr="00C617FA">
        <w:rPr>
          <w:lang w:val="vi-VN"/>
        </w:rPr>
        <w:t xml:space="preserve"> </w:t>
      </w:r>
      <w:r w:rsidR="00F30CD3" w:rsidRPr="00C617FA">
        <w:rPr>
          <w:lang w:val="en-US"/>
        </w:rPr>
        <w:t>commits any breach</w:t>
      </w:r>
      <w:r w:rsidRPr="00C617FA">
        <w:rPr>
          <w:lang w:val="vi-VN"/>
        </w:rPr>
        <w:t xml:space="preserve">, failure to perform or delay in performing the </w:t>
      </w:r>
      <w:r w:rsidR="00C712D9" w:rsidRPr="00C617FA">
        <w:rPr>
          <w:lang w:val="vi-VN"/>
        </w:rPr>
        <w:t>Lessor</w:t>
      </w:r>
      <w:r w:rsidRPr="00C617FA">
        <w:rPr>
          <w:lang w:val="vi-VN"/>
        </w:rPr>
        <w:t xml:space="preserve">'s obligations under this </w:t>
      </w:r>
      <w:r w:rsidR="00863C99" w:rsidRPr="004B3CE3">
        <w:rPr>
          <w:lang w:val="vi-VN"/>
        </w:rPr>
        <w:t>Agreement</w:t>
      </w:r>
      <w:r w:rsidRPr="00C617FA">
        <w:rPr>
          <w:lang w:val="vi-VN"/>
        </w:rPr>
        <w:t xml:space="preserve">, unless otherwise stipulated in the </w:t>
      </w:r>
      <w:r w:rsidR="00863C99" w:rsidRPr="004B3CE3">
        <w:rPr>
          <w:lang w:val="vi-VN"/>
        </w:rPr>
        <w:t>Agreement</w:t>
      </w:r>
      <w:r w:rsidRPr="00C617FA">
        <w:rPr>
          <w:lang w:val="vi-VN"/>
        </w:rPr>
        <w:t xml:space="preserve"> or the </w:t>
      </w:r>
      <w:r w:rsidR="00C712D9" w:rsidRPr="00C617FA">
        <w:rPr>
          <w:lang w:val="vi-VN"/>
        </w:rPr>
        <w:t>Lessor</w:t>
      </w:r>
      <w:r w:rsidRPr="00C617FA">
        <w:rPr>
          <w:lang w:val="vi-VN"/>
        </w:rPr>
        <w:t xml:space="preserve">'s </w:t>
      </w:r>
      <w:r w:rsidR="00F30CD3" w:rsidRPr="00C617FA">
        <w:rPr>
          <w:lang w:val="en-US"/>
        </w:rPr>
        <w:t>breach</w:t>
      </w:r>
      <w:r w:rsidRPr="00C617FA">
        <w:rPr>
          <w:lang w:val="vi-VN"/>
        </w:rPr>
        <w:t xml:space="preserve"> arising from a breach of the </w:t>
      </w:r>
      <w:r w:rsidR="00C712D9" w:rsidRPr="00C617FA">
        <w:rPr>
          <w:lang w:val="vi-VN"/>
        </w:rPr>
        <w:t>Lessee</w:t>
      </w:r>
      <w:r w:rsidRPr="00C617FA">
        <w:rPr>
          <w:lang w:val="vi-VN"/>
        </w:rPr>
        <w:t xml:space="preserve">'s commitments, warranties or obligations, the </w:t>
      </w:r>
      <w:r w:rsidR="00C712D9" w:rsidRPr="00C617FA">
        <w:rPr>
          <w:lang w:val="vi-VN"/>
        </w:rPr>
        <w:t>Lessee</w:t>
      </w:r>
      <w:r w:rsidRPr="00C617FA">
        <w:rPr>
          <w:lang w:val="vi-VN"/>
        </w:rPr>
        <w:t xml:space="preserve"> </w:t>
      </w:r>
      <w:r w:rsidR="00F30CD3" w:rsidRPr="00C617FA">
        <w:rPr>
          <w:lang w:val="en-US"/>
        </w:rPr>
        <w:t>shall have</w:t>
      </w:r>
      <w:r w:rsidRPr="00C617FA">
        <w:rPr>
          <w:lang w:val="vi-VN"/>
        </w:rPr>
        <w:t xml:space="preserve"> the following rights:</w:t>
      </w:r>
    </w:p>
    <w:p w14:paraId="026E1142" w14:textId="77777777" w:rsidR="00927316" w:rsidRPr="00C617FA" w:rsidRDefault="00927316" w:rsidP="00927316">
      <w:pPr>
        <w:pStyle w:val="a3"/>
        <w:ind w:left="567"/>
        <w:jc w:val="both"/>
        <w:rPr>
          <w:lang w:val="vi-VN"/>
        </w:rPr>
      </w:pPr>
    </w:p>
    <w:p w14:paraId="4BD92D4A" w14:textId="2A815953" w:rsidR="006D2341" w:rsidRPr="00C617FA" w:rsidRDefault="001D08A7" w:rsidP="00340A46">
      <w:pPr>
        <w:pStyle w:val="a3"/>
        <w:numPr>
          <w:ilvl w:val="0"/>
          <w:numId w:val="27"/>
        </w:numPr>
        <w:ind w:left="1134" w:hanging="567"/>
        <w:jc w:val="both"/>
      </w:pPr>
      <w:r w:rsidRPr="00C617FA">
        <w:rPr>
          <w:lang w:val="en-US"/>
        </w:rPr>
        <w:t>To re</w:t>
      </w:r>
      <w:r w:rsidR="00F30CD3" w:rsidRPr="00C617FA">
        <w:rPr>
          <w:lang w:val="en-US"/>
        </w:rPr>
        <w:t>quest</w:t>
      </w:r>
      <w:r w:rsidR="006D2341" w:rsidRPr="00C617FA">
        <w:rPr>
          <w:lang w:val="vi-VN"/>
        </w:rPr>
        <w:t xml:space="preserve"> the </w:t>
      </w:r>
      <w:r w:rsidR="00C712D9" w:rsidRPr="00C617FA">
        <w:rPr>
          <w:lang w:val="vi-VN"/>
        </w:rPr>
        <w:t>Lessor</w:t>
      </w:r>
      <w:r w:rsidR="00F30CD3" w:rsidRPr="00C617FA">
        <w:rPr>
          <w:lang w:val="en-US"/>
        </w:rPr>
        <w:t xml:space="preserve"> to</w:t>
      </w:r>
      <w:r w:rsidR="006D2341" w:rsidRPr="00C617FA">
        <w:rPr>
          <w:lang w:val="vi-VN"/>
        </w:rPr>
        <w:t>:</w:t>
      </w:r>
    </w:p>
    <w:p w14:paraId="76F312FB" w14:textId="77777777" w:rsidR="006D2341" w:rsidRPr="00C617FA" w:rsidRDefault="006D2341" w:rsidP="006D2341">
      <w:pPr>
        <w:pStyle w:val="a3"/>
        <w:ind w:left="1134"/>
        <w:jc w:val="both"/>
        <w:rPr>
          <w:lang w:val="vi-VN"/>
        </w:rPr>
      </w:pPr>
    </w:p>
    <w:p w14:paraId="3936B37A" w14:textId="3D9A69CF" w:rsidR="00927316" w:rsidRPr="00C617FA" w:rsidRDefault="001D08A7" w:rsidP="00340A46">
      <w:pPr>
        <w:pStyle w:val="a3"/>
        <w:numPr>
          <w:ilvl w:val="0"/>
          <w:numId w:val="30"/>
        </w:numPr>
        <w:ind w:hanging="720"/>
        <w:jc w:val="both"/>
        <w:rPr>
          <w:lang w:val="vi-VN"/>
        </w:rPr>
      </w:pPr>
      <w:r w:rsidRPr="00C617FA">
        <w:rPr>
          <w:lang w:val="en-US"/>
        </w:rPr>
        <w:t>remedy all</w:t>
      </w:r>
      <w:r w:rsidR="00F30CD3" w:rsidRPr="00C617FA">
        <w:rPr>
          <w:lang w:val="en-US"/>
        </w:rPr>
        <w:t xml:space="preserve"> breaches </w:t>
      </w:r>
      <w:r w:rsidR="00F30CD3" w:rsidRPr="00C617FA">
        <w:rPr>
          <w:lang w:val="vi-VN"/>
        </w:rPr>
        <w:t>of</w:t>
      </w:r>
      <w:r w:rsidRPr="00C617FA">
        <w:rPr>
          <w:lang w:val="en-US"/>
        </w:rPr>
        <w:t xml:space="preserve"> its</w:t>
      </w:r>
      <w:r w:rsidR="00F30CD3" w:rsidRPr="00C617FA">
        <w:rPr>
          <w:lang w:val="vi-VN"/>
        </w:rPr>
        <w:t xml:space="preserve"> commitment, guarantee, or obligation</w:t>
      </w:r>
      <w:r w:rsidR="00927316" w:rsidRPr="00C617FA">
        <w:rPr>
          <w:lang w:val="vi-VN"/>
        </w:rPr>
        <w:t xml:space="preserve"> in this </w:t>
      </w:r>
      <w:r w:rsidR="00863C99" w:rsidRPr="004B3CE3">
        <w:rPr>
          <w:lang w:val="vi-VN"/>
        </w:rPr>
        <w:t>Agreement</w:t>
      </w:r>
      <w:r w:rsidR="00927316" w:rsidRPr="00C617FA">
        <w:rPr>
          <w:lang w:val="vi-VN"/>
        </w:rPr>
        <w:t xml:space="preserve"> </w:t>
      </w:r>
      <w:r w:rsidR="00A46886" w:rsidRPr="00C617FA">
        <w:rPr>
          <w:lang w:val="en-US"/>
        </w:rPr>
        <w:t>as soon as practic</w:t>
      </w:r>
      <w:r w:rsidR="00F30CD3" w:rsidRPr="00C617FA">
        <w:rPr>
          <w:lang w:val="en-US"/>
        </w:rPr>
        <w:t>able</w:t>
      </w:r>
      <w:r w:rsidR="00F30CD3" w:rsidRPr="00C617FA">
        <w:rPr>
          <w:lang w:val="vi-VN"/>
        </w:rPr>
        <w:t xml:space="preserve"> </w:t>
      </w:r>
      <w:r w:rsidR="00927316" w:rsidRPr="00C617FA">
        <w:rPr>
          <w:lang w:val="vi-VN"/>
        </w:rPr>
        <w:t xml:space="preserve">as </w:t>
      </w:r>
      <w:r w:rsidR="00F30CD3" w:rsidRPr="00C617FA">
        <w:rPr>
          <w:lang w:val="en-US"/>
        </w:rPr>
        <w:t xml:space="preserve">notified in writing by the </w:t>
      </w:r>
      <w:r w:rsidR="00C712D9" w:rsidRPr="00C617FA">
        <w:rPr>
          <w:lang w:val="en-US"/>
        </w:rPr>
        <w:t>Lessee</w:t>
      </w:r>
      <w:r w:rsidR="00927316" w:rsidRPr="00C617FA">
        <w:rPr>
          <w:lang w:val="vi-VN"/>
        </w:rPr>
        <w:t xml:space="preserve">. The </w:t>
      </w:r>
      <w:r w:rsidR="00C712D9" w:rsidRPr="00C617FA">
        <w:rPr>
          <w:lang w:val="vi-VN"/>
        </w:rPr>
        <w:t>Lessor</w:t>
      </w:r>
      <w:r w:rsidR="00927316" w:rsidRPr="00C617FA">
        <w:rPr>
          <w:lang w:val="vi-VN"/>
        </w:rPr>
        <w:t xml:space="preserve"> must also remedy such </w:t>
      </w:r>
      <w:r w:rsidR="00F30CD3" w:rsidRPr="00C617FA">
        <w:rPr>
          <w:lang w:val="en-US"/>
        </w:rPr>
        <w:t>breaches</w:t>
      </w:r>
      <w:r w:rsidR="00927316" w:rsidRPr="00C617FA">
        <w:rPr>
          <w:lang w:val="vi-VN"/>
        </w:rPr>
        <w:t xml:space="preserve"> within thirty (30) Business Days after receiving notice from the </w:t>
      </w:r>
      <w:r w:rsidR="00C712D9" w:rsidRPr="00C617FA">
        <w:rPr>
          <w:lang w:val="vi-VN"/>
        </w:rPr>
        <w:t>Lessee</w:t>
      </w:r>
      <w:r w:rsidR="00927316" w:rsidRPr="00C617FA">
        <w:rPr>
          <w:lang w:val="vi-VN"/>
        </w:rPr>
        <w:t xml:space="preserve"> (except in cases where the </w:t>
      </w:r>
      <w:r w:rsidR="00F30CD3" w:rsidRPr="00C617FA">
        <w:rPr>
          <w:lang w:val="en-US"/>
        </w:rPr>
        <w:t>breach</w:t>
      </w:r>
      <w:r w:rsidR="00927316" w:rsidRPr="00C617FA">
        <w:rPr>
          <w:lang w:val="vi-VN"/>
        </w:rPr>
        <w:t xml:space="preserve"> is of an urgent nature and directly adversely affects the </w:t>
      </w:r>
      <w:r w:rsidR="00C712D9" w:rsidRPr="00C617FA">
        <w:rPr>
          <w:lang w:val="vi-VN"/>
        </w:rPr>
        <w:t>Lessee</w:t>
      </w:r>
      <w:r w:rsidR="00F30CD3" w:rsidRPr="00C617FA">
        <w:rPr>
          <w:lang w:val="en-US"/>
        </w:rPr>
        <w:t xml:space="preserve">, </w:t>
      </w:r>
      <w:r w:rsidR="00927316" w:rsidRPr="00C617FA">
        <w:rPr>
          <w:lang w:val="vi-VN"/>
        </w:rPr>
        <w:t xml:space="preserve">the </w:t>
      </w:r>
      <w:r w:rsidR="00C712D9" w:rsidRPr="00C617FA">
        <w:rPr>
          <w:lang w:val="vi-VN"/>
        </w:rPr>
        <w:t>Lessor</w:t>
      </w:r>
      <w:r w:rsidR="00927316" w:rsidRPr="00C617FA">
        <w:rPr>
          <w:lang w:val="vi-VN"/>
        </w:rPr>
        <w:t xml:space="preserve"> must remedy the </w:t>
      </w:r>
      <w:r w:rsidR="00F30CD3" w:rsidRPr="00C617FA">
        <w:rPr>
          <w:lang w:val="en-US"/>
        </w:rPr>
        <w:t>breach</w:t>
      </w:r>
      <w:r w:rsidR="00927316" w:rsidRPr="00C617FA">
        <w:rPr>
          <w:lang w:val="vi-VN"/>
        </w:rPr>
        <w:t xml:space="preserve"> within a reasonable time</w:t>
      </w:r>
      <w:r w:rsidR="00F30CD3" w:rsidRPr="00C617FA">
        <w:rPr>
          <w:lang w:val="en-US"/>
        </w:rPr>
        <w:t>line</w:t>
      </w:r>
      <w:r w:rsidR="00927316" w:rsidRPr="00C617FA">
        <w:rPr>
          <w:lang w:val="vi-VN"/>
        </w:rPr>
        <w:t xml:space="preserve"> requested by the </w:t>
      </w:r>
      <w:r w:rsidR="00C712D9" w:rsidRPr="00C617FA">
        <w:rPr>
          <w:lang w:val="vi-VN"/>
        </w:rPr>
        <w:t>Lessee</w:t>
      </w:r>
      <w:r w:rsidR="00927316" w:rsidRPr="00C617FA">
        <w:rPr>
          <w:lang w:val="vi-VN"/>
        </w:rPr>
        <w:t xml:space="preserve">). For </w:t>
      </w:r>
      <w:r w:rsidR="00F30CD3" w:rsidRPr="00C617FA">
        <w:rPr>
          <w:lang w:val="en-US"/>
        </w:rPr>
        <w:t>breache</w:t>
      </w:r>
      <w:r w:rsidR="00927316" w:rsidRPr="00C617FA">
        <w:rPr>
          <w:lang w:val="vi-VN"/>
        </w:rPr>
        <w:t>s that</w:t>
      </w:r>
      <w:r w:rsidR="0043001E" w:rsidRPr="00C617FA">
        <w:rPr>
          <w:lang w:val="vi-VN"/>
        </w:rPr>
        <w:t xml:space="preserve"> requ</w:t>
      </w:r>
      <w:r w:rsidR="00F30CD3" w:rsidRPr="00C617FA">
        <w:rPr>
          <w:lang w:val="en-US"/>
        </w:rPr>
        <w:t>ire</w:t>
      </w:r>
      <w:r w:rsidR="0043001E" w:rsidRPr="00C617FA">
        <w:rPr>
          <w:lang w:val="vi-VN"/>
        </w:rPr>
        <w:t xml:space="preserve"> </w:t>
      </w:r>
      <w:r w:rsidR="00927316" w:rsidRPr="00C617FA">
        <w:rPr>
          <w:lang w:val="vi-VN"/>
        </w:rPr>
        <w:t>a longer time</w:t>
      </w:r>
      <w:r w:rsidR="009918E4" w:rsidRPr="00C617FA">
        <w:rPr>
          <w:lang w:val="en-US"/>
        </w:rPr>
        <w:t>line</w:t>
      </w:r>
      <w:r w:rsidR="00927316" w:rsidRPr="00C617FA">
        <w:rPr>
          <w:lang w:val="vi-VN"/>
        </w:rPr>
        <w:t xml:space="preserve"> to </w:t>
      </w:r>
      <w:r w:rsidR="00F30CD3" w:rsidRPr="00C617FA">
        <w:rPr>
          <w:lang w:val="en-US"/>
        </w:rPr>
        <w:t>remedy</w:t>
      </w:r>
      <w:r w:rsidR="00927316" w:rsidRPr="00C617FA">
        <w:rPr>
          <w:lang w:val="vi-VN"/>
        </w:rPr>
        <w:t xml:space="preserve">, the </w:t>
      </w:r>
      <w:r w:rsidR="00C712D9" w:rsidRPr="00C617FA">
        <w:rPr>
          <w:lang w:val="vi-VN"/>
        </w:rPr>
        <w:t>Lessor</w:t>
      </w:r>
      <w:r w:rsidR="00927316" w:rsidRPr="00C617FA">
        <w:rPr>
          <w:lang w:val="vi-VN"/>
        </w:rPr>
        <w:t xml:space="preserve"> must notify the </w:t>
      </w:r>
      <w:r w:rsidR="00C712D9" w:rsidRPr="00C617FA">
        <w:rPr>
          <w:lang w:val="vi-VN"/>
        </w:rPr>
        <w:t>Lessee</w:t>
      </w:r>
      <w:r w:rsidR="00927316" w:rsidRPr="00C617FA">
        <w:rPr>
          <w:lang w:val="vi-VN"/>
        </w:rPr>
        <w:t xml:space="preserve"> of a specific time</w:t>
      </w:r>
      <w:r w:rsidR="00F30CD3" w:rsidRPr="00C617FA">
        <w:rPr>
          <w:lang w:val="en-US"/>
        </w:rPr>
        <w:t>line</w:t>
      </w:r>
      <w:r w:rsidR="00927316" w:rsidRPr="00C617FA">
        <w:rPr>
          <w:lang w:val="vi-VN"/>
        </w:rPr>
        <w:t xml:space="preserve"> to </w:t>
      </w:r>
      <w:r w:rsidR="00F30CD3" w:rsidRPr="00C617FA">
        <w:rPr>
          <w:lang w:val="en-US"/>
        </w:rPr>
        <w:t xml:space="preserve">remedy such </w:t>
      </w:r>
      <w:r w:rsidR="00A46886" w:rsidRPr="00C617FA">
        <w:rPr>
          <w:lang w:val="en-US"/>
        </w:rPr>
        <w:t>violations</w:t>
      </w:r>
      <w:r w:rsidR="009918E4" w:rsidRPr="00C617FA">
        <w:rPr>
          <w:lang w:val="en-US"/>
        </w:rPr>
        <w:t>;</w:t>
      </w:r>
    </w:p>
    <w:p w14:paraId="7098BEC7" w14:textId="77777777" w:rsidR="006D2341" w:rsidRPr="00C617FA" w:rsidRDefault="006D2341" w:rsidP="006D2341">
      <w:pPr>
        <w:pStyle w:val="a3"/>
        <w:ind w:left="1854"/>
        <w:jc w:val="both"/>
        <w:rPr>
          <w:lang w:val="vi-VN"/>
        </w:rPr>
      </w:pPr>
    </w:p>
    <w:p w14:paraId="1EF4895D" w14:textId="67DA0948" w:rsidR="006D2341" w:rsidRPr="00C617FA" w:rsidRDefault="00900F75" w:rsidP="00340A46">
      <w:pPr>
        <w:pStyle w:val="a3"/>
        <w:numPr>
          <w:ilvl w:val="0"/>
          <w:numId w:val="30"/>
        </w:numPr>
        <w:ind w:hanging="720"/>
        <w:jc w:val="both"/>
        <w:rPr>
          <w:lang w:val="vi-VN"/>
        </w:rPr>
      </w:pPr>
      <w:r w:rsidRPr="00C617FA">
        <w:rPr>
          <w:lang w:val="en-US"/>
        </w:rPr>
        <w:t>c</w:t>
      </w:r>
      <w:r w:rsidR="006D2341" w:rsidRPr="00C617FA">
        <w:rPr>
          <w:lang w:val="vi-VN"/>
        </w:rPr>
        <w:t xml:space="preserve">ompensate the </w:t>
      </w:r>
      <w:r w:rsidR="00C712D9" w:rsidRPr="00C617FA">
        <w:rPr>
          <w:lang w:val="vi-VN"/>
        </w:rPr>
        <w:t>Lessee</w:t>
      </w:r>
      <w:r w:rsidR="006D2341" w:rsidRPr="00C617FA">
        <w:rPr>
          <w:lang w:val="vi-VN"/>
        </w:rPr>
        <w:t xml:space="preserve"> for </w:t>
      </w:r>
      <w:r w:rsidRPr="00C617FA">
        <w:rPr>
          <w:lang w:val="en-US"/>
        </w:rPr>
        <w:t>damage</w:t>
      </w:r>
      <w:r w:rsidR="009E7626">
        <w:rPr>
          <w:lang w:val="en-US"/>
        </w:rPr>
        <w:t>s</w:t>
      </w:r>
      <w:r w:rsidR="006D2341" w:rsidRPr="00C617FA">
        <w:rPr>
          <w:lang w:val="vi-VN"/>
        </w:rPr>
        <w:t xml:space="preserve"> arising due to the </w:t>
      </w:r>
      <w:r w:rsidR="00C712D9" w:rsidRPr="00C617FA">
        <w:rPr>
          <w:lang w:val="vi-VN"/>
        </w:rPr>
        <w:t>Lessor</w:t>
      </w:r>
      <w:r w:rsidR="006D2341" w:rsidRPr="00C617FA">
        <w:rPr>
          <w:lang w:val="vi-VN"/>
        </w:rPr>
        <w:t xml:space="preserve">'s </w:t>
      </w:r>
      <w:r w:rsidRPr="00C617FA">
        <w:rPr>
          <w:lang w:val="en-US"/>
        </w:rPr>
        <w:t>breach</w:t>
      </w:r>
      <w:r w:rsidR="006D2341" w:rsidRPr="00C617FA">
        <w:rPr>
          <w:lang w:val="vi-VN"/>
        </w:rPr>
        <w:t>.</w:t>
      </w:r>
      <w:r w:rsidR="009E7626">
        <w:rPr>
          <w:lang w:val="en-US"/>
        </w:rPr>
        <w:t xml:space="preserve"> </w:t>
      </w:r>
      <w:r w:rsidR="009E7626" w:rsidRPr="009E7626">
        <w:rPr>
          <w:lang w:val="en-US"/>
        </w:rPr>
        <w:t xml:space="preserve">For the avoidance of doubt, total compensation will not exceed the </w:t>
      </w:r>
      <w:r w:rsidR="00533974">
        <w:rPr>
          <w:lang w:val="en-US"/>
        </w:rPr>
        <w:t xml:space="preserve">Security </w:t>
      </w:r>
      <w:r w:rsidR="009E7626" w:rsidRPr="009E7626">
        <w:rPr>
          <w:lang w:val="en-US"/>
        </w:rPr>
        <w:t>Deposit.</w:t>
      </w:r>
    </w:p>
    <w:p w14:paraId="4E72ECEF" w14:textId="77777777" w:rsidR="006D2341" w:rsidRPr="00C617FA" w:rsidRDefault="006D2341" w:rsidP="006D2341">
      <w:pPr>
        <w:pStyle w:val="a3"/>
        <w:ind w:left="1134"/>
        <w:jc w:val="both"/>
        <w:rPr>
          <w:lang w:val="vi-VN"/>
        </w:rPr>
      </w:pPr>
    </w:p>
    <w:p w14:paraId="07EA68E0" w14:textId="32A2FC41" w:rsidR="006D2341" w:rsidRPr="00C617FA" w:rsidRDefault="00900F75" w:rsidP="00340A46">
      <w:pPr>
        <w:pStyle w:val="a3"/>
        <w:numPr>
          <w:ilvl w:val="0"/>
          <w:numId w:val="27"/>
        </w:numPr>
        <w:ind w:left="1134" w:hanging="567"/>
        <w:jc w:val="both"/>
        <w:rPr>
          <w:lang w:val="vi-VN"/>
        </w:rPr>
      </w:pPr>
      <w:r w:rsidRPr="00C617FA">
        <w:rPr>
          <w:lang w:val="en-US"/>
        </w:rPr>
        <w:t>In the event the</w:t>
      </w:r>
      <w:r w:rsidR="006D2341" w:rsidRPr="00C617FA">
        <w:rPr>
          <w:lang w:val="vi-VN"/>
        </w:rPr>
        <w:t xml:space="preserve"> </w:t>
      </w:r>
      <w:r w:rsidR="00C712D9" w:rsidRPr="00C617FA">
        <w:rPr>
          <w:lang w:val="vi-VN"/>
        </w:rPr>
        <w:t>Lessor</w:t>
      </w:r>
      <w:r w:rsidR="006D2341" w:rsidRPr="00C617FA">
        <w:rPr>
          <w:lang w:val="vi-VN"/>
        </w:rPr>
        <w:t xml:space="preserve"> </w:t>
      </w:r>
      <w:r w:rsidRPr="00C617FA">
        <w:rPr>
          <w:lang w:val="en-US"/>
        </w:rPr>
        <w:t>fails to</w:t>
      </w:r>
      <w:r w:rsidR="006D2341" w:rsidRPr="00C617FA">
        <w:rPr>
          <w:lang w:val="vi-VN"/>
        </w:rPr>
        <w:t xml:space="preserve"> comply with the </w:t>
      </w:r>
      <w:r w:rsidR="00C712D9" w:rsidRPr="00C617FA">
        <w:rPr>
          <w:lang w:val="vi-VN"/>
        </w:rPr>
        <w:t>Lessee</w:t>
      </w:r>
      <w:r w:rsidR="006D2341" w:rsidRPr="00C617FA">
        <w:rPr>
          <w:lang w:val="vi-VN"/>
        </w:rPr>
        <w:t xml:space="preserve">'s request specified in </w:t>
      </w:r>
      <w:r w:rsidR="006D2341" w:rsidRPr="00C617FA">
        <w:rPr>
          <w:b/>
          <w:u w:val="single"/>
          <w:lang w:val="vi-VN"/>
        </w:rPr>
        <w:t>Article 8.1(a)</w:t>
      </w:r>
      <w:r w:rsidR="006D2341" w:rsidRPr="00C617FA">
        <w:rPr>
          <w:lang w:val="vi-VN"/>
        </w:rPr>
        <w:t xml:space="preserve"> above, the </w:t>
      </w:r>
      <w:r w:rsidR="00C712D9" w:rsidRPr="00C617FA">
        <w:rPr>
          <w:lang w:val="vi-VN"/>
        </w:rPr>
        <w:t>Lessee</w:t>
      </w:r>
      <w:r w:rsidR="006D2341" w:rsidRPr="00C617FA">
        <w:rPr>
          <w:lang w:val="vi-VN"/>
        </w:rPr>
        <w:t xml:space="preserve"> has the right to unilaterally terminate the </w:t>
      </w:r>
      <w:r w:rsidR="00863C99" w:rsidRPr="004B3CE3">
        <w:rPr>
          <w:lang w:val="vi-VN"/>
        </w:rPr>
        <w:t>Agreement</w:t>
      </w:r>
      <w:r w:rsidR="006D2341" w:rsidRPr="00C617FA">
        <w:rPr>
          <w:lang w:val="vi-VN"/>
        </w:rPr>
        <w:t xml:space="preserve"> and request the </w:t>
      </w:r>
      <w:r w:rsidR="00C712D9" w:rsidRPr="00C617FA">
        <w:rPr>
          <w:lang w:val="vi-VN"/>
        </w:rPr>
        <w:t>Lessor</w:t>
      </w:r>
      <w:r w:rsidR="006D2341" w:rsidRPr="00C617FA">
        <w:rPr>
          <w:lang w:val="vi-VN"/>
        </w:rPr>
        <w:t xml:space="preserve"> to compensate for </w:t>
      </w:r>
      <w:r w:rsidR="001D08A7" w:rsidRPr="00C617FA">
        <w:rPr>
          <w:lang w:val="en-US"/>
        </w:rPr>
        <w:t>damage</w:t>
      </w:r>
      <w:r w:rsidR="009E7626">
        <w:rPr>
          <w:lang w:val="en-US"/>
        </w:rPr>
        <w:t>s</w:t>
      </w:r>
      <w:r w:rsidR="006D2341" w:rsidRPr="00C617FA">
        <w:rPr>
          <w:lang w:val="vi-VN"/>
        </w:rPr>
        <w:t xml:space="preserve"> arising due to </w:t>
      </w:r>
      <w:r w:rsidR="001D08A7" w:rsidRPr="00C617FA">
        <w:rPr>
          <w:lang w:val="en-US"/>
        </w:rPr>
        <w:t xml:space="preserve">the </w:t>
      </w:r>
      <w:r w:rsidR="00C712D9" w:rsidRPr="00C617FA">
        <w:rPr>
          <w:lang w:val="vi-VN"/>
        </w:rPr>
        <w:t>Lessor</w:t>
      </w:r>
      <w:r w:rsidR="001D08A7" w:rsidRPr="00C617FA">
        <w:rPr>
          <w:lang w:val="en-US"/>
        </w:rPr>
        <w:t>’s breach</w:t>
      </w:r>
      <w:r w:rsidR="006D2341" w:rsidRPr="00C617FA">
        <w:rPr>
          <w:lang w:val="vi-VN"/>
        </w:rPr>
        <w:t>.</w:t>
      </w:r>
      <w:r w:rsidR="00533974">
        <w:rPr>
          <w:lang w:val="en-US"/>
        </w:rPr>
        <w:t xml:space="preserve"> </w:t>
      </w:r>
      <w:r w:rsidR="00533974" w:rsidRPr="00533974">
        <w:rPr>
          <w:lang w:val="en-US"/>
        </w:rPr>
        <w:t xml:space="preserve">For the avoidance of doubt, total compensation will not exceed the </w:t>
      </w:r>
      <w:r w:rsidR="00533974">
        <w:rPr>
          <w:lang w:val="en-US"/>
        </w:rPr>
        <w:t>Security</w:t>
      </w:r>
      <w:r w:rsidR="00533974" w:rsidRPr="00533974">
        <w:rPr>
          <w:lang w:val="en-US"/>
        </w:rPr>
        <w:t xml:space="preserve"> Deposit.</w:t>
      </w:r>
    </w:p>
    <w:p w14:paraId="062DA356" w14:textId="77777777" w:rsidR="00C720D5" w:rsidRPr="00C617FA" w:rsidRDefault="00C720D5" w:rsidP="00C720D5">
      <w:pPr>
        <w:pStyle w:val="a3"/>
        <w:ind w:left="567"/>
        <w:jc w:val="both"/>
        <w:rPr>
          <w:lang w:val="vi-VN"/>
        </w:rPr>
      </w:pPr>
    </w:p>
    <w:p w14:paraId="0A12F751" w14:textId="4B198ADE" w:rsidR="00016230" w:rsidRPr="00C617FA" w:rsidRDefault="001D08A7" w:rsidP="00340A46">
      <w:pPr>
        <w:pStyle w:val="a3"/>
        <w:numPr>
          <w:ilvl w:val="0"/>
          <w:numId w:val="17"/>
        </w:numPr>
        <w:ind w:left="567" w:hanging="567"/>
        <w:jc w:val="both"/>
        <w:rPr>
          <w:lang w:val="vi-VN"/>
        </w:rPr>
      </w:pPr>
      <w:r w:rsidRPr="00C617FA">
        <w:rPr>
          <w:lang w:val="en-US"/>
        </w:rPr>
        <w:t xml:space="preserve">The </w:t>
      </w:r>
      <w:r w:rsidR="00C712D9" w:rsidRPr="00C617FA">
        <w:rPr>
          <w:lang w:val="en-US"/>
        </w:rPr>
        <w:t>Lessee</w:t>
      </w:r>
      <w:r w:rsidRPr="00C617FA">
        <w:rPr>
          <w:lang w:val="en-US"/>
        </w:rPr>
        <w:t>’s liability in breach of</w:t>
      </w:r>
      <w:r w:rsidRPr="00C617FA">
        <w:rPr>
          <w:lang w:val="vi-VN"/>
        </w:rPr>
        <w:t xml:space="preserve"> the </w:t>
      </w:r>
      <w:r w:rsidR="00863C99" w:rsidRPr="00C617FA">
        <w:rPr>
          <w:lang w:val="vi-VN"/>
        </w:rPr>
        <w:t>Agreement</w:t>
      </w:r>
      <w:r w:rsidR="00F42BA5" w:rsidRPr="00C617FA">
        <w:rPr>
          <w:lang w:val="vi-VN"/>
        </w:rPr>
        <w:t>:</w:t>
      </w:r>
    </w:p>
    <w:p w14:paraId="60DB0F36" w14:textId="77777777" w:rsidR="006D2341" w:rsidRPr="00C617FA" w:rsidRDefault="006D2341" w:rsidP="006D2341">
      <w:pPr>
        <w:pStyle w:val="a3"/>
        <w:ind w:left="567"/>
        <w:jc w:val="both"/>
        <w:rPr>
          <w:lang w:val="vi-VN"/>
        </w:rPr>
      </w:pPr>
    </w:p>
    <w:p w14:paraId="060D1D1C" w14:textId="3D2AEF66" w:rsidR="006D2341" w:rsidRPr="00C617FA" w:rsidRDefault="006D2341" w:rsidP="006D2341">
      <w:pPr>
        <w:pStyle w:val="a3"/>
        <w:ind w:left="567"/>
        <w:jc w:val="both"/>
        <w:rPr>
          <w:lang w:val="vi-VN"/>
        </w:rPr>
      </w:pPr>
      <w:r w:rsidRPr="00C617FA">
        <w:rPr>
          <w:lang w:val="vi-VN"/>
        </w:rPr>
        <w:t xml:space="preserve">In case the </w:t>
      </w:r>
      <w:r w:rsidR="00C712D9" w:rsidRPr="00C617FA">
        <w:rPr>
          <w:lang w:val="vi-VN"/>
        </w:rPr>
        <w:t>Lessee</w:t>
      </w:r>
      <w:r w:rsidRPr="00C617FA">
        <w:rPr>
          <w:lang w:val="vi-VN"/>
        </w:rPr>
        <w:t xml:space="preserve"> </w:t>
      </w:r>
      <w:r w:rsidR="001D08A7" w:rsidRPr="00C617FA">
        <w:rPr>
          <w:lang w:val="en-US"/>
        </w:rPr>
        <w:t>commits any breach</w:t>
      </w:r>
      <w:r w:rsidRPr="00C617FA">
        <w:rPr>
          <w:lang w:val="vi-VN"/>
        </w:rPr>
        <w:t xml:space="preserve">, failure to perform or delay in performing the </w:t>
      </w:r>
      <w:r w:rsidR="00C712D9" w:rsidRPr="00C617FA">
        <w:rPr>
          <w:lang w:val="vi-VN"/>
        </w:rPr>
        <w:t>Lessee</w:t>
      </w:r>
      <w:r w:rsidRPr="00C617FA">
        <w:rPr>
          <w:lang w:val="vi-VN"/>
        </w:rPr>
        <w:t xml:space="preserve">'s obligations under this </w:t>
      </w:r>
      <w:r w:rsidR="00863C99" w:rsidRPr="004B3CE3">
        <w:rPr>
          <w:lang w:val="vi-VN"/>
        </w:rPr>
        <w:t>Agreement</w:t>
      </w:r>
      <w:r w:rsidRPr="00C617FA">
        <w:rPr>
          <w:lang w:val="vi-VN"/>
        </w:rPr>
        <w:t xml:space="preserve">, the </w:t>
      </w:r>
      <w:r w:rsidR="00C712D9" w:rsidRPr="00C617FA">
        <w:rPr>
          <w:lang w:val="vi-VN"/>
        </w:rPr>
        <w:t>Lessor</w:t>
      </w:r>
      <w:r w:rsidR="001D08A7" w:rsidRPr="00C617FA">
        <w:rPr>
          <w:lang w:val="vi-VN"/>
        </w:rPr>
        <w:t xml:space="preserve"> </w:t>
      </w:r>
      <w:r w:rsidR="001D08A7" w:rsidRPr="00C617FA">
        <w:rPr>
          <w:lang w:val="en-US"/>
        </w:rPr>
        <w:t xml:space="preserve">shall </w:t>
      </w:r>
      <w:r w:rsidR="001D08A7" w:rsidRPr="00C617FA">
        <w:rPr>
          <w:lang w:val="vi-VN"/>
        </w:rPr>
        <w:t>have</w:t>
      </w:r>
      <w:r w:rsidRPr="00C617FA">
        <w:rPr>
          <w:lang w:val="vi-VN"/>
        </w:rPr>
        <w:t xml:space="preserve"> the following rights:</w:t>
      </w:r>
    </w:p>
    <w:p w14:paraId="539FEEF4" w14:textId="77777777" w:rsidR="00016230" w:rsidRPr="00C617FA" w:rsidRDefault="00016230" w:rsidP="00016230">
      <w:pPr>
        <w:pStyle w:val="a3"/>
        <w:ind w:left="567"/>
        <w:jc w:val="both"/>
        <w:rPr>
          <w:lang w:val="vi-VN"/>
        </w:rPr>
      </w:pPr>
    </w:p>
    <w:p w14:paraId="2D9F2827" w14:textId="332EE32A" w:rsidR="006D2341" w:rsidRPr="00C617FA" w:rsidRDefault="001D08A7" w:rsidP="00340A46">
      <w:pPr>
        <w:pStyle w:val="a3"/>
        <w:numPr>
          <w:ilvl w:val="0"/>
          <w:numId w:val="28"/>
        </w:numPr>
        <w:ind w:left="1134" w:hanging="567"/>
        <w:jc w:val="both"/>
        <w:rPr>
          <w:lang w:val="vi-VN"/>
        </w:rPr>
      </w:pPr>
      <w:r w:rsidRPr="00C617FA">
        <w:rPr>
          <w:lang w:val="en-US"/>
        </w:rPr>
        <w:t>To s</w:t>
      </w:r>
      <w:r w:rsidR="006D2341" w:rsidRPr="00C617FA">
        <w:rPr>
          <w:lang w:val="vi-VN"/>
        </w:rPr>
        <w:t xml:space="preserve">top providing </w:t>
      </w:r>
      <w:r w:rsidRPr="00C617FA">
        <w:rPr>
          <w:lang w:val="en-US"/>
        </w:rPr>
        <w:t>the</w:t>
      </w:r>
      <w:r w:rsidRPr="00C617FA">
        <w:rPr>
          <w:lang w:val="vi-VN"/>
        </w:rPr>
        <w:t xml:space="preserve"> Service</w:t>
      </w:r>
      <w:r w:rsidR="006D2341" w:rsidRPr="00C617FA">
        <w:rPr>
          <w:lang w:val="vi-VN"/>
        </w:rPr>
        <w:t xml:space="preserve"> and utilities to the </w:t>
      </w:r>
      <w:r w:rsidR="00381F64" w:rsidRPr="00C617FA">
        <w:rPr>
          <w:lang w:val="vi-VN"/>
        </w:rPr>
        <w:t>Leased Premises</w:t>
      </w:r>
      <w:r w:rsidR="006D2341" w:rsidRPr="00C617FA">
        <w:rPr>
          <w:lang w:val="vi-VN"/>
        </w:rPr>
        <w:t xml:space="preserve"> until the </w:t>
      </w:r>
      <w:r w:rsidR="00C712D9" w:rsidRPr="00C617FA">
        <w:rPr>
          <w:lang w:val="vi-VN"/>
        </w:rPr>
        <w:t>Lessee</w:t>
      </w:r>
      <w:r w:rsidR="006D2341" w:rsidRPr="00C617FA">
        <w:rPr>
          <w:lang w:val="vi-VN"/>
        </w:rPr>
        <w:t xml:space="preserve"> </w:t>
      </w:r>
      <w:r w:rsidRPr="00C617FA">
        <w:rPr>
          <w:lang w:val="en-US"/>
        </w:rPr>
        <w:t>remedy</w:t>
      </w:r>
      <w:r w:rsidR="006D2341" w:rsidRPr="00C617FA">
        <w:rPr>
          <w:lang w:val="vi-VN"/>
        </w:rPr>
        <w:t xml:space="preserve"> all violations; and/or</w:t>
      </w:r>
    </w:p>
    <w:p w14:paraId="5E6C76CF" w14:textId="77777777" w:rsidR="006D2341" w:rsidRPr="00C617FA" w:rsidRDefault="006D2341" w:rsidP="006D2341">
      <w:pPr>
        <w:pStyle w:val="a3"/>
        <w:ind w:left="1134"/>
        <w:jc w:val="both"/>
        <w:rPr>
          <w:lang w:val="vi-VN"/>
        </w:rPr>
      </w:pPr>
    </w:p>
    <w:p w14:paraId="21A89C4A" w14:textId="31B40F13" w:rsidR="00C720D5" w:rsidRPr="00C617FA" w:rsidRDefault="001D08A7" w:rsidP="00340A46">
      <w:pPr>
        <w:pStyle w:val="a3"/>
        <w:numPr>
          <w:ilvl w:val="0"/>
          <w:numId w:val="28"/>
        </w:numPr>
        <w:ind w:left="1134" w:hanging="567"/>
        <w:jc w:val="both"/>
        <w:rPr>
          <w:lang w:val="vi-VN"/>
        </w:rPr>
      </w:pPr>
      <w:r w:rsidRPr="00C617FA">
        <w:rPr>
          <w:lang w:val="en-US"/>
        </w:rPr>
        <w:t>To request</w:t>
      </w:r>
      <w:r w:rsidR="006D2341" w:rsidRPr="00C617FA">
        <w:rPr>
          <w:lang w:val="vi-VN"/>
        </w:rPr>
        <w:t xml:space="preserve"> the </w:t>
      </w:r>
      <w:r w:rsidR="00C712D9" w:rsidRPr="00C617FA">
        <w:rPr>
          <w:lang w:val="vi-VN"/>
        </w:rPr>
        <w:t>Lessee</w:t>
      </w:r>
      <w:r w:rsidR="006D2341" w:rsidRPr="00C617FA">
        <w:rPr>
          <w:lang w:val="vi-VN"/>
        </w:rPr>
        <w:t xml:space="preserve"> to </w:t>
      </w:r>
      <w:r w:rsidRPr="00C617FA">
        <w:rPr>
          <w:lang w:val="en-US"/>
        </w:rPr>
        <w:t xml:space="preserve">remedy all breaches </w:t>
      </w:r>
      <w:r w:rsidRPr="00C617FA">
        <w:rPr>
          <w:lang w:val="vi-VN"/>
        </w:rPr>
        <w:t>of</w:t>
      </w:r>
      <w:r w:rsidRPr="00C617FA">
        <w:rPr>
          <w:lang w:val="en-US"/>
        </w:rPr>
        <w:t xml:space="preserve"> its</w:t>
      </w:r>
      <w:r w:rsidRPr="00C617FA">
        <w:rPr>
          <w:lang w:val="vi-VN"/>
        </w:rPr>
        <w:t xml:space="preserve"> commitment, guarantee, or obligation in this </w:t>
      </w:r>
      <w:r w:rsidR="00863C99" w:rsidRPr="004B3CE3">
        <w:rPr>
          <w:lang w:val="vi-VN"/>
        </w:rPr>
        <w:t>Agreement</w:t>
      </w:r>
      <w:r w:rsidRPr="00C617FA">
        <w:rPr>
          <w:lang w:val="vi-VN"/>
        </w:rPr>
        <w:t xml:space="preserve"> </w:t>
      </w:r>
      <w:r w:rsidRPr="00C617FA">
        <w:rPr>
          <w:lang w:val="en-US"/>
        </w:rPr>
        <w:t>as soon as practicable</w:t>
      </w:r>
      <w:r w:rsidRPr="00C617FA">
        <w:rPr>
          <w:lang w:val="vi-VN"/>
        </w:rPr>
        <w:t xml:space="preserve"> as </w:t>
      </w:r>
      <w:r w:rsidRPr="00C617FA">
        <w:rPr>
          <w:lang w:val="en-US"/>
        </w:rPr>
        <w:t xml:space="preserve">notified in writing by the </w:t>
      </w:r>
      <w:r w:rsidR="00C712D9" w:rsidRPr="00C617FA">
        <w:rPr>
          <w:lang w:val="en-US"/>
        </w:rPr>
        <w:t>Lessor</w:t>
      </w:r>
      <w:r w:rsidR="00863C99" w:rsidRPr="00C617FA">
        <w:rPr>
          <w:lang w:val="vi-VN"/>
        </w:rPr>
        <w:t>,</w:t>
      </w:r>
      <w:r w:rsidR="006D2341" w:rsidRPr="00C617FA">
        <w:rPr>
          <w:lang w:val="vi-VN"/>
        </w:rPr>
        <w:t xml:space="preserve"> </w:t>
      </w:r>
      <w:r w:rsidR="00863C99" w:rsidRPr="00C617FA">
        <w:rPr>
          <w:lang w:val="en-US"/>
        </w:rPr>
        <w:t>i</w:t>
      </w:r>
      <w:r w:rsidRPr="00C617FA">
        <w:rPr>
          <w:lang w:val="vi-VN"/>
        </w:rPr>
        <w:t>n any case, the breach must be remedied within (i) twenty (20</w:t>
      </w:r>
      <w:r w:rsidR="006D2341" w:rsidRPr="00C617FA">
        <w:rPr>
          <w:lang w:val="vi-VN"/>
        </w:rPr>
        <w:t xml:space="preserve">) </w:t>
      </w:r>
      <w:r w:rsidR="00533974" w:rsidRPr="009C7645">
        <w:rPr>
          <w:lang w:val="vi-VN"/>
        </w:rPr>
        <w:t xml:space="preserve">Business </w:t>
      </w:r>
      <w:r w:rsidR="00533974" w:rsidRPr="00533974">
        <w:rPr>
          <w:lang w:val="vi-VN"/>
        </w:rPr>
        <w:t>Days</w:t>
      </w:r>
      <w:r w:rsidR="006D2341" w:rsidRPr="00C617FA">
        <w:rPr>
          <w:lang w:val="vi-VN"/>
        </w:rPr>
        <w:t xml:space="preserve"> for violations of p</w:t>
      </w:r>
      <w:r w:rsidRPr="00C617FA">
        <w:rPr>
          <w:lang w:val="vi-VN"/>
        </w:rPr>
        <w:t>ayment obligations and (ii) thirty (30)</w:t>
      </w:r>
      <w:r w:rsidR="006D2341" w:rsidRPr="00C617FA">
        <w:rPr>
          <w:lang w:val="vi-VN"/>
        </w:rPr>
        <w:t xml:space="preserve"> </w:t>
      </w:r>
      <w:r w:rsidR="00533974" w:rsidRPr="009C7645">
        <w:rPr>
          <w:lang w:val="vi-VN"/>
        </w:rPr>
        <w:t>Business</w:t>
      </w:r>
      <w:r w:rsidR="006D2341" w:rsidRPr="00C617FA">
        <w:rPr>
          <w:lang w:val="vi-VN"/>
        </w:rPr>
        <w:t xml:space="preserve"> Days after receiving notice from the </w:t>
      </w:r>
      <w:r w:rsidR="00C712D9" w:rsidRPr="00C617FA">
        <w:rPr>
          <w:lang w:val="vi-VN"/>
        </w:rPr>
        <w:t>Lessor</w:t>
      </w:r>
      <w:r w:rsidR="009918E4" w:rsidRPr="00C617FA">
        <w:rPr>
          <w:lang w:val="vi-VN"/>
        </w:rPr>
        <w:t xml:space="preserve"> for the</w:t>
      </w:r>
      <w:r w:rsidR="006D2341" w:rsidRPr="00C617FA">
        <w:rPr>
          <w:lang w:val="vi-VN"/>
        </w:rPr>
        <w:t xml:space="preserve"> remaining violations (</w:t>
      </w:r>
      <w:r w:rsidR="009918E4" w:rsidRPr="00C617FA">
        <w:rPr>
          <w:lang w:val="vi-VN"/>
        </w:rPr>
        <w:t xml:space="preserve">except in cases where the </w:t>
      </w:r>
      <w:r w:rsidR="009918E4" w:rsidRPr="00C617FA">
        <w:rPr>
          <w:lang w:val="en-US"/>
        </w:rPr>
        <w:t>breach</w:t>
      </w:r>
      <w:r w:rsidR="009918E4" w:rsidRPr="00C617FA">
        <w:rPr>
          <w:lang w:val="vi-VN"/>
        </w:rPr>
        <w:t xml:space="preserve"> is of an urgent nature and directly adversely affects the </w:t>
      </w:r>
      <w:r w:rsidR="00C712D9" w:rsidRPr="00C617FA">
        <w:rPr>
          <w:lang w:val="en-US"/>
        </w:rPr>
        <w:t>Lessor</w:t>
      </w:r>
      <w:r w:rsidR="009918E4" w:rsidRPr="00C617FA">
        <w:rPr>
          <w:lang w:val="en-US"/>
        </w:rPr>
        <w:t xml:space="preserve">, </w:t>
      </w:r>
      <w:r w:rsidR="009918E4" w:rsidRPr="00C617FA">
        <w:rPr>
          <w:lang w:val="vi-VN"/>
        </w:rPr>
        <w:t xml:space="preserve">the </w:t>
      </w:r>
      <w:r w:rsidR="00C712D9" w:rsidRPr="00C617FA">
        <w:rPr>
          <w:lang w:val="en-US"/>
        </w:rPr>
        <w:t>Lessee</w:t>
      </w:r>
      <w:r w:rsidR="009918E4" w:rsidRPr="00C617FA">
        <w:rPr>
          <w:lang w:val="vi-VN"/>
        </w:rPr>
        <w:t xml:space="preserve"> must remedy the </w:t>
      </w:r>
      <w:r w:rsidR="009918E4" w:rsidRPr="00C617FA">
        <w:rPr>
          <w:lang w:val="en-US"/>
        </w:rPr>
        <w:t>breach</w:t>
      </w:r>
      <w:r w:rsidR="009918E4" w:rsidRPr="00C617FA">
        <w:rPr>
          <w:lang w:val="vi-VN"/>
        </w:rPr>
        <w:t xml:space="preserve"> within a reasonable time</w:t>
      </w:r>
      <w:r w:rsidR="009918E4" w:rsidRPr="00C617FA">
        <w:rPr>
          <w:lang w:val="en-US"/>
        </w:rPr>
        <w:t>line</w:t>
      </w:r>
      <w:r w:rsidR="009918E4" w:rsidRPr="00C617FA">
        <w:rPr>
          <w:lang w:val="vi-VN"/>
        </w:rPr>
        <w:t xml:space="preserve"> requested by the </w:t>
      </w:r>
      <w:r w:rsidR="00C712D9" w:rsidRPr="00C617FA">
        <w:rPr>
          <w:lang w:val="en-US"/>
        </w:rPr>
        <w:t>Lessor</w:t>
      </w:r>
      <w:r w:rsidR="006D2341" w:rsidRPr="00C617FA">
        <w:rPr>
          <w:lang w:val="vi-VN"/>
        </w:rPr>
        <w:t xml:space="preserve">). </w:t>
      </w:r>
      <w:r w:rsidR="009918E4" w:rsidRPr="00C617FA">
        <w:rPr>
          <w:lang w:val="vi-VN"/>
        </w:rPr>
        <w:t xml:space="preserve">For </w:t>
      </w:r>
      <w:r w:rsidR="009918E4" w:rsidRPr="00C617FA">
        <w:rPr>
          <w:lang w:val="en-US"/>
        </w:rPr>
        <w:t>breache</w:t>
      </w:r>
      <w:r w:rsidR="009918E4" w:rsidRPr="00C617FA">
        <w:rPr>
          <w:lang w:val="vi-VN"/>
        </w:rPr>
        <w:t>s that requ</w:t>
      </w:r>
      <w:r w:rsidR="009918E4" w:rsidRPr="00C617FA">
        <w:rPr>
          <w:lang w:val="en-US"/>
        </w:rPr>
        <w:t>ire</w:t>
      </w:r>
      <w:r w:rsidR="009918E4" w:rsidRPr="00C617FA">
        <w:rPr>
          <w:lang w:val="vi-VN"/>
        </w:rPr>
        <w:t xml:space="preserve"> a longer time</w:t>
      </w:r>
      <w:r w:rsidR="009918E4" w:rsidRPr="00C617FA">
        <w:rPr>
          <w:lang w:val="en-US"/>
        </w:rPr>
        <w:t>line</w:t>
      </w:r>
      <w:r w:rsidR="009918E4" w:rsidRPr="00C617FA">
        <w:rPr>
          <w:lang w:val="vi-VN"/>
        </w:rPr>
        <w:t xml:space="preserve"> to </w:t>
      </w:r>
      <w:r w:rsidR="009918E4" w:rsidRPr="00C617FA">
        <w:rPr>
          <w:lang w:val="en-US"/>
        </w:rPr>
        <w:t>remedy</w:t>
      </w:r>
      <w:r w:rsidR="009918E4" w:rsidRPr="00C617FA">
        <w:rPr>
          <w:lang w:val="vi-VN"/>
        </w:rPr>
        <w:t xml:space="preserve">, the </w:t>
      </w:r>
      <w:r w:rsidR="00C712D9" w:rsidRPr="00C617FA">
        <w:rPr>
          <w:lang w:val="en-US"/>
        </w:rPr>
        <w:t>Lessee</w:t>
      </w:r>
      <w:r w:rsidR="009918E4" w:rsidRPr="00C617FA">
        <w:rPr>
          <w:lang w:val="vi-VN"/>
        </w:rPr>
        <w:t xml:space="preserve"> must notify the </w:t>
      </w:r>
      <w:r w:rsidR="00C712D9" w:rsidRPr="00C617FA">
        <w:rPr>
          <w:lang w:val="en-US"/>
        </w:rPr>
        <w:t>Lessor</w:t>
      </w:r>
      <w:r w:rsidR="009918E4" w:rsidRPr="00C617FA">
        <w:rPr>
          <w:lang w:val="vi-VN"/>
        </w:rPr>
        <w:t xml:space="preserve"> of a specific time</w:t>
      </w:r>
      <w:r w:rsidR="009918E4" w:rsidRPr="00C617FA">
        <w:rPr>
          <w:lang w:val="en-US"/>
        </w:rPr>
        <w:t>line</w:t>
      </w:r>
      <w:r w:rsidR="009918E4" w:rsidRPr="00C617FA">
        <w:rPr>
          <w:lang w:val="vi-VN"/>
        </w:rPr>
        <w:t xml:space="preserve"> to </w:t>
      </w:r>
      <w:r w:rsidR="009918E4" w:rsidRPr="00C617FA">
        <w:rPr>
          <w:lang w:val="en-US"/>
        </w:rPr>
        <w:t>remedy such violations</w:t>
      </w:r>
      <w:r w:rsidR="009918E4" w:rsidRPr="00C617FA">
        <w:rPr>
          <w:lang w:val="vi-VN"/>
        </w:rPr>
        <w:t xml:space="preserve"> </w:t>
      </w:r>
      <w:r w:rsidR="006D2341" w:rsidRPr="00C617FA">
        <w:rPr>
          <w:lang w:val="vi-VN"/>
        </w:rPr>
        <w:t xml:space="preserve">and obtain the </w:t>
      </w:r>
      <w:r w:rsidR="00C712D9" w:rsidRPr="00C617FA">
        <w:rPr>
          <w:lang w:val="vi-VN"/>
        </w:rPr>
        <w:t>Lessor</w:t>
      </w:r>
      <w:r w:rsidR="006D2341" w:rsidRPr="00C617FA">
        <w:rPr>
          <w:lang w:val="vi-VN"/>
        </w:rPr>
        <w:t xml:space="preserve">'s approval. If the </w:t>
      </w:r>
      <w:r w:rsidR="00C712D9" w:rsidRPr="00C617FA">
        <w:rPr>
          <w:lang w:val="vi-VN"/>
        </w:rPr>
        <w:t>Lessee</w:t>
      </w:r>
      <w:r w:rsidR="006D2341" w:rsidRPr="00C617FA">
        <w:rPr>
          <w:lang w:val="vi-VN"/>
        </w:rPr>
        <w:t xml:space="preserve"> fails to do so, the </w:t>
      </w:r>
      <w:r w:rsidR="00C712D9" w:rsidRPr="00C617FA">
        <w:rPr>
          <w:lang w:val="vi-VN"/>
        </w:rPr>
        <w:t>Lessor</w:t>
      </w:r>
      <w:r w:rsidR="006D2341" w:rsidRPr="00C617FA">
        <w:rPr>
          <w:lang w:val="vi-VN"/>
        </w:rPr>
        <w:t xml:space="preserve"> may (to the extent </w:t>
      </w:r>
      <w:r w:rsidR="009918E4" w:rsidRPr="00C617FA">
        <w:rPr>
          <w:lang w:val="en-US"/>
        </w:rPr>
        <w:t>practicable</w:t>
      </w:r>
      <w:r w:rsidR="006D2341" w:rsidRPr="00C617FA">
        <w:rPr>
          <w:lang w:val="vi-VN"/>
        </w:rPr>
        <w:t xml:space="preserve">) remedy the </w:t>
      </w:r>
      <w:r w:rsidR="00C712D9" w:rsidRPr="00C617FA">
        <w:rPr>
          <w:lang w:val="vi-VN"/>
        </w:rPr>
        <w:t>Lessee</w:t>
      </w:r>
      <w:r w:rsidR="006D2341" w:rsidRPr="00C617FA">
        <w:rPr>
          <w:lang w:val="vi-VN"/>
        </w:rPr>
        <w:t xml:space="preserve">'s breach and </w:t>
      </w:r>
      <w:r w:rsidR="009918E4" w:rsidRPr="00C617FA">
        <w:rPr>
          <w:lang w:val="vi-VN"/>
        </w:rPr>
        <w:t xml:space="preserve">and </w:t>
      </w:r>
      <w:r w:rsidR="009918E4" w:rsidRPr="00C617FA">
        <w:rPr>
          <w:lang w:val="en-US"/>
        </w:rPr>
        <w:t xml:space="preserve">request the </w:t>
      </w:r>
      <w:r w:rsidR="00C712D9" w:rsidRPr="00C617FA">
        <w:rPr>
          <w:lang w:val="en-US"/>
        </w:rPr>
        <w:t>Lessee</w:t>
      </w:r>
      <w:r w:rsidR="009918E4" w:rsidRPr="00C617FA">
        <w:rPr>
          <w:lang w:val="vi-VN"/>
        </w:rPr>
        <w:t xml:space="preserve"> </w:t>
      </w:r>
      <w:r w:rsidR="009918E4" w:rsidRPr="00C617FA">
        <w:rPr>
          <w:lang w:val="en-US"/>
        </w:rPr>
        <w:t>to reimburse all related</w:t>
      </w:r>
      <w:r w:rsidR="009918E4" w:rsidRPr="00C617FA">
        <w:rPr>
          <w:lang w:val="vi-VN"/>
        </w:rPr>
        <w:t xml:space="preserve"> costs and expenses,</w:t>
      </w:r>
      <w:r w:rsidR="006D2341" w:rsidRPr="00C617FA">
        <w:rPr>
          <w:lang w:val="vi-VN"/>
        </w:rPr>
        <w:t xml:space="preserve"> </w:t>
      </w:r>
      <w:r w:rsidR="009918E4" w:rsidRPr="00C617FA">
        <w:rPr>
          <w:lang w:val="vi-VN"/>
        </w:rPr>
        <w:t xml:space="preserve">provided that the </w:t>
      </w:r>
      <w:r w:rsidR="00C712D9" w:rsidRPr="00C617FA">
        <w:rPr>
          <w:lang w:val="en-US"/>
        </w:rPr>
        <w:t>Lessor</w:t>
      </w:r>
      <w:r w:rsidR="009918E4" w:rsidRPr="00C617FA">
        <w:rPr>
          <w:lang w:val="vi-VN"/>
        </w:rPr>
        <w:t xml:space="preserve"> provides </w:t>
      </w:r>
      <w:r w:rsidR="009918E4" w:rsidRPr="00C617FA">
        <w:rPr>
          <w:lang w:val="en-US"/>
        </w:rPr>
        <w:t xml:space="preserve">sufficient relevant evidences in writing regarding the </w:t>
      </w:r>
      <w:r w:rsidR="009918E4" w:rsidRPr="00C617FA">
        <w:rPr>
          <w:lang w:val="vi-VN"/>
        </w:rPr>
        <w:t xml:space="preserve">costs and expenses </w:t>
      </w:r>
      <w:r w:rsidR="009918E4" w:rsidRPr="00C617FA">
        <w:rPr>
          <w:lang w:val="vi-VN"/>
        </w:rPr>
        <w:lastRenderedPageBreak/>
        <w:t xml:space="preserve">directly incurred by the </w:t>
      </w:r>
      <w:r w:rsidR="00C712D9" w:rsidRPr="00C617FA">
        <w:rPr>
          <w:lang w:val="en-US"/>
        </w:rPr>
        <w:t>Lessor</w:t>
      </w:r>
      <w:r w:rsidR="009918E4" w:rsidRPr="00C617FA">
        <w:rPr>
          <w:lang w:val="en-US"/>
        </w:rPr>
        <w:t xml:space="preserve"> </w:t>
      </w:r>
      <w:r w:rsidR="009918E4" w:rsidRPr="00C617FA">
        <w:rPr>
          <w:lang w:val="vi-VN"/>
        </w:rPr>
        <w:t>in remedying the breach and that these payments are consistent with the average transaction price on the market</w:t>
      </w:r>
      <w:r w:rsidR="006D2341" w:rsidRPr="00C617FA">
        <w:rPr>
          <w:lang w:val="vi-VN"/>
        </w:rPr>
        <w:t>; and/or</w:t>
      </w:r>
    </w:p>
    <w:p w14:paraId="1505D35F" w14:textId="77777777" w:rsidR="005B0A59" w:rsidRPr="00C617FA" w:rsidRDefault="005B0A59" w:rsidP="006D2341">
      <w:pPr>
        <w:pStyle w:val="a3"/>
        <w:ind w:left="1134"/>
        <w:jc w:val="both"/>
        <w:rPr>
          <w:lang w:val="vi-VN"/>
        </w:rPr>
      </w:pPr>
    </w:p>
    <w:p w14:paraId="3019CAB6" w14:textId="307C97B7" w:rsidR="005B0A59" w:rsidRPr="00C617FA" w:rsidRDefault="009918E4" w:rsidP="00340A46">
      <w:pPr>
        <w:pStyle w:val="a3"/>
        <w:numPr>
          <w:ilvl w:val="0"/>
          <w:numId w:val="28"/>
        </w:numPr>
        <w:ind w:left="1134" w:hanging="567"/>
        <w:jc w:val="both"/>
        <w:rPr>
          <w:lang w:val="vi-VN"/>
        </w:rPr>
      </w:pPr>
      <w:r w:rsidRPr="00C617FA">
        <w:rPr>
          <w:lang w:val="en-US"/>
        </w:rPr>
        <w:t>To r</w:t>
      </w:r>
      <w:r w:rsidRPr="00C617FA">
        <w:rPr>
          <w:lang w:val="vi-VN"/>
        </w:rPr>
        <w:t>equ</w:t>
      </w:r>
      <w:r w:rsidR="005B0A59" w:rsidRPr="00C617FA">
        <w:rPr>
          <w:lang w:val="vi-VN"/>
        </w:rPr>
        <w:t>e</w:t>
      </w:r>
      <w:r w:rsidRPr="00C617FA">
        <w:rPr>
          <w:lang w:val="en-US"/>
        </w:rPr>
        <w:t>st</w:t>
      </w:r>
      <w:r w:rsidR="005B0A59" w:rsidRPr="00C617FA">
        <w:rPr>
          <w:lang w:val="vi-VN"/>
        </w:rPr>
        <w:t xml:space="preserve"> the </w:t>
      </w:r>
      <w:r w:rsidR="00C712D9" w:rsidRPr="00C617FA">
        <w:rPr>
          <w:lang w:val="vi-VN"/>
        </w:rPr>
        <w:t>Lessee</w:t>
      </w:r>
      <w:r w:rsidR="005B0A59" w:rsidRPr="00C617FA">
        <w:rPr>
          <w:lang w:val="vi-VN"/>
        </w:rPr>
        <w:t xml:space="preserve"> to compensate the </w:t>
      </w:r>
      <w:r w:rsidR="00C712D9" w:rsidRPr="00C617FA">
        <w:rPr>
          <w:lang w:val="vi-VN"/>
        </w:rPr>
        <w:t>Lessor</w:t>
      </w:r>
      <w:r w:rsidRPr="00C617FA">
        <w:rPr>
          <w:lang w:val="vi-VN"/>
        </w:rPr>
        <w:t xml:space="preserve"> for all damage </w:t>
      </w:r>
      <w:r w:rsidR="005B0A59" w:rsidRPr="00C617FA">
        <w:rPr>
          <w:lang w:val="vi-VN"/>
        </w:rPr>
        <w:t>arising due to:</w:t>
      </w:r>
    </w:p>
    <w:p w14:paraId="48013E93" w14:textId="77777777" w:rsidR="002E3D35" w:rsidRPr="00C617FA" w:rsidRDefault="002E3D35" w:rsidP="002E3D35">
      <w:pPr>
        <w:pStyle w:val="a3"/>
        <w:ind w:left="1134"/>
        <w:jc w:val="both"/>
        <w:rPr>
          <w:lang w:val="vi-VN"/>
        </w:rPr>
      </w:pPr>
    </w:p>
    <w:p w14:paraId="586098C8" w14:textId="2767C039" w:rsidR="002E3D35" w:rsidRPr="00C617FA" w:rsidRDefault="002E3D35" w:rsidP="00340A46">
      <w:pPr>
        <w:pStyle w:val="a3"/>
        <w:numPr>
          <w:ilvl w:val="0"/>
          <w:numId w:val="29"/>
        </w:numPr>
        <w:ind w:left="1701" w:hanging="567"/>
        <w:jc w:val="both"/>
        <w:rPr>
          <w:lang w:val="vi-VN"/>
        </w:rPr>
      </w:pPr>
      <w:r w:rsidRPr="00C617FA">
        <w:rPr>
          <w:lang w:val="vi-VN"/>
        </w:rPr>
        <w:t xml:space="preserve">any breach or failure to comply with any of the </w:t>
      </w:r>
      <w:r w:rsidR="00C712D9" w:rsidRPr="00C617FA">
        <w:rPr>
          <w:lang w:val="vi-VN"/>
        </w:rPr>
        <w:t>Lessee</w:t>
      </w:r>
      <w:r w:rsidRPr="00C617FA">
        <w:rPr>
          <w:lang w:val="vi-VN"/>
        </w:rPr>
        <w:t xml:space="preserve">'s representations, warranties or obligations under </w:t>
      </w:r>
      <w:r w:rsidR="008C3285" w:rsidRPr="00C617FA">
        <w:rPr>
          <w:lang w:val="vi-VN"/>
        </w:rPr>
        <w:t xml:space="preserve">this </w:t>
      </w:r>
      <w:r w:rsidR="00991A90" w:rsidRPr="004B3CE3">
        <w:rPr>
          <w:lang w:val="vi-VN"/>
        </w:rPr>
        <w:t>Agreement</w:t>
      </w:r>
      <w:r w:rsidR="00991A90" w:rsidRPr="00C617FA" w:rsidDel="00991A90">
        <w:rPr>
          <w:lang w:val="vi-VN"/>
        </w:rPr>
        <w:t xml:space="preserve"> </w:t>
      </w:r>
      <w:r w:rsidRPr="00C617FA">
        <w:rPr>
          <w:lang w:val="vi-VN"/>
        </w:rPr>
        <w:t xml:space="preserve">by the </w:t>
      </w:r>
      <w:r w:rsidR="00C712D9" w:rsidRPr="00C617FA">
        <w:rPr>
          <w:lang w:val="vi-VN"/>
        </w:rPr>
        <w:t>Lessee</w:t>
      </w:r>
      <w:r w:rsidRPr="00C617FA">
        <w:rPr>
          <w:lang w:val="vi-VN"/>
        </w:rPr>
        <w:t xml:space="preserve"> or any Related Person of the </w:t>
      </w:r>
      <w:r w:rsidR="00C712D9" w:rsidRPr="00C617FA">
        <w:rPr>
          <w:lang w:val="vi-VN"/>
        </w:rPr>
        <w:t>Lessee</w:t>
      </w:r>
      <w:r w:rsidRPr="00C617FA">
        <w:rPr>
          <w:lang w:val="vi-VN"/>
        </w:rPr>
        <w:t>;</w:t>
      </w:r>
    </w:p>
    <w:p w14:paraId="298E46D5" w14:textId="77777777" w:rsidR="002E3D35" w:rsidRPr="00C617FA" w:rsidRDefault="002E3D35" w:rsidP="002E3D35">
      <w:pPr>
        <w:pStyle w:val="a3"/>
        <w:ind w:left="1134"/>
        <w:jc w:val="both"/>
        <w:rPr>
          <w:lang w:val="vi-VN"/>
        </w:rPr>
      </w:pPr>
    </w:p>
    <w:p w14:paraId="039AE14A" w14:textId="66907091" w:rsidR="002E3D35" w:rsidRPr="00C617FA" w:rsidRDefault="002E3D35" w:rsidP="00340A46">
      <w:pPr>
        <w:pStyle w:val="a3"/>
        <w:numPr>
          <w:ilvl w:val="0"/>
          <w:numId w:val="29"/>
        </w:numPr>
        <w:ind w:left="1701" w:hanging="567"/>
        <w:jc w:val="both"/>
        <w:rPr>
          <w:lang w:val="vi-VN"/>
        </w:rPr>
      </w:pPr>
      <w:r w:rsidRPr="00C617FA">
        <w:rPr>
          <w:lang w:val="vi-VN"/>
        </w:rPr>
        <w:t xml:space="preserve">any act, omission or default of </w:t>
      </w:r>
      <w:r w:rsidR="009918E4" w:rsidRPr="00C617FA">
        <w:rPr>
          <w:lang w:val="en-US"/>
        </w:rPr>
        <w:t xml:space="preserve">the </w:t>
      </w:r>
      <w:r w:rsidR="00C712D9" w:rsidRPr="00C617FA">
        <w:rPr>
          <w:lang w:val="vi-VN"/>
        </w:rPr>
        <w:t>Lessee</w:t>
      </w:r>
      <w:r w:rsidRPr="00C617FA">
        <w:rPr>
          <w:lang w:val="vi-VN"/>
        </w:rPr>
        <w:t xml:space="preserve"> or any person with </w:t>
      </w:r>
      <w:r w:rsidR="009918E4" w:rsidRPr="00C617FA">
        <w:rPr>
          <w:lang w:val="en-US"/>
        </w:rPr>
        <w:t xml:space="preserve">the </w:t>
      </w:r>
      <w:r w:rsidR="00C712D9" w:rsidRPr="00C617FA">
        <w:rPr>
          <w:lang w:val="vi-VN"/>
        </w:rPr>
        <w:t>Lessee</w:t>
      </w:r>
      <w:r w:rsidRPr="00C617FA">
        <w:rPr>
          <w:lang w:val="vi-VN"/>
        </w:rPr>
        <w:t xml:space="preserve">'s express consent </w:t>
      </w:r>
      <w:r w:rsidR="009918E4" w:rsidRPr="00C617FA">
        <w:rPr>
          <w:lang w:val="en-US"/>
        </w:rPr>
        <w:t xml:space="preserve">at </w:t>
      </w:r>
      <w:r w:rsidRPr="00C617FA">
        <w:rPr>
          <w:lang w:val="vi-VN"/>
        </w:rPr>
        <w:t>the Leased Premises;</w:t>
      </w:r>
    </w:p>
    <w:p w14:paraId="08E4622F" w14:textId="77777777" w:rsidR="002E3D35" w:rsidRPr="00C617FA" w:rsidRDefault="002E3D35" w:rsidP="002E3D35">
      <w:pPr>
        <w:pStyle w:val="a3"/>
        <w:ind w:left="1134"/>
        <w:jc w:val="both"/>
        <w:rPr>
          <w:lang w:val="vi-VN"/>
        </w:rPr>
      </w:pPr>
    </w:p>
    <w:p w14:paraId="1820E8E2" w14:textId="36AA918B" w:rsidR="002E3D35" w:rsidRPr="00C617FA" w:rsidRDefault="009918E4" w:rsidP="00340A46">
      <w:pPr>
        <w:pStyle w:val="a3"/>
        <w:numPr>
          <w:ilvl w:val="0"/>
          <w:numId w:val="29"/>
        </w:numPr>
        <w:ind w:left="1701" w:hanging="567"/>
        <w:jc w:val="both"/>
        <w:rPr>
          <w:lang w:val="vi-VN"/>
        </w:rPr>
      </w:pPr>
      <w:r w:rsidRPr="00C617FA">
        <w:rPr>
          <w:lang w:val="en-US"/>
        </w:rPr>
        <w:t>t</w:t>
      </w:r>
      <w:r w:rsidR="002E3D35" w:rsidRPr="00C617FA">
        <w:rPr>
          <w:lang w:val="vi-VN"/>
        </w:rPr>
        <w:t xml:space="preserve">ermination of this </w:t>
      </w:r>
      <w:r w:rsidR="00863C99" w:rsidRPr="004B3CE3">
        <w:rPr>
          <w:lang w:val="vi-VN"/>
        </w:rPr>
        <w:t>Agreement</w:t>
      </w:r>
      <w:r w:rsidR="002E3D35" w:rsidRPr="00C617FA">
        <w:rPr>
          <w:lang w:val="vi-VN"/>
        </w:rPr>
        <w:t xml:space="preserve"> due to the </w:t>
      </w:r>
      <w:r w:rsidR="00C712D9" w:rsidRPr="00C617FA">
        <w:rPr>
          <w:lang w:val="vi-VN"/>
        </w:rPr>
        <w:t>Lessee</w:t>
      </w:r>
      <w:r w:rsidR="002E3D35" w:rsidRPr="00C617FA">
        <w:rPr>
          <w:lang w:val="vi-VN"/>
        </w:rPr>
        <w:t xml:space="preserve">'s fault or in cases where the </w:t>
      </w:r>
      <w:r w:rsidR="00C712D9" w:rsidRPr="00C617FA">
        <w:rPr>
          <w:lang w:val="vi-VN"/>
        </w:rPr>
        <w:t>Lessee</w:t>
      </w:r>
      <w:r w:rsidR="002E3D35" w:rsidRPr="00C617FA">
        <w:rPr>
          <w:lang w:val="vi-VN"/>
        </w:rPr>
        <w:t xml:space="preserve"> does not have the right to unilaterally terminate the </w:t>
      </w:r>
      <w:r w:rsidR="00863C99" w:rsidRPr="004B3CE3">
        <w:rPr>
          <w:lang w:val="vi-VN"/>
        </w:rPr>
        <w:t>Agreement</w:t>
      </w:r>
      <w:r w:rsidR="002E3D35" w:rsidRPr="00C617FA">
        <w:rPr>
          <w:lang w:val="vi-VN"/>
        </w:rPr>
        <w:t xml:space="preserve"> or the </w:t>
      </w:r>
      <w:r w:rsidR="00C712D9" w:rsidRPr="00C617FA">
        <w:rPr>
          <w:lang w:val="vi-VN"/>
        </w:rPr>
        <w:t>Lessor</w:t>
      </w:r>
      <w:r w:rsidR="002E3D35" w:rsidRPr="00C617FA">
        <w:rPr>
          <w:lang w:val="vi-VN"/>
        </w:rPr>
        <w:t xml:space="preserve">'s loss of rights and interests to the </w:t>
      </w:r>
      <w:r w:rsidR="00381F64" w:rsidRPr="00C617FA">
        <w:rPr>
          <w:lang w:val="vi-VN"/>
        </w:rPr>
        <w:t>Leased Premises</w:t>
      </w:r>
      <w:r w:rsidR="002E3D35" w:rsidRPr="00C617FA">
        <w:rPr>
          <w:lang w:val="vi-VN"/>
        </w:rPr>
        <w:t xml:space="preserve"> due to the </w:t>
      </w:r>
      <w:r w:rsidR="00C712D9" w:rsidRPr="00C617FA">
        <w:rPr>
          <w:lang w:val="vi-VN"/>
        </w:rPr>
        <w:t>Lessee</w:t>
      </w:r>
      <w:r w:rsidRPr="00C617FA">
        <w:rPr>
          <w:lang w:val="vi-VN"/>
        </w:rPr>
        <w:t>'s actions and/</w:t>
      </w:r>
      <w:r w:rsidR="002E3D35" w:rsidRPr="00C617FA">
        <w:rPr>
          <w:lang w:val="vi-VN"/>
        </w:rPr>
        <w:t xml:space="preserve">or Related Person of the </w:t>
      </w:r>
      <w:r w:rsidR="00C712D9" w:rsidRPr="00C617FA">
        <w:rPr>
          <w:lang w:val="vi-VN"/>
        </w:rPr>
        <w:t>Lessee</w:t>
      </w:r>
      <w:r w:rsidR="002E3D35" w:rsidRPr="00C617FA">
        <w:rPr>
          <w:lang w:val="vi-VN"/>
        </w:rPr>
        <w:t>.</w:t>
      </w:r>
    </w:p>
    <w:p w14:paraId="46EB6144" w14:textId="77777777" w:rsidR="005B0A59" w:rsidRPr="00C617FA" w:rsidRDefault="005B0A59" w:rsidP="005B0A59">
      <w:pPr>
        <w:pStyle w:val="a3"/>
        <w:ind w:left="1701"/>
        <w:jc w:val="both"/>
        <w:rPr>
          <w:lang w:val="vi-VN"/>
        </w:rPr>
      </w:pPr>
    </w:p>
    <w:p w14:paraId="3037EA63" w14:textId="6C115C3E" w:rsidR="005B0A59" w:rsidRPr="00C617FA" w:rsidRDefault="009918E4" w:rsidP="00340A46">
      <w:pPr>
        <w:pStyle w:val="a3"/>
        <w:numPr>
          <w:ilvl w:val="0"/>
          <w:numId w:val="28"/>
        </w:numPr>
        <w:ind w:left="1134" w:hanging="567"/>
        <w:jc w:val="both"/>
        <w:rPr>
          <w:lang w:val="vi-VN"/>
        </w:rPr>
      </w:pPr>
      <w:r w:rsidRPr="00C617FA">
        <w:rPr>
          <w:lang w:val="en-US"/>
        </w:rPr>
        <w:t>To u</w:t>
      </w:r>
      <w:r w:rsidR="005B0A59" w:rsidRPr="00C617FA">
        <w:rPr>
          <w:lang w:val="vi-VN"/>
        </w:rPr>
        <w:t xml:space="preserve">nilaterally terminate the </w:t>
      </w:r>
      <w:r w:rsidR="00863C99" w:rsidRPr="004B3CE3">
        <w:rPr>
          <w:lang w:val="vi-VN"/>
        </w:rPr>
        <w:t>Agreement</w:t>
      </w:r>
      <w:r w:rsidR="005B0A59" w:rsidRPr="00C617FA">
        <w:rPr>
          <w:lang w:val="vi-VN"/>
        </w:rPr>
        <w:t xml:space="preserve"> and request the </w:t>
      </w:r>
      <w:r w:rsidR="00C712D9" w:rsidRPr="00C617FA">
        <w:rPr>
          <w:lang w:val="vi-VN"/>
        </w:rPr>
        <w:t>Lessee</w:t>
      </w:r>
      <w:r w:rsidR="005B0A59" w:rsidRPr="00C617FA">
        <w:rPr>
          <w:lang w:val="vi-VN"/>
        </w:rPr>
        <w:t xml:space="preserve"> to compensate for all </w:t>
      </w:r>
      <w:r w:rsidRPr="00C617FA">
        <w:rPr>
          <w:lang w:val="en-US"/>
        </w:rPr>
        <w:t xml:space="preserve">damage </w:t>
      </w:r>
      <w:r w:rsidR="005B0A59" w:rsidRPr="00C617FA">
        <w:rPr>
          <w:lang w:val="vi-VN"/>
        </w:rPr>
        <w:t xml:space="preserve">arising from the </w:t>
      </w:r>
      <w:r w:rsidR="00C712D9" w:rsidRPr="00C617FA">
        <w:rPr>
          <w:lang w:val="vi-VN"/>
        </w:rPr>
        <w:t>Lessee</w:t>
      </w:r>
      <w:r w:rsidR="005B0A59" w:rsidRPr="00C617FA">
        <w:rPr>
          <w:lang w:val="vi-VN"/>
        </w:rPr>
        <w:t xml:space="preserve">'s </w:t>
      </w:r>
      <w:r w:rsidRPr="00C617FA">
        <w:rPr>
          <w:lang w:val="vi-VN"/>
        </w:rPr>
        <w:t>breach</w:t>
      </w:r>
      <w:r w:rsidR="005B0A59" w:rsidRPr="00C617FA">
        <w:rPr>
          <w:lang w:val="vi-VN"/>
        </w:rPr>
        <w:t>.</w:t>
      </w:r>
    </w:p>
    <w:p w14:paraId="482F6EBF" w14:textId="77777777" w:rsidR="00C720D5" w:rsidRPr="00C617FA" w:rsidRDefault="00C720D5" w:rsidP="00C720D5">
      <w:pPr>
        <w:pStyle w:val="a3"/>
        <w:ind w:left="567"/>
        <w:jc w:val="both"/>
        <w:rPr>
          <w:lang w:val="vi-VN"/>
        </w:rPr>
      </w:pPr>
    </w:p>
    <w:p w14:paraId="0B1671BA" w14:textId="400D4C78" w:rsidR="005A0280" w:rsidRPr="00C617FA" w:rsidRDefault="00F42BA5" w:rsidP="00340A46">
      <w:pPr>
        <w:pStyle w:val="a3"/>
        <w:numPr>
          <w:ilvl w:val="0"/>
          <w:numId w:val="17"/>
        </w:numPr>
        <w:spacing w:before="120" w:after="120"/>
        <w:ind w:left="567" w:hanging="567"/>
        <w:jc w:val="both"/>
        <w:rPr>
          <w:lang w:val="vi-VN"/>
        </w:rPr>
      </w:pPr>
      <w:r w:rsidRPr="00C617FA">
        <w:rPr>
          <w:lang w:val="vi-VN"/>
        </w:rPr>
        <w:t xml:space="preserve">Force majeure </w:t>
      </w:r>
      <w:r w:rsidR="009918E4" w:rsidRPr="00C617FA">
        <w:rPr>
          <w:lang w:val="en-US"/>
        </w:rPr>
        <w:t>event</w:t>
      </w:r>
      <w:r w:rsidRPr="00C617FA">
        <w:rPr>
          <w:lang w:val="vi-VN"/>
        </w:rPr>
        <w:t xml:space="preserve">: The </w:t>
      </w:r>
      <w:r w:rsidR="00C712D9" w:rsidRPr="00C617FA">
        <w:rPr>
          <w:lang w:val="vi-VN"/>
        </w:rPr>
        <w:t>Lessee</w:t>
      </w:r>
      <w:r w:rsidRPr="00C617FA">
        <w:rPr>
          <w:lang w:val="vi-VN"/>
        </w:rPr>
        <w:t xml:space="preserve"> or </w:t>
      </w:r>
      <w:r w:rsidR="00C712D9" w:rsidRPr="00C617FA">
        <w:rPr>
          <w:lang w:val="vi-VN"/>
        </w:rPr>
        <w:t>Lessor</w:t>
      </w:r>
      <w:r w:rsidRPr="00C617FA">
        <w:rPr>
          <w:lang w:val="vi-VN"/>
        </w:rPr>
        <w:t xml:space="preserve"> is not considered to be in breach of the </w:t>
      </w:r>
      <w:r w:rsidR="00863C99" w:rsidRPr="00C617FA">
        <w:rPr>
          <w:lang w:val="vi-VN"/>
        </w:rPr>
        <w:t>Agreement</w:t>
      </w:r>
      <w:r w:rsidRPr="00C617FA">
        <w:rPr>
          <w:lang w:val="vi-VN"/>
        </w:rPr>
        <w:t xml:space="preserve"> and is not fined or liable for damages if the </w:t>
      </w:r>
      <w:r w:rsidR="00CC281C" w:rsidRPr="00C617FA">
        <w:rPr>
          <w:lang w:val="vi-VN"/>
        </w:rPr>
        <w:t xml:space="preserve">delay or fail to perform </w:t>
      </w:r>
      <w:r w:rsidRPr="00C617FA">
        <w:rPr>
          <w:lang w:val="vi-VN"/>
        </w:rPr>
        <w:t>obligations</w:t>
      </w:r>
      <w:r w:rsidR="00CC281C" w:rsidRPr="00C617FA">
        <w:rPr>
          <w:lang w:val="en-US"/>
        </w:rPr>
        <w:t xml:space="preserve"> stated</w:t>
      </w:r>
      <w:r w:rsidRPr="00C617FA">
        <w:rPr>
          <w:lang w:val="vi-VN"/>
        </w:rPr>
        <w:t xml:space="preserve"> in this </w:t>
      </w:r>
      <w:r w:rsidR="00991A90" w:rsidRPr="00C617FA">
        <w:rPr>
          <w:lang w:val="vi-VN"/>
        </w:rPr>
        <w:t>Agreement</w:t>
      </w:r>
      <w:r w:rsidR="00991A90" w:rsidRPr="00C617FA" w:rsidDel="00991A90">
        <w:rPr>
          <w:lang w:val="vi-VN"/>
        </w:rPr>
        <w:t xml:space="preserve"> </w:t>
      </w:r>
      <w:r w:rsidR="00CC281C" w:rsidRPr="00C617FA">
        <w:rPr>
          <w:lang w:val="en-US"/>
        </w:rPr>
        <w:t xml:space="preserve">is </w:t>
      </w:r>
      <w:r w:rsidRPr="00C617FA">
        <w:rPr>
          <w:lang w:val="vi-VN"/>
        </w:rPr>
        <w:t xml:space="preserve">due to a force majeure event, </w:t>
      </w:r>
      <w:r w:rsidR="005A0280" w:rsidRPr="00C617FA">
        <w:rPr>
          <w:lang w:val="vi-VN"/>
        </w:rPr>
        <w:t>accordingly:</w:t>
      </w:r>
    </w:p>
    <w:p w14:paraId="3B16A631" w14:textId="77777777" w:rsidR="005A0280" w:rsidRPr="00C617FA" w:rsidRDefault="005A0280" w:rsidP="005A0280">
      <w:pPr>
        <w:pStyle w:val="a3"/>
        <w:spacing w:before="120" w:after="120"/>
        <w:ind w:left="567"/>
        <w:jc w:val="both"/>
        <w:rPr>
          <w:lang w:val="vi-VN"/>
        </w:rPr>
      </w:pPr>
    </w:p>
    <w:p w14:paraId="7BEF2F8D" w14:textId="64BD1258" w:rsidR="00E421BC" w:rsidRPr="00C617FA" w:rsidRDefault="00863C99" w:rsidP="00340A46">
      <w:pPr>
        <w:pStyle w:val="a3"/>
        <w:numPr>
          <w:ilvl w:val="0"/>
          <w:numId w:val="31"/>
        </w:numPr>
        <w:spacing w:before="120" w:after="120"/>
        <w:ind w:left="1134" w:hanging="567"/>
        <w:jc w:val="both"/>
        <w:rPr>
          <w:lang w:val="vi-VN"/>
        </w:rPr>
      </w:pPr>
      <w:r w:rsidRPr="00C617FA">
        <w:rPr>
          <w:lang w:val="en-GB"/>
        </w:rPr>
        <w:t>A</w:t>
      </w:r>
      <w:r w:rsidR="00DF7552" w:rsidRPr="00C617FA">
        <w:rPr>
          <w:lang w:val="en-GB"/>
        </w:rPr>
        <w:t xml:space="preserve"> force majeure event is an objective event that is unforeseeable and irremediable, affecting the performance of any obligations hereunder by either Party even though all necessary and permissible measures having been exercised, including</w:t>
      </w:r>
      <w:r w:rsidR="00542E8E" w:rsidRPr="00C617FA">
        <w:rPr>
          <w:lang w:val="vi-VN"/>
        </w:rPr>
        <w:t>:</w:t>
      </w:r>
      <w:r w:rsidR="00DF7552" w:rsidRPr="00C617FA">
        <w:rPr>
          <w:lang w:val="en-GB"/>
        </w:rPr>
        <w:t xml:space="preserve"> war, rebellion, sabotage, strike (not attributable to the Parties’ faults), natural disaster, communicable disease endorsement; unusual geological conditions beyond the control of the parties; changes in legal policies by the State; compulsory implementation of urgent order, decision or request of competent State </w:t>
      </w:r>
      <w:r w:rsidRPr="00C617FA">
        <w:rPr>
          <w:lang w:val="en-GB"/>
        </w:rPr>
        <w:t>A</w:t>
      </w:r>
      <w:r w:rsidR="00DF7552" w:rsidRPr="00C617FA">
        <w:rPr>
          <w:lang w:val="en-GB"/>
        </w:rPr>
        <w:t>uthority arising not due to either Party’s fault or other cases stipulated by law (“</w:t>
      </w:r>
      <w:r w:rsidR="00DF7552" w:rsidRPr="00C617FA">
        <w:rPr>
          <w:b/>
          <w:lang w:val="en-GB"/>
        </w:rPr>
        <w:t>Force Majeure Event</w:t>
      </w:r>
      <w:r w:rsidR="00DF7552" w:rsidRPr="00C617FA">
        <w:rPr>
          <w:lang w:val="en-GB"/>
        </w:rPr>
        <w:t>”)</w:t>
      </w:r>
      <w:r w:rsidR="00E421BC" w:rsidRPr="00C617FA">
        <w:rPr>
          <w:i/>
          <w:lang w:val="vi-VN"/>
        </w:rPr>
        <w:t>.</w:t>
      </w:r>
      <w:r w:rsidR="00F42BA5" w:rsidRPr="00C617FA">
        <w:rPr>
          <w:i/>
          <w:lang w:val="vi-VN"/>
        </w:rPr>
        <w:t xml:space="preserve"> </w:t>
      </w:r>
    </w:p>
    <w:p w14:paraId="6D117261" w14:textId="015DAFA5" w:rsidR="00EB5ABB" w:rsidRPr="00C617FA" w:rsidRDefault="00EB5ABB" w:rsidP="00097657">
      <w:pPr>
        <w:pStyle w:val="a3"/>
        <w:spacing w:before="120" w:after="120"/>
        <w:ind w:left="567"/>
        <w:jc w:val="both"/>
        <w:rPr>
          <w:lang w:val="vi-VN"/>
        </w:rPr>
      </w:pPr>
    </w:p>
    <w:p w14:paraId="312C0671" w14:textId="25B429F1" w:rsidR="00097657" w:rsidRPr="004B3CE3" w:rsidRDefault="00C90F13" w:rsidP="00340A46">
      <w:pPr>
        <w:pStyle w:val="a3"/>
        <w:numPr>
          <w:ilvl w:val="0"/>
          <w:numId w:val="31"/>
        </w:numPr>
        <w:spacing w:before="120" w:after="120"/>
        <w:ind w:left="1134" w:hanging="567"/>
        <w:jc w:val="both"/>
        <w:rPr>
          <w:iCs/>
          <w:lang w:val="vi-VN"/>
        </w:rPr>
      </w:pPr>
      <w:r w:rsidRPr="004B3CE3">
        <w:rPr>
          <w:lang w:val="vi-VN"/>
        </w:rPr>
        <w:t xml:space="preserve">When </w:t>
      </w:r>
      <w:r w:rsidR="00DF7552" w:rsidRPr="004B3CE3">
        <w:rPr>
          <w:lang w:val="en-US"/>
        </w:rPr>
        <w:t>either Party fail</w:t>
      </w:r>
      <w:r w:rsidRPr="004B3CE3">
        <w:rPr>
          <w:lang w:val="vi-VN"/>
        </w:rPr>
        <w:t xml:space="preserve"> to perform </w:t>
      </w:r>
      <w:r w:rsidR="00DF7552" w:rsidRPr="004B3CE3">
        <w:rPr>
          <w:lang w:val="en-US"/>
        </w:rPr>
        <w:t xml:space="preserve">a </w:t>
      </w:r>
      <w:r w:rsidRPr="004B3CE3">
        <w:rPr>
          <w:lang w:val="vi-VN"/>
        </w:rPr>
        <w:t xml:space="preserve">part or all of </w:t>
      </w:r>
      <w:r w:rsidR="00DF7552" w:rsidRPr="004B3CE3">
        <w:rPr>
          <w:lang w:val="en-US"/>
        </w:rPr>
        <w:t>their</w:t>
      </w:r>
      <w:r w:rsidRPr="004B3CE3">
        <w:rPr>
          <w:lang w:val="vi-VN"/>
        </w:rPr>
        <w:t xml:space="preserve"> </w:t>
      </w:r>
      <w:r w:rsidR="00DF7552" w:rsidRPr="004B3CE3">
        <w:rPr>
          <w:lang w:val="en-US"/>
        </w:rPr>
        <w:t xml:space="preserve">contractual </w:t>
      </w:r>
      <w:r w:rsidR="00DF7552" w:rsidRPr="004B3CE3">
        <w:rPr>
          <w:lang w:val="vi-VN"/>
        </w:rPr>
        <w:t xml:space="preserve">obligations </w:t>
      </w:r>
      <w:r w:rsidRPr="004B3CE3">
        <w:rPr>
          <w:lang w:val="vi-VN"/>
        </w:rPr>
        <w:t xml:space="preserve">directly </w:t>
      </w:r>
      <w:r w:rsidR="00DF7552" w:rsidRPr="004B3CE3">
        <w:rPr>
          <w:lang w:val="en-US"/>
        </w:rPr>
        <w:t>due to</w:t>
      </w:r>
      <w:r w:rsidR="00DF7552" w:rsidRPr="004B3CE3">
        <w:rPr>
          <w:lang w:val="vi-VN"/>
        </w:rPr>
        <w:t xml:space="preserve"> </w:t>
      </w:r>
      <w:r w:rsidRPr="004B3CE3">
        <w:rPr>
          <w:lang w:val="vi-VN"/>
        </w:rPr>
        <w:t xml:space="preserve">Force Majeure Event, </w:t>
      </w:r>
      <w:r w:rsidR="00DF7552" w:rsidRPr="004B3CE3">
        <w:rPr>
          <w:lang w:val="en-US"/>
        </w:rPr>
        <w:t>it</w:t>
      </w:r>
      <w:r w:rsidRPr="004B3CE3">
        <w:rPr>
          <w:lang w:val="vi-VN"/>
        </w:rPr>
        <w:t xml:space="preserve"> will not be considered in breach of the </w:t>
      </w:r>
      <w:r w:rsidR="00863C99" w:rsidRPr="004B3CE3">
        <w:rPr>
          <w:lang w:val="vi-VN"/>
        </w:rPr>
        <w:t>Agreement</w:t>
      </w:r>
      <w:r w:rsidRPr="004B3CE3">
        <w:rPr>
          <w:lang w:val="vi-VN"/>
        </w:rPr>
        <w:t xml:space="preserve"> if all of the </w:t>
      </w:r>
      <w:r w:rsidRPr="004B3CE3">
        <w:rPr>
          <w:iCs/>
          <w:lang w:val="vi-VN"/>
        </w:rPr>
        <w:t>following conditions</w:t>
      </w:r>
      <w:r w:rsidR="00DF7552" w:rsidRPr="004B3CE3">
        <w:rPr>
          <w:iCs/>
          <w:lang w:val="vi-VN"/>
        </w:rPr>
        <w:t xml:space="preserve"> are met</w:t>
      </w:r>
      <w:r w:rsidRPr="004B3CE3">
        <w:rPr>
          <w:iCs/>
          <w:lang w:val="vi-VN"/>
        </w:rPr>
        <w:t>:</w:t>
      </w:r>
    </w:p>
    <w:p w14:paraId="73092487" w14:textId="77777777" w:rsidR="00097657" w:rsidRPr="004B3CE3" w:rsidRDefault="00097657" w:rsidP="00097657">
      <w:pPr>
        <w:pStyle w:val="a3"/>
        <w:spacing w:before="120" w:after="120"/>
        <w:ind w:left="567"/>
        <w:jc w:val="both"/>
        <w:rPr>
          <w:iCs/>
          <w:lang w:val="vi-VN"/>
        </w:rPr>
      </w:pPr>
    </w:p>
    <w:p w14:paraId="5A31BE51" w14:textId="0BB9BFB2" w:rsidR="00097657" w:rsidRPr="004B3CE3" w:rsidRDefault="00DF7552" w:rsidP="00340A46">
      <w:pPr>
        <w:pStyle w:val="a3"/>
        <w:numPr>
          <w:ilvl w:val="0"/>
          <w:numId w:val="32"/>
        </w:numPr>
        <w:spacing w:before="120" w:after="120"/>
        <w:ind w:left="1701" w:hanging="567"/>
        <w:jc w:val="both"/>
        <w:rPr>
          <w:iCs/>
          <w:lang w:val="vi-VN"/>
        </w:rPr>
      </w:pPr>
      <w:r w:rsidRPr="004B3CE3">
        <w:rPr>
          <w:iCs/>
          <w:lang w:val="vi-VN"/>
        </w:rPr>
        <w:t>Force Majeure Event directly results in the interruption or delay of the performance of contractual obligations;</w:t>
      </w:r>
    </w:p>
    <w:p w14:paraId="782675AE" w14:textId="77777777" w:rsidR="00097657" w:rsidRPr="004B3CE3" w:rsidRDefault="00097657" w:rsidP="00097657">
      <w:pPr>
        <w:pStyle w:val="a3"/>
        <w:spacing w:before="120" w:after="120"/>
        <w:ind w:left="1134"/>
        <w:jc w:val="both"/>
        <w:rPr>
          <w:iCs/>
          <w:lang w:val="vi-VN"/>
        </w:rPr>
      </w:pPr>
    </w:p>
    <w:p w14:paraId="34931E9B" w14:textId="2353A624" w:rsidR="00097657" w:rsidRPr="004B3CE3" w:rsidRDefault="00097657" w:rsidP="00340A46">
      <w:pPr>
        <w:pStyle w:val="a3"/>
        <w:numPr>
          <w:ilvl w:val="0"/>
          <w:numId w:val="32"/>
        </w:numPr>
        <w:spacing w:before="120" w:after="120"/>
        <w:ind w:left="1701" w:hanging="567"/>
        <w:jc w:val="both"/>
        <w:rPr>
          <w:iCs/>
          <w:lang w:val="vi-VN"/>
        </w:rPr>
      </w:pPr>
      <w:r w:rsidRPr="004B3CE3">
        <w:rPr>
          <w:iCs/>
          <w:lang w:val="vi-VN"/>
        </w:rPr>
        <w:t xml:space="preserve">The Party experiencing the Force Majeure Event </w:t>
      </w:r>
      <w:r w:rsidR="00DF7552" w:rsidRPr="004B3CE3">
        <w:rPr>
          <w:iCs/>
          <w:lang w:val="vi-VN"/>
        </w:rPr>
        <w:t>has made every effort to fulfill their contractual obligations and minimize damages caused to the other Party by the Force Majeure Event; and</w:t>
      </w:r>
    </w:p>
    <w:p w14:paraId="17F0FF70" w14:textId="77777777" w:rsidR="00097657" w:rsidRPr="004B3CE3" w:rsidRDefault="00097657" w:rsidP="00097657">
      <w:pPr>
        <w:pStyle w:val="a3"/>
        <w:spacing w:before="120" w:after="120"/>
        <w:ind w:left="1134"/>
        <w:jc w:val="both"/>
        <w:rPr>
          <w:iCs/>
          <w:lang w:val="vi-VN"/>
        </w:rPr>
      </w:pPr>
    </w:p>
    <w:p w14:paraId="239B8E9F" w14:textId="159CE280" w:rsidR="00097657" w:rsidRPr="004B3CE3" w:rsidRDefault="00DF7552" w:rsidP="00340A46">
      <w:pPr>
        <w:pStyle w:val="a3"/>
        <w:numPr>
          <w:ilvl w:val="0"/>
          <w:numId w:val="32"/>
        </w:numPr>
        <w:spacing w:before="120" w:after="120"/>
        <w:ind w:left="1701" w:hanging="567"/>
        <w:jc w:val="both"/>
        <w:rPr>
          <w:lang w:val="vi-VN"/>
        </w:rPr>
      </w:pPr>
      <w:r w:rsidRPr="004B3CE3">
        <w:rPr>
          <w:iCs/>
          <w:lang w:val="vi-VN"/>
        </w:rPr>
        <w:t>At the time of the</w:t>
      </w:r>
      <w:r w:rsidR="00097657" w:rsidRPr="004B3CE3">
        <w:rPr>
          <w:iCs/>
          <w:lang w:val="vi-VN"/>
        </w:rPr>
        <w:t xml:space="preserve"> Force Majeure Event occurs, the Party experiencing the Force Majeure Event </w:t>
      </w:r>
      <w:r w:rsidRPr="004B3CE3">
        <w:rPr>
          <w:iCs/>
          <w:lang w:val="vi-VN"/>
        </w:rPr>
        <w:t>shall inform the other Party immediately and provide the written notice of the Force Majeure Event and explain the reason for their interruption or delay in the performance of its obligations.</w:t>
      </w:r>
      <w:r w:rsidR="00097657" w:rsidRPr="004B3CE3">
        <w:rPr>
          <w:iCs/>
          <w:lang w:val="vi-VN"/>
        </w:rPr>
        <w:t xml:space="preserve">must immediately notify the other </w:t>
      </w:r>
      <w:r w:rsidR="00097657" w:rsidRPr="004B3CE3">
        <w:rPr>
          <w:iCs/>
          <w:lang w:val="vi-VN"/>
        </w:rPr>
        <w:lastRenderedPageBreak/>
        <w:t>Party as well as provide written notice and explanation of the reason causing the interruption or delay in performing its obligations.</w:t>
      </w:r>
    </w:p>
    <w:p w14:paraId="4FF20EE6" w14:textId="77777777" w:rsidR="005A0280" w:rsidRPr="004B3CE3" w:rsidRDefault="005A0280" w:rsidP="005A0280">
      <w:pPr>
        <w:pStyle w:val="a3"/>
        <w:spacing w:before="120" w:after="120"/>
        <w:ind w:left="1134"/>
        <w:jc w:val="both"/>
        <w:rPr>
          <w:iCs/>
          <w:lang w:val="vi-VN"/>
        </w:rPr>
      </w:pPr>
    </w:p>
    <w:p w14:paraId="6BB58ADF" w14:textId="63B30DFD" w:rsidR="005A0280" w:rsidRPr="004B3CE3" w:rsidRDefault="00DF7552" w:rsidP="00340A46">
      <w:pPr>
        <w:pStyle w:val="a3"/>
        <w:numPr>
          <w:ilvl w:val="0"/>
          <w:numId w:val="31"/>
        </w:numPr>
        <w:spacing w:before="120" w:after="120"/>
        <w:ind w:left="1134" w:hanging="567"/>
        <w:jc w:val="both"/>
        <w:rPr>
          <w:lang w:val="vi-VN"/>
        </w:rPr>
      </w:pPr>
      <w:r w:rsidRPr="004B3CE3">
        <w:rPr>
          <w:lang w:val="vi-VN"/>
        </w:rPr>
        <w:t xml:space="preserve">When the abovementioned conditions are met, the affected Party’s failure in performance of its obligations due to the Force Majeure Event shall neither constitute a breach of this </w:t>
      </w:r>
      <w:r w:rsidR="00863C99" w:rsidRPr="004B3CE3">
        <w:rPr>
          <w:lang w:val="vi-VN"/>
        </w:rPr>
        <w:t>Agreement</w:t>
      </w:r>
      <w:r w:rsidRPr="004B3CE3">
        <w:rPr>
          <w:lang w:val="vi-VN"/>
        </w:rPr>
        <w:t xml:space="preserve"> nor the basis for such Party’s unilateral termination of this </w:t>
      </w:r>
      <w:r w:rsidR="00863C99" w:rsidRPr="004B3CE3">
        <w:rPr>
          <w:lang w:val="vi-VN"/>
        </w:rPr>
        <w:t>Agreement</w:t>
      </w:r>
      <w:r w:rsidRPr="004B3CE3">
        <w:rPr>
          <w:lang w:val="vi-VN"/>
        </w:rPr>
        <w:t xml:space="preserve">, except for the case provided in </w:t>
      </w:r>
      <w:r w:rsidRPr="004B3CE3">
        <w:rPr>
          <w:b/>
          <w:u w:val="single"/>
          <w:lang w:val="vi-VN"/>
        </w:rPr>
        <w:t>Article 8.3(d)</w:t>
      </w:r>
      <w:r w:rsidRPr="004B3CE3">
        <w:rPr>
          <w:lang w:val="vi-VN"/>
        </w:rPr>
        <w:t xml:space="preserve"> below. To avoid doubt, the </w:t>
      </w:r>
      <w:r w:rsidR="00C712D9" w:rsidRPr="004B3CE3">
        <w:rPr>
          <w:lang w:val="vi-VN"/>
        </w:rPr>
        <w:t>Lessee</w:t>
      </w:r>
      <w:r w:rsidRPr="004B3CE3">
        <w:rPr>
          <w:lang w:val="vi-VN"/>
        </w:rPr>
        <w:t xml:space="preserve"> is still responsible for paying the Rent, Service Charge, </w:t>
      </w:r>
      <w:r w:rsidRPr="004B3CE3">
        <w:rPr>
          <w:lang w:val="en-US"/>
        </w:rPr>
        <w:t>corresponding VA</w:t>
      </w:r>
      <w:r w:rsidR="00D17964" w:rsidRPr="004B3CE3">
        <w:rPr>
          <w:lang w:val="en-US"/>
        </w:rPr>
        <w:t>T</w:t>
      </w:r>
      <w:r w:rsidRPr="004B3CE3">
        <w:rPr>
          <w:lang w:val="vi-VN"/>
        </w:rPr>
        <w:t xml:space="preserve">, </w:t>
      </w:r>
      <w:r w:rsidRPr="004B3CE3">
        <w:rPr>
          <w:lang w:val="en-US"/>
        </w:rPr>
        <w:t xml:space="preserve">and </w:t>
      </w:r>
      <w:r w:rsidRPr="004B3CE3">
        <w:rPr>
          <w:lang w:val="vi-VN"/>
        </w:rPr>
        <w:t xml:space="preserve">other </w:t>
      </w:r>
      <w:r w:rsidRPr="004B3CE3">
        <w:rPr>
          <w:lang w:val="en-US"/>
        </w:rPr>
        <w:t>payable fees/amounts</w:t>
      </w:r>
      <w:r w:rsidRPr="004B3CE3">
        <w:rPr>
          <w:lang w:val="vi-VN"/>
        </w:rPr>
        <w:t xml:space="preserve"> related to the </w:t>
      </w:r>
      <w:r w:rsidR="00863C99" w:rsidRPr="004B3CE3">
        <w:rPr>
          <w:lang w:val="vi-VN"/>
        </w:rPr>
        <w:t>Agreement</w:t>
      </w:r>
      <w:r w:rsidRPr="004B3CE3">
        <w:rPr>
          <w:lang w:val="vi-VN"/>
        </w:rPr>
        <w:t xml:space="preserve"> </w:t>
      </w:r>
      <w:r w:rsidRPr="004B3CE3">
        <w:rPr>
          <w:lang w:val="en-US"/>
        </w:rPr>
        <w:t xml:space="preserve">during </w:t>
      </w:r>
      <w:r w:rsidRPr="004B3CE3">
        <w:rPr>
          <w:lang w:val="vi-VN"/>
        </w:rPr>
        <w:t>the Force Majeure Event</w:t>
      </w:r>
      <w:r w:rsidRPr="004B3CE3">
        <w:rPr>
          <w:lang w:val="en-US"/>
        </w:rPr>
        <w:t>.</w:t>
      </w:r>
    </w:p>
    <w:p w14:paraId="453A801A" w14:textId="77777777" w:rsidR="005A0280" w:rsidRPr="004B3CE3" w:rsidRDefault="005A0280" w:rsidP="005A0280">
      <w:pPr>
        <w:pStyle w:val="a3"/>
        <w:spacing w:before="120" w:after="120"/>
        <w:ind w:left="1134"/>
        <w:jc w:val="both"/>
        <w:rPr>
          <w:lang w:val="vi-VN"/>
        </w:rPr>
      </w:pPr>
    </w:p>
    <w:p w14:paraId="7820C340" w14:textId="14BE6810" w:rsidR="005A0280" w:rsidRPr="004B3CE3" w:rsidRDefault="00DF7552" w:rsidP="00340A46">
      <w:pPr>
        <w:pStyle w:val="a3"/>
        <w:numPr>
          <w:ilvl w:val="0"/>
          <w:numId w:val="31"/>
        </w:numPr>
        <w:spacing w:before="120" w:after="120"/>
        <w:ind w:left="1134" w:hanging="567"/>
        <w:jc w:val="both"/>
        <w:rPr>
          <w:lang w:val="vi-VN"/>
        </w:rPr>
      </w:pPr>
      <w:r w:rsidRPr="004B3CE3">
        <w:rPr>
          <w:lang w:val="vi-VN"/>
        </w:rPr>
        <w:t>If the Force Majeure Event lasts for more than three (</w:t>
      </w:r>
      <w:r w:rsidR="00C2467F" w:rsidRPr="004B3CE3">
        <w:rPr>
          <w:lang w:val="en-US"/>
        </w:rPr>
        <w:t>0</w:t>
      </w:r>
      <w:r w:rsidRPr="004B3CE3">
        <w:rPr>
          <w:lang w:val="vi-VN"/>
        </w:rPr>
        <w:t xml:space="preserve">3) months, each Party shall have the right to unilaterally terminate the </w:t>
      </w:r>
      <w:r w:rsidR="00340B04" w:rsidRPr="004B3CE3">
        <w:rPr>
          <w:lang w:val="vi-VN"/>
        </w:rPr>
        <w:t>Agreement</w:t>
      </w:r>
      <w:r w:rsidRPr="004B3CE3">
        <w:rPr>
          <w:lang w:val="vi-VN"/>
        </w:rPr>
        <w:t xml:space="preserve">. The unilateral termination in this case shall not be deemed as breach of the </w:t>
      </w:r>
      <w:r w:rsidR="00340B04" w:rsidRPr="004B3CE3">
        <w:rPr>
          <w:lang w:val="vi-VN"/>
        </w:rPr>
        <w:t>Agreement</w:t>
      </w:r>
      <w:r w:rsidRPr="004B3CE3">
        <w:rPr>
          <w:lang w:val="vi-VN"/>
        </w:rPr>
        <w:t xml:space="preserve"> and either Party shall not be subject to compensation and penalty to the other Party. </w:t>
      </w:r>
      <w:r w:rsidR="005A0280" w:rsidRPr="004B3CE3">
        <w:rPr>
          <w:lang w:val="vi-VN"/>
        </w:rPr>
        <w:t xml:space="preserve">The </w:t>
      </w:r>
      <w:r w:rsidR="00C712D9" w:rsidRPr="004B3CE3">
        <w:rPr>
          <w:lang w:val="vi-VN"/>
        </w:rPr>
        <w:t>Lessee</w:t>
      </w:r>
      <w:r w:rsidR="005A0280" w:rsidRPr="004B3CE3">
        <w:rPr>
          <w:lang w:val="vi-VN"/>
        </w:rPr>
        <w:t xml:space="preserve"> will pay </w:t>
      </w:r>
      <w:r w:rsidRPr="004B3CE3">
        <w:rPr>
          <w:lang w:val="vi-VN"/>
        </w:rPr>
        <w:t xml:space="preserve">the Rent, Service Charge, </w:t>
      </w:r>
      <w:r w:rsidRPr="004B3CE3">
        <w:rPr>
          <w:lang w:val="en-US"/>
        </w:rPr>
        <w:t>corresponding VA</w:t>
      </w:r>
      <w:r w:rsidR="00D17964" w:rsidRPr="004B3CE3">
        <w:rPr>
          <w:lang w:val="en-US"/>
        </w:rPr>
        <w:t>T</w:t>
      </w:r>
      <w:r w:rsidRPr="004B3CE3">
        <w:rPr>
          <w:lang w:val="vi-VN"/>
        </w:rPr>
        <w:t xml:space="preserve">, </w:t>
      </w:r>
      <w:r w:rsidRPr="004B3CE3">
        <w:rPr>
          <w:lang w:val="en-US"/>
        </w:rPr>
        <w:t xml:space="preserve">and </w:t>
      </w:r>
      <w:r w:rsidRPr="004B3CE3">
        <w:rPr>
          <w:lang w:val="vi-VN"/>
        </w:rPr>
        <w:t xml:space="preserve">other </w:t>
      </w:r>
      <w:r w:rsidRPr="004B3CE3">
        <w:rPr>
          <w:lang w:val="en-US"/>
        </w:rPr>
        <w:t>payable fees/amounts</w:t>
      </w:r>
      <w:r w:rsidR="005A0280" w:rsidRPr="004B3CE3">
        <w:rPr>
          <w:lang w:val="vi-VN"/>
        </w:rPr>
        <w:t xml:space="preserve"> until the termination date.</w:t>
      </w:r>
    </w:p>
    <w:p w14:paraId="502AAEBB" w14:textId="77777777" w:rsidR="00097657" w:rsidRPr="004B3CE3" w:rsidRDefault="00097657" w:rsidP="00097657">
      <w:pPr>
        <w:pStyle w:val="a3"/>
        <w:spacing w:before="120" w:after="120"/>
        <w:ind w:left="1134"/>
        <w:jc w:val="both"/>
        <w:rPr>
          <w:lang w:val="vi-VN"/>
        </w:rPr>
      </w:pPr>
    </w:p>
    <w:p w14:paraId="25B56A1C" w14:textId="242F676C" w:rsidR="00C720D5" w:rsidRPr="00C617FA" w:rsidRDefault="000B475E" w:rsidP="00340A46">
      <w:pPr>
        <w:pStyle w:val="a3"/>
        <w:numPr>
          <w:ilvl w:val="0"/>
          <w:numId w:val="17"/>
        </w:numPr>
        <w:spacing w:before="120" w:after="120"/>
        <w:ind w:left="567" w:hanging="567"/>
        <w:jc w:val="both"/>
        <w:rPr>
          <w:lang w:val="vi-VN"/>
        </w:rPr>
      </w:pPr>
      <w:r w:rsidRPr="00C617FA">
        <w:rPr>
          <w:lang w:val="vi-VN"/>
        </w:rPr>
        <w:t xml:space="preserve">Except for the cases specified in this </w:t>
      </w:r>
      <w:r w:rsidR="00991A90" w:rsidRPr="004B3CE3">
        <w:rPr>
          <w:lang w:val="vi-VN"/>
        </w:rPr>
        <w:t>Agreement</w:t>
      </w:r>
      <w:r w:rsidRPr="00C617FA">
        <w:rPr>
          <w:lang w:val="vi-VN"/>
        </w:rPr>
        <w:t xml:space="preserve">, the Parties may not unilaterally terminate this </w:t>
      </w:r>
      <w:r w:rsidR="00340B04" w:rsidRPr="004B3CE3">
        <w:rPr>
          <w:lang w:val="vi-VN"/>
        </w:rPr>
        <w:t>Agreement</w:t>
      </w:r>
      <w:r w:rsidRPr="00C617FA">
        <w:rPr>
          <w:lang w:val="vi-VN"/>
        </w:rPr>
        <w:t xml:space="preserve"> during the Lease Term.</w:t>
      </w:r>
      <w:r w:rsidR="00F42BA5" w:rsidRPr="00C617FA">
        <w:rPr>
          <w:lang w:val="vi-VN"/>
        </w:rPr>
        <w:t xml:space="preserve">       </w:t>
      </w:r>
    </w:p>
    <w:p w14:paraId="1831C0D8" w14:textId="77777777" w:rsidR="00C720D5" w:rsidRPr="00C617FA" w:rsidRDefault="00C720D5" w:rsidP="00C720D5">
      <w:pPr>
        <w:pStyle w:val="a3"/>
        <w:ind w:left="567"/>
        <w:jc w:val="both"/>
        <w:rPr>
          <w:i/>
          <w:iCs/>
          <w:lang w:val="vi-VN"/>
        </w:rPr>
      </w:pPr>
    </w:p>
    <w:p w14:paraId="4E5BC2D8" w14:textId="23CFC6BE" w:rsidR="00C720D5" w:rsidRPr="00C617FA" w:rsidRDefault="00C720D5" w:rsidP="00C720D5">
      <w:pPr>
        <w:pStyle w:val="1"/>
        <w:spacing w:before="0"/>
        <w:contextualSpacing/>
        <w:rPr>
          <w:b w:val="0"/>
          <w:bCs/>
          <w:color w:val="auto"/>
          <w:lang w:val="vi-VN"/>
        </w:rPr>
      </w:pPr>
      <w:bookmarkStart w:id="59" w:name="_Toc189640010"/>
      <w:r w:rsidRPr="00C617FA">
        <w:rPr>
          <w:bCs/>
          <w:color w:val="auto"/>
          <w:lang w:val="vi-VN"/>
        </w:rPr>
        <w:t>ARTICLE 9. PENALTIES FOR BREACH OF CONTRACT</w:t>
      </w:r>
      <w:bookmarkEnd w:id="59"/>
    </w:p>
    <w:p w14:paraId="35A4F525" w14:textId="77777777" w:rsidR="00C720D5" w:rsidRPr="00C617FA" w:rsidRDefault="00C720D5" w:rsidP="00C720D5">
      <w:pPr>
        <w:pStyle w:val="a3"/>
        <w:ind w:left="0"/>
        <w:jc w:val="both"/>
        <w:rPr>
          <w:b/>
          <w:bCs/>
          <w:highlight w:val="yellow"/>
          <w:lang w:val="vi-VN"/>
        </w:rPr>
      </w:pPr>
    </w:p>
    <w:p w14:paraId="398CC624" w14:textId="18B1AD4E" w:rsidR="00381C8D" w:rsidRPr="004B3CE3" w:rsidRDefault="00381C8D" w:rsidP="00340A46">
      <w:pPr>
        <w:pStyle w:val="a3"/>
        <w:numPr>
          <w:ilvl w:val="0"/>
          <w:numId w:val="82"/>
        </w:numPr>
        <w:ind w:left="567" w:hanging="567"/>
        <w:jc w:val="both"/>
        <w:rPr>
          <w:lang w:val="vi-VN"/>
        </w:rPr>
      </w:pPr>
      <w:r w:rsidRPr="004B3CE3">
        <w:rPr>
          <w:lang w:val="vi-VN"/>
        </w:rPr>
        <w:t xml:space="preserve">If either Party </w:t>
      </w:r>
      <w:r w:rsidR="00D17964" w:rsidRPr="004B3CE3">
        <w:rPr>
          <w:lang w:val="en-US"/>
        </w:rPr>
        <w:t>breaches</w:t>
      </w:r>
      <w:r w:rsidRPr="004B3CE3">
        <w:rPr>
          <w:lang w:val="vi-VN"/>
        </w:rPr>
        <w:t xml:space="preserve"> the </w:t>
      </w:r>
      <w:r w:rsidR="00340B04" w:rsidRPr="004B3CE3">
        <w:rPr>
          <w:lang w:val="vi-VN"/>
        </w:rPr>
        <w:t>Agreement</w:t>
      </w:r>
      <w:r w:rsidRPr="004B3CE3">
        <w:rPr>
          <w:lang w:val="vi-VN"/>
        </w:rPr>
        <w:t xml:space="preserve">, it will be subject to a penalty of 8% (eight percent) of the </w:t>
      </w:r>
      <w:r w:rsidR="000C3AF0" w:rsidRPr="004B3CE3">
        <w:rPr>
          <w:lang w:val="en-US"/>
        </w:rPr>
        <w:t>breached contract value of the</w:t>
      </w:r>
      <w:r w:rsidRPr="004B3CE3">
        <w:rPr>
          <w:lang w:val="vi-VN"/>
        </w:rPr>
        <w:t xml:space="preserve"> </w:t>
      </w:r>
      <w:r w:rsidR="00340B04" w:rsidRPr="004B3CE3">
        <w:rPr>
          <w:lang w:val="vi-VN"/>
        </w:rPr>
        <w:t>Agreement</w:t>
      </w:r>
      <w:r w:rsidRPr="004B3CE3">
        <w:rPr>
          <w:lang w:val="vi-VN"/>
        </w:rPr>
        <w:t xml:space="preserve"> and must pay at the request of the other Party. </w:t>
      </w:r>
      <w:ins w:id="60" w:author="김현주 (Hyunjoo Kim)" w:date="2025-04-16T17:24:00Z">
        <w:r w:rsidR="00E02649">
          <w:t xml:space="preserve">However, no penalty shall be imposed in the event that the breach by the Lessee arises due to unavoidable reasons such as changes in internal policies, </w:t>
        </w:r>
      </w:ins>
      <w:ins w:id="61" w:author="김현주 (Hyunjoo Kim)" w:date="2025-04-16T17:27:00Z">
        <w:r w:rsidR="006F49CC">
          <w:t xml:space="preserve">withdrawal of the business, </w:t>
        </w:r>
      </w:ins>
      <w:ins w:id="62" w:author="김현주 (Hyunjoo Kim)" w:date="2025-04-16T17:24:00Z">
        <w:r w:rsidR="00E02649">
          <w:t>force majeure, or other circumstances beyond its reasonable control, and such reasons are notified in writing and agreed upon by both Parties.</w:t>
        </w:r>
      </w:ins>
      <w:r w:rsidRPr="004B3CE3">
        <w:rPr>
          <w:lang w:val="vi-VN"/>
        </w:rPr>
        <w:t xml:space="preserve">This provision is in addition to and does not affect any other remedies available to the other Party under </w:t>
      </w:r>
      <w:r w:rsidR="008C3285" w:rsidRPr="004B3CE3">
        <w:rPr>
          <w:lang w:val="vi-VN"/>
        </w:rPr>
        <w:t xml:space="preserve">this </w:t>
      </w:r>
      <w:r w:rsidR="00340B04" w:rsidRPr="004B3CE3">
        <w:rPr>
          <w:lang w:val="vi-VN"/>
        </w:rPr>
        <w:t>Agreement</w:t>
      </w:r>
      <w:r w:rsidRPr="004B3CE3">
        <w:rPr>
          <w:lang w:val="vi-VN"/>
        </w:rPr>
        <w:t>.</w:t>
      </w:r>
      <w:ins w:id="63" w:author="김현주 (Hyunjoo Kim)" w:date="2025-04-16T17:24:00Z">
        <w:r w:rsidR="00E02649">
          <w:rPr>
            <w:lang w:val="vi-VN"/>
          </w:rPr>
          <w:t xml:space="preserve"> </w:t>
        </w:r>
      </w:ins>
    </w:p>
    <w:p w14:paraId="7A672B52" w14:textId="77777777" w:rsidR="00381C8D" w:rsidRPr="004B3CE3" w:rsidRDefault="00381C8D" w:rsidP="00C720D5">
      <w:pPr>
        <w:pStyle w:val="a3"/>
        <w:ind w:left="0"/>
        <w:jc w:val="both"/>
        <w:rPr>
          <w:lang w:val="vi-VN"/>
        </w:rPr>
      </w:pPr>
    </w:p>
    <w:p w14:paraId="3EAFCB96" w14:textId="2F466415" w:rsidR="00C720D5" w:rsidRPr="00C617FA" w:rsidRDefault="000C3AF0" w:rsidP="00340A46">
      <w:pPr>
        <w:pStyle w:val="a3"/>
        <w:numPr>
          <w:ilvl w:val="0"/>
          <w:numId w:val="82"/>
        </w:numPr>
        <w:ind w:left="567" w:hanging="567"/>
        <w:jc w:val="both"/>
        <w:rPr>
          <w:lang w:val="vi-VN"/>
        </w:rPr>
      </w:pPr>
      <w:r w:rsidRPr="004B3CE3">
        <w:rPr>
          <w:lang w:val="en-US"/>
        </w:rPr>
        <w:t>In the event</w:t>
      </w:r>
      <w:r w:rsidR="00A04106" w:rsidRPr="004B3CE3">
        <w:rPr>
          <w:lang w:val="vi-VN"/>
        </w:rPr>
        <w:t xml:space="preserve"> the </w:t>
      </w:r>
      <w:r w:rsidR="00C712D9" w:rsidRPr="004B3CE3">
        <w:rPr>
          <w:lang w:val="vi-VN"/>
        </w:rPr>
        <w:t>Lessee</w:t>
      </w:r>
      <w:r w:rsidR="00A04106" w:rsidRPr="004B3CE3">
        <w:rPr>
          <w:lang w:val="vi-VN"/>
        </w:rPr>
        <w:t xml:space="preserve"> </w:t>
      </w:r>
      <w:r w:rsidRPr="004B3CE3">
        <w:rPr>
          <w:lang w:val="en-US"/>
        </w:rPr>
        <w:t>fails to make payments in due</w:t>
      </w:r>
      <w:r w:rsidR="007A19FF" w:rsidRPr="004B3CE3">
        <w:rPr>
          <w:lang w:val="en-US"/>
        </w:rPr>
        <w:t xml:space="preserve"> under this </w:t>
      </w:r>
      <w:r w:rsidR="00340B04" w:rsidRPr="004B3CE3">
        <w:rPr>
          <w:lang w:val="vi-VN"/>
        </w:rPr>
        <w:t xml:space="preserve">Agreement </w:t>
      </w:r>
      <w:r w:rsidRPr="004B3CE3">
        <w:rPr>
          <w:lang w:val="en-US"/>
        </w:rPr>
        <w:t>to</w:t>
      </w:r>
      <w:r w:rsidR="00A04106" w:rsidRPr="004B3CE3">
        <w:rPr>
          <w:lang w:val="vi-VN"/>
        </w:rPr>
        <w:t xml:space="preserve"> the </w:t>
      </w:r>
      <w:r w:rsidR="00C712D9" w:rsidRPr="004B3CE3">
        <w:rPr>
          <w:lang w:val="vi-VN"/>
        </w:rPr>
        <w:t>Lessor</w:t>
      </w:r>
      <w:r w:rsidR="00A04106" w:rsidRPr="004B3CE3">
        <w:rPr>
          <w:lang w:val="vi-VN"/>
        </w:rPr>
        <w:t xml:space="preserve"> (whether or not the </w:t>
      </w:r>
      <w:r w:rsidR="00C712D9" w:rsidRPr="004B3CE3">
        <w:rPr>
          <w:lang w:val="en-US"/>
        </w:rPr>
        <w:t>Lessee</w:t>
      </w:r>
      <w:r w:rsidR="007A19FF" w:rsidRPr="004B3CE3">
        <w:rPr>
          <w:lang w:val="en-US"/>
        </w:rPr>
        <w:t xml:space="preserve"> </w:t>
      </w:r>
      <w:r w:rsidR="007A19FF" w:rsidRPr="004B3CE3">
        <w:rPr>
          <w:lang w:val="vi-VN"/>
        </w:rPr>
        <w:t>receives P</w:t>
      </w:r>
      <w:r w:rsidR="00A04106" w:rsidRPr="004B3CE3">
        <w:rPr>
          <w:lang w:val="vi-VN"/>
        </w:rPr>
        <w:t>ayment request</w:t>
      </w:r>
      <w:r w:rsidR="007A19FF" w:rsidRPr="004B3CE3">
        <w:rPr>
          <w:lang w:val="en-US"/>
        </w:rPr>
        <w:t xml:space="preserve"> from the </w:t>
      </w:r>
      <w:r w:rsidR="00C712D9" w:rsidRPr="004B3CE3">
        <w:rPr>
          <w:lang w:val="en-US"/>
        </w:rPr>
        <w:t>Lessor</w:t>
      </w:r>
      <w:r w:rsidR="00A04106" w:rsidRPr="004B3CE3">
        <w:rPr>
          <w:lang w:val="vi-VN"/>
        </w:rPr>
        <w:t xml:space="preserve">), the </w:t>
      </w:r>
      <w:r w:rsidR="00C712D9" w:rsidRPr="004B3CE3">
        <w:rPr>
          <w:lang w:val="vi-VN"/>
        </w:rPr>
        <w:t>Lessee</w:t>
      </w:r>
      <w:r w:rsidR="00A04106" w:rsidRPr="004B3CE3">
        <w:rPr>
          <w:lang w:val="vi-VN"/>
        </w:rPr>
        <w:t xml:space="preserve"> </w:t>
      </w:r>
      <w:r w:rsidR="007A19FF" w:rsidRPr="004B3CE3">
        <w:rPr>
          <w:lang w:val="en-US"/>
        </w:rPr>
        <w:t>shal</w:t>
      </w:r>
      <w:r w:rsidR="00A04106" w:rsidRPr="004B3CE3">
        <w:rPr>
          <w:lang w:val="vi-VN"/>
        </w:rPr>
        <w:t xml:space="preserve">l pay the </w:t>
      </w:r>
      <w:r w:rsidR="00C712D9" w:rsidRPr="004B3CE3">
        <w:rPr>
          <w:lang w:val="vi-VN"/>
        </w:rPr>
        <w:t>Lessor</w:t>
      </w:r>
      <w:r w:rsidR="007A19FF" w:rsidRPr="004B3CE3">
        <w:rPr>
          <w:lang w:val="en-US"/>
        </w:rPr>
        <w:t xml:space="preserve"> the</w:t>
      </w:r>
      <w:r w:rsidR="007A19FF" w:rsidRPr="004B3CE3">
        <w:rPr>
          <w:lang w:val="vi-VN"/>
        </w:rPr>
        <w:t xml:space="preserve"> </w:t>
      </w:r>
      <w:r w:rsidR="007A19FF" w:rsidRPr="004B3CE3">
        <w:rPr>
          <w:lang w:val="en-US"/>
        </w:rPr>
        <w:t>Late Payment I</w:t>
      </w:r>
      <w:r w:rsidR="00A04106" w:rsidRPr="004B3CE3">
        <w:rPr>
          <w:lang w:val="vi-VN"/>
        </w:rPr>
        <w:t>nterest</w:t>
      </w:r>
      <w:r w:rsidR="007A19FF" w:rsidRPr="004B3CE3">
        <w:rPr>
          <w:lang w:val="en-US"/>
        </w:rPr>
        <w:t xml:space="preserve"> of </w:t>
      </w:r>
      <w:r w:rsidR="00A04106" w:rsidRPr="004B3CE3">
        <w:rPr>
          <w:highlight w:val="yellow"/>
          <w:lang w:val="vi-VN"/>
        </w:rPr>
        <w:t xml:space="preserve">0.05%/day </w:t>
      </w:r>
      <w:r w:rsidR="00A04106" w:rsidRPr="004B3CE3">
        <w:rPr>
          <w:lang w:val="vi-VN"/>
        </w:rPr>
        <w:t xml:space="preserve">on the </w:t>
      </w:r>
      <w:r w:rsidR="007A19FF" w:rsidRPr="004B3CE3">
        <w:rPr>
          <w:lang w:val="en-US"/>
        </w:rPr>
        <w:t>overdue</w:t>
      </w:r>
      <w:r w:rsidR="00A04106" w:rsidRPr="004B3CE3">
        <w:rPr>
          <w:lang w:val="vi-VN"/>
        </w:rPr>
        <w:t xml:space="preserve"> amount.</w:t>
      </w:r>
      <w:ins w:id="64" w:author="김현주 (Hyunjoo Kim)" w:date="2025-04-16T17:26:00Z">
        <w:r w:rsidR="006F49CC">
          <w:rPr>
            <w:lang w:val="vi-VN"/>
          </w:rPr>
          <w:t xml:space="preserve"> </w:t>
        </w:r>
        <w:r w:rsidR="006F49CC">
          <w:t>Nevertheless, the Late Payment Interest shall not apply if the delay is caused by unavoidable or justifiable reasons including but not limited to internal administrative changes, system issues, or force majeure events, and provided that the Lessee notifies the Lessor promptly in writing. Additionally, if both Parties mutually agree in writing, the imposition of Late Payment Interest may be waived or modified.</w:t>
        </w:r>
      </w:ins>
    </w:p>
    <w:p w14:paraId="2CBF44DF" w14:textId="77777777" w:rsidR="00C720D5" w:rsidRPr="00C617FA" w:rsidRDefault="00C720D5" w:rsidP="00C720D5">
      <w:pPr>
        <w:pStyle w:val="a3"/>
        <w:ind w:left="0"/>
        <w:jc w:val="both"/>
        <w:rPr>
          <w:lang w:val="vi-VN"/>
        </w:rPr>
      </w:pPr>
    </w:p>
    <w:p w14:paraId="6F2C9B2D" w14:textId="10C66ED2" w:rsidR="00C720D5" w:rsidRPr="00C617FA" w:rsidRDefault="00EC7212" w:rsidP="00EC7212">
      <w:pPr>
        <w:pStyle w:val="1"/>
        <w:spacing w:before="0"/>
        <w:contextualSpacing/>
        <w:rPr>
          <w:b w:val="0"/>
          <w:bCs/>
          <w:color w:val="auto"/>
          <w:lang w:val="en-US"/>
        </w:rPr>
      </w:pPr>
      <w:bookmarkStart w:id="65" w:name="_Toc189640011"/>
      <w:r w:rsidRPr="00C617FA">
        <w:rPr>
          <w:bCs/>
          <w:color w:val="auto"/>
          <w:lang w:val="vi-VN"/>
        </w:rPr>
        <w:t xml:space="preserve">ARTICLE 10. TERMINATION </w:t>
      </w:r>
      <w:r w:rsidR="007D26F9" w:rsidRPr="00C617FA">
        <w:rPr>
          <w:bCs/>
          <w:color w:val="auto"/>
          <w:lang w:val="en-US"/>
        </w:rPr>
        <w:t xml:space="preserve">OF THE LEASE </w:t>
      </w:r>
      <w:r w:rsidRPr="00C617FA">
        <w:rPr>
          <w:bCs/>
          <w:color w:val="auto"/>
          <w:lang w:val="vi-VN"/>
        </w:rPr>
        <w:t xml:space="preserve">AND </w:t>
      </w:r>
      <w:r w:rsidR="007D26F9" w:rsidRPr="00C617FA">
        <w:rPr>
          <w:bCs/>
          <w:color w:val="auto"/>
          <w:lang w:val="en-US"/>
        </w:rPr>
        <w:t>SETTLEMENT</w:t>
      </w:r>
      <w:bookmarkEnd w:id="65"/>
    </w:p>
    <w:p w14:paraId="3C5E52C0" w14:textId="77777777" w:rsidR="00C720D5" w:rsidRPr="00C617FA" w:rsidRDefault="00C720D5" w:rsidP="00C720D5">
      <w:pPr>
        <w:pStyle w:val="a3"/>
        <w:ind w:left="0"/>
        <w:jc w:val="both"/>
        <w:rPr>
          <w:b/>
          <w:bCs/>
          <w:lang w:val="vi-VN"/>
        </w:rPr>
      </w:pPr>
    </w:p>
    <w:p w14:paraId="5EFA9A22" w14:textId="2560D660" w:rsidR="00EC7212" w:rsidRPr="00C617FA" w:rsidRDefault="00F42BA5" w:rsidP="00340A46">
      <w:pPr>
        <w:pStyle w:val="a3"/>
        <w:numPr>
          <w:ilvl w:val="0"/>
          <w:numId w:val="18"/>
        </w:numPr>
        <w:ind w:left="567" w:hanging="567"/>
        <w:jc w:val="both"/>
        <w:rPr>
          <w:lang w:val="vi-VN"/>
        </w:rPr>
      </w:pPr>
      <w:r w:rsidRPr="00C617FA">
        <w:rPr>
          <w:lang w:val="vi-VN"/>
        </w:rPr>
        <w:t>Cases of termination</w:t>
      </w:r>
      <w:r w:rsidR="00340B04" w:rsidRPr="00C617FA">
        <w:rPr>
          <w:lang w:val="vi-VN"/>
        </w:rPr>
        <w:t xml:space="preserve"> of the Agreement</w:t>
      </w:r>
      <w:r w:rsidRPr="00C617FA">
        <w:rPr>
          <w:lang w:val="vi-VN"/>
        </w:rPr>
        <w:t>:</w:t>
      </w:r>
    </w:p>
    <w:p w14:paraId="198C56DD" w14:textId="77777777" w:rsidR="00EC7212" w:rsidRPr="00C617FA" w:rsidRDefault="00EC7212" w:rsidP="00EC7212">
      <w:pPr>
        <w:pStyle w:val="a3"/>
        <w:jc w:val="both"/>
        <w:rPr>
          <w:lang w:val="vi-VN"/>
        </w:rPr>
      </w:pPr>
    </w:p>
    <w:p w14:paraId="67B618C8" w14:textId="3C7890B9" w:rsidR="00EC7212" w:rsidRPr="00C617FA" w:rsidRDefault="00772EC7" w:rsidP="00340A46">
      <w:pPr>
        <w:pStyle w:val="a3"/>
        <w:numPr>
          <w:ilvl w:val="0"/>
          <w:numId w:val="19"/>
        </w:numPr>
        <w:ind w:left="1134" w:hanging="567"/>
        <w:jc w:val="both"/>
        <w:rPr>
          <w:lang w:val="vi-VN"/>
        </w:rPr>
      </w:pPr>
      <w:r w:rsidRPr="00C617FA">
        <w:rPr>
          <w:lang w:val="vi-VN"/>
        </w:rPr>
        <w:t xml:space="preserve">The Parties </w:t>
      </w:r>
      <w:r w:rsidR="00F42BA5" w:rsidRPr="00C617FA">
        <w:rPr>
          <w:lang w:val="vi-VN"/>
        </w:rPr>
        <w:t xml:space="preserve">agree to terminate the </w:t>
      </w:r>
      <w:r w:rsidR="00340B04" w:rsidRPr="00C617FA">
        <w:rPr>
          <w:lang w:val="vi-VN"/>
        </w:rPr>
        <w:t>Agreement</w:t>
      </w:r>
      <w:r w:rsidR="00F42BA5" w:rsidRPr="00C617FA">
        <w:rPr>
          <w:lang w:val="vi-VN"/>
        </w:rPr>
        <w:t xml:space="preserve">. In this case, </w:t>
      </w:r>
      <w:r w:rsidRPr="00C617FA">
        <w:rPr>
          <w:lang w:val="vi-VN"/>
        </w:rPr>
        <w:t xml:space="preserve">the Parties </w:t>
      </w:r>
      <w:r w:rsidR="00F42BA5" w:rsidRPr="00C617FA">
        <w:rPr>
          <w:lang w:val="vi-VN"/>
        </w:rPr>
        <w:t xml:space="preserve">shall make a written agreement </w:t>
      </w:r>
      <w:r w:rsidR="0014433F" w:rsidRPr="00C617FA">
        <w:rPr>
          <w:lang w:val="en-US"/>
        </w:rPr>
        <w:t>specified the</w:t>
      </w:r>
      <w:r w:rsidR="00F42BA5" w:rsidRPr="00C617FA">
        <w:rPr>
          <w:lang w:val="vi-VN"/>
        </w:rPr>
        <w:t xml:space="preserve"> conditions and </w:t>
      </w:r>
      <w:r w:rsidR="0014433F" w:rsidRPr="00C617FA">
        <w:rPr>
          <w:lang w:val="en-US"/>
        </w:rPr>
        <w:t>the time of</w:t>
      </w:r>
      <w:r w:rsidR="00F42BA5" w:rsidRPr="00C617FA">
        <w:rPr>
          <w:lang w:val="vi-VN"/>
        </w:rPr>
        <w:t xml:space="preserve"> the </w:t>
      </w:r>
      <w:r w:rsidR="0014433F" w:rsidRPr="00C617FA">
        <w:rPr>
          <w:lang w:val="en-US"/>
        </w:rPr>
        <w:t>termination</w:t>
      </w:r>
      <w:r w:rsidR="00340B04" w:rsidRPr="00C617FA">
        <w:rPr>
          <w:lang w:val="vi-VN"/>
        </w:rPr>
        <w:t xml:space="preserve"> of this Agreement</w:t>
      </w:r>
      <w:r w:rsidR="00F42BA5" w:rsidRPr="00C617FA">
        <w:rPr>
          <w:lang w:val="vi-VN"/>
        </w:rPr>
        <w:t>;</w:t>
      </w:r>
    </w:p>
    <w:p w14:paraId="1D149E95" w14:textId="77777777" w:rsidR="00EC7212" w:rsidRPr="00C617FA" w:rsidRDefault="00EC7212" w:rsidP="00EC7212">
      <w:pPr>
        <w:pStyle w:val="a3"/>
        <w:ind w:left="1134"/>
        <w:jc w:val="both"/>
        <w:rPr>
          <w:lang w:val="vi-VN"/>
        </w:rPr>
      </w:pPr>
    </w:p>
    <w:p w14:paraId="1BD0BADD" w14:textId="20411685" w:rsidR="00EC7212" w:rsidRPr="00C617FA" w:rsidRDefault="008264D7" w:rsidP="00340A46">
      <w:pPr>
        <w:pStyle w:val="a3"/>
        <w:numPr>
          <w:ilvl w:val="0"/>
          <w:numId w:val="19"/>
        </w:numPr>
        <w:ind w:left="1134" w:hanging="567"/>
        <w:jc w:val="both"/>
        <w:rPr>
          <w:lang w:val="vi-VN"/>
        </w:rPr>
      </w:pPr>
      <w:r w:rsidRPr="00C617FA">
        <w:rPr>
          <w:lang w:val="vi-VN"/>
        </w:rPr>
        <w:lastRenderedPageBreak/>
        <w:t xml:space="preserve">By </w:t>
      </w:r>
      <w:r w:rsidR="0014433F" w:rsidRPr="00C617FA">
        <w:rPr>
          <w:lang w:val="en-US"/>
        </w:rPr>
        <w:t xml:space="preserve">a </w:t>
      </w:r>
      <w:r w:rsidRPr="00C617FA">
        <w:rPr>
          <w:lang w:val="vi-VN"/>
        </w:rPr>
        <w:t xml:space="preserve">decision of the </w:t>
      </w:r>
      <w:r w:rsidR="00C712D9" w:rsidRPr="00C617FA">
        <w:rPr>
          <w:lang w:val="vi-VN"/>
        </w:rPr>
        <w:t>Lessor</w:t>
      </w:r>
      <w:r w:rsidRPr="00C617FA">
        <w:rPr>
          <w:lang w:val="vi-VN"/>
        </w:rPr>
        <w:t xml:space="preserve"> in </w:t>
      </w:r>
      <w:r w:rsidR="0014433F" w:rsidRPr="00C617FA">
        <w:rPr>
          <w:lang w:val="en-US"/>
        </w:rPr>
        <w:t xml:space="preserve">case payment is overdue for </w:t>
      </w:r>
      <w:r w:rsidRPr="00C617FA">
        <w:rPr>
          <w:lang w:val="vi-VN"/>
        </w:rPr>
        <w:t xml:space="preserve">twenty (20) </w:t>
      </w:r>
      <w:r w:rsidR="00533974" w:rsidRPr="009C7645">
        <w:rPr>
          <w:lang w:val="vi-VN"/>
        </w:rPr>
        <w:t xml:space="preserve">Business </w:t>
      </w:r>
      <w:r w:rsidR="00533974" w:rsidRPr="00533974">
        <w:rPr>
          <w:lang w:val="vi-VN"/>
        </w:rPr>
        <w:t>Days</w:t>
      </w:r>
      <w:r w:rsidRPr="00C617FA">
        <w:rPr>
          <w:lang w:val="vi-VN"/>
        </w:rPr>
        <w:t xml:space="preserve"> in which the </w:t>
      </w:r>
      <w:r w:rsidR="00C712D9" w:rsidRPr="00C617FA">
        <w:rPr>
          <w:lang w:val="vi-VN"/>
        </w:rPr>
        <w:t>Lessee</w:t>
      </w:r>
      <w:r w:rsidR="00F42BA5" w:rsidRPr="00C617FA">
        <w:rPr>
          <w:lang w:val="vi-VN"/>
        </w:rPr>
        <w:t xml:space="preserve"> is late </w:t>
      </w:r>
      <w:r w:rsidR="0014433F" w:rsidRPr="00C617FA">
        <w:rPr>
          <w:lang w:val="en-US"/>
        </w:rPr>
        <w:t xml:space="preserve">in making </w:t>
      </w:r>
      <w:r w:rsidR="00F74161" w:rsidRPr="00C617FA">
        <w:rPr>
          <w:lang w:val="vi-VN"/>
        </w:rPr>
        <w:t xml:space="preserve">any amount of </w:t>
      </w:r>
      <w:r w:rsidR="00FD2E31" w:rsidRPr="00C617FA">
        <w:rPr>
          <w:lang w:val="vi-VN"/>
        </w:rPr>
        <w:t xml:space="preserve">Rent, </w:t>
      </w:r>
      <w:r w:rsidR="007F7FA3" w:rsidRPr="00C617FA">
        <w:rPr>
          <w:lang w:val="vi-VN"/>
        </w:rPr>
        <w:t>Security Deposit</w:t>
      </w:r>
      <w:r w:rsidR="00F74161" w:rsidRPr="00C617FA">
        <w:rPr>
          <w:lang w:val="vi-VN"/>
        </w:rPr>
        <w:t xml:space="preserve">, </w:t>
      </w:r>
      <w:r w:rsidR="00F541D2" w:rsidRPr="00C617FA">
        <w:rPr>
          <w:lang w:val="vi-VN"/>
        </w:rPr>
        <w:t>Service Charge</w:t>
      </w:r>
      <w:r w:rsidR="00277979" w:rsidRPr="00C617FA">
        <w:rPr>
          <w:lang w:val="vi-VN"/>
        </w:rPr>
        <w:t>, utility charge</w:t>
      </w:r>
      <w:r w:rsidR="0014433F" w:rsidRPr="00C617FA">
        <w:rPr>
          <w:lang w:val="vi-VN"/>
        </w:rPr>
        <w:t xml:space="preserve"> or other payable </w:t>
      </w:r>
      <w:r w:rsidR="0014433F" w:rsidRPr="00C617FA">
        <w:rPr>
          <w:lang w:val="en-US"/>
        </w:rPr>
        <w:t>amount</w:t>
      </w:r>
      <w:r w:rsidR="00F74161" w:rsidRPr="00C617FA">
        <w:rPr>
          <w:lang w:val="vi-VN"/>
        </w:rPr>
        <w:t xml:space="preserve">s </w:t>
      </w:r>
      <w:r w:rsidR="00FD2E31" w:rsidRPr="00C617FA">
        <w:rPr>
          <w:lang w:val="vi-VN"/>
        </w:rPr>
        <w:t xml:space="preserve">as agreed in </w:t>
      </w:r>
      <w:r w:rsidR="00D9319E" w:rsidRPr="00C617FA">
        <w:rPr>
          <w:b/>
          <w:bCs/>
          <w:u w:val="single"/>
          <w:lang w:val="vi-VN"/>
        </w:rPr>
        <w:t xml:space="preserve">Article 2, </w:t>
      </w:r>
      <w:r w:rsidR="00F42BA5" w:rsidRPr="00C617FA">
        <w:rPr>
          <w:b/>
          <w:bCs/>
          <w:u w:val="single"/>
          <w:lang w:val="vi-VN"/>
        </w:rPr>
        <w:t>Article 3</w:t>
      </w:r>
      <w:r w:rsidR="00F42BA5" w:rsidRPr="00C617FA">
        <w:rPr>
          <w:lang w:val="vi-VN"/>
        </w:rPr>
        <w:t xml:space="preserve"> </w:t>
      </w:r>
      <w:r w:rsidR="00F74161" w:rsidRPr="00C617FA">
        <w:rPr>
          <w:lang w:val="vi-VN"/>
        </w:rPr>
        <w:t xml:space="preserve">and other terms </w:t>
      </w:r>
      <w:r w:rsidR="00F42BA5" w:rsidRPr="00C617FA">
        <w:rPr>
          <w:lang w:val="vi-VN"/>
        </w:rPr>
        <w:t xml:space="preserve">of this </w:t>
      </w:r>
      <w:r w:rsidR="00340B04" w:rsidRPr="00C617FA">
        <w:rPr>
          <w:lang w:val="vi-VN"/>
        </w:rPr>
        <w:t>Agreement</w:t>
      </w:r>
      <w:r w:rsidR="00F42BA5" w:rsidRPr="00C617FA">
        <w:rPr>
          <w:lang w:val="vi-VN"/>
        </w:rPr>
        <w:t>;</w:t>
      </w:r>
    </w:p>
    <w:p w14:paraId="7E25C037" w14:textId="77777777" w:rsidR="00EC7212" w:rsidRPr="00C617FA" w:rsidRDefault="00EC7212" w:rsidP="00EC7212">
      <w:pPr>
        <w:pStyle w:val="a3"/>
        <w:ind w:left="1134"/>
        <w:jc w:val="both"/>
        <w:rPr>
          <w:lang w:val="vi-VN"/>
        </w:rPr>
      </w:pPr>
    </w:p>
    <w:p w14:paraId="41A680B0" w14:textId="04BD164E" w:rsidR="00EC7212" w:rsidRPr="00C617FA" w:rsidRDefault="008264D7" w:rsidP="00340A46">
      <w:pPr>
        <w:pStyle w:val="a3"/>
        <w:numPr>
          <w:ilvl w:val="0"/>
          <w:numId w:val="19"/>
        </w:numPr>
        <w:ind w:left="1134" w:hanging="567"/>
        <w:jc w:val="both"/>
        <w:rPr>
          <w:lang w:val="vi-VN"/>
        </w:rPr>
      </w:pPr>
      <w:r w:rsidRPr="00C617FA">
        <w:rPr>
          <w:lang w:val="vi-VN"/>
        </w:rPr>
        <w:t xml:space="preserve">By the decision of the </w:t>
      </w:r>
      <w:r w:rsidR="00C712D9" w:rsidRPr="00C617FA">
        <w:rPr>
          <w:lang w:val="vi-VN"/>
        </w:rPr>
        <w:t>Lessee</w:t>
      </w:r>
      <w:r w:rsidRPr="00C617FA">
        <w:rPr>
          <w:lang w:val="vi-VN"/>
        </w:rPr>
        <w:t xml:space="preserve"> in case </w:t>
      </w:r>
      <w:r w:rsidR="00F42BA5" w:rsidRPr="00C617FA">
        <w:rPr>
          <w:lang w:val="vi-VN"/>
        </w:rPr>
        <w:t xml:space="preserve">the </w:t>
      </w:r>
      <w:r w:rsidR="00C712D9" w:rsidRPr="00C617FA">
        <w:rPr>
          <w:lang w:val="vi-VN"/>
        </w:rPr>
        <w:t>Lessor</w:t>
      </w:r>
      <w:r w:rsidR="00F42BA5" w:rsidRPr="00C617FA">
        <w:rPr>
          <w:lang w:val="vi-VN"/>
        </w:rPr>
        <w:t xml:space="preserve"> delays handing over </w:t>
      </w:r>
      <w:r w:rsidR="00FD2E31" w:rsidRPr="00C617FA">
        <w:rPr>
          <w:lang w:val="vi-VN"/>
        </w:rPr>
        <w:t xml:space="preserve">the </w:t>
      </w:r>
      <w:r w:rsidR="00381F64" w:rsidRPr="00C617FA">
        <w:rPr>
          <w:lang w:val="vi-VN"/>
        </w:rPr>
        <w:t>Leased Premises</w:t>
      </w:r>
      <w:r w:rsidR="00FD2E31" w:rsidRPr="00C617FA">
        <w:rPr>
          <w:lang w:val="vi-VN"/>
        </w:rPr>
        <w:t xml:space="preserve"> </w:t>
      </w:r>
      <w:r w:rsidR="00F42BA5" w:rsidRPr="00C617FA">
        <w:rPr>
          <w:lang w:val="vi-VN"/>
        </w:rPr>
        <w:t xml:space="preserve">as agreed in </w:t>
      </w:r>
      <w:r w:rsidR="00F42BA5" w:rsidRPr="00C617FA">
        <w:rPr>
          <w:b/>
          <w:bCs/>
          <w:u w:val="single"/>
          <w:lang w:val="vi-VN"/>
        </w:rPr>
        <w:t>Article 4</w:t>
      </w:r>
      <w:r w:rsidR="00F42BA5" w:rsidRPr="00C617FA">
        <w:rPr>
          <w:lang w:val="vi-VN"/>
        </w:rPr>
        <w:t xml:space="preserve"> of this </w:t>
      </w:r>
      <w:r w:rsidR="00340B04" w:rsidRPr="00C617FA">
        <w:rPr>
          <w:lang w:val="vi-VN"/>
        </w:rPr>
        <w:t>Agreement</w:t>
      </w:r>
      <w:r w:rsidR="00F42BA5" w:rsidRPr="00C617FA">
        <w:rPr>
          <w:lang w:val="vi-VN"/>
        </w:rPr>
        <w:t xml:space="preserve"> </w:t>
      </w:r>
      <w:r w:rsidR="00FD2E31" w:rsidRPr="00C617FA">
        <w:rPr>
          <w:lang w:val="vi-VN"/>
        </w:rPr>
        <w:t xml:space="preserve">without the fault of the </w:t>
      </w:r>
      <w:r w:rsidR="00C712D9" w:rsidRPr="00C617FA">
        <w:rPr>
          <w:lang w:val="vi-VN"/>
        </w:rPr>
        <w:t>Lessee</w:t>
      </w:r>
      <w:r w:rsidR="00FD2E31" w:rsidRPr="00C617FA">
        <w:rPr>
          <w:lang w:val="vi-VN"/>
        </w:rPr>
        <w:t xml:space="preserve"> or a Related Person of the </w:t>
      </w:r>
      <w:r w:rsidR="00C712D9" w:rsidRPr="00C617FA">
        <w:rPr>
          <w:lang w:val="vi-VN"/>
        </w:rPr>
        <w:t>Lessee</w:t>
      </w:r>
      <w:r w:rsidR="00F42BA5" w:rsidRPr="00C617FA">
        <w:rPr>
          <w:lang w:val="vi-VN"/>
        </w:rPr>
        <w:t>;</w:t>
      </w:r>
    </w:p>
    <w:p w14:paraId="43E6EFC8" w14:textId="77777777" w:rsidR="00EC7212" w:rsidRPr="00C617FA" w:rsidRDefault="00EC7212" w:rsidP="00EC7212">
      <w:pPr>
        <w:pStyle w:val="a3"/>
        <w:ind w:left="1134"/>
        <w:jc w:val="both"/>
        <w:rPr>
          <w:lang w:val="vi-VN"/>
        </w:rPr>
      </w:pPr>
    </w:p>
    <w:p w14:paraId="60F974F4" w14:textId="4C1829A0" w:rsidR="00EC7212" w:rsidRPr="00C617FA" w:rsidRDefault="00F42BA5" w:rsidP="00340A46">
      <w:pPr>
        <w:pStyle w:val="a3"/>
        <w:numPr>
          <w:ilvl w:val="0"/>
          <w:numId w:val="19"/>
        </w:numPr>
        <w:ind w:left="1134" w:hanging="567"/>
        <w:jc w:val="both"/>
        <w:rPr>
          <w:lang w:val="vi-VN"/>
        </w:rPr>
      </w:pPr>
      <w:r w:rsidRPr="00C617FA">
        <w:rPr>
          <w:lang w:val="vi-VN"/>
        </w:rPr>
        <w:t xml:space="preserve">In case </w:t>
      </w:r>
      <w:r w:rsidR="00FD2E31" w:rsidRPr="00C617FA">
        <w:rPr>
          <w:lang w:val="vi-VN"/>
        </w:rPr>
        <w:t xml:space="preserve">a Party </w:t>
      </w:r>
      <w:r w:rsidRPr="00C617FA">
        <w:rPr>
          <w:lang w:val="vi-VN"/>
        </w:rPr>
        <w:t xml:space="preserve">is affected by a force majeure event </w:t>
      </w:r>
      <w:r w:rsidR="00FD2E31" w:rsidRPr="00C617FA">
        <w:rPr>
          <w:lang w:val="vi-VN"/>
        </w:rPr>
        <w:t xml:space="preserve">specified in </w:t>
      </w:r>
      <w:r w:rsidR="00FD2E31" w:rsidRPr="00C617FA">
        <w:rPr>
          <w:b/>
          <w:bCs/>
          <w:u w:val="single"/>
          <w:lang w:val="vi-VN"/>
        </w:rPr>
        <w:t xml:space="preserve">Article 8.3 </w:t>
      </w:r>
      <w:r w:rsidR="00FD2E31" w:rsidRPr="00C617FA">
        <w:rPr>
          <w:lang w:val="vi-VN"/>
        </w:rPr>
        <w:t xml:space="preserve">of the </w:t>
      </w:r>
      <w:r w:rsidR="002520B1" w:rsidRPr="00C617FA">
        <w:rPr>
          <w:lang w:val="vi-VN"/>
        </w:rPr>
        <w:t>Lease</w:t>
      </w:r>
      <w:r w:rsidR="00FD2E31" w:rsidRPr="00C617FA">
        <w:rPr>
          <w:lang w:val="vi-VN"/>
        </w:rPr>
        <w:t xml:space="preserve"> and </w:t>
      </w:r>
      <w:r w:rsidRPr="00C617FA">
        <w:rPr>
          <w:lang w:val="vi-VN"/>
        </w:rPr>
        <w:t xml:space="preserve">cannot overcome it in order to continue performing its obligations within </w:t>
      </w:r>
      <w:r w:rsidR="00340B04" w:rsidRPr="00C617FA">
        <w:rPr>
          <w:lang w:val="vi-VN"/>
        </w:rPr>
        <w:t>sixty (</w:t>
      </w:r>
      <w:r w:rsidR="00FD2E31" w:rsidRPr="00C617FA">
        <w:rPr>
          <w:lang w:val="vi-VN"/>
        </w:rPr>
        <w:t>60</w:t>
      </w:r>
      <w:r w:rsidR="00340B04" w:rsidRPr="00C617FA">
        <w:rPr>
          <w:lang w:val="vi-VN"/>
        </w:rPr>
        <w:t>)</w:t>
      </w:r>
      <w:r w:rsidR="00FD2E31" w:rsidRPr="00C617FA">
        <w:rPr>
          <w:lang w:val="vi-VN"/>
        </w:rPr>
        <w:t xml:space="preserve"> </w:t>
      </w:r>
      <w:r w:rsidRPr="00C617FA">
        <w:rPr>
          <w:lang w:val="vi-VN"/>
        </w:rPr>
        <w:t>days from the date of occurrence of the</w:t>
      </w:r>
      <w:r w:rsidR="0014433F" w:rsidRPr="00C617FA">
        <w:rPr>
          <w:lang w:val="vi-VN"/>
        </w:rPr>
        <w:t xml:space="preserve"> </w:t>
      </w:r>
      <w:r w:rsidR="00340B04" w:rsidRPr="00C617FA">
        <w:rPr>
          <w:lang w:val="vi-VN"/>
        </w:rPr>
        <w:t xml:space="preserve">Force Majeure </w:t>
      </w:r>
      <w:r w:rsidR="0014433F" w:rsidRPr="00C617FA">
        <w:rPr>
          <w:lang w:val="vi-VN"/>
        </w:rPr>
        <w:t xml:space="preserve">event </w:t>
      </w:r>
      <w:r w:rsidRPr="00C617FA">
        <w:rPr>
          <w:lang w:val="vi-VN"/>
        </w:rPr>
        <w:t xml:space="preserve">and </w:t>
      </w:r>
      <w:r w:rsidR="00FD2E31" w:rsidRPr="00C617FA">
        <w:rPr>
          <w:lang w:val="vi-VN"/>
        </w:rPr>
        <w:t xml:space="preserve">the Parties </w:t>
      </w:r>
      <w:r w:rsidRPr="00C617FA">
        <w:rPr>
          <w:lang w:val="vi-VN"/>
        </w:rPr>
        <w:t xml:space="preserve">have not agreed otherwise, either Party has the right to unilaterally terminate this </w:t>
      </w:r>
      <w:r w:rsidR="00340B04" w:rsidRPr="00C617FA">
        <w:rPr>
          <w:lang w:val="vi-VN"/>
        </w:rPr>
        <w:t>Agreement</w:t>
      </w:r>
      <w:r w:rsidRPr="00C617FA">
        <w:rPr>
          <w:lang w:val="vi-VN"/>
        </w:rPr>
        <w:t xml:space="preserve"> and</w:t>
      </w:r>
      <w:r w:rsidR="008C2FDB" w:rsidRPr="00C617FA">
        <w:rPr>
          <w:lang w:val="en-US"/>
        </w:rPr>
        <w:t xml:space="preserve"> such</w:t>
      </w:r>
      <w:r w:rsidRPr="00C617FA">
        <w:rPr>
          <w:lang w:val="vi-VN"/>
        </w:rPr>
        <w:t xml:space="preserve"> termination is not considered a breach of the </w:t>
      </w:r>
      <w:r w:rsidR="00340B04" w:rsidRPr="00C617FA">
        <w:rPr>
          <w:lang w:val="vi-VN"/>
        </w:rPr>
        <w:t>Agreement</w:t>
      </w:r>
      <w:r w:rsidRPr="00C617FA">
        <w:rPr>
          <w:lang w:val="vi-VN"/>
        </w:rPr>
        <w:t>;</w:t>
      </w:r>
    </w:p>
    <w:p w14:paraId="08F83FDF" w14:textId="77777777" w:rsidR="00F74161" w:rsidRPr="00C617FA" w:rsidRDefault="00F74161" w:rsidP="00F74161">
      <w:pPr>
        <w:pStyle w:val="a3"/>
        <w:ind w:left="1134"/>
        <w:jc w:val="both"/>
        <w:rPr>
          <w:lang w:val="vi-VN"/>
        </w:rPr>
      </w:pPr>
    </w:p>
    <w:p w14:paraId="072E5DB9" w14:textId="16CAA11B" w:rsidR="004B02D8" w:rsidRPr="00C617FA" w:rsidRDefault="008C2FDB" w:rsidP="00340A46">
      <w:pPr>
        <w:pStyle w:val="a3"/>
        <w:numPr>
          <w:ilvl w:val="0"/>
          <w:numId w:val="19"/>
        </w:numPr>
        <w:ind w:left="1134" w:hanging="567"/>
        <w:jc w:val="both"/>
        <w:rPr>
          <w:lang w:val="vi-VN"/>
        </w:rPr>
      </w:pPr>
      <w:r w:rsidRPr="00C617FA">
        <w:rPr>
          <w:lang w:val="en-US"/>
        </w:rPr>
        <w:t xml:space="preserve">The Lease Term </w:t>
      </w:r>
      <w:r w:rsidR="004B02D8" w:rsidRPr="00C617FA">
        <w:rPr>
          <w:lang w:val="vi-VN"/>
        </w:rPr>
        <w:t xml:space="preserve">expires without </w:t>
      </w:r>
      <w:r w:rsidRPr="00C617FA">
        <w:rPr>
          <w:lang w:val="vi-VN"/>
        </w:rPr>
        <w:t xml:space="preserve">renewal </w:t>
      </w:r>
      <w:r w:rsidR="004B02D8" w:rsidRPr="00C617FA">
        <w:rPr>
          <w:lang w:val="vi-VN"/>
        </w:rPr>
        <w:t>by the Parties;</w:t>
      </w:r>
    </w:p>
    <w:p w14:paraId="78065435" w14:textId="77777777" w:rsidR="004B02D8" w:rsidRPr="00C617FA" w:rsidRDefault="004B02D8" w:rsidP="004B02D8">
      <w:pPr>
        <w:pStyle w:val="a3"/>
        <w:ind w:left="1134"/>
        <w:jc w:val="both"/>
        <w:rPr>
          <w:lang w:val="vi-VN"/>
        </w:rPr>
      </w:pPr>
    </w:p>
    <w:p w14:paraId="50D2780F" w14:textId="672C84B1" w:rsidR="00F74161" w:rsidRPr="00C617FA" w:rsidRDefault="006F071F" w:rsidP="00340A46">
      <w:pPr>
        <w:pStyle w:val="a3"/>
        <w:numPr>
          <w:ilvl w:val="0"/>
          <w:numId w:val="19"/>
        </w:numPr>
        <w:ind w:left="1134" w:hanging="567"/>
        <w:jc w:val="both"/>
        <w:rPr>
          <w:lang w:val="vi-VN"/>
        </w:rPr>
      </w:pPr>
      <w:r w:rsidRPr="00C617FA">
        <w:rPr>
          <w:lang w:val="vi-VN"/>
        </w:rPr>
        <w:t xml:space="preserve">The </w:t>
      </w:r>
      <w:r w:rsidR="00C712D9" w:rsidRPr="00C617FA">
        <w:rPr>
          <w:lang w:val="vi-VN"/>
        </w:rPr>
        <w:t>Lessor</w:t>
      </w:r>
      <w:r w:rsidRPr="00C617FA">
        <w:rPr>
          <w:lang w:val="vi-VN"/>
        </w:rPr>
        <w:t xml:space="preserve"> decides to terminate the </w:t>
      </w:r>
      <w:r w:rsidR="00A73EC8" w:rsidRPr="004B3CE3">
        <w:rPr>
          <w:lang w:val="vi-VN"/>
        </w:rPr>
        <w:t>Agreement</w:t>
      </w:r>
      <w:r w:rsidRPr="00C617FA">
        <w:rPr>
          <w:lang w:val="vi-VN"/>
        </w:rPr>
        <w:t xml:space="preserve"> according to the provisions of </w:t>
      </w:r>
      <w:r w:rsidR="00CC3919" w:rsidRPr="00C617FA">
        <w:rPr>
          <w:b/>
          <w:bCs/>
          <w:u w:val="single"/>
          <w:lang w:val="vi-VN"/>
        </w:rPr>
        <w:t>Article 8.</w:t>
      </w:r>
      <w:r w:rsidR="00542E8E" w:rsidRPr="00C617FA">
        <w:rPr>
          <w:b/>
          <w:bCs/>
          <w:u w:val="single"/>
          <w:lang w:val="vi-VN"/>
        </w:rPr>
        <w:t xml:space="preserve">2 </w:t>
      </w:r>
      <w:r w:rsidR="00CC3919" w:rsidRPr="00C617FA">
        <w:rPr>
          <w:lang w:val="vi-VN"/>
        </w:rPr>
        <w:t>above;</w:t>
      </w:r>
    </w:p>
    <w:p w14:paraId="54837B68" w14:textId="77777777" w:rsidR="004C2633" w:rsidRPr="00C617FA" w:rsidRDefault="004C2633" w:rsidP="004C2633">
      <w:pPr>
        <w:pStyle w:val="a3"/>
        <w:ind w:left="1134"/>
        <w:jc w:val="both"/>
        <w:rPr>
          <w:lang w:val="vi-VN"/>
        </w:rPr>
      </w:pPr>
    </w:p>
    <w:p w14:paraId="2B5DC63B" w14:textId="31EB55B7" w:rsidR="004C2633" w:rsidRPr="00C617FA" w:rsidRDefault="004C2633" w:rsidP="00340A46">
      <w:pPr>
        <w:pStyle w:val="a3"/>
        <w:numPr>
          <w:ilvl w:val="0"/>
          <w:numId w:val="19"/>
        </w:numPr>
        <w:ind w:left="1134" w:hanging="567"/>
        <w:jc w:val="both"/>
        <w:rPr>
          <w:lang w:val="vi-VN"/>
        </w:rPr>
      </w:pPr>
      <w:r w:rsidRPr="00C617FA">
        <w:rPr>
          <w:lang w:val="vi-VN"/>
        </w:rPr>
        <w:t xml:space="preserve">The </w:t>
      </w:r>
      <w:r w:rsidR="00C712D9" w:rsidRPr="00C617FA">
        <w:rPr>
          <w:lang w:val="vi-VN"/>
        </w:rPr>
        <w:t>Lessee</w:t>
      </w:r>
      <w:r w:rsidRPr="00C617FA">
        <w:rPr>
          <w:lang w:val="vi-VN"/>
        </w:rPr>
        <w:t xml:space="preserve"> decides to terminate the </w:t>
      </w:r>
      <w:r w:rsidR="00A73EC8" w:rsidRPr="004B3CE3">
        <w:rPr>
          <w:lang w:val="vi-VN"/>
        </w:rPr>
        <w:t>Agreement</w:t>
      </w:r>
      <w:r w:rsidRPr="00C617FA">
        <w:rPr>
          <w:lang w:val="vi-VN"/>
        </w:rPr>
        <w:t xml:space="preserve"> according to the provisions of </w:t>
      </w:r>
      <w:r w:rsidRPr="00C617FA">
        <w:rPr>
          <w:b/>
          <w:bCs/>
          <w:u w:val="single"/>
          <w:lang w:val="vi-VN"/>
        </w:rPr>
        <w:t>Article 8.</w:t>
      </w:r>
      <w:r w:rsidR="00542E8E" w:rsidRPr="00C617FA">
        <w:rPr>
          <w:b/>
          <w:bCs/>
          <w:u w:val="single"/>
          <w:lang w:val="vi-VN"/>
        </w:rPr>
        <w:t xml:space="preserve">1 </w:t>
      </w:r>
      <w:r w:rsidRPr="00C617FA">
        <w:rPr>
          <w:lang w:val="vi-VN"/>
        </w:rPr>
        <w:t>above;</w:t>
      </w:r>
    </w:p>
    <w:p w14:paraId="2AE85738" w14:textId="77777777" w:rsidR="006F071F" w:rsidRPr="00C617FA" w:rsidRDefault="006F071F" w:rsidP="006F071F">
      <w:pPr>
        <w:pStyle w:val="a3"/>
        <w:ind w:left="1134"/>
        <w:jc w:val="both"/>
        <w:rPr>
          <w:lang w:val="vi-VN"/>
        </w:rPr>
      </w:pPr>
    </w:p>
    <w:p w14:paraId="4764959F" w14:textId="168913BD" w:rsidR="006F071F" w:rsidRPr="00C617FA" w:rsidRDefault="006F071F" w:rsidP="00340A46">
      <w:pPr>
        <w:pStyle w:val="a3"/>
        <w:numPr>
          <w:ilvl w:val="0"/>
          <w:numId w:val="19"/>
        </w:numPr>
        <w:spacing w:before="120" w:after="120"/>
        <w:ind w:left="1134" w:hanging="567"/>
        <w:jc w:val="both"/>
        <w:rPr>
          <w:lang w:val="vi-VN"/>
        </w:rPr>
      </w:pPr>
      <w:r w:rsidRPr="00C617FA">
        <w:rPr>
          <w:lang w:val="vi-VN"/>
        </w:rPr>
        <w:t xml:space="preserve">One Party falls into bankruptcy or </w:t>
      </w:r>
      <w:r w:rsidR="008C2FDB" w:rsidRPr="00C617FA">
        <w:rPr>
          <w:lang w:val="en-US"/>
        </w:rPr>
        <w:t>dissolution</w:t>
      </w:r>
      <w:r w:rsidRPr="00C617FA">
        <w:rPr>
          <w:lang w:val="vi-VN"/>
        </w:rPr>
        <w:t xml:space="preserve"> </w:t>
      </w:r>
      <w:r w:rsidR="008C2FDB" w:rsidRPr="00C617FA">
        <w:rPr>
          <w:lang w:val="en-US"/>
        </w:rPr>
        <w:t xml:space="preserve">in accordance with the </w:t>
      </w:r>
      <w:r w:rsidRPr="00C617FA">
        <w:rPr>
          <w:lang w:val="vi-VN"/>
        </w:rPr>
        <w:t>law</w:t>
      </w:r>
      <w:r w:rsidR="008C2FDB" w:rsidRPr="00C617FA">
        <w:rPr>
          <w:lang w:val="en-US"/>
        </w:rPr>
        <w:t>s</w:t>
      </w:r>
      <w:r w:rsidRPr="00C617FA">
        <w:rPr>
          <w:lang w:val="vi-VN"/>
        </w:rPr>
        <w:t>; or</w:t>
      </w:r>
    </w:p>
    <w:p w14:paraId="08D6B910" w14:textId="77777777" w:rsidR="006F071F" w:rsidRPr="00C617FA" w:rsidRDefault="006F071F" w:rsidP="00802506">
      <w:pPr>
        <w:pStyle w:val="a3"/>
        <w:spacing w:before="120" w:after="120"/>
        <w:ind w:left="1134"/>
        <w:jc w:val="both"/>
        <w:rPr>
          <w:lang w:val="vi-VN"/>
        </w:rPr>
      </w:pPr>
    </w:p>
    <w:p w14:paraId="605B829E" w14:textId="4A159290" w:rsidR="006F071F" w:rsidRPr="00C617FA" w:rsidRDefault="006F071F" w:rsidP="00340A46">
      <w:pPr>
        <w:pStyle w:val="a3"/>
        <w:numPr>
          <w:ilvl w:val="0"/>
          <w:numId w:val="19"/>
        </w:numPr>
        <w:spacing w:before="120" w:after="120"/>
        <w:ind w:left="1134" w:hanging="567"/>
        <w:jc w:val="both"/>
        <w:rPr>
          <w:lang w:val="vi-VN"/>
        </w:rPr>
      </w:pPr>
      <w:commentRangeStart w:id="66"/>
      <w:r w:rsidRPr="00C617FA">
        <w:rPr>
          <w:lang w:val="vi-VN"/>
        </w:rPr>
        <w:t xml:space="preserve">Notwithstanding the provisions of this </w:t>
      </w:r>
      <w:r w:rsidR="00A73EC8" w:rsidRPr="004B3CE3">
        <w:rPr>
          <w:lang w:val="vi-VN"/>
        </w:rPr>
        <w:t>Agreement</w:t>
      </w:r>
      <w:r w:rsidRPr="00C617FA">
        <w:rPr>
          <w:lang w:val="vi-VN"/>
        </w:rPr>
        <w:t xml:space="preserve"> and/or regardless of whether the Parties have agreed to extend the </w:t>
      </w:r>
      <w:r w:rsidR="00A73EC8" w:rsidRPr="004B3CE3">
        <w:rPr>
          <w:lang w:val="vi-VN"/>
        </w:rPr>
        <w:t>Agreement</w:t>
      </w:r>
      <w:r w:rsidRPr="00C617FA">
        <w:rPr>
          <w:lang w:val="vi-VN"/>
        </w:rPr>
        <w:t xml:space="preserve">, </w:t>
      </w:r>
      <w:del w:id="67" w:author="김현주 (Hyunjoo Kim)" w:date="2025-04-16T17:02:00Z">
        <w:r w:rsidRPr="00C617FA" w:rsidDel="006678F3">
          <w:rPr>
            <w:lang w:val="vi-VN"/>
          </w:rPr>
          <w:delText xml:space="preserve">at any time, without incurring any liability to the </w:delText>
        </w:r>
        <w:r w:rsidR="00C712D9" w:rsidRPr="00C617FA" w:rsidDel="006678F3">
          <w:rPr>
            <w:lang w:val="vi-VN"/>
          </w:rPr>
          <w:delText>Lessee</w:delText>
        </w:r>
        <w:r w:rsidRPr="00C617FA" w:rsidDel="006678F3">
          <w:rPr>
            <w:lang w:val="vi-VN"/>
          </w:rPr>
          <w:delText xml:space="preserve"> nor affecting any rights of the </w:delText>
        </w:r>
        <w:r w:rsidR="00C712D9" w:rsidRPr="00C617FA" w:rsidDel="006678F3">
          <w:rPr>
            <w:lang w:val="vi-VN"/>
          </w:rPr>
          <w:delText>Lessor</w:delText>
        </w:r>
        <w:r w:rsidRPr="00C617FA" w:rsidDel="006678F3">
          <w:rPr>
            <w:lang w:val="vi-VN"/>
          </w:rPr>
          <w:delText xml:space="preserve"> </w:delText>
        </w:r>
        <w:r w:rsidR="00D05AC8" w:rsidRPr="00C617FA" w:rsidDel="006678F3">
          <w:rPr>
            <w:lang w:val="en-US"/>
          </w:rPr>
          <w:delText>indicated herein</w:delText>
        </w:r>
      </w:del>
      <w:r w:rsidRPr="00C617FA">
        <w:rPr>
          <w:lang w:val="vi-VN"/>
        </w:rPr>
        <w:t>,</w:t>
      </w:r>
      <w:r w:rsidR="00D05AC8" w:rsidRPr="00C617FA">
        <w:rPr>
          <w:lang w:val="en-US"/>
        </w:rPr>
        <w:t xml:space="preserve"> </w:t>
      </w:r>
      <w:r w:rsidR="00D05AC8" w:rsidRPr="00C617FA">
        <w:rPr>
          <w:lang w:val="vi-VN"/>
        </w:rPr>
        <w:t xml:space="preserve">the </w:t>
      </w:r>
      <w:r w:rsidR="00C712D9" w:rsidRPr="00C617FA">
        <w:rPr>
          <w:lang w:val="vi-VN"/>
        </w:rPr>
        <w:t>Lessor</w:t>
      </w:r>
      <w:r w:rsidR="00D05AC8" w:rsidRPr="00C617FA">
        <w:rPr>
          <w:lang w:val="vi-VN"/>
        </w:rPr>
        <w:t xml:space="preserve"> has the right</w:t>
      </w:r>
      <w:r w:rsidRPr="00C617FA">
        <w:rPr>
          <w:lang w:val="vi-VN"/>
        </w:rPr>
        <w:t xml:space="preserve"> </w:t>
      </w:r>
      <w:r w:rsidR="00D05AC8" w:rsidRPr="00C617FA">
        <w:rPr>
          <w:lang w:val="en-US"/>
        </w:rPr>
        <w:t xml:space="preserve">to </w:t>
      </w:r>
      <w:r w:rsidRPr="00C617FA">
        <w:rPr>
          <w:lang w:val="vi-VN"/>
        </w:rPr>
        <w:t xml:space="preserve">terminate the </w:t>
      </w:r>
      <w:r w:rsidR="002520B1" w:rsidRPr="00C617FA">
        <w:rPr>
          <w:lang w:val="vi-VN"/>
        </w:rPr>
        <w:t>Lease</w:t>
      </w:r>
      <w:r w:rsidRPr="00C617FA">
        <w:rPr>
          <w:lang w:val="vi-VN"/>
        </w:rPr>
        <w:t xml:space="preserve"> before the Expiration Date by giving written notice to the </w:t>
      </w:r>
      <w:r w:rsidR="00C712D9" w:rsidRPr="00C617FA">
        <w:rPr>
          <w:lang w:val="vi-VN"/>
        </w:rPr>
        <w:t>Lessee</w:t>
      </w:r>
      <w:r w:rsidRPr="00C617FA">
        <w:rPr>
          <w:lang w:val="vi-VN"/>
        </w:rPr>
        <w:t xml:space="preserve"> twelve (12) months in advance, or one other reasonable time, in the following</w:t>
      </w:r>
      <w:r w:rsidR="00D05AC8" w:rsidRPr="00C617FA">
        <w:rPr>
          <w:lang w:val="en-US"/>
        </w:rPr>
        <w:t xml:space="preserve"> events:</w:t>
      </w:r>
      <w:r w:rsidRPr="00C617FA">
        <w:rPr>
          <w:lang w:val="vi-VN"/>
        </w:rPr>
        <w:t xml:space="preserve"> </w:t>
      </w:r>
    </w:p>
    <w:commentRangeEnd w:id="66"/>
    <w:p w14:paraId="16401F2F" w14:textId="77777777" w:rsidR="00802506" w:rsidRPr="00C617FA" w:rsidRDefault="00263BFA" w:rsidP="00802506">
      <w:pPr>
        <w:pStyle w:val="a3"/>
        <w:spacing w:before="120" w:after="120"/>
        <w:ind w:left="1134"/>
        <w:jc w:val="both"/>
        <w:rPr>
          <w:lang w:val="vi-VN"/>
        </w:rPr>
      </w:pPr>
      <w:r>
        <w:rPr>
          <w:rStyle w:val="ad"/>
          <w:lang w:val="en-US"/>
        </w:rPr>
        <w:commentReference w:id="66"/>
      </w:r>
    </w:p>
    <w:p w14:paraId="71FDA97F" w14:textId="3F1AEF6D" w:rsidR="00802506" w:rsidRPr="004B3CE3" w:rsidRDefault="00D05AC8" w:rsidP="00340A46">
      <w:pPr>
        <w:pStyle w:val="a3"/>
        <w:numPr>
          <w:ilvl w:val="0"/>
          <w:numId w:val="33"/>
        </w:numPr>
        <w:spacing w:before="120" w:after="120"/>
        <w:ind w:left="1701" w:hanging="567"/>
        <w:jc w:val="both"/>
        <w:rPr>
          <w:lang w:val="vi-VN"/>
        </w:rPr>
      </w:pPr>
      <w:r w:rsidRPr="004B3CE3">
        <w:rPr>
          <w:lang w:val="vi-VN"/>
        </w:rPr>
        <w:t>The Building is</w:t>
      </w:r>
      <w:r w:rsidR="00802506" w:rsidRPr="004B3CE3">
        <w:rPr>
          <w:lang w:val="vi-VN"/>
        </w:rPr>
        <w:t xml:space="preserve"> to be demolished or re</w:t>
      </w:r>
      <w:r w:rsidRPr="004B3CE3">
        <w:rPr>
          <w:lang w:val="en-US"/>
        </w:rPr>
        <w:t xml:space="preserve">constructed </w:t>
      </w:r>
      <w:r w:rsidR="00802506" w:rsidRPr="004B3CE3">
        <w:rPr>
          <w:lang w:val="vi-VN"/>
        </w:rPr>
        <w:t xml:space="preserve">at the </w:t>
      </w:r>
      <w:r w:rsidR="00C712D9" w:rsidRPr="004B3CE3">
        <w:rPr>
          <w:lang w:val="vi-VN"/>
        </w:rPr>
        <w:t>Lessor</w:t>
      </w:r>
      <w:r w:rsidR="00802506" w:rsidRPr="004B3CE3">
        <w:rPr>
          <w:lang w:val="vi-VN"/>
        </w:rPr>
        <w:t>'s sole discretion; or</w:t>
      </w:r>
    </w:p>
    <w:p w14:paraId="657A2AE0" w14:textId="77777777" w:rsidR="00802506" w:rsidRPr="004B3CE3" w:rsidRDefault="00802506" w:rsidP="00802506">
      <w:pPr>
        <w:pStyle w:val="a3"/>
        <w:spacing w:before="120" w:after="120"/>
        <w:ind w:left="2160"/>
        <w:jc w:val="both"/>
        <w:rPr>
          <w:lang w:val="vi-VN"/>
        </w:rPr>
      </w:pPr>
    </w:p>
    <w:p w14:paraId="1029BED4" w14:textId="0A69C76E" w:rsidR="00802506" w:rsidRPr="004B3CE3" w:rsidRDefault="00802506" w:rsidP="00340A46">
      <w:pPr>
        <w:pStyle w:val="a3"/>
        <w:numPr>
          <w:ilvl w:val="0"/>
          <w:numId w:val="33"/>
        </w:numPr>
        <w:spacing w:before="120" w:after="120"/>
        <w:ind w:left="1701" w:hanging="567"/>
        <w:jc w:val="both"/>
        <w:rPr>
          <w:lang w:val="vi-VN"/>
        </w:rPr>
      </w:pPr>
      <w:r w:rsidRPr="004B3CE3">
        <w:rPr>
          <w:lang w:val="vi-VN"/>
        </w:rPr>
        <w:t xml:space="preserve">In </w:t>
      </w:r>
      <w:r w:rsidR="00C712D9" w:rsidRPr="004B3CE3">
        <w:rPr>
          <w:lang w:val="vi-VN"/>
        </w:rPr>
        <w:t>Lessor</w:t>
      </w:r>
      <w:r w:rsidRPr="004B3CE3">
        <w:rPr>
          <w:lang w:val="vi-VN"/>
        </w:rPr>
        <w:t xml:space="preserve">'s sole discretion, the Building or portion thereof needs to be renovated, retrofitted, </w:t>
      </w:r>
      <w:r w:rsidR="00D05AC8" w:rsidRPr="004B3CE3">
        <w:rPr>
          <w:lang w:val="vi-VN"/>
        </w:rPr>
        <w:t xml:space="preserve">refurbished and/or altered </w:t>
      </w:r>
      <w:r w:rsidRPr="004B3CE3">
        <w:rPr>
          <w:lang w:val="vi-VN"/>
        </w:rPr>
        <w:t xml:space="preserve">and </w:t>
      </w:r>
      <w:r w:rsidR="00D05AC8" w:rsidRPr="004B3CE3">
        <w:rPr>
          <w:lang w:val="en-US"/>
        </w:rPr>
        <w:t xml:space="preserve">the </w:t>
      </w:r>
      <w:r w:rsidR="00C712D9" w:rsidRPr="004B3CE3">
        <w:rPr>
          <w:lang w:val="vi-VN"/>
        </w:rPr>
        <w:t>Lessor</w:t>
      </w:r>
      <w:r w:rsidRPr="004B3CE3">
        <w:rPr>
          <w:lang w:val="vi-VN"/>
        </w:rPr>
        <w:t xml:space="preserve"> </w:t>
      </w:r>
      <w:r w:rsidR="00D05AC8" w:rsidRPr="004B3CE3">
        <w:rPr>
          <w:lang w:val="en-US"/>
        </w:rPr>
        <w:t>requires possession of</w:t>
      </w:r>
      <w:r w:rsidRPr="004B3CE3">
        <w:rPr>
          <w:lang w:val="vi-VN"/>
        </w:rPr>
        <w:t xml:space="preserve"> the </w:t>
      </w:r>
      <w:r w:rsidR="00381F64" w:rsidRPr="004B3CE3">
        <w:rPr>
          <w:lang w:val="vi-VN"/>
        </w:rPr>
        <w:t>Leased Premises</w:t>
      </w:r>
      <w:r w:rsidRPr="004B3CE3">
        <w:rPr>
          <w:lang w:val="vi-VN"/>
        </w:rPr>
        <w:t xml:space="preserve"> for such purpose(s); or</w:t>
      </w:r>
    </w:p>
    <w:p w14:paraId="42D8AA39" w14:textId="77777777" w:rsidR="00802506" w:rsidRPr="004B3CE3" w:rsidRDefault="00802506" w:rsidP="00802506">
      <w:pPr>
        <w:pStyle w:val="a3"/>
        <w:spacing w:before="120" w:after="120"/>
        <w:ind w:left="2160"/>
        <w:jc w:val="both"/>
        <w:rPr>
          <w:lang w:val="vi-VN"/>
        </w:rPr>
      </w:pPr>
    </w:p>
    <w:p w14:paraId="5A094397" w14:textId="171483E1" w:rsidR="00802506" w:rsidRPr="004B3CE3" w:rsidRDefault="00802506" w:rsidP="00340A46">
      <w:pPr>
        <w:pStyle w:val="a3"/>
        <w:numPr>
          <w:ilvl w:val="0"/>
          <w:numId w:val="33"/>
        </w:numPr>
        <w:spacing w:before="120" w:after="120"/>
        <w:ind w:left="1701" w:hanging="567"/>
        <w:jc w:val="both"/>
        <w:rPr>
          <w:lang w:val="vi-VN"/>
        </w:rPr>
      </w:pPr>
      <w:r w:rsidRPr="004B3CE3">
        <w:rPr>
          <w:lang w:val="vi-VN"/>
        </w:rPr>
        <w:t xml:space="preserve">There is a change in the purpose of use of the Building or </w:t>
      </w:r>
      <w:r w:rsidR="00D20CEE" w:rsidRPr="004B3CE3">
        <w:rPr>
          <w:lang w:val="en-US"/>
        </w:rPr>
        <w:t xml:space="preserve">any </w:t>
      </w:r>
      <w:r w:rsidRPr="004B3CE3">
        <w:rPr>
          <w:lang w:val="vi-VN"/>
        </w:rPr>
        <w:t xml:space="preserve">part </w:t>
      </w:r>
      <w:r w:rsidR="00D20CEE" w:rsidRPr="004B3CE3">
        <w:rPr>
          <w:lang w:val="en-US"/>
        </w:rPr>
        <w:t>there</w:t>
      </w:r>
      <w:r w:rsidRPr="004B3CE3">
        <w:rPr>
          <w:lang w:val="vi-VN"/>
        </w:rPr>
        <w:t xml:space="preserve">of, at the sole discretion of the </w:t>
      </w:r>
      <w:r w:rsidR="00C712D9" w:rsidRPr="004B3CE3">
        <w:rPr>
          <w:lang w:val="vi-VN"/>
        </w:rPr>
        <w:t>Lessor</w:t>
      </w:r>
      <w:r w:rsidRPr="004B3CE3">
        <w:rPr>
          <w:lang w:val="vi-VN"/>
        </w:rPr>
        <w:t xml:space="preserve">, that affects the use of the </w:t>
      </w:r>
      <w:r w:rsidR="00381F64" w:rsidRPr="004B3CE3">
        <w:rPr>
          <w:lang w:val="vi-VN"/>
        </w:rPr>
        <w:t>Leased Premises</w:t>
      </w:r>
      <w:r w:rsidRPr="004B3CE3">
        <w:rPr>
          <w:lang w:val="vi-VN"/>
        </w:rPr>
        <w:t>; or</w:t>
      </w:r>
    </w:p>
    <w:p w14:paraId="39851F11" w14:textId="77777777" w:rsidR="00802506" w:rsidRPr="004B3CE3" w:rsidRDefault="00802506" w:rsidP="00802506">
      <w:pPr>
        <w:pStyle w:val="a3"/>
        <w:spacing w:before="120" w:after="120"/>
        <w:ind w:left="2160"/>
        <w:jc w:val="both"/>
        <w:rPr>
          <w:lang w:val="vi-VN"/>
        </w:rPr>
      </w:pPr>
    </w:p>
    <w:p w14:paraId="3EEF1654" w14:textId="51A69A81" w:rsidR="00802506" w:rsidRPr="004B3CE3" w:rsidRDefault="00802506" w:rsidP="00340A46">
      <w:pPr>
        <w:pStyle w:val="a3"/>
        <w:numPr>
          <w:ilvl w:val="0"/>
          <w:numId w:val="33"/>
        </w:numPr>
        <w:spacing w:before="120" w:after="120"/>
        <w:ind w:left="1701" w:hanging="567"/>
        <w:jc w:val="both"/>
        <w:rPr>
          <w:lang w:val="vi-VN"/>
        </w:rPr>
      </w:pPr>
      <w:bookmarkStart w:id="68" w:name="_DV_M1208"/>
      <w:bookmarkStart w:id="69" w:name="_DV_M1209"/>
      <w:bookmarkStart w:id="70" w:name="_DV_M1214"/>
      <w:bookmarkEnd w:id="68"/>
      <w:bookmarkEnd w:id="69"/>
      <w:bookmarkEnd w:id="70"/>
      <w:r w:rsidRPr="004B3CE3">
        <w:rPr>
          <w:lang w:val="vi-VN"/>
        </w:rPr>
        <w:t xml:space="preserve">The Building or </w:t>
      </w:r>
      <w:r w:rsidR="00D20CEE" w:rsidRPr="004B3CE3">
        <w:rPr>
          <w:lang w:val="en-US"/>
        </w:rPr>
        <w:t xml:space="preserve">any </w:t>
      </w:r>
      <w:r w:rsidRPr="004B3CE3">
        <w:rPr>
          <w:lang w:val="vi-VN"/>
        </w:rPr>
        <w:t xml:space="preserve">part </w:t>
      </w:r>
      <w:r w:rsidR="00D20CEE" w:rsidRPr="004B3CE3">
        <w:rPr>
          <w:lang w:val="en-US"/>
        </w:rPr>
        <w:t>there</w:t>
      </w:r>
      <w:r w:rsidRPr="004B3CE3">
        <w:rPr>
          <w:lang w:val="vi-VN"/>
        </w:rPr>
        <w:t xml:space="preserve">of must </w:t>
      </w:r>
      <w:r w:rsidR="00D20CEE" w:rsidRPr="004B3CE3">
        <w:rPr>
          <w:lang w:val="en-US"/>
        </w:rPr>
        <w:t xml:space="preserve">be </w:t>
      </w:r>
      <w:r w:rsidRPr="004B3CE3">
        <w:rPr>
          <w:lang w:val="vi-VN"/>
        </w:rPr>
        <w:t>cease</w:t>
      </w:r>
      <w:r w:rsidR="00D20CEE" w:rsidRPr="004B3CE3">
        <w:rPr>
          <w:lang w:val="en-US"/>
        </w:rPr>
        <w:t>d</w:t>
      </w:r>
      <w:r w:rsidR="00D20CEE" w:rsidRPr="004B3CE3">
        <w:rPr>
          <w:lang w:val="vi-VN"/>
        </w:rPr>
        <w:t xml:space="preserve"> operation</w:t>
      </w:r>
      <w:r w:rsidRPr="004B3CE3">
        <w:rPr>
          <w:lang w:val="vi-VN"/>
        </w:rPr>
        <w:t xml:space="preserve"> or taken over by a</w:t>
      </w:r>
      <w:r w:rsidR="00D20CEE" w:rsidRPr="004B3CE3">
        <w:rPr>
          <w:lang w:val="vi-VN"/>
        </w:rPr>
        <w:t xml:space="preserve"> competent State Authority or</w:t>
      </w:r>
      <w:r w:rsidRPr="004B3CE3">
        <w:rPr>
          <w:lang w:val="vi-VN"/>
        </w:rPr>
        <w:t xml:space="preserve"> transferred to a third party according to a notice, order or decision of a competent State Authority; or</w:t>
      </w:r>
    </w:p>
    <w:p w14:paraId="7BBEFC48" w14:textId="77777777" w:rsidR="00802506" w:rsidRPr="004B3CE3" w:rsidRDefault="00802506" w:rsidP="00802506">
      <w:pPr>
        <w:pStyle w:val="a3"/>
        <w:spacing w:before="120" w:after="120"/>
        <w:ind w:left="2160"/>
        <w:jc w:val="both"/>
        <w:rPr>
          <w:lang w:val="vi-VN"/>
        </w:rPr>
      </w:pPr>
    </w:p>
    <w:p w14:paraId="119DC2D8" w14:textId="09141C11" w:rsidR="00802506" w:rsidRPr="004B3CE3" w:rsidRDefault="00802506" w:rsidP="00340A46">
      <w:pPr>
        <w:pStyle w:val="a3"/>
        <w:numPr>
          <w:ilvl w:val="0"/>
          <w:numId w:val="33"/>
        </w:numPr>
        <w:spacing w:before="120" w:after="120"/>
        <w:ind w:left="1701" w:hanging="567"/>
        <w:jc w:val="both"/>
        <w:rPr>
          <w:lang w:val="vi-VN"/>
        </w:rPr>
      </w:pPr>
      <w:r w:rsidRPr="004B3CE3">
        <w:rPr>
          <w:lang w:val="vi-VN"/>
        </w:rPr>
        <w:t xml:space="preserve">Other reasons leading to the </w:t>
      </w:r>
      <w:r w:rsidR="00C712D9" w:rsidRPr="004B3CE3">
        <w:rPr>
          <w:lang w:val="vi-VN"/>
        </w:rPr>
        <w:t>Lessor</w:t>
      </w:r>
      <w:r w:rsidRPr="004B3CE3">
        <w:rPr>
          <w:lang w:val="vi-VN"/>
        </w:rPr>
        <w:t xml:space="preserve">'s ownership of the </w:t>
      </w:r>
      <w:r w:rsidR="00381F64" w:rsidRPr="004B3CE3">
        <w:rPr>
          <w:lang w:val="vi-VN"/>
        </w:rPr>
        <w:t>Leased Premises</w:t>
      </w:r>
      <w:r w:rsidRPr="004B3CE3">
        <w:rPr>
          <w:lang w:val="vi-VN"/>
        </w:rPr>
        <w:t xml:space="preserve"> being changed.</w:t>
      </w:r>
      <w:bookmarkStart w:id="71" w:name="_GoBack"/>
      <w:bookmarkEnd w:id="71"/>
    </w:p>
    <w:p w14:paraId="69BC4045" w14:textId="77777777" w:rsidR="00DE38A0" w:rsidRPr="00C617FA" w:rsidRDefault="00DE38A0" w:rsidP="00802506">
      <w:pPr>
        <w:pStyle w:val="a3"/>
        <w:spacing w:before="120" w:after="120"/>
        <w:ind w:left="1134"/>
        <w:jc w:val="both"/>
        <w:rPr>
          <w:lang w:val="vi-VN"/>
        </w:rPr>
      </w:pPr>
    </w:p>
    <w:p w14:paraId="1A418CC5" w14:textId="63857D08" w:rsidR="00EC7212" w:rsidRPr="00C617FA" w:rsidRDefault="00953B35" w:rsidP="00340A46">
      <w:pPr>
        <w:pStyle w:val="a3"/>
        <w:numPr>
          <w:ilvl w:val="0"/>
          <w:numId w:val="18"/>
        </w:numPr>
        <w:ind w:left="567" w:hanging="567"/>
        <w:jc w:val="both"/>
        <w:rPr>
          <w:lang w:val="vi-VN"/>
        </w:rPr>
      </w:pPr>
      <w:r w:rsidRPr="00C617FA">
        <w:rPr>
          <w:lang w:val="en-US"/>
        </w:rPr>
        <w:t xml:space="preserve">Settlement </w:t>
      </w:r>
      <w:r w:rsidR="00A73EC8" w:rsidRPr="00C617FA">
        <w:rPr>
          <w:lang w:val="en-US"/>
        </w:rPr>
        <w:t>of</w:t>
      </w:r>
      <w:r w:rsidR="00A73EC8" w:rsidRPr="00C617FA">
        <w:rPr>
          <w:lang w:val="vi-VN"/>
        </w:rPr>
        <w:t xml:space="preserve"> </w:t>
      </w:r>
      <w:r w:rsidRPr="00C617FA">
        <w:rPr>
          <w:lang w:val="en-US"/>
        </w:rPr>
        <w:t>the</w:t>
      </w:r>
      <w:r w:rsidR="00F42BA5" w:rsidRPr="00C617FA">
        <w:rPr>
          <w:lang w:val="vi-VN"/>
        </w:rPr>
        <w:t xml:space="preserve"> consequences </w:t>
      </w:r>
      <w:r w:rsidRPr="00C617FA">
        <w:rPr>
          <w:lang w:val="en-US"/>
        </w:rPr>
        <w:t>of</w:t>
      </w:r>
      <w:r w:rsidR="00F42BA5" w:rsidRPr="00C617FA">
        <w:rPr>
          <w:lang w:val="vi-VN"/>
        </w:rPr>
        <w:t xml:space="preserve"> termination of the </w:t>
      </w:r>
      <w:r w:rsidR="00A73EC8" w:rsidRPr="00C617FA">
        <w:rPr>
          <w:lang w:val="vi-VN"/>
        </w:rPr>
        <w:t>Agreement</w:t>
      </w:r>
      <w:r w:rsidR="00F42BA5" w:rsidRPr="00C617FA">
        <w:rPr>
          <w:lang w:val="vi-VN"/>
        </w:rPr>
        <w:t xml:space="preserve"> </w:t>
      </w:r>
      <w:r w:rsidRPr="00C617FA">
        <w:rPr>
          <w:lang w:val="en-US"/>
        </w:rPr>
        <w:t>as specified in</w:t>
      </w:r>
      <w:r w:rsidR="00F42BA5" w:rsidRPr="00C617FA">
        <w:rPr>
          <w:lang w:val="vi-VN"/>
        </w:rPr>
        <w:t xml:space="preserve"> Clause 1 of this Article:</w:t>
      </w:r>
    </w:p>
    <w:p w14:paraId="258413BA" w14:textId="77777777" w:rsidR="004C2633" w:rsidRPr="00C617FA" w:rsidRDefault="004C2633" w:rsidP="004C2633">
      <w:pPr>
        <w:pStyle w:val="a3"/>
        <w:ind w:left="567"/>
        <w:jc w:val="both"/>
        <w:rPr>
          <w:lang w:val="vi-VN"/>
        </w:rPr>
      </w:pPr>
    </w:p>
    <w:p w14:paraId="2787F449" w14:textId="0F7E5FBF" w:rsidR="004C2633" w:rsidRPr="00C617FA" w:rsidRDefault="00C41C23" w:rsidP="00340A46">
      <w:pPr>
        <w:pStyle w:val="a3"/>
        <w:numPr>
          <w:ilvl w:val="0"/>
          <w:numId w:val="34"/>
        </w:numPr>
        <w:ind w:left="1134" w:hanging="567"/>
        <w:jc w:val="both"/>
        <w:rPr>
          <w:lang w:val="vi-VN"/>
        </w:rPr>
      </w:pPr>
      <w:r w:rsidRPr="004B3CE3">
        <w:rPr>
          <w:lang w:val="en-US"/>
        </w:rPr>
        <w:t>In the event</w:t>
      </w:r>
      <w:r w:rsidR="004C2633" w:rsidRPr="004B3CE3">
        <w:rPr>
          <w:lang w:val="vi-VN"/>
        </w:rPr>
        <w:t xml:space="preserve"> the </w:t>
      </w:r>
      <w:r w:rsidR="002520B1" w:rsidRPr="004B3CE3">
        <w:rPr>
          <w:lang w:val="vi-VN"/>
        </w:rPr>
        <w:t>Lease</w:t>
      </w:r>
      <w:r w:rsidR="004C2633" w:rsidRPr="004B3CE3">
        <w:rPr>
          <w:lang w:val="vi-VN"/>
        </w:rPr>
        <w:t xml:space="preserve"> is terminated according to </w:t>
      </w:r>
      <w:r w:rsidRPr="004B3CE3">
        <w:rPr>
          <w:b/>
          <w:bCs/>
          <w:u w:val="single"/>
          <w:lang w:val="vi-VN"/>
        </w:rPr>
        <w:t>Article 10.1(a)</w:t>
      </w:r>
      <w:r w:rsidR="004C2633" w:rsidRPr="004B3CE3">
        <w:rPr>
          <w:lang w:val="vi-VN"/>
        </w:rPr>
        <w:t xml:space="preserve">, </w:t>
      </w:r>
      <w:r w:rsidRPr="004B3CE3">
        <w:rPr>
          <w:b/>
          <w:bCs/>
          <w:u w:val="single"/>
          <w:lang w:val="vi-VN"/>
        </w:rPr>
        <w:t>Article 10.1(c)</w:t>
      </w:r>
      <w:r w:rsidR="004C2633" w:rsidRPr="004B3CE3">
        <w:rPr>
          <w:lang w:val="vi-VN"/>
        </w:rPr>
        <w:t xml:space="preserve">, </w:t>
      </w:r>
      <w:r w:rsidR="004C2633" w:rsidRPr="004B3CE3">
        <w:rPr>
          <w:b/>
          <w:bCs/>
          <w:u w:val="single"/>
          <w:lang w:val="vi-VN"/>
        </w:rPr>
        <w:t>Article 10.1(d</w:t>
      </w:r>
      <w:r w:rsidRPr="004B3CE3">
        <w:rPr>
          <w:b/>
          <w:bCs/>
          <w:u w:val="single"/>
          <w:lang w:val="vi-VN"/>
        </w:rPr>
        <w:t>)</w:t>
      </w:r>
      <w:r w:rsidRPr="004B3CE3">
        <w:rPr>
          <w:b/>
          <w:bCs/>
          <w:u w:val="single"/>
          <w:lang w:val="en-US"/>
        </w:rPr>
        <w:t>,</w:t>
      </w:r>
      <w:r w:rsidR="004C2633" w:rsidRPr="004B3CE3">
        <w:rPr>
          <w:lang w:val="vi-VN"/>
        </w:rPr>
        <w:t xml:space="preserve"> </w:t>
      </w:r>
      <w:r w:rsidRPr="004B3CE3">
        <w:rPr>
          <w:b/>
          <w:bCs/>
          <w:u w:val="single"/>
          <w:lang w:val="vi-VN"/>
        </w:rPr>
        <w:t>Article 10.1(e)</w:t>
      </w:r>
      <w:r w:rsidR="004C2633" w:rsidRPr="004B3CE3">
        <w:rPr>
          <w:lang w:val="vi-VN"/>
        </w:rPr>
        <w:t xml:space="preserve">, </w:t>
      </w:r>
      <w:r w:rsidRPr="004B3CE3">
        <w:rPr>
          <w:b/>
          <w:bCs/>
          <w:u w:val="single"/>
          <w:lang w:val="vi-VN"/>
        </w:rPr>
        <w:t>Article 10.1(g)</w:t>
      </w:r>
      <w:r w:rsidR="004C2633" w:rsidRPr="004B3CE3">
        <w:rPr>
          <w:lang w:val="vi-VN"/>
        </w:rPr>
        <w:t xml:space="preserve">, </w:t>
      </w:r>
      <w:r w:rsidR="006D687D" w:rsidRPr="004B3CE3">
        <w:rPr>
          <w:lang w:val="vi-VN"/>
        </w:rPr>
        <w:t xml:space="preserve">and </w:t>
      </w:r>
      <w:r w:rsidR="006D687D" w:rsidRPr="004B3CE3">
        <w:rPr>
          <w:b/>
          <w:bCs/>
          <w:u w:val="single"/>
          <w:lang w:val="vi-VN"/>
        </w:rPr>
        <w:t>Article 10.1(i)</w:t>
      </w:r>
      <w:r w:rsidR="006D687D" w:rsidRPr="004B3CE3">
        <w:rPr>
          <w:bCs/>
          <w:lang w:val="vi-VN"/>
        </w:rPr>
        <w:t xml:space="preserve"> </w:t>
      </w:r>
      <w:r w:rsidR="004C2633" w:rsidRPr="004B3CE3">
        <w:rPr>
          <w:lang w:val="vi-VN"/>
        </w:rPr>
        <w:t xml:space="preserve">then: (i) The </w:t>
      </w:r>
      <w:r w:rsidR="00C712D9" w:rsidRPr="004B3CE3">
        <w:rPr>
          <w:lang w:val="vi-VN"/>
        </w:rPr>
        <w:t>Lessee</w:t>
      </w:r>
      <w:r w:rsidR="004C2633" w:rsidRPr="004B3CE3">
        <w:rPr>
          <w:lang w:val="vi-VN"/>
        </w:rPr>
        <w:t xml:space="preserve"> </w:t>
      </w:r>
      <w:r w:rsidRPr="004B3CE3">
        <w:rPr>
          <w:lang w:val="en-US"/>
        </w:rPr>
        <w:t>shall</w:t>
      </w:r>
      <w:r w:rsidR="004C2633" w:rsidRPr="004B3CE3">
        <w:rPr>
          <w:lang w:val="vi-VN"/>
        </w:rPr>
        <w:t xml:space="preserve"> pay the </w:t>
      </w:r>
      <w:r w:rsidR="00C712D9" w:rsidRPr="004B3CE3">
        <w:rPr>
          <w:lang w:val="vi-VN"/>
        </w:rPr>
        <w:t>Lessor</w:t>
      </w:r>
      <w:r w:rsidR="004C2633" w:rsidRPr="004B3CE3">
        <w:rPr>
          <w:lang w:val="vi-VN"/>
        </w:rPr>
        <w:t xml:space="preserve"> all Rent, </w:t>
      </w:r>
      <w:r w:rsidR="00F541D2" w:rsidRPr="004B3CE3">
        <w:rPr>
          <w:lang w:val="vi-VN"/>
        </w:rPr>
        <w:t>Service Charge</w:t>
      </w:r>
      <w:r w:rsidR="004C2633" w:rsidRPr="004B3CE3">
        <w:rPr>
          <w:lang w:val="vi-VN"/>
        </w:rPr>
        <w:t xml:space="preserve">, corresponding </w:t>
      </w:r>
      <w:r w:rsidRPr="004B3CE3">
        <w:rPr>
          <w:lang w:val="en-US"/>
        </w:rPr>
        <w:t>VAT</w:t>
      </w:r>
      <w:r w:rsidR="004C2633" w:rsidRPr="004B3CE3">
        <w:rPr>
          <w:lang w:val="vi-VN"/>
        </w:rPr>
        <w:t xml:space="preserve"> and any other payable amounts (if any) under the </w:t>
      </w:r>
      <w:r w:rsidR="00F07333" w:rsidRPr="004B3CE3">
        <w:rPr>
          <w:lang w:val="vi-VN"/>
        </w:rPr>
        <w:t>Agreement</w:t>
      </w:r>
      <w:r w:rsidR="004C2633" w:rsidRPr="004B3CE3">
        <w:rPr>
          <w:lang w:val="vi-VN"/>
        </w:rPr>
        <w:t xml:space="preserve"> up to the termination date, and (ii) the </w:t>
      </w:r>
      <w:r w:rsidR="00C712D9" w:rsidRPr="004B3CE3">
        <w:rPr>
          <w:lang w:val="vi-VN"/>
        </w:rPr>
        <w:t>Lessor</w:t>
      </w:r>
      <w:r w:rsidR="004C2633" w:rsidRPr="004B3CE3">
        <w:rPr>
          <w:lang w:val="vi-VN"/>
        </w:rPr>
        <w:t xml:space="preserve"> </w:t>
      </w:r>
      <w:r w:rsidRPr="004B3CE3">
        <w:rPr>
          <w:lang w:val="en-US"/>
        </w:rPr>
        <w:t>shall</w:t>
      </w:r>
      <w:r w:rsidRPr="004B3CE3">
        <w:rPr>
          <w:lang w:val="vi-VN"/>
        </w:rPr>
        <w:t xml:space="preserve"> refund</w:t>
      </w:r>
      <w:r w:rsidR="004C2633" w:rsidRPr="004B3CE3">
        <w:rPr>
          <w:lang w:val="vi-VN"/>
        </w:rPr>
        <w:t xml:space="preserve"> the remainder of the </w:t>
      </w:r>
      <w:r w:rsidR="007F7FA3" w:rsidRPr="004B3CE3">
        <w:rPr>
          <w:lang w:val="vi-VN"/>
        </w:rPr>
        <w:t>Security Deposit</w:t>
      </w:r>
      <w:r w:rsidR="004C2633" w:rsidRPr="004B3CE3">
        <w:rPr>
          <w:lang w:val="vi-VN"/>
        </w:rPr>
        <w:t xml:space="preserve"> to the </w:t>
      </w:r>
      <w:r w:rsidR="00C712D9" w:rsidRPr="004B3CE3">
        <w:rPr>
          <w:lang w:val="vi-VN"/>
        </w:rPr>
        <w:t>Lessee</w:t>
      </w:r>
      <w:r w:rsidR="004C2633" w:rsidRPr="004B3CE3">
        <w:rPr>
          <w:lang w:val="vi-VN"/>
        </w:rPr>
        <w:t xml:space="preserve"> after deducting amounts that must be deducted from the </w:t>
      </w:r>
      <w:r w:rsidR="007F7FA3" w:rsidRPr="004B3CE3">
        <w:rPr>
          <w:lang w:val="vi-VN"/>
        </w:rPr>
        <w:t>Security Deposit</w:t>
      </w:r>
      <w:r w:rsidR="004C2633" w:rsidRPr="004B3CE3">
        <w:rPr>
          <w:lang w:val="vi-VN"/>
        </w:rPr>
        <w:t xml:space="preserve"> as prescribed in </w:t>
      </w:r>
      <w:r w:rsidR="004C2633" w:rsidRPr="004B3CE3">
        <w:rPr>
          <w:b/>
          <w:u w:val="single"/>
          <w:lang w:val="vi-VN"/>
        </w:rPr>
        <w:t>Article 2.3</w:t>
      </w:r>
      <w:r w:rsidR="00EB3EC0" w:rsidRPr="004B3CE3">
        <w:rPr>
          <w:b/>
          <w:u w:val="single"/>
          <w:lang w:val="vi-VN"/>
        </w:rPr>
        <w:t>(c)</w:t>
      </w:r>
      <w:r w:rsidR="004C2633" w:rsidRPr="004B3CE3">
        <w:rPr>
          <w:lang w:val="vi-VN"/>
        </w:rPr>
        <w:t xml:space="preserve"> of this </w:t>
      </w:r>
      <w:r w:rsidR="00F07333" w:rsidRPr="004B3CE3">
        <w:rPr>
          <w:lang w:val="vi-VN"/>
        </w:rPr>
        <w:t>Agreement</w:t>
      </w:r>
      <w:r w:rsidR="004C2633" w:rsidRPr="004B3CE3">
        <w:rPr>
          <w:lang w:val="vi-VN"/>
        </w:rPr>
        <w:t xml:space="preserve">. In case the </w:t>
      </w:r>
      <w:r w:rsidR="007F7FA3" w:rsidRPr="004B3CE3">
        <w:rPr>
          <w:lang w:val="vi-VN"/>
        </w:rPr>
        <w:t>Security Deposit</w:t>
      </w:r>
      <w:r w:rsidR="004C2633" w:rsidRPr="004B3CE3">
        <w:rPr>
          <w:lang w:val="vi-VN"/>
        </w:rPr>
        <w:t xml:space="preserve"> is not enough to offset the amounts that the </w:t>
      </w:r>
      <w:r w:rsidR="00C712D9" w:rsidRPr="004B3CE3">
        <w:rPr>
          <w:lang w:val="vi-VN"/>
        </w:rPr>
        <w:t>Lessee</w:t>
      </w:r>
      <w:r w:rsidR="004C2633" w:rsidRPr="004B3CE3">
        <w:rPr>
          <w:lang w:val="vi-VN"/>
        </w:rPr>
        <w:t xml:space="preserve"> must pay under this </w:t>
      </w:r>
      <w:r w:rsidR="00F07333" w:rsidRPr="004B3CE3">
        <w:rPr>
          <w:lang w:val="vi-VN"/>
        </w:rPr>
        <w:t>Agreement</w:t>
      </w:r>
      <w:r w:rsidR="004C2633" w:rsidRPr="004B3CE3">
        <w:rPr>
          <w:lang w:val="vi-VN"/>
        </w:rPr>
        <w:t xml:space="preserve">, the </w:t>
      </w:r>
      <w:r w:rsidR="00C712D9" w:rsidRPr="004B3CE3">
        <w:rPr>
          <w:lang w:val="vi-VN"/>
        </w:rPr>
        <w:t>Lessor</w:t>
      </w:r>
      <w:r w:rsidR="004C2633" w:rsidRPr="004B3CE3">
        <w:rPr>
          <w:lang w:val="vi-VN"/>
        </w:rPr>
        <w:t xml:space="preserve"> has the right to request the </w:t>
      </w:r>
      <w:r w:rsidR="00C712D9" w:rsidRPr="004B3CE3">
        <w:rPr>
          <w:lang w:val="vi-VN"/>
        </w:rPr>
        <w:t>Lessee</w:t>
      </w:r>
      <w:r w:rsidR="004C2633" w:rsidRPr="004B3CE3">
        <w:rPr>
          <w:lang w:val="vi-VN"/>
        </w:rPr>
        <w:t xml:space="preserve"> to pay the amount exceeding</w:t>
      </w:r>
      <w:r w:rsidRPr="004B3CE3">
        <w:rPr>
          <w:lang w:val="vi-VN"/>
        </w:rPr>
        <w:t xml:space="preserve"> the </w:t>
      </w:r>
      <w:r w:rsidR="007F7FA3" w:rsidRPr="004B3CE3">
        <w:rPr>
          <w:lang w:val="vi-VN"/>
        </w:rPr>
        <w:t>Security Deposit</w:t>
      </w:r>
      <w:r w:rsidRPr="004B3CE3">
        <w:rPr>
          <w:lang w:val="vi-VN"/>
        </w:rPr>
        <w:t xml:space="preserve"> amount, including penalties for violations, c</w:t>
      </w:r>
      <w:r w:rsidR="004C2633" w:rsidRPr="004B3CE3">
        <w:rPr>
          <w:lang w:val="vi-VN"/>
        </w:rPr>
        <w:t xml:space="preserve">ompensate for damages (if any) </w:t>
      </w:r>
      <w:r w:rsidRPr="004B3CE3">
        <w:rPr>
          <w:lang w:val="en-US"/>
        </w:rPr>
        <w:t>provided that</w:t>
      </w:r>
      <w:r w:rsidR="004C2633" w:rsidRPr="004B3CE3">
        <w:rPr>
          <w:lang w:val="vi-VN"/>
        </w:rPr>
        <w:t xml:space="preserve"> the </w:t>
      </w:r>
      <w:r w:rsidR="00C712D9" w:rsidRPr="004B3CE3">
        <w:rPr>
          <w:lang w:val="vi-VN"/>
        </w:rPr>
        <w:t>Lessor</w:t>
      </w:r>
      <w:r w:rsidR="004C2633" w:rsidRPr="004B3CE3">
        <w:rPr>
          <w:lang w:val="vi-VN"/>
        </w:rPr>
        <w:t xml:space="preserve"> provides all relevant invoices and documents.</w:t>
      </w:r>
    </w:p>
    <w:p w14:paraId="35DD0B64" w14:textId="77777777" w:rsidR="004C2633" w:rsidRPr="00C617FA" w:rsidRDefault="004C2633" w:rsidP="004C2633">
      <w:pPr>
        <w:pStyle w:val="a3"/>
        <w:ind w:left="1134"/>
        <w:jc w:val="both"/>
        <w:rPr>
          <w:lang w:val="vi-VN"/>
        </w:rPr>
      </w:pPr>
    </w:p>
    <w:p w14:paraId="62D4716D" w14:textId="7E2BE8D1" w:rsidR="004C2633" w:rsidRPr="00C617FA" w:rsidRDefault="004C2633" w:rsidP="00340A46">
      <w:pPr>
        <w:pStyle w:val="a3"/>
        <w:numPr>
          <w:ilvl w:val="0"/>
          <w:numId w:val="34"/>
        </w:numPr>
        <w:ind w:left="1134" w:hanging="567"/>
        <w:jc w:val="both"/>
        <w:rPr>
          <w:lang w:val="vi-VN"/>
        </w:rPr>
      </w:pPr>
      <w:r w:rsidRPr="004B3CE3">
        <w:rPr>
          <w:lang w:val="vi-VN"/>
        </w:rPr>
        <w:t>I</w:t>
      </w:r>
      <w:r w:rsidR="00C41C23" w:rsidRPr="004B3CE3">
        <w:rPr>
          <w:lang w:val="en-US"/>
        </w:rPr>
        <w:t xml:space="preserve">n the event </w:t>
      </w:r>
      <w:r w:rsidRPr="004B3CE3">
        <w:rPr>
          <w:lang w:val="vi-VN"/>
        </w:rPr>
        <w:t xml:space="preserve">the </w:t>
      </w:r>
      <w:r w:rsidR="00F07333" w:rsidRPr="004B3CE3">
        <w:rPr>
          <w:lang w:val="vi-VN"/>
        </w:rPr>
        <w:t>Agreement</w:t>
      </w:r>
      <w:r w:rsidRPr="004B3CE3">
        <w:rPr>
          <w:lang w:val="vi-VN"/>
        </w:rPr>
        <w:t xml:space="preserve"> is terminated according to </w:t>
      </w:r>
      <w:r w:rsidRPr="004B3CE3">
        <w:rPr>
          <w:b/>
          <w:u w:val="single"/>
          <w:lang w:val="vi-VN"/>
        </w:rPr>
        <w:t xml:space="preserve">Article </w:t>
      </w:r>
      <w:r w:rsidRPr="004B3CE3">
        <w:rPr>
          <w:b/>
          <w:bCs/>
          <w:u w:val="single"/>
          <w:lang w:val="vi-VN"/>
        </w:rPr>
        <w:t>10.1(b)</w:t>
      </w:r>
      <w:r w:rsidRPr="004B3CE3">
        <w:rPr>
          <w:bCs/>
          <w:lang w:val="vi-VN"/>
        </w:rPr>
        <w:t xml:space="preserve"> </w:t>
      </w:r>
      <w:r w:rsidR="006D687D" w:rsidRPr="004B3CE3">
        <w:rPr>
          <w:lang w:val="vi-VN"/>
        </w:rPr>
        <w:t xml:space="preserve">and </w:t>
      </w:r>
      <w:r w:rsidR="00C41C23" w:rsidRPr="004B3CE3">
        <w:rPr>
          <w:b/>
          <w:bCs/>
          <w:u w:val="single"/>
          <w:lang w:val="vi-VN"/>
        </w:rPr>
        <w:t>Article 10.1(f)</w:t>
      </w:r>
      <w:r w:rsidR="00C41C23" w:rsidRPr="004B3CE3">
        <w:rPr>
          <w:lang w:val="vi-VN"/>
        </w:rPr>
        <w:t xml:space="preserve">, then: </w:t>
      </w:r>
      <w:r w:rsidRPr="004B3CE3">
        <w:rPr>
          <w:lang w:val="vi-VN"/>
        </w:rPr>
        <w:t xml:space="preserve">(i) The </w:t>
      </w:r>
      <w:r w:rsidR="00C712D9" w:rsidRPr="004B3CE3">
        <w:rPr>
          <w:lang w:val="vi-VN"/>
        </w:rPr>
        <w:t>Lessee</w:t>
      </w:r>
      <w:r w:rsidRPr="004B3CE3">
        <w:rPr>
          <w:lang w:val="vi-VN"/>
        </w:rPr>
        <w:t xml:space="preserve"> </w:t>
      </w:r>
      <w:r w:rsidR="00A57F4E" w:rsidRPr="004B3CE3">
        <w:rPr>
          <w:lang w:val="en-US"/>
        </w:rPr>
        <w:t>shall</w:t>
      </w:r>
      <w:r w:rsidRPr="004B3CE3">
        <w:rPr>
          <w:lang w:val="vi-VN"/>
        </w:rPr>
        <w:t xml:space="preserve"> pay the </w:t>
      </w:r>
      <w:r w:rsidR="00C712D9" w:rsidRPr="004B3CE3">
        <w:rPr>
          <w:lang w:val="vi-VN"/>
        </w:rPr>
        <w:t>Lessor</w:t>
      </w:r>
      <w:r w:rsidRPr="004B3CE3">
        <w:rPr>
          <w:lang w:val="vi-VN"/>
        </w:rPr>
        <w:t xml:space="preserve"> all Rent, </w:t>
      </w:r>
      <w:r w:rsidR="00F541D2" w:rsidRPr="004B3CE3">
        <w:rPr>
          <w:lang w:val="vi-VN"/>
        </w:rPr>
        <w:t>Service Charge</w:t>
      </w:r>
      <w:r w:rsidRPr="004B3CE3">
        <w:rPr>
          <w:lang w:val="vi-VN"/>
        </w:rPr>
        <w:t xml:space="preserve">, and corresponding </w:t>
      </w:r>
      <w:r w:rsidR="00A57F4E" w:rsidRPr="004B3CE3">
        <w:rPr>
          <w:lang w:val="en-US"/>
        </w:rPr>
        <w:t>VAT</w:t>
      </w:r>
      <w:r w:rsidR="00A57F4E" w:rsidRPr="004B3CE3">
        <w:rPr>
          <w:lang w:val="vi-VN"/>
        </w:rPr>
        <w:t>,</w:t>
      </w:r>
      <w:r w:rsidRPr="004B3CE3">
        <w:rPr>
          <w:lang w:val="vi-VN"/>
        </w:rPr>
        <w:t xml:space="preserve"> and any other </w:t>
      </w:r>
      <w:r w:rsidR="00A57F4E" w:rsidRPr="004B3CE3">
        <w:rPr>
          <w:lang w:val="en-US"/>
        </w:rPr>
        <w:t>payable amounts</w:t>
      </w:r>
      <w:r w:rsidRPr="004B3CE3">
        <w:rPr>
          <w:lang w:val="vi-VN"/>
        </w:rPr>
        <w:t xml:space="preserve"> (if any) under the </w:t>
      </w:r>
      <w:r w:rsidR="002520B1" w:rsidRPr="004B3CE3">
        <w:rPr>
          <w:lang w:val="vi-VN"/>
        </w:rPr>
        <w:t>Lease</w:t>
      </w:r>
      <w:r w:rsidRPr="004B3CE3">
        <w:rPr>
          <w:lang w:val="vi-VN"/>
        </w:rPr>
        <w:t xml:space="preserve"> up to the termination</w:t>
      </w:r>
      <w:r w:rsidR="00A57F4E" w:rsidRPr="004B3CE3">
        <w:rPr>
          <w:lang w:val="en-US"/>
        </w:rPr>
        <w:t xml:space="preserve"> date</w:t>
      </w:r>
      <w:r w:rsidR="00A57F4E" w:rsidRPr="004B3CE3">
        <w:rPr>
          <w:lang w:val="vi-VN"/>
        </w:rPr>
        <w:t xml:space="preserve">, (ii) the </w:t>
      </w:r>
      <w:r w:rsidR="00C712D9" w:rsidRPr="004B3CE3">
        <w:rPr>
          <w:lang w:val="vi-VN"/>
        </w:rPr>
        <w:t>Lessor</w:t>
      </w:r>
      <w:r w:rsidR="00A57F4E" w:rsidRPr="004B3CE3">
        <w:rPr>
          <w:lang w:val="vi-VN"/>
        </w:rPr>
        <w:t xml:space="preserve"> shall not refund </w:t>
      </w:r>
      <w:r w:rsidRPr="004B3CE3">
        <w:rPr>
          <w:lang w:val="vi-VN"/>
        </w:rPr>
        <w:t xml:space="preserve">the </w:t>
      </w:r>
      <w:r w:rsidR="007F7FA3" w:rsidRPr="004B3CE3">
        <w:rPr>
          <w:lang w:val="vi-VN"/>
        </w:rPr>
        <w:t>Security Deposit</w:t>
      </w:r>
      <w:r w:rsidRPr="004B3CE3">
        <w:rPr>
          <w:lang w:val="vi-VN"/>
        </w:rPr>
        <w:t xml:space="preserve"> to the </w:t>
      </w:r>
      <w:r w:rsidR="00C712D9" w:rsidRPr="004B3CE3">
        <w:rPr>
          <w:lang w:val="vi-VN"/>
        </w:rPr>
        <w:t>Lessee</w:t>
      </w:r>
      <w:r w:rsidRPr="004B3CE3">
        <w:rPr>
          <w:lang w:val="vi-VN"/>
        </w:rPr>
        <w:t xml:space="preserve">, and (iii) the </w:t>
      </w:r>
      <w:r w:rsidR="00C712D9" w:rsidRPr="004B3CE3">
        <w:rPr>
          <w:lang w:val="vi-VN"/>
        </w:rPr>
        <w:t>Lessee</w:t>
      </w:r>
      <w:r w:rsidRPr="004B3CE3">
        <w:rPr>
          <w:lang w:val="vi-VN"/>
        </w:rPr>
        <w:t xml:space="preserve"> must compensate any actual damages incurred to the </w:t>
      </w:r>
      <w:r w:rsidR="00C712D9" w:rsidRPr="004B3CE3">
        <w:rPr>
          <w:lang w:val="vi-VN"/>
        </w:rPr>
        <w:t>Lessor</w:t>
      </w:r>
      <w:r w:rsidRPr="004B3CE3">
        <w:rPr>
          <w:lang w:val="vi-VN"/>
        </w:rPr>
        <w:t xml:space="preserve">, including but not limited to: </w:t>
      </w:r>
      <w:r w:rsidR="00A57F4E" w:rsidRPr="004B3CE3">
        <w:rPr>
          <w:lang w:val="en-US"/>
        </w:rPr>
        <w:t xml:space="preserve">all </w:t>
      </w:r>
      <w:r w:rsidRPr="004B3CE3">
        <w:rPr>
          <w:lang w:val="vi-VN"/>
        </w:rPr>
        <w:t>costs related to remedying</w:t>
      </w:r>
      <w:r w:rsidR="00A57F4E" w:rsidRPr="004B3CE3">
        <w:rPr>
          <w:lang w:val="en-US"/>
        </w:rPr>
        <w:t xml:space="preserve"> the</w:t>
      </w:r>
      <w:r w:rsidRPr="004B3CE3">
        <w:rPr>
          <w:lang w:val="vi-VN"/>
        </w:rPr>
        <w:t xml:space="preserve"> </w:t>
      </w:r>
      <w:r w:rsidR="00A57F4E" w:rsidRPr="004B3CE3">
        <w:rPr>
          <w:lang w:val="en-US"/>
        </w:rPr>
        <w:t>breach</w:t>
      </w:r>
      <w:r w:rsidRPr="004B3CE3">
        <w:rPr>
          <w:lang w:val="vi-VN"/>
        </w:rPr>
        <w:t xml:space="preserve"> and/or returning </w:t>
      </w:r>
      <w:r w:rsidR="006D687D" w:rsidRPr="004B3CE3">
        <w:rPr>
          <w:lang w:val="vi-VN"/>
        </w:rPr>
        <w:t xml:space="preserve">the </w:t>
      </w:r>
      <w:r w:rsidR="00381F64" w:rsidRPr="004B3CE3">
        <w:rPr>
          <w:lang w:val="vi-VN"/>
        </w:rPr>
        <w:t>Leased Premises</w:t>
      </w:r>
      <w:r w:rsidR="006D687D" w:rsidRPr="004B3CE3">
        <w:rPr>
          <w:lang w:val="vi-VN"/>
        </w:rPr>
        <w:t xml:space="preserve">, costs </w:t>
      </w:r>
      <w:r w:rsidR="00A57F4E" w:rsidRPr="004B3CE3">
        <w:rPr>
          <w:lang w:val="en-US"/>
        </w:rPr>
        <w:t>arising from</w:t>
      </w:r>
      <w:r w:rsidR="00A57F4E" w:rsidRPr="004B3CE3">
        <w:rPr>
          <w:lang w:val="vi-VN"/>
        </w:rPr>
        <w:t xml:space="preserve"> subleasing the </w:t>
      </w:r>
      <w:r w:rsidR="00381F64" w:rsidRPr="004B3CE3">
        <w:rPr>
          <w:lang w:val="vi-VN"/>
        </w:rPr>
        <w:t>Leased Premises</w:t>
      </w:r>
      <w:r w:rsidR="006D687D" w:rsidRPr="004B3CE3">
        <w:rPr>
          <w:lang w:val="vi-VN"/>
        </w:rPr>
        <w:t xml:space="preserve"> and other damages (if any).</w:t>
      </w:r>
    </w:p>
    <w:p w14:paraId="669CD15F" w14:textId="77777777" w:rsidR="006D687D" w:rsidRPr="00C617FA" w:rsidRDefault="006D687D" w:rsidP="006D687D">
      <w:pPr>
        <w:pStyle w:val="a3"/>
        <w:ind w:left="1134"/>
        <w:jc w:val="both"/>
        <w:rPr>
          <w:lang w:val="vi-VN"/>
        </w:rPr>
      </w:pPr>
    </w:p>
    <w:p w14:paraId="6CAE75FE" w14:textId="146FBE0A" w:rsidR="006D687D" w:rsidRDefault="00A57F4E" w:rsidP="00340A46">
      <w:pPr>
        <w:pStyle w:val="a3"/>
        <w:numPr>
          <w:ilvl w:val="0"/>
          <w:numId w:val="34"/>
        </w:numPr>
        <w:ind w:left="1134" w:hanging="567"/>
        <w:jc w:val="both"/>
        <w:rPr>
          <w:ins w:id="72" w:author="김현주 (Hyunjoo Kim)" w:date="2025-04-16T16:31:00Z"/>
          <w:lang w:val="vi-VN"/>
        </w:rPr>
      </w:pPr>
      <w:r w:rsidRPr="004B3CE3">
        <w:rPr>
          <w:lang w:val="en-US"/>
        </w:rPr>
        <w:t>In the event</w:t>
      </w:r>
      <w:r w:rsidR="006D687D" w:rsidRPr="004B3CE3">
        <w:rPr>
          <w:lang w:val="vi-VN"/>
        </w:rPr>
        <w:t xml:space="preserve"> the </w:t>
      </w:r>
      <w:r w:rsidR="00F07333" w:rsidRPr="004B3CE3">
        <w:rPr>
          <w:lang w:val="vi-VN"/>
        </w:rPr>
        <w:t>Agreement</w:t>
      </w:r>
      <w:r w:rsidR="006D687D" w:rsidRPr="004B3CE3">
        <w:rPr>
          <w:lang w:val="vi-VN"/>
        </w:rPr>
        <w:t xml:space="preserve"> is terminated according to </w:t>
      </w:r>
      <w:r w:rsidRPr="004B3CE3">
        <w:rPr>
          <w:b/>
          <w:bCs/>
          <w:u w:val="single"/>
          <w:lang w:val="vi-VN"/>
        </w:rPr>
        <w:t>Article 10.1(h)</w:t>
      </w:r>
      <w:r w:rsidR="006D687D" w:rsidRPr="004B3CE3">
        <w:rPr>
          <w:lang w:val="vi-VN"/>
        </w:rPr>
        <w:t xml:space="preserve">, then: (i) The bankrupt or dissolved party must follow bankruptcy or dissolution procedures </w:t>
      </w:r>
      <w:r w:rsidRPr="004B3CE3">
        <w:rPr>
          <w:lang w:val="en-US"/>
        </w:rPr>
        <w:t>regulated by the</w:t>
      </w:r>
      <w:r w:rsidR="006D687D" w:rsidRPr="004B3CE3">
        <w:rPr>
          <w:lang w:val="vi-VN"/>
        </w:rPr>
        <w:t xml:space="preserve"> law</w:t>
      </w:r>
      <w:r w:rsidRPr="004B3CE3">
        <w:rPr>
          <w:lang w:val="en-US"/>
        </w:rPr>
        <w:t>s</w:t>
      </w:r>
      <w:r w:rsidRPr="004B3CE3">
        <w:rPr>
          <w:lang w:val="vi-VN"/>
        </w:rPr>
        <w:t>; (ii) t</w:t>
      </w:r>
      <w:r w:rsidR="006D687D" w:rsidRPr="004B3CE3">
        <w:rPr>
          <w:lang w:val="vi-VN"/>
        </w:rPr>
        <w:t xml:space="preserve">he </w:t>
      </w:r>
      <w:r w:rsidR="00C712D9" w:rsidRPr="004B3CE3">
        <w:rPr>
          <w:lang w:val="vi-VN"/>
        </w:rPr>
        <w:t>Lessee</w:t>
      </w:r>
      <w:r w:rsidRPr="004B3CE3">
        <w:rPr>
          <w:lang w:val="vi-VN"/>
        </w:rPr>
        <w:t xml:space="preserve"> shall </w:t>
      </w:r>
      <w:r w:rsidR="006D687D" w:rsidRPr="004B3CE3">
        <w:rPr>
          <w:lang w:val="vi-VN"/>
        </w:rPr>
        <w:t xml:space="preserve">pay the </w:t>
      </w:r>
      <w:r w:rsidR="00C712D9" w:rsidRPr="004B3CE3">
        <w:rPr>
          <w:lang w:val="vi-VN"/>
        </w:rPr>
        <w:t>Lessor</w:t>
      </w:r>
      <w:r w:rsidR="006D687D" w:rsidRPr="004B3CE3">
        <w:rPr>
          <w:lang w:val="vi-VN"/>
        </w:rPr>
        <w:t xml:space="preserve"> all Rent, </w:t>
      </w:r>
      <w:r w:rsidR="00F541D2" w:rsidRPr="004B3CE3">
        <w:rPr>
          <w:lang w:val="vi-VN"/>
        </w:rPr>
        <w:t>Service Charge</w:t>
      </w:r>
      <w:r w:rsidR="006D687D" w:rsidRPr="004B3CE3">
        <w:rPr>
          <w:lang w:val="vi-VN"/>
        </w:rPr>
        <w:t xml:space="preserve">, corresponding </w:t>
      </w:r>
      <w:r w:rsidRPr="004B3CE3">
        <w:rPr>
          <w:lang w:val="en-US"/>
        </w:rPr>
        <w:t>VAT</w:t>
      </w:r>
      <w:r w:rsidR="006D687D" w:rsidRPr="004B3CE3">
        <w:rPr>
          <w:lang w:val="vi-VN"/>
        </w:rPr>
        <w:t xml:space="preserve"> and any other payable amounts (if any) under the </w:t>
      </w:r>
      <w:r w:rsidR="00F07333" w:rsidRPr="004B3CE3">
        <w:rPr>
          <w:lang w:val="vi-VN"/>
        </w:rPr>
        <w:t>Agreement</w:t>
      </w:r>
      <w:r w:rsidR="006D687D" w:rsidRPr="004B3CE3">
        <w:rPr>
          <w:lang w:val="vi-VN"/>
        </w:rPr>
        <w:t xml:space="preserve"> up to the </w:t>
      </w:r>
      <w:r w:rsidRPr="004B3CE3">
        <w:rPr>
          <w:lang w:val="en-US"/>
        </w:rPr>
        <w:t>termination date</w:t>
      </w:r>
      <w:r w:rsidR="008509D4" w:rsidRPr="004B3CE3">
        <w:rPr>
          <w:lang w:val="vi-VN"/>
        </w:rPr>
        <w:t xml:space="preserve"> </w:t>
      </w:r>
      <w:r w:rsidR="006D687D" w:rsidRPr="004B3CE3">
        <w:rPr>
          <w:lang w:val="vi-VN"/>
        </w:rPr>
        <w:t xml:space="preserve">and the </w:t>
      </w:r>
      <w:r w:rsidR="00C712D9" w:rsidRPr="004B3CE3">
        <w:rPr>
          <w:lang w:val="vi-VN"/>
        </w:rPr>
        <w:t>Lessor</w:t>
      </w:r>
      <w:r w:rsidR="006D687D" w:rsidRPr="004B3CE3">
        <w:rPr>
          <w:lang w:val="vi-VN"/>
        </w:rPr>
        <w:t xml:space="preserve"> will return the remainder of the </w:t>
      </w:r>
      <w:r w:rsidR="007F7FA3" w:rsidRPr="004B3CE3">
        <w:rPr>
          <w:lang w:val="vi-VN"/>
        </w:rPr>
        <w:t>Security Deposit</w:t>
      </w:r>
      <w:r w:rsidR="006D687D" w:rsidRPr="004B3CE3">
        <w:rPr>
          <w:lang w:val="vi-VN"/>
        </w:rPr>
        <w:t xml:space="preserve"> to the </w:t>
      </w:r>
      <w:r w:rsidR="00C712D9" w:rsidRPr="004B3CE3">
        <w:rPr>
          <w:lang w:val="vi-VN"/>
        </w:rPr>
        <w:t>Lessee</w:t>
      </w:r>
      <w:r w:rsidR="008509D4" w:rsidRPr="004B3CE3">
        <w:rPr>
          <w:lang w:val="vi-VN"/>
        </w:rPr>
        <w:t xml:space="preserve"> </w:t>
      </w:r>
      <w:r w:rsidR="006D687D" w:rsidRPr="004B3CE3">
        <w:rPr>
          <w:lang w:val="vi-VN"/>
        </w:rPr>
        <w:t xml:space="preserve">after deducting amounts that must be deducted from the </w:t>
      </w:r>
      <w:r w:rsidR="007F7FA3" w:rsidRPr="004B3CE3">
        <w:rPr>
          <w:lang w:val="vi-VN"/>
        </w:rPr>
        <w:t>Security Deposit</w:t>
      </w:r>
      <w:r w:rsidR="006D687D" w:rsidRPr="004B3CE3">
        <w:rPr>
          <w:lang w:val="vi-VN"/>
        </w:rPr>
        <w:t xml:space="preserve"> as prescribed in </w:t>
      </w:r>
      <w:r w:rsidR="006D687D" w:rsidRPr="004B3CE3">
        <w:rPr>
          <w:b/>
          <w:u w:val="single"/>
          <w:lang w:val="vi-VN"/>
        </w:rPr>
        <w:t>Article 2.3</w:t>
      </w:r>
      <w:r w:rsidR="00EB3EC0" w:rsidRPr="004B3CE3">
        <w:rPr>
          <w:b/>
          <w:u w:val="single"/>
          <w:lang w:val="vi-VN"/>
        </w:rPr>
        <w:t>(c)</w:t>
      </w:r>
      <w:r w:rsidR="006D687D" w:rsidRPr="004B3CE3">
        <w:rPr>
          <w:lang w:val="vi-VN"/>
        </w:rPr>
        <w:t xml:space="preserve"> of </w:t>
      </w:r>
      <w:r w:rsidR="00D9319E" w:rsidRPr="004B3CE3">
        <w:rPr>
          <w:bCs/>
          <w:lang w:val="vi-VN"/>
        </w:rPr>
        <w:t xml:space="preserve">this </w:t>
      </w:r>
      <w:r w:rsidR="00F07333" w:rsidRPr="004B3CE3">
        <w:rPr>
          <w:lang w:val="vi-VN"/>
        </w:rPr>
        <w:t>Agreement</w:t>
      </w:r>
      <w:r w:rsidR="00D9319E" w:rsidRPr="004B3CE3">
        <w:rPr>
          <w:lang w:val="vi-VN"/>
        </w:rPr>
        <w:t xml:space="preserve">. </w:t>
      </w:r>
      <w:r w:rsidR="008509D4" w:rsidRPr="004B3CE3">
        <w:rPr>
          <w:lang w:val="vi-VN"/>
        </w:rPr>
        <w:t xml:space="preserve">In case the </w:t>
      </w:r>
      <w:r w:rsidR="007F7FA3" w:rsidRPr="004B3CE3">
        <w:rPr>
          <w:lang w:val="vi-VN"/>
        </w:rPr>
        <w:t>Security Deposit</w:t>
      </w:r>
      <w:r w:rsidR="008509D4" w:rsidRPr="004B3CE3">
        <w:rPr>
          <w:lang w:val="vi-VN"/>
        </w:rPr>
        <w:t xml:space="preserve"> is not enough to offset the amounts that the </w:t>
      </w:r>
      <w:r w:rsidR="00C712D9" w:rsidRPr="004B3CE3">
        <w:rPr>
          <w:lang w:val="vi-VN"/>
        </w:rPr>
        <w:t>Lessee</w:t>
      </w:r>
      <w:r w:rsidR="008509D4" w:rsidRPr="004B3CE3">
        <w:rPr>
          <w:lang w:val="vi-VN"/>
        </w:rPr>
        <w:t xml:space="preserve"> must pay under this </w:t>
      </w:r>
      <w:r w:rsidR="00F07333" w:rsidRPr="004B3CE3">
        <w:rPr>
          <w:lang w:val="vi-VN"/>
        </w:rPr>
        <w:t>Agreement</w:t>
      </w:r>
      <w:r w:rsidR="008509D4" w:rsidRPr="004B3CE3">
        <w:rPr>
          <w:lang w:val="vi-VN"/>
        </w:rPr>
        <w:t xml:space="preserve">, the </w:t>
      </w:r>
      <w:r w:rsidR="00C712D9" w:rsidRPr="004B3CE3">
        <w:rPr>
          <w:lang w:val="vi-VN"/>
        </w:rPr>
        <w:t>Lessor</w:t>
      </w:r>
      <w:r w:rsidR="008509D4" w:rsidRPr="004B3CE3">
        <w:rPr>
          <w:lang w:val="vi-VN"/>
        </w:rPr>
        <w:t xml:space="preserve"> has the right to request the </w:t>
      </w:r>
      <w:r w:rsidR="00C712D9" w:rsidRPr="004B3CE3">
        <w:rPr>
          <w:lang w:val="vi-VN"/>
        </w:rPr>
        <w:t>Lessee</w:t>
      </w:r>
      <w:r w:rsidR="008509D4" w:rsidRPr="004B3CE3">
        <w:rPr>
          <w:lang w:val="vi-VN"/>
        </w:rPr>
        <w:t xml:space="preserve"> to pay the amount exceeding the </w:t>
      </w:r>
      <w:r w:rsidR="007F7FA3" w:rsidRPr="004B3CE3">
        <w:rPr>
          <w:lang w:val="vi-VN"/>
        </w:rPr>
        <w:t>Security Deposit</w:t>
      </w:r>
      <w:r w:rsidR="008509D4" w:rsidRPr="004B3CE3">
        <w:rPr>
          <w:lang w:val="vi-VN"/>
        </w:rPr>
        <w:t xml:space="preserve"> amount, including penalties for violations, compensate for damages (if any) </w:t>
      </w:r>
      <w:r w:rsidR="008509D4" w:rsidRPr="004B3CE3">
        <w:rPr>
          <w:lang w:val="en-US"/>
        </w:rPr>
        <w:t>provided that</w:t>
      </w:r>
      <w:r w:rsidR="008509D4" w:rsidRPr="004B3CE3">
        <w:rPr>
          <w:lang w:val="vi-VN"/>
        </w:rPr>
        <w:t xml:space="preserve"> the </w:t>
      </w:r>
      <w:r w:rsidR="00C712D9" w:rsidRPr="004B3CE3">
        <w:rPr>
          <w:lang w:val="vi-VN"/>
        </w:rPr>
        <w:t>Lessor</w:t>
      </w:r>
      <w:r w:rsidR="008509D4" w:rsidRPr="004B3CE3">
        <w:rPr>
          <w:lang w:val="vi-VN"/>
        </w:rPr>
        <w:t xml:space="preserve"> provides all relevant invoices and documents.</w:t>
      </w:r>
    </w:p>
    <w:p w14:paraId="56A2D4A9" w14:textId="77777777" w:rsidR="00042B8F" w:rsidRPr="00042B8F" w:rsidRDefault="00042B8F">
      <w:pPr>
        <w:pStyle w:val="a3"/>
        <w:rPr>
          <w:ins w:id="73" w:author="김현주 (Hyunjoo Kim)" w:date="2025-04-16T16:31:00Z"/>
          <w:lang w:val="vi-VN"/>
        </w:rPr>
        <w:pPrChange w:id="74" w:author="김현주 (Hyunjoo Kim)" w:date="2025-04-16T16:31:00Z">
          <w:pPr>
            <w:pStyle w:val="a3"/>
            <w:numPr>
              <w:numId w:val="34"/>
            </w:numPr>
            <w:ind w:left="1134" w:hanging="567"/>
            <w:jc w:val="both"/>
          </w:pPr>
        </w:pPrChange>
      </w:pPr>
    </w:p>
    <w:p w14:paraId="1DDA3152" w14:textId="3533B258" w:rsidR="00042B8F" w:rsidRPr="00C617FA" w:rsidRDefault="00042B8F" w:rsidP="00340A46">
      <w:pPr>
        <w:pStyle w:val="a3"/>
        <w:numPr>
          <w:ilvl w:val="0"/>
          <w:numId w:val="34"/>
        </w:numPr>
        <w:ind w:left="1134" w:hanging="567"/>
        <w:jc w:val="both"/>
        <w:rPr>
          <w:lang w:val="vi-VN"/>
        </w:rPr>
      </w:pPr>
      <w:ins w:id="75" w:author="김현주 (Hyunjoo Kim)" w:date="2025-04-16T16:31:00Z">
        <w:r>
          <w:rPr>
            <w:rFonts w:eastAsia="맑은 고딕" w:hint="eastAsia"/>
            <w:lang w:val="vi-VN" w:eastAsia="ko-KR"/>
          </w:rPr>
          <w:t>I</w:t>
        </w:r>
        <w:r>
          <w:rPr>
            <w:rFonts w:eastAsia="맑은 고딕"/>
            <w:lang w:val="vi-VN" w:eastAsia="ko-KR"/>
          </w:rPr>
          <w:t>n the event the Agreement is terminated a</w:t>
        </w:r>
      </w:ins>
      <w:ins w:id="76" w:author="김현주 (Hyunjoo Kim)" w:date="2025-04-16T16:32:00Z">
        <w:r>
          <w:rPr>
            <w:rFonts w:eastAsia="맑은 고딕"/>
            <w:lang w:val="vi-VN" w:eastAsia="ko-KR"/>
          </w:rPr>
          <w:t>ccording to Atricle 10.1 (i)</w:t>
        </w:r>
      </w:ins>
      <w:ins w:id="77" w:author="김현주 (Hyunjoo Kim)" w:date="2025-04-16T17:03:00Z">
        <w:r w:rsidR="006678F3">
          <w:rPr>
            <w:rFonts w:eastAsia="맑은 고딕"/>
            <w:lang w:val="vi-VN" w:eastAsia="ko-KR"/>
          </w:rPr>
          <w:t xml:space="preserve"> or anyother reason which is attributable to Less</w:t>
        </w:r>
      </w:ins>
      <w:ins w:id="78" w:author="김현주 (Hyunjoo Kim)" w:date="2025-04-16T17:04:00Z">
        <w:r w:rsidR="006678F3">
          <w:rPr>
            <w:rFonts w:eastAsia="맑은 고딕"/>
            <w:lang w:val="vi-VN" w:eastAsia="ko-KR"/>
          </w:rPr>
          <w:t>or</w:t>
        </w:r>
      </w:ins>
      <w:ins w:id="79" w:author="김현주 (Hyunjoo Kim)" w:date="2025-04-16T16:32:00Z">
        <w:r>
          <w:rPr>
            <w:rFonts w:eastAsia="맑은 고딕"/>
            <w:lang w:val="vi-VN" w:eastAsia="ko-KR"/>
          </w:rPr>
          <w:t>, then :</w:t>
        </w:r>
      </w:ins>
      <w:ins w:id="80" w:author="김현주 (Hyunjoo Kim)" w:date="2025-04-16T16:33:00Z">
        <w:r>
          <w:rPr>
            <w:rFonts w:eastAsia="맑은 고딕"/>
            <w:lang w:val="vi-VN" w:eastAsia="ko-KR"/>
          </w:rPr>
          <w:t xml:space="preserve"> </w:t>
        </w:r>
        <w:r w:rsidRPr="004B3CE3">
          <w:rPr>
            <w:lang w:val="vi-VN"/>
          </w:rPr>
          <w:t xml:space="preserve">the Lessor </w:t>
        </w:r>
        <w:r w:rsidRPr="004B3CE3">
          <w:rPr>
            <w:lang w:val="en-US"/>
          </w:rPr>
          <w:t>shall</w:t>
        </w:r>
        <w:r w:rsidRPr="004B3CE3">
          <w:rPr>
            <w:lang w:val="vi-VN"/>
          </w:rPr>
          <w:t xml:space="preserve"> refund the remainder of the Security Deposit to the Lessee</w:t>
        </w:r>
      </w:ins>
      <w:ins w:id="81" w:author="김현주 (Hyunjoo Kim)" w:date="2025-04-16T16:32:00Z">
        <w:r>
          <w:rPr>
            <w:rFonts w:eastAsia="맑은 고딕"/>
            <w:lang w:val="vi-VN" w:eastAsia="ko-KR"/>
          </w:rPr>
          <w:t xml:space="preserve"> </w:t>
        </w:r>
      </w:ins>
      <w:ins w:id="82" w:author="김현주 (Hyunjoo Kim)" w:date="2025-04-16T16:33:00Z">
        <w:r>
          <w:t xml:space="preserve">and </w:t>
        </w:r>
      </w:ins>
      <w:ins w:id="83" w:author="김현주 (Hyunjoo Kim)" w:date="2025-04-16T16:32:00Z">
        <w:r>
          <w:t xml:space="preserve">compensate the lessee an amount equivalent to twelve months’ rent as </w:t>
        </w:r>
      </w:ins>
      <w:ins w:id="84" w:author="김현주 (Hyunjoo Kim)" w:date="2025-04-16T16:34:00Z">
        <w:r>
          <w:t>Penalt</w:t>
        </w:r>
      </w:ins>
      <w:ins w:id="85" w:author="김현주 (Hyunjoo Kim)" w:date="2025-04-16T17:04:00Z">
        <w:r w:rsidR="006678F3">
          <w:t>y</w:t>
        </w:r>
      </w:ins>
      <w:ins w:id="86" w:author="김현주 (Hyunjoo Kim)" w:date="2025-04-16T16:32:00Z">
        <w:r>
          <w:t>.</w:t>
        </w:r>
        <w:r>
          <w:rPr>
            <w:rStyle w:val="ad"/>
            <w:lang w:val="en-US"/>
          </w:rPr>
          <w:commentReference w:id="87"/>
        </w:r>
      </w:ins>
    </w:p>
    <w:p w14:paraId="5471833F" w14:textId="77777777" w:rsidR="006D687D" w:rsidRPr="00C617FA" w:rsidRDefault="006D687D" w:rsidP="006D687D">
      <w:pPr>
        <w:pStyle w:val="a3"/>
        <w:ind w:left="1134"/>
        <w:jc w:val="both"/>
        <w:rPr>
          <w:lang w:val="vi-VN"/>
        </w:rPr>
      </w:pPr>
    </w:p>
    <w:p w14:paraId="34136EB2" w14:textId="3A857870" w:rsidR="006D687D" w:rsidRPr="00C617FA" w:rsidRDefault="008509D4" w:rsidP="00340A46">
      <w:pPr>
        <w:pStyle w:val="a3"/>
        <w:numPr>
          <w:ilvl w:val="0"/>
          <w:numId w:val="18"/>
        </w:numPr>
        <w:spacing w:before="120" w:after="120"/>
        <w:ind w:left="567" w:hanging="567"/>
        <w:jc w:val="both"/>
        <w:rPr>
          <w:lang w:val="vi-VN"/>
        </w:rPr>
      </w:pPr>
      <w:r w:rsidRPr="004B3CE3">
        <w:rPr>
          <w:lang w:val="vi-VN"/>
        </w:rPr>
        <w:t>Procedure</w:t>
      </w:r>
      <w:r w:rsidR="006D687D" w:rsidRPr="004B3CE3">
        <w:rPr>
          <w:lang w:val="vi-VN"/>
        </w:rPr>
        <w:t xml:space="preserve"> f</w:t>
      </w:r>
      <w:r w:rsidRPr="004B3CE3">
        <w:rPr>
          <w:lang w:val="vi-VN"/>
        </w:rPr>
        <w:t>or termination of</w:t>
      </w:r>
      <w:r w:rsidR="006D687D" w:rsidRPr="004B3CE3">
        <w:rPr>
          <w:lang w:val="vi-VN"/>
        </w:rPr>
        <w:t xml:space="preserve"> the </w:t>
      </w:r>
      <w:r w:rsidR="00F07333" w:rsidRPr="004B3CE3">
        <w:rPr>
          <w:lang w:val="vi-VN"/>
        </w:rPr>
        <w:t>Agreement</w:t>
      </w:r>
      <w:r w:rsidR="006D687D" w:rsidRPr="004B3CE3">
        <w:rPr>
          <w:lang w:val="vi-VN"/>
        </w:rPr>
        <w:t>:</w:t>
      </w:r>
    </w:p>
    <w:p w14:paraId="234A58E0" w14:textId="77777777" w:rsidR="006D687D" w:rsidRPr="004B3CE3" w:rsidRDefault="006D687D" w:rsidP="006D687D">
      <w:pPr>
        <w:pStyle w:val="a3"/>
        <w:spacing w:before="120" w:after="120"/>
        <w:ind w:left="567"/>
        <w:jc w:val="both"/>
        <w:rPr>
          <w:lang w:val="vi-VN"/>
        </w:rPr>
      </w:pPr>
    </w:p>
    <w:p w14:paraId="24F606BC" w14:textId="2D6A2BC4" w:rsidR="006D687D" w:rsidRPr="00C617FA" w:rsidRDefault="00342FB3" w:rsidP="006D687D">
      <w:pPr>
        <w:pStyle w:val="a3"/>
        <w:spacing w:before="120" w:after="120"/>
        <w:ind w:left="567"/>
        <w:jc w:val="both"/>
        <w:rPr>
          <w:lang w:val="en-US"/>
        </w:rPr>
      </w:pPr>
      <w:r w:rsidRPr="004B3CE3">
        <w:rPr>
          <w:lang w:val="en-US"/>
        </w:rPr>
        <w:t>In order t</w:t>
      </w:r>
      <w:r w:rsidR="006D687D" w:rsidRPr="004B3CE3">
        <w:rPr>
          <w:lang w:val="vi-VN"/>
        </w:rPr>
        <w:t xml:space="preserve">o terminate the </w:t>
      </w:r>
      <w:r w:rsidR="00F07333" w:rsidRPr="004B3CE3">
        <w:rPr>
          <w:lang w:val="vi-VN"/>
        </w:rPr>
        <w:t>Agreement</w:t>
      </w:r>
      <w:r w:rsidR="006D687D" w:rsidRPr="004B3CE3">
        <w:rPr>
          <w:lang w:val="vi-VN"/>
        </w:rPr>
        <w:t xml:space="preserve"> according to the provisions of </w:t>
      </w:r>
      <w:r w:rsidR="006D687D" w:rsidRPr="004B3CE3">
        <w:rPr>
          <w:b/>
          <w:bCs/>
          <w:u w:val="single"/>
          <w:lang w:val="vi-VN"/>
        </w:rPr>
        <w:t>Article 10.1</w:t>
      </w:r>
      <w:r w:rsidR="006D687D" w:rsidRPr="004B3CE3">
        <w:rPr>
          <w:bCs/>
          <w:lang w:val="vi-VN"/>
        </w:rPr>
        <w:t xml:space="preserve"> </w:t>
      </w:r>
      <w:r w:rsidR="006D687D" w:rsidRPr="004B3CE3">
        <w:rPr>
          <w:lang w:val="vi-VN"/>
        </w:rPr>
        <w:t xml:space="preserve">above, the Parties must perform the following </w:t>
      </w:r>
      <w:r w:rsidRPr="004B3CE3">
        <w:rPr>
          <w:lang w:val="en-US"/>
        </w:rPr>
        <w:t>works:</w:t>
      </w:r>
    </w:p>
    <w:p w14:paraId="313F56D8" w14:textId="77777777" w:rsidR="006D687D" w:rsidRPr="00C617FA" w:rsidRDefault="006D687D" w:rsidP="006D687D">
      <w:pPr>
        <w:pStyle w:val="a3"/>
        <w:spacing w:before="120" w:after="120"/>
        <w:ind w:left="567"/>
        <w:jc w:val="both"/>
        <w:rPr>
          <w:lang w:val="vi-VN"/>
        </w:rPr>
      </w:pPr>
    </w:p>
    <w:p w14:paraId="28414A2C" w14:textId="2287F53E" w:rsidR="006D687D" w:rsidRPr="00C617FA" w:rsidRDefault="006D687D" w:rsidP="00340A46">
      <w:pPr>
        <w:pStyle w:val="a3"/>
        <w:numPr>
          <w:ilvl w:val="0"/>
          <w:numId w:val="35"/>
        </w:numPr>
        <w:spacing w:before="120" w:after="120"/>
        <w:ind w:left="1134" w:hanging="567"/>
        <w:jc w:val="both"/>
        <w:rPr>
          <w:lang w:val="vi-VN"/>
        </w:rPr>
      </w:pPr>
      <w:r w:rsidRPr="004B3CE3">
        <w:rPr>
          <w:rFonts w:eastAsia="SimSun"/>
          <w:lang w:val="vi-VN"/>
        </w:rPr>
        <w:lastRenderedPageBreak/>
        <w:t xml:space="preserve">Except for the cases specified </w:t>
      </w:r>
      <w:r w:rsidRPr="00C617FA">
        <w:rPr>
          <w:rFonts w:eastAsia="SimSun"/>
          <w:lang w:val="vi-VN"/>
        </w:rPr>
        <w:t>in</w:t>
      </w:r>
      <w:r w:rsidRPr="004B3CE3">
        <w:rPr>
          <w:rFonts w:eastAsia="SimSun"/>
          <w:b/>
          <w:bCs/>
          <w:u w:val="single"/>
          <w:lang w:val="vi-VN"/>
        </w:rPr>
        <w:t xml:space="preserve"> Article 10.1(a), Article 10.1(e), Article 10.1(h) and Article 10.1(i)</w:t>
      </w:r>
      <w:r w:rsidRPr="004B3CE3">
        <w:rPr>
          <w:rFonts w:eastAsia="SimSun"/>
          <w:lang w:val="vi-VN"/>
        </w:rPr>
        <w:t xml:space="preserve">, </w:t>
      </w:r>
      <w:bookmarkStart w:id="88" w:name="OLE_LINK129"/>
      <w:bookmarkStart w:id="89" w:name="OLE_LINK130"/>
      <w:r w:rsidRPr="004B3CE3">
        <w:rPr>
          <w:rFonts w:eastAsia="SimSun"/>
          <w:lang w:val="vi-VN"/>
        </w:rPr>
        <w:t xml:space="preserve">the Party requesting to terminate the </w:t>
      </w:r>
      <w:r w:rsidR="00F07333" w:rsidRPr="004B3CE3">
        <w:rPr>
          <w:lang w:val="vi-VN"/>
        </w:rPr>
        <w:t>Agreement</w:t>
      </w:r>
      <w:r w:rsidRPr="004B3CE3">
        <w:rPr>
          <w:rFonts w:eastAsia="SimSun"/>
          <w:lang w:val="vi-VN"/>
        </w:rPr>
        <w:t xml:space="preserve"> must </w:t>
      </w:r>
      <w:r w:rsidRPr="004B3CE3">
        <w:rPr>
          <w:lang w:val="vi-VN"/>
        </w:rPr>
        <w:t xml:space="preserve">notify </w:t>
      </w:r>
      <w:r w:rsidRPr="004B3CE3">
        <w:rPr>
          <w:rFonts w:eastAsia="SimSun"/>
          <w:lang w:val="vi-VN"/>
        </w:rPr>
        <w:t xml:space="preserve">the </w:t>
      </w:r>
      <w:r w:rsidR="00342FB3" w:rsidRPr="004B3CE3">
        <w:rPr>
          <w:rFonts w:eastAsia="SimSun"/>
          <w:lang w:val="en-US"/>
        </w:rPr>
        <w:t>other</w:t>
      </w:r>
      <w:r w:rsidR="00342FB3" w:rsidRPr="004B3CE3">
        <w:rPr>
          <w:rFonts w:eastAsia="SimSun"/>
          <w:lang w:val="vi-VN"/>
        </w:rPr>
        <w:t xml:space="preserve"> Party in writing</w:t>
      </w:r>
      <w:r w:rsidRPr="004B3CE3">
        <w:rPr>
          <w:rFonts w:eastAsia="SimSun"/>
          <w:lang w:val="vi-VN"/>
        </w:rPr>
        <w:t xml:space="preserve"> regarding</w:t>
      </w:r>
      <w:r w:rsidR="00342FB3" w:rsidRPr="004B3CE3">
        <w:rPr>
          <w:rFonts w:eastAsia="SimSun"/>
          <w:lang w:val="en-US"/>
        </w:rPr>
        <w:t xml:space="preserve"> the</w:t>
      </w:r>
      <w:r w:rsidRPr="004B3CE3">
        <w:rPr>
          <w:rFonts w:eastAsia="SimSun"/>
          <w:lang w:val="vi-VN"/>
        </w:rPr>
        <w:t xml:space="preserve"> termination of the </w:t>
      </w:r>
      <w:r w:rsidR="00F07333" w:rsidRPr="004B3CE3">
        <w:rPr>
          <w:lang w:val="vi-VN"/>
        </w:rPr>
        <w:t>Agreement</w:t>
      </w:r>
      <w:r w:rsidRPr="004B3CE3">
        <w:rPr>
          <w:rFonts w:eastAsia="SimSun"/>
          <w:lang w:val="vi-VN"/>
        </w:rPr>
        <w:t xml:space="preserve"> at least thirty (30) </w:t>
      </w:r>
      <w:r w:rsidR="00342FB3" w:rsidRPr="004B3CE3">
        <w:rPr>
          <w:rFonts w:eastAsia="SimSun"/>
          <w:lang w:val="en-US"/>
        </w:rPr>
        <w:t>in advance of the t</w:t>
      </w:r>
      <w:r w:rsidRPr="004B3CE3">
        <w:rPr>
          <w:rFonts w:eastAsia="SimSun"/>
          <w:lang w:val="vi-VN"/>
        </w:rPr>
        <w:t>ermination</w:t>
      </w:r>
      <w:r w:rsidR="00342FB3" w:rsidRPr="004B3CE3">
        <w:rPr>
          <w:rFonts w:eastAsia="SimSun"/>
          <w:lang w:val="en-US"/>
        </w:rPr>
        <w:t xml:space="preserve"> date</w:t>
      </w:r>
      <w:r w:rsidRPr="004B3CE3">
        <w:rPr>
          <w:rFonts w:eastAsia="SimSun"/>
          <w:lang w:val="vi-VN"/>
        </w:rPr>
        <w:t>.</w:t>
      </w:r>
      <w:bookmarkEnd w:id="88"/>
      <w:bookmarkEnd w:id="89"/>
    </w:p>
    <w:p w14:paraId="55A31CF5" w14:textId="77777777" w:rsidR="006D687D" w:rsidRPr="00C617FA" w:rsidRDefault="006D687D" w:rsidP="006D687D">
      <w:pPr>
        <w:pStyle w:val="a3"/>
        <w:spacing w:before="120" w:after="120"/>
        <w:ind w:left="1134"/>
        <w:jc w:val="both"/>
        <w:rPr>
          <w:lang w:val="vi-VN"/>
        </w:rPr>
      </w:pPr>
    </w:p>
    <w:p w14:paraId="23BEC949" w14:textId="54D8182D" w:rsidR="006D687D" w:rsidRPr="00C617FA" w:rsidRDefault="00342FB3" w:rsidP="00340A46">
      <w:pPr>
        <w:pStyle w:val="a3"/>
        <w:numPr>
          <w:ilvl w:val="0"/>
          <w:numId w:val="35"/>
        </w:numPr>
        <w:spacing w:before="120" w:after="120"/>
        <w:ind w:left="1134" w:hanging="567"/>
        <w:jc w:val="both"/>
        <w:rPr>
          <w:lang w:val="vi-VN"/>
        </w:rPr>
      </w:pPr>
      <w:r w:rsidRPr="004B3CE3">
        <w:rPr>
          <w:lang w:val="en-US"/>
        </w:rPr>
        <w:t>The</w:t>
      </w:r>
      <w:r w:rsidR="006D687D" w:rsidRPr="004B3CE3">
        <w:rPr>
          <w:lang w:val="vi-VN"/>
        </w:rPr>
        <w:t xml:space="preserve"> </w:t>
      </w:r>
      <w:r w:rsidR="007F7FA3" w:rsidRPr="004B3CE3">
        <w:rPr>
          <w:lang w:val="vi-VN"/>
        </w:rPr>
        <w:t>Security Deposit</w:t>
      </w:r>
      <w:r w:rsidRPr="004B3CE3">
        <w:rPr>
          <w:lang w:val="en-US"/>
        </w:rPr>
        <w:t xml:space="preserve"> shall be refunded in accordance with </w:t>
      </w:r>
      <w:r w:rsidR="006D687D" w:rsidRPr="004B3CE3">
        <w:rPr>
          <w:b/>
          <w:bCs/>
          <w:u w:val="single"/>
          <w:lang w:val="vi-VN"/>
        </w:rPr>
        <w:t>Article 2.3(c)</w:t>
      </w:r>
      <w:r w:rsidR="006D687D" w:rsidRPr="004B3CE3">
        <w:rPr>
          <w:bCs/>
          <w:lang w:val="vi-VN"/>
        </w:rPr>
        <w:t xml:space="preserve"> </w:t>
      </w:r>
      <w:r w:rsidR="00FA4B09" w:rsidRPr="004B3CE3">
        <w:rPr>
          <w:lang w:val="vi-VN"/>
        </w:rPr>
        <w:t xml:space="preserve">and </w:t>
      </w:r>
      <w:r w:rsidR="00FA4B09" w:rsidRPr="004B3CE3">
        <w:rPr>
          <w:b/>
          <w:bCs/>
          <w:u w:val="single"/>
          <w:lang w:val="vi-VN"/>
        </w:rPr>
        <w:t>Article 10.2</w:t>
      </w:r>
      <w:r w:rsidR="00FA4B09" w:rsidRPr="004B3CE3">
        <w:rPr>
          <w:bCs/>
          <w:lang w:val="vi-VN"/>
        </w:rPr>
        <w:t xml:space="preserve"> </w:t>
      </w:r>
      <w:r w:rsidR="00FA4B09" w:rsidRPr="004B3CE3">
        <w:rPr>
          <w:lang w:val="vi-VN"/>
        </w:rPr>
        <w:t xml:space="preserve">of the </w:t>
      </w:r>
      <w:r w:rsidR="00F07333" w:rsidRPr="004B3CE3">
        <w:rPr>
          <w:lang w:val="vi-VN"/>
        </w:rPr>
        <w:t>Agreement</w:t>
      </w:r>
      <w:r w:rsidR="00FA4B09" w:rsidRPr="004B3CE3">
        <w:rPr>
          <w:lang w:val="vi-VN"/>
        </w:rPr>
        <w:t>.</w:t>
      </w:r>
    </w:p>
    <w:p w14:paraId="57FB06FF" w14:textId="77777777" w:rsidR="006D687D" w:rsidRPr="00C617FA" w:rsidRDefault="006D687D" w:rsidP="006D687D">
      <w:pPr>
        <w:pStyle w:val="a3"/>
        <w:spacing w:before="120" w:after="120"/>
        <w:ind w:left="1134"/>
        <w:jc w:val="both"/>
        <w:rPr>
          <w:lang w:val="vi-VN"/>
        </w:rPr>
      </w:pPr>
    </w:p>
    <w:p w14:paraId="6EF0966A" w14:textId="2FEB9101" w:rsidR="006D687D" w:rsidRPr="00C617FA" w:rsidRDefault="006D687D" w:rsidP="00340A46">
      <w:pPr>
        <w:pStyle w:val="a3"/>
        <w:numPr>
          <w:ilvl w:val="0"/>
          <w:numId w:val="35"/>
        </w:numPr>
        <w:spacing w:before="120" w:after="120"/>
        <w:ind w:left="1134" w:hanging="567"/>
        <w:jc w:val="both"/>
        <w:rPr>
          <w:lang w:val="vi-VN"/>
        </w:rPr>
      </w:pPr>
      <w:r w:rsidRPr="004B3CE3">
        <w:rPr>
          <w:lang w:val="vi-VN"/>
        </w:rPr>
        <w:t xml:space="preserve">Payment of Rent, </w:t>
      </w:r>
      <w:r w:rsidR="00F541D2" w:rsidRPr="004B3CE3">
        <w:rPr>
          <w:lang w:val="vi-VN"/>
        </w:rPr>
        <w:t>Service Charge</w:t>
      </w:r>
      <w:r w:rsidRPr="004B3CE3">
        <w:rPr>
          <w:lang w:val="vi-VN"/>
        </w:rPr>
        <w:t xml:space="preserve"> and any other</w:t>
      </w:r>
      <w:r w:rsidR="00342FB3" w:rsidRPr="004B3CE3">
        <w:rPr>
          <w:lang w:val="en-US"/>
        </w:rPr>
        <w:t xml:space="preserve"> payable</w:t>
      </w:r>
      <w:r w:rsidRPr="004B3CE3">
        <w:rPr>
          <w:lang w:val="vi-VN"/>
        </w:rPr>
        <w:t xml:space="preserve"> amounts (if any) </w:t>
      </w:r>
      <w:r w:rsidR="00342FB3" w:rsidRPr="004B3CE3">
        <w:rPr>
          <w:lang w:val="vi-VN"/>
        </w:rPr>
        <w:t>shall</w:t>
      </w:r>
      <w:r w:rsidRPr="004B3CE3">
        <w:rPr>
          <w:lang w:val="vi-VN"/>
        </w:rPr>
        <w:t xml:space="preserve"> be </w:t>
      </w:r>
      <w:r w:rsidR="00342FB3" w:rsidRPr="004B3CE3">
        <w:rPr>
          <w:lang w:val="en-US"/>
        </w:rPr>
        <w:t xml:space="preserve">settled </w:t>
      </w:r>
      <w:r w:rsidRPr="004B3CE3">
        <w:rPr>
          <w:lang w:val="vi-VN"/>
        </w:rPr>
        <w:t xml:space="preserve">in accordance with </w:t>
      </w:r>
      <w:r w:rsidRPr="004B3CE3">
        <w:rPr>
          <w:b/>
          <w:bCs/>
          <w:u w:val="single"/>
          <w:lang w:val="vi-VN"/>
        </w:rPr>
        <w:t>Article 10.2</w:t>
      </w:r>
      <w:r w:rsidRPr="004B3CE3">
        <w:rPr>
          <w:bCs/>
          <w:lang w:val="vi-VN"/>
        </w:rPr>
        <w:t xml:space="preserve"> </w:t>
      </w:r>
      <w:r w:rsidRPr="004B3CE3">
        <w:rPr>
          <w:lang w:val="vi-VN"/>
        </w:rPr>
        <w:t xml:space="preserve">above and must be paid no later than </w:t>
      </w:r>
      <w:r w:rsidR="00342FB3" w:rsidRPr="004B3CE3">
        <w:rPr>
          <w:lang w:val="en-US"/>
        </w:rPr>
        <w:t>five (</w:t>
      </w:r>
      <w:r w:rsidRPr="004B3CE3">
        <w:rPr>
          <w:lang w:val="vi-VN"/>
        </w:rPr>
        <w:t>05</w:t>
      </w:r>
      <w:r w:rsidR="00342FB3" w:rsidRPr="004B3CE3">
        <w:rPr>
          <w:lang w:val="en-US"/>
        </w:rPr>
        <w:t>)</w:t>
      </w:r>
      <w:r w:rsidRPr="004B3CE3">
        <w:rPr>
          <w:lang w:val="vi-VN"/>
        </w:rPr>
        <w:t xml:space="preserve"> days from the </w:t>
      </w:r>
      <w:r w:rsidR="00342FB3" w:rsidRPr="004B3CE3">
        <w:rPr>
          <w:lang w:val="en-US"/>
        </w:rPr>
        <w:t xml:space="preserve">due </w:t>
      </w:r>
      <w:r w:rsidRPr="004B3CE3">
        <w:rPr>
          <w:lang w:val="vi-VN"/>
        </w:rPr>
        <w:t xml:space="preserve">date stated in the </w:t>
      </w:r>
      <w:r w:rsidR="00C712D9" w:rsidRPr="004B3CE3">
        <w:rPr>
          <w:lang w:val="vi-VN"/>
        </w:rPr>
        <w:t>Lessor</w:t>
      </w:r>
      <w:r w:rsidR="00342FB3" w:rsidRPr="004B3CE3">
        <w:rPr>
          <w:lang w:val="vi-VN"/>
        </w:rPr>
        <w:t>'s Payment request</w:t>
      </w:r>
      <w:r w:rsidRPr="004B3CE3">
        <w:rPr>
          <w:lang w:val="vi-VN"/>
        </w:rPr>
        <w:t>.</w:t>
      </w:r>
    </w:p>
    <w:p w14:paraId="6234D385" w14:textId="77777777" w:rsidR="006D687D" w:rsidRPr="00C617FA" w:rsidRDefault="006D687D" w:rsidP="006D687D">
      <w:pPr>
        <w:pStyle w:val="a3"/>
        <w:spacing w:before="120" w:after="120"/>
        <w:ind w:left="1134"/>
        <w:jc w:val="both"/>
        <w:rPr>
          <w:lang w:val="vi-VN"/>
        </w:rPr>
      </w:pPr>
    </w:p>
    <w:p w14:paraId="426E3DDE" w14:textId="3EC67ABB" w:rsidR="006D687D" w:rsidRPr="00C617FA" w:rsidRDefault="006D687D" w:rsidP="00340A46">
      <w:pPr>
        <w:pStyle w:val="a3"/>
        <w:numPr>
          <w:ilvl w:val="0"/>
          <w:numId w:val="35"/>
        </w:numPr>
        <w:spacing w:before="120" w:after="120"/>
        <w:ind w:left="1134" w:hanging="567"/>
        <w:jc w:val="both"/>
        <w:rPr>
          <w:lang w:val="vi-VN"/>
        </w:rPr>
      </w:pPr>
      <w:r w:rsidRPr="004B3CE3">
        <w:rPr>
          <w:lang w:val="vi-VN"/>
        </w:rPr>
        <w:t xml:space="preserve">The </w:t>
      </w:r>
      <w:r w:rsidR="00C712D9" w:rsidRPr="004B3CE3">
        <w:rPr>
          <w:lang w:val="vi-VN"/>
        </w:rPr>
        <w:t>Lessee</w:t>
      </w:r>
      <w:r w:rsidRPr="004B3CE3">
        <w:rPr>
          <w:lang w:val="vi-VN"/>
        </w:rPr>
        <w:t xml:space="preserve"> must return the </w:t>
      </w:r>
      <w:r w:rsidR="00381F64" w:rsidRPr="004B3CE3">
        <w:rPr>
          <w:lang w:val="vi-VN"/>
        </w:rPr>
        <w:t>Leased Premises</w:t>
      </w:r>
      <w:r w:rsidRPr="004B3CE3">
        <w:rPr>
          <w:lang w:val="vi-VN"/>
        </w:rPr>
        <w:t xml:space="preserve"> to the </w:t>
      </w:r>
      <w:r w:rsidR="00C712D9" w:rsidRPr="004B3CE3">
        <w:rPr>
          <w:lang w:val="vi-VN"/>
        </w:rPr>
        <w:t>Lessor</w:t>
      </w:r>
      <w:r w:rsidRPr="004B3CE3">
        <w:rPr>
          <w:lang w:val="vi-VN"/>
        </w:rPr>
        <w:t xml:space="preserve"> </w:t>
      </w:r>
      <w:r w:rsidR="00342FB3" w:rsidRPr="004B3CE3">
        <w:rPr>
          <w:lang w:val="en-US"/>
        </w:rPr>
        <w:t>in accordance with</w:t>
      </w:r>
      <w:r w:rsidRPr="004B3CE3">
        <w:rPr>
          <w:lang w:val="vi-VN"/>
        </w:rPr>
        <w:t xml:space="preserve"> </w:t>
      </w:r>
      <w:r w:rsidR="00B93F02" w:rsidRPr="004B3CE3">
        <w:rPr>
          <w:b/>
          <w:bCs/>
          <w:u w:val="single"/>
          <w:lang w:val="vi-VN"/>
        </w:rPr>
        <w:t>Article 4.</w:t>
      </w:r>
      <w:r w:rsidR="00EB3EC0" w:rsidRPr="004B3CE3">
        <w:rPr>
          <w:b/>
          <w:bCs/>
          <w:u w:val="single"/>
          <w:lang w:val="vi-VN"/>
        </w:rPr>
        <w:t>7</w:t>
      </w:r>
      <w:r w:rsidR="00EB3EC0" w:rsidRPr="004B3CE3">
        <w:rPr>
          <w:bCs/>
          <w:lang w:val="vi-VN"/>
        </w:rPr>
        <w:t xml:space="preserve"> </w:t>
      </w:r>
      <w:r w:rsidR="00B93F02" w:rsidRPr="004B3CE3">
        <w:rPr>
          <w:lang w:val="vi-VN"/>
        </w:rPr>
        <w:t xml:space="preserve">and </w:t>
      </w:r>
      <w:r w:rsidRPr="004B3CE3">
        <w:rPr>
          <w:b/>
          <w:bCs/>
          <w:u w:val="single"/>
          <w:lang w:val="vi-VN"/>
        </w:rPr>
        <w:t>Article 7.2(d)</w:t>
      </w:r>
      <w:r w:rsidRPr="004B3CE3">
        <w:rPr>
          <w:bCs/>
          <w:lang w:val="vi-VN"/>
        </w:rPr>
        <w:t xml:space="preserve"> </w:t>
      </w:r>
      <w:r w:rsidRPr="004B3CE3">
        <w:rPr>
          <w:lang w:val="vi-VN"/>
        </w:rPr>
        <w:t xml:space="preserve">of the </w:t>
      </w:r>
      <w:r w:rsidR="00F07333" w:rsidRPr="004B3CE3">
        <w:rPr>
          <w:lang w:val="vi-VN"/>
        </w:rPr>
        <w:t>Agreement</w:t>
      </w:r>
      <w:r w:rsidRPr="004B3CE3">
        <w:rPr>
          <w:lang w:val="vi-VN"/>
        </w:rPr>
        <w:t>.</w:t>
      </w:r>
    </w:p>
    <w:p w14:paraId="3CAEF5D1" w14:textId="77777777" w:rsidR="00EC7212" w:rsidRPr="00C617FA" w:rsidRDefault="00EC7212" w:rsidP="00EC7212">
      <w:pPr>
        <w:pStyle w:val="a3"/>
        <w:ind w:left="567"/>
        <w:jc w:val="both"/>
        <w:rPr>
          <w:lang w:val="vi-VN"/>
        </w:rPr>
      </w:pPr>
    </w:p>
    <w:p w14:paraId="52346156" w14:textId="469DF62E" w:rsidR="00EC7212" w:rsidRPr="00C617FA" w:rsidRDefault="00EC7212" w:rsidP="00EC7212">
      <w:pPr>
        <w:pStyle w:val="1"/>
        <w:spacing w:before="0"/>
        <w:contextualSpacing/>
        <w:rPr>
          <w:b w:val="0"/>
          <w:bCs/>
          <w:color w:val="auto"/>
        </w:rPr>
      </w:pPr>
      <w:bookmarkStart w:id="90" w:name="_Toc189640012"/>
      <w:r w:rsidRPr="00C617FA">
        <w:rPr>
          <w:bCs/>
          <w:color w:val="auto"/>
        </w:rPr>
        <w:t xml:space="preserve">ARTICLE 11. DISPUTE </w:t>
      </w:r>
      <w:r w:rsidR="00342FB3" w:rsidRPr="00C617FA">
        <w:rPr>
          <w:bCs/>
          <w:color w:val="auto"/>
        </w:rPr>
        <w:t>SETTLEMENT</w:t>
      </w:r>
      <w:bookmarkEnd w:id="90"/>
    </w:p>
    <w:p w14:paraId="5EFA9DD8" w14:textId="77777777" w:rsidR="00EC7212" w:rsidRPr="00C617FA" w:rsidRDefault="00EC7212" w:rsidP="00EC7212">
      <w:pPr>
        <w:pStyle w:val="a3"/>
        <w:ind w:left="0"/>
        <w:jc w:val="both"/>
        <w:rPr>
          <w:lang w:val="nb-NO"/>
        </w:rPr>
      </w:pPr>
    </w:p>
    <w:p w14:paraId="6998DD90" w14:textId="6967F2FF" w:rsidR="00E9250D" w:rsidRPr="00C617FA" w:rsidRDefault="004516E0" w:rsidP="00340A46">
      <w:pPr>
        <w:pStyle w:val="a3"/>
        <w:numPr>
          <w:ilvl w:val="0"/>
          <w:numId w:val="36"/>
        </w:numPr>
        <w:spacing w:before="120" w:after="120"/>
        <w:ind w:left="567" w:hanging="567"/>
        <w:jc w:val="both"/>
        <w:rPr>
          <w:lang w:val="nb-NO"/>
        </w:rPr>
      </w:pPr>
      <w:r w:rsidRPr="00C617FA">
        <w:rPr>
          <w:lang w:val="nb-NO"/>
        </w:rPr>
        <w:t xml:space="preserve">This </w:t>
      </w:r>
      <w:r w:rsidR="00991A90" w:rsidRPr="004B3CE3">
        <w:rPr>
          <w:lang w:val="vi-VN"/>
        </w:rPr>
        <w:t>Agreement</w:t>
      </w:r>
      <w:r w:rsidRPr="004B3CE3">
        <w:rPr>
          <w:rFonts w:ascii="Arial" w:eastAsia="Calibri" w:hAnsi="Arial" w:cs="Arial"/>
          <w:i/>
          <w:sz w:val="18"/>
          <w:szCs w:val="18"/>
          <w:lang w:val="en-GB"/>
        </w:rPr>
        <w:t xml:space="preserve"> </w:t>
      </w:r>
      <w:r w:rsidRPr="00C617FA">
        <w:rPr>
          <w:lang w:val="nb-NO"/>
        </w:rPr>
        <w:t xml:space="preserve">shall be governed by and construed in accordance with the laws of </w:t>
      </w:r>
      <w:r w:rsidR="00F07333" w:rsidRPr="00C617FA">
        <w:rPr>
          <w:lang w:val="nb-NO"/>
        </w:rPr>
        <w:t>the</w:t>
      </w:r>
      <w:r w:rsidR="00F07333" w:rsidRPr="00C617FA">
        <w:rPr>
          <w:lang w:val="vi-VN"/>
        </w:rPr>
        <w:t xml:space="preserve"> Socialist Republic of </w:t>
      </w:r>
      <w:r w:rsidRPr="00C617FA">
        <w:rPr>
          <w:lang w:val="nb-NO"/>
        </w:rPr>
        <w:t>Vietnam</w:t>
      </w:r>
      <w:r w:rsidR="00E9250D" w:rsidRPr="00C617FA">
        <w:rPr>
          <w:lang w:val="nb-NO"/>
        </w:rPr>
        <w:t>.</w:t>
      </w:r>
    </w:p>
    <w:p w14:paraId="3C13EDF3" w14:textId="77777777" w:rsidR="00E9250D" w:rsidRPr="00C617FA" w:rsidRDefault="00E9250D" w:rsidP="00E9250D">
      <w:pPr>
        <w:pStyle w:val="a3"/>
        <w:spacing w:before="120" w:after="120"/>
        <w:ind w:left="567"/>
        <w:jc w:val="both"/>
        <w:rPr>
          <w:lang w:val="nb-NO"/>
        </w:rPr>
      </w:pPr>
    </w:p>
    <w:p w14:paraId="3A96A3C8" w14:textId="53E20A5C" w:rsidR="00E9250D" w:rsidRPr="00C617FA" w:rsidRDefault="00C51991" w:rsidP="00340A46">
      <w:pPr>
        <w:pStyle w:val="a3"/>
        <w:numPr>
          <w:ilvl w:val="0"/>
          <w:numId w:val="36"/>
        </w:numPr>
        <w:spacing w:before="120" w:after="120"/>
        <w:ind w:left="567" w:hanging="567"/>
        <w:jc w:val="both"/>
        <w:rPr>
          <w:lang w:val="nb-NO"/>
        </w:rPr>
      </w:pPr>
      <w:r w:rsidRPr="00C617FA">
        <w:rPr>
          <w:lang w:val="nb-NO"/>
        </w:rPr>
        <w:t xml:space="preserve">In case </w:t>
      </w:r>
      <w:r w:rsidR="004516E0" w:rsidRPr="00C617FA">
        <w:rPr>
          <w:lang w:val="nb-NO"/>
        </w:rPr>
        <w:t xml:space="preserve">of any dispute arising </w:t>
      </w:r>
      <w:r w:rsidRPr="00C617FA">
        <w:rPr>
          <w:lang w:val="nb-NO"/>
        </w:rPr>
        <w:t xml:space="preserve">regarding the contents of this </w:t>
      </w:r>
      <w:r w:rsidR="00F07333" w:rsidRPr="004B3CE3">
        <w:rPr>
          <w:lang w:val="vi-VN"/>
        </w:rPr>
        <w:t>Agreement</w:t>
      </w:r>
      <w:r w:rsidRPr="00C617FA">
        <w:rPr>
          <w:lang w:val="nb-NO"/>
        </w:rPr>
        <w:t>, the two Parties shall discuss and resolve it</w:t>
      </w:r>
      <w:r w:rsidR="004516E0" w:rsidRPr="00C617FA">
        <w:rPr>
          <w:lang w:val="nb-NO"/>
        </w:rPr>
        <w:t xml:space="preserve"> through negotiation. Within</w:t>
      </w:r>
      <w:r w:rsidR="004516E0" w:rsidRPr="00C617FA">
        <w:rPr>
          <w:iCs/>
          <w:lang w:val="nb-NO"/>
        </w:rPr>
        <w:t xml:space="preserve"> sixty (60)</w:t>
      </w:r>
      <w:r w:rsidRPr="00C617FA">
        <w:rPr>
          <w:iCs/>
          <w:lang w:val="nb-NO"/>
        </w:rPr>
        <w:t xml:space="preserve"> </w:t>
      </w:r>
      <w:r w:rsidRPr="00C617FA">
        <w:rPr>
          <w:lang w:val="nb-NO"/>
        </w:rPr>
        <w:t xml:space="preserve">days from the date either Party notifies the other Party in writing of a dispute that has arisen but that dispute cannot be resolved by negotiation, each Party has the right to file </w:t>
      </w:r>
      <w:r w:rsidR="004516E0" w:rsidRPr="00C617FA">
        <w:rPr>
          <w:lang w:val="nb-NO"/>
        </w:rPr>
        <w:t>a petition to a</w:t>
      </w:r>
      <w:r w:rsidRPr="00C617FA">
        <w:rPr>
          <w:lang w:val="vi-VN"/>
        </w:rPr>
        <w:t xml:space="preserve"> competent court </w:t>
      </w:r>
      <w:r w:rsidR="004516E0" w:rsidRPr="00C617FA">
        <w:rPr>
          <w:lang w:val="en-US"/>
        </w:rPr>
        <w:t xml:space="preserve">to resolve the dispute </w:t>
      </w:r>
      <w:r w:rsidRPr="00C617FA">
        <w:rPr>
          <w:lang w:val="vi-VN"/>
        </w:rPr>
        <w:t xml:space="preserve">in accordance with </w:t>
      </w:r>
      <w:r w:rsidR="004516E0" w:rsidRPr="00C617FA">
        <w:rPr>
          <w:lang w:val="en-US"/>
        </w:rPr>
        <w:t xml:space="preserve">the </w:t>
      </w:r>
      <w:r w:rsidRPr="00C617FA">
        <w:rPr>
          <w:lang w:val="vi-VN"/>
        </w:rPr>
        <w:t>law</w:t>
      </w:r>
      <w:r w:rsidR="004516E0" w:rsidRPr="00C617FA">
        <w:rPr>
          <w:lang w:val="en-US"/>
        </w:rPr>
        <w:t>s of Vietnam</w:t>
      </w:r>
      <w:r w:rsidRPr="00C617FA">
        <w:rPr>
          <w:lang w:val="vi-VN"/>
        </w:rPr>
        <w:t>.</w:t>
      </w:r>
    </w:p>
    <w:p w14:paraId="27210E33" w14:textId="77777777" w:rsidR="00E9250D" w:rsidRPr="00C617FA" w:rsidRDefault="00E9250D" w:rsidP="00E9250D">
      <w:pPr>
        <w:pStyle w:val="a3"/>
        <w:spacing w:before="120" w:after="120"/>
        <w:ind w:left="567"/>
        <w:jc w:val="both"/>
        <w:rPr>
          <w:lang w:val="nb-NO"/>
        </w:rPr>
      </w:pPr>
    </w:p>
    <w:p w14:paraId="735F98D2" w14:textId="2E0C2915" w:rsidR="00EC7212" w:rsidRPr="00C617FA" w:rsidRDefault="00C51991" w:rsidP="00340A46">
      <w:pPr>
        <w:pStyle w:val="a3"/>
        <w:numPr>
          <w:ilvl w:val="0"/>
          <w:numId w:val="36"/>
        </w:numPr>
        <w:spacing w:before="120" w:after="120"/>
        <w:ind w:left="567" w:hanging="567"/>
        <w:jc w:val="both"/>
        <w:rPr>
          <w:lang w:val="nb-NO"/>
        </w:rPr>
      </w:pPr>
      <w:r w:rsidRPr="00C617FA">
        <w:rPr>
          <w:lang w:val="vi-VN"/>
        </w:rPr>
        <w:t>In case</w:t>
      </w:r>
      <w:r w:rsidR="004516E0" w:rsidRPr="00C617FA">
        <w:rPr>
          <w:lang w:val="en-US"/>
        </w:rPr>
        <w:t xml:space="preserve"> it is</w:t>
      </w:r>
      <w:r w:rsidR="004516E0" w:rsidRPr="00C617FA">
        <w:rPr>
          <w:lang w:val="vi-VN"/>
        </w:rPr>
        <w:t xml:space="preserve"> allowed by the laws</w:t>
      </w:r>
      <w:r w:rsidRPr="00C617FA">
        <w:rPr>
          <w:lang w:val="vi-VN"/>
        </w:rPr>
        <w:t>, the Parties a</w:t>
      </w:r>
      <w:r w:rsidR="004516E0" w:rsidRPr="00C617FA">
        <w:rPr>
          <w:lang w:val="en-US"/>
        </w:rPr>
        <w:t>cknowledge</w:t>
      </w:r>
      <w:r w:rsidRPr="00C617FA">
        <w:rPr>
          <w:lang w:val="vi-VN"/>
        </w:rPr>
        <w:t xml:space="preserve"> and agree to </w:t>
      </w:r>
      <w:r w:rsidR="004516E0" w:rsidRPr="00C617FA">
        <w:rPr>
          <w:lang w:val="en-US"/>
        </w:rPr>
        <w:t>chose</w:t>
      </w:r>
      <w:r w:rsidRPr="00C617FA">
        <w:rPr>
          <w:lang w:val="vi-VN"/>
        </w:rPr>
        <w:t xml:space="preserve"> the dispute resolution agency as the </w:t>
      </w:r>
      <w:r w:rsidRPr="00C617FA">
        <w:rPr>
          <w:lang w:val="nb-NO"/>
        </w:rPr>
        <w:t>Vietnam International Arbitration Center in addition to the Vietnam Cha</w:t>
      </w:r>
      <w:r w:rsidR="004516E0" w:rsidRPr="00C617FA">
        <w:rPr>
          <w:lang w:val="nb-NO"/>
        </w:rPr>
        <w:t>mber of Commerce and Industry (</w:t>
      </w:r>
      <w:r w:rsidR="004516E0" w:rsidRPr="00C617FA">
        <w:rPr>
          <w:b/>
          <w:bCs/>
          <w:lang w:val="nb-NO"/>
        </w:rPr>
        <w:t>VIAC</w:t>
      </w:r>
      <w:r w:rsidRPr="00C617FA">
        <w:rPr>
          <w:lang w:val="nb-NO"/>
        </w:rPr>
        <w:t xml:space="preserve">) </w:t>
      </w:r>
      <w:r w:rsidR="00552497" w:rsidRPr="00C617FA">
        <w:rPr>
          <w:lang w:val="nb-NO"/>
        </w:rPr>
        <w:t>in accordance with the Rules</w:t>
      </w:r>
      <w:r w:rsidR="00FB4DB9" w:rsidRPr="00C617FA">
        <w:rPr>
          <w:lang w:val="nb-NO"/>
        </w:rPr>
        <w:t xml:space="preserve"> of Arbitration</w:t>
      </w:r>
      <w:r w:rsidR="00552497" w:rsidRPr="00C617FA">
        <w:rPr>
          <w:lang w:val="nb-NO"/>
        </w:rPr>
        <w:t xml:space="preserve"> of</w:t>
      </w:r>
      <w:r w:rsidRPr="00C617FA">
        <w:rPr>
          <w:lang w:val="nb-NO"/>
        </w:rPr>
        <w:t xml:space="preserve"> VIAC</w:t>
      </w:r>
      <w:r w:rsidR="00552497" w:rsidRPr="00C617FA">
        <w:rPr>
          <w:lang w:val="nb-NO"/>
        </w:rPr>
        <w:t xml:space="preserve"> being in force from time to time</w:t>
      </w:r>
      <w:r w:rsidRPr="00C617FA">
        <w:rPr>
          <w:lang w:val="nb-NO"/>
        </w:rPr>
        <w:t xml:space="preserve">, the place of </w:t>
      </w:r>
      <w:r w:rsidR="00552497" w:rsidRPr="00C617FA">
        <w:rPr>
          <w:lang w:val="nb-NO"/>
        </w:rPr>
        <w:t xml:space="preserve">arbitration </w:t>
      </w:r>
      <w:r w:rsidRPr="00C617FA">
        <w:rPr>
          <w:lang w:val="nb-NO"/>
        </w:rPr>
        <w:t xml:space="preserve">shall be in Ho Chi Minh City and the arbitration </w:t>
      </w:r>
      <w:r w:rsidR="00552497" w:rsidRPr="00C617FA">
        <w:rPr>
          <w:lang w:val="nb-NO"/>
        </w:rPr>
        <w:t>tribunal</w:t>
      </w:r>
      <w:r w:rsidRPr="00C617FA">
        <w:rPr>
          <w:lang w:val="nb-NO"/>
        </w:rPr>
        <w:t xml:space="preserve"> shall consist of three arbitrators. Each Party selects one arbitrator, the two selected arbitrators will select the final arbitrator. The </w:t>
      </w:r>
      <w:r w:rsidR="00552497" w:rsidRPr="00C617FA">
        <w:rPr>
          <w:lang w:val="nb-NO"/>
        </w:rPr>
        <w:t xml:space="preserve">award </w:t>
      </w:r>
      <w:r w:rsidRPr="00C617FA">
        <w:rPr>
          <w:lang w:val="nb-NO"/>
        </w:rPr>
        <w:t xml:space="preserve">of the </w:t>
      </w:r>
      <w:r w:rsidR="00552497" w:rsidRPr="00C617FA">
        <w:rPr>
          <w:lang w:val="nb-NO"/>
        </w:rPr>
        <w:t>arbitration tribunal</w:t>
      </w:r>
      <w:r w:rsidRPr="00C617FA">
        <w:rPr>
          <w:lang w:val="nb-NO"/>
        </w:rPr>
        <w:t xml:space="preserve"> is final and binding on the Parties.</w:t>
      </w:r>
    </w:p>
    <w:p w14:paraId="265A9824" w14:textId="77777777" w:rsidR="00EC7212" w:rsidRPr="00C617FA" w:rsidRDefault="00EC7212" w:rsidP="00EC7212">
      <w:pPr>
        <w:pStyle w:val="a3"/>
        <w:ind w:left="0"/>
        <w:jc w:val="both"/>
        <w:rPr>
          <w:lang w:val="nb-NO"/>
        </w:rPr>
      </w:pPr>
    </w:p>
    <w:p w14:paraId="7BF5356E" w14:textId="21B45094" w:rsidR="00EC7212" w:rsidRPr="00C617FA" w:rsidRDefault="00EC7212" w:rsidP="00EC7212">
      <w:pPr>
        <w:pStyle w:val="1"/>
        <w:spacing w:before="0"/>
        <w:contextualSpacing/>
        <w:rPr>
          <w:b w:val="0"/>
          <w:bCs/>
          <w:color w:val="auto"/>
          <w:lang w:val="nb-NO"/>
        </w:rPr>
      </w:pPr>
      <w:bookmarkStart w:id="91" w:name="_Toc189640013"/>
      <w:r w:rsidRPr="00C617FA">
        <w:rPr>
          <w:bCs/>
          <w:color w:val="auto"/>
          <w:lang w:val="nb-NO"/>
        </w:rPr>
        <w:t xml:space="preserve">ARTICLE 12. </w:t>
      </w:r>
      <w:r w:rsidR="00F62A3E" w:rsidRPr="00C617FA">
        <w:rPr>
          <w:bCs/>
          <w:color w:val="auto"/>
          <w:lang w:val="nb-NO"/>
        </w:rPr>
        <w:t xml:space="preserve">VALIDITY OF THE </w:t>
      </w:r>
      <w:r w:rsidR="00991A90" w:rsidRPr="00C617FA">
        <w:rPr>
          <w:bCs/>
          <w:color w:val="auto"/>
          <w:lang w:val="nb-NO"/>
        </w:rPr>
        <w:t>AGREEMENT</w:t>
      </w:r>
      <w:bookmarkEnd w:id="91"/>
    </w:p>
    <w:p w14:paraId="3840EF64" w14:textId="77777777" w:rsidR="00EC7212" w:rsidRPr="00C617FA" w:rsidRDefault="00EC7212" w:rsidP="00EC7212">
      <w:pPr>
        <w:pStyle w:val="a3"/>
        <w:ind w:left="0"/>
        <w:jc w:val="both"/>
        <w:rPr>
          <w:b/>
          <w:bCs/>
          <w:lang w:val="nb-NO"/>
        </w:rPr>
      </w:pPr>
    </w:p>
    <w:p w14:paraId="253DD53C" w14:textId="010B3C88" w:rsidR="00EC7212" w:rsidRPr="00C617FA" w:rsidRDefault="00F42BA5" w:rsidP="00340A46">
      <w:pPr>
        <w:pStyle w:val="a3"/>
        <w:numPr>
          <w:ilvl w:val="0"/>
          <w:numId w:val="20"/>
        </w:numPr>
        <w:ind w:left="567" w:hanging="567"/>
        <w:jc w:val="both"/>
        <w:rPr>
          <w:lang w:val="nb-NO"/>
        </w:rPr>
      </w:pPr>
      <w:r w:rsidRPr="00C617FA">
        <w:rPr>
          <w:lang w:val="nb-NO"/>
        </w:rPr>
        <w:t xml:space="preserve">This </w:t>
      </w:r>
      <w:r w:rsidR="00361B19" w:rsidRPr="00C617FA">
        <w:rPr>
          <w:lang w:val="nb-NO"/>
        </w:rPr>
        <w:t>Agreement</w:t>
      </w:r>
      <w:r w:rsidRPr="00C617FA">
        <w:rPr>
          <w:lang w:val="nb-NO"/>
        </w:rPr>
        <w:t xml:space="preserve"> takes effect from the date of </w:t>
      </w:r>
      <w:r w:rsidR="00501800" w:rsidRPr="00C617FA">
        <w:rPr>
          <w:lang w:val="nb-NO"/>
        </w:rPr>
        <w:t>signing</w:t>
      </w:r>
      <w:r w:rsidR="0083280C" w:rsidRPr="00C617FA">
        <w:rPr>
          <w:lang w:val="vi-VN"/>
        </w:rPr>
        <w:t>.</w:t>
      </w:r>
      <w:r w:rsidRPr="00C617FA">
        <w:rPr>
          <w:lang w:val="nb-NO"/>
        </w:rPr>
        <w:t xml:space="preserve"> </w:t>
      </w:r>
    </w:p>
    <w:p w14:paraId="7CD48D84" w14:textId="77777777" w:rsidR="00EC7212" w:rsidRPr="00C617FA" w:rsidRDefault="00EC7212" w:rsidP="00EC7212">
      <w:pPr>
        <w:pStyle w:val="a3"/>
        <w:ind w:left="567"/>
        <w:jc w:val="both"/>
        <w:rPr>
          <w:lang w:val="nb-NO"/>
        </w:rPr>
      </w:pPr>
    </w:p>
    <w:p w14:paraId="1A64B41A" w14:textId="201876F4" w:rsidR="00EC7212" w:rsidRPr="00C617FA" w:rsidRDefault="00F42BA5" w:rsidP="00340A46">
      <w:pPr>
        <w:pStyle w:val="a3"/>
        <w:numPr>
          <w:ilvl w:val="0"/>
          <w:numId w:val="20"/>
        </w:numPr>
        <w:ind w:left="567" w:hanging="567"/>
        <w:jc w:val="both"/>
        <w:rPr>
          <w:lang w:val="nb-NO"/>
        </w:rPr>
      </w:pPr>
      <w:r w:rsidRPr="00C617FA">
        <w:rPr>
          <w:lang w:val="nb-NO"/>
        </w:rPr>
        <w:t xml:space="preserve">This </w:t>
      </w:r>
      <w:r w:rsidR="00361B19" w:rsidRPr="00C617FA">
        <w:rPr>
          <w:lang w:val="nb-NO"/>
        </w:rPr>
        <w:t>Agreement</w:t>
      </w:r>
      <w:r w:rsidR="00017FA7">
        <w:rPr>
          <w:lang w:val="nb-NO"/>
        </w:rPr>
        <w:t xml:space="preserve"> is</w:t>
      </w:r>
      <w:r w:rsidRPr="00C617FA">
        <w:rPr>
          <w:lang w:val="nb-NO"/>
        </w:rPr>
        <w:t xml:space="preserve"> made in</w:t>
      </w:r>
      <w:r w:rsidR="00017FA7">
        <w:rPr>
          <w:lang w:val="nb-NO"/>
        </w:rPr>
        <w:t>to</w:t>
      </w:r>
      <w:r w:rsidRPr="00C617FA">
        <w:rPr>
          <w:lang w:val="nb-NO"/>
        </w:rPr>
        <w:t xml:space="preserve"> </w:t>
      </w:r>
      <w:r w:rsidR="00EA2DFB" w:rsidRPr="00C617FA">
        <w:rPr>
          <w:lang w:val="vi-VN"/>
        </w:rPr>
        <w:t xml:space="preserve">four (04) </w:t>
      </w:r>
      <w:r w:rsidRPr="00C617FA">
        <w:rPr>
          <w:lang w:val="nb-NO"/>
        </w:rPr>
        <w:t xml:space="preserve">copies </w:t>
      </w:r>
      <w:r w:rsidR="00F62A3E" w:rsidRPr="004B3CE3">
        <w:rPr>
          <w:lang w:val="nb-NO"/>
        </w:rPr>
        <w:t>in English and</w:t>
      </w:r>
      <w:r w:rsidR="00501800" w:rsidRPr="004B3CE3">
        <w:rPr>
          <w:lang w:val="nb-NO"/>
        </w:rPr>
        <w:t xml:space="preserve"> four (04) copies in</w:t>
      </w:r>
      <w:r w:rsidR="00F62A3E" w:rsidRPr="004B3CE3">
        <w:rPr>
          <w:lang w:val="nb-NO"/>
        </w:rPr>
        <w:t xml:space="preserve"> Vietnamese</w:t>
      </w:r>
      <w:r w:rsidR="00EA2DFB" w:rsidRPr="00C617FA">
        <w:rPr>
          <w:lang w:val="vi-VN"/>
        </w:rPr>
        <w:t xml:space="preserve">, </w:t>
      </w:r>
      <w:r w:rsidRPr="00C617FA">
        <w:rPr>
          <w:lang w:val="nb-NO"/>
        </w:rPr>
        <w:t xml:space="preserve">with the same legal value, the </w:t>
      </w:r>
      <w:r w:rsidR="00C712D9" w:rsidRPr="00C617FA">
        <w:rPr>
          <w:lang w:val="nb-NO"/>
        </w:rPr>
        <w:t>Lessor</w:t>
      </w:r>
      <w:r w:rsidRPr="00C617FA">
        <w:rPr>
          <w:lang w:val="nb-NO"/>
        </w:rPr>
        <w:t xml:space="preserve"> </w:t>
      </w:r>
      <w:r w:rsidR="00EA2DFB" w:rsidRPr="00C617FA">
        <w:rPr>
          <w:lang w:val="vi-VN"/>
        </w:rPr>
        <w:t xml:space="preserve">keeps two (02) </w:t>
      </w:r>
      <w:r w:rsidRPr="00C617FA">
        <w:rPr>
          <w:lang w:val="nb-NO"/>
        </w:rPr>
        <w:t>copies</w:t>
      </w:r>
      <w:r w:rsidR="00501800" w:rsidRPr="00C617FA">
        <w:rPr>
          <w:lang w:val="nb-NO"/>
        </w:rPr>
        <w:t xml:space="preserve"> of each language</w:t>
      </w:r>
      <w:r w:rsidRPr="00C617FA">
        <w:rPr>
          <w:lang w:val="nb-NO"/>
        </w:rPr>
        <w:t xml:space="preserve">, the </w:t>
      </w:r>
      <w:r w:rsidR="00C712D9" w:rsidRPr="00C617FA">
        <w:rPr>
          <w:lang w:val="nb-NO"/>
        </w:rPr>
        <w:t>Lessee</w:t>
      </w:r>
      <w:r w:rsidRPr="00C617FA">
        <w:rPr>
          <w:lang w:val="nb-NO"/>
        </w:rPr>
        <w:t xml:space="preserve"> </w:t>
      </w:r>
      <w:r w:rsidR="00EA2DFB" w:rsidRPr="00C617FA">
        <w:rPr>
          <w:lang w:val="vi-VN"/>
        </w:rPr>
        <w:t>keeps two (02) copies</w:t>
      </w:r>
      <w:r w:rsidR="00501800" w:rsidRPr="00C617FA">
        <w:rPr>
          <w:lang w:val="en-US"/>
        </w:rPr>
        <w:t xml:space="preserve"> of each language</w:t>
      </w:r>
      <w:r w:rsidR="00F62A3E" w:rsidRPr="00C617FA">
        <w:rPr>
          <w:lang w:val="en-US"/>
        </w:rPr>
        <w:t xml:space="preserve"> for record</w:t>
      </w:r>
      <w:r w:rsidRPr="00C617FA">
        <w:rPr>
          <w:lang w:val="nb-NO"/>
        </w:rPr>
        <w:t xml:space="preserve"> and </w:t>
      </w:r>
      <w:r w:rsidR="001025DD" w:rsidRPr="00C617FA">
        <w:rPr>
          <w:lang w:val="nb-NO"/>
        </w:rPr>
        <w:t>proceeding the payment of</w:t>
      </w:r>
      <w:r w:rsidRPr="00C617FA">
        <w:rPr>
          <w:lang w:val="nb-NO"/>
        </w:rPr>
        <w:t xml:space="preserve"> taxes, fees and charges according to the provisions of </w:t>
      </w:r>
      <w:r w:rsidR="001025DD" w:rsidRPr="00C617FA">
        <w:rPr>
          <w:lang w:val="nb-NO"/>
        </w:rPr>
        <w:t xml:space="preserve">the </w:t>
      </w:r>
      <w:r w:rsidRPr="00C617FA">
        <w:rPr>
          <w:lang w:val="nb-NO"/>
        </w:rPr>
        <w:t>law</w:t>
      </w:r>
      <w:r w:rsidR="001025DD" w:rsidRPr="00C617FA">
        <w:rPr>
          <w:lang w:val="nb-NO"/>
        </w:rPr>
        <w:t>s</w:t>
      </w:r>
      <w:r w:rsidRPr="00C617FA">
        <w:rPr>
          <w:lang w:val="nb-NO"/>
        </w:rPr>
        <w:t xml:space="preserve">. </w:t>
      </w:r>
      <w:r w:rsidR="001025DD" w:rsidRPr="004B3CE3">
        <w:rPr>
          <w:lang w:val="nb-NO"/>
        </w:rPr>
        <w:t xml:space="preserve">In case there are difference or inconsistency </w:t>
      </w:r>
      <w:r w:rsidR="00EA2DFB" w:rsidRPr="004B3CE3">
        <w:rPr>
          <w:lang w:val="nb-NO"/>
        </w:rPr>
        <w:t xml:space="preserve">between the English and Vietnamese versions, the Vietnamese version </w:t>
      </w:r>
      <w:r w:rsidR="001025DD" w:rsidRPr="004B3CE3">
        <w:rPr>
          <w:lang w:val="nb-NO"/>
        </w:rPr>
        <w:t>shall</w:t>
      </w:r>
      <w:r w:rsidR="00EA2DFB" w:rsidRPr="004B3CE3">
        <w:rPr>
          <w:lang w:val="nb-NO"/>
        </w:rPr>
        <w:t xml:space="preserve"> prevail.</w:t>
      </w:r>
    </w:p>
    <w:p w14:paraId="488E0F6F" w14:textId="77777777" w:rsidR="00EC7212" w:rsidRPr="00C617FA" w:rsidRDefault="00EC7212" w:rsidP="00EC7212">
      <w:pPr>
        <w:pStyle w:val="a3"/>
        <w:ind w:left="567"/>
        <w:jc w:val="both"/>
        <w:rPr>
          <w:lang w:val="nb-NO"/>
        </w:rPr>
      </w:pPr>
    </w:p>
    <w:p w14:paraId="793E858C" w14:textId="66DE14AD" w:rsidR="00EC7212" w:rsidRPr="00C617FA" w:rsidRDefault="001025DD" w:rsidP="00340A46">
      <w:pPr>
        <w:pStyle w:val="a3"/>
        <w:numPr>
          <w:ilvl w:val="0"/>
          <w:numId w:val="20"/>
        </w:numPr>
        <w:ind w:left="567" w:hanging="567"/>
        <w:jc w:val="both"/>
        <w:rPr>
          <w:lang w:val="nb-NO"/>
        </w:rPr>
      </w:pPr>
      <w:r w:rsidRPr="00C617FA">
        <w:rPr>
          <w:lang w:val="nb-NO"/>
        </w:rPr>
        <w:t xml:space="preserve">Attached to this </w:t>
      </w:r>
      <w:r w:rsidR="00A80D15" w:rsidRPr="00C617FA">
        <w:rPr>
          <w:lang w:val="vi-VN"/>
        </w:rPr>
        <w:t>Agreement</w:t>
      </w:r>
      <w:r w:rsidRPr="00C617FA">
        <w:rPr>
          <w:lang w:val="nb-NO"/>
        </w:rPr>
        <w:t xml:space="preserve"> are documents relating to the Building </w:t>
      </w:r>
      <w:r w:rsidR="00EA2DFB" w:rsidRPr="00C617FA">
        <w:rPr>
          <w:lang w:val="vi-VN"/>
        </w:rPr>
        <w:t xml:space="preserve">(if there </w:t>
      </w:r>
      <w:r w:rsidRPr="00C617FA">
        <w:rPr>
          <w:lang w:val="en-US"/>
        </w:rPr>
        <w:t xml:space="preserve">is an </w:t>
      </w:r>
      <w:r w:rsidR="00EA2DFB" w:rsidRPr="00C617FA">
        <w:rPr>
          <w:lang w:val="vi-VN"/>
        </w:rPr>
        <w:t>agreement</w:t>
      </w:r>
      <w:r w:rsidRPr="00C617FA">
        <w:rPr>
          <w:lang w:val="en-US"/>
        </w:rPr>
        <w:t xml:space="preserve"> on </w:t>
      </w:r>
      <w:r w:rsidR="005E011F" w:rsidRPr="00C617FA">
        <w:rPr>
          <w:lang w:val="en-US"/>
        </w:rPr>
        <w:t>providing</w:t>
      </w:r>
      <w:r w:rsidRPr="00C617FA">
        <w:rPr>
          <w:lang w:val="en-US"/>
        </w:rPr>
        <w:t xml:space="preserve"> such documents</w:t>
      </w:r>
      <w:r w:rsidR="00EA2DFB" w:rsidRPr="00C617FA">
        <w:rPr>
          <w:lang w:val="vi-VN"/>
        </w:rPr>
        <w:t>).</w:t>
      </w:r>
    </w:p>
    <w:p w14:paraId="15642569" w14:textId="77777777" w:rsidR="00EC7212" w:rsidRPr="00C617FA" w:rsidRDefault="00EC7212" w:rsidP="00EC7212">
      <w:pPr>
        <w:pStyle w:val="a3"/>
        <w:ind w:left="567"/>
        <w:jc w:val="both"/>
        <w:rPr>
          <w:lang w:val="nb-NO"/>
        </w:rPr>
      </w:pPr>
    </w:p>
    <w:p w14:paraId="25F14375" w14:textId="63D61927" w:rsidR="00EA2DFB" w:rsidRPr="00C617FA" w:rsidRDefault="00F42BA5" w:rsidP="00EC7212">
      <w:pPr>
        <w:pStyle w:val="a3"/>
        <w:ind w:left="567"/>
        <w:jc w:val="both"/>
        <w:rPr>
          <w:lang w:val="nb-NO"/>
        </w:rPr>
      </w:pPr>
      <w:r w:rsidRPr="00C617FA">
        <w:rPr>
          <w:lang w:val="nb-NO"/>
        </w:rPr>
        <w:lastRenderedPageBreak/>
        <w:t xml:space="preserve">The </w:t>
      </w:r>
      <w:r w:rsidR="001025DD" w:rsidRPr="00C617FA">
        <w:rPr>
          <w:lang w:val="nb-NO"/>
        </w:rPr>
        <w:t xml:space="preserve">schedules </w:t>
      </w:r>
      <w:r w:rsidRPr="00C617FA">
        <w:rPr>
          <w:lang w:val="nb-NO"/>
        </w:rPr>
        <w:t xml:space="preserve">attached to this </w:t>
      </w:r>
      <w:r w:rsidR="00E95155" w:rsidRPr="00C617FA">
        <w:rPr>
          <w:lang w:val="vi-VN"/>
        </w:rPr>
        <w:t>Agreement</w:t>
      </w:r>
      <w:r w:rsidR="00EA2DFB" w:rsidRPr="00C617FA">
        <w:rPr>
          <w:lang w:val="vi-VN"/>
        </w:rPr>
        <w:t xml:space="preserve">, the </w:t>
      </w:r>
      <w:r w:rsidR="00042A31" w:rsidRPr="004B3CE3">
        <w:rPr>
          <w:lang w:val="vi-VN"/>
        </w:rPr>
        <w:t>Building Regulations</w:t>
      </w:r>
      <w:r w:rsidR="00A8021C" w:rsidRPr="004B3CE3">
        <w:rPr>
          <w:lang w:val="vi-VN"/>
        </w:rPr>
        <w:t xml:space="preserve"> </w:t>
      </w:r>
      <w:r w:rsidR="00EA2DFB" w:rsidRPr="004B3CE3">
        <w:rPr>
          <w:lang w:val="nb-NO"/>
        </w:rPr>
        <w:t xml:space="preserve">and </w:t>
      </w:r>
      <w:r w:rsidRPr="00C617FA">
        <w:rPr>
          <w:lang w:val="nb-NO"/>
        </w:rPr>
        <w:t xml:space="preserve">amendments and supplements as agreed by both Parties are </w:t>
      </w:r>
      <w:r w:rsidR="001025DD" w:rsidRPr="00C617FA">
        <w:rPr>
          <w:lang w:val="nb-NO"/>
        </w:rPr>
        <w:t>intergal parts of</w:t>
      </w:r>
      <w:r w:rsidRPr="00C617FA">
        <w:rPr>
          <w:lang w:val="nb-NO"/>
        </w:rPr>
        <w:t xml:space="preserve"> this </w:t>
      </w:r>
      <w:r w:rsidR="00E95155" w:rsidRPr="00C617FA">
        <w:rPr>
          <w:lang w:val="vi-VN"/>
        </w:rPr>
        <w:t>Agreement</w:t>
      </w:r>
      <w:r w:rsidRPr="00C617FA">
        <w:rPr>
          <w:lang w:val="nb-NO"/>
        </w:rPr>
        <w:t xml:space="preserve"> and </w:t>
      </w:r>
      <w:r w:rsidR="001025DD" w:rsidRPr="00C617FA">
        <w:rPr>
          <w:lang w:val="nb-NO"/>
        </w:rPr>
        <w:t>are in full force and effect to</w:t>
      </w:r>
      <w:r w:rsidRPr="00C617FA">
        <w:rPr>
          <w:lang w:val="nb-NO"/>
        </w:rPr>
        <w:t xml:space="preserve"> the Parties </w:t>
      </w:r>
      <w:r w:rsidR="00EA2DFB" w:rsidRPr="00C617FA">
        <w:rPr>
          <w:lang w:val="vi-VN"/>
        </w:rPr>
        <w:t xml:space="preserve">and </w:t>
      </w:r>
      <w:r w:rsidR="001025DD" w:rsidRPr="004B3CE3">
        <w:rPr>
          <w:lang w:val="nb-NO"/>
        </w:rPr>
        <w:t>supersede any previous agreement, understanding, arrangement, communication or expression of intent, regarding the contents hereof</w:t>
      </w:r>
      <w:r w:rsidR="00EA2DFB" w:rsidRPr="004B3CE3">
        <w:rPr>
          <w:lang w:val="nb-NO"/>
        </w:rPr>
        <w:t>.</w:t>
      </w:r>
    </w:p>
    <w:p w14:paraId="4ECF7FDA" w14:textId="77777777" w:rsidR="00EC7212" w:rsidRPr="00C617FA" w:rsidRDefault="00EC7212" w:rsidP="00EC7212">
      <w:pPr>
        <w:pStyle w:val="a3"/>
        <w:ind w:left="567"/>
        <w:jc w:val="both"/>
        <w:rPr>
          <w:lang w:val="nb-NO"/>
        </w:rPr>
      </w:pPr>
    </w:p>
    <w:p w14:paraId="2813885B" w14:textId="278FD7A5" w:rsidR="00F42BA5" w:rsidRPr="00C617FA" w:rsidRDefault="00F42BA5" w:rsidP="00340A46">
      <w:pPr>
        <w:pStyle w:val="a3"/>
        <w:numPr>
          <w:ilvl w:val="0"/>
          <w:numId w:val="20"/>
        </w:numPr>
        <w:ind w:left="567" w:hanging="567"/>
        <w:jc w:val="both"/>
        <w:rPr>
          <w:lang w:val="nb-NO"/>
        </w:rPr>
      </w:pPr>
      <w:r w:rsidRPr="00C617FA">
        <w:rPr>
          <w:lang w:val="nb-NO"/>
        </w:rPr>
        <w:t xml:space="preserve">In case the </w:t>
      </w:r>
      <w:r w:rsidR="008A42ED" w:rsidRPr="00C617FA">
        <w:rPr>
          <w:lang w:val="nb-NO"/>
        </w:rPr>
        <w:t>P</w:t>
      </w:r>
      <w:r w:rsidRPr="00C617FA">
        <w:rPr>
          <w:lang w:val="nb-NO"/>
        </w:rPr>
        <w:t xml:space="preserve">arties agree to </w:t>
      </w:r>
      <w:r w:rsidR="008A42ED" w:rsidRPr="00C617FA">
        <w:rPr>
          <w:lang w:val="nb-NO"/>
        </w:rPr>
        <w:t xml:space="preserve">amend </w:t>
      </w:r>
      <w:r w:rsidRPr="00C617FA">
        <w:rPr>
          <w:lang w:val="nb-NO"/>
        </w:rPr>
        <w:t xml:space="preserve">this </w:t>
      </w:r>
      <w:r w:rsidR="00E95155" w:rsidRPr="00C617FA">
        <w:rPr>
          <w:lang w:val="vi-VN"/>
        </w:rPr>
        <w:t>Agreement</w:t>
      </w:r>
      <w:r w:rsidRPr="00C617FA">
        <w:rPr>
          <w:lang w:val="nb-NO"/>
        </w:rPr>
        <w:t xml:space="preserve">, </w:t>
      </w:r>
      <w:r w:rsidR="008A42ED" w:rsidRPr="00C617FA">
        <w:rPr>
          <w:lang w:val="nb-NO"/>
        </w:rPr>
        <w:t>such amendment</w:t>
      </w:r>
      <w:r w:rsidRPr="00C617FA">
        <w:rPr>
          <w:lang w:val="nb-NO"/>
        </w:rPr>
        <w:t xml:space="preserve"> must be made in writing </w:t>
      </w:r>
      <w:r w:rsidR="008A42ED" w:rsidRPr="00C617FA">
        <w:rPr>
          <w:lang w:val="nb-NO"/>
        </w:rPr>
        <w:t xml:space="preserve">and </w:t>
      </w:r>
      <w:r w:rsidR="005E011F" w:rsidRPr="00C617FA">
        <w:rPr>
          <w:lang w:val="nb-NO"/>
        </w:rPr>
        <w:t>signed by both Parties</w:t>
      </w:r>
      <w:r w:rsidR="0083280C" w:rsidRPr="00C617FA">
        <w:rPr>
          <w:lang w:val="vi-VN"/>
        </w:rPr>
        <w:t>.</w:t>
      </w:r>
    </w:p>
    <w:p w14:paraId="1ECE604C" w14:textId="77777777" w:rsidR="0083280C" w:rsidRPr="00C617FA" w:rsidRDefault="0083280C" w:rsidP="0083280C">
      <w:pPr>
        <w:pStyle w:val="a3"/>
        <w:ind w:left="567"/>
        <w:jc w:val="both"/>
        <w:rPr>
          <w:lang w:val="nb-NO"/>
        </w:rPr>
      </w:pPr>
    </w:p>
    <w:p w14:paraId="4B064B0E" w14:textId="6FD1911E" w:rsidR="0083280C" w:rsidRPr="00C617FA" w:rsidRDefault="0083280C" w:rsidP="0083280C">
      <w:pPr>
        <w:pStyle w:val="1"/>
        <w:spacing w:before="0"/>
        <w:contextualSpacing/>
        <w:rPr>
          <w:color w:val="auto"/>
          <w:lang w:val="vi-VN"/>
        </w:rPr>
      </w:pPr>
      <w:bookmarkStart w:id="92" w:name="_Toc189640014"/>
      <w:r w:rsidRPr="00C617FA">
        <w:rPr>
          <w:color w:val="auto"/>
        </w:rPr>
        <w:t xml:space="preserve">ARTICLE </w:t>
      </w:r>
      <w:r w:rsidRPr="00C617FA">
        <w:rPr>
          <w:color w:val="auto"/>
          <w:lang w:val="vi-VN"/>
        </w:rPr>
        <w:t xml:space="preserve">13. </w:t>
      </w:r>
      <w:r w:rsidR="0095664D" w:rsidRPr="00C617FA">
        <w:rPr>
          <w:color w:val="auto"/>
        </w:rPr>
        <w:t>MISCELLANEOUS</w:t>
      </w:r>
      <w:bookmarkEnd w:id="92"/>
    </w:p>
    <w:p w14:paraId="19C2EA01" w14:textId="77777777" w:rsidR="0083280C" w:rsidRPr="00C617FA" w:rsidRDefault="0083280C" w:rsidP="0083280C">
      <w:pPr>
        <w:pStyle w:val="a3"/>
        <w:ind w:left="567"/>
        <w:jc w:val="both"/>
        <w:rPr>
          <w:lang w:val="vi-VN"/>
        </w:rPr>
      </w:pPr>
    </w:p>
    <w:p w14:paraId="0CEB0F04" w14:textId="543E46F2" w:rsidR="0083280C" w:rsidRPr="00C617FA" w:rsidRDefault="0083280C" w:rsidP="00340A46">
      <w:pPr>
        <w:pStyle w:val="a3"/>
        <w:numPr>
          <w:ilvl w:val="0"/>
          <w:numId w:val="37"/>
        </w:numPr>
        <w:ind w:left="567" w:hanging="567"/>
        <w:jc w:val="both"/>
        <w:rPr>
          <w:lang w:val="vi-VN"/>
        </w:rPr>
      </w:pPr>
      <w:r w:rsidRPr="00C617FA">
        <w:rPr>
          <w:lang w:val="vi-VN"/>
        </w:rPr>
        <w:t xml:space="preserve">Comply with </w:t>
      </w:r>
      <w:r w:rsidR="005C57FD" w:rsidRPr="00C617FA">
        <w:rPr>
          <w:lang w:val="en-US"/>
        </w:rPr>
        <w:t xml:space="preserve">the </w:t>
      </w:r>
      <w:r w:rsidR="00042A31" w:rsidRPr="00C617FA">
        <w:rPr>
          <w:lang w:val="vi-VN"/>
        </w:rPr>
        <w:t>Building Regulations</w:t>
      </w:r>
    </w:p>
    <w:p w14:paraId="387D94BF" w14:textId="77777777" w:rsidR="0083280C" w:rsidRPr="004B3CE3" w:rsidRDefault="0083280C" w:rsidP="0083280C">
      <w:pPr>
        <w:pStyle w:val="a3"/>
        <w:ind w:left="567"/>
        <w:jc w:val="both"/>
        <w:rPr>
          <w:lang w:val="vi-VN"/>
        </w:rPr>
      </w:pPr>
    </w:p>
    <w:p w14:paraId="1B8CC7AE" w14:textId="1B138B89" w:rsidR="0083280C" w:rsidRPr="00C617FA" w:rsidRDefault="0083280C" w:rsidP="00340A46">
      <w:pPr>
        <w:pStyle w:val="a3"/>
        <w:numPr>
          <w:ilvl w:val="0"/>
          <w:numId w:val="38"/>
        </w:numPr>
        <w:ind w:left="1134" w:hanging="567"/>
        <w:jc w:val="both"/>
        <w:rPr>
          <w:lang w:val="vi-VN"/>
        </w:rPr>
      </w:pPr>
      <w:r w:rsidRPr="004B3CE3">
        <w:rPr>
          <w:lang w:val="vi-VN"/>
        </w:rPr>
        <w:t xml:space="preserve">By signing this </w:t>
      </w:r>
      <w:r w:rsidR="00E95155" w:rsidRPr="004B3CE3">
        <w:rPr>
          <w:lang w:val="vi-VN"/>
        </w:rPr>
        <w:t>Agreement</w:t>
      </w:r>
      <w:r w:rsidRPr="004B3CE3">
        <w:rPr>
          <w:lang w:val="vi-VN"/>
        </w:rPr>
        <w:t xml:space="preserve">, the </w:t>
      </w:r>
      <w:r w:rsidR="00C712D9" w:rsidRPr="004B3CE3">
        <w:rPr>
          <w:lang w:val="vi-VN"/>
        </w:rPr>
        <w:t>Lessee</w:t>
      </w:r>
      <w:r w:rsidRPr="004B3CE3">
        <w:rPr>
          <w:lang w:val="vi-VN"/>
        </w:rPr>
        <w:t xml:space="preserve"> </w:t>
      </w:r>
      <w:r w:rsidR="00554FA3" w:rsidRPr="004B3CE3">
        <w:rPr>
          <w:lang w:val="vi-VN"/>
        </w:rPr>
        <w:t>acknowledges</w:t>
      </w:r>
      <w:r w:rsidRPr="004B3CE3">
        <w:rPr>
          <w:lang w:val="vi-VN"/>
        </w:rPr>
        <w:t xml:space="preserve"> and commits to fully comply with the </w:t>
      </w:r>
      <w:r w:rsidR="00042A31" w:rsidRPr="004B3CE3">
        <w:rPr>
          <w:lang w:val="vi-VN"/>
        </w:rPr>
        <w:t>Building Regulations</w:t>
      </w:r>
      <w:r w:rsidRPr="004B3CE3">
        <w:rPr>
          <w:lang w:val="vi-VN"/>
        </w:rPr>
        <w:t xml:space="preserve"> issued by the </w:t>
      </w:r>
      <w:r w:rsidR="00C712D9" w:rsidRPr="004B3CE3">
        <w:rPr>
          <w:lang w:val="vi-VN"/>
        </w:rPr>
        <w:t>Lessor</w:t>
      </w:r>
      <w:r w:rsidR="00554FA3" w:rsidRPr="004B3CE3">
        <w:rPr>
          <w:lang w:val="en-US"/>
        </w:rPr>
        <w:t xml:space="preserve"> and </w:t>
      </w:r>
      <w:r w:rsidR="00554FA3" w:rsidRPr="004B3CE3">
        <w:rPr>
          <w:lang w:val="vi-VN"/>
        </w:rPr>
        <w:t xml:space="preserve">attached in </w:t>
      </w:r>
      <w:r w:rsidR="00554FA3" w:rsidRPr="004B3CE3">
        <w:rPr>
          <w:b/>
          <w:u w:val="single"/>
          <w:lang w:val="vi-VN"/>
        </w:rPr>
        <w:t xml:space="preserve">Schedule </w:t>
      </w:r>
      <w:r w:rsidR="00EB3EC0" w:rsidRPr="004B3CE3">
        <w:rPr>
          <w:b/>
          <w:u w:val="single"/>
          <w:lang w:val="vi-VN"/>
        </w:rPr>
        <w:t>6</w:t>
      </w:r>
      <w:r w:rsidR="00EB3EC0" w:rsidRPr="004B3CE3">
        <w:rPr>
          <w:lang w:val="vi-VN"/>
        </w:rPr>
        <w:t xml:space="preserve"> </w:t>
      </w:r>
      <w:r w:rsidR="00554FA3" w:rsidRPr="004B3CE3">
        <w:rPr>
          <w:lang w:val="en-US"/>
        </w:rPr>
        <w:t>hereof</w:t>
      </w:r>
      <w:r w:rsidR="00554FA3" w:rsidRPr="004B3CE3">
        <w:rPr>
          <w:lang w:val="vi-VN"/>
        </w:rPr>
        <w:t xml:space="preserve"> (“</w:t>
      </w:r>
      <w:r w:rsidR="00042A31" w:rsidRPr="004B3CE3">
        <w:rPr>
          <w:b/>
          <w:lang w:val="vi-VN"/>
        </w:rPr>
        <w:t>Building Regulations</w:t>
      </w:r>
      <w:r w:rsidR="00554FA3" w:rsidRPr="004B3CE3">
        <w:rPr>
          <w:lang w:val="vi-VN"/>
        </w:rPr>
        <w:t>”</w:t>
      </w:r>
      <w:r w:rsidR="00554FA3" w:rsidRPr="004B3CE3">
        <w:rPr>
          <w:b/>
          <w:bCs/>
          <w:lang w:val="vi-VN"/>
        </w:rPr>
        <w:t>)</w:t>
      </w:r>
      <w:r w:rsidR="00554FA3" w:rsidRPr="004B3CE3">
        <w:rPr>
          <w:lang w:val="vi-VN"/>
        </w:rPr>
        <w:t>, as amended from time to time</w:t>
      </w:r>
      <w:r w:rsidR="00673CDF" w:rsidRPr="004B3CE3">
        <w:rPr>
          <w:lang w:val="vi-VN"/>
        </w:rPr>
        <w:t xml:space="preserve"> and ensure that all agents, employees o</w:t>
      </w:r>
      <w:r w:rsidR="0001140A" w:rsidRPr="004B3CE3">
        <w:rPr>
          <w:lang w:val="vi-VN"/>
        </w:rPr>
        <w:t xml:space="preserve">r </w:t>
      </w:r>
      <w:r w:rsidR="0001140A" w:rsidRPr="004B3CE3">
        <w:rPr>
          <w:lang w:val="en-US"/>
        </w:rPr>
        <w:t>clients</w:t>
      </w:r>
      <w:r w:rsidR="0001140A" w:rsidRPr="004B3CE3">
        <w:rPr>
          <w:lang w:val="vi-VN"/>
        </w:rPr>
        <w:t xml:space="preserve"> or any third party</w:t>
      </w:r>
      <w:r w:rsidR="00673CDF" w:rsidRPr="004B3CE3">
        <w:rPr>
          <w:lang w:val="vi-VN"/>
        </w:rPr>
        <w:t xml:space="preserve"> involved in its business activities</w:t>
      </w:r>
      <w:r w:rsidR="0001140A" w:rsidRPr="004B3CE3">
        <w:rPr>
          <w:lang w:val="en-US"/>
        </w:rPr>
        <w:t xml:space="preserve"> abided by</w:t>
      </w:r>
      <w:r w:rsidR="00673CDF" w:rsidRPr="004B3CE3">
        <w:rPr>
          <w:lang w:val="vi-VN"/>
        </w:rPr>
        <w:t xml:space="preserve"> of </w:t>
      </w:r>
      <w:r w:rsidR="0001140A" w:rsidRPr="004B3CE3">
        <w:rPr>
          <w:lang w:val="en-US"/>
        </w:rPr>
        <w:t>such</w:t>
      </w:r>
      <w:r w:rsidR="00673CDF" w:rsidRPr="004B3CE3">
        <w:rPr>
          <w:lang w:val="vi-VN"/>
        </w:rPr>
        <w:t xml:space="preserve"> </w:t>
      </w:r>
      <w:r w:rsidR="00042A31" w:rsidRPr="004B3CE3">
        <w:rPr>
          <w:lang w:val="vi-VN"/>
        </w:rPr>
        <w:t>Building Regulations</w:t>
      </w:r>
      <w:r w:rsidRPr="004B3CE3">
        <w:rPr>
          <w:lang w:val="vi-VN"/>
        </w:rPr>
        <w:t>. Violation</w:t>
      </w:r>
      <w:r w:rsidR="0001140A" w:rsidRPr="004B3CE3">
        <w:rPr>
          <w:lang w:val="en-US"/>
        </w:rPr>
        <w:t>s</w:t>
      </w:r>
      <w:r w:rsidRPr="004B3CE3">
        <w:rPr>
          <w:lang w:val="vi-VN"/>
        </w:rPr>
        <w:t xml:space="preserve"> of the </w:t>
      </w:r>
      <w:r w:rsidR="00042A31" w:rsidRPr="004B3CE3">
        <w:rPr>
          <w:lang w:val="vi-VN"/>
        </w:rPr>
        <w:t>Building Regulations</w:t>
      </w:r>
      <w:r w:rsidRPr="004B3CE3">
        <w:rPr>
          <w:lang w:val="vi-VN"/>
        </w:rPr>
        <w:t xml:space="preserve"> by the </w:t>
      </w:r>
      <w:r w:rsidR="00C712D9" w:rsidRPr="004B3CE3">
        <w:rPr>
          <w:lang w:val="vi-VN"/>
        </w:rPr>
        <w:t>Lessee</w:t>
      </w:r>
      <w:r w:rsidRPr="004B3CE3">
        <w:rPr>
          <w:lang w:val="vi-VN"/>
        </w:rPr>
        <w:t xml:space="preserve">, the </w:t>
      </w:r>
      <w:r w:rsidR="00C712D9" w:rsidRPr="004B3CE3">
        <w:rPr>
          <w:lang w:val="vi-VN"/>
        </w:rPr>
        <w:t>Lessee</w:t>
      </w:r>
      <w:r w:rsidRPr="004B3CE3">
        <w:rPr>
          <w:lang w:val="vi-VN"/>
        </w:rPr>
        <w:t>'s agents/employees/c</w:t>
      </w:r>
      <w:r w:rsidR="0001140A" w:rsidRPr="004B3CE3">
        <w:rPr>
          <w:lang w:val="vi-VN"/>
        </w:rPr>
        <w:t>lients</w:t>
      </w:r>
      <w:r w:rsidRPr="004B3CE3">
        <w:rPr>
          <w:lang w:val="vi-VN"/>
        </w:rPr>
        <w:t xml:space="preserve">/related third parties that causes damage to the </w:t>
      </w:r>
      <w:r w:rsidR="00C712D9" w:rsidRPr="004B3CE3">
        <w:rPr>
          <w:lang w:val="vi-VN"/>
        </w:rPr>
        <w:t>Lessor</w:t>
      </w:r>
      <w:r w:rsidRPr="004B3CE3">
        <w:rPr>
          <w:lang w:val="vi-VN"/>
        </w:rPr>
        <w:t xml:space="preserve"> </w:t>
      </w:r>
      <w:r w:rsidR="0001140A" w:rsidRPr="004B3CE3">
        <w:rPr>
          <w:lang w:val="en-US"/>
        </w:rPr>
        <w:t>are</w:t>
      </w:r>
      <w:r w:rsidR="0001140A" w:rsidRPr="004B3CE3">
        <w:rPr>
          <w:lang w:val="vi-VN"/>
        </w:rPr>
        <w:t xml:space="preserve"> also considered as </w:t>
      </w:r>
      <w:r w:rsidRPr="004B3CE3">
        <w:rPr>
          <w:lang w:val="vi-VN"/>
        </w:rPr>
        <w:t xml:space="preserve">the </w:t>
      </w:r>
      <w:r w:rsidR="00C712D9" w:rsidRPr="004B3CE3">
        <w:rPr>
          <w:lang w:val="vi-VN"/>
        </w:rPr>
        <w:t>Lessee</w:t>
      </w:r>
      <w:r w:rsidR="0001140A" w:rsidRPr="004B3CE3">
        <w:rPr>
          <w:lang w:val="en-US"/>
        </w:rPr>
        <w:t xml:space="preserve">’s breach of this </w:t>
      </w:r>
      <w:r w:rsidR="00E95155" w:rsidRPr="004B3CE3">
        <w:rPr>
          <w:lang w:val="vi-VN"/>
        </w:rPr>
        <w:t>Agreement</w:t>
      </w:r>
      <w:r w:rsidRPr="004B3CE3">
        <w:rPr>
          <w:lang w:val="vi-VN"/>
        </w:rPr>
        <w:t>.</w:t>
      </w:r>
    </w:p>
    <w:p w14:paraId="2F355F28" w14:textId="77777777" w:rsidR="0083280C" w:rsidRPr="00C617FA" w:rsidRDefault="0083280C" w:rsidP="0083280C">
      <w:pPr>
        <w:pStyle w:val="a3"/>
        <w:ind w:left="1134"/>
        <w:jc w:val="both"/>
        <w:rPr>
          <w:lang w:val="vi-VN"/>
        </w:rPr>
      </w:pPr>
    </w:p>
    <w:p w14:paraId="77408854" w14:textId="1A1FA113" w:rsidR="0083280C" w:rsidRPr="004B3CE3" w:rsidRDefault="000E15CB" w:rsidP="00340A46">
      <w:pPr>
        <w:pStyle w:val="a3"/>
        <w:numPr>
          <w:ilvl w:val="0"/>
          <w:numId w:val="38"/>
        </w:numPr>
        <w:ind w:left="1134" w:hanging="567"/>
        <w:jc w:val="both"/>
        <w:rPr>
          <w:lang w:val="vi-VN"/>
        </w:rPr>
      </w:pPr>
      <w:r w:rsidRPr="004B3CE3">
        <w:rPr>
          <w:lang w:val="vi-VN"/>
        </w:rPr>
        <w:t xml:space="preserve">The </w:t>
      </w:r>
      <w:r w:rsidR="00C712D9" w:rsidRPr="004B3CE3">
        <w:rPr>
          <w:lang w:val="vi-VN"/>
        </w:rPr>
        <w:t>Lessor</w:t>
      </w:r>
      <w:r w:rsidRPr="004B3CE3">
        <w:rPr>
          <w:lang w:val="vi-VN"/>
        </w:rPr>
        <w:t xml:space="preserve"> has the right, from time to time and with a </w:t>
      </w:r>
      <w:r w:rsidR="00C2467F" w:rsidRPr="004B3CE3">
        <w:rPr>
          <w:lang w:val="vi-VN"/>
        </w:rPr>
        <w:t>one (01)</w:t>
      </w:r>
      <w:r w:rsidRPr="004B3CE3">
        <w:rPr>
          <w:lang w:val="vi-VN"/>
        </w:rPr>
        <w:t xml:space="preserve"> month advance written notice to the </w:t>
      </w:r>
      <w:r w:rsidR="00C712D9" w:rsidRPr="004B3CE3">
        <w:rPr>
          <w:lang w:val="vi-VN"/>
        </w:rPr>
        <w:t>Lessee</w:t>
      </w:r>
      <w:r w:rsidRPr="004B3CE3">
        <w:rPr>
          <w:lang w:val="vi-VN"/>
        </w:rPr>
        <w:t xml:space="preserve">, to make any and/or issue, change, amend, accept or delete any content of the </w:t>
      </w:r>
      <w:r w:rsidR="00C712D9" w:rsidRPr="004B3CE3">
        <w:rPr>
          <w:lang w:val="vi-VN"/>
        </w:rPr>
        <w:t>Lessee</w:t>
      </w:r>
      <w:r w:rsidRPr="004B3CE3">
        <w:rPr>
          <w:lang w:val="vi-VN"/>
        </w:rPr>
        <w:t xml:space="preserve">s’ Guide as it may consider necessary for the operation and maintenance of the Building and/or the </w:t>
      </w:r>
      <w:r w:rsidRPr="004B3CE3">
        <w:rPr>
          <w:lang w:val="en-US"/>
        </w:rPr>
        <w:t xml:space="preserve">Leased </w:t>
      </w:r>
      <w:r w:rsidRPr="004B3CE3">
        <w:rPr>
          <w:lang w:val="vi-VN"/>
        </w:rPr>
        <w:t>Premises</w:t>
      </w:r>
      <w:r w:rsidRPr="004B3CE3">
        <w:rPr>
          <w:lang w:val="en-US"/>
        </w:rPr>
        <w:t>.</w:t>
      </w:r>
    </w:p>
    <w:p w14:paraId="3894371C" w14:textId="77777777" w:rsidR="0083280C" w:rsidRPr="004B3CE3" w:rsidRDefault="0083280C" w:rsidP="0083280C">
      <w:pPr>
        <w:pStyle w:val="a3"/>
        <w:ind w:left="1134"/>
        <w:jc w:val="both"/>
        <w:rPr>
          <w:lang w:val="vi-VN"/>
        </w:rPr>
      </w:pPr>
    </w:p>
    <w:p w14:paraId="433CD1F6" w14:textId="3EA82CF5" w:rsidR="0083280C" w:rsidRPr="004B3CE3" w:rsidRDefault="000E15CB" w:rsidP="00340A46">
      <w:pPr>
        <w:pStyle w:val="a3"/>
        <w:numPr>
          <w:ilvl w:val="0"/>
          <w:numId w:val="38"/>
        </w:numPr>
        <w:ind w:left="1134" w:hanging="567"/>
        <w:jc w:val="both"/>
        <w:rPr>
          <w:lang w:val="vi-VN"/>
        </w:rPr>
      </w:pPr>
      <w:r w:rsidRPr="004B3CE3">
        <w:rPr>
          <w:lang w:val="en-US"/>
        </w:rPr>
        <w:t xml:space="preserve">The </w:t>
      </w:r>
      <w:r w:rsidR="00042A31" w:rsidRPr="004B3CE3">
        <w:rPr>
          <w:lang w:val="en-US"/>
        </w:rPr>
        <w:t>Building Regulations</w:t>
      </w:r>
      <w:r w:rsidR="00A8021C" w:rsidRPr="004B3CE3">
        <w:rPr>
          <w:lang w:val="vi-VN"/>
        </w:rPr>
        <w:t xml:space="preserve"> </w:t>
      </w:r>
      <w:r w:rsidRPr="004B3CE3">
        <w:rPr>
          <w:lang w:val="en-US"/>
        </w:rPr>
        <w:t>shall</w:t>
      </w:r>
      <w:r w:rsidR="00A8021C" w:rsidRPr="004B3CE3">
        <w:rPr>
          <w:lang w:val="vi-VN"/>
        </w:rPr>
        <w:t xml:space="preserve"> supplement the terms and conditions stated in the </w:t>
      </w:r>
      <w:r w:rsidR="00E95155" w:rsidRPr="004B3CE3">
        <w:rPr>
          <w:lang w:val="vi-VN"/>
        </w:rPr>
        <w:t>Agreement</w:t>
      </w:r>
      <w:r w:rsidR="00A8021C" w:rsidRPr="004B3CE3">
        <w:rPr>
          <w:lang w:val="vi-VN"/>
        </w:rPr>
        <w:t xml:space="preserve"> and </w:t>
      </w:r>
      <w:r w:rsidRPr="004B3CE3">
        <w:rPr>
          <w:lang w:val="en-US"/>
        </w:rPr>
        <w:t>shall</w:t>
      </w:r>
      <w:r w:rsidR="00A8021C" w:rsidRPr="004B3CE3">
        <w:rPr>
          <w:lang w:val="vi-VN"/>
        </w:rPr>
        <w:t xml:space="preserve"> not affect the terms and conditions of the </w:t>
      </w:r>
      <w:r w:rsidR="00991A90" w:rsidRPr="004B3CE3">
        <w:rPr>
          <w:lang w:val="vi-VN"/>
        </w:rPr>
        <w:t>Agreement</w:t>
      </w:r>
      <w:r w:rsidR="00A8021C" w:rsidRPr="004B3CE3">
        <w:rPr>
          <w:lang w:val="vi-VN"/>
        </w:rPr>
        <w:t>.</w:t>
      </w:r>
    </w:p>
    <w:p w14:paraId="7E864979" w14:textId="77777777" w:rsidR="0083280C" w:rsidRPr="004B3CE3" w:rsidRDefault="0083280C" w:rsidP="0083280C">
      <w:pPr>
        <w:pStyle w:val="a3"/>
        <w:ind w:left="1134"/>
        <w:jc w:val="both"/>
        <w:rPr>
          <w:lang w:val="vi-VN"/>
        </w:rPr>
      </w:pPr>
    </w:p>
    <w:p w14:paraId="7C107A4A" w14:textId="54D17FF4" w:rsidR="0083280C" w:rsidRPr="004B3CE3" w:rsidRDefault="0083280C" w:rsidP="00340A46">
      <w:pPr>
        <w:pStyle w:val="a3"/>
        <w:numPr>
          <w:ilvl w:val="0"/>
          <w:numId w:val="38"/>
        </w:numPr>
        <w:ind w:left="1134" w:hanging="567"/>
        <w:jc w:val="both"/>
        <w:rPr>
          <w:lang w:val="vi-VN"/>
        </w:rPr>
      </w:pPr>
      <w:r w:rsidRPr="004B3CE3">
        <w:rPr>
          <w:lang w:val="vi-VN"/>
        </w:rPr>
        <w:t xml:space="preserve">In case of conflict between the </w:t>
      </w:r>
      <w:r w:rsidR="00042A31" w:rsidRPr="004B3CE3">
        <w:rPr>
          <w:lang w:val="vi-VN"/>
        </w:rPr>
        <w:t>Building Regulations</w:t>
      </w:r>
      <w:r w:rsidRPr="004B3CE3">
        <w:rPr>
          <w:lang w:val="vi-VN"/>
        </w:rPr>
        <w:t xml:space="preserve"> and the terms and conditions </w:t>
      </w:r>
      <w:r w:rsidR="000E15CB" w:rsidRPr="004B3CE3">
        <w:rPr>
          <w:lang w:val="en-US"/>
        </w:rPr>
        <w:t>hereof</w:t>
      </w:r>
      <w:r w:rsidRPr="004B3CE3">
        <w:rPr>
          <w:lang w:val="vi-VN"/>
        </w:rPr>
        <w:t xml:space="preserve">, the terms and conditions of the </w:t>
      </w:r>
      <w:r w:rsidR="00E95155" w:rsidRPr="004B3CE3">
        <w:rPr>
          <w:lang w:val="vi-VN"/>
        </w:rPr>
        <w:t>Agreement</w:t>
      </w:r>
      <w:r w:rsidRPr="004B3CE3">
        <w:rPr>
          <w:lang w:val="vi-VN"/>
        </w:rPr>
        <w:t xml:space="preserve"> </w:t>
      </w:r>
      <w:r w:rsidR="000E15CB" w:rsidRPr="004B3CE3">
        <w:rPr>
          <w:lang w:val="en-US"/>
        </w:rPr>
        <w:t>shall</w:t>
      </w:r>
      <w:r w:rsidRPr="004B3CE3">
        <w:rPr>
          <w:lang w:val="vi-VN"/>
        </w:rPr>
        <w:t xml:space="preserve"> prevail.</w:t>
      </w:r>
    </w:p>
    <w:p w14:paraId="6D8369BA" w14:textId="77777777" w:rsidR="0083280C" w:rsidRPr="004B3CE3" w:rsidRDefault="0083280C" w:rsidP="0083280C">
      <w:pPr>
        <w:pStyle w:val="a3"/>
        <w:ind w:left="1134"/>
        <w:jc w:val="both"/>
        <w:rPr>
          <w:lang w:val="vi-VN"/>
        </w:rPr>
      </w:pPr>
    </w:p>
    <w:p w14:paraId="0755D847" w14:textId="700A65CB" w:rsidR="0083280C" w:rsidRPr="004B3CE3" w:rsidRDefault="00CA381B" w:rsidP="00340A46">
      <w:pPr>
        <w:pStyle w:val="a3"/>
        <w:numPr>
          <w:ilvl w:val="0"/>
          <w:numId w:val="37"/>
        </w:numPr>
        <w:ind w:left="567" w:hanging="567"/>
        <w:jc w:val="both"/>
        <w:rPr>
          <w:lang w:val="vi-VN"/>
        </w:rPr>
      </w:pPr>
      <w:r w:rsidRPr="004B3CE3">
        <w:rPr>
          <w:lang w:val="en-GB"/>
        </w:rPr>
        <w:t>Notice</w:t>
      </w:r>
    </w:p>
    <w:p w14:paraId="36B8E074" w14:textId="77777777" w:rsidR="0083280C" w:rsidRPr="004B3CE3" w:rsidRDefault="0083280C" w:rsidP="0083280C">
      <w:pPr>
        <w:pStyle w:val="a3"/>
        <w:ind w:left="567"/>
        <w:jc w:val="both"/>
        <w:rPr>
          <w:lang w:val="vi-VN"/>
        </w:rPr>
      </w:pPr>
    </w:p>
    <w:p w14:paraId="289949AD" w14:textId="0426A263" w:rsidR="004E6812" w:rsidRPr="004B3CE3" w:rsidRDefault="000E15CB" w:rsidP="00340A46">
      <w:pPr>
        <w:pStyle w:val="a3"/>
        <w:numPr>
          <w:ilvl w:val="0"/>
          <w:numId w:val="39"/>
        </w:numPr>
        <w:ind w:left="1134" w:hanging="567"/>
        <w:jc w:val="both"/>
        <w:rPr>
          <w:lang w:val="vi-VN"/>
        </w:rPr>
      </w:pPr>
      <w:r w:rsidRPr="004B3CE3">
        <w:rPr>
          <w:lang w:val="vi-VN"/>
        </w:rPr>
        <w:t xml:space="preserve">Notice means any announcement, offer, request or any other communication of each Party or Parties in this </w:t>
      </w:r>
      <w:r w:rsidR="00E95155" w:rsidRPr="004B3CE3">
        <w:rPr>
          <w:lang w:val="vi-VN"/>
        </w:rPr>
        <w:t>Agreement</w:t>
      </w:r>
      <w:r w:rsidRPr="004B3CE3">
        <w:rPr>
          <w:lang w:val="vi-VN"/>
        </w:rPr>
        <w:t xml:space="preserve"> (“</w:t>
      </w:r>
      <w:r w:rsidRPr="004B3CE3">
        <w:rPr>
          <w:b/>
          <w:lang w:val="vi-VN"/>
        </w:rPr>
        <w:t>Notice</w:t>
      </w:r>
      <w:r w:rsidRPr="004B3CE3">
        <w:rPr>
          <w:lang w:val="vi-VN"/>
        </w:rPr>
        <w:t>”) and shall be in written form.</w:t>
      </w:r>
    </w:p>
    <w:p w14:paraId="38375AC5" w14:textId="77777777" w:rsidR="004E6812" w:rsidRPr="004B3CE3" w:rsidRDefault="004E6812" w:rsidP="004E6812">
      <w:pPr>
        <w:pStyle w:val="a3"/>
        <w:ind w:left="1134"/>
        <w:jc w:val="both"/>
        <w:rPr>
          <w:lang w:val="vi-VN"/>
        </w:rPr>
      </w:pPr>
    </w:p>
    <w:p w14:paraId="771FD084" w14:textId="59307546" w:rsidR="004E6812" w:rsidRPr="004B3CE3" w:rsidRDefault="00E95155" w:rsidP="00340A46">
      <w:pPr>
        <w:pStyle w:val="a3"/>
        <w:numPr>
          <w:ilvl w:val="0"/>
          <w:numId w:val="39"/>
        </w:numPr>
        <w:ind w:left="1134" w:hanging="567"/>
        <w:jc w:val="both"/>
        <w:rPr>
          <w:lang w:val="vi-VN"/>
        </w:rPr>
      </w:pPr>
      <w:r w:rsidRPr="004B3CE3">
        <w:rPr>
          <w:lang w:val="vi-VN"/>
        </w:rPr>
        <w:t>Method</w:t>
      </w:r>
      <w:r w:rsidR="000E15CB" w:rsidRPr="004B3CE3">
        <w:rPr>
          <w:lang w:val="vi-VN"/>
        </w:rPr>
        <w:t xml:space="preserve"> of notice: the Notice shall be delivered by one of the following ways: by direct delivery, by post/express, or by email</w:t>
      </w:r>
      <w:r w:rsidR="0083280C" w:rsidRPr="004B3CE3">
        <w:rPr>
          <w:lang w:val="vi-VN"/>
        </w:rPr>
        <w:t>.</w:t>
      </w:r>
    </w:p>
    <w:p w14:paraId="091E9DBB" w14:textId="77777777" w:rsidR="004E6812" w:rsidRPr="004B3CE3" w:rsidRDefault="004E6812" w:rsidP="004E6812">
      <w:pPr>
        <w:pStyle w:val="a3"/>
        <w:ind w:left="1134"/>
        <w:jc w:val="both"/>
        <w:rPr>
          <w:lang w:val="vi-VN"/>
        </w:rPr>
      </w:pPr>
    </w:p>
    <w:p w14:paraId="3D7B5051" w14:textId="77777777" w:rsidR="004E6812" w:rsidRPr="004B3CE3" w:rsidRDefault="0083280C" w:rsidP="00340A46">
      <w:pPr>
        <w:pStyle w:val="a3"/>
        <w:numPr>
          <w:ilvl w:val="0"/>
          <w:numId w:val="39"/>
        </w:numPr>
        <w:ind w:left="1134" w:hanging="567"/>
        <w:jc w:val="both"/>
        <w:rPr>
          <w:lang w:val="vi-VN"/>
        </w:rPr>
      </w:pPr>
      <w:r w:rsidRPr="004B3CE3">
        <w:rPr>
          <w:lang w:val="vi-VN"/>
        </w:rPr>
        <w:t>Address to receive Notice:</w:t>
      </w:r>
    </w:p>
    <w:p w14:paraId="2672D435" w14:textId="77777777" w:rsidR="004E6812" w:rsidRPr="004B3CE3" w:rsidRDefault="004E6812" w:rsidP="004E6812">
      <w:pPr>
        <w:pStyle w:val="a3"/>
        <w:ind w:left="1134"/>
        <w:jc w:val="both"/>
        <w:rPr>
          <w:lang w:val="vi-VN"/>
        </w:rPr>
      </w:pPr>
    </w:p>
    <w:p w14:paraId="646F8BBE" w14:textId="330FD8F2" w:rsidR="004E6812" w:rsidRPr="004B3CE3" w:rsidRDefault="000E15CB" w:rsidP="006F3B35">
      <w:pPr>
        <w:pStyle w:val="a3"/>
        <w:numPr>
          <w:ilvl w:val="0"/>
          <w:numId w:val="40"/>
        </w:numPr>
        <w:ind w:left="1701" w:hanging="567"/>
        <w:jc w:val="both"/>
        <w:rPr>
          <w:lang w:val="vi-VN"/>
        </w:rPr>
      </w:pPr>
      <w:r w:rsidRPr="004B3CE3">
        <w:rPr>
          <w:lang w:val="vi-VN"/>
        </w:rPr>
        <w:t xml:space="preserve">If sent by hand or by post/express delivery: the address to receive the Notice is the address each Party stated at the introduction part of this </w:t>
      </w:r>
      <w:r w:rsidR="00E95155" w:rsidRPr="004B3CE3">
        <w:rPr>
          <w:lang w:val="vi-VN"/>
        </w:rPr>
        <w:t>Agreement</w:t>
      </w:r>
      <w:r w:rsidRPr="004B3CE3">
        <w:rPr>
          <w:lang w:val="vi-VN"/>
        </w:rPr>
        <w:t>.</w:t>
      </w:r>
    </w:p>
    <w:p w14:paraId="3370564E" w14:textId="77777777" w:rsidR="000E15CB" w:rsidRPr="004B3CE3" w:rsidRDefault="000E15CB" w:rsidP="000E15CB">
      <w:pPr>
        <w:pStyle w:val="a3"/>
        <w:ind w:left="1701"/>
        <w:jc w:val="both"/>
        <w:rPr>
          <w:lang w:val="vi-VN"/>
        </w:rPr>
      </w:pPr>
    </w:p>
    <w:p w14:paraId="6CAE4103" w14:textId="02027F94" w:rsidR="004E6812" w:rsidRPr="004B3CE3" w:rsidRDefault="000E15CB" w:rsidP="00340A46">
      <w:pPr>
        <w:pStyle w:val="a3"/>
        <w:numPr>
          <w:ilvl w:val="0"/>
          <w:numId w:val="40"/>
        </w:numPr>
        <w:ind w:left="1701" w:hanging="567"/>
        <w:jc w:val="both"/>
        <w:rPr>
          <w:lang w:val="vi-VN"/>
        </w:rPr>
      </w:pPr>
      <w:r w:rsidRPr="004B3CE3">
        <w:rPr>
          <w:lang w:val="vi-VN"/>
        </w:rPr>
        <w:t xml:space="preserve">If sent by email: the email address to receive the Notice is the email address of each Party listed at the introduction part of this </w:t>
      </w:r>
      <w:r w:rsidR="00991A90" w:rsidRPr="004B3CE3">
        <w:rPr>
          <w:lang w:val="vi-VN"/>
        </w:rPr>
        <w:t>Agreement</w:t>
      </w:r>
      <w:r w:rsidR="00991A90" w:rsidRPr="004B3CE3" w:rsidDel="00991A90">
        <w:rPr>
          <w:lang w:val="vi-VN"/>
        </w:rPr>
        <w:t xml:space="preserve"> </w:t>
      </w:r>
      <w:r w:rsidRPr="004B3CE3">
        <w:rPr>
          <w:lang w:val="vi-VN"/>
        </w:rPr>
        <w:t xml:space="preserve">or the email address of the personnel in charge of leasing the </w:t>
      </w:r>
      <w:r w:rsidRPr="004B3CE3">
        <w:rPr>
          <w:lang w:val="en-US"/>
        </w:rPr>
        <w:t xml:space="preserve">Leased </w:t>
      </w:r>
      <w:r w:rsidRPr="004B3CE3">
        <w:rPr>
          <w:lang w:val="vi-VN"/>
        </w:rPr>
        <w:t>Premises of each Party</w:t>
      </w:r>
      <w:r w:rsidR="0083280C" w:rsidRPr="004B3CE3">
        <w:rPr>
          <w:lang w:val="vi-VN"/>
        </w:rPr>
        <w:t>.</w:t>
      </w:r>
    </w:p>
    <w:p w14:paraId="64A1E408" w14:textId="77777777" w:rsidR="004E6812" w:rsidRPr="004B3CE3" w:rsidRDefault="004E6812" w:rsidP="004E6812">
      <w:pPr>
        <w:pStyle w:val="a3"/>
        <w:ind w:left="1701"/>
        <w:jc w:val="both"/>
        <w:rPr>
          <w:lang w:val="vi-VN"/>
        </w:rPr>
      </w:pPr>
    </w:p>
    <w:p w14:paraId="2C277DE4" w14:textId="4B1286DA" w:rsidR="004E6812" w:rsidRPr="004B3CE3" w:rsidRDefault="000E15CB" w:rsidP="00340A46">
      <w:pPr>
        <w:pStyle w:val="a3"/>
        <w:numPr>
          <w:ilvl w:val="0"/>
          <w:numId w:val="39"/>
        </w:numPr>
        <w:ind w:left="1134" w:hanging="567"/>
        <w:jc w:val="both"/>
        <w:rPr>
          <w:lang w:val="vi-VN"/>
        </w:rPr>
      </w:pPr>
      <w:r w:rsidRPr="004B3CE3">
        <w:rPr>
          <w:lang w:val="vi-VN"/>
        </w:rPr>
        <w:lastRenderedPageBreak/>
        <w:t xml:space="preserve">Each Party </w:t>
      </w:r>
      <w:r w:rsidR="00533974" w:rsidRPr="00533974">
        <w:rPr>
          <w:lang w:val="vi-VN"/>
        </w:rPr>
        <w:t>must notify the other Party of the change in its address for receiving Notices</w:t>
      </w:r>
      <w:r w:rsidR="0083280C" w:rsidRPr="004B3CE3">
        <w:rPr>
          <w:lang w:val="vi-VN"/>
        </w:rPr>
        <w:t>.</w:t>
      </w:r>
    </w:p>
    <w:p w14:paraId="078DD3CB" w14:textId="77777777" w:rsidR="004E6812" w:rsidRPr="004B3CE3" w:rsidRDefault="004E6812" w:rsidP="004E6812">
      <w:pPr>
        <w:pStyle w:val="a3"/>
        <w:ind w:left="1701"/>
        <w:jc w:val="both"/>
        <w:rPr>
          <w:lang w:val="vi-VN"/>
        </w:rPr>
      </w:pPr>
    </w:p>
    <w:p w14:paraId="73DCC9C9" w14:textId="6ED0C492" w:rsidR="0083280C" w:rsidRPr="004B3CE3" w:rsidRDefault="0083280C" w:rsidP="00340A46">
      <w:pPr>
        <w:pStyle w:val="a3"/>
        <w:numPr>
          <w:ilvl w:val="0"/>
          <w:numId w:val="39"/>
        </w:numPr>
        <w:ind w:left="1134" w:hanging="567"/>
        <w:jc w:val="both"/>
        <w:rPr>
          <w:lang w:val="vi-VN"/>
        </w:rPr>
      </w:pPr>
      <w:r w:rsidRPr="004B3CE3">
        <w:rPr>
          <w:lang w:val="vi-VN"/>
        </w:rPr>
        <w:t xml:space="preserve">Time of receipt of the Notice: If there is no other clear evidence </w:t>
      </w:r>
      <w:r w:rsidR="000E15CB" w:rsidRPr="004B3CE3">
        <w:rPr>
          <w:lang w:val="vi-VN"/>
        </w:rPr>
        <w:t>to substantiate an earlier time of receipt, then the Notice shall be implicitly deemed as received at the time of</w:t>
      </w:r>
      <w:r w:rsidRPr="004B3CE3">
        <w:rPr>
          <w:lang w:val="vi-VN"/>
        </w:rPr>
        <w:t>:</w:t>
      </w:r>
    </w:p>
    <w:p w14:paraId="2BC5FB40" w14:textId="77777777" w:rsidR="004E6812" w:rsidRPr="004B3CE3" w:rsidRDefault="004E6812" w:rsidP="004E6812">
      <w:pPr>
        <w:pStyle w:val="a3"/>
        <w:ind w:left="1080"/>
        <w:contextualSpacing w:val="0"/>
        <w:jc w:val="both"/>
        <w:rPr>
          <w:lang w:val="vi-VN"/>
        </w:rPr>
      </w:pPr>
    </w:p>
    <w:p w14:paraId="671B895E" w14:textId="500CB4D0" w:rsidR="004E6812" w:rsidRPr="004B3CE3" w:rsidRDefault="0083280C" w:rsidP="00340A46">
      <w:pPr>
        <w:pStyle w:val="a3"/>
        <w:numPr>
          <w:ilvl w:val="0"/>
          <w:numId w:val="41"/>
        </w:numPr>
        <w:ind w:hanging="666"/>
        <w:contextualSpacing w:val="0"/>
        <w:jc w:val="both"/>
        <w:rPr>
          <w:lang w:val="vi-VN"/>
        </w:rPr>
      </w:pPr>
      <w:r w:rsidRPr="004B3CE3">
        <w:rPr>
          <w:lang w:val="vi-VN"/>
        </w:rPr>
        <w:t xml:space="preserve">at the time of delivery, </w:t>
      </w:r>
      <w:r w:rsidR="000E15CB" w:rsidRPr="004B3CE3">
        <w:rPr>
          <w:lang w:val="en-US"/>
        </w:rPr>
        <w:t>in case of direct delivery</w:t>
      </w:r>
      <w:r w:rsidR="000E15CB" w:rsidRPr="004B3CE3">
        <w:rPr>
          <w:lang w:val="vi-VN"/>
        </w:rPr>
        <w:t xml:space="preserve"> with </w:t>
      </w:r>
      <w:r w:rsidRPr="004B3CE3">
        <w:rPr>
          <w:lang w:val="vi-VN"/>
        </w:rPr>
        <w:t>receipt;</w:t>
      </w:r>
    </w:p>
    <w:p w14:paraId="77BCAB97" w14:textId="77777777" w:rsidR="004E6812" w:rsidRPr="004B3CE3" w:rsidRDefault="004E6812" w:rsidP="004E6812">
      <w:pPr>
        <w:pStyle w:val="a3"/>
        <w:ind w:left="1800"/>
        <w:contextualSpacing w:val="0"/>
        <w:jc w:val="both"/>
        <w:rPr>
          <w:lang w:val="vi-VN"/>
        </w:rPr>
      </w:pPr>
    </w:p>
    <w:p w14:paraId="5965BFEA" w14:textId="77777777" w:rsidR="004E6812" w:rsidRPr="004B3CE3" w:rsidRDefault="0083280C" w:rsidP="00340A46">
      <w:pPr>
        <w:pStyle w:val="a3"/>
        <w:numPr>
          <w:ilvl w:val="0"/>
          <w:numId w:val="41"/>
        </w:numPr>
        <w:ind w:hanging="666"/>
        <w:contextualSpacing w:val="0"/>
        <w:jc w:val="both"/>
        <w:rPr>
          <w:lang w:val="vi-VN"/>
        </w:rPr>
      </w:pPr>
      <w:r w:rsidRPr="004B3CE3">
        <w:rPr>
          <w:lang w:val="vi-VN"/>
        </w:rPr>
        <w:t>01 hour after sending the email;</w:t>
      </w:r>
    </w:p>
    <w:p w14:paraId="69D98CB9" w14:textId="77777777" w:rsidR="004E6812" w:rsidRPr="004B3CE3" w:rsidRDefault="004E6812" w:rsidP="004E6812">
      <w:pPr>
        <w:pStyle w:val="a3"/>
        <w:ind w:left="1800"/>
        <w:contextualSpacing w:val="0"/>
        <w:jc w:val="both"/>
        <w:rPr>
          <w:lang w:val="vi-VN"/>
        </w:rPr>
      </w:pPr>
    </w:p>
    <w:p w14:paraId="3F45CAC8" w14:textId="3F6E7266" w:rsidR="0083280C" w:rsidRPr="004B3CE3" w:rsidRDefault="0083280C" w:rsidP="00340A46">
      <w:pPr>
        <w:pStyle w:val="a3"/>
        <w:numPr>
          <w:ilvl w:val="0"/>
          <w:numId w:val="41"/>
        </w:numPr>
        <w:ind w:hanging="666"/>
        <w:contextualSpacing w:val="0"/>
        <w:jc w:val="both"/>
        <w:rPr>
          <w:lang w:val="vi-VN"/>
        </w:rPr>
      </w:pPr>
      <w:r w:rsidRPr="004B3CE3">
        <w:rPr>
          <w:lang w:val="vi-VN"/>
        </w:rPr>
        <w:t>48 hours after sending, if sent by post/</w:t>
      </w:r>
      <w:r w:rsidR="000E15CB" w:rsidRPr="004B3CE3">
        <w:rPr>
          <w:lang w:val="en-US"/>
        </w:rPr>
        <w:t>express delivery</w:t>
      </w:r>
      <w:r w:rsidRPr="004B3CE3">
        <w:rPr>
          <w:lang w:val="vi-VN"/>
        </w:rPr>
        <w:t xml:space="preserve"> service.</w:t>
      </w:r>
    </w:p>
    <w:p w14:paraId="2D5E134A" w14:textId="77777777" w:rsidR="004E6812" w:rsidRPr="004B3CE3" w:rsidRDefault="004E6812" w:rsidP="0083280C">
      <w:pPr>
        <w:pStyle w:val="a3"/>
        <w:contextualSpacing w:val="0"/>
        <w:jc w:val="both"/>
        <w:rPr>
          <w:lang w:val="vi-VN"/>
        </w:rPr>
      </w:pPr>
    </w:p>
    <w:p w14:paraId="3DE4A807" w14:textId="0D125ED7" w:rsidR="0083280C" w:rsidRPr="004B3CE3" w:rsidRDefault="000E15CB" w:rsidP="004E6812">
      <w:pPr>
        <w:pStyle w:val="a3"/>
        <w:ind w:left="1134"/>
        <w:contextualSpacing w:val="0"/>
        <w:jc w:val="both"/>
        <w:rPr>
          <w:lang w:val="vi-VN"/>
        </w:rPr>
      </w:pPr>
      <w:r w:rsidRPr="004B3CE3">
        <w:rPr>
          <w:lang w:val="vi-VN"/>
        </w:rPr>
        <w:t>In case the recipient is an enterprise/organization, if the time of receipt of Notice does not fall into Business Hours, then the next earliest Business Hour of the enterprise/organization shall be deemed as the time of receipt of Notice.</w:t>
      </w:r>
    </w:p>
    <w:p w14:paraId="0948075F" w14:textId="0D16BC27" w:rsidR="0083280C" w:rsidRPr="004B3CE3" w:rsidRDefault="0083280C" w:rsidP="0083280C">
      <w:pPr>
        <w:pStyle w:val="a3"/>
        <w:ind w:left="567"/>
        <w:jc w:val="both"/>
        <w:rPr>
          <w:i/>
          <w:lang w:val="vi-VN"/>
        </w:rPr>
      </w:pPr>
    </w:p>
    <w:p w14:paraId="04D64A5E" w14:textId="522078D8" w:rsidR="004E6812" w:rsidRPr="004B3CE3" w:rsidRDefault="00C70780" w:rsidP="00340A46">
      <w:pPr>
        <w:pStyle w:val="a3"/>
        <w:numPr>
          <w:ilvl w:val="0"/>
          <w:numId w:val="37"/>
        </w:numPr>
        <w:ind w:left="567" w:hanging="567"/>
        <w:jc w:val="both"/>
        <w:rPr>
          <w:lang w:val="vi-VN"/>
        </w:rPr>
      </w:pPr>
      <w:r w:rsidRPr="004B3CE3">
        <w:rPr>
          <w:lang w:val="vi-VN"/>
        </w:rPr>
        <w:t xml:space="preserve">Each Party shall keep all Confidential Information in confidential and not disclose it to anyone without any prior consent of the other Party, except it is provided to the </w:t>
      </w:r>
      <w:r w:rsidRPr="004B3CE3">
        <w:rPr>
          <w:lang w:val="en-US"/>
        </w:rPr>
        <w:t>c</w:t>
      </w:r>
      <w:r w:rsidRPr="004B3CE3">
        <w:rPr>
          <w:lang w:val="vi-VN"/>
        </w:rPr>
        <w:t>ompetent State Authority upon request.</w:t>
      </w:r>
    </w:p>
    <w:p w14:paraId="6680F32C" w14:textId="77777777" w:rsidR="004E6812" w:rsidRPr="004B3CE3" w:rsidRDefault="004E6812" w:rsidP="004E6812">
      <w:pPr>
        <w:pStyle w:val="a3"/>
        <w:ind w:left="567"/>
        <w:jc w:val="both"/>
        <w:rPr>
          <w:i/>
          <w:lang w:val="vi-VN"/>
        </w:rPr>
      </w:pPr>
    </w:p>
    <w:p w14:paraId="203A939D" w14:textId="51002EC6" w:rsidR="004E6812" w:rsidRPr="004B3CE3" w:rsidRDefault="00C70780" w:rsidP="00340A46">
      <w:pPr>
        <w:pStyle w:val="a3"/>
        <w:numPr>
          <w:ilvl w:val="0"/>
          <w:numId w:val="37"/>
        </w:numPr>
        <w:ind w:left="567" w:hanging="567"/>
        <w:jc w:val="both"/>
        <w:rPr>
          <w:lang w:val="vi-VN"/>
        </w:rPr>
      </w:pPr>
      <w:r w:rsidRPr="004B3CE3">
        <w:rPr>
          <w:lang w:val="vi-VN"/>
        </w:rPr>
        <w:t xml:space="preserve">The failure of either </w:t>
      </w:r>
      <w:r w:rsidR="00E95155" w:rsidRPr="004B3CE3">
        <w:rPr>
          <w:lang w:val="vi-VN"/>
        </w:rPr>
        <w:t>P</w:t>
      </w:r>
      <w:r w:rsidRPr="004B3CE3">
        <w:rPr>
          <w:lang w:val="vi-VN"/>
        </w:rPr>
        <w:t xml:space="preserve">arty hereto at any time to require performance by the other party of any of its obligations hereunder shall in no way affect the full right to require such performance at any time thereafter. The waiver by either </w:t>
      </w:r>
      <w:r w:rsidR="00E95155" w:rsidRPr="004B3CE3">
        <w:rPr>
          <w:lang w:val="vi-VN"/>
        </w:rPr>
        <w:t>P</w:t>
      </w:r>
      <w:r w:rsidRPr="004B3CE3">
        <w:rPr>
          <w:lang w:val="vi-VN"/>
        </w:rPr>
        <w:t>arty of a remedy concerning a breach of any provision hereof shall not be taken as a waiver of a remedy concerning any succeeding breach of such a provision or any breach of other provisions</w:t>
      </w:r>
      <w:r w:rsidR="004E6812" w:rsidRPr="004B3CE3">
        <w:rPr>
          <w:lang w:val="vi-VN"/>
        </w:rPr>
        <w:t>.</w:t>
      </w:r>
    </w:p>
    <w:p w14:paraId="19BA50C6" w14:textId="77777777" w:rsidR="00EA2DFB" w:rsidRPr="004B3CE3" w:rsidRDefault="00EA2DFB" w:rsidP="00EA2DFB">
      <w:pPr>
        <w:pStyle w:val="a3"/>
        <w:ind w:left="567"/>
        <w:jc w:val="both"/>
        <w:rPr>
          <w:lang w:val="vi-VN"/>
        </w:rPr>
      </w:pPr>
    </w:p>
    <w:p w14:paraId="227F2E24" w14:textId="58CAAB56" w:rsidR="00EA2DFB" w:rsidRPr="004B3CE3" w:rsidRDefault="00C70780" w:rsidP="00C617FA">
      <w:pPr>
        <w:pStyle w:val="a3"/>
        <w:ind w:left="567"/>
        <w:jc w:val="both"/>
        <w:rPr>
          <w:lang w:val="vi-VN"/>
        </w:rPr>
      </w:pPr>
      <w:r w:rsidRPr="004B3CE3">
        <w:rPr>
          <w:lang w:val="vi-VN"/>
        </w:rPr>
        <w:t xml:space="preserve">Any part, clause or provision of this </w:t>
      </w:r>
      <w:r w:rsidR="00E95155" w:rsidRPr="004B3CE3">
        <w:rPr>
          <w:lang w:val="vi-VN"/>
        </w:rPr>
        <w:t>Agreement</w:t>
      </w:r>
      <w:r w:rsidRPr="004B3CE3">
        <w:rPr>
          <w:lang w:val="vi-VN"/>
        </w:rPr>
        <w:t xml:space="preserve"> which is held to be illegal, void, invalid or unenforceable under the laws of Vietnam shall be deemed inoperative between the Parties, without invalidating the remaining provisions of this </w:t>
      </w:r>
      <w:r w:rsidR="00E95155" w:rsidRPr="004B3CE3">
        <w:rPr>
          <w:lang w:val="vi-VN"/>
        </w:rPr>
        <w:t>Agreement</w:t>
      </w:r>
      <w:r w:rsidRPr="004B3CE3">
        <w:rPr>
          <w:lang w:val="vi-VN"/>
        </w:rPr>
        <w:t xml:space="preserve"> which shall remain in full force and effect</w:t>
      </w:r>
      <w:r w:rsidR="00EA2DFB" w:rsidRPr="004B3CE3">
        <w:rPr>
          <w:lang w:val="vi-VN"/>
        </w:rPr>
        <w:t>.</w:t>
      </w:r>
    </w:p>
    <w:p w14:paraId="139D307A" w14:textId="6629472B" w:rsidR="00AE1B7D" w:rsidRPr="004B3CE3" w:rsidRDefault="00AE1B7D" w:rsidP="0083280C">
      <w:pPr>
        <w:pStyle w:val="a3"/>
        <w:ind w:left="567"/>
        <w:jc w:val="both"/>
        <w:rPr>
          <w:lang w:val="vi-VN"/>
        </w:rPr>
      </w:pPr>
    </w:p>
    <w:p w14:paraId="07998D68" w14:textId="429F5A48" w:rsidR="004E6812" w:rsidRPr="004B3CE3" w:rsidRDefault="00AE1B7D" w:rsidP="00AE1B7D">
      <w:pPr>
        <w:pStyle w:val="a3"/>
        <w:ind w:left="0"/>
        <w:jc w:val="both"/>
        <w:rPr>
          <w:lang w:val="vi-VN"/>
        </w:rPr>
      </w:pPr>
      <w:r w:rsidRPr="004B3CE3">
        <w:rPr>
          <w:b/>
          <w:bCs/>
          <w:lang w:val="vi-VN"/>
        </w:rPr>
        <w:t xml:space="preserve">IN WITNESS </w:t>
      </w:r>
      <w:r w:rsidR="00C70780" w:rsidRPr="004B3CE3">
        <w:rPr>
          <w:b/>
          <w:bCs/>
          <w:lang w:val="vi-VN"/>
        </w:rPr>
        <w:t>WHEREOF</w:t>
      </w:r>
      <w:r w:rsidRPr="004B3CE3">
        <w:rPr>
          <w:lang w:val="vi-VN"/>
        </w:rPr>
        <w:t xml:space="preserve">, the Parties have entered into this </w:t>
      </w:r>
      <w:r w:rsidR="00991A90" w:rsidRPr="004B3CE3">
        <w:rPr>
          <w:lang w:val="vi-VN"/>
        </w:rPr>
        <w:t>Agreement</w:t>
      </w:r>
      <w:r w:rsidR="00991A90" w:rsidRPr="004B3CE3" w:rsidDel="00991A90">
        <w:rPr>
          <w:lang w:val="vi-VN"/>
        </w:rPr>
        <w:t xml:space="preserve"> </w:t>
      </w:r>
      <w:r w:rsidRPr="004B3CE3">
        <w:rPr>
          <w:lang w:val="vi-VN"/>
        </w:rPr>
        <w:t xml:space="preserve">on the date, month and year mentioned at the beginning of this </w:t>
      </w:r>
      <w:r w:rsidR="00991A90" w:rsidRPr="004B3CE3">
        <w:rPr>
          <w:lang w:val="vi-VN"/>
        </w:rPr>
        <w:t>Agreement</w:t>
      </w:r>
      <w:r w:rsidRPr="004B3CE3">
        <w:rPr>
          <w:lang w:val="vi-VN"/>
        </w:rPr>
        <w:t>.</w:t>
      </w:r>
    </w:p>
    <w:p w14:paraId="66E55632" w14:textId="77777777" w:rsidR="00AE1B7D" w:rsidRPr="004B3CE3" w:rsidRDefault="00AE1B7D" w:rsidP="00AE1B7D">
      <w:pPr>
        <w:pStyle w:val="a3"/>
        <w:ind w:left="0"/>
        <w:jc w:val="both"/>
        <w:rPr>
          <w:lang w:val="vi-VN"/>
        </w:rPr>
      </w:pPr>
    </w:p>
    <w:p w14:paraId="1062D338" w14:textId="77777777" w:rsidR="00F42BA5" w:rsidRPr="00C617FA" w:rsidRDefault="00F42BA5" w:rsidP="00C85214">
      <w:pPr>
        <w:spacing w:before="120" w:after="120"/>
        <w:contextualSpacing/>
        <w:rPr>
          <w:lang w:val="vi-VN"/>
        </w:rPr>
      </w:pPr>
      <w:r w:rsidRPr="00C617FA">
        <w:rPr>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188"/>
        <w:gridCol w:w="4668"/>
      </w:tblGrid>
      <w:tr w:rsidR="004B3CE3" w:rsidRPr="004B3CE3" w14:paraId="5227743D" w14:textId="77777777" w:rsidTr="00820B3E">
        <w:tc>
          <w:tcPr>
            <w:tcW w:w="4188" w:type="dxa"/>
            <w:tcBorders>
              <w:top w:val="nil"/>
              <w:left w:val="nil"/>
              <w:bottom w:val="nil"/>
              <w:right w:val="nil"/>
              <w:tl2br w:val="nil"/>
              <w:tr2bl w:val="nil"/>
            </w:tcBorders>
            <w:shd w:val="clear" w:color="auto" w:fill="auto"/>
            <w:tcMar>
              <w:top w:w="0" w:type="dxa"/>
              <w:left w:w="108" w:type="dxa"/>
              <w:bottom w:w="0" w:type="dxa"/>
              <w:right w:w="108" w:type="dxa"/>
            </w:tcMar>
          </w:tcPr>
          <w:p w14:paraId="2F96C73E" w14:textId="765752EC" w:rsidR="00AE1B7D" w:rsidRPr="00C617FA" w:rsidRDefault="00C712D9" w:rsidP="00C85214">
            <w:pPr>
              <w:spacing w:before="120" w:after="120"/>
              <w:contextualSpacing/>
              <w:jc w:val="center"/>
              <w:rPr>
                <w:b/>
                <w:bCs/>
                <w:lang w:val="en-US"/>
              </w:rPr>
            </w:pPr>
            <w:r w:rsidRPr="00C617FA">
              <w:rPr>
                <w:b/>
                <w:bCs/>
                <w:lang w:val="en-US"/>
              </w:rPr>
              <w:t>LESSEE</w:t>
            </w:r>
          </w:p>
          <w:p w14:paraId="06CD8DDE" w14:textId="7E157187" w:rsidR="00F42BA5" w:rsidRPr="00C617FA" w:rsidRDefault="00AE1B7D" w:rsidP="00C85214">
            <w:pPr>
              <w:spacing w:before="120" w:after="120"/>
              <w:contextualSpacing/>
              <w:jc w:val="center"/>
              <w:rPr>
                <w:i/>
                <w:iCs/>
                <w:lang w:val="vi-VN"/>
              </w:rPr>
            </w:pPr>
            <w:r w:rsidRPr="00C617FA">
              <w:rPr>
                <w:b/>
                <w:bCs/>
                <w:highlight w:val="yellow"/>
                <w:lang w:val="vi-VN"/>
              </w:rPr>
              <w:t xml:space="preserve">[ ] </w:t>
            </w:r>
            <w:r w:rsidR="00F42BA5" w:rsidRPr="00C617FA">
              <w:rPr>
                <w:b/>
                <w:bCs/>
                <w:lang w:val="vi-VN"/>
              </w:rPr>
              <w:br/>
            </w:r>
            <w:r w:rsidR="00F42BA5" w:rsidRPr="00C617FA">
              <w:rPr>
                <w:i/>
                <w:iCs/>
                <w:lang w:val="vi-VN"/>
              </w:rPr>
              <w:t>(Sign, write full name; if it is an organization, clearly state the position of the person signing and s</w:t>
            </w:r>
            <w:r w:rsidR="00C70780" w:rsidRPr="00C617FA">
              <w:rPr>
                <w:i/>
                <w:iCs/>
                <w:lang w:val="en-US"/>
              </w:rPr>
              <w:t>eal</w:t>
            </w:r>
            <w:r w:rsidR="00F42BA5" w:rsidRPr="00C617FA">
              <w:rPr>
                <w:i/>
                <w:iCs/>
                <w:lang w:val="vi-VN"/>
              </w:rPr>
              <w:t>)</w:t>
            </w:r>
          </w:p>
          <w:p w14:paraId="16DB23C7" w14:textId="77777777" w:rsidR="00AE1B7D" w:rsidRPr="00C617FA" w:rsidRDefault="00AE1B7D" w:rsidP="00C85214">
            <w:pPr>
              <w:spacing w:before="120" w:after="120"/>
              <w:contextualSpacing/>
              <w:jc w:val="center"/>
              <w:rPr>
                <w:i/>
                <w:iCs/>
                <w:lang w:val="vi-VN"/>
              </w:rPr>
            </w:pPr>
          </w:p>
          <w:p w14:paraId="221D7948" w14:textId="77777777" w:rsidR="00AE1B7D" w:rsidRPr="00C617FA" w:rsidRDefault="00AE1B7D" w:rsidP="00C85214">
            <w:pPr>
              <w:spacing w:before="120" w:after="120"/>
              <w:contextualSpacing/>
              <w:jc w:val="center"/>
              <w:rPr>
                <w:i/>
                <w:iCs/>
                <w:lang w:val="vi-VN"/>
              </w:rPr>
            </w:pPr>
          </w:p>
          <w:p w14:paraId="45D652EE" w14:textId="77777777" w:rsidR="00AE1B7D" w:rsidRPr="00C617FA" w:rsidRDefault="00AE1B7D" w:rsidP="00C85214">
            <w:pPr>
              <w:spacing w:before="120" w:after="120"/>
              <w:contextualSpacing/>
              <w:jc w:val="center"/>
              <w:rPr>
                <w:i/>
                <w:iCs/>
                <w:lang w:val="vi-VN"/>
              </w:rPr>
            </w:pPr>
          </w:p>
          <w:p w14:paraId="6FC15361" w14:textId="77777777" w:rsidR="00AE1B7D" w:rsidRPr="00C617FA" w:rsidRDefault="00AE1B7D" w:rsidP="00C85214">
            <w:pPr>
              <w:spacing w:before="120" w:after="120"/>
              <w:contextualSpacing/>
              <w:jc w:val="center"/>
              <w:rPr>
                <w:i/>
                <w:iCs/>
                <w:lang w:val="vi-VN"/>
              </w:rPr>
            </w:pPr>
          </w:p>
          <w:p w14:paraId="6FAB3AA0" w14:textId="77777777" w:rsidR="00AE1B7D" w:rsidRPr="00C617FA" w:rsidRDefault="00AE1B7D" w:rsidP="00C85214">
            <w:pPr>
              <w:spacing w:before="120" w:after="120"/>
              <w:contextualSpacing/>
              <w:jc w:val="center"/>
              <w:rPr>
                <w:i/>
                <w:iCs/>
                <w:lang w:val="vi-VN"/>
              </w:rPr>
            </w:pPr>
          </w:p>
          <w:p w14:paraId="34AF30A9" w14:textId="77777777" w:rsidR="00AE1B7D" w:rsidRPr="00C617FA" w:rsidRDefault="00AE1B7D" w:rsidP="00AE1B7D">
            <w:pPr>
              <w:spacing w:before="120" w:after="120"/>
              <w:contextualSpacing/>
              <w:jc w:val="center"/>
              <w:rPr>
                <w:lang w:val="vi-VN"/>
              </w:rPr>
            </w:pPr>
            <w:r w:rsidRPr="00C617FA">
              <w:rPr>
                <w:lang w:val="vi-VN"/>
              </w:rPr>
              <w:t>_____________________________</w:t>
            </w:r>
          </w:p>
          <w:p w14:paraId="3FEA9E6F" w14:textId="77777777" w:rsidR="00AE1B7D" w:rsidRPr="00C617FA" w:rsidRDefault="00AE1B7D" w:rsidP="00AE1B7D">
            <w:pPr>
              <w:spacing w:before="120" w:after="120"/>
              <w:contextualSpacing/>
              <w:jc w:val="center"/>
              <w:rPr>
                <w:b/>
                <w:bCs/>
                <w:lang w:val="vi-VN"/>
              </w:rPr>
            </w:pPr>
            <w:r w:rsidRPr="00C617FA">
              <w:rPr>
                <w:b/>
                <w:bCs/>
                <w:highlight w:val="yellow"/>
                <w:lang w:val="vi-VN"/>
              </w:rPr>
              <w:t>[Full name]</w:t>
            </w:r>
          </w:p>
          <w:p w14:paraId="3A4DBBC0" w14:textId="26CCD667" w:rsidR="00AE1B7D" w:rsidRPr="00C617FA" w:rsidRDefault="00AE1B7D" w:rsidP="00AE1B7D">
            <w:pPr>
              <w:spacing w:before="120" w:after="120"/>
              <w:contextualSpacing/>
              <w:jc w:val="center"/>
            </w:pPr>
            <w:r w:rsidRPr="00C617FA">
              <w:rPr>
                <w:highlight w:val="yellow"/>
                <w:lang w:val="vi-VN"/>
              </w:rPr>
              <w:t>[Position]</w:t>
            </w:r>
          </w:p>
        </w:tc>
        <w:tc>
          <w:tcPr>
            <w:tcW w:w="4668" w:type="dxa"/>
            <w:tcBorders>
              <w:top w:val="nil"/>
              <w:left w:val="nil"/>
              <w:bottom w:val="nil"/>
              <w:right w:val="nil"/>
              <w:tl2br w:val="nil"/>
              <w:tr2bl w:val="nil"/>
            </w:tcBorders>
            <w:shd w:val="clear" w:color="auto" w:fill="auto"/>
            <w:tcMar>
              <w:top w:w="0" w:type="dxa"/>
              <w:left w:w="108" w:type="dxa"/>
              <w:bottom w:w="0" w:type="dxa"/>
              <w:right w:w="108" w:type="dxa"/>
            </w:tcMar>
          </w:tcPr>
          <w:p w14:paraId="4758DE4F" w14:textId="0F150E9D" w:rsidR="00AE1B7D" w:rsidRPr="00C617FA" w:rsidRDefault="00C712D9" w:rsidP="00C85214">
            <w:pPr>
              <w:spacing w:before="120" w:after="120"/>
              <w:contextualSpacing/>
              <w:jc w:val="center"/>
              <w:rPr>
                <w:b/>
                <w:bCs/>
              </w:rPr>
            </w:pPr>
            <w:r w:rsidRPr="00C617FA">
              <w:rPr>
                <w:b/>
                <w:bCs/>
              </w:rPr>
              <w:t>LESSOR</w:t>
            </w:r>
          </w:p>
          <w:p w14:paraId="19BD2CC0" w14:textId="350910FA" w:rsidR="00F42BA5" w:rsidRPr="00C617FA" w:rsidRDefault="00AE1B7D" w:rsidP="00C85214">
            <w:pPr>
              <w:spacing w:before="120" w:after="120"/>
              <w:contextualSpacing/>
              <w:jc w:val="center"/>
            </w:pPr>
            <w:r w:rsidRPr="00C617FA">
              <w:rPr>
                <w:b/>
                <w:bCs/>
                <w:lang w:val="vi-VN"/>
              </w:rPr>
              <w:t xml:space="preserve">KHOI PHAT INVESTMENT ONE MEMBER COMPANY LIMITED </w:t>
            </w:r>
            <w:r w:rsidR="00F42BA5" w:rsidRPr="00C617FA">
              <w:rPr>
                <w:b/>
                <w:bCs/>
              </w:rPr>
              <w:br/>
            </w:r>
            <w:r w:rsidR="00C70780" w:rsidRPr="00C617FA">
              <w:rPr>
                <w:bCs/>
                <w:i/>
              </w:rPr>
              <w:t>(</w:t>
            </w:r>
            <w:r w:rsidR="00F42BA5" w:rsidRPr="00C617FA">
              <w:rPr>
                <w:i/>
                <w:iCs/>
              </w:rPr>
              <w:t>Sign,</w:t>
            </w:r>
            <w:r w:rsidR="00C70780" w:rsidRPr="00C617FA">
              <w:rPr>
                <w:i/>
                <w:iCs/>
              </w:rPr>
              <w:t xml:space="preserve"> write</w:t>
            </w:r>
            <w:r w:rsidR="00F42BA5" w:rsidRPr="00C617FA">
              <w:rPr>
                <w:i/>
                <w:iCs/>
              </w:rPr>
              <w:t xml:space="preserve"> </w:t>
            </w:r>
            <w:r w:rsidR="00C70780" w:rsidRPr="00C617FA">
              <w:rPr>
                <w:i/>
                <w:iCs/>
              </w:rPr>
              <w:t xml:space="preserve">full name, position, </w:t>
            </w:r>
            <w:r w:rsidR="00F42BA5" w:rsidRPr="00C617FA">
              <w:rPr>
                <w:i/>
                <w:iCs/>
              </w:rPr>
              <w:t>and seal)</w:t>
            </w:r>
          </w:p>
          <w:p w14:paraId="551178E1" w14:textId="77777777" w:rsidR="00AE1B7D" w:rsidRPr="00C617FA" w:rsidRDefault="00AE1B7D" w:rsidP="00C85214">
            <w:pPr>
              <w:spacing w:before="120" w:after="120"/>
              <w:contextualSpacing/>
              <w:jc w:val="center"/>
            </w:pPr>
          </w:p>
          <w:p w14:paraId="1CAF26C5" w14:textId="77777777" w:rsidR="00AE1B7D" w:rsidRPr="00C617FA" w:rsidRDefault="00AE1B7D" w:rsidP="00C85214">
            <w:pPr>
              <w:spacing w:before="120" w:after="120"/>
              <w:contextualSpacing/>
              <w:jc w:val="center"/>
            </w:pPr>
          </w:p>
          <w:p w14:paraId="4B4D689E" w14:textId="77777777" w:rsidR="00AE1B7D" w:rsidRPr="00C617FA" w:rsidRDefault="00AE1B7D" w:rsidP="00C85214">
            <w:pPr>
              <w:spacing w:before="120" w:after="120"/>
              <w:contextualSpacing/>
              <w:jc w:val="center"/>
            </w:pPr>
          </w:p>
          <w:p w14:paraId="6BFB07D7" w14:textId="77777777" w:rsidR="00AE1B7D" w:rsidRPr="00C617FA" w:rsidRDefault="00AE1B7D" w:rsidP="00C85214">
            <w:pPr>
              <w:spacing w:before="120" w:after="120"/>
              <w:contextualSpacing/>
              <w:jc w:val="center"/>
            </w:pPr>
          </w:p>
          <w:p w14:paraId="3E10C823" w14:textId="77777777" w:rsidR="00AE1B7D" w:rsidRPr="00C617FA" w:rsidRDefault="00AE1B7D" w:rsidP="00C85214">
            <w:pPr>
              <w:spacing w:before="120" w:after="120"/>
              <w:contextualSpacing/>
              <w:jc w:val="center"/>
            </w:pPr>
          </w:p>
          <w:p w14:paraId="01FD6EC9" w14:textId="77777777" w:rsidR="00AE1B7D" w:rsidRPr="00C617FA" w:rsidRDefault="00AE1B7D" w:rsidP="00C85214">
            <w:pPr>
              <w:spacing w:before="120" w:after="120"/>
              <w:contextualSpacing/>
              <w:jc w:val="center"/>
            </w:pPr>
          </w:p>
          <w:p w14:paraId="775076CC" w14:textId="77777777" w:rsidR="00AE1B7D" w:rsidRPr="00C617FA" w:rsidRDefault="00AE1B7D" w:rsidP="00C85214">
            <w:pPr>
              <w:spacing w:before="120" w:after="120"/>
              <w:contextualSpacing/>
              <w:jc w:val="center"/>
              <w:rPr>
                <w:lang w:val="vi-VN"/>
              </w:rPr>
            </w:pPr>
            <w:r w:rsidRPr="00C617FA">
              <w:rPr>
                <w:lang w:val="vi-VN"/>
              </w:rPr>
              <w:t>_____________________________</w:t>
            </w:r>
          </w:p>
          <w:p w14:paraId="555244DC" w14:textId="77777777" w:rsidR="00AE1B7D" w:rsidRPr="00C617FA" w:rsidRDefault="00AE1B7D" w:rsidP="00C85214">
            <w:pPr>
              <w:spacing w:before="120" w:after="120"/>
              <w:contextualSpacing/>
              <w:jc w:val="center"/>
              <w:rPr>
                <w:b/>
                <w:bCs/>
                <w:lang w:val="vi-VN"/>
              </w:rPr>
            </w:pPr>
            <w:r w:rsidRPr="00C617FA">
              <w:rPr>
                <w:b/>
                <w:bCs/>
                <w:highlight w:val="yellow"/>
                <w:lang w:val="vi-VN"/>
              </w:rPr>
              <w:t>[Full name]</w:t>
            </w:r>
          </w:p>
          <w:p w14:paraId="53287543" w14:textId="637E59B8" w:rsidR="00AE1B7D" w:rsidRPr="00C617FA" w:rsidRDefault="00AE1B7D" w:rsidP="00C85214">
            <w:pPr>
              <w:spacing w:before="120" w:after="120"/>
              <w:contextualSpacing/>
              <w:jc w:val="center"/>
              <w:rPr>
                <w:lang w:val="vi-VN"/>
              </w:rPr>
            </w:pPr>
            <w:r w:rsidRPr="00C617FA">
              <w:rPr>
                <w:highlight w:val="yellow"/>
                <w:lang w:val="vi-VN"/>
              </w:rPr>
              <w:t>[Position]</w:t>
            </w:r>
          </w:p>
        </w:tc>
      </w:tr>
    </w:tbl>
    <w:p w14:paraId="0BF0D553" w14:textId="3C9FB4E4" w:rsidR="00F42BA5" w:rsidRPr="00C617FA" w:rsidRDefault="00F42BA5" w:rsidP="00C85214">
      <w:pPr>
        <w:spacing w:before="120" w:after="120"/>
        <w:contextualSpacing/>
        <w:rPr>
          <w:vertAlign w:val="superscript"/>
        </w:rPr>
      </w:pPr>
    </w:p>
    <w:p w14:paraId="454B3649" w14:textId="77777777" w:rsidR="006D6698" w:rsidRPr="00C617FA" w:rsidRDefault="006D6698" w:rsidP="00C85214">
      <w:pPr>
        <w:spacing w:before="120" w:after="120"/>
        <w:contextualSpacing/>
        <w:rPr>
          <w:vertAlign w:val="superscript"/>
        </w:rPr>
      </w:pPr>
    </w:p>
    <w:p w14:paraId="3BFA2AD9" w14:textId="20BB1EE2" w:rsidR="006D6698" w:rsidRPr="00C617FA" w:rsidRDefault="006D6698" w:rsidP="00C85214">
      <w:pPr>
        <w:spacing w:before="120" w:after="120"/>
        <w:contextualSpacing/>
        <w:rPr>
          <w:b/>
          <w:bCs/>
        </w:rPr>
      </w:pPr>
      <w:r w:rsidRPr="00C617FA">
        <w:rPr>
          <w:b/>
          <w:bCs/>
        </w:rPr>
        <w:br w:type="page"/>
      </w:r>
    </w:p>
    <w:p w14:paraId="459C7FD2" w14:textId="79885EDE" w:rsidR="006D6698" w:rsidRPr="00C617FA" w:rsidRDefault="00422B95" w:rsidP="00D50873">
      <w:pPr>
        <w:pStyle w:val="1"/>
        <w:spacing w:before="120" w:after="120"/>
        <w:contextualSpacing/>
        <w:jc w:val="center"/>
        <w:rPr>
          <w:color w:val="auto"/>
          <w:lang w:val="vi-VN"/>
        </w:rPr>
      </w:pPr>
      <w:bookmarkStart w:id="93" w:name="_Toc189640015"/>
      <w:r w:rsidRPr="00C617FA">
        <w:rPr>
          <w:color w:val="auto"/>
        </w:rPr>
        <w:lastRenderedPageBreak/>
        <w:t xml:space="preserve">SCHEDULE </w:t>
      </w:r>
      <w:r w:rsidR="006D6698" w:rsidRPr="00C617FA">
        <w:rPr>
          <w:color w:val="auto"/>
          <w:lang w:val="vi-VN"/>
        </w:rPr>
        <w:t xml:space="preserve">1 – </w:t>
      </w:r>
      <w:r w:rsidRPr="00C617FA">
        <w:rPr>
          <w:color w:val="auto"/>
          <w:lang w:val="vi-VN"/>
        </w:rPr>
        <w:t>DEFINITION AND INTERPRETATION</w:t>
      </w:r>
      <w:bookmarkEnd w:id="93"/>
    </w:p>
    <w:p w14:paraId="62D88A09" w14:textId="77777777" w:rsidR="00AE1B7D" w:rsidRPr="004B3CE3" w:rsidRDefault="00AE1B7D" w:rsidP="00D50873">
      <w:pPr>
        <w:spacing w:before="120" w:after="120"/>
        <w:contextualSpacing/>
        <w:rPr>
          <w:lang w:val="vi-VN"/>
        </w:rPr>
      </w:pPr>
    </w:p>
    <w:p w14:paraId="4AAEF80B" w14:textId="35DE5FA6" w:rsidR="00AE1B7D" w:rsidRPr="004B3CE3" w:rsidRDefault="00422B95" w:rsidP="00E74115">
      <w:pPr>
        <w:spacing w:before="120" w:after="120"/>
        <w:contextualSpacing/>
        <w:jc w:val="both"/>
        <w:rPr>
          <w:lang w:val="vi-VN"/>
        </w:rPr>
      </w:pPr>
      <w:r w:rsidRPr="004B3CE3">
        <w:t xml:space="preserve">In this </w:t>
      </w:r>
      <w:r w:rsidR="00A46AEC" w:rsidRPr="004B3CE3">
        <w:t>Agreement</w:t>
      </w:r>
      <w:r w:rsidRPr="004B3CE3">
        <w:t>, the following t</w:t>
      </w:r>
      <w:r w:rsidR="00EE4C73" w:rsidRPr="004B3CE3">
        <w:t>erms are interpreted as follows</w:t>
      </w:r>
      <w:r w:rsidR="00AE1B7D" w:rsidRPr="004B3CE3">
        <w:rPr>
          <w:lang w:val="vi-VN"/>
        </w:rPr>
        <w:t>:</w:t>
      </w:r>
    </w:p>
    <w:p w14:paraId="2A0F88A2" w14:textId="77777777" w:rsidR="00D50873" w:rsidRPr="004B3CE3" w:rsidRDefault="00D50873" w:rsidP="00E74115">
      <w:pPr>
        <w:spacing w:before="120" w:after="120"/>
        <w:contextualSpacing/>
        <w:jc w:val="both"/>
        <w:rPr>
          <w:lang w:val="vi-VN"/>
        </w:rPr>
      </w:pPr>
    </w:p>
    <w:p w14:paraId="44B635C4" w14:textId="28EF6D8A" w:rsidR="00E74115" w:rsidRPr="004B3CE3" w:rsidRDefault="00EE4C73" w:rsidP="00340A46">
      <w:pPr>
        <w:pStyle w:val="a3"/>
        <w:numPr>
          <w:ilvl w:val="0"/>
          <w:numId w:val="69"/>
        </w:numPr>
        <w:spacing w:before="120" w:after="120"/>
        <w:ind w:left="540" w:hanging="540"/>
        <w:jc w:val="both"/>
        <w:rPr>
          <w:lang w:val="vi-VN"/>
        </w:rPr>
      </w:pPr>
      <w:r w:rsidRPr="004B3CE3">
        <w:rPr>
          <w:lang w:val="vi-VN"/>
        </w:rPr>
        <w:t>“</w:t>
      </w:r>
      <w:r w:rsidR="00AA5856" w:rsidRPr="004B3CE3">
        <w:rPr>
          <w:b/>
          <w:bCs/>
          <w:lang w:val="vi-VN"/>
        </w:rPr>
        <w:t>State Authority</w:t>
      </w:r>
      <w:r w:rsidR="00E74115" w:rsidRPr="004B3CE3">
        <w:rPr>
          <w:lang w:val="vi-VN"/>
        </w:rPr>
        <w:t xml:space="preserve">” means any and/or all of the followings: </w:t>
      </w:r>
      <w:r w:rsidR="00820B3E" w:rsidRPr="00C617FA">
        <w:rPr>
          <w:lang w:val="nl-NL"/>
        </w:rPr>
        <w:t xml:space="preserve">Ho Chi Minh City People's Committee, Thu Duc City People's Committee, Ho Chi Minh City Department of Natural Resouces and Environment, and other state authorities of Ho Chi Minh City, Thu Duc City; specialized construction agencies under the Ministry of Construction and </w:t>
      </w:r>
      <w:r w:rsidR="00A54DE8" w:rsidRPr="00C617FA">
        <w:rPr>
          <w:lang w:val="nl-NL"/>
        </w:rPr>
        <w:t xml:space="preserve">other </w:t>
      </w:r>
      <w:r w:rsidRPr="00C617FA">
        <w:rPr>
          <w:lang w:val="nl-NL"/>
        </w:rPr>
        <w:t xml:space="preserve">competant state </w:t>
      </w:r>
      <w:r w:rsidR="00A54DE8" w:rsidRPr="00C617FA">
        <w:rPr>
          <w:lang w:val="nl-NL"/>
        </w:rPr>
        <w:t>authorities of Vietnam according to the law</w:t>
      </w:r>
      <w:r w:rsidRPr="00C617FA">
        <w:rPr>
          <w:lang w:val="nl-NL"/>
        </w:rPr>
        <w:t>s</w:t>
      </w:r>
      <w:r w:rsidR="00E74115" w:rsidRPr="00C617FA">
        <w:rPr>
          <w:lang w:val="vi-VN"/>
        </w:rPr>
        <w:t>.</w:t>
      </w:r>
    </w:p>
    <w:p w14:paraId="16EAB1DD" w14:textId="77777777" w:rsidR="00E74115" w:rsidRPr="00C617FA" w:rsidRDefault="00E74115" w:rsidP="00E74115">
      <w:pPr>
        <w:pStyle w:val="a3"/>
        <w:spacing w:before="120" w:after="120"/>
        <w:ind w:left="567"/>
        <w:jc w:val="both"/>
        <w:rPr>
          <w:lang w:val="vi-VN"/>
        </w:rPr>
      </w:pPr>
    </w:p>
    <w:p w14:paraId="40D4A498" w14:textId="671F08A4" w:rsidR="00E74115" w:rsidRPr="00C617FA" w:rsidRDefault="00DD6961" w:rsidP="00340A46">
      <w:pPr>
        <w:pStyle w:val="a3"/>
        <w:numPr>
          <w:ilvl w:val="0"/>
          <w:numId w:val="69"/>
        </w:numPr>
        <w:spacing w:before="120" w:after="120"/>
        <w:ind w:left="567" w:hanging="567"/>
        <w:jc w:val="both"/>
        <w:rPr>
          <w:lang w:val="vi-VN"/>
        </w:rPr>
      </w:pPr>
      <w:r w:rsidRPr="004B3CE3">
        <w:rPr>
          <w:lang w:val="vi-VN"/>
        </w:rPr>
        <w:t>“</w:t>
      </w:r>
      <w:r w:rsidRPr="004B3CE3">
        <w:rPr>
          <w:b/>
          <w:bCs/>
          <w:lang w:val="vi-VN"/>
        </w:rPr>
        <w:t>Service</w:t>
      </w:r>
      <w:r w:rsidR="00E74115" w:rsidRPr="004B3CE3">
        <w:rPr>
          <w:lang w:val="vi-VN"/>
        </w:rPr>
        <w:t xml:space="preserve">” means services as described in </w:t>
      </w:r>
      <w:r w:rsidR="00E74115" w:rsidRPr="004B3CE3">
        <w:rPr>
          <w:b/>
          <w:u w:val="single"/>
          <w:lang w:val="vi-VN"/>
        </w:rPr>
        <w:t>Schedule 3</w:t>
      </w:r>
      <w:r w:rsidR="00E74115" w:rsidRPr="004B3CE3">
        <w:rPr>
          <w:lang w:val="vi-VN"/>
        </w:rPr>
        <w:t xml:space="preserve"> </w:t>
      </w:r>
      <w:r w:rsidR="00A54DE8" w:rsidRPr="004B3CE3">
        <w:t xml:space="preserve">hereof, provided by the </w:t>
      </w:r>
      <w:r w:rsidR="00C712D9" w:rsidRPr="004B3CE3">
        <w:t>Lessor</w:t>
      </w:r>
      <w:r w:rsidR="00A54DE8" w:rsidRPr="004B3CE3">
        <w:t xml:space="preserve"> on the basis of </w:t>
      </w:r>
      <w:r w:rsidR="00C712D9" w:rsidRPr="004B3CE3">
        <w:t>Lessee</w:t>
      </w:r>
      <w:r w:rsidR="00A54DE8" w:rsidRPr="004B3CE3">
        <w:t xml:space="preserve"> paying the Service Charge.</w:t>
      </w:r>
    </w:p>
    <w:p w14:paraId="3D1DF1DE" w14:textId="77777777" w:rsidR="00E74115" w:rsidRPr="004B3CE3" w:rsidRDefault="00E74115" w:rsidP="00E74115">
      <w:pPr>
        <w:pStyle w:val="a3"/>
        <w:spacing w:before="120" w:after="120"/>
        <w:ind w:left="567"/>
        <w:jc w:val="both"/>
        <w:rPr>
          <w:lang w:val="vi-VN"/>
        </w:rPr>
      </w:pPr>
    </w:p>
    <w:p w14:paraId="7F4858A2" w14:textId="0506F8C6" w:rsidR="00E74115" w:rsidRPr="004B3CE3" w:rsidRDefault="00DD6961" w:rsidP="00340A46">
      <w:pPr>
        <w:pStyle w:val="a3"/>
        <w:numPr>
          <w:ilvl w:val="0"/>
          <w:numId w:val="69"/>
        </w:numPr>
        <w:spacing w:before="120" w:after="120"/>
        <w:ind w:left="567" w:hanging="567"/>
        <w:jc w:val="both"/>
        <w:rPr>
          <w:lang w:val="vi-VN"/>
        </w:rPr>
      </w:pPr>
      <w:r w:rsidRPr="004B3CE3">
        <w:rPr>
          <w:lang w:val="vi-VN"/>
        </w:rPr>
        <w:t>“</w:t>
      </w:r>
      <w:r w:rsidR="00A54DE8" w:rsidRPr="004B3CE3">
        <w:rPr>
          <w:b/>
          <w:bCs/>
          <w:lang w:val="vi-VN"/>
        </w:rPr>
        <w:t>Building Manageme</w:t>
      </w:r>
      <w:r w:rsidRPr="004B3CE3">
        <w:rPr>
          <w:b/>
          <w:bCs/>
          <w:lang w:val="vi-VN"/>
        </w:rPr>
        <w:t>nt</w:t>
      </w:r>
      <w:r w:rsidR="00E74115" w:rsidRPr="004B3CE3">
        <w:rPr>
          <w:lang w:val="vi-VN"/>
        </w:rPr>
        <w:t xml:space="preserve">” </w:t>
      </w:r>
      <w:r w:rsidR="00A54DE8" w:rsidRPr="004B3CE3">
        <w:t xml:space="preserve">means the </w:t>
      </w:r>
      <w:r w:rsidR="00C712D9" w:rsidRPr="004B3CE3">
        <w:t>Lessor</w:t>
      </w:r>
      <w:r w:rsidR="00017FA7">
        <w:t xml:space="preserve">’ </w:t>
      </w:r>
      <w:r w:rsidR="00017FA7" w:rsidRPr="004B3CE3">
        <w:t>agency</w:t>
      </w:r>
      <w:r w:rsidR="00A54DE8" w:rsidRPr="004B3CE3">
        <w:t xml:space="preserve"> to manage</w:t>
      </w:r>
      <w:r w:rsidR="002F5E32">
        <w:t xml:space="preserve">s </w:t>
      </w:r>
      <w:r w:rsidR="002F5E32" w:rsidRPr="002F5E32">
        <w:t>and operates</w:t>
      </w:r>
      <w:r w:rsidR="00A54DE8" w:rsidRPr="004B3CE3">
        <w:t xml:space="preserve"> the Building.</w:t>
      </w:r>
    </w:p>
    <w:p w14:paraId="4082FB60" w14:textId="77777777" w:rsidR="00E74115" w:rsidRPr="004B3CE3" w:rsidRDefault="00E74115" w:rsidP="00E74115">
      <w:pPr>
        <w:pStyle w:val="a3"/>
        <w:spacing w:before="120" w:after="120"/>
        <w:ind w:left="567"/>
        <w:jc w:val="both"/>
        <w:rPr>
          <w:lang w:val="vi-VN"/>
        </w:rPr>
      </w:pPr>
    </w:p>
    <w:p w14:paraId="39CFC779" w14:textId="74FA7332" w:rsidR="00E74115" w:rsidRPr="004B3CE3" w:rsidRDefault="00DD6961" w:rsidP="00340A46">
      <w:pPr>
        <w:pStyle w:val="a3"/>
        <w:numPr>
          <w:ilvl w:val="0"/>
          <w:numId w:val="69"/>
        </w:numPr>
        <w:spacing w:before="120" w:after="120"/>
        <w:ind w:left="567" w:hanging="567"/>
        <w:jc w:val="both"/>
      </w:pPr>
      <w:r w:rsidRPr="004B3CE3">
        <w:rPr>
          <w:lang w:val="vi-VN"/>
        </w:rPr>
        <w:t>“</w:t>
      </w:r>
      <w:r w:rsidRPr="004B3CE3">
        <w:rPr>
          <w:b/>
          <w:bCs/>
          <w:lang w:val="vi-VN"/>
        </w:rPr>
        <w:t>Business Hours</w:t>
      </w:r>
      <w:r w:rsidR="00E74115" w:rsidRPr="004B3CE3">
        <w:rPr>
          <w:lang w:val="vi-VN"/>
        </w:rPr>
        <w:t xml:space="preserve">” means the following times (exclusive of the public holidays as regulated by the laws or official </w:t>
      </w:r>
      <w:r w:rsidR="00CE3E11" w:rsidRPr="004B3CE3">
        <w:t>announcement of the competent authorities): From Monday to Friday: 8:00 – 1</w:t>
      </w:r>
      <w:r w:rsidRPr="004B3CE3">
        <w:t>8:00 and Saturday: 8:00 – 12:00</w:t>
      </w:r>
      <w:r w:rsidR="00CE3E11" w:rsidRPr="004B3CE3">
        <w:t>.</w:t>
      </w:r>
    </w:p>
    <w:p w14:paraId="677F508D" w14:textId="77777777" w:rsidR="00E74115" w:rsidRPr="004B3CE3" w:rsidRDefault="00E74115" w:rsidP="00E74115">
      <w:pPr>
        <w:pStyle w:val="a3"/>
        <w:spacing w:before="120" w:after="120"/>
        <w:ind w:left="567"/>
        <w:jc w:val="both"/>
        <w:rPr>
          <w:lang w:val="vi-VN"/>
        </w:rPr>
      </w:pPr>
    </w:p>
    <w:p w14:paraId="6CA80661" w14:textId="6661F43D" w:rsidR="00D50873" w:rsidRPr="004B3CE3" w:rsidRDefault="00D50873" w:rsidP="00340A46">
      <w:pPr>
        <w:pStyle w:val="a3"/>
        <w:numPr>
          <w:ilvl w:val="0"/>
          <w:numId w:val="69"/>
        </w:numPr>
        <w:spacing w:before="120" w:after="120"/>
        <w:ind w:left="567" w:hanging="567"/>
        <w:jc w:val="both"/>
        <w:rPr>
          <w:lang w:val="vi-VN"/>
        </w:rPr>
      </w:pPr>
      <w:r w:rsidRPr="004B3CE3">
        <w:rPr>
          <w:lang w:val="vi-VN"/>
        </w:rPr>
        <w:t>“</w:t>
      </w:r>
      <w:r w:rsidR="00A46AEC" w:rsidRPr="004B3CE3">
        <w:rPr>
          <w:b/>
          <w:bCs/>
        </w:rPr>
        <w:t>Agreement</w:t>
      </w:r>
      <w:r w:rsidRPr="004B3CE3">
        <w:rPr>
          <w:lang w:val="vi-VN"/>
        </w:rPr>
        <w:t xml:space="preserve">” </w:t>
      </w:r>
      <w:r w:rsidR="00CE3E11" w:rsidRPr="004B3CE3">
        <w:t>means this Office lease agreement, attaching its Schedules and inter</w:t>
      </w:r>
      <w:r w:rsidR="00DD6961" w:rsidRPr="004B3CE3">
        <w:t xml:space="preserve">nal regulations of the </w:t>
      </w:r>
      <w:r w:rsidR="00C712D9" w:rsidRPr="004B3CE3">
        <w:t>Lessor</w:t>
      </w:r>
      <w:r w:rsidRPr="004B3CE3">
        <w:rPr>
          <w:lang w:val="vi-VN"/>
        </w:rPr>
        <w:t>.</w:t>
      </w:r>
    </w:p>
    <w:p w14:paraId="7BD4DE02" w14:textId="77777777" w:rsidR="00D50873" w:rsidRPr="004B3CE3" w:rsidRDefault="00D50873" w:rsidP="00A705F7">
      <w:pPr>
        <w:pStyle w:val="a3"/>
        <w:spacing w:before="120" w:after="120"/>
        <w:ind w:left="567"/>
        <w:jc w:val="both"/>
        <w:rPr>
          <w:lang w:val="vi-VN"/>
        </w:rPr>
      </w:pPr>
    </w:p>
    <w:p w14:paraId="4F40C7F8" w14:textId="56E3A79E" w:rsidR="00D50873" w:rsidRPr="00C617FA" w:rsidRDefault="00DD6961" w:rsidP="00340A46">
      <w:pPr>
        <w:pStyle w:val="a3"/>
        <w:numPr>
          <w:ilvl w:val="0"/>
          <w:numId w:val="69"/>
        </w:numPr>
        <w:spacing w:before="120" w:after="120"/>
        <w:ind w:left="567" w:hanging="567"/>
        <w:jc w:val="both"/>
        <w:rPr>
          <w:lang w:val="vi-VN"/>
        </w:rPr>
      </w:pPr>
      <w:r w:rsidRPr="00C617FA">
        <w:rPr>
          <w:lang w:val="vi-VN"/>
        </w:rPr>
        <w:t>“</w:t>
      </w:r>
      <w:r w:rsidRPr="00C617FA">
        <w:rPr>
          <w:b/>
          <w:bCs/>
          <w:lang w:val="vi-VN"/>
        </w:rPr>
        <w:t>Leased Premises</w:t>
      </w:r>
      <w:r w:rsidR="00D50873" w:rsidRPr="00C617FA">
        <w:rPr>
          <w:lang w:val="vi-VN"/>
        </w:rPr>
        <w:t xml:space="preserve">” means the area in </w:t>
      </w:r>
      <w:r w:rsidR="00AF5CC1" w:rsidRPr="00C617FA">
        <w:t xml:space="preserve">the </w:t>
      </w:r>
      <w:r w:rsidR="00AF5CC1" w:rsidRPr="00C617FA">
        <w:rPr>
          <w:lang w:val="vi-VN"/>
        </w:rPr>
        <w:t xml:space="preserve">Building </w:t>
      </w:r>
      <w:r w:rsidR="00AF5CC1" w:rsidRPr="00C617FA">
        <w:t xml:space="preserve">rented by the </w:t>
      </w:r>
      <w:r w:rsidR="00C712D9" w:rsidRPr="00C617FA">
        <w:t>Lessee</w:t>
      </w:r>
      <w:r w:rsidR="00AF5CC1" w:rsidRPr="00C617FA">
        <w:t xml:space="preserve"> as specified in </w:t>
      </w:r>
      <w:r w:rsidR="00AF5CC1" w:rsidRPr="00C617FA">
        <w:rPr>
          <w:b/>
          <w:u w:val="single"/>
        </w:rPr>
        <w:t xml:space="preserve">Item 4 of Schedule </w:t>
      </w:r>
      <w:r w:rsidR="00AF5CC1" w:rsidRPr="004B3CE3">
        <w:rPr>
          <w:b/>
          <w:u w:val="single"/>
        </w:rPr>
        <w:t>2</w:t>
      </w:r>
      <w:r w:rsidR="00AF5CC1" w:rsidRPr="004B3CE3">
        <w:t xml:space="preserve"> </w:t>
      </w:r>
      <w:r w:rsidRPr="004B3CE3">
        <w:t>hereof and includes</w:t>
      </w:r>
      <w:r w:rsidR="00A705F7" w:rsidRPr="00C617FA">
        <w:rPr>
          <w:lang w:val="vi-VN"/>
        </w:rPr>
        <w:t>:</w:t>
      </w:r>
    </w:p>
    <w:p w14:paraId="24538FA8" w14:textId="77777777" w:rsidR="00A705F7" w:rsidRPr="00C617FA" w:rsidRDefault="00A705F7" w:rsidP="00A705F7">
      <w:pPr>
        <w:pStyle w:val="a3"/>
        <w:spacing w:before="120" w:after="120"/>
        <w:ind w:left="567"/>
        <w:jc w:val="both"/>
        <w:rPr>
          <w:lang w:val="vi-VN"/>
        </w:rPr>
      </w:pPr>
    </w:p>
    <w:p w14:paraId="77105206" w14:textId="76A241F8" w:rsidR="00A705F7" w:rsidRPr="004B3CE3" w:rsidRDefault="00AF5CC1" w:rsidP="00340A46">
      <w:pPr>
        <w:pStyle w:val="aa"/>
        <w:numPr>
          <w:ilvl w:val="0"/>
          <w:numId w:val="75"/>
        </w:numPr>
        <w:tabs>
          <w:tab w:val="left" w:pos="3463"/>
        </w:tabs>
        <w:spacing w:before="120" w:after="120" w:line="240" w:lineRule="auto"/>
        <w:ind w:left="1134" w:hanging="567"/>
        <w:contextualSpacing/>
        <w:jc w:val="both"/>
        <w:rPr>
          <w:rFonts w:ascii="Times New Roman" w:hAnsi="Times New Roman" w:cs="Times New Roman"/>
          <w:sz w:val="24"/>
          <w:szCs w:val="24"/>
        </w:rPr>
      </w:pPr>
      <w:bookmarkStart w:id="94" w:name="bookmark4"/>
      <w:bookmarkEnd w:id="94"/>
      <w:r w:rsidRPr="004B3CE3">
        <w:rPr>
          <w:rFonts w:ascii="Times New Roman" w:hAnsi="Times New Roman" w:cs="Times New Roman"/>
          <w:sz w:val="24"/>
          <w:szCs w:val="24"/>
        </w:rPr>
        <w:t xml:space="preserve">plaster wall and other finishes affixed to the interior of the walls outside the Leased Premises (this expression includes all walls of the </w:t>
      </w:r>
      <w:r w:rsidR="00381F64" w:rsidRPr="004B3CE3">
        <w:rPr>
          <w:rFonts w:ascii="Times New Roman" w:hAnsi="Times New Roman" w:cs="Times New Roman"/>
          <w:sz w:val="24"/>
          <w:szCs w:val="24"/>
        </w:rPr>
        <w:t>Leased Premises</w:t>
      </w:r>
      <w:r w:rsidRPr="004B3CE3">
        <w:rPr>
          <w:rFonts w:ascii="Times New Roman" w:hAnsi="Times New Roman" w:cs="Times New Roman"/>
          <w:sz w:val="24"/>
          <w:szCs w:val="24"/>
        </w:rPr>
        <w:t xml:space="preserve"> forming the boundary between the Leased Premises and the leased premises adjacent to other </w:t>
      </w:r>
      <w:r w:rsidR="00A46AEC" w:rsidRPr="004B3CE3">
        <w:rPr>
          <w:rFonts w:ascii="Times New Roman" w:hAnsi="Times New Roman" w:cs="Times New Roman"/>
          <w:sz w:val="24"/>
          <w:szCs w:val="24"/>
        </w:rPr>
        <w:t>l</w:t>
      </w:r>
      <w:r w:rsidR="00C712D9" w:rsidRPr="004B3CE3">
        <w:rPr>
          <w:rFonts w:ascii="Times New Roman" w:hAnsi="Times New Roman" w:cs="Times New Roman"/>
          <w:sz w:val="24"/>
          <w:szCs w:val="24"/>
        </w:rPr>
        <w:t>essee</w:t>
      </w:r>
      <w:r w:rsidRPr="004B3CE3">
        <w:rPr>
          <w:rFonts w:ascii="Times New Roman" w:hAnsi="Times New Roman" w:cs="Times New Roman"/>
          <w:sz w:val="24"/>
          <w:szCs w:val="24"/>
        </w:rPr>
        <w:t>s in the Building) but not other parts of external walls; finished or plastered parts of walls, floors, ceilings, doors, windows and attached or embedded structural columns inside the Leased Premises;</w:t>
      </w:r>
      <w:bookmarkStart w:id="95" w:name="bookmark6"/>
      <w:bookmarkEnd w:id="95"/>
    </w:p>
    <w:p w14:paraId="344AA0EC" w14:textId="77777777" w:rsidR="00A705F7" w:rsidRPr="004B3CE3" w:rsidRDefault="00A705F7" w:rsidP="00AF5CC1">
      <w:pPr>
        <w:pStyle w:val="aa"/>
        <w:tabs>
          <w:tab w:val="left" w:pos="3463"/>
        </w:tabs>
        <w:spacing w:before="120" w:after="120" w:line="240" w:lineRule="auto"/>
        <w:ind w:left="1134"/>
        <w:contextualSpacing/>
        <w:jc w:val="both"/>
        <w:rPr>
          <w:rFonts w:ascii="Times New Roman" w:hAnsi="Times New Roman" w:cs="Times New Roman"/>
          <w:sz w:val="24"/>
          <w:szCs w:val="24"/>
        </w:rPr>
      </w:pPr>
    </w:p>
    <w:p w14:paraId="2C3C5899" w14:textId="619654C6" w:rsidR="00A705F7" w:rsidRPr="004B3CE3" w:rsidRDefault="00AF5CC1" w:rsidP="00340A46">
      <w:pPr>
        <w:pStyle w:val="aa"/>
        <w:numPr>
          <w:ilvl w:val="0"/>
          <w:numId w:val="75"/>
        </w:numPr>
        <w:tabs>
          <w:tab w:val="left" w:pos="3463"/>
        </w:tabs>
        <w:spacing w:before="120" w:after="120" w:line="240" w:lineRule="auto"/>
        <w:ind w:left="1134" w:hanging="567"/>
        <w:contextualSpacing/>
        <w:jc w:val="both"/>
        <w:rPr>
          <w:rFonts w:ascii="Times New Roman" w:hAnsi="Times New Roman" w:cs="Times New Roman"/>
          <w:sz w:val="24"/>
          <w:szCs w:val="24"/>
        </w:rPr>
      </w:pPr>
      <w:r w:rsidRPr="004B3CE3">
        <w:rPr>
          <w:rFonts w:ascii="Times New Roman" w:hAnsi="Times New Roman" w:cs="Times New Roman"/>
          <w:sz w:val="24"/>
          <w:szCs w:val="24"/>
        </w:rPr>
        <w:t>glasses and window frames (inner glass and frame only included if the window has double glazing);</w:t>
      </w:r>
      <w:bookmarkStart w:id="96" w:name="bookmark7"/>
      <w:bookmarkEnd w:id="96"/>
    </w:p>
    <w:p w14:paraId="3658AB68" w14:textId="77777777" w:rsidR="00A705F7" w:rsidRPr="004B3CE3" w:rsidRDefault="00A705F7" w:rsidP="00A705F7">
      <w:pPr>
        <w:pStyle w:val="aa"/>
        <w:tabs>
          <w:tab w:val="left" w:pos="3463"/>
        </w:tabs>
        <w:spacing w:before="120" w:after="120" w:line="240" w:lineRule="auto"/>
        <w:ind w:left="1134"/>
        <w:contextualSpacing/>
        <w:jc w:val="both"/>
        <w:rPr>
          <w:rFonts w:ascii="Times New Roman" w:hAnsi="Times New Roman" w:cs="Times New Roman"/>
          <w:sz w:val="24"/>
          <w:szCs w:val="24"/>
        </w:rPr>
      </w:pPr>
    </w:p>
    <w:p w14:paraId="163C449F" w14:textId="66701AE9" w:rsidR="00A705F7" w:rsidRPr="004B3CE3" w:rsidRDefault="00C83BB9" w:rsidP="00340A46">
      <w:pPr>
        <w:pStyle w:val="aa"/>
        <w:numPr>
          <w:ilvl w:val="0"/>
          <w:numId w:val="75"/>
        </w:numPr>
        <w:tabs>
          <w:tab w:val="left" w:pos="3463"/>
        </w:tabs>
        <w:spacing w:before="120" w:after="120" w:line="240" w:lineRule="auto"/>
        <w:ind w:left="1134" w:hanging="567"/>
        <w:contextualSpacing/>
        <w:jc w:val="both"/>
        <w:rPr>
          <w:rFonts w:ascii="Times New Roman" w:hAnsi="Times New Roman" w:cs="Times New Roman"/>
          <w:sz w:val="24"/>
          <w:szCs w:val="24"/>
        </w:rPr>
      </w:pPr>
      <w:r w:rsidRPr="004B3CE3">
        <w:rPr>
          <w:rFonts w:ascii="Times New Roman" w:hAnsi="Times New Roman" w:cs="Times New Roman"/>
          <w:sz w:val="24"/>
          <w:szCs w:val="24"/>
        </w:rPr>
        <w:t>all alterations, additions and renovations to the Leased Premises;</w:t>
      </w:r>
    </w:p>
    <w:p w14:paraId="16BEA43C" w14:textId="77777777" w:rsidR="00A705F7" w:rsidRPr="004B3CE3" w:rsidRDefault="00A705F7" w:rsidP="00C83BB9">
      <w:pPr>
        <w:pStyle w:val="aa"/>
        <w:tabs>
          <w:tab w:val="left" w:pos="3463"/>
        </w:tabs>
        <w:spacing w:before="120" w:after="120" w:line="240" w:lineRule="auto"/>
        <w:ind w:left="1134"/>
        <w:contextualSpacing/>
        <w:jc w:val="both"/>
        <w:rPr>
          <w:rFonts w:ascii="Times New Roman" w:hAnsi="Times New Roman" w:cs="Times New Roman"/>
          <w:sz w:val="24"/>
          <w:szCs w:val="24"/>
        </w:rPr>
      </w:pPr>
    </w:p>
    <w:p w14:paraId="3B16082B" w14:textId="49C9C4AC" w:rsidR="00A705F7" w:rsidRPr="004B3CE3" w:rsidRDefault="00C83BB9" w:rsidP="00340A46">
      <w:pPr>
        <w:pStyle w:val="aa"/>
        <w:numPr>
          <w:ilvl w:val="0"/>
          <w:numId w:val="75"/>
        </w:numPr>
        <w:tabs>
          <w:tab w:val="left" w:pos="3463"/>
        </w:tabs>
        <w:spacing w:before="120" w:after="120" w:line="240" w:lineRule="auto"/>
        <w:ind w:left="1134" w:hanging="567"/>
        <w:contextualSpacing/>
        <w:jc w:val="both"/>
        <w:rPr>
          <w:rFonts w:ascii="Times New Roman" w:hAnsi="Times New Roman" w:cs="Times New Roman"/>
          <w:sz w:val="24"/>
          <w:szCs w:val="24"/>
        </w:rPr>
      </w:pPr>
      <w:r w:rsidRPr="004B3CE3">
        <w:rPr>
          <w:rFonts w:ascii="Times New Roman" w:hAnsi="Times New Roman" w:cs="Times New Roman"/>
          <w:sz w:val="24"/>
          <w:szCs w:val="24"/>
        </w:rPr>
        <w:t xml:space="preserve">all fixtures, decorations, furnishings, equipment and assets of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within the Leased Premises from time to time; and</w:t>
      </w:r>
      <w:bookmarkStart w:id="97" w:name="bookmark9"/>
      <w:bookmarkEnd w:id="97"/>
    </w:p>
    <w:p w14:paraId="6F3A7EBE" w14:textId="77777777" w:rsidR="00A705F7" w:rsidRPr="004B3CE3" w:rsidRDefault="00A705F7" w:rsidP="00C83BB9">
      <w:pPr>
        <w:pStyle w:val="aa"/>
        <w:tabs>
          <w:tab w:val="left" w:pos="3463"/>
        </w:tabs>
        <w:spacing w:before="120" w:after="120" w:line="240" w:lineRule="auto"/>
        <w:ind w:left="1134"/>
        <w:contextualSpacing/>
        <w:jc w:val="both"/>
        <w:rPr>
          <w:rFonts w:ascii="Times New Roman" w:hAnsi="Times New Roman" w:cs="Times New Roman"/>
          <w:sz w:val="24"/>
          <w:szCs w:val="24"/>
        </w:rPr>
      </w:pPr>
    </w:p>
    <w:p w14:paraId="4EF80FCC" w14:textId="77827F6B" w:rsidR="00C83BB9" w:rsidRPr="004B3CE3" w:rsidRDefault="00C83BB9" w:rsidP="00340A46">
      <w:pPr>
        <w:pStyle w:val="aa"/>
        <w:numPr>
          <w:ilvl w:val="0"/>
          <w:numId w:val="75"/>
        </w:numPr>
        <w:tabs>
          <w:tab w:val="left" w:pos="3463"/>
        </w:tabs>
        <w:spacing w:before="120" w:after="120" w:line="240" w:lineRule="auto"/>
        <w:ind w:left="1134" w:hanging="567"/>
        <w:contextualSpacing/>
        <w:jc w:val="both"/>
        <w:rPr>
          <w:rFonts w:ascii="Times New Roman" w:hAnsi="Times New Roman" w:cs="Times New Roman"/>
          <w:sz w:val="24"/>
          <w:szCs w:val="24"/>
        </w:rPr>
      </w:pPr>
      <w:r w:rsidRPr="004B3CE3">
        <w:rPr>
          <w:rFonts w:ascii="Times New Roman" w:hAnsi="Times New Roman" w:cs="Times New Roman"/>
          <w:sz w:val="24"/>
          <w:szCs w:val="24"/>
        </w:rPr>
        <w:t>any sewers, wires, telecommunication cables, plumbing, ditches, pipes and other service facilities, sanitary appliances, room air conditioners, central air conditioners, any any security, fire protection, electrical and gas systems, installations and repairs from time to time within the Leased Premises or specifically serving the Leased Premises.</w:t>
      </w:r>
    </w:p>
    <w:p w14:paraId="288DC7F2" w14:textId="77777777" w:rsidR="00D50873" w:rsidRPr="00C617FA" w:rsidRDefault="00D50873" w:rsidP="00A705F7">
      <w:pPr>
        <w:pStyle w:val="a3"/>
        <w:spacing w:before="120" w:after="120"/>
        <w:ind w:left="567"/>
        <w:jc w:val="both"/>
        <w:rPr>
          <w:lang w:val="vi-VN"/>
        </w:rPr>
      </w:pPr>
    </w:p>
    <w:p w14:paraId="410510F4" w14:textId="373220A4" w:rsidR="000D6483" w:rsidRPr="00C617FA" w:rsidRDefault="00DD6961" w:rsidP="00340A46">
      <w:pPr>
        <w:pStyle w:val="a3"/>
        <w:numPr>
          <w:ilvl w:val="0"/>
          <w:numId w:val="69"/>
        </w:numPr>
        <w:spacing w:before="120" w:after="120"/>
        <w:ind w:left="567" w:hanging="567"/>
        <w:jc w:val="both"/>
        <w:rPr>
          <w:b/>
          <w:bCs/>
          <w:lang w:val="vi-VN"/>
        </w:rPr>
      </w:pPr>
      <w:r w:rsidRPr="00C617FA">
        <w:rPr>
          <w:lang w:val="vi-VN"/>
        </w:rPr>
        <w:lastRenderedPageBreak/>
        <w:t>“</w:t>
      </w:r>
      <w:r w:rsidR="00C83BB9" w:rsidRPr="00C617FA">
        <w:rPr>
          <w:b/>
          <w:bCs/>
          <w:lang w:val="vi-VN"/>
        </w:rPr>
        <w:t>Common Area</w:t>
      </w:r>
      <w:r w:rsidR="00C83BB9" w:rsidRPr="00C617FA">
        <w:rPr>
          <w:bCs/>
          <w:lang w:val="vi-VN"/>
        </w:rPr>
        <w:t>”</w:t>
      </w:r>
      <w:r w:rsidR="00C83BB9" w:rsidRPr="00C617FA">
        <w:rPr>
          <w:b/>
          <w:bCs/>
          <w:lang w:val="vi-VN"/>
        </w:rPr>
        <w:t xml:space="preserve"> </w:t>
      </w:r>
      <w:r w:rsidR="00391D0F" w:rsidRPr="00C617FA">
        <w:rPr>
          <w:bCs/>
          <w:lang w:val="vi-VN"/>
        </w:rPr>
        <w:t>means the area</w:t>
      </w:r>
      <w:r w:rsidR="00176F4E" w:rsidRPr="00C617FA">
        <w:rPr>
          <w:bCs/>
          <w:lang w:val="en-US"/>
        </w:rPr>
        <w:t>s</w:t>
      </w:r>
      <w:r w:rsidR="00391D0F" w:rsidRPr="00C617FA">
        <w:rPr>
          <w:bCs/>
          <w:lang w:val="vi-VN"/>
        </w:rPr>
        <w:t xml:space="preserve"> of the Building (whether part of the Building's structure or not) served for common use of all </w:t>
      </w:r>
      <w:r w:rsidR="00C712D9" w:rsidRPr="00C617FA">
        <w:rPr>
          <w:bCs/>
          <w:lang w:val="vi-VN"/>
        </w:rPr>
        <w:t>Lessee</w:t>
      </w:r>
      <w:r w:rsidR="00391D0F" w:rsidRPr="00C617FA">
        <w:rPr>
          <w:bCs/>
          <w:lang w:val="vi-VN"/>
        </w:rPr>
        <w:t xml:space="preserve">s, other users in the Building, the </w:t>
      </w:r>
      <w:r w:rsidR="00C712D9" w:rsidRPr="00C617FA">
        <w:rPr>
          <w:bCs/>
          <w:lang w:val="vi-VN"/>
        </w:rPr>
        <w:t>Lessee</w:t>
      </w:r>
      <w:r w:rsidR="00391D0F" w:rsidRPr="00C617FA">
        <w:rPr>
          <w:bCs/>
          <w:lang w:val="vi-VN"/>
        </w:rPr>
        <w:t xml:space="preserve"> and individuals authorized or permitted by the </w:t>
      </w:r>
      <w:r w:rsidR="00C712D9" w:rsidRPr="00C617FA">
        <w:rPr>
          <w:bCs/>
          <w:lang w:val="vi-VN"/>
        </w:rPr>
        <w:t>Lessee</w:t>
      </w:r>
      <w:r w:rsidR="00391D0F" w:rsidRPr="00C617FA">
        <w:rPr>
          <w:bCs/>
          <w:lang w:val="vi-VN"/>
        </w:rPr>
        <w:t xml:space="preserve">, other </w:t>
      </w:r>
      <w:r w:rsidR="00C712D9" w:rsidRPr="00C617FA">
        <w:rPr>
          <w:bCs/>
          <w:lang w:val="vi-VN"/>
        </w:rPr>
        <w:t>Lessee</w:t>
      </w:r>
      <w:r w:rsidR="00391D0F" w:rsidRPr="00C617FA">
        <w:rPr>
          <w:bCs/>
          <w:lang w:val="vi-VN"/>
        </w:rPr>
        <w:t xml:space="preserve">s of the Building , and the Lanlord to use, including but not limited to entrance area, corridors, lobbies, stairs, rest rooms, walkways, elevators, courtyards, ramps, service areas and any other facilities but excluding any part of the Leased Premises and areas </w:t>
      </w:r>
      <w:r w:rsidR="00D42F52" w:rsidRPr="00C617FA">
        <w:rPr>
          <w:bCs/>
        </w:rPr>
        <w:t xml:space="preserve">leased </w:t>
      </w:r>
      <w:r w:rsidR="00391D0F" w:rsidRPr="00C617FA">
        <w:rPr>
          <w:bCs/>
          <w:lang w:val="vi-VN"/>
        </w:rPr>
        <w:t xml:space="preserve">by other </w:t>
      </w:r>
      <w:r w:rsidR="00C712D9" w:rsidRPr="00C617FA">
        <w:rPr>
          <w:bCs/>
          <w:lang w:val="vi-VN"/>
        </w:rPr>
        <w:t>Lessee</w:t>
      </w:r>
      <w:r w:rsidR="00391D0F" w:rsidRPr="00C617FA">
        <w:rPr>
          <w:bCs/>
          <w:lang w:val="vi-VN"/>
        </w:rPr>
        <w:t>s.</w:t>
      </w:r>
    </w:p>
    <w:p w14:paraId="7CE1C71B" w14:textId="2E23E648" w:rsidR="000D6483" w:rsidRPr="00C617FA" w:rsidRDefault="000D6483" w:rsidP="00391D0F">
      <w:pPr>
        <w:pStyle w:val="a3"/>
        <w:spacing w:before="120" w:after="120"/>
        <w:ind w:left="567"/>
        <w:jc w:val="both"/>
        <w:rPr>
          <w:b/>
          <w:bCs/>
          <w:lang w:val="vi-VN"/>
        </w:rPr>
      </w:pPr>
    </w:p>
    <w:p w14:paraId="1C9FFB09" w14:textId="337257E8" w:rsidR="00A8021C" w:rsidRPr="00C617FA" w:rsidRDefault="00DD6961" w:rsidP="00340A46">
      <w:pPr>
        <w:pStyle w:val="a3"/>
        <w:numPr>
          <w:ilvl w:val="0"/>
          <w:numId w:val="69"/>
        </w:numPr>
        <w:spacing w:before="120" w:after="120"/>
        <w:ind w:left="567" w:hanging="567"/>
        <w:jc w:val="both"/>
        <w:rPr>
          <w:lang w:val="vi-VN"/>
        </w:rPr>
      </w:pPr>
      <w:r w:rsidRPr="00C617FA">
        <w:rPr>
          <w:bCs/>
          <w:lang w:val="vi-VN"/>
        </w:rPr>
        <w:t>“</w:t>
      </w:r>
      <w:r w:rsidRPr="00C617FA">
        <w:rPr>
          <w:b/>
          <w:bCs/>
          <w:lang w:val="vi-VN"/>
        </w:rPr>
        <w:t>Payment Period</w:t>
      </w:r>
      <w:r w:rsidR="00A8021C" w:rsidRPr="00C617FA">
        <w:rPr>
          <w:lang w:val="vi-VN"/>
        </w:rPr>
        <w:t xml:space="preserve">” means the payment period </w:t>
      </w:r>
      <w:r w:rsidR="00BF2600" w:rsidRPr="00C617FA">
        <w:t xml:space="preserve">for the Rent and Service Charge provided by the </w:t>
      </w:r>
      <w:r w:rsidR="00C712D9" w:rsidRPr="00C617FA">
        <w:t>Less</w:t>
      </w:r>
      <w:r w:rsidR="008815F5" w:rsidRPr="00C617FA">
        <w:t>ee</w:t>
      </w:r>
      <w:r w:rsidR="00BF2600" w:rsidRPr="00C617FA">
        <w:t xml:space="preserve"> to the </w:t>
      </w:r>
      <w:r w:rsidR="00C712D9" w:rsidRPr="00C617FA">
        <w:t>Less</w:t>
      </w:r>
      <w:r w:rsidR="008815F5" w:rsidRPr="00C617FA">
        <w:t>or</w:t>
      </w:r>
      <w:r w:rsidR="00BF2600" w:rsidRPr="00C617FA">
        <w:t xml:space="preserve"> under </w:t>
      </w:r>
      <w:r w:rsidR="00BF2600" w:rsidRPr="00C617FA">
        <w:rPr>
          <w:b/>
          <w:u w:val="single"/>
        </w:rPr>
        <w:t>Item 17, Schedule 2</w:t>
      </w:r>
      <w:r w:rsidR="00BF2600" w:rsidRPr="00C617FA">
        <w:rPr>
          <w:b/>
        </w:rPr>
        <w:t xml:space="preserve"> </w:t>
      </w:r>
      <w:r w:rsidRPr="00C617FA">
        <w:t>hereunder</w:t>
      </w:r>
      <w:r w:rsidR="00A8021C" w:rsidRPr="00C617FA">
        <w:rPr>
          <w:lang w:val="vi-VN"/>
        </w:rPr>
        <w:t>.</w:t>
      </w:r>
    </w:p>
    <w:p w14:paraId="24F86F88" w14:textId="77777777" w:rsidR="00D50873" w:rsidRPr="00C617FA" w:rsidRDefault="00D50873" w:rsidP="00D50873">
      <w:pPr>
        <w:pStyle w:val="a3"/>
        <w:spacing w:before="120" w:after="120"/>
        <w:ind w:left="567"/>
        <w:jc w:val="both"/>
        <w:rPr>
          <w:lang w:val="vi-VN"/>
        </w:rPr>
      </w:pPr>
    </w:p>
    <w:p w14:paraId="00CE913D" w14:textId="1EEC1DE4" w:rsidR="00D50873" w:rsidRPr="00C617FA" w:rsidRDefault="00DD6961" w:rsidP="00340A46">
      <w:pPr>
        <w:pStyle w:val="a3"/>
        <w:numPr>
          <w:ilvl w:val="0"/>
          <w:numId w:val="69"/>
        </w:numPr>
        <w:spacing w:before="120" w:after="120"/>
        <w:ind w:left="567" w:hanging="567"/>
        <w:jc w:val="both"/>
        <w:rPr>
          <w:lang w:val="vi-VN"/>
        </w:rPr>
      </w:pPr>
      <w:r w:rsidRPr="00C617FA">
        <w:rPr>
          <w:lang w:val="vi-VN"/>
        </w:rPr>
        <w:t>“</w:t>
      </w:r>
      <w:r w:rsidRPr="00C617FA">
        <w:rPr>
          <w:b/>
          <w:bCs/>
          <w:lang w:val="vi-VN"/>
        </w:rPr>
        <w:t>Handover Date</w:t>
      </w:r>
      <w:r w:rsidR="00D50873" w:rsidRPr="00C617FA">
        <w:rPr>
          <w:lang w:val="vi-VN"/>
        </w:rPr>
        <w:t xml:space="preserve">” </w:t>
      </w:r>
      <w:r w:rsidR="00BF2600" w:rsidRPr="00C617FA">
        <w:t xml:space="preserve">means the date as described in </w:t>
      </w:r>
      <w:r w:rsidR="00BF2600" w:rsidRPr="00C617FA">
        <w:rPr>
          <w:b/>
          <w:u w:val="single"/>
        </w:rPr>
        <w:t>Item 8, Schedule 2</w:t>
      </w:r>
      <w:r w:rsidR="00BF2600" w:rsidRPr="00C617FA">
        <w:t xml:space="preserve"> </w:t>
      </w:r>
      <w:r w:rsidRPr="00C617FA">
        <w:t>hereunder</w:t>
      </w:r>
      <w:r w:rsidR="00D50873" w:rsidRPr="00C617FA">
        <w:rPr>
          <w:lang w:val="vi-VN"/>
        </w:rPr>
        <w:t>.</w:t>
      </w:r>
    </w:p>
    <w:p w14:paraId="69C76FEE" w14:textId="77777777" w:rsidR="00EE5414" w:rsidRPr="00C617FA" w:rsidRDefault="00EE5414" w:rsidP="00EE5414">
      <w:pPr>
        <w:pStyle w:val="a3"/>
        <w:spacing w:before="120" w:after="120"/>
        <w:ind w:left="567"/>
        <w:jc w:val="both"/>
        <w:rPr>
          <w:lang w:val="vi-VN"/>
        </w:rPr>
      </w:pPr>
    </w:p>
    <w:p w14:paraId="100FEAD2" w14:textId="3E3194A1" w:rsidR="00EE5414" w:rsidRPr="00C617FA" w:rsidRDefault="00DD6961" w:rsidP="00340A46">
      <w:pPr>
        <w:pStyle w:val="a3"/>
        <w:numPr>
          <w:ilvl w:val="0"/>
          <w:numId w:val="69"/>
        </w:numPr>
        <w:spacing w:before="120" w:after="120"/>
        <w:ind w:left="567" w:hanging="567"/>
        <w:jc w:val="both"/>
        <w:rPr>
          <w:lang w:val="vi-VN"/>
        </w:rPr>
      </w:pPr>
      <w:r w:rsidRPr="00C617FA">
        <w:rPr>
          <w:lang w:val="vi-VN"/>
        </w:rPr>
        <w:t>“</w:t>
      </w:r>
      <w:r w:rsidRPr="00C617FA">
        <w:rPr>
          <w:b/>
          <w:bCs/>
          <w:lang w:val="vi-VN"/>
        </w:rPr>
        <w:t>Commencement Date</w:t>
      </w:r>
      <w:r w:rsidR="00EE5414" w:rsidRPr="00C617FA">
        <w:rPr>
          <w:lang w:val="vi-VN"/>
        </w:rPr>
        <w:t xml:space="preserve">” </w:t>
      </w:r>
      <w:r w:rsidR="00BF2600" w:rsidRPr="00C617FA">
        <w:t xml:space="preserve">means the date as described in </w:t>
      </w:r>
      <w:r w:rsidR="00BF2600" w:rsidRPr="00C617FA">
        <w:rPr>
          <w:b/>
          <w:u w:val="single"/>
        </w:rPr>
        <w:t>Item 9, Schedule 2</w:t>
      </w:r>
      <w:r w:rsidR="00BF2600" w:rsidRPr="00C617FA">
        <w:t xml:space="preserve"> hereunder.</w:t>
      </w:r>
    </w:p>
    <w:p w14:paraId="71FE1A73" w14:textId="77777777" w:rsidR="006E5D2F" w:rsidRPr="00C617FA" w:rsidRDefault="006E5D2F" w:rsidP="006E5D2F">
      <w:pPr>
        <w:pStyle w:val="a3"/>
        <w:spacing w:before="120" w:after="120"/>
        <w:ind w:left="567"/>
        <w:jc w:val="both"/>
        <w:rPr>
          <w:lang w:val="vi-VN"/>
        </w:rPr>
      </w:pPr>
    </w:p>
    <w:p w14:paraId="48FD4B85" w14:textId="25ECFADF" w:rsidR="006E5D2F" w:rsidRPr="00C617FA" w:rsidRDefault="00DD6961" w:rsidP="00340A46">
      <w:pPr>
        <w:pStyle w:val="a3"/>
        <w:numPr>
          <w:ilvl w:val="0"/>
          <w:numId w:val="69"/>
        </w:numPr>
        <w:spacing w:before="120" w:after="120"/>
        <w:ind w:left="567" w:hanging="567"/>
        <w:jc w:val="both"/>
        <w:rPr>
          <w:lang w:val="vi-VN"/>
        </w:rPr>
      </w:pPr>
      <w:r w:rsidRPr="00C617FA">
        <w:rPr>
          <w:lang w:val="vi-VN"/>
        </w:rPr>
        <w:t>“</w:t>
      </w:r>
      <w:r w:rsidRPr="00C617FA">
        <w:rPr>
          <w:b/>
          <w:bCs/>
          <w:lang w:val="vi-VN"/>
        </w:rPr>
        <w:t>Rent Commencement Date</w:t>
      </w:r>
      <w:r w:rsidR="006E5D2F" w:rsidRPr="00C617FA">
        <w:rPr>
          <w:lang w:val="vi-VN"/>
        </w:rPr>
        <w:t xml:space="preserve">” </w:t>
      </w:r>
      <w:r w:rsidR="00BF2600" w:rsidRPr="00C617FA">
        <w:t xml:space="preserve">means the date as described in </w:t>
      </w:r>
      <w:r w:rsidR="00234BE0" w:rsidRPr="00C617FA">
        <w:rPr>
          <w:b/>
          <w:u w:val="single"/>
        </w:rPr>
        <w:t>Item 11</w:t>
      </w:r>
      <w:r w:rsidR="00BF2600" w:rsidRPr="00C617FA">
        <w:rPr>
          <w:b/>
          <w:u w:val="single"/>
        </w:rPr>
        <w:t>, Schedule 2</w:t>
      </w:r>
      <w:r w:rsidR="00BF2600" w:rsidRPr="00C617FA">
        <w:t xml:space="preserve"> </w:t>
      </w:r>
      <w:r w:rsidRPr="00C617FA">
        <w:t>hereunder</w:t>
      </w:r>
      <w:r w:rsidRPr="00C617FA">
        <w:rPr>
          <w:b/>
          <w:bCs/>
          <w:lang w:val="en-US"/>
        </w:rPr>
        <w:t>.</w:t>
      </w:r>
    </w:p>
    <w:p w14:paraId="252CEDB0" w14:textId="77777777" w:rsidR="006E5D2F" w:rsidRPr="00C617FA" w:rsidRDefault="006E5D2F" w:rsidP="006E5D2F">
      <w:pPr>
        <w:pStyle w:val="a3"/>
        <w:spacing w:before="120" w:after="120"/>
        <w:ind w:left="567"/>
        <w:jc w:val="both"/>
        <w:rPr>
          <w:lang w:val="vi-VN"/>
        </w:rPr>
      </w:pPr>
    </w:p>
    <w:p w14:paraId="0C93CBB4" w14:textId="5A589916" w:rsidR="00BE24FF" w:rsidRPr="00C617FA" w:rsidRDefault="006E5D2F" w:rsidP="00340A46">
      <w:pPr>
        <w:pStyle w:val="a3"/>
        <w:numPr>
          <w:ilvl w:val="0"/>
          <w:numId w:val="69"/>
        </w:numPr>
        <w:spacing w:before="120" w:after="120"/>
        <w:ind w:left="567" w:hanging="567"/>
        <w:jc w:val="both"/>
        <w:rPr>
          <w:lang w:val="vi-VN"/>
        </w:rPr>
      </w:pPr>
      <w:r w:rsidRPr="00C617FA">
        <w:rPr>
          <w:lang w:val="vi-VN"/>
        </w:rPr>
        <w:t xml:space="preserve">“ </w:t>
      </w:r>
      <w:r w:rsidR="005C57FD" w:rsidRPr="00C617FA">
        <w:rPr>
          <w:b/>
          <w:bCs/>
          <w:lang w:val="vi-VN"/>
        </w:rPr>
        <w:t>Expiry Date</w:t>
      </w:r>
      <w:r w:rsidRPr="00C617FA">
        <w:rPr>
          <w:lang w:val="vi-VN"/>
        </w:rPr>
        <w:t xml:space="preserve">” </w:t>
      </w:r>
      <w:r w:rsidR="00BF2600" w:rsidRPr="00C617FA">
        <w:t xml:space="preserve">means the date as described in </w:t>
      </w:r>
      <w:r w:rsidR="00BF2600" w:rsidRPr="00C617FA">
        <w:rPr>
          <w:b/>
          <w:u w:val="single"/>
        </w:rPr>
        <w:t>Item 12, Schedule 2</w:t>
      </w:r>
      <w:r w:rsidR="00BF2600" w:rsidRPr="00C617FA">
        <w:t xml:space="preserve"> </w:t>
      </w:r>
      <w:r w:rsidR="00DD6961" w:rsidRPr="00C617FA">
        <w:t>hereunder</w:t>
      </w:r>
      <w:r w:rsidRPr="00C617FA">
        <w:rPr>
          <w:lang w:val="vi-VN"/>
        </w:rPr>
        <w:t>.</w:t>
      </w:r>
    </w:p>
    <w:p w14:paraId="369DFB46" w14:textId="77777777" w:rsidR="00BE24FF" w:rsidRPr="00C617FA" w:rsidRDefault="00BE24FF" w:rsidP="00BE24FF">
      <w:pPr>
        <w:pStyle w:val="a3"/>
        <w:spacing w:before="120" w:after="120"/>
        <w:ind w:left="567"/>
        <w:jc w:val="both"/>
        <w:rPr>
          <w:lang w:val="vi-VN"/>
        </w:rPr>
      </w:pPr>
    </w:p>
    <w:p w14:paraId="291D4215" w14:textId="0B34A104" w:rsidR="00E74115" w:rsidRPr="00C617FA" w:rsidRDefault="00DD6961" w:rsidP="00340A46">
      <w:pPr>
        <w:pStyle w:val="a3"/>
        <w:numPr>
          <w:ilvl w:val="0"/>
          <w:numId w:val="69"/>
        </w:numPr>
        <w:spacing w:before="120" w:after="120"/>
        <w:ind w:left="567" w:hanging="567"/>
        <w:jc w:val="both"/>
        <w:rPr>
          <w:lang w:val="vi-VN"/>
        </w:rPr>
      </w:pPr>
      <w:r w:rsidRPr="004B3CE3">
        <w:rPr>
          <w:lang w:val="vi-VN"/>
        </w:rPr>
        <w:t>“</w:t>
      </w:r>
      <w:r w:rsidRPr="004B3CE3">
        <w:rPr>
          <w:b/>
          <w:bCs/>
          <w:lang w:val="vi-VN"/>
        </w:rPr>
        <w:t>Business Day</w:t>
      </w:r>
      <w:r w:rsidR="00E74115" w:rsidRPr="004B3CE3">
        <w:rPr>
          <w:lang w:val="vi-VN"/>
        </w:rPr>
        <w:t xml:space="preserve">” means any day except for (i) Saturdays, or (ii) Sundays, or (iii) any day that banks are required or permitted to close in Vietnam, or (iv) any public holiday in Vietnam as regulated by Vietnam laws, or (v) </w:t>
      </w:r>
      <w:r w:rsidR="00BE24FF" w:rsidRPr="00C617FA">
        <w:rPr>
          <w:lang w:val="vi-VN"/>
        </w:rPr>
        <w:t xml:space="preserve">any non-working day in Vietnam as officially notified by a </w:t>
      </w:r>
      <w:r w:rsidRPr="00C617FA">
        <w:t>state authority</w:t>
      </w:r>
      <w:r w:rsidR="00BE24FF" w:rsidRPr="00C617FA">
        <w:rPr>
          <w:lang w:val="vi-VN"/>
        </w:rPr>
        <w:t xml:space="preserve">, and (vi) any non-working day on which each Party must close its headquarters or delay operations at the request of the </w:t>
      </w:r>
      <w:r w:rsidRPr="00C617FA">
        <w:t>state authority</w:t>
      </w:r>
      <w:r w:rsidR="00BE24FF" w:rsidRPr="00C617FA">
        <w:rPr>
          <w:lang w:val="vi-VN"/>
        </w:rPr>
        <w:t>.</w:t>
      </w:r>
    </w:p>
    <w:p w14:paraId="627CFABD" w14:textId="77777777" w:rsidR="00E74115" w:rsidRPr="004B3CE3" w:rsidRDefault="00E74115" w:rsidP="00E74115">
      <w:pPr>
        <w:pStyle w:val="a3"/>
        <w:spacing w:before="120" w:after="120"/>
        <w:ind w:left="567"/>
        <w:jc w:val="both"/>
        <w:rPr>
          <w:lang w:val="vi-VN"/>
        </w:rPr>
      </w:pPr>
    </w:p>
    <w:p w14:paraId="6FAC2011" w14:textId="6548DAF8" w:rsidR="00E74115" w:rsidRPr="00C617FA" w:rsidRDefault="00DD6961" w:rsidP="00340A46">
      <w:pPr>
        <w:pStyle w:val="a3"/>
        <w:numPr>
          <w:ilvl w:val="0"/>
          <w:numId w:val="69"/>
        </w:numPr>
        <w:spacing w:before="120" w:after="120"/>
        <w:ind w:left="567" w:hanging="567"/>
        <w:jc w:val="both"/>
        <w:rPr>
          <w:b/>
          <w:lang w:val="nl-NL"/>
        </w:rPr>
      </w:pPr>
      <w:r w:rsidRPr="00C617FA">
        <w:rPr>
          <w:lang w:val="vi-VN"/>
        </w:rPr>
        <w:t>“</w:t>
      </w:r>
      <w:r w:rsidR="00BE24FF" w:rsidRPr="00C617FA">
        <w:rPr>
          <w:b/>
          <w:bCs/>
        </w:rPr>
        <w:t>Related Person</w:t>
      </w:r>
      <w:r w:rsidR="00E74115" w:rsidRPr="00C617FA">
        <w:rPr>
          <w:lang w:val="nl-NL"/>
        </w:rPr>
        <w:t>”:</w:t>
      </w:r>
    </w:p>
    <w:p w14:paraId="39570C3C" w14:textId="77777777" w:rsidR="00E74115" w:rsidRPr="00C617FA" w:rsidRDefault="00E74115" w:rsidP="00E74115">
      <w:pPr>
        <w:pStyle w:val="a3"/>
        <w:spacing w:before="120" w:after="120"/>
        <w:ind w:left="567"/>
        <w:jc w:val="both"/>
        <w:rPr>
          <w:b/>
          <w:lang w:val="nl-NL"/>
        </w:rPr>
      </w:pPr>
    </w:p>
    <w:p w14:paraId="5B7D2E64" w14:textId="2C41BBCC" w:rsidR="00E74115" w:rsidRPr="00C617FA" w:rsidRDefault="00BE24FF" w:rsidP="00340A46">
      <w:pPr>
        <w:pStyle w:val="a3"/>
        <w:keepNext/>
        <w:keepLines/>
        <w:widowControl w:val="0"/>
        <w:numPr>
          <w:ilvl w:val="0"/>
          <w:numId w:val="74"/>
        </w:numPr>
        <w:tabs>
          <w:tab w:val="left" w:pos="720"/>
        </w:tabs>
        <w:suppressAutoHyphens/>
        <w:spacing w:before="120" w:after="120"/>
        <w:ind w:left="1440" w:hanging="720"/>
        <w:jc w:val="both"/>
        <w:rPr>
          <w:b/>
          <w:lang w:val="nl-NL"/>
        </w:rPr>
      </w:pPr>
      <w:r w:rsidRPr="00C617FA">
        <w:rPr>
          <w:lang w:val="nl-NL"/>
        </w:rPr>
        <w:t>of an individual, means (A) wife/husband, biological father, adoptive father, biological mother, adoptive mother, biological children and spouses of biological children, adopted children and spouses of adopted children and biological siblings; and (B) any person nominated by, controlled by or appointed to represent for such individual; and</w:t>
      </w:r>
    </w:p>
    <w:p w14:paraId="6C698EF0" w14:textId="77777777" w:rsidR="00E74115" w:rsidRPr="00C617FA" w:rsidRDefault="00E74115" w:rsidP="00E74115">
      <w:pPr>
        <w:pStyle w:val="a3"/>
        <w:keepNext/>
        <w:keepLines/>
        <w:widowControl w:val="0"/>
        <w:tabs>
          <w:tab w:val="left" w:pos="720"/>
        </w:tabs>
        <w:suppressAutoHyphens/>
        <w:spacing w:before="120" w:after="120"/>
        <w:ind w:left="1440"/>
        <w:jc w:val="both"/>
        <w:rPr>
          <w:lang w:val="nl-NL"/>
        </w:rPr>
      </w:pPr>
    </w:p>
    <w:p w14:paraId="26D3DEF6" w14:textId="41DC60A4" w:rsidR="00E74115" w:rsidRPr="00C617FA" w:rsidRDefault="00F60F7B" w:rsidP="00340A46">
      <w:pPr>
        <w:pStyle w:val="a3"/>
        <w:keepNext/>
        <w:keepLines/>
        <w:widowControl w:val="0"/>
        <w:numPr>
          <w:ilvl w:val="0"/>
          <w:numId w:val="74"/>
        </w:numPr>
        <w:tabs>
          <w:tab w:val="left" w:pos="720"/>
        </w:tabs>
        <w:suppressAutoHyphens/>
        <w:spacing w:before="120" w:after="120"/>
        <w:ind w:left="1440" w:hanging="720"/>
        <w:jc w:val="both"/>
        <w:rPr>
          <w:lang w:val="nl-NL"/>
        </w:rPr>
      </w:pPr>
      <w:r w:rsidRPr="00C617FA">
        <w:rPr>
          <w:lang w:val="nl-NL"/>
        </w:rPr>
        <w:t>of a person who is not an individual, means a “Related Person” of that person as defined in Article 4.23 of Law on Enterprise No. 59/2020/QH14 enacted by the National Assembly of the Socialist Republic of Vietnam on June 17, 2020, as amended, supplemented from time to time.</w:t>
      </w:r>
    </w:p>
    <w:p w14:paraId="6F3D7224" w14:textId="77777777" w:rsidR="00F3287E" w:rsidRPr="00C617FA" w:rsidRDefault="00F3287E" w:rsidP="00F3287E">
      <w:pPr>
        <w:pStyle w:val="a3"/>
        <w:spacing w:before="120" w:after="120"/>
        <w:ind w:left="567"/>
        <w:jc w:val="both"/>
        <w:rPr>
          <w:lang w:val="nl-NL"/>
        </w:rPr>
      </w:pPr>
    </w:p>
    <w:p w14:paraId="1D2A6FAA" w14:textId="75AE01CA" w:rsidR="00E74115" w:rsidRPr="004B3CE3" w:rsidRDefault="00DD6961" w:rsidP="00340A46">
      <w:pPr>
        <w:pStyle w:val="a3"/>
        <w:numPr>
          <w:ilvl w:val="0"/>
          <w:numId w:val="69"/>
        </w:numPr>
        <w:spacing w:before="120" w:after="120"/>
        <w:ind w:left="567" w:hanging="567"/>
        <w:jc w:val="both"/>
        <w:rPr>
          <w:lang w:val="vi-VN"/>
        </w:rPr>
      </w:pPr>
      <w:r w:rsidRPr="004B3CE3">
        <w:rPr>
          <w:lang w:val="vi-VN"/>
        </w:rPr>
        <w:t>“</w:t>
      </w:r>
      <w:r w:rsidRPr="004B3CE3">
        <w:rPr>
          <w:b/>
          <w:bCs/>
          <w:lang w:val="nl-NL"/>
        </w:rPr>
        <w:t>Service Charge</w:t>
      </w:r>
      <w:r w:rsidR="00E74115" w:rsidRPr="004B3CE3">
        <w:rPr>
          <w:lang w:val="vi-VN"/>
        </w:rPr>
        <w:t xml:space="preserve">” </w:t>
      </w:r>
      <w:r w:rsidR="00F60F7B" w:rsidRPr="004B3CE3">
        <w:rPr>
          <w:lang w:val="nl-NL"/>
        </w:rPr>
        <w:t xml:space="preserve">means the amount payable by the </w:t>
      </w:r>
      <w:r w:rsidR="00C712D9" w:rsidRPr="004B3CE3">
        <w:rPr>
          <w:lang w:val="nl-NL"/>
        </w:rPr>
        <w:t>Lessee</w:t>
      </w:r>
      <w:r w:rsidR="00F60F7B" w:rsidRPr="004B3CE3">
        <w:rPr>
          <w:lang w:val="nl-NL"/>
        </w:rPr>
        <w:t xml:space="preserve"> to the </w:t>
      </w:r>
      <w:r w:rsidR="00C712D9" w:rsidRPr="004B3CE3">
        <w:rPr>
          <w:lang w:val="nl-NL"/>
        </w:rPr>
        <w:t>Lessor</w:t>
      </w:r>
      <w:r w:rsidR="00F60F7B" w:rsidRPr="004B3CE3">
        <w:rPr>
          <w:lang w:val="nl-NL"/>
        </w:rPr>
        <w:t xml:space="preserve"> </w:t>
      </w:r>
      <w:r w:rsidR="00F60F7B" w:rsidRPr="004B3CE3">
        <w:t xml:space="preserve">in accordance with </w:t>
      </w:r>
      <w:r w:rsidR="00F60F7B" w:rsidRPr="004B3CE3">
        <w:rPr>
          <w:b/>
          <w:u w:val="single"/>
        </w:rPr>
        <w:t>Item 15, Schedule 2</w:t>
      </w:r>
      <w:r w:rsidR="00F60F7B" w:rsidRPr="004B3CE3">
        <w:t xml:space="preserve"> to have t</w:t>
      </w:r>
      <w:r w:rsidRPr="004B3CE3">
        <w:t xml:space="preserve">he </w:t>
      </w:r>
      <w:r w:rsidR="00C712D9" w:rsidRPr="004B3CE3">
        <w:t>Lessor</w:t>
      </w:r>
      <w:r w:rsidRPr="004B3CE3">
        <w:t xml:space="preserve"> provide the Service</w:t>
      </w:r>
      <w:r w:rsidR="00E74115" w:rsidRPr="004B3CE3">
        <w:rPr>
          <w:lang w:val="vi-VN"/>
        </w:rPr>
        <w:t>.</w:t>
      </w:r>
    </w:p>
    <w:p w14:paraId="5F9D0D04" w14:textId="77777777" w:rsidR="00B35F42" w:rsidRPr="004B3CE3" w:rsidRDefault="00B35F42" w:rsidP="00B35F42">
      <w:pPr>
        <w:pStyle w:val="a3"/>
        <w:spacing w:before="120" w:after="120"/>
        <w:ind w:left="567"/>
        <w:jc w:val="both"/>
        <w:rPr>
          <w:lang w:val="vi-VN"/>
        </w:rPr>
      </w:pPr>
    </w:p>
    <w:p w14:paraId="67B1C921" w14:textId="44A33633" w:rsidR="00B35F42" w:rsidRPr="004B3CE3" w:rsidRDefault="00DD6961" w:rsidP="00340A46">
      <w:pPr>
        <w:pStyle w:val="a3"/>
        <w:numPr>
          <w:ilvl w:val="0"/>
          <w:numId w:val="69"/>
        </w:numPr>
        <w:spacing w:before="120" w:after="120"/>
        <w:ind w:left="540" w:hanging="540"/>
        <w:jc w:val="both"/>
        <w:rPr>
          <w:lang w:val="vi-VN"/>
        </w:rPr>
      </w:pPr>
      <w:r w:rsidRPr="004B3CE3">
        <w:rPr>
          <w:lang w:val="vi-VN"/>
        </w:rPr>
        <w:t>“</w:t>
      </w:r>
      <w:r w:rsidRPr="004B3CE3">
        <w:rPr>
          <w:b/>
          <w:lang w:val="vi-VN"/>
        </w:rPr>
        <w:t>Force Majeure Event</w:t>
      </w:r>
      <w:r w:rsidR="00B35F42" w:rsidRPr="004B3CE3">
        <w:rPr>
          <w:lang w:val="vi-VN"/>
        </w:rPr>
        <w:t xml:space="preserve">” </w:t>
      </w:r>
      <w:r w:rsidR="00CE2EBF" w:rsidRPr="004B3CE3">
        <w:t xml:space="preserve">means an objective event that is unforeseeable and irremediable affecting the performance of any obligations hereunder by either Party, regardless of all necessary and permissible measures. The events considered to be Force Majeure Event are specifically agreed by the Parties in </w:t>
      </w:r>
      <w:r w:rsidR="00CE2EBF" w:rsidRPr="004B3CE3">
        <w:rPr>
          <w:b/>
          <w:u w:val="single"/>
        </w:rPr>
        <w:t>Article 8.3(a)</w:t>
      </w:r>
      <w:r w:rsidR="00CE2EBF" w:rsidRPr="004B3CE3">
        <w:rPr>
          <w:i/>
        </w:rPr>
        <w:t xml:space="preserve"> </w:t>
      </w:r>
      <w:r w:rsidRPr="004B3CE3">
        <w:t>hereof</w:t>
      </w:r>
      <w:r w:rsidR="00B35F42" w:rsidRPr="004B3CE3">
        <w:rPr>
          <w:lang w:val="vi-VN"/>
        </w:rPr>
        <w:t>.</w:t>
      </w:r>
    </w:p>
    <w:p w14:paraId="7E40F601" w14:textId="77777777" w:rsidR="00E74115" w:rsidRPr="00C617FA" w:rsidRDefault="00E74115" w:rsidP="00E74115">
      <w:pPr>
        <w:pStyle w:val="a3"/>
        <w:spacing w:before="120" w:after="120"/>
        <w:ind w:left="567"/>
        <w:jc w:val="both"/>
        <w:rPr>
          <w:lang w:val="vi-VN"/>
        </w:rPr>
      </w:pPr>
    </w:p>
    <w:p w14:paraId="234634CE" w14:textId="2F87A73B" w:rsidR="00E74115" w:rsidRPr="00C617FA" w:rsidRDefault="00DD6961" w:rsidP="00340A46">
      <w:pPr>
        <w:pStyle w:val="a3"/>
        <w:numPr>
          <w:ilvl w:val="0"/>
          <w:numId w:val="69"/>
        </w:numPr>
        <w:spacing w:before="120" w:after="120"/>
        <w:ind w:left="567" w:hanging="567"/>
        <w:jc w:val="both"/>
        <w:rPr>
          <w:lang w:val="vi-VN"/>
        </w:rPr>
      </w:pPr>
      <w:r w:rsidRPr="00C617FA">
        <w:rPr>
          <w:lang w:val="vi-VN"/>
        </w:rPr>
        <w:t>“</w:t>
      </w:r>
      <w:r w:rsidRPr="00C617FA">
        <w:rPr>
          <w:b/>
          <w:bCs/>
          <w:lang w:val="vi-VN"/>
        </w:rPr>
        <w:t>Lease Term</w:t>
      </w:r>
      <w:r w:rsidR="00E74115" w:rsidRPr="00C617FA">
        <w:rPr>
          <w:lang w:val="vi-VN"/>
        </w:rPr>
        <w:t xml:space="preserve">” </w:t>
      </w:r>
      <w:r w:rsidR="00CE2EBF" w:rsidRPr="00C617FA">
        <w:t xml:space="preserve">means the term of this </w:t>
      </w:r>
      <w:r w:rsidR="003D2865" w:rsidRPr="004B3CE3">
        <w:t>Agreement</w:t>
      </w:r>
      <w:r w:rsidR="00CE2EBF" w:rsidRPr="00C617FA">
        <w:t xml:space="preserve"> as specified in </w:t>
      </w:r>
      <w:r w:rsidR="00CE2EBF" w:rsidRPr="00C617FA">
        <w:rPr>
          <w:b/>
          <w:u w:val="single"/>
        </w:rPr>
        <w:t>Item 7, Schedule 2</w:t>
      </w:r>
      <w:r w:rsidR="00CE2EBF" w:rsidRPr="00C617FA">
        <w:t xml:space="preserve"> </w:t>
      </w:r>
      <w:r w:rsidRPr="00C617FA">
        <w:t>hereunder</w:t>
      </w:r>
      <w:r w:rsidR="00E74115" w:rsidRPr="00C617FA">
        <w:rPr>
          <w:lang w:val="vi-VN"/>
        </w:rPr>
        <w:t>.</w:t>
      </w:r>
    </w:p>
    <w:p w14:paraId="44E86A63" w14:textId="77777777" w:rsidR="00E74115" w:rsidRPr="00C617FA" w:rsidRDefault="00E74115" w:rsidP="00E74115">
      <w:pPr>
        <w:pStyle w:val="a3"/>
        <w:spacing w:before="120" w:after="120"/>
        <w:ind w:left="567"/>
        <w:jc w:val="both"/>
        <w:rPr>
          <w:lang w:val="vi-VN"/>
        </w:rPr>
      </w:pPr>
    </w:p>
    <w:p w14:paraId="0DF619C7" w14:textId="278F277B" w:rsidR="00F3287E" w:rsidRPr="00C617FA" w:rsidRDefault="00F3287E" w:rsidP="00340A46">
      <w:pPr>
        <w:pStyle w:val="a3"/>
        <w:numPr>
          <w:ilvl w:val="0"/>
          <w:numId w:val="69"/>
        </w:numPr>
        <w:spacing w:before="120" w:after="120"/>
        <w:ind w:left="567" w:hanging="567"/>
        <w:jc w:val="both"/>
        <w:rPr>
          <w:lang w:val="vi-VN"/>
        </w:rPr>
      </w:pPr>
      <w:r w:rsidRPr="00C617FA">
        <w:rPr>
          <w:lang w:val="vi-VN"/>
        </w:rPr>
        <w:t>“</w:t>
      </w:r>
      <w:r w:rsidR="00CE2EBF" w:rsidRPr="004B3CE3">
        <w:rPr>
          <w:b/>
          <w:lang w:val="vi-VN"/>
        </w:rPr>
        <w:t>F</w:t>
      </w:r>
      <w:r w:rsidR="00DD6961" w:rsidRPr="004B3CE3">
        <w:rPr>
          <w:b/>
          <w:lang w:val="vi-VN"/>
        </w:rPr>
        <w:t>it-out Period</w:t>
      </w:r>
      <w:r w:rsidRPr="004B3CE3">
        <w:rPr>
          <w:lang w:val="vi-VN"/>
        </w:rPr>
        <w:t xml:space="preserve">” </w:t>
      </w:r>
      <w:r w:rsidR="00CE2EBF" w:rsidRPr="004B3CE3">
        <w:t>means the duration as spe</w:t>
      </w:r>
      <w:r w:rsidR="00C02AF7" w:rsidRPr="004B3CE3">
        <w:t xml:space="preserve">cified in </w:t>
      </w:r>
      <w:r w:rsidR="00C02AF7" w:rsidRPr="004B3CE3">
        <w:rPr>
          <w:b/>
          <w:u w:val="single"/>
        </w:rPr>
        <w:t>Article 4.</w:t>
      </w:r>
      <w:r w:rsidR="00EB3EC0" w:rsidRPr="004B3CE3">
        <w:rPr>
          <w:b/>
          <w:u w:val="single"/>
          <w:lang w:val="vi-VN"/>
        </w:rPr>
        <w:t>6</w:t>
      </w:r>
      <w:r w:rsidR="00DD6961" w:rsidRPr="004B3CE3">
        <w:rPr>
          <w:b/>
          <w:u w:val="single"/>
        </w:rPr>
        <w:t>(a)</w:t>
      </w:r>
      <w:r w:rsidR="00DD6961" w:rsidRPr="004B3CE3">
        <w:t xml:space="preserve"> hereof</w:t>
      </w:r>
      <w:r w:rsidRPr="00C617FA">
        <w:rPr>
          <w:lang w:val="vi-VN"/>
        </w:rPr>
        <w:t>.</w:t>
      </w:r>
    </w:p>
    <w:p w14:paraId="256E8BA0" w14:textId="77777777" w:rsidR="00E74115" w:rsidRPr="00C617FA" w:rsidRDefault="00E74115" w:rsidP="00E74115">
      <w:pPr>
        <w:pStyle w:val="a3"/>
        <w:spacing w:before="120" w:after="120"/>
        <w:ind w:left="567"/>
        <w:jc w:val="both"/>
        <w:rPr>
          <w:lang w:val="vi-VN"/>
        </w:rPr>
      </w:pPr>
    </w:p>
    <w:p w14:paraId="757E44D9" w14:textId="3B5677BD" w:rsidR="00E74115" w:rsidRPr="004B3CE3" w:rsidRDefault="00C02AF7" w:rsidP="00340A46">
      <w:pPr>
        <w:pStyle w:val="a3"/>
        <w:numPr>
          <w:ilvl w:val="0"/>
          <w:numId w:val="69"/>
        </w:numPr>
        <w:spacing w:before="120" w:after="120"/>
        <w:ind w:left="567" w:hanging="567"/>
        <w:jc w:val="both"/>
        <w:rPr>
          <w:lang w:val="vi-VN"/>
        </w:rPr>
      </w:pPr>
      <w:r w:rsidRPr="004B3CE3">
        <w:rPr>
          <w:lang w:val="vi-VN"/>
        </w:rPr>
        <w:t>“</w:t>
      </w:r>
      <w:r w:rsidRPr="004B3CE3">
        <w:rPr>
          <w:b/>
          <w:lang w:val="vi-VN"/>
        </w:rPr>
        <w:t>Confidential Information</w:t>
      </w:r>
      <w:r w:rsidR="00CE2EBF" w:rsidRPr="004B3CE3">
        <w:rPr>
          <w:lang w:val="vi-VN"/>
        </w:rPr>
        <w:t xml:space="preserve">” means all information (whether they are communicates in email, SMS or in written or oral) pertaining to the business, customer, personnel or any other issue of the Parties in this </w:t>
      </w:r>
      <w:r w:rsidR="003D2865" w:rsidRPr="004B3CE3">
        <w:t>Agreement</w:t>
      </w:r>
      <w:r w:rsidR="00CE2EBF" w:rsidRPr="004B3CE3">
        <w:rPr>
          <w:lang w:val="vi-VN"/>
        </w:rPr>
        <w:t xml:space="preserve"> that is obtained or received by the Parties during negotiation of this </w:t>
      </w:r>
      <w:r w:rsidR="003D2865" w:rsidRPr="004B3CE3">
        <w:t>Agreement</w:t>
      </w:r>
      <w:r w:rsidR="00CE2EBF" w:rsidRPr="004B3CE3">
        <w:rPr>
          <w:lang w:val="vi-VN"/>
        </w:rPr>
        <w:t>.</w:t>
      </w:r>
    </w:p>
    <w:p w14:paraId="08242DF3" w14:textId="77777777" w:rsidR="00E74115" w:rsidRPr="004B3CE3" w:rsidRDefault="00E74115" w:rsidP="00E74115">
      <w:pPr>
        <w:pStyle w:val="a3"/>
        <w:spacing w:before="120" w:after="120"/>
        <w:ind w:left="567"/>
        <w:jc w:val="both"/>
        <w:rPr>
          <w:lang w:val="vi-VN"/>
        </w:rPr>
      </w:pPr>
    </w:p>
    <w:p w14:paraId="232C4C77" w14:textId="70E8695A" w:rsidR="00E74115" w:rsidRPr="004B3CE3" w:rsidRDefault="00C02AF7" w:rsidP="00340A46">
      <w:pPr>
        <w:pStyle w:val="a3"/>
        <w:numPr>
          <w:ilvl w:val="0"/>
          <w:numId w:val="69"/>
        </w:numPr>
        <w:spacing w:before="120" w:after="120"/>
        <w:ind w:left="567" w:hanging="567"/>
        <w:jc w:val="both"/>
        <w:rPr>
          <w:lang w:val="vi-VN"/>
        </w:rPr>
      </w:pPr>
      <w:r w:rsidRPr="004B3CE3">
        <w:rPr>
          <w:lang w:val="vi-VN"/>
        </w:rPr>
        <w:t>“</w:t>
      </w:r>
      <w:r w:rsidRPr="004B3CE3">
        <w:rPr>
          <w:b/>
          <w:bCs/>
          <w:lang w:val="vi-VN"/>
        </w:rPr>
        <w:t>Offer to Lease</w:t>
      </w:r>
      <w:r w:rsidR="00E74115" w:rsidRPr="004B3CE3">
        <w:rPr>
          <w:lang w:val="vi-VN"/>
        </w:rPr>
        <w:t xml:space="preserve">” </w:t>
      </w:r>
      <w:r w:rsidR="0076528B" w:rsidRPr="004B3CE3">
        <w:t xml:space="preserve">means the offer to lease regarding the lease of the Leased Premises of the Building sent by the </w:t>
      </w:r>
      <w:r w:rsidR="00C712D9" w:rsidRPr="004B3CE3">
        <w:t>Lessor</w:t>
      </w:r>
      <w:r w:rsidR="0076528B" w:rsidRPr="004B3CE3">
        <w:t xml:space="preserve"> to the </w:t>
      </w:r>
      <w:r w:rsidR="00C712D9" w:rsidRPr="004B3CE3">
        <w:t>Lessee</w:t>
      </w:r>
      <w:r w:rsidR="00612756">
        <w:rPr>
          <w:lang w:val="en-US"/>
        </w:rPr>
        <w:t>.</w:t>
      </w:r>
    </w:p>
    <w:p w14:paraId="7D7D6A67" w14:textId="77777777" w:rsidR="00F3287E" w:rsidRPr="00C617FA" w:rsidRDefault="00F3287E" w:rsidP="00F3287E">
      <w:pPr>
        <w:pStyle w:val="a3"/>
        <w:spacing w:before="120" w:after="120"/>
        <w:ind w:left="567"/>
        <w:jc w:val="both"/>
        <w:rPr>
          <w:lang w:val="vi-VN"/>
        </w:rPr>
      </w:pPr>
    </w:p>
    <w:p w14:paraId="11B1207E" w14:textId="06B9D4EF" w:rsidR="00F3287E" w:rsidRPr="00C617FA" w:rsidRDefault="00C02AF7" w:rsidP="00340A46">
      <w:pPr>
        <w:pStyle w:val="a3"/>
        <w:numPr>
          <w:ilvl w:val="0"/>
          <w:numId w:val="69"/>
        </w:numPr>
        <w:spacing w:before="120" w:after="120"/>
        <w:ind w:left="567" w:hanging="567"/>
        <w:jc w:val="both"/>
        <w:rPr>
          <w:lang w:val="vi-VN"/>
        </w:rPr>
      </w:pPr>
      <w:r w:rsidRPr="00C617FA">
        <w:rPr>
          <w:lang w:val="vi-VN"/>
        </w:rPr>
        <w:t>“</w:t>
      </w:r>
      <w:r w:rsidR="007F7FA3" w:rsidRPr="00C617FA">
        <w:rPr>
          <w:b/>
          <w:bCs/>
          <w:lang w:val="vi-VN"/>
        </w:rPr>
        <w:t>Security Deposit</w:t>
      </w:r>
      <w:r w:rsidR="00F3287E" w:rsidRPr="00C617FA">
        <w:rPr>
          <w:lang w:val="vi-VN"/>
        </w:rPr>
        <w:t xml:space="preserve">” </w:t>
      </w:r>
      <w:r w:rsidR="0076528B" w:rsidRPr="00C617FA">
        <w:t xml:space="preserve">has the meaning as defined in </w:t>
      </w:r>
      <w:r w:rsidR="0076528B" w:rsidRPr="00C617FA">
        <w:rPr>
          <w:b/>
          <w:u w:val="single"/>
        </w:rPr>
        <w:t>Item 19, Schedule 2</w:t>
      </w:r>
      <w:r w:rsidR="0076528B" w:rsidRPr="00C617FA">
        <w:t xml:space="preserve"> </w:t>
      </w:r>
      <w:r w:rsidRPr="00C617FA">
        <w:t>hereunder</w:t>
      </w:r>
      <w:r w:rsidR="00F3287E" w:rsidRPr="00C617FA">
        <w:rPr>
          <w:lang w:val="vi-VN"/>
        </w:rPr>
        <w:t>.</w:t>
      </w:r>
    </w:p>
    <w:p w14:paraId="04696CDE" w14:textId="77777777" w:rsidR="00C92C5E" w:rsidRPr="00C617FA" w:rsidRDefault="00C92C5E" w:rsidP="00C92C5E">
      <w:pPr>
        <w:pStyle w:val="a3"/>
        <w:spacing w:before="120" w:after="120"/>
        <w:ind w:left="567"/>
        <w:jc w:val="both"/>
        <w:rPr>
          <w:lang w:val="vi-VN"/>
        </w:rPr>
      </w:pPr>
    </w:p>
    <w:p w14:paraId="29EB20BF" w14:textId="241F25D0" w:rsidR="00C92C5E" w:rsidRPr="00C617FA" w:rsidRDefault="00C02AF7" w:rsidP="00340A46">
      <w:pPr>
        <w:pStyle w:val="a3"/>
        <w:numPr>
          <w:ilvl w:val="0"/>
          <w:numId w:val="69"/>
        </w:numPr>
        <w:spacing w:before="120" w:after="120"/>
        <w:ind w:left="567" w:hanging="567"/>
        <w:jc w:val="both"/>
        <w:rPr>
          <w:lang w:val="vi-VN"/>
        </w:rPr>
      </w:pPr>
      <w:r w:rsidRPr="00C617FA">
        <w:rPr>
          <w:lang w:val="vi-VN"/>
        </w:rPr>
        <w:t>“</w:t>
      </w:r>
      <w:r w:rsidR="003D2865" w:rsidRPr="00C617FA">
        <w:rPr>
          <w:b/>
          <w:bCs/>
          <w:lang w:val="vi-VN"/>
        </w:rPr>
        <w:t>Booking</w:t>
      </w:r>
      <w:r w:rsidRPr="00C617FA">
        <w:rPr>
          <w:b/>
          <w:bCs/>
          <w:lang w:val="vi-VN"/>
        </w:rPr>
        <w:t xml:space="preserve"> Deposit</w:t>
      </w:r>
      <w:r w:rsidR="00C92C5E" w:rsidRPr="00C617FA">
        <w:rPr>
          <w:lang w:val="vi-VN"/>
        </w:rPr>
        <w:t xml:space="preserve">” </w:t>
      </w:r>
      <w:r w:rsidR="0076528B" w:rsidRPr="00C617FA">
        <w:t xml:space="preserve">has the meaning as defined in </w:t>
      </w:r>
      <w:r w:rsidR="0076528B" w:rsidRPr="00C617FA">
        <w:rPr>
          <w:b/>
          <w:u w:val="single"/>
        </w:rPr>
        <w:t>Item 18, Schedule 2</w:t>
      </w:r>
      <w:r w:rsidR="0076528B" w:rsidRPr="00C617FA">
        <w:t xml:space="preserve"> </w:t>
      </w:r>
      <w:r w:rsidRPr="00C617FA">
        <w:t>hereunder</w:t>
      </w:r>
      <w:r w:rsidR="00C92C5E" w:rsidRPr="00C617FA">
        <w:rPr>
          <w:lang w:val="vi-VN"/>
        </w:rPr>
        <w:t>.</w:t>
      </w:r>
    </w:p>
    <w:p w14:paraId="614823D6" w14:textId="77777777" w:rsidR="00F3287E" w:rsidRPr="00C617FA" w:rsidRDefault="00F3287E" w:rsidP="00F3287E">
      <w:pPr>
        <w:pStyle w:val="a3"/>
        <w:spacing w:before="120" w:after="120"/>
        <w:ind w:left="567"/>
        <w:jc w:val="both"/>
        <w:rPr>
          <w:lang w:val="vi-VN"/>
        </w:rPr>
      </w:pPr>
    </w:p>
    <w:p w14:paraId="6E968B95" w14:textId="77E8073C" w:rsidR="00F3287E" w:rsidRPr="004B3CE3" w:rsidRDefault="00C02AF7" w:rsidP="00340A46">
      <w:pPr>
        <w:pStyle w:val="a3"/>
        <w:numPr>
          <w:ilvl w:val="0"/>
          <w:numId w:val="69"/>
        </w:numPr>
        <w:spacing w:before="120" w:after="120"/>
        <w:ind w:left="567" w:hanging="567"/>
        <w:jc w:val="both"/>
        <w:rPr>
          <w:lang w:val="vi-VN"/>
        </w:rPr>
      </w:pPr>
      <w:r w:rsidRPr="00C617FA">
        <w:rPr>
          <w:lang w:val="vi-VN"/>
        </w:rPr>
        <w:t>“</w:t>
      </w:r>
      <w:r w:rsidRPr="00C617FA">
        <w:rPr>
          <w:b/>
          <w:bCs/>
          <w:lang w:val="vi-VN"/>
        </w:rPr>
        <w:t>Rent</w:t>
      </w:r>
      <w:r w:rsidR="00F3287E" w:rsidRPr="00C617FA">
        <w:rPr>
          <w:lang w:val="vi-VN"/>
        </w:rPr>
        <w:t xml:space="preserve">” means the amount payable by the </w:t>
      </w:r>
      <w:r w:rsidR="00C712D9" w:rsidRPr="00C617FA">
        <w:rPr>
          <w:lang w:val="vi-VN"/>
        </w:rPr>
        <w:t>Lessee</w:t>
      </w:r>
      <w:r w:rsidR="00F3287E" w:rsidRPr="00C617FA">
        <w:rPr>
          <w:lang w:val="vi-VN"/>
        </w:rPr>
        <w:t xml:space="preserve"> to the </w:t>
      </w:r>
      <w:r w:rsidR="00C712D9" w:rsidRPr="00C617FA">
        <w:rPr>
          <w:lang w:val="vi-VN"/>
        </w:rPr>
        <w:t>Lessor</w:t>
      </w:r>
      <w:r w:rsidR="00F3287E" w:rsidRPr="00C617FA">
        <w:rPr>
          <w:lang w:val="vi-VN"/>
        </w:rPr>
        <w:t xml:space="preserve"> to occupy a</w:t>
      </w:r>
      <w:r w:rsidRPr="00C617FA">
        <w:rPr>
          <w:lang w:val="vi-VN"/>
        </w:rPr>
        <w:t>nd use the Leased Premises</w:t>
      </w:r>
      <w:r w:rsidR="00F3287E" w:rsidRPr="004B3CE3">
        <w:rPr>
          <w:lang w:val="vi-VN"/>
        </w:rPr>
        <w:t xml:space="preserve">, </w:t>
      </w:r>
      <w:r w:rsidR="0076528B" w:rsidRPr="004B3CE3">
        <w:t xml:space="preserve">as specified in </w:t>
      </w:r>
      <w:r w:rsidR="0076528B" w:rsidRPr="004B3CE3">
        <w:rPr>
          <w:b/>
          <w:u w:val="single"/>
        </w:rPr>
        <w:t>Article 2.1</w:t>
      </w:r>
      <w:r w:rsidR="0076528B" w:rsidRPr="004B3CE3">
        <w:t xml:space="preserve"> </w:t>
      </w:r>
      <w:r w:rsidRPr="004B3CE3">
        <w:t>hereof</w:t>
      </w:r>
      <w:r w:rsidR="00F3287E" w:rsidRPr="004B3CE3">
        <w:rPr>
          <w:lang w:val="vi-VN"/>
        </w:rPr>
        <w:t>.</w:t>
      </w:r>
    </w:p>
    <w:p w14:paraId="4CB303B9" w14:textId="77777777" w:rsidR="00072138" w:rsidRPr="004B3CE3" w:rsidRDefault="00072138" w:rsidP="00C617FA">
      <w:pPr>
        <w:pStyle w:val="a3"/>
        <w:rPr>
          <w:lang w:val="vi-VN"/>
        </w:rPr>
      </w:pPr>
    </w:p>
    <w:p w14:paraId="568B0CBD" w14:textId="793120F9" w:rsidR="00072138" w:rsidRPr="004B3CE3" w:rsidRDefault="00C02AF7" w:rsidP="00C617FA">
      <w:pPr>
        <w:pStyle w:val="a3"/>
        <w:numPr>
          <w:ilvl w:val="0"/>
          <w:numId w:val="69"/>
        </w:numPr>
        <w:ind w:left="540" w:hanging="540"/>
        <w:rPr>
          <w:lang w:val="vi-VN"/>
        </w:rPr>
      </w:pPr>
      <w:r w:rsidRPr="004B3CE3">
        <w:rPr>
          <w:lang w:val="vi-VN"/>
        </w:rPr>
        <w:t>“</w:t>
      </w:r>
      <w:r w:rsidRPr="004B3CE3">
        <w:rPr>
          <w:b/>
          <w:bCs/>
          <w:lang w:val="vi-VN"/>
        </w:rPr>
        <w:t>Building</w:t>
      </w:r>
      <w:r w:rsidR="0076528B" w:rsidRPr="004B3CE3">
        <w:rPr>
          <w:lang w:val="vi-VN"/>
        </w:rPr>
        <w:t>” means the Office, Commercia</w:t>
      </w:r>
      <w:r w:rsidRPr="004B3CE3">
        <w:rPr>
          <w:lang w:val="vi-VN"/>
        </w:rPr>
        <w:t xml:space="preserve">l, Service Building at </w:t>
      </w:r>
      <w:r w:rsidR="00072138" w:rsidRPr="004B3CE3">
        <w:rPr>
          <w:lang w:val="vi-VN"/>
        </w:rPr>
        <w:t>Tower B, Commercial and Service Area combined with High-rise Residence at Lot 1-13 in Functional Area No. 1- No. 15 Tran Bach Dang Street,</w:t>
      </w:r>
      <w:r w:rsidR="00D33004">
        <w:rPr>
          <w:lang w:val="en-US"/>
        </w:rPr>
        <w:t xml:space="preserve"> </w:t>
      </w:r>
      <w:r w:rsidR="00D33004" w:rsidRPr="00D33004">
        <w:rPr>
          <w:lang w:val="en-US"/>
        </w:rPr>
        <w:t>Quarter 3</w:t>
      </w:r>
      <w:r w:rsidR="00D33004">
        <w:rPr>
          <w:lang w:val="en-US"/>
        </w:rPr>
        <w:t>,</w:t>
      </w:r>
      <w:r w:rsidR="00072138" w:rsidRPr="004B3CE3">
        <w:rPr>
          <w:lang w:val="vi-VN"/>
        </w:rPr>
        <w:t xml:space="preserve"> Thu Thiem Ward, Thu Duc City, Ho Chi Minh City</w:t>
      </w:r>
      <w:r w:rsidR="00072138" w:rsidRPr="004B3CE3">
        <w:rPr>
          <w:lang w:val="en-US"/>
        </w:rPr>
        <w:t>, Vietnam.</w:t>
      </w:r>
    </w:p>
    <w:p w14:paraId="461B70CD" w14:textId="77777777" w:rsidR="004D75DC" w:rsidRPr="004B3CE3" w:rsidRDefault="004D75DC" w:rsidP="00C617FA">
      <w:pPr>
        <w:pStyle w:val="a3"/>
        <w:spacing w:before="120" w:after="120"/>
        <w:ind w:left="567"/>
        <w:jc w:val="both"/>
        <w:rPr>
          <w:lang w:val="vi-VN"/>
        </w:rPr>
      </w:pPr>
    </w:p>
    <w:p w14:paraId="4D8AE3A1" w14:textId="6A3FE563" w:rsidR="006D6698" w:rsidRPr="004B3CE3" w:rsidRDefault="00C02AF7" w:rsidP="00340A46">
      <w:pPr>
        <w:pStyle w:val="a3"/>
        <w:numPr>
          <w:ilvl w:val="0"/>
          <w:numId w:val="69"/>
        </w:numPr>
        <w:spacing w:before="120" w:after="120"/>
        <w:ind w:left="567" w:hanging="567"/>
        <w:jc w:val="both"/>
        <w:rPr>
          <w:lang w:val="vi-VN"/>
        </w:rPr>
      </w:pPr>
      <w:r w:rsidRPr="004B3CE3">
        <w:rPr>
          <w:lang w:val="vi-VN"/>
        </w:rPr>
        <w:t>“</w:t>
      </w:r>
      <w:r w:rsidRPr="004B3CE3">
        <w:rPr>
          <w:b/>
          <w:bCs/>
          <w:lang w:val="vi-VN"/>
        </w:rPr>
        <w:t>VND</w:t>
      </w:r>
      <w:r w:rsidR="004D75DC" w:rsidRPr="004B3CE3">
        <w:rPr>
          <w:lang w:val="vi-VN"/>
        </w:rPr>
        <w:t xml:space="preserve">” means “ </w:t>
      </w:r>
      <w:r w:rsidR="0076528B" w:rsidRPr="004B3CE3">
        <w:t xml:space="preserve">Vietnamese Dong </w:t>
      </w:r>
      <w:r w:rsidR="004D75DC" w:rsidRPr="004B3CE3">
        <w:rPr>
          <w:lang w:val="vi-VN"/>
        </w:rPr>
        <w:t xml:space="preserve">” – </w:t>
      </w:r>
      <w:r w:rsidR="007943FA" w:rsidRPr="004B3CE3">
        <w:t>t</w:t>
      </w:r>
      <w:r w:rsidRPr="004B3CE3">
        <w:t>he official currency of Vietnam</w:t>
      </w:r>
      <w:r w:rsidR="004D75DC" w:rsidRPr="004B3CE3">
        <w:rPr>
          <w:lang w:val="vi-VN"/>
        </w:rPr>
        <w:t>.</w:t>
      </w:r>
    </w:p>
    <w:p w14:paraId="7F5FBFEC" w14:textId="77777777" w:rsidR="00AE1B7D" w:rsidRPr="004B3CE3" w:rsidRDefault="00AE1B7D" w:rsidP="00D50873">
      <w:pPr>
        <w:spacing w:before="120" w:after="120"/>
        <w:contextualSpacing/>
        <w:jc w:val="both"/>
        <w:rPr>
          <w:lang w:val="vi-VN"/>
        </w:rPr>
      </w:pPr>
    </w:p>
    <w:p w14:paraId="75AD69EB" w14:textId="77777777" w:rsidR="006D6698" w:rsidRPr="004B3CE3" w:rsidRDefault="006D6698" w:rsidP="00D50873">
      <w:pPr>
        <w:spacing w:before="120" w:after="120"/>
        <w:contextualSpacing/>
        <w:jc w:val="both"/>
        <w:rPr>
          <w:lang w:val="vi-VN"/>
        </w:rPr>
      </w:pPr>
    </w:p>
    <w:p w14:paraId="64D99807" w14:textId="40448EC2" w:rsidR="006D6698" w:rsidRPr="004B3CE3" w:rsidRDefault="006D6698" w:rsidP="00AE1B7D">
      <w:pPr>
        <w:jc w:val="both"/>
        <w:rPr>
          <w:lang w:val="vi-VN"/>
        </w:rPr>
      </w:pPr>
      <w:r w:rsidRPr="004B3CE3">
        <w:rPr>
          <w:lang w:val="vi-VN"/>
        </w:rPr>
        <w:br w:type="page"/>
      </w:r>
    </w:p>
    <w:p w14:paraId="2125840B" w14:textId="0DFAF962" w:rsidR="006D6698" w:rsidRPr="00C617FA" w:rsidRDefault="00CA381B" w:rsidP="006D6698">
      <w:pPr>
        <w:pStyle w:val="1"/>
        <w:jc w:val="center"/>
        <w:rPr>
          <w:color w:val="auto"/>
          <w:lang w:val="en-US"/>
        </w:rPr>
      </w:pPr>
      <w:bookmarkStart w:id="98" w:name="_Toc189640016"/>
      <w:commentRangeStart w:id="99"/>
      <w:r w:rsidRPr="00C617FA">
        <w:rPr>
          <w:color w:val="auto"/>
          <w:lang w:val="vi-VN"/>
        </w:rPr>
        <w:lastRenderedPageBreak/>
        <w:t>SCHEDULE</w:t>
      </w:r>
      <w:r w:rsidR="006D6698" w:rsidRPr="00C617FA">
        <w:rPr>
          <w:color w:val="auto"/>
          <w:lang w:val="vi-VN"/>
        </w:rPr>
        <w:t xml:space="preserve"> 2 – REFERENCE TABLE OF SPECIFIC </w:t>
      </w:r>
      <w:r w:rsidR="00CB4591" w:rsidRPr="00C617FA">
        <w:rPr>
          <w:color w:val="auto"/>
          <w:lang w:val="en-US"/>
        </w:rPr>
        <w:t>TERMS</w:t>
      </w:r>
      <w:bookmarkEnd w:id="98"/>
    </w:p>
    <w:commentRangeEnd w:id="99"/>
    <w:p w14:paraId="7C326C8F" w14:textId="45DA1FF6" w:rsidR="00F81433" w:rsidRPr="004B3CE3" w:rsidRDefault="001147C1" w:rsidP="00F81433">
      <w:pPr>
        <w:jc w:val="both"/>
        <w:rPr>
          <w:lang w:val="vi-VN"/>
        </w:rPr>
      </w:pPr>
      <w:r>
        <w:rPr>
          <w:rStyle w:val="ad"/>
          <w:lang w:val="en-US"/>
        </w:rPr>
        <w:commentReference w:id="99"/>
      </w:r>
    </w:p>
    <w:p w14:paraId="5FBE5190" w14:textId="77777777" w:rsidR="00C92C5E" w:rsidRPr="004B3CE3" w:rsidRDefault="00C92C5E" w:rsidP="00F81433">
      <w:pPr>
        <w:jc w:val="both"/>
        <w:rPr>
          <w:lang w:val="vi-VN"/>
        </w:rPr>
      </w:pPr>
    </w:p>
    <w:tbl>
      <w:tblPr>
        <w:tblStyle w:val="a5"/>
        <w:tblW w:w="0" w:type="auto"/>
        <w:tblLook w:val="04A0" w:firstRow="1" w:lastRow="0" w:firstColumn="1" w:lastColumn="0" w:noHBand="0" w:noVBand="1"/>
      </w:tblPr>
      <w:tblGrid>
        <w:gridCol w:w="949"/>
        <w:gridCol w:w="2870"/>
        <w:gridCol w:w="5531"/>
      </w:tblGrid>
      <w:tr w:rsidR="004B3CE3" w:rsidRPr="004B3CE3" w14:paraId="638653FC" w14:textId="77777777" w:rsidTr="00365F52">
        <w:tc>
          <w:tcPr>
            <w:tcW w:w="9350" w:type="dxa"/>
            <w:gridSpan w:val="3"/>
            <w:shd w:val="clear" w:color="auto" w:fill="FBE4D5" w:themeFill="accent2" w:themeFillTint="33"/>
          </w:tcPr>
          <w:p w14:paraId="357BA56F" w14:textId="7EB967B8" w:rsidR="00F81433" w:rsidRPr="004B3CE3" w:rsidRDefault="00C92C5E" w:rsidP="00820B3E">
            <w:pPr>
              <w:jc w:val="both"/>
              <w:rPr>
                <w:sz w:val="24"/>
                <w:szCs w:val="24"/>
                <w:lang w:val="vi-VN"/>
              </w:rPr>
            </w:pPr>
            <w:r w:rsidRPr="004B3CE3">
              <w:rPr>
                <w:sz w:val="24"/>
                <w:szCs w:val="24"/>
                <w:lang w:val="vi-VN"/>
              </w:rPr>
              <w:t>BUILDING</w:t>
            </w:r>
          </w:p>
        </w:tc>
      </w:tr>
      <w:tr w:rsidR="004B3CE3" w:rsidRPr="004B3CE3" w14:paraId="4A1421B0" w14:textId="77777777" w:rsidTr="00365F52">
        <w:tc>
          <w:tcPr>
            <w:tcW w:w="949" w:type="dxa"/>
          </w:tcPr>
          <w:p w14:paraId="3350E162" w14:textId="17AA3594" w:rsidR="00F81433" w:rsidRPr="004B3CE3" w:rsidRDefault="00CB4591" w:rsidP="00820B3E">
            <w:pPr>
              <w:spacing w:before="240"/>
              <w:jc w:val="center"/>
              <w:rPr>
                <w:sz w:val="24"/>
                <w:szCs w:val="24"/>
              </w:rPr>
            </w:pPr>
            <w:r w:rsidRPr="004B3CE3">
              <w:rPr>
                <w:sz w:val="24"/>
                <w:szCs w:val="24"/>
              </w:rPr>
              <w:t>1</w:t>
            </w:r>
          </w:p>
        </w:tc>
        <w:tc>
          <w:tcPr>
            <w:tcW w:w="2870" w:type="dxa"/>
          </w:tcPr>
          <w:p w14:paraId="6A8AE94A" w14:textId="21F54F5D" w:rsidR="00F81433" w:rsidRPr="004B3CE3" w:rsidRDefault="00F81433" w:rsidP="00C92C5E">
            <w:pPr>
              <w:spacing w:before="240"/>
              <w:jc w:val="both"/>
              <w:rPr>
                <w:b/>
                <w:bCs/>
                <w:sz w:val="24"/>
                <w:szCs w:val="24"/>
              </w:rPr>
            </w:pPr>
            <w:r w:rsidRPr="004B3CE3">
              <w:rPr>
                <w:b/>
                <w:bCs/>
                <w:sz w:val="24"/>
                <w:szCs w:val="24"/>
              </w:rPr>
              <w:t>Building</w:t>
            </w:r>
          </w:p>
        </w:tc>
        <w:tc>
          <w:tcPr>
            <w:tcW w:w="5531" w:type="dxa"/>
          </w:tcPr>
          <w:p w14:paraId="01327BF3" w14:textId="6557A4F7" w:rsidR="00E62DB2" w:rsidRPr="004B3CE3" w:rsidRDefault="00E62DB2" w:rsidP="00C617FA">
            <w:pPr>
              <w:rPr>
                <w:lang w:val="vi-VN"/>
              </w:rPr>
            </w:pPr>
            <w:r w:rsidRPr="004B3CE3">
              <w:rPr>
                <w:lang w:val="vi-VN"/>
              </w:rPr>
              <w:t>Tower B, Commercial and Service Area combined with High-rise Residence at Lot 1-13 in Functional Area No. 1- No. 15 Tran Bach Dang Street,</w:t>
            </w:r>
            <w:r w:rsidR="00D33004">
              <w:rPr>
                <w:lang w:val="en-US"/>
              </w:rPr>
              <w:t xml:space="preserve"> </w:t>
            </w:r>
            <w:r w:rsidR="00D33004" w:rsidRPr="00D33004">
              <w:rPr>
                <w:lang w:val="en-US"/>
              </w:rPr>
              <w:t>Quarter 3</w:t>
            </w:r>
            <w:r w:rsidR="00D33004">
              <w:rPr>
                <w:lang w:val="en-US"/>
              </w:rPr>
              <w:t>,</w:t>
            </w:r>
            <w:r w:rsidRPr="004B3CE3">
              <w:rPr>
                <w:lang w:val="vi-VN"/>
              </w:rPr>
              <w:t xml:space="preserve"> Thu Thiem Ward, Thu Duc City, Ho Chi Minh City</w:t>
            </w:r>
            <w:r w:rsidRPr="004B3CE3">
              <w:rPr>
                <w:lang w:val="en-US"/>
              </w:rPr>
              <w:t>, Vietnam.</w:t>
            </w:r>
          </w:p>
          <w:p w14:paraId="403B9D73" w14:textId="5AF268B1" w:rsidR="00F81433" w:rsidRPr="004B3CE3" w:rsidRDefault="00F81433" w:rsidP="00820B3E">
            <w:pPr>
              <w:jc w:val="both"/>
              <w:rPr>
                <w:i/>
                <w:iCs/>
                <w:sz w:val="24"/>
                <w:szCs w:val="24"/>
              </w:rPr>
            </w:pPr>
          </w:p>
        </w:tc>
      </w:tr>
      <w:tr w:rsidR="004B3CE3" w:rsidRPr="004B3CE3" w14:paraId="71643271" w14:textId="77777777" w:rsidTr="00365F52">
        <w:tc>
          <w:tcPr>
            <w:tcW w:w="9350" w:type="dxa"/>
            <w:gridSpan w:val="3"/>
            <w:shd w:val="clear" w:color="auto" w:fill="FBE4D5" w:themeFill="accent2" w:themeFillTint="33"/>
          </w:tcPr>
          <w:p w14:paraId="015D3FC6" w14:textId="4A707F95" w:rsidR="00F81433" w:rsidRPr="004B3CE3" w:rsidRDefault="00F81433" w:rsidP="00820B3E">
            <w:pPr>
              <w:jc w:val="both"/>
              <w:rPr>
                <w:i/>
                <w:iCs/>
                <w:sz w:val="24"/>
                <w:szCs w:val="24"/>
              </w:rPr>
            </w:pPr>
            <w:r w:rsidRPr="004B3CE3">
              <w:rPr>
                <w:sz w:val="24"/>
                <w:szCs w:val="24"/>
              </w:rPr>
              <w:t>PARTIES</w:t>
            </w:r>
          </w:p>
        </w:tc>
      </w:tr>
      <w:tr w:rsidR="004B3CE3" w:rsidRPr="004B3CE3" w14:paraId="2276DAF6" w14:textId="77777777" w:rsidTr="00365F52">
        <w:tc>
          <w:tcPr>
            <w:tcW w:w="949" w:type="dxa"/>
          </w:tcPr>
          <w:p w14:paraId="2BF01D01" w14:textId="77777777" w:rsidR="00F81433" w:rsidRPr="004B3CE3" w:rsidRDefault="00F81433" w:rsidP="00820B3E">
            <w:pPr>
              <w:spacing w:before="240"/>
              <w:jc w:val="center"/>
              <w:rPr>
                <w:sz w:val="24"/>
                <w:szCs w:val="24"/>
              </w:rPr>
            </w:pPr>
            <w:r w:rsidRPr="004B3CE3">
              <w:rPr>
                <w:sz w:val="24"/>
                <w:szCs w:val="24"/>
              </w:rPr>
              <w:t>2</w:t>
            </w:r>
          </w:p>
        </w:tc>
        <w:tc>
          <w:tcPr>
            <w:tcW w:w="2870" w:type="dxa"/>
          </w:tcPr>
          <w:p w14:paraId="3FF4D8A8" w14:textId="1B6A7FA3" w:rsidR="00F81433" w:rsidRPr="004B3CE3" w:rsidRDefault="00C712D9" w:rsidP="00C92C5E">
            <w:pPr>
              <w:spacing w:before="240"/>
              <w:jc w:val="both"/>
              <w:rPr>
                <w:b/>
                <w:bCs/>
                <w:sz w:val="24"/>
                <w:szCs w:val="24"/>
              </w:rPr>
            </w:pPr>
            <w:r w:rsidRPr="004B3CE3">
              <w:rPr>
                <w:b/>
                <w:bCs/>
                <w:sz w:val="24"/>
                <w:szCs w:val="24"/>
              </w:rPr>
              <w:t>Lessor</w:t>
            </w:r>
          </w:p>
        </w:tc>
        <w:tc>
          <w:tcPr>
            <w:tcW w:w="5531" w:type="dxa"/>
          </w:tcPr>
          <w:p w14:paraId="3E28133D" w14:textId="49FB2EE5" w:rsidR="00F81433" w:rsidRPr="004B3CE3" w:rsidRDefault="00C92C5E" w:rsidP="00C92C5E">
            <w:pPr>
              <w:spacing w:before="240"/>
              <w:jc w:val="both"/>
              <w:rPr>
                <w:sz w:val="24"/>
                <w:szCs w:val="24"/>
                <w:lang w:val="vi-VN"/>
              </w:rPr>
            </w:pPr>
            <w:r w:rsidRPr="004B3CE3">
              <w:rPr>
                <w:sz w:val="24"/>
                <w:szCs w:val="24"/>
                <w:lang w:val="vi-VN"/>
              </w:rPr>
              <w:t xml:space="preserve">Khoi Phat Investment </w:t>
            </w:r>
            <w:r w:rsidR="0072694D" w:rsidRPr="004B3CE3">
              <w:rPr>
                <w:sz w:val="24"/>
                <w:szCs w:val="24"/>
                <w:lang w:val="en-US"/>
              </w:rPr>
              <w:t xml:space="preserve">One Member </w:t>
            </w:r>
            <w:r w:rsidR="00F81433" w:rsidRPr="004B3CE3">
              <w:rPr>
                <w:sz w:val="24"/>
                <w:szCs w:val="24"/>
              </w:rPr>
              <w:t>Company Limited</w:t>
            </w:r>
          </w:p>
        </w:tc>
      </w:tr>
      <w:tr w:rsidR="004B3CE3" w:rsidRPr="004B3CE3" w14:paraId="2FA2D08D" w14:textId="77777777" w:rsidTr="00365F52">
        <w:tc>
          <w:tcPr>
            <w:tcW w:w="949" w:type="dxa"/>
          </w:tcPr>
          <w:p w14:paraId="44BAD400" w14:textId="77777777" w:rsidR="00F81433" w:rsidRPr="004B3CE3" w:rsidRDefault="00F81433" w:rsidP="00820B3E">
            <w:pPr>
              <w:spacing w:before="240"/>
              <w:jc w:val="center"/>
              <w:rPr>
                <w:sz w:val="24"/>
                <w:szCs w:val="24"/>
              </w:rPr>
            </w:pPr>
            <w:r w:rsidRPr="004B3CE3">
              <w:rPr>
                <w:sz w:val="24"/>
                <w:szCs w:val="24"/>
              </w:rPr>
              <w:t>3</w:t>
            </w:r>
          </w:p>
        </w:tc>
        <w:tc>
          <w:tcPr>
            <w:tcW w:w="2870" w:type="dxa"/>
          </w:tcPr>
          <w:p w14:paraId="6A75B96D" w14:textId="5FAF46D6" w:rsidR="00F81433" w:rsidRPr="004B3CE3" w:rsidRDefault="00C712D9" w:rsidP="00C92C5E">
            <w:pPr>
              <w:spacing w:before="240"/>
              <w:jc w:val="both"/>
              <w:rPr>
                <w:b/>
                <w:bCs/>
                <w:sz w:val="24"/>
                <w:szCs w:val="24"/>
              </w:rPr>
            </w:pPr>
            <w:r w:rsidRPr="004B3CE3">
              <w:rPr>
                <w:b/>
                <w:bCs/>
                <w:sz w:val="24"/>
                <w:szCs w:val="24"/>
              </w:rPr>
              <w:t>Lessee</w:t>
            </w:r>
          </w:p>
        </w:tc>
        <w:tc>
          <w:tcPr>
            <w:tcW w:w="5531" w:type="dxa"/>
          </w:tcPr>
          <w:p w14:paraId="5612F08A" w14:textId="37452B9F" w:rsidR="00F81433" w:rsidRPr="004B3CE3" w:rsidRDefault="00F81433" w:rsidP="00C92C5E">
            <w:pPr>
              <w:spacing w:before="240"/>
              <w:jc w:val="both"/>
              <w:rPr>
                <w:b/>
                <w:bCs/>
                <w:sz w:val="24"/>
                <w:szCs w:val="24"/>
              </w:rPr>
            </w:pPr>
            <w:r w:rsidRPr="004B3CE3">
              <w:rPr>
                <w:b/>
                <w:bCs/>
                <w:sz w:val="24"/>
                <w:szCs w:val="24"/>
                <w:highlight w:val="yellow"/>
              </w:rPr>
              <w:t>[Company name]</w:t>
            </w:r>
          </w:p>
        </w:tc>
      </w:tr>
      <w:tr w:rsidR="004B3CE3" w:rsidRPr="004B3CE3" w14:paraId="48688084" w14:textId="77777777" w:rsidTr="00365F52">
        <w:tc>
          <w:tcPr>
            <w:tcW w:w="9350" w:type="dxa"/>
            <w:gridSpan w:val="3"/>
            <w:shd w:val="clear" w:color="auto" w:fill="FBE4D5" w:themeFill="accent2" w:themeFillTint="33"/>
          </w:tcPr>
          <w:p w14:paraId="142772B7" w14:textId="2A7521E7" w:rsidR="00F81433" w:rsidRPr="004B3CE3" w:rsidRDefault="00CB4591" w:rsidP="00820B3E">
            <w:pPr>
              <w:jc w:val="both"/>
              <w:rPr>
                <w:i/>
                <w:iCs/>
                <w:sz w:val="24"/>
                <w:szCs w:val="24"/>
              </w:rPr>
            </w:pPr>
            <w:r w:rsidRPr="004B3CE3">
              <w:rPr>
                <w:sz w:val="24"/>
                <w:szCs w:val="24"/>
              </w:rPr>
              <w:t>LEASED PREMISES</w:t>
            </w:r>
          </w:p>
        </w:tc>
      </w:tr>
      <w:tr w:rsidR="004B3CE3" w:rsidRPr="004B3CE3" w14:paraId="404066EF" w14:textId="77777777" w:rsidTr="00365F52">
        <w:tc>
          <w:tcPr>
            <w:tcW w:w="949" w:type="dxa"/>
          </w:tcPr>
          <w:p w14:paraId="6C171DF8" w14:textId="77777777" w:rsidR="00F81433" w:rsidRPr="004B3CE3" w:rsidRDefault="00F81433" w:rsidP="00820B3E">
            <w:pPr>
              <w:spacing w:before="240"/>
              <w:jc w:val="center"/>
              <w:rPr>
                <w:sz w:val="24"/>
                <w:szCs w:val="24"/>
              </w:rPr>
            </w:pPr>
            <w:r w:rsidRPr="004B3CE3">
              <w:rPr>
                <w:sz w:val="24"/>
                <w:szCs w:val="24"/>
              </w:rPr>
              <w:t>4</w:t>
            </w:r>
          </w:p>
        </w:tc>
        <w:tc>
          <w:tcPr>
            <w:tcW w:w="2870" w:type="dxa"/>
          </w:tcPr>
          <w:p w14:paraId="7D5EDBE9" w14:textId="2FB4CB01" w:rsidR="00F81433" w:rsidRPr="004B3CE3" w:rsidRDefault="00D265AA" w:rsidP="00C92C5E">
            <w:pPr>
              <w:spacing w:before="240"/>
              <w:jc w:val="both"/>
              <w:rPr>
                <w:b/>
                <w:bCs/>
                <w:sz w:val="24"/>
                <w:szCs w:val="24"/>
              </w:rPr>
            </w:pPr>
            <w:r w:rsidRPr="004B3CE3">
              <w:rPr>
                <w:b/>
                <w:bCs/>
                <w:sz w:val="24"/>
                <w:szCs w:val="24"/>
              </w:rPr>
              <w:t>Leased Premises</w:t>
            </w:r>
          </w:p>
        </w:tc>
        <w:tc>
          <w:tcPr>
            <w:tcW w:w="5531" w:type="dxa"/>
          </w:tcPr>
          <w:p w14:paraId="3B276218" w14:textId="77777777" w:rsidR="00F81433" w:rsidRPr="004B3CE3" w:rsidRDefault="00F81433" w:rsidP="00820B3E">
            <w:pPr>
              <w:jc w:val="both"/>
              <w:rPr>
                <w:sz w:val="24"/>
                <w:szCs w:val="24"/>
              </w:rPr>
            </w:pPr>
          </w:p>
          <w:tbl>
            <w:tblPr>
              <w:tblStyle w:val="a5"/>
              <w:tblW w:w="0" w:type="auto"/>
              <w:tblLook w:val="04A0" w:firstRow="1" w:lastRow="0" w:firstColumn="1" w:lastColumn="0" w:noHBand="0" w:noVBand="1"/>
            </w:tblPr>
            <w:tblGrid>
              <w:gridCol w:w="1003"/>
              <w:gridCol w:w="1527"/>
              <w:gridCol w:w="2775"/>
            </w:tblGrid>
            <w:tr w:rsidR="004B3CE3" w:rsidRPr="004B3CE3" w14:paraId="1DDE0296" w14:textId="77777777" w:rsidTr="00820B3E">
              <w:tc>
                <w:tcPr>
                  <w:tcW w:w="967" w:type="dxa"/>
                </w:tcPr>
                <w:p w14:paraId="057E4DEB" w14:textId="22EC829F" w:rsidR="00F81433" w:rsidRPr="004B3CE3" w:rsidRDefault="00F81433" w:rsidP="00820B3E">
                  <w:pPr>
                    <w:jc w:val="center"/>
                    <w:rPr>
                      <w:sz w:val="24"/>
                      <w:szCs w:val="24"/>
                    </w:rPr>
                  </w:pPr>
                  <w:r w:rsidRPr="004B3CE3">
                    <w:rPr>
                      <w:sz w:val="24"/>
                      <w:szCs w:val="24"/>
                    </w:rPr>
                    <w:t>FLOOR</w:t>
                  </w:r>
                </w:p>
              </w:tc>
              <w:tc>
                <w:tcPr>
                  <w:tcW w:w="1710" w:type="dxa"/>
                </w:tcPr>
                <w:p w14:paraId="597FD48F" w14:textId="286D4D3E" w:rsidR="00F81433" w:rsidRPr="004B3CE3" w:rsidRDefault="00F81433" w:rsidP="00820B3E">
                  <w:pPr>
                    <w:jc w:val="center"/>
                    <w:rPr>
                      <w:sz w:val="24"/>
                      <w:szCs w:val="24"/>
                    </w:rPr>
                  </w:pPr>
                  <w:r w:rsidRPr="004B3CE3">
                    <w:rPr>
                      <w:sz w:val="24"/>
                      <w:szCs w:val="24"/>
                    </w:rPr>
                    <w:t>AREA</w:t>
                  </w:r>
                </w:p>
                <w:p w14:paraId="180A67E4" w14:textId="0B50CED4" w:rsidR="00F81433" w:rsidRPr="004B3CE3" w:rsidRDefault="0072694D" w:rsidP="00820B3E">
                  <w:pPr>
                    <w:jc w:val="center"/>
                    <w:rPr>
                      <w:i/>
                      <w:iCs/>
                      <w:sz w:val="24"/>
                      <w:szCs w:val="24"/>
                    </w:rPr>
                  </w:pPr>
                  <w:r w:rsidRPr="004B3CE3">
                    <w:rPr>
                      <w:i/>
                      <w:iCs/>
                      <w:sz w:val="24"/>
                      <w:szCs w:val="24"/>
                    </w:rPr>
                    <w:t>(m</w:t>
                  </w:r>
                  <w:r w:rsidRPr="004B3CE3">
                    <w:rPr>
                      <w:i/>
                      <w:iCs/>
                      <w:sz w:val="24"/>
                      <w:szCs w:val="24"/>
                      <w:vertAlign w:val="superscript"/>
                    </w:rPr>
                    <w:t>2</w:t>
                  </w:r>
                  <w:r w:rsidR="00F81433" w:rsidRPr="004B3CE3">
                    <w:rPr>
                      <w:i/>
                      <w:iCs/>
                      <w:sz w:val="24"/>
                      <w:szCs w:val="24"/>
                    </w:rPr>
                    <w:t>)</w:t>
                  </w:r>
                </w:p>
              </w:tc>
              <w:tc>
                <w:tcPr>
                  <w:tcW w:w="3310" w:type="dxa"/>
                </w:tcPr>
                <w:p w14:paraId="56B94D79" w14:textId="5E628C62" w:rsidR="00F81433" w:rsidRPr="004B3CE3" w:rsidRDefault="00F81433" w:rsidP="00820B3E">
                  <w:pPr>
                    <w:jc w:val="center"/>
                    <w:rPr>
                      <w:sz w:val="24"/>
                      <w:szCs w:val="24"/>
                    </w:rPr>
                  </w:pPr>
                  <w:r w:rsidRPr="004B3CE3">
                    <w:rPr>
                      <w:sz w:val="24"/>
                      <w:szCs w:val="24"/>
                    </w:rPr>
                    <w:t>NOTE</w:t>
                  </w:r>
                </w:p>
              </w:tc>
            </w:tr>
            <w:tr w:rsidR="004B3CE3" w:rsidRPr="004B3CE3" w14:paraId="33220924" w14:textId="77777777" w:rsidTr="00820B3E">
              <w:tc>
                <w:tcPr>
                  <w:tcW w:w="967" w:type="dxa"/>
                </w:tcPr>
                <w:p w14:paraId="6915EFFC" w14:textId="77777777" w:rsidR="00F81433" w:rsidRPr="004B3CE3" w:rsidRDefault="00F81433" w:rsidP="00820B3E">
                  <w:pPr>
                    <w:jc w:val="center"/>
                    <w:rPr>
                      <w:sz w:val="24"/>
                      <w:szCs w:val="24"/>
                    </w:rPr>
                  </w:pPr>
                </w:p>
              </w:tc>
              <w:tc>
                <w:tcPr>
                  <w:tcW w:w="1710" w:type="dxa"/>
                </w:tcPr>
                <w:p w14:paraId="09A478EE" w14:textId="77777777" w:rsidR="00F81433" w:rsidRPr="004B3CE3" w:rsidRDefault="00F81433" w:rsidP="00820B3E">
                  <w:pPr>
                    <w:jc w:val="center"/>
                    <w:rPr>
                      <w:sz w:val="24"/>
                      <w:szCs w:val="24"/>
                    </w:rPr>
                  </w:pPr>
                </w:p>
              </w:tc>
              <w:tc>
                <w:tcPr>
                  <w:tcW w:w="3310" w:type="dxa"/>
                </w:tcPr>
                <w:p w14:paraId="05C008E6" w14:textId="526C2C60" w:rsidR="00F81433" w:rsidRPr="004B3CE3" w:rsidRDefault="00F81433" w:rsidP="0072694D">
                  <w:pPr>
                    <w:jc w:val="both"/>
                    <w:rPr>
                      <w:i/>
                      <w:iCs/>
                      <w:sz w:val="24"/>
                      <w:szCs w:val="24"/>
                      <w:lang w:val="en-US"/>
                    </w:rPr>
                  </w:pPr>
                  <w:r w:rsidRPr="004B3CE3">
                    <w:rPr>
                      <w:sz w:val="24"/>
                      <w:szCs w:val="24"/>
                    </w:rPr>
                    <w:t xml:space="preserve">Full floor </w:t>
                  </w:r>
                  <w:r w:rsidR="0072694D" w:rsidRPr="004B3CE3">
                    <w:rPr>
                      <w:sz w:val="24"/>
                      <w:szCs w:val="24"/>
                      <w:lang w:val="vi-VN"/>
                    </w:rPr>
                    <w:t>/ part of</w:t>
                  </w:r>
                  <w:r w:rsidR="00C92C5E" w:rsidRPr="004B3CE3">
                    <w:rPr>
                      <w:sz w:val="24"/>
                      <w:szCs w:val="24"/>
                      <w:lang w:val="vi-VN"/>
                    </w:rPr>
                    <w:t xml:space="preserve"> </w:t>
                  </w:r>
                  <w:r w:rsidR="00C92C5E" w:rsidRPr="004B3CE3">
                    <w:rPr>
                      <w:sz w:val="24"/>
                      <w:szCs w:val="24"/>
                      <w:highlight w:val="yellow"/>
                      <w:lang w:val="vi-VN"/>
                    </w:rPr>
                    <w:t>…</w:t>
                  </w:r>
                  <w:r w:rsidR="0072694D" w:rsidRPr="004B3CE3">
                    <w:rPr>
                      <w:sz w:val="24"/>
                      <w:szCs w:val="24"/>
                      <w:lang w:val="en-US"/>
                    </w:rPr>
                    <w:t xml:space="preserve"> </w:t>
                  </w:r>
                  <w:r w:rsidR="0072694D" w:rsidRPr="004B3CE3">
                    <w:rPr>
                      <w:sz w:val="24"/>
                      <w:szCs w:val="24"/>
                      <w:lang w:val="vi-VN"/>
                    </w:rPr>
                    <w:t>floor</w:t>
                  </w:r>
                </w:p>
              </w:tc>
            </w:tr>
            <w:tr w:rsidR="004B3CE3" w:rsidRPr="004B3CE3" w14:paraId="4EDF0385" w14:textId="77777777" w:rsidTr="00820B3E">
              <w:tc>
                <w:tcPr>
                  <w:tcW w:w="967" w:type="dxa"/>
                </w:tcPr>
                <w:p w14:paraId="3BC57CA6" w14:textId="77777777" w:rsidR="00F81433" w:rsidRPr="004B3CE3" w:rsidRDefault="00F81433" w:rsidP="00820B3E">
                  <w:pPr>
                    <w:jc w:val="center"/>
                    <w:rPr>
                      <w:sz w:val="24"/>
                      <w:szCs w:val="24"/>
                    </w:rPr>
                  </w:pPr>
                </w:p>
              </w:tc>
              <w:tc>
                <w:tcPr>
                  <w:tcW w:w="1710" w:type="dxa"/>
                </w:tcPr>
                <w:p w14:paraId="224BCC97" w14:textId="77777777" w:rsidR="00F81433" w:rsidRPr="004B3CE3" w:rsidRDefault="00F81433" w:rsidP="00820B3E">
                  <w:pPr>
                    <w:jc w:val="center"/>
                    <w:rPr>
                      <w:sz w:val="24"/>
                      <w:szCs w:val="24"/>
                    </w:rPr>
                  </w:pPr>
                </w:p>
              </w:tc>
              <w:tc>
                <w:tcPr>
                  <w:tcW w:w="3310" w:type="dxa"/>
                </w:tcPr>
                <w:p w14:paraId="50F47FFE" w14:textId="1FFA3096" w:rsidR="00F81433" w:rsidRPr="004B3CE3" w:rsidRDefault="00C92C5E" w:rsidP="0072694D">
                  <w:pPr>
                    <w:jc w:val="both"/>
                    <w:rPr>
                      <w:sz w:val="24"/>
                      <w:szCs w:val="24"/>
                      <w:lang w:val="en-US"/>
                    </w:rPr>
                  </w:pPr>
                  <w:r w:rsidRPr="004B3CE3">
                    <w:rPr>
                      <w:sz w:val="24"/>
                      <w:szCs w:val="24"/>
                    </w:rPr>
                    <w:t xml:space="preserve">Full floor </w:t>
                  </w:r>
                  <w:r w:rsidRPr="004B3CE3">
                    <w:rPr>
                      <w:sz w:val="24"/>
                      <w:szCs w:val="24"/>
                      <w:lang w:val="vi-VN"/>
                    </w:rPr>
                    <w:t>/ part</w:t>
                  </w:r>
                  <w:r w:rsidR="0072694D" w:rsidRPr="004B3CE3">
                    <w:rPr>
                      <w:sz w:val="24"/>
                      <w:szCs w:val="24"/>
                      <w:lang w:val="en-US"/>
                    </w:rPr>
                    <w:t xml:space="preserve"> of</w:t>
                  </w:r>
                  <w:r w:rsidRPr="004B3CE3">
                    <w:rPr>
                      <w:sz w:val="24"/>
                      <w:szCs w:val="24"/>
                      <w:lang w:val="vi-VN"/>
                    </w:rPr>
                    <w:t xml:space="preserve"> </w:t>
                  </w:r>
                  <w:r w:rsidRPr="004B3CE3">
                    <w:rPr>
                      <w:sz w:val="24"/>
                      <w:szCs w:val="24"/>
                      <w:highlight w:val="yellow"/>
                      <w:lang w:val="vi-VN"/>
                    </w:rPr>
                    <w:t>…</w:t>
                  </w:r>
                  <w:r w:rsidR="0072694D" w:rsidRPr="004B3CE3">
                    <w:rPr>
                      <w:sz w:val="24"/>
                      <w:szCs w:val="24"/>
                      <w:lang w:val="en-US"/>
                    </w:rPr>
                    <w:t xml:space="preserve"> </w:t>
                  </w:r>
                  <w:r w:rsidR="0072694D" w:rsidRPr="004B3CE3">
                    <w:rPr>
                      <w:sz w:val="24"/>
                      <w:szCs w:val="24"/>
                      <w:lang w:val="vi-VN"/>
                    </w:rPr>
                    <w:t>floor</w:t>
                  </w:r>
                </w:p>
              </w:tc>
            </w:tr>
            <w:tr w:rsidR="004B3CE3" w:rsidRPr="004B3CE3" w14:paraId="5C68FF24" w14:textId="77777777" w:rsidTr="00820B3E">
              <w:tc>
                <w:tcPr>
                  <w:tcW w:w="967" w:type="dxa"/>
                </w:tcPr>
                <w:p w14:paraId="5C96F3C2" w14:textId="77777777" w:rsidR="00F81433" w:rsidRPr="004B3CE3" w:rsidRDefault="00F81433" w:rsidP="00820B3E">
                  <w:pPr>
                    <w:jc w:val="center"/>
                    <w:rPr>
                      <w:sz w:val="24"/>
                      <w:szCs w:val="24"/>
                    </w:rPr>
                  </w:pPr>
                </w:p>
              </w:tc>
              <w:tc>
                <w:tcPr>
                  <w:tcW w:w="1710" w:type="dxa"/>
                </w:tcPr>
                <w:p w14:paraId="26124FA4" w14:textId="77777777" w:rsidR="00F81433" w:rsidRPr="004B3CE3" w:rsidRDefault="00F81433" w:rsidP="00820B3E">
                  <w:pPr>
                    <w:jc w:val="center"/>
                    <w:rPr>
                      <w:sz w:val="24"/>
                      <w:szCs w:val="24"/>
                    </w:rPr>
                  </w:pPr>
                </w:p>
              </w:tc>
              <w:tc>
                <w:tcPr>
                  <w:tcW w:w="3310" w:type="dxa"/>
                </w:tcPr>
                <w:p w14:paraId="27860B37" w14:textId="55BE5328" w:rsidR="00F81433" w:rsidRPr="004B3CE3" w:rsidRDefault="00C92C5E" w:rsidP="0072694D">
                  <w:pPr>
                    <w:jc w:val="both"/>
                    <w:rPr>
                      <w:sz w:val="24"/>
                      <w:szCs w:val="24"/>
                      <w:lang w:val="en-US"/>
                    </w:rPr>
                  </w:pPr>
                  <w:r w:rsidRPr="004B3CE3">
                    <w:rPr>
                      <w:sz w:val="24"/>
                      <w:szCs w:val="24"/>
                    </w:rPr>
                    <w:t xml:space="preserve">Full floor </w:t>
                  </w:r>
                  <w:r w:rsidRPr="004B3CE3">
                    <w:rPr>
                      <w:sz w:val="24"/>
                      <w:szCs w:val="24"/>
                      <w:lang w:val="vi-VN"/>
                    </w:rPr>
                    <w:t>/ part</w:t>
                  </w:r>
                  <w:r w:rsidR="0072694D" w:rsidRPr="004B3CE3">
                    <w:rPr>
                      <w:sz w:val="24"/>
                      <w:szCs w:val="24"/>
                      <w:lang w:val="en-US"/>
                    </w:rPr>
                    <w:t xml:space="preserve"> of</w:t>
                  </w:r>
                  <w:r w:rsidRPr="004B3CE3">
                    <w:rPr>
                      <w:sz w:val="24"/>
                      <w:szCs w:val="24"/>
                      <w:lang w:val="vi-VN"/>
                    </w:rPr>
                    <w:t xml:space="preserve"> </w:t>
                  </w:r>
                  <w:r w:rsidRPr="004B3CE3">
                    <w:rPr>
                      <w:sz w:val="24"/>
                      <w:szCs w:val="24"/>
                      <w:highlight w:val="yellow"/>
                      <w:lang w:val="vi-VN"/>
                    </w:rPr>
                    <w:t>…</w:t>
                  </w:r>
                  <w:r w:rsidR="0072694D" w:rsidRPr="004B3CE3">
                    <w:rPr>
                      <w:sz w:val="24"/>
                      <w:szCs w:val="24"/>
                      <w:lang w:val="en-US"/>
                    </w:rPr>
                    <w:t xml:space="preserve"> </w:t>
                  </w:r>
                  <w:r w:rsidR="0072694D" w:rsidRPr="004B3CE3">
                    <w:rPr>
                      <w:sz w:val="24"/>
                      <w:szCs w:val="24"/>
                      <w:lang w:val="vi-VN"/>
                    </w:rPr>
                    <w:t>floor</w:t>
                  </w:r>
                </w:p>
              </w:tc>
            </w:tr>
            <w:tr w:rsidR="004B3CE3" w:rsidRPr="004B3CE3" w14:paraId="0DE9B6FD" w14:textId="77777777" w:rsidTr="00820B3E">
              <w:tc>
                <w:tcPr>
                  <w:tcW w:w="967" w:type="dxa"/>
                </w:tcPr>
                <w:p w14:paraId="7BF3CC4E" w14:textId="05F4B20F" w:rsidR="00F81433" w:rsidRPr="004B3CE3" w:rsidRDefault="00F81433" w:rsidP="00820B3E">
                  <w:pPr>
                    <w:jc w:val="center"/>
                    <w:rPr>
                      <w:sz w:val="24"/>
                      <w:szCs w:val="24"/>
                    </w:rPr>
                  </w:pPr>
                  <w:r w:rsidRPr="004B3CE3">
                    <w:rPr>
                      <w:sz w:val="24"/>
                      <w:szCs w:val="24"/>
                    </w:rPr>
                    <w:t>Total</w:t>
                  </w:r>
                </w:p>
              </w:tc>
              <w:tc>
                <w:tcPr>
                  <w:tcW w:w="1710" w:type="dxa"/>
                </w:tcPr>
                <w:p w14:paraId="52F1BDA0" w14:textId="77777777" w:rsidR="00F81433" w:rsidRPr="004B3CE3" w:rsidRDefault="00F81433" w:rsidP="00820B3E">
                  <w:pPr>
                    <w:jc w:val="both"/>
                    <w:rPr>
                      <w:sz w:val="24"/>
                      <w:szCs w:val="24"/>
                    </w:rPr>
                  </w:pPr>
                </w:p>
              </w:tc>
              <w:tc>
                <w:tcPr>
                  <w:tcW w:w="3310" w:type="dxa"/>
                </w:tcPr>
                <w:p w14:paraId="1F04958B" w14:textId="77777777" w:rsidR="00F81433" w:rsidRPr="004B3CE3" w:rsidRDefault="00F81433" w:rsidP="00820B3E">
                  <w:pPr>
                    <w:jc w:val="both"/>
                    <w:rPr>
                      <w:i/>
                      <w:iCs/>
                      <w:sz w:val="24"/>
                      <w:szCs w:val="24"/>
                    </w:rPr>
                  </w:pPr>
                </w:p>
              </w:tc>
            </w:tr>
          </w:tbl>
          <w:p w14:paraId="5A1DB1F2" w14:textId="77777777" w:rsidR="00F81433" w:rsidRPr="004B3CE3" w:rsidRDefault="00F81433" w:rsidP="00820B3E">
            <w:pPr>
              <w:jc w:val="both"/>
              <w:rPr>
                <w:sz w:val="24"/>
                <w:szCs w:val="24"/>
              </w:rPr>
            </w:pPr>
          </w:p>
        </w:tc>
      </w:tr>
      <w:tr w:rsidR="004B3CE3" w:rsidRPr="004B3CE3" w14:paraId="4A0F3969" w14:textId="77777777" w:rsidTr="00365F52">
        <w:tc>
          <w:tcPr>
            <w:tcW w:w="949" w:type="dxa"/>
          </w:tcPr>
          <w:p w14:paraId="01B9A663" w14:textId="77777777" w:rsidR="00F81433" w:rsidRPr="004B3CE3" w:rsidRDefault="00F81433" w:rsidP="00820B3E">
            <w:pPr>
              <w:spacing w:before="240"/>
              <w:jc w:val="center"/>
              <w:rPr>
                <w:sz w:val="24"/>
                <w:szCs w:val="24"/>
              </w:rPr>
            </w:pPr>
            <w:r w:rsidRPr="004B3CE3">
              <w:rPr>
                <w:sz w:val="24"/>
                <w:szCs w:val="24"/>
              </w:rPr>
              <w:t>5</w:t>
            </w:r>
          </w:p>
        </w:tc>
        <w:tc>
          <w:tcPr>
            <w:tcW w:w="2870" w:type="dxa"/>
          </w:tcPr>
          <w:p w14:paraId="4BB51F08" w14:textId="02553B62" w:rsidR="00F81433" w:rsidRPr="004B3CE3" w:rsidRDefault="00F81433" w:rsidP="0072694D">
            <w:pPr>
              <w:spacing w:before="240"/>
              <w:jc w:val="both"/>
              <w:rPr>
                <w:b/>
                <w:bCs/>
                <w:sz w:val="24"/>
                <w:szCs w:val="24"/>
              </w:rPr>
            </w:pPr>
            <w:r w:rsidRPr="004B3CE3">
              <w:rPr>
                <w:b/>
                <w:bCs/>
                <w:sz w:val="24"/>
                <w:szCs w:val="24"/>
              </w:rPr>
              <w:t xml:space="preserve">Net </w:t>
            </w:r>
            <w:r w:rsidR="00381F64" w:rsidRPr="004B3CE3">
              <w:rPr>
                <w:b/>
                <w:bCs/>
                <w:sz w:val="24"/>
                <w:szCs w:val="24"/>
              </w:rPr>
              <w:t xml:space="preserve">Leased </w:t>
            </w:r>
            <w:r w:rsidR="0072694D" w:rsidRPr="004B3CE3">
              <w:rPr>
                <w:b/>
                <w:bCs/>
                <w:sz w:val="24"/>
                <w:szCs w:val="24"/>
              </w:rPr>
              <w:t>Area</w:t>
            </w:r>
          </w:p>
        </w:tc>
        <w:tc>
          <w:tcPr>
            <w:tcW w:w="5531" w:type="dxa"/>
          </w:tcPr>
          <w:p w14:paraId="446DF9A6" w14:textId="7D0C2ACA" w:rsidR="00F81433" w:rsidRPr="004B3CE3" w:rsidRDefault="00F81433" w:rsidP="00C92C5E">
            <w:pPr>
              <w:spacing w:before="240"/>
              <w:jc w:val="both"/>
              <w:rPr>
                <w:sz w:val="24"/>
                <w:szCs w:val="24"/>
              </w:rPr>
            </w:pPr>
            <w:r w:rsidRPr="004B3CE3">
              <w:rPr>
                <w:sz w:val="24"/>
                <w:szCs w:val="24"/>
              </w:rPr>
              <w:t>All areas mentioned are net leased areas and are subject to acceptance and confirmation of the total net leased area of each floor when construction of the Buil</w:t>
            </w:r>
            <w:r w:rsidR="00BE6E77" w:rsidRPr="004B3CE3">
              <w:rPr>
                <w:sz w:val="24"/>
                <w:szCs w:val="24"/>
              </w:rPr>
              <w:t>ding is completed. Net Leased</w:t>
            </w:r>
            <w:r w:rsidRPr="004B3CE3">
              <w:rPr>
                <w:sz w:val="24"/>
                <w:szCs w:val="24"/>
              </w:rPr>
              <w:t xml:space="preserve"> Area includes columns but excludes hallways and common areas.</w:t>
            </w:r>
          </w:p>
        </w:tc>
      </w:tr>
      <w:tr w:rsidR="004B3CE3" w:rsidRPr="004B3CE3" w14:paraId="1AA2AB8A" w14:textId="77777777" w:rsidTr="00365F52">
        <w:tc>
          <w:tcPr>
            <w:tcW w:w="949" w:type="dxa"/>
          </w:tcPr>
          <w:p w14:paraId="451A3E65" w14:textId="77777777" w:rsidR="00F81433" w:rsidRPr="004B3CE3" w:rsidRDefault="00F81433" w:rsidP="00820B3E">
            <w:pPr>
              <w:spacing w:before="240"/>
              <w:jc w:val="center"/>
              <w:rPr>
                <w:sz w:val="24"/>
                <w:szCs w:val="24"/>
              </w:rPr>
            </w:pPr>
            <w:r w:rsidRPr="004B3CE3">
              <w:rPr>
                <w:sz w:val="24"/>
                <w:szCs w:val="24"/>
              </w:rPr>
              <w:t>6</w:t>
            </w:r>
          </w:p>
        </w:tc>
        <w:tc>
          <w:tcPr>
            <w:tcW w:w="2870" w:type="dxa"/>
          </w:tcPr>
          <w:p w14:paraId="00A3FB1B" w14:textId="63AEAF17" w:rsidR="00F81433" w:rsidRPr="004B3CE3" w:rsidRDefault="00F81433" w:rsidP="007126FE">
            <w:pPr>
              <w:spacing w:before="240"/>
              <w:jc w:val="both"/>
              <w:rPr>
                <w:b/>
                <w:bCs/>
                <w:sz w:val="24"/>
                <w:szCs w:val="24"/>
              </w:rPr>
            </w:pPr>
            <w:r w:rsidRPr="004B3CE3">
              <w:rPr>
                <w:b/>
                <w:bCs/>
                <w:sz w:val="24"/>
                <w:szCs w:val="24"/>
              </w:rPr>
              <w:t>Handover Conditions</w:t>
            </w:r>
          </w:p>
        </w:tc>
        <w:tc>
          <w:tcPr>
            <w:tcW w:w="5531" w:type="dxa"/>
          </w:tcPr>
          <w:p w14:paraId="2DE4F075" w14:textId="2E224825" w:rsidR="00F81433" w:rsidRPr="004B3CE3" w:rsidRDefault="00F81433" w:rsidP="00820B3E">
            <w:pPr>
              <w:spacing w:before="240" w:line="336" w:lineRule="auto"/>
              <w:ind w:right="-734"/>
              <w:jc w:val="both"/>
              <w:rPr>
                <w:sz w:val="24"/>
                <w:szCs w:val="24"/>
              </w:rPr>
            </w:pPr>
            <w:r w:rsidRPr="004B3CE3">
              <w:rPr>
                <w:sz w:val="24"/>
                <w:szCs w:val="24"/>
              </w:rPr>
              <w:t xml:space="preserve">The </w:t>
            </w:r>
            <w:r w:rsidR="00381F64" w:rsidRPr="004B3CE3">
              <w:rPr>
                <w:sz w:val="24"/>
                <w:szCs w:val="24"/>
              </w:rPr>
              <w:t>Leased Premises</w:t>
            </w:r>
            <w:r w:rsidRPr="004B3CE3">
              <w:rPr>
                <w:sz w:val="24"/>
                <w:szCs w:val="24"/>
              </w:rPr>
              <w:t xml:space="preserve"> will be handed over as follows:</w:t>
            </w:r>
          </w:p>
          <w:p w14:paraId="42E99471" w14:textId="2B54DEB5" w:rsidR="00F81433" w:rsidRPr="004B3CE3" w:rsidRDefault="00F81433" w:rsidP="00340A46">
            <w:pPr>
              <w:pStyle w:val="a3"/>
              <w:numPr>
                <w:ilvl w:val="0"/>
                <w:numId w:val="49"/>
              </w:numPr>
              <w:spacing w:line="336" w:lineRule="auto"/>
              <w:ind w:left="342"/>
              <w:jc w:val="both"/>
              <w:rPr>
                <w:sz w:val="24"/>
                <w:szCs w:val="24"/>
              </w:rPr>
            </w:pPr>
            <w:r w:rsidRPr="004B3CE3">
              <w:rPr>
                <w:sz w:val="24"/>
                <w:szCs w:val="24"/>
              </w:rPr>
              <w:t xml:space="preserve">The fire </w:t>
            </w:r>
            <w:r w:rsidR="00BE6E77" w:rsidRPr="004B3CE3">
              <w:rPr>
                <w:sz w:val="24"/>
                <w:szCs w:val="24"/>
              </w:rPr>
              <w:t xml:space="preserve">fighting and prevention </w:t>
            </w:r>
            <w:r w:rsidRPr="004B3CE3">
              <w:rPr>
                <w:sz w:val="24"/>
                <w:szCs w:val="24"/>
              </w:rPr>
              <w:t>system will include a fire alarm system (smoke detectors, speakers, alarm bells based on the design approved by the Fire Police Department);</w:t>
            </w:r>
          </w:p>
          <w:p w14:paraId="15F09386" w14:textId="77777777" w:rsidR="00F81433" w:rsidRPr="004B3CE3" w:rsidRDefault="00F81433" w:rsidP="00340A46">
            <w:pPr>
              <w:pStyle w:val="a3"/>
              <w:numPr>
                <w:ilvl w:val="0"/>
                <w:numId w:val="49"/>
              </w:numPr>
              <w:spacing w:line="336" w:lineRule="auto"/>
              <w:ind w:left="342"/>
              <w:jc w:val="both"/>
              <w:rPr>
                <w:sz w:val="24"/>
                <w:szCs w:val="24"/>
              </w:rPr>
            </w:pPr>
            <w:r w:rsidRPr="004B3CE3">
              <w:rPr>
                <w:sz w:val="24"/>
                <w:szCs w:val="24"/>
              </w:rPr>
              <w:t>Basic lighting system;</w:t>
            </w:r>
          </w:p>
          <w:p w14:paraId="49583D18" w14:textId="77777777" w:rsidR="00F81433" w:rsidRPr="004B3CE3" w:rsidRDefault="00F81433" w:rsidP="00340A46">
            <w:pPr>
              <w:pStyle w:val="a3"/>
              <w:numPr>
                <w:ilvl w:val="0"/>
                <w:numId w:val="49"/>
              </w:numPr>
              <w:spacing w:line="336" w:lineRule="auto"/>
              <w:ind w:left="342"/>
              <w:jc w:val="both"/>
              <w:rPr>
                <w:sz w:val="24"/>
                <w:szCs w:val="24"/>
              </w:rPr>
            </w:pPr>
            <w:r w:rsidRPr="004B3CE3">
              <w:rPr>
                <w:sz w:val="24"/>
                <w:szCs w:val="24"/>
              </w:rPr>
              <w:t>Electricity, telephone and internet connection points from each floor's connection cabinet;</w:t>
            </w:r>
          </w:p>
          <w:p w14:paraId="592C8B26" w14:textId="55B3BAE7" w:rsidR="00F81433" w:rsidRPr="004B3CE3" w:rsidRDefault="00F81433" w:rsidP="00340A46">
            <w:pPr>
              <w:pStyle w:val="a3"/>
              <w:numPr>
                <w:ilvl w:val="0"/>
                <w:numId w:val="49"/>
              </w:numPr>
              <w:spacing w:line="336" w:lineRule="auto"/>
              <w:ind w:left="342"/>
              <w:jc w:val="both"/>
              <w:rPr>
                <w:sz w:val="24"/>
                <w:szCs w:val="24"/>
              </w:rPr>
            </w:pPr>
            <w:r w:rsidRPr="004B3CE3">
              <w:rPr>
                <w:sz w:val="24"/>
                <w:szCs w:val="24"/>
              </w:rPr>
              <w:t>Fireproof wall</w:t>
            </w:r>
            <w:r w:rsidR="00180546" w:rsidRPr="004B3CE3">
              <w:rPr>
                <w:sz w:val="24"/>
                <w:szCs w:val="24"/>
              </w:rPr>
              <w:t xml:space="preserve"> between the Leased Premises and the hallway</w:t>
            </w:r>
            <w:r w:rsidRPr="004B3CE3">
              <w:rPr>
                <w:sz w:val="24"/>
                <w:szCs w:val="24"/>
              </w:rPr>
              <w:t xml:space="preserve"> according to drawin</w:t>
            </w:r>
            <w:r w:rsidR="00180546" w:rsidRPr="004B3CE3">
              <w:rPr>
                <w:sz w:val="24"/>
                <w:szCs w:val="24"/>
              </w:rPr>
              <w:t>gs approved by the Fire Police</w:t>
            </w:r>
            <w:r w:rsidRPr="004B3CE3">
              <w:rPr>
                <w:sz w:val="24"/>
                <w:szCs w:val="24"/>
              </w:rPr>
              <w:t>;</w:t>
            </w:r>
          </w:p>
          <w:p w14:paraId="1CE30AF2" w14:textId="18488B2F" w:rsidR="00F81433" w:rsidRPr="004B3CE3" w:rsidRDefault="00180546" w:rsidP="00340A46">
            <w:pPr>
              <w:pStyle w:val="a3"/>
              <w:numPr>
                <w:ilvl w:val="0"/>
                <w:numId w:val="49"/>
              </w:numPr>
              <w:spacing w:line="336" w:lineRule="auto"/>
              <w:ind w:left="342"/>
              <w:jc w:val="both"/>
              <w:rPr>
                <w:sz w:val="24"/>
                <w:szCs w:val="24"/>
              </w:rPr>
            </w:pPr>
            <w:r w:rsidRPr="004B3CE3">
              <w:rPr>
                <w:sz w:val="24"/>
                <w:szCs w:val="24"/>
              </w:rPr>
              <w:t>Raised</w:t>
            </w:r>
            <w:r w:rsidR="00F81433" w:rsidRPr="004B3CE3">
              <w:rPr>
                <w:sz w:val="24"/>
                <w:szCs w:val="24"/>
              </w:rPr>
              <w:t xml:space="preserve"> floor;</w:t>
            </w:r>
          </w:p>
          <w:p w14:paraId="5492B125" w14:textId="6BA9950C" w:rsidR="00F81433" w:rsidRPr="004B3CE3" w:rsidRDefault="00F81433" w:rsidP="00180546">
            <w:pPr>
              <w:pStyle w:val="a3"/>
              <w:numPr>
                <w:ilvl w:val="0"/>
                <w:numId w:val="49"/>
              </w:numPr>
              <w:spacing w:line="336" w:lineRule="auto"/>
              <w:ind w:left="342"/>
              <w:jc w:val="both"/>
              <w:rPr>
                <w:sz w:val="24"/>
                <w:szCs w:val="24"/>
              </w:rPr>
            </w:pPr>
            <w:r w:rsidRPr="004B3CE3">
              <w:rPr>
                <w:sz w:val="24"/>
                <w:szCs w:val="24"/>
              </w:rPr>
              <w:t xml:space="preserve">Partition between the </w:t>
            </w:r>
            <w:r w:rsidR="00381F64" w:rsidRPr="004B3CE3">
              <w:rPr>
                <w:sz w:val="24"/>
                <w:szCs w:val="24"/>
              </w:rPr>
              <w:t>Leased Premises</w:t>
            </w:r>
            <w:r w:rsidRPr="004B3CE3">
              <w:rPr>
                <w:sz w:val="24"/>
                <w:szCs w:val="24"/>
              </w:rPr>
              <w:t xml:space="preserve"> and the common corridor and other </w:t>
            </w:r>
            <w:r w:rsidR="00180546" w:rsidRPr="004B3CE3">
              <w:rPr>
                <w:sz w:val="24"/>
                <w:szCs w:val="24"/>
              </w:rPr>
              <w:t>leased</w:t>
            </w:r>
            <w:r w:rsidRPr="004B3CE3">
              <w:rPr>
                <w:sz w:val="24"/>
                <w:szCs w:val="24"/>
              </w:rPr>
              <w:t xml:space="preserve"> areas.</w:t>
            </w:r>
          </w:p>
        </w:tc>
      </w:tr>
      <w:tr w:rsidR="004B3CE3" w:rsidRPr="004B3CE3" w14:paraId="04287540" w14:textId="77777777" w:rsidTr="00365F52">
        <w:tc>
          <w:tcPr>
            <w:tcW w:w="9350" w:type="dxa"/>
            <w:gridSpan w:val="3"/>
            <w:shd w:val="clear" w:color="auto" w:fill="FBE4D5" w:themeFill="accent2" w:themeFillTint="33"/>
          </w:tcPr>
          <w:p w14:paraId="6D9B9177" w14:textId="4F1E6E85" w:rsidR="00F81433" w:rsidRPr="004B3CE3" w:rsidRDefault="00180546" w:rsidP="00820B3E">
            <w:pPr>
              <w:jc w:val="both"/>
              <w:rPr>
                <w:sz w:val="24"/>
                <w:szCs w:val="24"/>
              </w:rPr>
            </w:pPr>
            <w:r w:rsidRPr="004B3CE3">
              <w:rPr>
                <w:sz w:val="24"/>
                <w:szCs w:val="24"/>
              </w:rPr>
              <w:lastRenderedPageBreak/>
              <w:t>LEASE</w:t>
            </w:r>
            <w:r w:rsidR="00F81433" w:rsidRPr="004B3CE3">
              <w:rPr>
                <w:sz w:val="24"/>
                <w:szCs w:val="24"/>
              </w:rPr>
              <w:t xml:space="preserve"> TERM</w:t>
            </w:r>
          </w:p>
        </w:tc>
      </w:tr>
      <w:tr w:rsidR="004B3CE3" w:rsidRPr="004B3CE3" w14:paraId="5F8F1CCE" w14:textId="77777777" w:rsidTr="00365F52">
        <w:tc>
          <w:tcPr>
            <w:tcW w:w="949" w:type="dxa"/>
          </w:tcPr>
          <w:p w14:paraId="1F26C4D6" w14:textId="77777777" w:rsidR="00F81433" w:rsidRPr="004B3CE3" w:rsidRDefault="00F81433" w:rsidP="00820B3E">
            <w:pPr>
              <w:spacing w:before="240"/>
              <w:jc w:val="center"/>
              <w:rPr>
                <w:sz w:val="24"/>
                <w:szCs w:val="24"/>
              </w:rPr>
            </w:pPr>
            <w:r w:rsidRPr="004B3CE3">
              <w:rPr>
                <w:sz w:val="24"/>
                <w:szCs w:val="24"/>
              </w:rPr>
              <w:t>7</w:t>
            </w:r>
          </w:p>
        </w:tc>
        <w:tc>
          <w:tcPr>
            <w:tcW w:w="2870" w:type="dxa"/>
          </w:tcPr>
          <w:p w14:paraId="702AC5F8" w14:textId="6F7AAD3A" w:rsidR="00F81433" w:rsidRPr="004B3CE3" w:rsidRDefault="00F81433" w:rsidP="006E5D2F">
            <w:pPr>
              <w:spacing w:before="240"/>
              <w:jc w:val="both"/>
              <w:rPr>
                <w:b/>
                <w:bCs/>
                <w:sz w:val="24"/>
                <w:szCs w:val="24"/>
              </w:rPr>
            </w:pPr>
            <w:r w:rsidRPr="004B3CE3">
              <w:rPr>
                <w:b/>
                <w:bCs/>
                <w:sz w:val="24"/>
                <w:szCs w:val="24"/>
              </w:rPr>
              <w:t>Lease Term</w:t>
            </w:r>
          </w:p>
        </w:tc>
        <w:tc>
          <w:tcPr>
            <w:tcW w:w="5531" w:type="dxa"/>
          </w:tcPr>
          <w:p w14:paraId="0D6B119B" w14:textId="5DA6E378" w:rsidR="00F81433" w:rsidRPr="004B3CE3" w:rsidRDefault="00F81433" w:rsidP="00820B3E">
            <w:pPr>
              <w:spacing w:before="240" w:line="336" w:lineRule="auto"/>
              <w:jc w:val="both"/>
              <w:rPr>
                <w:sz w:val="24"/>
                <w:szCs w:val="24"/>
              </w:rPr>
            </w:pPr>
            <w:r w:rsidRPr="004B3CE3">
              <w:rPr>
                <w:b/>
                <w:bCs/>
                <w:sz w:val="24"/>
                <w:szCs w:val="24"/>
                <w:highlight w:val="yellow"/>
              </w:rPr>
              <w:t>[…]</w:t>
            </w:r>
            <w:r w:rsidRPr="004B3CE3">
              <w:rPr>
                <w:b/>
                <w:bCs/>
                <w:sz w:val="24"/>
                <w:szCs w:val="24"/>
              </w:rPr>
              <w:t xml:space="preserve"> </w:t>
            </w:r>
            <w:r w:rsidR="00FB2418" w:rsidRPr="004B3CE3">
              <w:rPr>
                <w:b/>
                <w:bCs/>
                <w:sz w:val="24"/>
                <w:szCs w:val="24"/>
              </w:rPr>
              <w:t>(</w:t>
            </w:r>
            <w:r w:rsidRPr="004B3CE3">
              <w:rPr>
                <w:b/>
                <w:bCs/>
                <w:sz w:val="24"/>
                <w:szCs w:val="24"/>
                <w:highlight w:val="yellow"/>
              </w:rPr>
              <w:t>[…]</w:t>
            </w:r>
            <w:r w:rsidRPr="004B3CE3">
              <w:rPr>
                <w:b/>
                <w:bCs/>
                <w:sz w:val="24"/>
                <w:szCs w:val="24"/>
              </w:rPr>
              <w:t xml:space="preserve">) years </w:t>
            </w:r>
            <w:r w:rsidRPr="004B3CE3">
              <w:rPr>
                <w:sz w:val="24"/>
                <w:szCs w:val="24"/>
              </w:rPr>
              <w:t>from the Commencement Date.</w:t>
            </w:r>
          </w:p>
        </w:tc>
      </w:tr>
      <w:tr w:rsidR="004B3CE3" w:rsidRPr="004B3CE3" w14:paraId="5A18AF48" w14:textId="77777777" w:rsidTr="00365F52">
        <w:tc>
          <w:tcPr>
            <w:tcW w:w="949" w:type="dxa"/>
          </w:tcPr>
          <w:p w14:paraId="1050FF34" w14:textId="77777777" w:rsidR="00F81433" w:rsidRPr="004B3CE3" w:rsidRDefault="00F81433" w:rsidP="00820B3E">
            <w:pPr>
              <w:spacing w:before="240"/>
              <w:jc w:val="center"/>
              <w:rPr>
                <w:sz w:val="24"/>
                <w:szCs w:val="24"/>
              </w:rPr>
            </w:pPr>
            <w:r w:rsidRPr="004B3CE3">
              <w:rPr>
                <w:sz w:val="24"/>
                <w:szCs w:val="24"/>
              </w:rPr>
              <w:t>8</w:t>
            </w:r>
          </w:p>
        </w:tc>
        <w:tc>
          <w:tcPr>
            <w:tcW w:w="2870" w:type="dxa"/>
          </w:tcPr>
          <w:p w14:paraId="599D3F00" w14:textId="7FAC03E6" w:rsidR="00F81433" w:rsidRPr="004B3CE3" w:rsidRDefault="00180546" w:rsidP="006E5D2F">
            <w:pPr>
              <w:spacing w:before="240"/>
              <w:jc w:val="both"/>
              <w:rPr>
                <w:b/>
                <w:bCs/>
                <w:sz w:val="24"/>
                <w:szCs w:val="24"/>
              </w:rPr>
            </w:pPr>
            <w:r w:rsidRPr="004B3CE3">
              <w:rPr>
                <w:b/>
                <w:bCs/>
                <w:sz w:val="24"/>
                <w:szCs w:val="24"/>
              </w:rPr>
              <w:t>Handover Date</w:t>
            </w:r>
          </w:p>
        </w:tc>
        <w:tc>
          <w:tcPr>
            <w:tcW w:w="5531" w:type="dxa"/>
          </w:tcPr>
          <w:p w14:paraId="582D3A0B" w14:textId="1103EA35" w:rsidR="00F81433" w:rsidRPr="004B3CE3" w:rsidRDefault="00F81433" w:rsidP="00180546">
            <w:pPr>
              <w:spacing w:before="240"/>
              <w:jc w:val="both"/>
              <w:rPr>
                <w:b/>
                <w:bCs/>
                <w:sz w:val="24"/>
                <w:szCs w:val="24"/>
              </w:rPr>
            </w:pPr>
            <w:r w:rsidRPr="004B3CE3">
              <w:rPr>
                <w:b/>
                <w:bCs/>
                <w:sz w:val="24"/>
                <w:szCs w:val="24"/>
              </w:rPr>
              <w:t xml:space="preserve"> </w:t>
            </w:r>
            <w:r w:rsidRPr="004B3CE3">
              <w:rPr>
                <w:b/>
                <w:bCs/>
                <w:sz w:val="24"/>
                <w:szCs w:val="24"/>
                <w:highlight w:val="yellow"/>
              </w:rPr>
              <w:t>[…]</w:t>
            </w:r>
            <w:r w:rsidR="00180546" w:rsidRPr="004B3CE3">
              <w:rPr>
                <w:b/>
                <w:bCs/>
                <w:sz w:val="24"/>
                <w:szCs w:val="24"/>
              </w:rPr>
              <w:t xml:space="preserve"> </w:t>
            </w:r>
            <w:r w:rsidRPr="004B3CE3">
              <w:rPr>
                <w:b/>
                <w:bCs/>
                <w:sz w:val="24"/>
                <w:szCs w:val="24"/>
              </w:rPr>
              <w:t>202</w:t>
            </w:r>
            <w:r w:rsidR="006C2FC5">
              <w:rPr>
                <w:b/>
                <w:bCs/>
                <w:sz w:val="24"/>
                <w:szCs w:val="24"/>
              </w:rPr>
              <w:t>4</w:t>
            </w:r>
          </w:p>
        </w:tc>
      </w:tr>
      <w:tr w:rsidR="004B3CE3" w:rsidRPr="004B3CE3" w14:paraId="0215D4D7" w14:textId="77777777" w:rsidTr="00365F52">
        <w:tc>
          <w:tcPr>
            <w:tcW w:w="949" w:type="dxa"/>
          </w:tcPr>
          <w:p w14:paraId="00093D98" w14:textId="77777777" w:rsidR="00F81433" w:rsidRPr="004B3CE3" w:rsidRDefault="00F81433" w:rsidP="00820B3E">
            <w:pPr>
              <w:spacing w:before="240"/>
              <w:jc w:val="center"/>
              <w:rPr>
                <w:sz w:val="24"/>
                <w:szCs w:val="24"/>
              </w:rPr>
            </w:pPr>
            <w:r w:rsidRPr="004B3CE3">
              <w:rPr>
                <w:sz w:val="24"/>
                <w:szCs w:val="24"/>
              </w:rPr>
              <w:t>9</w:t>
            </w:r>
          </w:p>
        </w:tc>
        <w:tc>
          <w:tcPr>
            <w:tcW w:w="2870" w:type="dxa"/>
            <w:vAlign w:val="center"/>
          </w:tcPr>
          <w:p w14:paraId="16206479" w14:textId="69068A04" w:rsidR="00F81433" w:rsidRPr="004B3CE3" w:rsidRDefault="00180546" w:rsidP="006E5D2F">
            <w:pPr>
              <w:spacing w:before="240" w:line="336" w:lineRule="auto"/>
              <w:jc w:val="both"/>
              <w:rPr>
                <w:b/>
                <w:bCs/>
                <w:sz w:val="24"/>
                <w:szCs w:val="24"/>
              </w:rPr>
            </w:pPr>
            <w:r w:rsidRPr="004B3CE3">
              <w:rPr>
                <w:b/>
                <w:bCs/>
                <w:sz w:val="24"/>
                <w:szCs w:val="24"/>
              </w:rPr>
              <w:t>Commencement Date</w:t>
            </w:r>
          </w:p>
        </w:tc>
        <w:tc>
          <w:tcPr>
            <w:tcW w:w="5531" w:type="dxa"/>
            <w:vAlign w:val="center"/>
          </w:tcPr>
          <w:p w14:paraId="6DB2DEAF" w14:textId="5E3CB916" w:rsidR="00F81433" w:rsidRPr="004B3CE3" w:rsidRDefault="00F81433" w:rsidP="00180546">
            <w:pPr>
              <w:spacing w:before="240" w:line="336" w:lineRule="auto"/>
              <w:jc w:val="both"/>
              <w:rPr>
                <w:sz w:val="24"/>
                <w:szCs w:val="24"/>
              </w:rPr>
            </w:pPr>
            <w:r w:rsidRPr="004B3CE3">
              <w:rPr>
                <w:sz w:val="24"/>
                <w:szCs w:val="24"/>
              </w:rPr>
              <w:t xml:space="preserve">The </w:t>
            </w:r>
            <w:r w:rsidR="00180546" w:rsidRPr="004B3CE3">
              <w:rPr>
                <w:sz w:val="24"/>
                <w:szCs w:val="24"/>
              </w:rPr>
              <w:t>lease commencement date</w:t>
            </w:r>
            <w:r w:rsidRPr="004B3CE3">
              <w:rPr>
                <w:sz w:val="24"/>
                <w:szCs w:val="24"/>
              </w:rPr>
              <w:t xml:space="preserve"> is </w:t>
            </w:r>
            <w:r w:rsidRPr="004B3CE3">
              <w:rPr>
                <w:b/>
                <w:bCs/>
                <w:sz w:val="24"/>
                <w:szCs w:val="24"/>
                <w:highlight w:val="yellow"/>
              </w:rPr>
              <w:t>[…]</w:t>
            </w:r>
            <w:r w:rsidRPr="004B3CE3">
              <w:rPr>
                <w:b/>
                <w:bCs/>
                <w:sz w:val="24"/>
                <w:szCs w:val="24"/>
              </w:rPr>
              <w:t xml:space="preserve"> 202</w:t>
            </w:r>
            <w:r w:rsidR="006C2FC5">
              <w:rPr>
                <w:b/>
                <w:bCs/>
                <w:sz w:val="24"/>
                <w:szCs w:val="24"/>
              </w:rPr>
              <w:t>4</w:t>
            </w:r>
          </w:p>
        </w:tc>
      </w:tr>
      <w:tr w:rsidR="004B3CE3" w:rsidRPr="004B3CE3" w14:paraId="76F3EFB2" w14:textId="77777777" w:rsidTr="00365F52">
        <w:tc>
          <w:tcPr>
            <w:tcW w:w="949" w:type="dxa"/>
          </w:tcPr>
          <w:p w14:paraId="1A92F9ED" w14:textId="54F78D84" w:rsidR="00F81433" w:rsidRPr="004B3CE3" w:rsidRDefault="008C7197" w:rsidP="00820B3E">
            <w:pPr>
              <w:spacing w:before="240"/>
              <w:jc w:val="center"/>
              <w:rPr>
                <w:sz w:val="24"/>
                <w:szCs w:val="24"/>
              </w:rPr>
            </w:pPr>
            <w:r w:rsidRPr="004B3CE3">
              <w:rPr>
                <w:sz w:val="24"/>
                <w:szCs w:val="24"/>
              </w:rPr>
              <w:t>10</w:t>
            </w:r>
          </w:p>
        </w:tc>
        <w:tc>
          <w:tcPr>
            <w:tcW w:w="2870" w:type="dxa"/>
          </w:tcPr>
          <w:p w14:paraId="4933D5C7" w14:textId="4387F96A" w:rsidR="00F81433" w:rsidRPr="004B3CE3" w:rsidRDefault="008C7197" w:rsidP="006E5D2F">
            <w:pPr>
              <w:spacing w:before="240"/>
              <w:jc w:val="both"/>
              <w:rPr>
                <w:b/>
                <w:bCs/>
                <w:sz w:val="24"/>
                <w:szCs w:val="24"/>
              </w:rPr>
            </w:pPr>
            <w:r w:rsidRPr="004B3CE3">
              <w:rPr>
                <w:b/>
                <w:bCs/>
                <w:sz w:val="24"/>
                <w:szCs w:val="24"/>
              </w:rPr>
              <w:t>Fit-out Period</w:t>
            </w:r>
          </w:p>
        </w:tc>
        <w:tc>
          <w:tcPr>
            <w:tcW w:w="5531" w:type="dxa"/>
          </w:tcPr>
          <w:p w14:paraId="649D05CA" w14:textId="5F888C05" w:rsidR="00F81433" w:rsidRPr="00C617FA" w:rsidRDefault="006E5D2F" w:rsidP="00820B3E">
            <w:pPr>
              <w:spacing w:before="240" w:line="336" w:lineRule="auto"/>
              <w:contextualSpacing/>
              <w:jc w:val="both"/>
              <w:rPr>
                <w:i/>
                <w:iCs/>
                <w:sz w:val="24"/>
                <w:szCs w:val="24"/>
                <w:lang w:val="en-US"/>
              </w:rPr>
            </w:pPr>
            <w:proofErr w:type="gramStart"/>
            <w:r w:rsidRPr="004B3CE3">
              <w:rPr>
                <w:sz w:val="24"/>
                <w:szCs w:val="24"/>
                <w:highlight w:val="yellow"/>
              </w:rPr>
              <w:t xml:space="preserve">[ </w:t>
            </w:r>
            <w:r w:rsidRPr="004B3CE3">
              <w:rPr>
                <w:sz w:val="24"/>
                <w:szCs w:val="24"/>
                <w:highlight w:val="yellow"/>
                <w:lang w:val="vi-VN"/>
              </w:rPr>
              <w:t>]</w:t>
            </w:r>
            <w:proofErr w:type="gramEnd"/>
            <w:r w:rsidRPr="004B3CE3">
              <w:rPr>
                <w:i/>
                <w:iCs/>
                <w:sz w:val="24"/>
                <w:szCs w:val="24"/>
                <w:lang w:val="vi-VN"/>
              </w:rPr>
              <w:t xml:space="preserve"> </w:t>
            </w:r>
            <w:r w:rsidR="003D2865" w:rsidRPr="004B3CE3">
              <w:rPr>
                <w:highlight w:val="yellow"/>
                <w:lang w:val="vi-VN"/>
              </w:rPr>
              <w:t>[</w:t>
            </w:r>
            <w:r w:rsidR="008C7197" w:rsidRPr="004B3CE3">
              <w:rPr>
                <w:highlight w:val="yellow"/>
                <w:lang w:val="vi-VN"/>
              </w:rPr>
              <w:t>day/month</w:t>
            </w:r>
            <w:r w:rsidR="003D2865" w:rsidRPr="004B3CE3">
              <w:rPr>
                <w:highlight w:val="yellow"/>
                <w:lang w:val="vi-VN"/>
              </w:rPr>
              <w:t>]</w:t>
            </w:r>
            <w:r w:rsidR="006C2FC5">
              <w:rPr>
                <w:lang w:val="en-US"/>
              </w:rPr>
              <w:t xml:space="preserve"> </w:t>
            </w:r>
            <w:r w:rsidR="006C2FC5" w:rsidRPr="006C2FC5">
              <w:rPr>
                <w:lang w:val="en-US"/>
              </w:rPr>
              <w:t>from the Handover Date</w:t>
            </w:r>
          </w:p>
        </w:tc>
      </w:tr>
      <w:tr w:rsidR="004B3CE3" w:rsidRPr="004B3CE3" w14:paraId="5F806419" w14:textId="77777777" w:rsidTr="00365F52">
        <w:tc>
          <w:tcPr>
            <w:tcW w:w="949" w:type="dxa"/>
          </w:tcPr>
          <w:p w14:paraId="073F6D4A" w14:textId="77777777" w:rsidR="00F81433" w:rsidRPr="004B3CE3" w:rsidRDefault="00F81433" w:rsidP="00820B3E">
            <w:pPr>
              <w:spacing w:before="240"/>
              <w:jc w:val="center"/>
              <w:rPr>
                <w:sz w:val="24"/>
                <w:szCs w:val="24"/>
              </w:rPr>
            </w:pPr>
            <w:r w:rsidRPr="004B3CE3">
              <w:rPr>
                <w:sz w:val="24"/>
                <w:szCs w:val="24"/>
              </w:rPr>
              <w:t>11</w:t>
            </w:r>
          </w:p>
        </w:tc>
        <w:tc>
          <w:tcPr>
            <w:tcW w:w="2870" w:type="dxa"/>
            <w:vAlign w:val="center"/>
          </w:tcPr>
          <w:p w14:paraId="5085232A" w14:textId="68789FB3" w:rsidR="00F81433" w:rsidRPr="004B3CE3" w:rsidRDefault="00F81433" w:rsidP="008C7197">
            <w:pPr>
              <w:spacing w:before="240" w:line="336" w:lineRule="auto"/>
              <w:jc w:val="both"/>
              <w:rPr>
                <w:b/>
                <w:bCs/>
                <w:sz w:val="24"/>
                <w:szCs w:val="24"/>
              </w:rPr>
            </w:pPr>
            <w:r w:rsidRPr="004B3CE3">
              <w:rPr>
                <w:b/>
                <w:bCs/>
                <w:sz w:val="24"/>
                <w:szCs w:val="24"/>
              </w:rPr>
              <w:t xml:space="preserve">Rent </w:t>
            </w:r>
            <w:r w:rsidR="008C7197" w:rsidRPr="004B3CE3">
              <w:rPr>
                <w:b/>
                <w:bCs/>
                <w:sz w:val="24"/>
                <w:szCs w:val="24"/>
              </w:rPr>
              <w:t>Commencement</w:t>
            </w:r>
            <w:r w:rsidRPr="004B3CE3">
              <w:rPr>
                <w:b/>
                <w:bCs/>
                <w:sz w:val="24"/>
                <w:szCs w:val="24"/>
              </w:rPr>
              <w:t xml:space="preserve"> Date</w:t>
            </w:r>
          </w:p>
        </w:tc>
        <w:tc>
          <w:tcPr>
            <w:tcW w:w="5531" w:type="dxa"/>
            <w:vAlign w:val="center"/>
          </w:tcPr>
          <w:p w14:paraId="69D9B1A1" w14:textId="3073DBE9" w:rsidR="00F81433" w:rsidRPr="004B3CE3" w:rsidRDefault="00F81433" w:rsidP="008C7197">
            <w:pPr>
              <w:jc w:val="both"/>
              <w:rPr>
                <w:b/>
                <w:bCs/>
                <w:sz w:val="24"/>
                <w:szCs w:val="24"/>
              </w:rPr>
            </w:pPr>
            <w:r w:rsidRPr="004B3CE3">
              <w:rPr>
                <w:b/>
                <w:bCs/>
                <w:sz w:val="24"/>
                <w:szCs w:val="24"/>
                <w:highlight w:val="yellow"/>
              </w:rPr>
              <w:t>[</w:t>
            </w:r>
            <w:proofErr w:type="gramStart"/>
            <w:r w:rsidRPr="004B3CE3">
              <w:rPr>
                <w:b/>
                <w:bCs/>
                <w:sz w:val="24"/>
                <w:szCs w:val="24"/>
                <w:highlight w:val="yellow"/>
              </w:rPr>
              <w:t>…]</w:t>
            </w:r>
            <w:r w:rsidR="006C2FC5" w:rsidRPr="004B3CE3">
              <w:rPr>
                <w:b/>
                <w:bCs/>
                <w:sz w:val="24"/>
                <w:szCs w:val="24"/>
                <w:highlight w:val="yellow"/>
              </w:rPr>
              <w:t>[</w:t>
            </w:r>
            <w:proofErr w:type="gramEnd"/>
            <w:r w:rsidR="006C2FC5" w:rsidRPr="004B3CE3">
              <w:rPr>
                <w:b/>
                <w:bCs/>
                <w:sz w:val="24"/>
                <w:szCs w:val="24"/>
                <w:highlight w:val="yellow"/>
              </w:rPr>
              <w:t>…]</w:t>
            </w:r>
            <w:r w:rsidR="006C2FC5">
              <w:rPr>
                <w:b/>
                <w:bCs/>
                <w:sz w:val="24"/>
                <w:szCs w:val="24"/>
              </w:rPr>
              <w:t xml:space="preserve"> </w:t>
            </w:r>
            <w:r w:rsidRPr="004B3CE3">
              <w:rPr>
                <w:b/>
                <w:bCs/>
                <w:sz w:val="24"/>
                <w:szCs w:val="24"/>
              </w:rPr>
              <w:t>202</w:t>
            </w:r>
            <w:r w:rsidR="006C2FC5">
              <w:rPr>
                <w:b/>
                <w:bCs/>
                <w:sz w:val="24"/>
                <w:szCs w:val="24"/>
              </w:rPr>
              <w:t>4</w:t>
            </w:r>
          </w:p>
        </w:tc>
      </w:tr>
      <w:tr w:rsidR="004B3CE3" w:rsidRPr="004B3CE3" w14:paraId="57127AC2" w14:textId="77777777" w:rsidTr="00365F52">
        <w:tc>
          <w:tcPr>
            <w:tcW w:w="949" w:type="dxa"/>
          </w:tcPr>
          <w:p w14:paraId="5B8D0186" w14:textId="5CD521A4" w:rsidR="00F81433" w:rsidRPr="004B3CE3" w:rsidRDefault="008C7197" w:rsidP="00820B3E">
            <w:pPr>
              <w:spacing w:before="240"/>
              <w:jc w:val="center"/>
              <w:rPr>
                <w:sz w:val="24"/>
                <w:szCs w:val="24"/>
              </w:rPr>
            </w:pPr>
            <w:r w:rsidRPr="004B3CE3">
              <w:rPr>
                <w:sz w:val="24"/>
                <w:szCs w:val="24"/>
              </w:rPr>
              <w:t>12</w:t>
            </w:r>
          </w:p>
        </w:tc>
        <w:tc>
          <w:tcPr>
            <w:tcW w:w="2870" w:type="dxa"/>
            <w:vAlign w:val="center"/>
          </w:tcPr>
          <w:p w14:paraId="181C8E1B" w14:textId="7C5D26F1" w:rsidR="00F81433" w:rsidRPr="004B3CE3" w:rsidRDefault="008C7197" w:rsidP="006E5D2F">
            <w:pPr>
              <w:spacing w:before="240" w:line="336" w:lineRule="auto"/>
              <w:jc w:val="both"/>
              <w:rPr>
                <w:b/>
                <w:bCs/>
                <w:sz w:val="24"/>
                <w:szCs w:val="24"/>
              </w:rPr>
            </w:pPr>
            <w:r w:rsidRPr="004B3CE3">
              <w:rPr>
                <w:b/>
                <w:bCs/>
                <w:sz w:val="24"/>
                <w:szCs w:val="24"/>
              </w:rPr>
              <w:t>Expiry</w:t>
            </w:r>
            <w:r w:rsidR="00F81433" w:rsidRPr="004B3CE3">
              <w:rPr>
                <w:b/>
                <w:bCs/>
                <w:sz w:val="24"/>
                <w:szCs w:val="24"/>
              </w:rPr>
              <w:t xml:space="preserve"> date</w:t>
            </w:r>
          </w:p>
        </w:tc>
        <w:tc>
          <w:tcPr>
            <w:tcW w:w="5531" w:type="dxa"/>
            <w:vAlign w:val="center"/>
          </w:tcPr>
          <w:p w14:paraId="63FC09D7" w14:textId="0BBBC7C6" w:rsidR="00F81433" w:rsidRPr="004B3CE3" w:rsidRDefault="00F81433" w:rsidP="008C7197">
            <w:pPr>
              <w:jc w:val="both"/>
              <w:rPr>
                <w:b/>
                <w:bCs/>
                <w:sz w:val="24"/>
                <w:szCs w:val="24"/>
              </w:rPr>
            </w:pPr>
            <w:r w:rsidRPr="004B3CE3">
              <w:rPr>
                <w:b/>
                <w:bCs/>
                <w:sz w:val="24"/>
                <w:szCs w:val="24"/>
                <w:highlight w:val="yellow"/>
              </w:rPr>
              <w:t>[...]</w:t>
            </w:r>
            <w:r w:rsidR="006C2FC5" w:rsidRPr="004B3CE3">
              <w:rPr>
                <w:b/>
                <w:bCs/>
                <w:sz w:val="24"/>
                <w:szCs w:val="24"/>
                <w:highlight w:val="yellow"/>
              </w:rPr>
              <w:t>[…][…]</w:t>
            </w:r>
          </w:p>
        </w:tc>
      </w:tr>
      <w:tr w:rsidR="004B3CE3" w:rsidRPr="004B3CE3" w14:paraId="18E38237" w14:textId="77777777" w:rsidTr="00365F52">
        <w:tc>
          <w:tcPr>
            <w:tcW w:w="949" w:type="dxa"/>
          </w:tcPr>
          <w:p w14:paraId="7AFC55C4" w14:textId="77777777" w:rsidR="00F81433" w:rsidRPr="004B3CE3" w:rsidRDefault="00F81433" w:rsidP="00820B3E">
            <w:pPr>
              <w:spacing w:before="240"/>
              <w:jc w:val="center"/>
              <w:rPr>
                <w:sz w:val="24"/>
                <w:szCs w:val="24"/>
              </w:rPr>
            </w:pPr>
            <w:r w:rsidRPr="004B3CE3">
              <w:rPr>
                <w:sz w:val="24"/>
                <w:szCs w:val="24"/>
              </w:rPr>
              <w:t>13</w:t>
            </w:r>
          </w:p>
        </w:tc>
        <w:tc>
          <w:tcPr>
            <w:tcW w:w="2870" w:type="dxa"/>
          </w:tcPr>
          <w:p w14:paraId="0769BF54" w14:textId="2162B488" w:rsidR="00F81433" w:rsidRPr="004B3CE3" w:rsidRDefault="008C7197" w:rsidP="00764EDB">
            <w:pPr>
              <w:spacing w:before="240"/>
              <w:jc w:val="both"/>
              <w:rPr>
                <w:b/>
                <w:bCs/>
                <w:sz w:val="24"/>
                <w:szCs w:val="24"/>
                <w:lang w:val="vi-VN"/>
              </w:rPr>
            </w:pPr>
            <w:r w:rsidRPr="004B3CE3">
              <w:rPr>
                <w:b/>
                <w:bCs/>
                <w:sz w:val="24"/>
                <w:szCs w:val="24"/>
                <w:lang w:val="en-US"/>
              </w:rPr>
              <w:t>Lease</w:t>
            </w:r>
            <w:r w:rsidR="00764EDB" w:rsidRPr="004B3CE3">
              <w:rPr>
                <w:b/>
                <w:bCs/>
                <w:sz w:val="24"/>
                <w:szCs w:val="24"/>
                <w:lang w:val="vi-VN"/>
              </w:rPr>
              <w:t xml:space="preserve"> </w:t>
            </w:r>
            <w:r w:rsidR="00F81433" w:rsidRPr="004B3CE3">
              <w:rPr>
                <w:b/>
                <w:bCs/>
                <w:sz w:val="24"/>
                <w:szCs w:val="24"/>
              </w:rPr>
              <w:t>Purpose</w:t>
            </w:r>
          </w:p>
        </w:tc>
        <w:tc>
          <w:tcPr>
            <w:tcW w:w="5531" w:type="dxa"/>
            <w:vAlign w:val="center"/>
          </w:tcPr>
          <w:p w14:paraId="7EDDAA84" w14:textId="402D4C0D" w:rsidR="00F81433" w:rsidRPr="004B3CE3" w:rsidRDefault="008C7197" w:rsidP="00820B3E">
            <w:pPr>
              <w:spacing w:line="336" w:lineRule="auto"/>
              <w:jc w:val="both"/>
              <w:rPr>
                <w:sz w:val="24"/>
                <w:szCs w:val="24"/>
                <w:lang w:val="en-US"/>
              </w:rPr>
            </w:pPr>
            <w:r w:rsidRPr="004B3CE3">
              <w:rPr>
                <w:sz w:val="24"/>
                <w:szCs w:val="24"/>
                <w:lang w:val="en-US"/>
              </w:rPr>
              <w:t>Use as office</w:t>
            </w:r>
          </w:p>
        </w:tc>
      </w:tr>
      <w:tr w:rsidR="004B3CE3" w:rsidRPr="004B3CE3" w14:paraId="102E95BE" w14:textId="77777777" w:rsidTr="00365F52">
        <w:tc>
          <w:tcPr>
            <w:tcW w:w="9350" w:type="dxa"/>
            <w:gridSpan w:val="3"/>
            <w:shd w:val="clear" w:color="auto" w:fill="FBE4D5" w:themeFill="accent2" w:themeFillTint="33"/>
          </w:tcPr>
          <w:p w14:paraId="6B073FFC" w14:textId="77777777" w:rsidR="00F81433" w:rsidRPr="004B3CE3" w:rsidRDefault="00F81433" w:rsidP="00820B3E">
            <w:pPr>
              <w:jc w:val="both"/>
              <w:rPr>
                <w:sz w:val="24"/>
                <w:szCs w:val="24"/>
              </w:rPr>
            </w:pPr>
            <w:r w:rsidRPr="004B3CE3">
              <w:rPr>
                <w:sz w:val="24"/>
                <w:szCs w:val="24"/>
              </w:rPr>
              <w:t>FINANCIAL TERMS</w:t>
            </w:r>
          </w:p>
        </w:tc>
      </w:tr>
      <w:tr w:rsidR="004B3CE3" w:rsidRPr="004B3CE3" w14:paraId="2636EE03" w14:textId="77777777" w:rsidTr="00365F52">
        <w:tc>
          <w:tcPr>
            <w:tcW w:w="949" w:type="dxa"/>
          </w:tcPr>
          <w:p w14:paraId="663362C7" w14:textId="77777777" w:rsidR="00F81433" w:rsidRPr="004B3CE3" w:rsidRDefault="00F81433" w:rsidP="00820B3E">
            <w:pPr>
              <w:spacing w:before="240"/>
              <w:jc w:val="center"/>
              <w:rPr>
                <w:sz w:val="24"/>
                <w:szCs w:val="24"/>
              </w:rPr>
            </w:pPr>
            <w:r w:rsidRPr="004B3CE3">
              <w:rPr>
                <w:sz w:val="24"/>
                <w:szCs w:val="24"/>
              </w:rPr>
              <w:t>14</w:t>
            </w:r>
          </w:p>
        </w:tc>
        <w:tc>
          <w:tcPr>
            <w:tcW w:w="2870" w:type="dxa"/>
          </w:tcPr>
          <w:p w14:paraId="1CF15F53" w14:textId="0ABC84BE" w:rsidR="00F81433" w:rsidRPr="004B3CE3" w:rsidRDefault="00F81433" w:rsidP="00764EDB">
            <w:pPr>
              <w:spacing w:before="240"/>
              <w:jc w:val="both"/>
              <w:rPr>
                <w:b/>
                <w:bCs/>
                <w:sz w:val="24"/>
                <w:szCs w:val="24"/>
              </w:rPr>
            </w:pPr>
            <w:r w:rsidRPr="004B3CE3">
              <w:rPr>
                <w:b/>
                <w:bCs/>
                <w:sz w:val="24"/>
                <w:szCs w:val="24"/>
              </w:rPr>
              <w:t>Unit Rent Price</w:t>
            </w:r>
          </w:p>
        </w:tc>
        <w:tc>
          <w:tcPr>
            <w:tcW w:w="5531" w:type="dxa"/>
          </w:tcPr>
          <w:p w14:paraId="04494780" w14:textId="77777777" w:rsidR="00F81433" w:rsidRDefault="008C7197" w:rsidP="00820B3E">
            <w:pPr>
              <w:jc w:val="both"/>
              <w:rPr>
                <w:ins w:id="100" w:author="김현주 (Hyunjoo Kim)" w:date="2025-04-16T14:54:00Z"/>
                <w:sz w:val="24"/>
                <w:szCs w:val="24"/>
              </w:rPr>
            </w:pPr>
            <w:r w:rsidRPr="004B3CE3">
              <w:rPr>
                <w:b/>
                <w:bCs/>
                <w:sz w:val="24"/>
                <w:szCs w:val="24"/>
                <w:highlight w:val="yellow"/>
              </w:rPr>
              <w:t>[...]</w:t>
            </w:r>
            <w:r w:rsidRPr="004B3CE3">
              <w:rPr>
                <w:b/>
                <w:bCs/>
                <w:sz w:val="24"/>
                <w:szCs w:val="24"/>
              </w:rPr>
              <w:t xml:space="preserve"> VND/m</w:t>
            </w:r>
            <w:r w:rsidRPr="004B3CE3">
              <w:rPr>
                <w:b/>
                <w:bCs/>
                <w:sz w:val="24"/>
                <w:szCs w:val="24"/>
                <w:vertAlign w:val="superscript"/>
              </w:rPr>
              <w:t>2</w:t>
            </w:r>
            <w:r w:rsidRPr="004B3CE3">
              <w:rPr>
                <w:b/>
                <w:bCs/>
                <w:sz w:val="24"/>
                <w:szCs w:val="24"/>
              </w:rPr>
              <w:t>/month</w:t>
            </w:r>
            <w:r w:rsidR="00F81433" w:rsidRPr="004B3CE3">
              <w:rPr>
                <w:sz w:val="24"/>
                <w:szCs w:val="24"/>
              </w:rPr>
              <w:t>, excluding VAT.</w:t>
            </w:r>
          </w:p>
          <w:p w14:paraId="61FF130D" w14:textId="1125A2C5" w:rsidR="00DD2669" w:rsidRDefault="00DD2669" w:rsidP="00DD2669">
            <w:pPr>
              <w:pStyle w:val="af1"/>
              <w:rPr>
                <w:ins w:id="101" w:author="김현주 (Hyunjoo Kim)" w:date="2025-04-16T14:54:00Z"/>
              </w:rPr>
            </w:pPr>
            <w:ins w:id="102" w:author="김현주 (Hyunjoo Kim)" w:date="2025-04-16T14:54:00Z">
              <w:r>
                <w:rPr>
                  <w:rFonts w:hint="eastAsia"/>
                </w:rPr>
                <w:t>F</w:t>
              </w:r>
              <w:r>
                <w:t xml:space="preserve">irst </w:t>
              </w:r>
              <w:proofErr w:type="gramStart"/>
              <w:r>
                <w:t>Year :</w:t>
              </w:r>
              <w:proofErr w:type="gramEnd"/>
              <w:r>
                <w:t xml:space="preserve"> 1,056,160 VND/m²/</w:t>
              </w:r>
              <w:r>
                <w:rPr>
                  <w:rFonts w:hint="eastAsia"/>
                </w:rPr>
                <w:t>m</w:t>
              </w:r>
              <w:r>
                <w:t>onth</w:t>
              </w:r>
            </w:ins>
          </w:p>
          <w:p w14:paraId="118AB67D" w14:textId="4293DEDB" w:rsidR="00DD2669" w:rsidRDefault="00DD2669" w:rsidP="00DD2669">
            <w:pPr>
              <w:pStyle w:val="af1"/>
              <w:rPr>
                <w:ins w:id="103" w:author="김현주 (Hyunjoo Kim)" w:date="2025-04-16T14:54:00Z"/>
              </w:rPr>
            </w:pPr>
            <w:ins w:id="104" w:author="김현주 (Hyunjoo Kim)" w:date="2025-04-16T14:54:00Z">
              <w:r>
                <w:t>Second Year: 1,108,968 VND/m²/</w:t>
              </w:r>
              <w:r>
                <w:rPr>
                  <w:rFonts w:hint="eastAsia"/>
                </w:rPr>
                <w:t>m</w:t>
              </w:r>
              <w:r>
                <w:t>onth (5% Increase)</w:t>
              </w:r>
            </w:ins>
          </w:p>
          <w:p w14:paraId="118787F2" w14:textId="2D6F0305" w:rsidR="00DD2669" w:rsidRDefault="00DD2669" w:rsidP="00DD2669">
            <w:pPr>
              <w:pStyle w:val="af1"/>
              <w:rPr>
                <w:ins w:id="105" w:author="김현주 (Hyunjoo Kim)" w:date="2025-04-16T14:54:00Z"/>
              </w:rPr>
            </w:pPr>
            <w:ins w:id="106" w:author="김현주 (Hyunjoo Kim)" w:date="2025-04-16T14:54:00Z">
              <w:r>
                <w:t>Third Year: 1,164,416 VND/m²/</w:t>
              </w:r>
              <w:r>
                <w:rPr>
                  <w:rFonts w:hint="eastAsia"/>
                </w:rPr>
                <w:t>m</w:t>
              </w:r>
              <w:r>
                <w:t>onth (5%</w:t>
              </w:r>
            </w:ins>
            <w:ins w:id="107" w:author="김현주 (Hyunjoo Kim)" w:date="2025-04-16T14:55:00Z">
              <w:r>
                <w:t>Increase</w:t>
              </w:r>
            </w:ins>
            <w:ins w:id="108" w:author="김현주 (Hyunjoo Kim)" w:date="2025-04-16T14:54:00Z">
              <w:r>
                <w:t>)</w:t>
              </w:r>
            </w:ins>
          </w:p>
          <w:p w14:paraId="7ED400FD" w14:textId="5615256A" w:rsidR="00DD2669" w:rsidRPr="004B3CE3" w:rsidRDefault="00DD2669" w:rsidP="00820B3E">
            <w:pPr>
              <w:jc w:val="both"/>
              <w:rPr>
                <w:sz w:val="24"/>
                <w:szCs w:val="24"/>
                <w:lang w:eastAsia="ko-KR"/>
              </w:rPr>
            </w:pPr>
          </w:p>
        </w:tc>
      </w:tr>
      <w:tr w:rsidR="004B3CE3" w:rsidRPr="004B3CE3" w14:paraId="150A3568" w14:textId="77777777" w:rsidTr="00365F52">
        <w:tc>
          <w:tcPr>
            <w:tcW w:w="949" w:type="dxa"/>
          </w:tcPr>
          <w:p w14:paraId="2455A58F" w14:textId="77777777" w:rsidR="00F81433" w:rsidRPr="004B3CE3" w:rsidRDefault="00F81433" w:rsidP="00820B3E">
            <w:pPr>
              <w:spacing w:before="240"/>
              <w:jc w:val="center"/>
              <w:rPr>
                <w:sz w:val="24"/>
                <w:szCs w:val="24"/>
              </w:rPr>
            </w:pPr>
            <w:r w:rsidRPr="004B3CE3">
              <w:rPr>
                <w:sz w:val="24"/>
                <w:szCs w:val="24"/>
              </w:rPr>
              <w:t>15</w:t>
            </w:r>
          </w:p>
        </w:tc>
        <w:tc>
          <w:tcPr>
            <w:tcW w:w="2870" w:type="dxa"/>
          </w:tcPr>
          <w:p w14:paraId="67D42A99" w14:textId="2C26FAC9" w:rsidR="00F81433" w:rsidRPr="004B3CE3" w:rsidRDefault="00F81433" w:rsidP="00764EDB">
            <w:pPr>
              <w:spacing w:before="240"/>
              <w:jc w:val="both"/>
              <w:rPr>
                <w:b/>
                <w:bCs/>
                <w:sz w:val="24"/>
                <w:szCs w:val="24"/>
              </w:rPr>
            </w:pPr>
            <w:r w:rsidRPr="004B3CE3">
              <w:rPr>
                <w:b/>
                <w:bCs/>
                <w:sz w:val="24"/>
                <w:szCs w:val="24"/>
              </w:rPr>
              <w:t>Service charge</w:t>
            </w:r>
          </w:p>
        </w:tc>
        <w:tc>
          <w:tcPr>
            <w:tcW w:w="5531" w:type="dxa"/>
          </w:tcPr>
          <w:p w14:paraId="51732AC3" w14:textId="3DA2683F" w:rsidR="00F81433" w:rsidRPr="004B3CE3" w:rsidRDefault="00F81433" w:rsidP="00820B3E">
            <w:pPr>
              <w:spacing w:before="240" w:line="360" w:lineRule="auto"/>
              <w:jc w:val="both"/>
              <w:rPr>
                <w:sz w:val="24"/>
                <w:szCs w:val="24"/>
              </w:rPr>
            </w:pPr>
            <w:r w:rsidRPr="004B3CE3">
              <w:rPr>
                <w:b/>
                <w:bCs/>
                <w:sz w:val="24"/>
                <w:szCs w:val="24"/>
              </w:rPr>
              <w:t>190</w:t>
            </w:r>
            <w:r w:rsidR="008C7197" w:rsidRPr="004B3CE3">
              <w:rPr>
                <w:b/>
                <w:bCs/>
                <w:sz w:val="24"/>
                <w:szCs w:val="24"/>
              </w:rPr>
              <w:t>,000 VND/m</w:t>
            </w:r>
            <w:r w:rsidR="008C7197" w:rsidRPr="004B3CE3">
              <w:rPr>
                <w:b/>
                <w:bCs/>
                <w:sz w:val="24"/>
                <w:szCs w:val="24"/>
                <w:vertAlign w:val="superscript"/>
              </w:rPr>
              <w:t>2</w:t>
            </w:r>
            <w:r w:rsidR="008C7197" w:rsidRPr="004B3CE3">
              <w:rPr>
                <w:b/>
                <w:bCs/>
                <w:sz w:val="24"/>
                <w:szCs w:val="24"/>
              </w:rPr>
              <w:t>/month</w:t>
            </w:r>
            <w:r w:rsidRPr="004B3CE3">
              <w:rPr>
                <w:sz w:val="24"/>
                <w:szCs w:val="24"/>
              </w:rPr>
              <w:t>, excluding VAT.</w:t>
            </w:r>
          </w:p>
          <w:p w14:paraId="54C79D34" w14:textId="49A32681" w:rsidR="00E53310" w:rsidRPr="004B3CE3" w:rsidRDefault="00F81433" w:rsidP="00E53310">
            <w:pPr>
              <w:spacing w:line="360" w:lineRule="auto"/>
              <w:jc w:val="both"/>
              <w:rPr>
                <w:sz w:val="24"/>
                <w:szCs w:val="24"/>
                <w:lang w:val="vi-VN"/>
              </w:rPr>
            </w:pPr>
            <w:r w:rsidRPr="004B3CE3">
              <w:rPr>
                <w:sz w:val="24"/>
                <w:szCs w:val="24"/>
              </w:rPr>
              <w:t xml:space="preserve">The </w:t>
            </w:r>
            <w:r w:rsidR="00F541D2" w:rsidRPr="004B3CE3">
              <w:rPr>
                <w:sz w:val="24"/>
                <w:szCs w:val="24"/>
              </w:rPr>
              <w:t>Service Charge</w:t>
            </w:r>
            <w:r w:rsidRPr="004B3CE3">
              <w:rPr>
                <w:sz w:val="24"/>
                <w:szCs w:val="24"/>
              </w:rPr>
              <w:t xml:space="preserve"> may be adjuste</w:t>
            </w:r>
            <w:commentRangeStart w:id="109"/>
            <w:r w:rsidRPr="004B3CE3">
              <w:rPr>
                <w:sz w:val="24"/>
                <w:szCs w:val="24"/>
              </w:rPr>
              <w:t xml:space="preserve">d </w:t>
            </w:r>
            <w:ins w:id="110" w:author="김현주 (Hyunjoo Kim)" w:date="2025-04-16T14:36:00Z">
              <w:r w:rsidR="00A4272F">
                <w:rPr>
                  <w:sz w:val="24"/>
                  <w:szCs w:val="24"/>
                </w:rPr>
                <w:t>no more than once per year</w:t>
              </w:r>
              <w:r w:rsidR="00717275">
                <w:rPr>
                  <w:sz w:val="24"/>
                  <w:szCs w:val="24"/>
                </w:rPr>
                <w:t xml:space="preserve">. </w:t>
              </w:r>
              <w:r w:rsidR="00717275">
                <w:t>Any adjustment shall not exceed the higher of (i) five percent (5%) or (ii) the annual Consumer Price Index (CPI) increase officially announced by the competent authority. The Lessor must provide the Lessee with written notice of such adjustment at least thirty (30) days in advance.</w:t>
              </w:r>
            </w:ins>
            <w:del w:id="111" w:author="김현주 (Hyunjoo Kim)" w:date="2025-04-16T14:36:00Z">
              <w:r w:rsidRPr="004B3CE3" w:rsidDel="00717275">
                <w:rPr>
                  <w:sz w:val="24"/>
                  <w:szCs w:val="24"/>
                </w:rPr>
                <w:delText xml:space="preserve">if </w:delText>
              </w:r>
            </w:del>
            <w:commentRangeEnd w:id="109"/>
            <w:r w:rsidR="00717275">
              <w:rPr>
                <w:rStyle w:val="ad"/>
                <w:lang w:val="en-US"/>
              </w:rPr>
              <w:commentReference w:id="109"/>
            </w:r>
            <w:del w:id="112" w:author="김현주 (Hyunjoo Kim)" w:date="2025-04-16T14:36:00Z">
              <w:r w:rsidRPr="004B3CE3" w:rsidDel="00717275">
                <w:rPr>
                  <w:sz w:val="24"/>
                  <w:szCs w:val="24"/>
                </w:rPr>
                <w:delText xml:space="preserve">the </w:delText>
              </w:r>
              <w:r w:rsidR="00C712D9" w:rsidRPr="004B3CE3" w:rsidDel="00717275">
                <w:rPr>
                  <w:sz w:val="24"/>
                  <w:szCs w:val="24"/>
                </w:rPr>
                <w:delText>Lessor</w:delText>
              </w:r>
              <w:r w:rsidRPr="004B3CE3" w:rsidDel="00717275">
                <w:rPr>
                  <w:sz w:val="24"/>
                  <w:szCs w:val="24"/>
                </w:rPr>
                <w:delText xml:space="preserve"> deems it necessary to maintain the Service in the Building and </w:delText>
              </w:r>
              <w:r w:rsidR="008C7197" w:rsidRPr="004B3CE3" w:rsidDel="00717275">
                <w:rPr>
                  <w:sz w:val="24"/>
                  <w:szCs w:val="24"/>
                </w:rPr>
                <w:delText xml:space="preserve">the </w:delText>
              </w:r>
              <w:r w:rsidR="00381F64" w:rsidRPr="004B3CE3" w:rsidDel="00717275">
                <w:rPr>
                  <w:sz w:val="24"/>
                  <w:szCs w:val="24"/>
                </w:rPr>
                <w:delText>Leased Premises</w:delText>
              </w:r>
              <w:r w:rsidR="008C7197" w:rsidRPr="004B3CE3" w:rsidDel="00717275">
                <w:rPr>
                  <w:sz w:val="24"/>
                  <w:szCs w:val="24"/>
                </w:rPr>
                <w:delText xml:space="preserve"> provided a </w:delText>
              </w:r>
              <w:r w:rsidRPr="004B3CE3" w:rsidDel="00717275">
                <w:rPr>
                  <w:sz w:val="24"/>
                  <w:szCs w:val="24"/>
                </w:rPr>
                <w:delText xml:space="preserve">written notice </w:delText>
              </w:r>
              <w:r w:rsidR="008C7197" w:rsidRPr="004B3CE3" w:rsidDel="00717275">
                <w:rPr>
                  <w:sz w:val="24"/>
                  <w:szCs w:val="24"/>
                </w:rPr>
                <w:delText xml:space="preserve">must be sent </w:delText>
              </w:r>
              <w:r w:rsidRPr="004B3CE3" w:rsidDel="00717275">
                <w:rPr>
                  <w:sz w:val="24"/>
                  <w:szCs w:val="24"/>
                </w:rPr>
                <w:delText xml:space="preserve">to the </w:delText>
              </w:r>
              <w:r w:rsidR="00C712D9" w:rsidRPr="004B3CE3" w:rsidDel="00717275">
                <w:rPr>
                  <w:sz w:val="24"/>
                  <w:szCs w:val="24"/>
                </w:rPr>
                <w:delText>Lessee</w:delText>
              </w:r>
              <w:r w:rsidR="008C7197" w:rsidRPr="004B3CE3" w:rsidDel="00717275">
                <w:rPr>
                  <w:sz w:val="24"/>
                  <w:szCs w:val="24"/>
                </w:rPr>
                <w:delText xml:space="preserve"> thirty (30) days in advance</w:delText>
              </w:r>
              <w:r w:rsidR="00764EDB" w:rsidRPr="004B3CE3" w:rsidDel="00717275">
                <w:rPr>
                  <w:sz w:val="24"/>
                  <w:szCs w:val="24"/>
                  <w:lang w:val="vi-VN"/>
                </w:rPr>
                <w:delText>.</w:delText>
              </w:r>
            </w:del>
          </w:p>
          <w:p w14:paraId="3FCF76B8" w14:textId="39A0429D" w:rsidR="00E53310" w:rsidRPr="004B3CE3" w:rsidRDefault="00E53310" w:rsidP="00764EDB">
            <w:pPr>
              <w:spacing w:line="360" w:lineRule="auto"/>
              <w:jc w:val="both"/>
              <w:rPr>
                <w:sz w:val="24"/>
                <w:szCs w:val="24"/>
                <w:lang w:val="vi-VN"/>
              </w:rPr>
            </w:pPr>
            <w:r w:rsidRPr="004B3CE3">
              <w:rPr>
                <w:sz w:val="24"/>
                <w:szCs w:val="24"/>
                <w:lang w:val="vi-VN"/>
              </w:rPr>
              <w:t>Service and/or administrative fees of the Building and other costs as prescribed by the State Agency.</w:t>
            </w:r>
          </w:p>
        </w:tc>
      </w:tr>
      <w:tr w:rsidR="004B3CE3" w:rsidRPr="004B3CE3" w14:paraId="4C685778" w14:textId="77777777" w:rsidTr="00365F52">
        <w:tc>
          <w:tcPr>
            <w:tcW w:w="949" w:type="dxa"/>
          </w:tcPr>
          <w:p w14:paraId="43AF91FA" w14:textId="77777777" w:rsidR="00F81433" w:rsidRPr="004B3CE3" w:rsidRDefault="00F81433" w:rsidP="00820B3E">
            <w:pPr>
              <w:spacing w:before="240"/>
              <w:jc w:val="center"/>
              <w:rPr>
                <w:sz w:val="24"/>
                <w:szCs w:val="24"/>
              </w:rPr>
            </w:pPr>
            <w:r w:rsidRPr="004B3CE3">
              <w:rPr>
                <w:sz w:val="24"/>
                <w:szCs w:val="24"/>
              </w:rPr>
              <w:lastRenderedPageBreak/>
              <w:t>16</w:t>
            </w:r>
          </w:p>
        </w:tc>
        <w:tc>
          <w:tcPr>
            <w:tcW w:w="2870" w:type="dxa"/>
          </w:tcPr>
          <w:p w14:paraId="634D6F6E" w14:textId="56024084" w:rsidR="00F81433" w:rsidRPr="004B3CE3" w:rsidRDefault="00F81433" w:rsidP="00764EDB">
            <w:pPr>
              <w:spacing w:before="240"/>
              <w:jc w:val="both"/>
              <w:rPr>
                <w:b/>
                <w:bCs/>
                <w:sz w:val="24"/>
                <w:szCs w:val="24"/>
              </w:rPr>
            </w:pPr>
            <w:r w:rsidRPr="004B3CE3">
              <w:rPr>
                <w:b/>
                <w:bCs/>
                <w:sz w:val="24"/>
                <w:szCs w:val="24"/>
              </w:rPr>
              <w:t>VAT</w:t>
            </w:r>
          </w:p>
        </w:tc>
        <w:tc>
          <w:tcPr>
            <w:tcW w:w="5531" w:type="dxa"/>
            <w:vAlign w:val="center"/>
          </w:tcPr>
          <w:p w14:paraId="473B6396" w14:textId="694A7F7A" w:rsidR="00F81433" w:rsidRPr="004B3CE3" w:rsidRDefault="00F81433" w:rsidP="008C7197">
            <w:pPr>
              <w:spacing w:before="240" w:line="336" w:lineRule="auto"/>
              <w:jc w:val="both"/>
              <w:rPr>
                <w:sz w:val="24"/>
                <w:szCs w:val="24"/>
              </w:rPr>
            </w:pPr>
            <w:r w:rsidRPr="004B3CE3">
              <w:rPr>
                <w:sz w:val="24"/>
                <w:szCs w:val="24"/>
              </w:rPr>
              <w:t xml:space="preserve">In addition to paying the Rent, the </w:t>
            </w:r>
            <w:r w:rsidR="00C712D9" w:rsidRPr="004B3CE3">
              <w:rPr>
                <w:sz w:val="24"/>
                <w:szCs w:val="24"/>
              </w:rPr>
              <w:t>Lessee</w:t>
            </w:r>
            <w:r w:rsidRPr="004B3CE3">
              <w:rPr>
                <w:sz w:val="24"/>
                <w:szCs w:val="24"/>
              </w:rPr>
              <w:t xml:space="preserve"> have to pay the </w:t>
            </w:r>
            <w:r w:rsidR="00C712D9" w:rsidRPr="004B3CE3">
              <w:rPr>
                <w:sz w:val="24"/>
                <w:szCs w:val="24"/>
              </w:rPr>
              <w:t>Lessor</w:t>
            </w:r>
            <w:r w:rsidRPr="004B3CE3">
              <w:rPr>
                <w:sz w:val="24"/>
                <w:szCs w:val="24"/>
              </w:rPr>
              <w:t xml:space="preserve"> </w:t>
            </w:r>
            <w:r w:rsidR="00764EDB" w:rsidRPr="004B3CE3">
              <w:rPr>
                <w:sz w:val="24"/>
                <w:szCs w:val="24"/>
                <w:lang w:val="vi-VN"/>
              </w:rPr>
              <w:t>VAT</w:t>
            </w:r>
            <w:ins w:id="113" w:author="김현주 (Hyunjoo Kim)" w:date="2025-04-16T14:38:00Z">
              <w:r w:rsidR="00717275">
                <w:rPr>
                  <w:sz w:val="24"/>
                  <w:szCs w:val="24"/>
                </w:rPr>
                <w:t>.</w:t>
              </w:r>
            </w:ins>
            <w:del w:id="114" w:author="김현주 (Hyunjoo Kim)" w:date="2025-04-16T14:38:00Z">
              <w:r w:rsidR="00764EDB" w:rsidRPr="004B3CE3" w:rsidDel="00717275">
                <w:rPr>
                  <w:sz w:val="24"/>
                  <w:szCs w:val="24"/>
                  <w:lang w:val="vi-VN"/>
                </w:rPr>
                <w:delText xml:space="preserve"> </w:delText>
              </w:r>
              <w:commentRangeStart w:id="115"/>
              <w:r w:rsidRPr="004B3CE3" w:rsidDel="00717275">
                <w:rPr>
                  <w:sz w:val="24"/>
                  <w:szCs w:val="24"/>
                </w:rPr>
                <w:delText>or any similar taxes</w:delText>
              </w:r>
            </w:del>
            <w:commentRangeEnd w:id="115"/>
            <w:r w:rsidR="00717275">
              <w:rPr>
                <w:rStyle w:val="ad"/>
                <w:lang w:val="en-US"/>
              </w:rPr>
              <w:commentReference w:id="115"/>
            </w:r>
            <w:r w:rsidRPr="004B3CE3">
              <w:rPr>
                <w:sz w:val="24"/>
                <w:szCs w:val="24"/>
              </w:rPr>
              <w:t xml:space="preserve">. All payments mentioned in </w:t>
            </w:r>
            <w:r w:rsidR="00764EDB" w:rsidRPr="004B3CE3">
              <w:rPr>
                <w:sz w:val="24"/>
                <w:szCs w:val="24"/>
                <w:lang w:val="vi-VN"/>
              </w:rPr>
              <w:t xml:space="preserve">this </w:t>
            </w:r>
            <w:r w:rsidR="00991A90" w:rsidRPr="004B3CE3">
              <w:rPr>
                <w:lang w:val="vi-VN"/>
              </w:rPr>
              <w:t>Agreement</w:t>
            </w:r>
            <w:r w:rsidR="00991A90" w:rsidRPr="004B3CE3" w:rsidDel="00991A90">
              <w:rPr>
                <w:sz w:val="24"/>
                <w:szCs w:val="24"/>
                <w:lang w:val="vi-VN"/>
              </w:rPr>
              <w:t xml:space="preserve"> </w:t>
            </w:r>
            <w:r w:rsidR="00764EDB" w:rsidRPr="004B3CE3">
              <w:rPr>
                <w:sz w:val="24"/>
                <w:szCs w:val="24"/>
              </w:rPr>
              <w:t xml:space="preserve">do </w:t>
            </w:r>
            <w:r w:rsidRPr="004B3CE3">
              <w:rPr>
                <w:sz w:val="24"/>
                <w:szCs w:val="24"/>
              </w:rPr>
              <w:t>not include VAT.</w:t>
            </w:r>
          </w:p>
        </w:tc>
      </w:tr>
      <w:tr w:rsidR="004B3CE3" w:rsidRPr="004B3CE3" w14:paraId="2184EC71" w14:textId="77777777" w:rsidTr="00365F52">
        <w:tc>
          <w:tcPr>
            <w:tcW w:w="949" w:type="dxa"/>
          </w:tcPr>
          <w:p w14:paraId="59F07899" w14:textId="77777777" w:rsidR="00F81433" w:rsidRPr="004B3CE3" w:rsidRDefault="00F81433" w:rsidP="00820B3E">
            <w:pPr>
              <w:spacing w:before="240"/>
              <w:jc w:val="center"/>
              <w:rPr>
                <w:sz w:val="24"/>
                <w:szCs w:val="24"/>
              </w:rPr>
            </w:pPr>
            <w:r w:rsidRPr="004B3CE3">
              <w:rPr>
                <w:sz w:val="24"/>
                <w:szCs w:val="24"/>
              </w:rPr>
              <w:t>17</w:t>
            </w:r>
          </w:p>
        </w:tc>
        <w:tc>
          <w:tcPr>
            <w:tcW w:w="2870" w:type="dxa"/>
            <w:vAlign w:val="center"/>
          </w:tcPr>
          <w:p w14:paraId="786ADD1B" w14:textId="605AD49C" w:rsidR="00F81433" w:rsidRPr="004B3CE3" w:rsidRDefault="00F81433" w:rsidP="0062452F">
            <w:pPr>
              <w:spacing w:before="240"/>
              <w:jc w:val="both"/>
              <w:rPr>
                <w:b/>
                <w:bCs/>
                <w:sz w:val="24"/>
                <w:szCs w:val="24"/>
              </w:rPr>
            </w:pPr>
            <w:r w:rsidRPr="004B3CE3">
              <w:rPr>
                <w:b/>
                <w:bCs/>
                <w:sz w:val="24"/>
                <w:szCs w:val="24"/>
              </w:rPr>
              <w:t>Payment Period</w:t>
            </w:r>
          </w:p>
        </w:tc>
        <w:tc>
          <w:tcPr>
            <w:tcW w:w="5531" w:type="dxa"/>
            <w:vAlign w:val="center"/>
          </w:tcPr>
          <w:p w14:paraId="4AB8759D" w14:textId="2522FE49" w:rsidR="00F81433" w:rsidRPr="004B3CE3" w:rsidRDefault="00F81433" w:rsidP="00234BE0">
            <w:pPr>
              <w:spacing w:before="240"/>
              <w:jc w:val="both"/>
              <w:rPr>
                <w:sz w:val="24"/>
                <w:szCs w:val="24"/>
              </w:rPr>
            </w:pPr>
            <w:r w:rsidRPr="004B3CE3">
              <w:rPr>
                <w:sz w:val="24"/>
                <w:szCs w:val="24"/>
              </w:rPr>
              <w:t xml:space="preserve">Rent and </w:t>
            </w:r>
            <w:r w:rsidR="00F541D2" w:rsidRPr="004B3CE3">
              <w:rPr>
                <w:sz w:val="24"/>
                <w:szCs w:val="24"/>
              </w:rPr>
              <w:t>Service Charge</w:t>
            </w:r>
            <w:r w:rsidRPr="004B3CE3">
              <w:rPr>
                <w:sz w:val="24"/>
                <w:szCs w:val="24"/>
              </w:rPr>
              <w:t xml:space="preserve"> </w:t>
            </w:r>
            <w:r w:rsidR="008C7197" w:rsidRPr="004B3CE3">
              <w:rPr>
                <w:sz w:val="24"/>
                <w:szCs w:val="24"/>
              </w:rPr>
              <w:t>shall</w:t>
            </w:r>
            <w:r w:rsidRPr="004B3CE3">
              <w:rPr>
                <w:sz w:val="24"/>
                <w:szCs w:val="24"/>
              </w:rPr>
              <w:t xml:space="preserve"> be </w:t>
            </w:r>
            <w:r w:rsidRPr="004B3CE3">
              <w:rPr>
                <w:b/>
                <w:bCs/>
                <w:sz w:val="24"/>
                <w:szCs w:val="24"/>
              </w:rPr>
              <w:t xml:space="preserve">paid in advance </w:t>
            </w:r>
            <w:r w:rsidR="008C7197" w:rsidRPr="004B3CE3">
              <w:rPr>
                <w:b/>
                <w:bCs/>
                <w:sz w:val="24"/>
                <w:szCs w:val="24"/>
              </w:rPr>
              <w:t>by</w:t>
            </w:r>
            <w:r w:rsidRPr="004B3CE3">
              <w:rPr>
                <w:sz w:val="24"/>
                <w:szCs w:val="24"/>
              </w:rPr>
              <w:t xml:space="preserve"> </w:t>
            </w:r>
            <w:r w:rsidR="00725C35" w:rsidRPr="004B3CE3">
              <w:rPr>
                <w:sz w:val="24"/>
                <w:szCs w:val="24"/>
                <w:highlight w:val="yellow"/>
              </w:rPr>
              <w:t>[</w:t>
            </w:r>
            <w:r w:rsidR="00725C35" w:rsidRPr="004B3CE3">
              <w:rPr>
                <w:b/>
                <w:bCs/>
                <w:sz w:val="24"/>
                <w:szCs w:val="24"/>
                <w:highlight w:val="yellow"/>
              </w:rPr>
              <w:t>Quarter</w:t>
            </w:r>
            <w:r w:rsidRPr="004B3CE3">
              <w:rPr>
                <w:b/>
                <w:bCs/>
                <w:sz w:val="24"/>
                <w:szCs w:val="24"/>
                <w:highlight w:val="yellow"/>
              </w:rPr>
              <w:t xml:space="preserve">] </w:t>
            </w:r>
            <w:r w:rsidRPr="004B3CE3">
              <w:rPr>
                <w:b/>
                <w:bCs/>
                <w:sz w:val="24"/>
                <w:szCs w:val="24"/>
              </w:rPr>
              <w:t xml:space="preserve">/ </w:t>
            </w:r>
            <w:r w:rsidR="008C7197" w:rsidRPr="004B3CE3">
              <w:rPr>
                <w:b/>
                <w:bCs/>
                <w:sz w:val="24"/>
                <w:szCs w:val="24"/>
                <w:highlight w:val="cyan"/>
              </w:rPr>
              <w:t>[ Bi-</w:t>
            </w:r>
            <w:proofErr w:type="gramStart"/>
            <w:r w:rsidRPr="004B3CE3">
              <w:rPr>
                <w:b/>
                <w:bCs/>
                <w:sz w:val="24"/>
                <w:szCs w:val="24"/>
                <w:highlight w:val="cyan"/>
              </w:rPr>
              <w:t>Quarters ]</w:t>
            </w:r>
            <w:proofErr w:type="gramEnd"/>
            <w:r w:rsidRPr="004B3CE3">
              <w:rPr>
                <w:b/>
                <w:bCs/>
                <w:sz w:val="24"/>
                <w:szCs w:val="24"/>
                <w:highlight w:val="cyan"/>
              </w:rPr>
              <w:t xml:space="preserve"> </w:t>
            </w:r>
            <w:r w:rsidRPr="004B3CE3">
              <w:rPr>
                <w:b/>
                <w:bCs/>
                <w:sz w:val="24"/>
                <w:szCs w:val="24"/>
              </w:rPr>
              <w:t xml:space="preserve">/ </w:t>
            </w:r>
            <w:r w:rsidRPr="004B3CE3">
              <w:rPr>
                <w:b/>
                <w:bCs/>
                <w:sz w:val="24"/>
                <w:szCs w:val="24"/>
                <w:highlight w:val="magenta"/>
              </w:rPr>
              <w:t>[year]</w:t>
            </w:r>
          </w:p>
        </w:tc>
      </w:tr>
      <w:tr w:rsidR="004B3CE3" w:rsidRPr="004B3CE3" w14:paraId="333C63CB" w14:textId="77777777" w:rsidTr="00365F52">
        <w:tc>
          <w:tcPr>
            <w:tcW w:w="949" w:type="dxa"/>
          </w:tcPr>
          <w:p w14:paraId="036F6DD1" w14:textId="77777777" w:rsidR="00F81433" w:rsidRPr="004B3CE3" w:rsidRDefault="00F81433" w:rsidP="00820B3E">
            <w:pPr>
              <w:spacing w:before="240"/>
              <w:jc w:val="center"/>
              <w:rPr>
                <w:sz w:val="24"/>
                <w:szCs w:val="24"/>
              </w:rPr>
            </w:pPr>
            <w:r w:rsidRPr="004B3CE3">
              <w:rPr>
                <w:sz w:val="24"/>
                <w:szCs w:val="24"/>
              </w:rPr>
              <w:t>18</w:t>
            </w:r>
          </w:p>
        </w:tc>
        <w:tc>
          <w:tcPr>
            <w:tcW w:w="2870" w:type="dxa"/>
          </w:tcPr>
          <w:p w14:paraId="4AE4D191" w14:textId="4B46B8C5" w:rsidR="00F81433" w:rsidRPr="004B3CE3" w:rsidRDefault="003D2865" w:rsidP="0062452F">
            <w:pPr>
              <w:spacing w:before="240"/>
              <w:jc w:val="both"/>
              <w:rPr>
                <w:b/>
                <w:bCs/>
                <w:sz w:val="24"/>
                <w:szCs w:val="24"/>
              </w:rPr>
            </w:pPr>
            <w:r w:rsidRPr="004B3CE3">
              <w:rPr>
                <w:b/>
                <w:bCs/>
                <w:sz w:val="24"/>
                <w:szCs w:val="24"/>
              </w:rPr>
              <w:t>Booking</w:t>
            </w:r>
            <w:r w:rsidR="00F81433" w:rsidRPr="004B3CE3">
              <w:rPr>
                <w:b/>
                <w:bCs/>
                <w:sz w:val="24"/>
                <w:szCs w:val="24"/>
              </w:rPr>
              <w:t xml:space="preserve"> Deposit</w:t>
            </w:r>
          </w:p>
        </w:tc>
        <w:tc>
          <w:tcPr>
            <w:tcW w:w="5531" w:type="dxa"/>
            <w:vAlign w:val="center"/>
          </w:tcPr>
          <w:p w14:paraId="0C8448CC" w14:textId="6BCEB102" w:rsidR="006F3B35" w:rsidRPr="004B3CE3" w:rsidRDefault="006F3B35" w:rsidP="00820B3E">
            <w:pPr>
              <w:spacing w:line="336" w:lineRule="auto"/>
              <w:jc w:val="both"/>
              <w:rPr>
                <w:sz w:val="24"/>
                <w:szCs w:val="24"/>
                <w:lang w:val="vi-VN"/>
              </w:rPr>
            </w:pPr>
            <w:r w:rsidRPr="00C617FA">
              <w:rPr>
                <w:lang w:val="vi-VN"/>
              </w:rPr>
              <w:t xml:space="preserve">Right upon the Offer to Lease is signed, the </w:t>
            </w:r>
            <w:r w:rsidR="00C712D9" w:rsidRPr="00C617FA">
              <w:rPr>
                <w:lang w:val="vi-VN"/>
              </w:rPr>
              <w:t>Lessee</w:t>
            </w:r>
            <w:r w:rsidRPr="00C617FA">
              <w:rPr>
                <w:lang w:val="vi-VN"/>
              </w:rPr>
              <w:t xml:space="preserve"> shall pay the </w:t>
            </w:r>
            <w:r w:rsidR="00C712D9" w:rsidRPr="00C617FA">
              <w:rPr>
                <w:lang w:val="vi-VN"/>
              </w:rPr>
              <w:t>Lessor</w:t>
            </w:r>
            <w:r w:rsidRPr="00C617FA">
              <w:rPr>
                <w:lang w:val="vi-VN"/>
              </w:rPr>
              <w:t xml:space="preserve"> </w:t>
            </w:r>
            <w:r w:rsidRPr="00C617FA">
              <w:rPr>
                <w:lang w:val="en-US"/>
              </w:rPr>
              <w:t xml:space="preserve">the </w:t>
            </w:r>
            <w:r w:rsidR="003D2865" w:rsidRPr="00C617FA">
              <w:rPr>
                <w:lang w:val="vi-VN"/>
              </w:rPr>
              <w:t>Booking</w:t>
            </w:r>
            <w:r w:rsidRPr="00C617FA">
              <w:rPr>
                <w:lang w:val="vi-VN"/>
              </w:rPr>
              <w:t xml:space="preserve"> Deposit </w:t>
            </w:r>
            <w:r w:rsidRPr="00C617FA">
              <w:t xml:space="preserve">equivalent to </w:t>
            </w:r>
            <w:r w:rsidRPr="00C617FA">
              <w:rPr>
                <w:b/>
              </w:rPr>
              <w:t xml:space="preserve">one </w:t>
            </w:r>
            <w:r w:rsidRPr="00D5778E">
              <w:rPr>
                <w:b/>
              </w:rPr>
              <w:t xml:space="preserve">(01) month of Rent and Service Charge </w:t>
            </w:r>
            <w:r w:rsidRPr="00D5778E">
              <w:rPr>
                <w:b/>
                <w:bCs/>
              </w:rPr>
              <w:t>and the corresponding taxes</w:t>
            </w:r>
            <w:r w:rsidR="00A63947" w:rsidRPr="00D5778E">
              <w:rPr>
                <w:b/>
                <w:bCs/>
              </w:rPr>
              <w:t>, if any</w:t>
            </w:r>
            <w:r w:rsidR="00A63947" w:rsidRPr="00D5778E">
              <w:t>,</w:t>
            </w:r>
            <w:r w:rsidRPr="00C617FA">
              <w:t xml:space="preserve"> within </w:t>
            </w:r>
            <w:r w:rsidRPr="004B3CE3">
              <w:rPr>
                <w:sz w:val="24"/>
                <w:szCs w:val="24"/>
              </w:rPr>
              <w:t xml:space="preserve">seven (07) </w:t>
            </w:r>
            <w:r w:rsidRPr="00C617FA">
              <w:t>Business Days</w:t>
            </w:r>
            <w:r w:rsidRPr="004B3CE3">
              <w:rPr>
                <w:sz w:val="24"/>
                <w:szCs w:val="24"/>
                <w:lang w:val="vi-VN"/>
              </w:rPr>
              <w:t xml:space="preserve">. </w:t>
            </w:r>
          </w:p>
          <w:p w14:paraId="432D12F0" w14:textId="78501EDB" w:rsidR="006F3B35" w:rsidRPr="004B3CE3" w:rsidRDefault="006F3B35" w:rsidP="00820B3E">
            <w:pPr>
              <w:spacing w:line="336" w:lineRule="auto"/>
              <w:jc w:val="both"/>
              <w:rPr>
                <w:sz w:val="24"/>
                <w:szCs w:val="24"/>
              </w:rPr>
            </w:pPr>
            <w:r w:rsidRPr="004B3CE3">
              <w:rPr>
                <w:sz w:val="24"/>
                <w:szCs w:val="24"/>
                <w:lang w:val="vi-VN"/>
              </w:rPr>
              <w:t xml:space="preserve">In case the </w:t>
            </w:r>
            <w:r w:rsidR="00C712D9" w:rsidRPr="004B3CE3">
              <w:rPr>
                <w:sz w:val="24"/>
                <w:szCs w:val="24"/>
                <w:lang w:val="vi-VN"/>
              </w:rPr>
              <w:t>Lessee</w:t>
            </w:r>
            <w:r w:rsidRPr="004B3CE3">
              <w:rPr>
                <w:sz w:val="24"/>
                <w:szCs w:val="24"/>
                <w:lang w:val="vi-VN"/>
              </w:rPr>
              <w:t xml:space="preserve"> does not proceed the </w:t>
            </w:r>
            <w:r w:rsidR="003D2865" w:rsidRPr="004B3CE3">
              <w:t>Agreement</w:t>
            </w:r>
            <w:r w:rsidRPr="004B3CE3">
              <w:rPr>
                <w:sz w:val="24"/>
                <w:szCs w:val="24"/>
                <w:lang w:val="vi-VN"/>
              </w:rPr>
              <w:t xml:space="preserve"> signing within thirty (30) days from the day of signing the Offer to Lease, the </w:t>
            </w:r>
            <w:r w:rsidR="00C712D9" w:rsidRPr="004B3CE3">
              <w:rPr>
                <w:sz w:val="24"/>
                <w:szCs w:val="24"/>
                <w:lang w:val="vi-VN"/>
              </w:rPr>
              <w:t>Lessor</w:t>
            </w:r>
            <w:r w:rsidRPr="004B3CE3">
              <w:rPr>
                <w:sz w:val="24"/>
                <w:szCs w:val="24"/>
                <w:lang w:val="vi-VN"/>
              </w:rPr>
              <w:t xml:space="preserve"> is entitled to terminate all negotiations and has the right to introduce new c</w:t>
            </w:r>
            <w:r w:rsidRPr="004B3CE3">
              <w:rPr>
                <w:sz w:val="24"/>
                <w:szCs w:val="24"/>
                <w:lang w:val="en-US"/>
              </w:rPr>
              <w:t xml:space="preserve">lient </w:t>
            </w:r>
            <w:r w:rsidRPr="004B3CE3">
              <w:rPr>
                <w:sz w:val="24"/>
                <w:szCs w:val="24"/>
              </w:rPr>
              <w:t xml:space="preserve">to the Leased Premises without any compensation and the </w:t>
            </w:r>
            <w:r w:rsidR="003D2865" w:rsidRPr="004B3CE3">
              <w:rPr>
                <w:sz w:val="24"/>
                <w:szCs w:val="24"/>
              </w:rPr>
              <w:t>Booking</w:t>
            </w:r>
            <w:r w:rsidRPr="004B3CE3">
              <w:rPr>
                <w:sz w:val="24"/>
                <w:szCs w:val="24"/>
              </w:rPr>
              <w:t xml:space="preserve"> Deposit shall be forfeilt.</w:t>
            </w:r>
          </w:p>
        </w:tc>
      </w:tr>
      <w:tr w:rsidR="004B3CE3" w:rsidRPr="004B3CE3" w14:paraId="29A462B8" w14:textId="77777777" w:rsidTr="00365F52">
        <w:tc>
          <w:tcPr>
            <w:tcW w:w="949" w:type="dxa"/>
          </w:tcPr>
          <w:p w14:paraId="2ECD3E16" w14:textId="77777777" w:rsidR="00F81433" w:rsidRPr="004B3CE3" w:rsidRDefault="00F81433" w:rsidP="00820B3E">
            <w:pPr>
              <w:spacing w:before="240"/>
              <w:jc w:val="center"/>
              <w:rPr>
                <w:sz w:val="24"/>
                <w:szCs w:val="24"/>
              </w:rPr>
            </w:pPr>
            <w:r w:rsidRPr="004B3CE3">
              <w:rPr>
                <w:sz w:val="24"/>
                <w:szCs w:val="24"/>
              </w:rPr>
              <w:t>19</w:t>
            </w:r>
          </w:p>
        </w:tc>
        <w:tc>
          <w:tcPr>
            <w:tcW w:w="2870" w:type="dxa"/>
          </w:tcPr>
          <w:p w14:paraId="511CDE96" w14:textId="7C5A7F66" w:rsidR="00F81433" w:rsidRPr="004B3CE3" w:rsidRDefault="007F7FA3" w:rsidP="0062452F">
            <w:pPr>
              <w:spacing w:before="240"/>
              <w:jc w:val="both"/>
              <w:rPr>
                <w:b/>
                <w:bCs/>
                <w:sz w:val="24"/>
                <w:szCs w:val="24"/>
              </w:rPr>
            </w:pPr>
            <w:r w:rsidRPr="004B3CE3">
              <w:rPr>
                <w:b/>
                <w:bCs/>
                <w:sz w:val="24"/>
                <w:szCs w:val="24"/>
              </w:rPr>
              <w:t>Security Deposit</w:t>
            </w:r>
          </w:p>
        </w:tc>
        <w:tc>
          <w:tcPr>
            <w:tcW w:w="5531" w:type="dxa"/>
          </w:tcPr>
          <w:p w14:paraId="34B1F22C" w14:textId="72DE0DE7" w:rsidR="00F81433" w:rsidRPr="004B3CE3" w:rsidRDefault="006F3B35" w:rsidP="00277979">
            <w:pPr>
              <w:spacing w:before="240" w:line="336" w:lineRule="auto"/>
              <w:jc w:val="both"/>
              <w:rPr>
                <w:sz w:val="24"/>
                <w:szCs w:val="24"/>
              </w:rPr>
            </w:pPr>
            <w:r w:rsidRPr="00C617FA">
              <w:rPr>
                <w:lang w:val="vi-VN"/>
              </w:rPr>
              <w:t xml:space="preserve">Within seven (07) Business Days from the signing date of this </w:t>
            </w:r>
            <w:r w:rsidR="003D2865" w:rsidRPr="004B3CE3">
              <w:t>Agreement</w:t>
            </w:r>
            <w:r w:rsidRPr="00C617FA">
              <w:rPr>
                <w:lang w:val="vi-VN"/>
              </w:rPr>
              <w:t xml:space="preserve">, the </w:t>
            </w:r>
            <w:r w:rsidR="00C712D9" w:rsidRPr="00C617FA">
              <w:rPr>
                <w:lang w:val="vi-VN"/>
              </w:rPr>
              <w:t>Lessee</w:t>
            </w:r>
            <w:r w:rsidRPr="00C617FA">
              <w:rPr>
                <w:lang w:val="vi-VN"/>
              </w:rPr>
              <w:t xml:space="preserve"> shall pay the </w:t>
            </w:r>
            <w:r w:rsidR="00C712D9" w:rsidRPr="00C617FA">
              <w:rPr>
                <w:lang w:val="vi-VN"/>
              </w:rPr>
              <w:t>Lessor</w:t>
            </w:r>
            <w:r w:rsidRPr="00C617FA">
              <w:rPr>
                <w:lang w:val="vi-VN"/>
              </w:rPr>
              <w:t xml:space="preserve"> the </w:t>
            </w:r>
            <w:r w:rsidR="006C2FC5" w:rsidRPr="00C617FA">
              <w:t>Security</w:t>
            </w:r>
            <w:r w:rsidR="006C2FC5" w:rsidRPr="006C2FC5">
              <w:rPr>
                <w:lang w:val="vi-VN"/>
              </w:rPr>
              <w:t xml:space="preserve"> Deposit</w:t>
            </w:r>
            <w:r w:rsidRPr="00C617FA">
              <w:rPr>
                <w:lang w:val="vi-VN"/>
              </w:rPr>
              <w:t xml:space="preserve"> equivalent to </w:t>
            </w:r>
            <w:r w:rsidRPr="00D5778E">
              <w:rPr>
                <w:b/>
              </w:rPr>
              <w:t>three (03) months of Rent, Service Charge and corresponding taxes</w:t>
            </w:r>
            <w:r w:rsidR="00A63947" w:rsidRPr="00D5778E">
              <w:rPr>
                <w:b/>
              </w:rPr>
              <w:t>, if any</w:t>
            </w:r>
            <w:r w:rsidR="00F81433" w:rsidRPr="00D5778E">
              <w:rPr>
                <w:sz w:val="24"/>
                <w:szCs w:val="24"/>
              </w:rPr>
              <w:t>,</w:t>
            </w:r>
            <w:r w:rsidR="00F81433" w:rsidRPr="004B3CE3">
              <w:rPr>
                <w:sz w:val="24"/>
                <w:szCs w:val="24"/>
              </w:rPr>
              <w:t xml:space="preserve"> minus the </w:t>
            </w:r>
            <w:r w:rsidR="003D2865" w:rsidRPr="004B3CE3">
              <w:t>Booking</w:t>
            </w:r>
            <w:r w:rsidR="00277979" w:rsidRPr="004B3CE3">
              <w:rPr>
                <w:sz w:val="24"/>
                <w:szCs w:val="24"/>
              </w:rPr>
              <w:t xml:space="preserve"> </w:t>
            </w:r>
            <w:r w:rsidR="00F81433" w:rsidRPr="004B3CE3">
              <w:rPr>
                <w:sz w:val="24"/>
                <w:szCs w:val="24"/>
              </w:rPr>
              <w:t>Deposit.</w:t>
            </w:r>
          </w:p>
        </w:tc>
      </w:tr>
      <w:tr w:rsidR="004B3CE3" w:rsidRPr="004B3CE3" w14:paraId="7C3FDB7D" w14:textId="77777777" w:rsidTr="00365F52">
        <w:tc>
          <w:tcPr>
            <w:tcW w:w="949" w:type="dxa"/>
          </w:tcPr>
          <w:p w14:paraId="51E9E2D1" w14:textId="04F4F4CB" w:rsidR="00764EDB" w:rsidRPr="004B3CE3" w:rsidRDefault="00764EDB" w:rsidP="00820B3E">
            <w:pPr>
              <w:spacing w:before="240"/>
              <w:jc w:val="center"/>
              <w:rPr>
                <w:sz w:val="24"/>
                <w:szCs w:val="24"/>
                <w:lang w:val="vi-VN"/>
              </w:rPr>
            </w:pPr>
            <w:r w:rsidRPr="004B3CE3">
              <w:rPr>
                <w:sz w:val="24"/>
                <w:szCs w:val="24"/>
                <w:lang w:val="vi-VN"/>
              </w:rPr>
              <w:t>20</w:t>
            </w:r>
          </w:p>
        </w:tc>
        <w:tc>
          <w:tcPr>
            <w:tcW w:w="2870" w:type="dxa"/>
          </w:tcPr>
          <w:p w14:paraId="14AF5667" w14:textId="0036BC0D" w:rsidR="00764EDB" w:rsidRPr="004B3CE3" w:rsidRDefault="00764EDB" w:rsidP="00820B3E">
            <w:pPr>
              <w:spacing w:before="240"/>
              <w:jc w:val="both"/>
              <w:rPr>
                <w:b/>
                <w:bCs/>
                <w:sz w:val="24"/>
                <w:szCs w:val="24"/>
                <w:lang w:val="vi-VN"/>
              </w:rPr>
            </w:pPr>
            <w:r w:rsidRPr="004B3CE3">
              <w:rPr>
                <w:b/>
                <w:bCs/>
                <w:sz w:val="24"/>
                <w:szCs w:val="24"/>
                <w:lang w:val="vi-VN"/>
              </w:rPr>
              <w:t xml:space="preserve">Utility </w:t>
            </w:r>
            <w:r w:rsidR="00277979" w:rsidRPr="004B3CE3">
              <w:rPr>
                <w:b/>
                <w:bCs/>
                <w:sz w:val="24"/>
                <w:szCs w:val="24"/>
              </w:rPr>
              <w:t>charge</w:t>
            </w:r>
          </w:p>
        </w:tc>
        <w:tc>
          <w:tcPr>
            <w:tcW w:w="5531" w:type="dxa"/>
          </w:tcPr>
          <w:p w14:paraId="229999F4" w14:textId="00417BA0" w:rsidR="00764EDB" w:rsidRPr="004B3CE3" w:rsidRDefault="00764EDB" w:rsidP="00764EDB">
            <w:pPr>
              <w:spacing w:line="360" w:lineRule="auto"/>
              <w:jc w:val="both"/>
              <w:rPr>
                <w:sz w:val="24"/>
                <w:szCs w:val="24"/>
                <w:lang w:val="vi-VN"/>
              </w:rPr>
            </w:pPr>
            <w:r w:rsidRPr="004B3CE3">
              <w:rPr>
                <w:sz w:val="24"/>
                <w:szCs w:val="24"/>
                <w:lang w:val="vi-VN"/>
              </w:rPr>
              <w:t xml:space="preserve">The </w:t>
            </w:r>
            <w:r w:rsidR="00C712D9" w:rsidRPr="004B3CE3">
              <w:rPr>
                <w:sz w:val="24"/>
                <w:szCs w:val="24"/>
                <w:lang w:val="vi-VN"/>
              </w:rPr>
              <w:t>Lessee</w:t>
            </w:r>
            <w:r w:rsidRPr="004B3CE3">
              <w:rPr>
                <w:sz w:val="24"/>
                <w:szCs w:val="24"/>
                <w:lang w:val="vi-VN"/>
              </w:rPr>
              <w:t xml:space="preserve"> shall pay for the consumption of all electricity, water, telephone, telecommunications and any other utilities provided and measured by the </w:t>
            </w:r>
            <w:r w:rsidR="00C712D9" w:rsidRPr="004B3CE3">
              <w:rPr>
                <w:sz w:val="24"/>
                <w:szCs w:val="24"/>
                <w:lang w:val="vi-VN"/>
              </w:rPr>
              <w:t>Lessor</w:t>
            </w:r>
            <w:r w:rsidRPr="004B3CE3">
              <w:rPr>
                <w:sz w:val="24"/>
                <w:szCs w:val="24"/>
                <w:lang w:val="vi-VN"/>
              </w:rPr>
              <w:t xml:space="preserve"> that the </w:t>
            </w:r>
            <w:r w:rsidR="00C712D9" w:rsidRPr="004B3CE3">
              <w:rPr>
                <w:sz w:val="24"/>
                <w:szCs w:val="24"/>
                <w:lang w:val="vi-VN"/>
              </w:rPr>
              <w:t>Lessee</w:t>
            </w:r>
            <w:r w:rsidRPr="004B3CE3">
              <w:rPr>
                <w:sz w:val="24"/>
                <w:szCs w:val="24"/>
                <w:lang w:val="vi-VN"/>
              </w:rPr>
              <w:t xml:space="preserve"> uses from the </w:t>
            </w:r>
            <w:r w:rsidR="00277979" w:rsidRPr="004B3CE3">
              <w:rPr>
                <w:sz w:val="24"/>
                <w:szCs w:val="24"/>
                <w:lang w:val="en-US"/>
              </w:rPr>
              <w:t xml:space="preserve">Handover Date </w:t>
            </w:r>
            <w:r w:rsidRPr="004B3CE3">
              <w:rPr>
                <w:sz w:val="24"/>
                <w:szCs w:val="24"/>
                <w:lang w:val="vi-VN"/>
              </w:rPr>
              <w:t>and throughout the Lease Term.</w:t>
            </w:r>
          </w:p>
          <w:p w14:paraId="27CF9EF7" w14:textId="77777777" w:rsidR="00D93844" w:rsidRDefault="00D93844" w:rsidP="00277979">
            <w:pPr>
              <w:spacing w:line="360" w:lineRule="auto"/>
              <w:jc w:val="both"/>
              <w:rPr>
                <w:sz w:val="24"/>
                <w:szCs w:val="24"/>
                <w:lang w:val="vi-VN"/>
              </w:rPr>
            </w:pPr>
            <w:r w:rsidRPr="004B3CE3">
              <w:rPr>
                <w:sz w:val="24"/>
                <w:szCs w:val="24"/>
                <w:lang w:val="vi-VN"/>
              </w:rPr>
              <w:t xml:space="preserve">Utility </w:t>
            </w:r>
            <w:r w:rsidR="00277979" w:rsidRPr="004B3CE3">
              <w:rPr>
                <w:sz w:val="24"/>
                <w:szCs w:val="24"/>
                <w:lang w:val="en-US"/>
              </w:rPr>
              <w:t xml:space="preserve">charge </w:t>
            </w:r>
            <w:r w:rsidRPr="004B3CE3">
              <w:rPr>
                <w:sz w:val="24"/>
                <w:szCs w:val="24"/>
                <w:lang w:val="vi-VN"/>
              </w:rPr>
              <w:t xml:space="preserve">will be paid monthly by the </w:t>
            </w:r>
            <w:r w:rsidR="00C712D9" w:rsidRPr="004B3CE3">
              <w:rPr>
                <w:sz w:val="24"/>
                <w:szCs w:val="24"/>
                <w:lang w:val="vi-VN"/>
              </w:rPr>
              <w:t>Lessee</w:t>
            </w:r>
            <w:r w:rsidRPr="004B3CE3">
              <w:rPr>
                <w:sz w:val="24"/>
                <w:szCs w:val="24"/>
                <w:lang w:val="vi-VN"/>
              </w:rPr>
              <w:t xml:space="preserve"> to the </w:t>
            </w:r>
            <w:r w:rsidR="00C712D9" w:rsidRPr="004B3CE3">
              <w:rPr>
                <w:sz w:val="24"/>
                <w:szCs w:val="24"/>
                <w:lang w:val="vi-VN"/>
              </w:rPr>
              <w:t>Lessor</w:t>
            </w:r>
            <w:r w:rsidRPr="004B3CE3">
              <w:rPr>
                <w:sz w:val="24"/>
                <w:szCs w:val="24"/>
                <w:lang w:val="vi-VN"/>
              </w:rPr>
              <w:t xml:space="preserve"> within five (05) Business Days after the end of each month.</w:t>
            </w:r>
          </w:p>
          <w:p w14:paraId="29B26ED0" w14:textId="77777777" w:rsidR="006C2FC5" w:rsidRPr="006C2FC5" w:rsidRDefault="006C2FC5" w:rsidP="006C2FC5">
            <w:pPr>
              <w:spacing w:line="360" w:lineRule="auto"/>
              <w:jc w:val="both"/>
              <w:rPr>
                <w:lang w:val="vi-VN"/>
              </w:rPr>
            </w:pPr>
            <w:r w:rsidRPr="006C2FC5">
              <w:rPr>
                <w:lang w:val="vi-VN"/>
              </w:rPr>
              <w:t xml:space="preserve">Electricity fee: Payment based on actual usage each month. The Lessor will install an electricity meter for the Lessee to monitor, at the end of the month, Parties will proceed to read </w:t>
            </w:r>
            <w:r w:rsidRPr="006C2FC5">
              <w:rPr>
                <w:lang w:val="vi-VN"/>
              </w:rPr>
              <w:lastRenderedPageBreak/>
              <w:t>the meter and make a confirmation report on the actual electricity consumption.</w:t>
            </w:r>
          </w:p>
          <w:p w14:paraId="2592652B" w14:textId="3D51DF01" w:rsidR="006C2FC5" w:rsidRPr="004B3CE3" w:rsidRDefault="006C2FC5" w:rsidP="006C2FC5">
            <w:pPr>
              <w:spacing w:line="360" w:lineRule="auto"/>
              <w:jc w:val="both"/>
              <w:rPr>
                <w:sz w:val="24"/>
                <w:szCs w:val="24"/>
                <w:lang w:val="vi-VN"/>
              </w:rPr>
            </w:pPr>
            <w:r w:rsidRPr="006C2FC5">
              <w:rPr>
                <w:lang w:val="vi-VN"/>
              </w:rPr>
              <w:t>Electricity charges are determined by multiplying the Unit Price by the total actual electricity consumption, and then adding a 5% electricity loss fee calculated based on the rate set by the power company.</w:t>
            </w:r>
          </w:p>
        </w:tc>
      </w:tr>
      <w:tr w:rsidR="004B3CE3" w:rsidRPr="004B3CE3" w14:paraId="0787B8E5" w14:textId="77777777" w:rsidTr="00365F52">
        <w:tc>
          <w:tcPr>
            <w:tcW w:w="949" w:type="dxa"/>
          </w:tcPr>
          <w:p w14:paraId="22A5CC52" w14:textId="767B80FD" w:rsidR="00E32664" w:rsidRPr="004B3CE3" w:rsidRDefault="00E32664" w:rsidP="00820B3E">
            <w:pPr>
              <w:spacing w:before="240"/>
              <w:jc w:val="center"/>
              <w:rPr>
                <w:sz w:val="24"/>
                <w:szCs w:val="24"/>
                <w:lang w:val="vi-VN"/>
              </w:rPr>
            </w:pPr>
            <w:r w:rsidRPr="004B3CE3">
              <w:rPr>
                <w:sz w:val="24"/>
                <w:szCs w:val="24"/>
                <w:lang w:val="vi-VN"/>
              </w:rPr>
              <w:lastRenderedPageBreak/>
              <w:t>21</w:t>
            </w:r>
          </w:p>
        </w:tc>
        <w:tc>
          <w:tcPr>
            <w:tcW w:w="2870" w:type="dxa"/>
          </w:tcPr>
          <w:p w14:paraId="4D9C3D28" w14:textId="171B7758" w:rsidR="00E32664" w:rsidRPr="004B3CE3" w:rsidRDefault="00277979" w:rsidP="00820B3E">
            <w:pPr>
              <w:spacing w:before="240"/>
              <w:jc w:val="both"/>
              <w:rPr>
                <w:b/>
                <w:bCs/>
                <w:sz w:val="24"/>
                <w:szCs w:val="24"/>
                <w:lang w:val="en-US"/>
              </w:rPr>
            </w:pPr>
            <w:r w:rsidRPr="004B3CE3">
              <w:rPr>
                <w:b/>
                <w:bCs/>
                <w:sz w:val="24"/>
                <w:szCs w:val="24"/>
                <w:lang w:val="en-US"/>
              </w:rPr>
              <w:t>Fit-out Deposit</w:t>
            </w:r>
          </w:p>
        </w:tc>
        <w:tc>
          <w:tcPr>
            <w:tcW w:w="5531" w:type="dxa"/>
          </w:tcPr>
          <w:p w14:paraId="7DE2F96D" w14:textId="5F5E7675" w:rsidR="00E32664" w:rsidRPr="004B3CE3" w:rsidRDefault="00A705F7" w:rsidP="00277979">
            <w:pPr>
              <w:spacing w:line="360" w:lineRule="auto"/>
              <w:jc w:val="both"/>
              <w:rPr>
                <w:sz w:val="24"/>
                <w:szCs w:val="24"/>
                <w:lang w:val="vi-VN"/>
              </w:rPr>
            </w:pPr>
            <w:r w:rsidRPr="004B3CE3">
              <w:rPr>
                <w:sz w:val="24"/>
                <w:szCs w:val="24"/>
                <w:lang w:val="vi-VN"/>
              </w:rPr>
              <w:t xml:space="preserve">The </w:t>
            </w:r>
            <w:r w:rsidR="00C712D9" w:rsidRPr="004B3CE3">
              <w:rPr>
                <w:sz w:val="24"/>
                <w:szCs w:val="24"/>
                <w:lang w:val="vi-VN"/>
              </w:rPr>
              <w:t>Lessee</w:t>
            </w:r>
            <w:r w:rsidRPr="004B3CE3">
              <w:rPr>
                <w:sz w:val="24"/>
                <w:szCs w:val="24"/>
                <w:lang w:val="vi-VN"/>
              </w:rPr>
              <w:t xml:space="preserve"> must deposit to the </w:t>
            </w:r>
            <w:r w:rsidR="00C712D9" w:rsidRPr="004B3CE3">
              <w:rPr>
                <w:sz w:val="24"/>
                <w:szCs w:val="24"/>
                <w:lang w:val="vi-VN"/>
              </w:rPr>
              <w:t>Lessor</w:t>
            </w:r>
            <w:r w:rsidR="00277979" w:rsidRPr="004B3CE3">
              <w:rPr>
                <w:sz w:val="24"/>
                <w:szCs w:val="24"/>
                <w:lang w:val="vi-VN"/>
              </w:rPr>
              <w:t xml:space="preserve"> a </w:t>
            </w:r>
            <w:r w:rsidR="00277979" w:rsidRPr="004B3CE3">
              <w:rPr>
                <w:b/>
                <w:sz w:val="24"/>
                <w:szCs w:val="24"/>
                <w:lang w:val="vi-VN"/>
              </w:rPr>
              <w:t>Fit-out Deposit</w:t>
            </w:r>
            <w:r w:rsidR="00277979" w:rsidRPr="004B3CE3">
              <w:rPr>
                <w:sz w:val="24"/>
                <w:szCs w:val="24"/>
                <w:lang w:val="vi-VN"/>
              </w:rPr>
              <w:t xml:space="preserve"> </w:t>
            </w:r>
            <w:r w:rsidR="00277979" w:rsidRPr="004B3CE3">
              <w:rPr>
                <w:sz w:val="24"/>
                <w:szCs w:val="24"/>
                <w:lang w:val="en-US"/>
              </w:rPr>
              <w:t>equivalent</w:t>
            </w:r>
            <w:r w:rsidRPr="004B3CE3">
              <w:rPr>
                <w:sz w:val="24"/>
                <w:szCs w:val="24"/>
                <w:lang w:val="vi-VN"/>
              </w:rPr>
              <w:t xml:space="preserve"> to </w:t>
            </w:r>
            <w:r w:rsidRPr="00781222">
              <w:rPr>
                <w:sz w:val="24"/>
                <w:szCs w:val="24"/>
                <w:highlight w:val="yellow"/>
                <w:lang w:val="vi-VN"/>
              </w:rPr>
              <w:t>[___month]</w:t>
            </w:r>
            <w:r w:rsidRPr="00C617FA">
              <w:rPr>
                <w:highlight w:val="yellow"/>
                <w:lang w:val="vi-VN"/>
              </w:rPr>
              <w:t xml:space="preserve"> of </w:t>
            </w:r>
            <w:r w:rsidR="00277979" w:rsidRPr="00C617FA">
              <w:rPr>
                <w:highlight w:val="yellow"/>
                <w:lang w:val="en-US"/>
              </w:rPr>
              <w:t>Rent</w:t>
            </w:r>
            <w:r w:rsidR="00277979" w:rsidRPr="004B3CE3">
              <w:rPr>
                <w:sz w:val="24"/>
                <w:szCs w:val="24"/>
                <w:lang w:val="en-US"/>
              </w:rPr>
              <w:t xml:space="preserve"> within </w:t>
            </w:r>
            <w:r w:rsidRPr="004B3CE3">
              <w:rPr>
                <w:sz w:val="24"/>
                <w:szCs w:val="24"/>
                <w:lang w:val="vi-VN"/>
              </w:rPr>
              <w:t xml:space="preserve">five (05) </w:t>
            </w:r>
            <w:r w:rsidR="00277979" w:rsidRPr="004B3CE3">
              <w:rPr>
                <w:sz w:val="24"/>
                <w:szCs w:val="24"/>
                <w:lang w:val="en-US"/>
              </w:rPr>
              <w:t>days prior to the</w:t>
            </w:r>
            <w:r w:rsidRPr="004B3CE3">
              <w:rPr>
                <w:sz w:val="24"/>
                <w:szCs w:val="24"/>
                <w:lang w:val="vi-VN"/>
              </w:rPr>
              <w:t xml:space="preserve"> </w:t>
            </w:r>
            <w:r w:rsidR="00277979" w:rsidRPr="004B3CE3">
              <w:rPr>
                <w:sz w:val="24"/>
                <w:szCs w:val="24"/>
                <w:lang w:val="vi-VN"/>
              </w:rPr>
              <w:t>interior construction</w:t>
            </w:r>
            <w:r w:rsidRPr="004B3CE3">
              <w:rPr>
                <w:sz w:val="24"/>
                <w:szCs w:val="24"/>
                <w:lang w:val="vi-VN"/>
              </w:rPr>
              <w:t xml:space="preserve">. This </w:t>
            </w:r>
            <w:r w:rsidR="00277979" w:rsidRPr="004B3CE3">
              <w:rPr>
                <w:sz w:val="24"/>
                <w:szCs w:val="24"/>
                <w:lang w:val="en-US"/>
              </w:rPr>
              <w:t>Fit-out</w:t>
            </w:r>
            <w:r w:rsidRPr="004B3CE3">
              <w:rPr>
                <w:sz w:val="24"/>
                <w:szCs w:val="24"/>
                <w:lang w:val="vi-VN"/>
              </w:rPr>
              <w:t xml:space="preserve"> Deposit </w:t>
            </w:r>
            <w:r w:rsidR="00277979" w:rsidRPr="004B3CE3">
              <w:rPr>
                <w:sz w:val="24"/>
                <w:szCs w:val="24"/>
                <w:lang w:val="en-US"/>
              </w:rPr>
              <w:t>will</w:t>
            </w:r>
            <w:r w:rsidR="00277979" w:rsidRPr="004B3CE3">
              <w:rPr>
                <w:sz w:val="24"/>
                <w:szCs w:val="24"/>
                <w:lang w:val="vi-VN"/>
              </w:rPr>
              <w:t xml:space="preserve"> be refunded according to </w:t>
            </w:r>
            <w:r w:rsidRPr="004B3CE3">
              <w:rPr>
                <w:b/>
                <w:bCs/>
                <w:sz w:val="24"/>
                <w:szCs w:val="24"/>
                <w:u w:val="single"/>
                <w:lang w:val="vi-VN"/>
              </w:rPr>
              <w:t>Article 4.</w:t>
            </w:r>
            <w:r w:rsidR="00EB3EC0" w:rsidRPr="004B3CE3">
              <w:rPr>
                <w:b/>
                <w:bCs/>
                <w:sz w:val="24"/>
                <w:szCs w:val="24"/>
                <w:u w:val="single"/>
                <w:lang w:val="vi-VN"/>
              </w:rPr>
              <w:t>6</w:t>
            </w:r>
            <w:r w:rsidRPr="004B3CE3">
              <w:rPr>
                <w:b/>
                <w:bCs/>
                <w:sz w:val="24"/>
                <w:szCs w:val="24"/>
                <w:u w:val="single"/>
                <w:lang w:val="vi-VN"/>
              </w:rPr>
              <w:t>(</w:t>
            </w:r>
            <w:r w:rsidR="00EB3EC0" w:rsidRPr="004B3CE3">
              <w:rPr>
                <w:b/>
                <w:bCs/>
                <w:sz w:val="24"/>
                <w:szCs w:val="24"/>
                <w:u w:val="single"/>
                <w:lang w:val="vi-VN"/>
              </w:rPr>
              <w:t>f</w:t>
            </w:r>
            <w:r w:rsidRPr="004B3CE3">
              <w:rPr>
                <w:b/>
                <w:bCs/>
                <w:sz w:val="24"/>
                <w:szCs w:val="24"/>
                <w:u w:val="single"/>
                <w:lang w:val="vi-VN"/>
              </w:rPr>
              <w:t xml:space="preserve">) </w:t>
            </w:r>
            <w:r w:rsidR="00277979" w:rsidRPr="004B3CE3">
              <w:rPr>
                <w:sz w:val="24"/>
                <w:szCs w:val="24"/>
                <w:lang w:val="vi-VN"/>
              </w:rPr>
              <w:t>of this</w:t>
            </w:r>
            <w:r w:rsidRPr="004B3CE3">
              <w:rPr>
                <w:sz w:val="24"/>
                <w:szCs w:val="24"/>
                <w:lang w:val="vi-VN"/>
              </w:rPr>
              <w:t xml:space="preserve"> </w:t>
            </w:r>
            <w:r w:rsidR="003D2865" w:rsidRPr="004B3CE3">
              <w:t>Agreement</w:t>
            </w:r>
            <w:r w:rsidRPr="004B3CE3">
              <w:rPr>
                <w:sz w:val="24"/>
                <w:szCs w:val="24"/>
                <w:lang w:val="vi-VN"/>
              </w:rPr>
              <w:t>.</w:t>
            </w:r>
          </w:p>
        </w:tc>
      </w:tr>
      <w:tr w:rsidR="004B3CE3" w:rsidRPr="004B3CE3" w14:paraId="626AF51B" w14:textId="77777777" w:rsidTr="00365F52">
        <w:tc>
          <w:tcPr>
            <w:tcW w:w="949" w:type="dxa"/>
          </w:tcPr>
          <w:p w14:paraId="226BF36E" w14:textId="56FC7E82" w:rsidR="00F81433" w:rsidRPr="004B3CE3" w:rsidRDefault="00F81433" w:rsidP="00820B3E">
            <w:pPr>
              <w:spacing w:before="240"/>
              <w:jc w:val="center"/>
              <w:rPr>
                <w:sz w:val="24"/>
                <w:szCs w:val="24"/>
                <w:lang w:val="vi-VN"/>
              </w:rPr>
            </w:pPr>
            <w:r w:rsidRPr="004B3CE3">
              <w:rPr>
                <w:sz w:val="24"/>
                <w:szCs w:val="24"/>
              </w:rPr>
              <w:t>2</w:t>
            </w:r>
            <w:r w:rsidR="00A705F7" w:rsidRPr="004B3CE3">
              <w:rPr>
                <w:sz w:val="24"/>
                <w:szCs w:val="24"/>
                <w:lang w:val="vi-VN"/>
              </w:rPr>
              <w:t>2</w:t>
            </w:r>
          </w:p>
        </w:tc>
        <w:tc>
          <w:tcPr>
            <w:tcW w:w="2870" w:type="dxa"/>
          </w:tcPr>
          <w:p w14:paraId="5075B160" w14:textId="5551D00E" w:rsidR="00F81433" w:rsidRPr="004B3CE3" w:rsidRDefault="00277979" w:rsidP="00277979">
            <w:pPr>
              <w:spacing w:before="240"/>
              <w:jc w:val="both"/>
              <w:rPr>
                <w:b/>
                <w:bCs/>
                <w:sz w:val="24"/>
                <w:szCs w:val="24"/>
                <w:lang w:val="vi-VN"/>
              </w:rPr>
            </w:pPr>
            <w:commentRangeStart w:id="116"/>
            <w:r w:rsidRPr="004B3CE3">
              <w:rPr>
                <w:b/>
                <w:bCs/>
                <w:sz w:val="24"/>
                <w:szCs w:val="24"/>
              </w:rPr>
              <w:t>Parking</w:t>
            </w:r>
            <w:commentRangeEnd w:id="116"/>
            <w:r w:rsidR="00846CE0">
              <w:rPr>
                <w:rStyle w:val="ad"/>
                <w:lang w:val="en-US"/>
              </w:rPr>
              <w:commentReference w:id="116"/>
            </w:r>
          </w:p>
        </w:tc>
        <w:tc>
          <w:tcPr>
            <w:tcW w:w="5531" w:type="dxa"/>
          </w:tcPr>
          <w:p w14:paraId="4E2290E8" w14:textId="79103416" w:rsidR="00F81433" w:rsidRPr="004B3CE3" w:rsidRDefault="00F81433" w:rsidP="00820B3E">
            <w:pPr>
              <w:spacing w:before="240" w:line="336" w:lineRule="auto"/>
              <w:jc w:val="both"/>
              <w:rPr>
                <w:sz w:val="24"/>
                <w:szCs w:val="24"/>
              </w:rPr>
            </w:pPr>
            <w:r w:rsidRPr="004B3CE3">
              <w:rPr>
                <w:sz w:val="24"/>
                <w:szCs w:val="24"/>
              </w:rPr>
              <w:t xml:space="preserve">The </w:t>
            </w:r>
            <w:r w:rsidR="00C712D9" w:rsidRPr="004B3CE3">
              <w:rPr>
                <w:sz w:val="24"/>
                <w:szCs w:val="24"/>
              </w:rPr>
              <w:t>Lessor</w:t>
            </w:r>
            <w:r w:rsidRPr="004B3CE3">
              <w:rPr>
                <w:sz w:val="24"/>
                <w:szCs w:val="24"/>
              </w:rPr>
              <w:t xml:space="preserve"> </w:t>
            </w:r>
            <w:r w:rsidR="00277979" w:rsidRPr="004B3CE3">
              <w:rPr>
                <w:sz w:val="24"/>
                <w:szCs w:val="24"/>
              </w:rPr>
              <w:t>sha</w:t>
            </w:r>
            <w:r w:rsidRPr="004B3CE3">
              <w:rPr>
                <w:sz w:val="24"/>
                <w:szCs w:val="24"/>
              </w:rPr>
              <w:t xml:space="preserve">ll arrange </w:t>
            </w:r>
            <w:r w:rsidRPr="004B3CE3">
              <w:rPr>
                <w:sz w:val="24"/>
                <w:szCs w:val="24"/>
                <w:highlight w:val="yellow"/>
              </w:rPr>
              <w:t>[...]</w:t>
            </w:r>
            <w:r w:rsidRPr="004B3CE3">
              <w:rPr>
                <w:sz w:val="24"/>
                <w:szCs w:val="24"/>
              </w:rPr>
              <w:t xml:space="preserve"> </w:t>
            </w:r>
            <w:r w:rsidR="00277979" w:rsidRPr="004B3CE3">
              <w:rPr>
                <w:sz w:val="24"/>
                <w:szCs w:val="24"/>
              </w:rPr>
              <w:t>(</w:t>
            </w:r>
            <w:r w:rsidRPr="004B3CE3">
              <w:rPr>
                <w:sz w:val="24"/>
                <w:szCs w:val="24"/>
                <w:highlight w:val="yellow"/>
              </w:rPr>
              <w:t>[...]</w:t>
            </w:r>
            <w:r w:rsidRPr="004B3CE3">
              <w:rPr>
                <w:sz w:val="24"/>
                <w:szCs w:val="24"/>
              </w:rPr>
              <w:t xml:space="preserve">) permanent motorbike parking </w:t>
            </w:r>
            <w:r w:rsidR="00277979" w:rsidRPr="004B3CE3">
              <w:rPr>
                <w:sz w:val="24"/>
                <w:szCs w:val="24"/>
              </w:rPr>
              <w:t>lots</w:t>
            </w:r>
            <w:r w:rsidRPr="004B3CE3">
              <w:rPr>
                <w:sz w:val="24"/>
                <w:szCs w:val="24"/>
              </w:rPr>
              <w:t xml:space="preserve"> and </w:t>
            </w:r>
            <w:r w:rsidRPr="004B3CE3">
              <w:rPr>
                <w:sz w:val="24"/>
                <w:szCs w:val="24"/>
                <w:highlight w:val="yellow"/>
              </w:rPr>
              <w:t>[...]</w:t>
            </w:r>
            <w:r w:rsidRPr="004B3CE3">
              <w:rPr>
                <w:sz w:val="24"/>
                <w:szCs w:val="24"/>
              </w:rPr>
              <w:t xml:space="preserve"> </w:t>
            </w:r>
            <w:r w:rsidR="00277979" w:rsidRPr="004B3CE3">
              <w:rPr>
                <w:sz w:val="24"/>
                <w:szCs w:val="24"/>
              </w:rPr>
              <w:t>(</w:t>
            </w:r>
            <w:r w:rsidRPr="004B3CE3">
              <w:rPr>
                <w:sz w:val="24"/>
                <w:szCs w:val="24"/>
                <w:highlight w:val="yellow"/>
              </w:rPr>
              <w:t>[...]</w:t>
            </w:r>
            <w:r w:rsidRPr="004B3CE3">
              <w:rPr>
                <w:sz w:val="24"/>
                <w:szCs w:val="24"/>
              </w:rPr>
              <w:t xml:space="preserve">) temporary motorbike parking </w:t>
            </w:r>
            <w:r w:rsidR="00277979" w:rsidRPr="004B3CE3">
              <w:rPr>
                <w:sz w:val="24"/>
                <w:szCs w:val="24"/>
              </w:rPr>
              <w:t>lots</w:t>
            </w:r>
            <w:r w:rsidRPr="004B3CE3">
              <w:rPr>
                <w:sz w:val="24"/>
                <w:szCs w:val="24"/>
              </w:rPr>
              <w:t xml:space="preserve"> for the </w:t>
            </w:r>
            <w:r w:rsidR="00C712D9" w:rsidRPr="004B3CE3">
              <w:rPr>
                <w:sz w:val="24"/>
                <w:szCs w:val="24"/>
              </w:rPr>
              <w:t>Lessee</w:t>
            </w:r>
            <w:r w:rsidRPr="004B3CE3">
              <w:rPr>
                <w:sz w:val="24"/>
                <w:szCs w:val="24"/>
              </w:rPr>
              <w:t xml:space="preserve"> during the Lease Term with the specific </w:t>
            </w:r>
            <w:r w:rsidR="00AE0311" w:rsidRPr="004B3CE3">
              <w:rPr>
                <w:sz w:val="24"/>
                <w:szCs w:val="24"/>
                <w:lang w:val="vi-VN"/>
              </w:rPr>
              <w:t xml:space="preserve">parking fees </w:t>
            </w:r>
            <w:r w:rsidR="0051585B" w:rsidRPr="004B3CE3">
              <w:rPr>
                <w:sz w:val="24"/>
                <w:szCs w:val="24"/>
                <w:lang w:val="vi-VN"/>
              </w:rPr>
              <w:t xml:space="preserve">as follows which </w:t>
            </w:r>
            <w:r w:rsidRPr="004B3CE3">
              <w:rPr>
                <w:sz w:val="24"/>
                <w:szCs w:val="24"/>
              </w:rPr>
              <w:t xml:space="preserve">are </w:t>
            </w:r>
            <w:r w:rsidR="0051585B" w:rsidRPr="004B3CE3">
              <w:rPr>
                <w:sz w:val="24"/>
                <w:szCs w:val="24"/>
              </w:rPr>
              <w:t>charged</w:t>
            </w:r>
            <w:r w:rsidRPr="004B3CE3">
              <w:rPr>
                <w:sz w:val="24"/>
                <w:szCs w:val="24"/>
              </w:rPr>
              <w:t xml:space="preserve"> </w:t>
            </w:r>
            <w:r w:rsidR="0051585B" w:rsidRPr="004B3CE3">
              <w:rPr>
                <w:sz w:val="24"/>
                <w:szCs w:val="24"/>
              </w:rPr>
              <w:t>separately from</w:t>
            </w:r>
            <w:r w:rsidRPr="004B3CE3">
              <w:rPr>
                <w:sz w:val="24"/>
                <w:szCs w:val="24"/>
              </w:rPr>
              <w:t xml:space="preserve"> the </w:t>
            </w:r>
            <w:r w:rsidR="00F541D2" w:rsidRPr="004B3CE3">
              <w:rPr>
                <w:sz w:val="24"/>
                <w:szCs w:val="24"/>
              </w:rPr>
              <w:t>Service Charge</w:t>
            </w:r>
            <w:r w:rsidRPr="004B3CE3">
              <w:rPr>
                <w:sz w:val="24"/>
                <w:szCs w:val="24"/>
              </w:rPr>
              <w:t>:</w:t>
            </w:r>
          </w:p>
          <w:p w14:paraId="1F1DF6BD" w14:textId="619D6E5E" w:rsidR="00F81433" w:rsidRPr="004B3CE3" w:rsidRDefault="00F81433" w:rsidP="00340A46">
            <w:pPr>
              <w:pStyle w:val="a3"/>
              <w:numPr>
                <w:ilvl w:val="0"/>
                <w:numId w:val="49"/>
              </w:numPr>
              <w:spacing w:line="336" w:lineRule="auto"/>
              <w:ind w:left="432"/>
              <w:jc w:val="both"/>
              <w:rPr>
                <w:sz w:val="24"/>
                <w:szCs w:val="24"/>
              </w:rPr>
            </w:pPr>
            <w:r w:rsidRPr="004B3CE3">
              <w:rPr>
                <w:sz w:val="24"/>
                <w:szCs w:val="24"/>
              </w:rPr>
              <w:t xml:space="preserve">For motorbikes: </w:t>
            </w:r>
            <w:r w:rsidRPr="004B3CE3">
              <w:rPr>
                <w:sz w:val="24"/>
                <w:szCs w:val="24"/>
                <w:highlight w:val="yellow"/>
              </w:rPr>
              <w:t>[...]</w:t>
            </w:r>
            <w:r w:rsidRPr="004B3CE3">
              <w:rPr>
                <w:sz w:val="24"/>
                <w:szCs w:val="24"/>
              </w:rPr>
              <w:t xml:space="preserve"> </w:t>
            </w:r>
            <w:r w:rsidR="0051585B" w:rsidRPr="004B3CE3">
              <w:rPr>
                <w:sz w:val="24"/>
                <w:szCs w:val="24"/>
              </w:rPr>
              <w:t>VND/lot</w:t>
            </w:r>
            <w:r w:rsidRPr="004B3CE3">
              <w:rPr>
                <w:sz w:val="24"/>
                <w:szCs w:val="24"/>
              </w:rPr>
              <w:t>/month, excluding VAT.</w:t>
            </w:r>
          </w:p>
          <w:p w14:paraId="5B8F7E0F" w14:textId="617FDED6" w:rsidR="00F81433" w:rsidRPr="004B3CE3" w:rsidRDefault="00F81433" w:rsidP="00340A46">
            <w:pPr>
              <w:pStyle w:val="a3"/>
              <w:numPr>
                <w:ilvl w:val="0"/>
                <w:numId w:val="49"/>
              </w:numPr>
              <w:spacing w:line="336" w:lineRule="auto"/>
              <w:ind w:left="432"/>
              <w:jc w:val="both"/>
              <w:rPr>
                <w:sz w:val="24"/>
                <w:szCs w:val="24"/>
              </w:rPr>
            </w:pPr>
            <w:r w:rsidRPr="004B3CE3">
              <w:rPr>
                <w:sz w:val="24"/>
                <w:szCs w:val="24"/>
              </w:rPr>
              <w:t xml:space="preserve">For cars: </w:t>
            </w:r>
            <w:r w:rsidRPr="004B3CE3">
              <w:rPr>
                <w:sz w:val="24"/>
                <w:szCs w:val="24"/>
                <w:highlight w:val="yellow"/>
              </w:rPr>
              <w:t>[...]</w:t>
            </w:r>
            <w:r w:rsidRPr="004B3CE3">
              <w:rPr>
                <w:sz w:val="24"/>
                <w:szCs w:val="24"/>
              </w:rPr>
              <w:t xml:space="preserve"> </w:t>
            </w:r>
            <w:r w:rsidR="0051585B" w:rsidRPr="004B3CE3">
              <w:rPr>
                <w:sz w:val="24"/>
                <w:szCs w:val="24"/>
              </w:rPr>
              <w:t>VND/lot</w:t>
            </w:r>
            <w:r w:rsidRPr="004B3CE3">
              <w:rPr>
                <w:sz w:val="24"/>
                <w:szCs w:val="24"/>
              </w:rPr>
              <w:t>/month, excluding VAT.</w:t>
            </w:r>
          </w:p>
          <w:p w14:paraId="3BA5CB09" w14:textId="2B6A7FA7" w:rsidR="00F81433" w:rsidRPr="004B3CE3" w:rsidRDefault="00F81433" w:rsidP="00820B3E">
            <w:pPr>
              <w:spacing w:line="336" w:lineRule="auto"/>
              <w:jc w:val="both"/>
              <w:rPr>
                <w:sz w:val="24"/>
                <w:szCs w:val="24"/>
              </w:rPr>
            </w:pPr>
            <w:r w:rsidRPr="004B3CE3">
              <w:rPr>
                <w:sz w:val="24"/>
                <w:szCs w:val="24"/>
              </w:rPr>
              <w:t xml:space="preserve">Parking Fee is calculated based on the actual number of registrations that the </w:t>
            </w:r>
            <w:r w:rsidR="00C712D9" w:rsidRPr="004B3CE3">
              <w:rPr>
                <w:sz w:val="24"/>
                <w:szCs w:val="24"/>
              </w:rPr>
              <w:t>Lessee</w:t>
            </w:r>
            <w:r w:rsidR="0051585B" w:rsidRPr="004B3CE3">
              <w:rPr>
                <w:sz w:val="24"/>
                <w:szCs w:val="24"/>
              </w:rPr>
              <w:t xml:space="preserve"> registers monthly to</w:t>
            </w:r>
            <w:r w:rsidRPr="004B3CE3">
              <w:rPr>
                <w:sz w:val="24"/>
                <w:szCs w:val="24"/>
              </w:rPr>
              <w:t xml:space="preserve"> the </w:t>
            </w:r>
            <w:r w:rsidR="00C712D9" w:rsidRPr="004B3CE3">
              <w:rPr>
                <w:sz w:val="24"/>
                <w:szCs w:val="24"/>
              </w:rPr>
              <w:t>Lessor</w:t>
            </w:r>
            <w:r w:rsidRPr="004B3CE3">
              <w:rPr>
                <w:sz w:val="24"/>
                <w:szCs w:val="24"/>
              </w:rPr>
              <w:t>.</w:t>
            </w:r>
          </w:p>
        </w:tc>
      </w:tr>
      <w:tr w:rsidR="004B3CE3" w:rsidRPr="004B3CE3" w14:paraId="690FDA04" w14:textId="77777777" w:rsidTr="00365F52">
        <w:tc>
          <w:tcPr>
            <w:tcW w:w="949" w:type="dxa"/>
          </w:tcPr>
          <w:p w14:paraId="3C49E8AC" w14:textId="2FB001DC" w:rsidR="00F81433" w:rsidRPr="004B3CE3" w:rsidRDefault="00F81433" w:rsidP="00820B3E">
            <w:pPr>
              <w:spacing w:before="240"/>
              <w:jc w:val="center"/>
              <w:rPr>
                <w:sz w:val="24"/>
                <w:szCs w:val="24"/>
                <w:lang w:val="vi-VN"/>
              </w:rPr>
            </w:pPr>
            <w:r w:rsidRPr="004B3CE3">
              <w:rPr>
                <w:sz w:val="24"/>
                <w:szCs w:val="24"/>
              </w:rPr>
              <w:t>2</w:t>
            </w:r>
            <w:r w:rsidR="00A705F7" w:rsidRPr="004B3CE3">
              <w:rPr>
                <w:sz w:val="24"/>
                <w:szCs w:val="24"/>
                <w:lang w:val="vi-VN"/>
              </w:rPr>
              <w:t>3</w:t>
            </w:r>
          </w:p>
        </w:tc>
        <w:tc>
          <w:tcPr>
            <w:tcW w:w="2870" w:type="dxa"/>
          </w:tcPr>
          <w:p w14:paraId="306A5E42" w14:textId="1A88D7FF" w:rsidR="00F81433" w:rsidRPr="004B3CE3" w:rsidRDefault="0051585B" w:rsidP="0062452F">
            <w:pPr>
              <w:spacing w:before="240"/>
              <w:rPr>
                <w:b/>
                <w:bCs/>
                <w:sz w:val="24"/>
                <w:szCs w:val="24"/>
                <w:lang w:val="vi-VN"/>
              </w:rPr>
            </w:pPr>
            <w:r w:rsidRPr="004B3CE3">
              <w:rPr>
                <w:b/>
                <w:bCs/>
                <w:sz w:val="24"/>
                <w:szCs w:val="24"/>
                <w:lang w:val="vi-VN"/>
              </w:rPr>
              <w:t>After-Hours Air-conditioning Fee</w:t>
            </w:r>
          </w:p>
        </w:tc>
        <w:tc>
          <w:tcPr>
            <w:tcW w:w="5531" w:type="dxa"/>
          </w:tcPr>
          <w:p w14:paraId="7BAEE250" w14:textId="40B9DE66" w:rsidR="00F81433" w:rsidRPr="004B3CE3" w:rsidRDefault="00F81433" w:rsidP="00820B3E">
            <w:pPr>
              <w:spacing w:before="240" w:line="336" w:lineRule="auto"/>
              <w:jc w:val="both"/>
              <w:rPr>
                <w:sz w:val="24"/>
                <w:szCs w:val="24"/>
                <w:lang w:val="vi-VN"/>
              </w:rPr>
            </w:pPr>
            <w:r w:rsidRPr="004B3CE3">
              <w:rPr>
                <w:sz w:val="24"/>
                <w:szCs w:val="24"/>
                <w:lang w:val="vi-VN"/>
              </w:rPr>
              <w:t xml:space="preserve">Air conditioning system will be provided at the </w:t>
            </w:r>
            <w:r w:rsidR="00D265AA" w:rsidRPr="004B3CE3">
              <w:rPr>
                <w:sz w:val="24"/>
                <w:szCs w:val="24"/>
                <w:lang w:val="vi-VN"/>
              </w:rPr>
              <w:t>Leased Premises</w:t>
            </w:r>
            <w:r w:rsidRPr="004B3CE3">
              <w:rPr>
                <w:sz w:val="24"/>
                <w:szCs w:val="24"/>
                <w:lang w:val="vi-VN"/>
              </w:rPr>
              <w:t xml:space="preserve"> during business hours excluding Sundays and holidays:</w:t>
            </w:r>
          </w:p>
          <w:p w14:paraId="7F2D1D2E" w14:textId="4F2D2997" w:rsidR="00F81433" w:rsidRPr="004B3CE3" w:rsidRDefault="00640C19" w:rsidP="00340A46">
            <w:pPr>
              <w:pStyle w:val="a3"/>
              <w:numPr>
                <w:ilvl w:val="0"/>
                <w:numId w:val="50"/>
              </w:numPr>
              <w:spacing w:line="336" w:lineRule="auto"/>
              <w:contextualSpacing w:val="0"/>
              <w:jc w:val="both"/>
              <w:rPr>
                <w:sz w:val="24"/>
                <w:szCs w:val="24"/>
                <w:lang w:val="vi-VN"/>
              </w:rPr>
            </w:pPr>
            <w:r w:rsidRPr="004B3CE3">
              <w:rPr>
                <w:sz w:val="24"/>
                <w:szCs w:val="24"/>
                <w:lang w:val="vi-VN"/>
              </w:rPr>
              <w:t>Monday to Friday: f</w:t>
            </w:r>
            <w:r w:rsidR="00F81433" w:rsidRPr="004B3CE3">
              <w:rPr>
                <w:sz w:val="24"/>
                <w:szCs w:val="24"/>
                <w:lang w:val="vi-VN"/>
              </w:rPr>
              <w:t>rom 8:00 a.m. to 6:00 p.m.;</w:t>
            </w:r>
          </w:p>
          <w:p w14:paraId="00C5732A" w14:textId="77777777" w:rsidR="00F81433" w:rsidRPr="004B3CE3" w:rsidRDefault="00F81433" w:rsidP="00340A46">
            <w:pPr>
              <w:pStyle w:val="a3"/>
              <w:numPr>
                <w:ilvl w:val="0"/>
                <w:numId w:val="50"/>
              </w:numPr>
              <w:spacing w:line="336" w:lineRule="auto"/>
              <w:contextualSpacing w:val="0"/>
              <w:jc w:val="both"/>
              <w:rPr>
                <w:sz w:val="24"/>
                <w:szCs w:val="24"/>
                <w:lang w:val="vi-VN"/>
              </w:rPr>
            </w:pPr>
            <w:r w:rsidRPr="004B3CE3">
              <w:rPr>
                <w:sz w:val="24"/>
                <w:szCs w:val="24"/>
                <w:lang w:val="vi-VN"/>
              </w:rPr>
              <w:t>Saturday: from 8:00 a.m. - 12:00 p.m.</w:t>
            </w:r>
          </w:p>
          <w:p w14:paraId="6D7CD54D" w14:textId="678F2E59" w:rsidR="00F81433" w:rsidRPr="004B3CE3" w:rsidRDefault="00640C19" w:rsidP="00C617FA">
            <w:pPr>
              <w:spacing w:before="240" w:line="336" w:lineRule="auto"/>
              <w:jc w:val="both"/>
              <w:rPr>
                <w:sz w:val="24"/>
                <w:szCs w:val="24"/>
                <w:lang w:val="vi-VN"/>
              </w:rPr>
            </w:pPr>
            <w:r w:rsidRPr="004B3CE3">
              <w:rPr>
                <w:sz w:val="24"/>
                <w:szCs w:val="24"/>
                <w:lang w:val="vi-VN"/>
              </w:rPr>
              <w:t>After-Hours Air-conditioning Fee</w:t>
            </w:r>
            <w:r w:rsidR="00F81433" w:rsidRPr="004B3CE3">
              <w:rPr>
                <w:sz w:val="24"/>
                <w:szCs w:val="24"/>
                <w:lang w:val="vi-VN"/>
              </w:rPr>
              <w:t xml:space="preserve"> is </w:t>
            </w:r>
            <w:r w:rsidR="00F81433" w:rsidRPr="004B3CE3">
              <w:rPr>
                <w:b/>
                <w:bCs/>
                <w:sz w:val="24"/>
                <w:szCs w:val="24"/>
                <w:lang w:val="vi-VN"/>
              </w:rPr>
              <w:t xml:space="preserve">2,950,000 VND/hour/floor </w:t>
            </w:r>
            <w:r w:rsidR="00F81433" w:rsidRPr="004B3CE3">
              <w:rPr>
                <w:sz w:val="24"/>
                <w:szCs w:val="24"/>
                <w:lang w:val="vi-VN"/>
              </w:rPr>
              <w:t>(excluding VAT), with a minimum of 02 hours on weekdays and a minimu</w:t>
            </w:r>
            <w:r w:rsidRPr="004B3CE3">
              <w:rPr>
                <w:sz w:val="24"/>
                <w:szCs w:val="24"/>
                <w:lang w:val="vi-VN"/>
              </w:rPr>
              <w:t>m of 03 hours on weekends. This cost</w:t>
            </w:r>
            <w:r w:rsidR="00F81433" w:rsidRPr="004B3CE3">
              <w:rPr>
                <w:sz w:val="24"/>
                <w:szCs w:val="24"/>
                <w:lang w:val="vi-VN"/>
              </w:rPr>
              <w:t xml:space="preserve"> </w:t>
            </w:r>
            <w:r w:rsidRPr="004B3CE3">
              <w:rPr>
                <w:sz w:val="24"/>
                <w:szCs w:val="24"/>
                <w:lang w:val="en-US"/>
              </w:rPr>
              <w:t>is</w:t>
            </w:r>
            <w:r w:rsidR="00F81433" w:rsidRPr="004B3CE3">
              <w:rPr>
                <w:sz w:val="24"/>
                <w:szCs w:val="24"/>
                <w:lang w:val="vi-VN"/>
              </w:rPr>
              <w:t xml:space="preserve"> calculated in rounde</w:t>
            </w:r>
            <w:r w:rsidRPr="004B3CE3">
              <w:rPr>
                <w:sz w:val="24"/>
                <w:szCs w:val="24"/>
                <w:lang w:val="vi-VN"/>
              </w:rPr>
              <w:t xml:space="preserve">d hourly units and </w:t>
            </w:r>
            <w:r w:rsidR="00F81433" w:rsidRPr="004B3CE3">
              <w:rPr>
                <w:sz w:val="24"/>
                <w:szCs w:val="24"/>
                <w:lang w:val="vi-VN"/>
              </w:rPr>
              <w:t xml:space="preserve">paid monthly by the </w:t>
            </w:r>
            <w:r w:rsidR="00C712D9" w:rsidRPr="004B3CE3">
              <w:rPr>
                <w:sz w:val="24"/>
                <w:szCs w:val="24"/>
                <w:lang w:val="vi-VN"/>
              </w:rPr>
              <w:t>Lessee</w:t>
            </w:r>
            <w:r w:rsidR="00F81433" w:rsidRPr="004B3CE3">
              <w:rPr>
                <w:sz w:val="24"/>
                <w:szCs w:val="24"/>
                <w:lang w:val="vi-VN"/>
              </w:rPr>
              <w:t xml:space="preserve"> (if any) to the </w:t>
            </w:r>
            <w:r w:rsidR="00C712D9" w:rsidRPr="004B3CE3">
              <w:rPr>
                <w:sz w:val="24"/>
                <w:szCs w:val="24"/>
                <w:lang w:val="vi-VN"/>
              </w:rPr>
              <w:lastRenderedPageBreak/>
              <w:t>Lessor</w:t>
            </w:r>
            <w:r w:rsidR="00F81433" w:rsidRPr="004B3CE3">
              <w:rPr>
                <w:sz w:val="24"/>
                <w:szCs w:val="24"/>
                <w:lang w:val="vi-VN"/>
              </w:rPr>
              <w:t xml:space="preserve"> within five (05) Working Days after the end of each month.</w:t>
            </w:r>
          </w:p>
        </w:tc>
      </w:tr>
      <w:tr w:rsidR="004B3CE3" w:rsidRPr="004B3CE3" w14:paraId="468AB33E" w14:textId="77777777" w:rsidTr="00365F52">
        <w:tc>
          <w:tcPr>
            <w:tcW w:w="9350" w:type="dxa"/>
            <w:gridSpan w:val="3"/>
            <w:shd w:val="clear" w:color="auto" w:fill="FBE4D5" w:themeFill="accent2" w:themeFillTint="33"/>
          </w:tcPr>
          <w:p w14:paraId="202BACA3" w14:textId="7AF1F8AD" w:rsidR="00F81433" w:rsidRPr="004B3CE3" w:rsidRDefault="00640C19" w:rsidP="00820B3E">
            <w:pPr>
              <w:jc w:val="both"/>
              <w:rPr>
                <w:sz w:val="24"/>
                <w:szCs w:val="24"/>
                <w:lang w:val="en-US"/>
              </w:rPr>
            </w:pPr>
            <w:r w:rsidRPr="004B3CE3">
              <w:rPr>
                <w:sz w:val="24"/>
                <w:szCs w:val="24"/>
                <w:lang w:val="en-US"/>
              </w:rPr>
              <w:lastRenderedPageBreak/>
              <w:t>STARDARD OF THE BUILDING</w:t>
            </w:r>
          </w:p>
        </w:tc>
      </w:tr>
      <w:tr w:rsidR="004B3CE3" w:rsidRPr="004B3CE3" w14:paraId="5C97F8C7" w14:textId="77777777" w:rsidTr="00365F52">
        <w:tc>
          <w:tcPr>
            <w:tcW w:w="949" w:type="dxa"/>
          </w:tcPr>
          <w:p w14:paraId="520B3D0B" w14:textId="2FDDF7B7" w:rsidR="00F81433" w:rsidRPr="004B3CE3" w:rsidRDefault="00F81433" w:rsidP="00820B3E">
            <w:pPr>
              <w:spacing w:before="240"/>
              <w:jc w:val="center"/>
              <w:rPr>
                <w:sz w:val="24"/>
                <w:szCs w:val="24"/>
                <w:lang w:val="vi-VN"/>
              </w:rPr>
            </w:pPr>
            <w:r w:rsidRPr="004B3CE3">
              <w:rPr>
                <w:sz w:val="24"/>
                <w:szCs w:val="24"/>
              </w:rPr>
              <w:t>2</w:t>
            </w:r>
            <w:r w:rsidR="00A705F7" w:rsidRPr="004B3CE3">
              <w:rPr>
                <w:sz w:val="24"/>
                <w:szCs w:val="24"/>
                <w:lang w:val="vi-VN"/>
              </w:rPr>
              <w:t>4</w:t>
            </w:r>
          </w:p>
        </w:tc>
        <w:tc>
          <w:tcPr>
            <w:tcW w:w="2870" w:type="dxa"/>
          </w:tcPr>
          <w:p w14:paraId="4E46AC45" w14:textId="4A63500B" w:rsidR="00F81433" w:rsidRPr="004B3CE3" w:rsidRDefault="00F81433" w:rsidP="00A0657E">
            <w:pPr>
              <w:spacing w:before="240"/>
              <w:jc w:val="both"/>
              <w:rPr>
                <w:b/>
                <w:bCs/>
                <w:sz w:val="24"/>
                <w:szCs w:val="24"/>
              </w:rPr>
            </w:pPr>
            <w:r w:rsidRPr="004B3CE3">
              <w:rPr>
                <w:b/>
                <w:bCs/>
                <w:sz w:val="24"/>
                <w:szCs w:val="24"/>
              </w:rPr>
              <w:t>Security and Access 24/7</w:t>
            </w:r>
          </w:p>
        </w:tc>
        <w:tc>
          <w:tcPr>
            <w:tcW w:w="5531" w:type="dxa"/>
          </w:tcPr>
          <w:p w14:paraId="5A071405" w14:textId="226322A8" w:rsidR="00F81433" w:rsidRPr="004B3CE3" w:rsidRDefault="007F35FF" w:rsidP="00FB2418">
            <w:pPr>
              <w:spacing w:before="240" w:line="336" w:lineRule="auto"/>
              <w:jc w:val="both"/>
              <w:rPr>
                <w:sz w:val="24"/>
                <w:szCs w:val="24"/>
              </w:rPr>
            </w:pPr>
            <w:r w:rsidRPr="004B3CE3">
              <w:rPr>
                <w:sz w:val="24"/>
                <w:szCs w:val="24"/>
                <w:lang w:val="vi-VN"/>
              </w:rPr>
              <w:t xml:space="preserve">The </w:t>
            </w:r>
            <w:r w:rsidR="00C712D9" w:rsidRPr="004B3CE3">
              <w:rPr>
                <w:sz w:val="24"/>
                <w:szCs w:val="24"/>
              </w:rPr>
              <w:t>Lessee</w:t>
            </w:r>
            <w:r w:rsidRPr="004B3CE3">
              <w:rPr>
                <w:sz w:val="24"/>
                <w:szCs w:val="24"/>
              </w:rPr>
              <w:t xml:space="preserve"> </w:t>
            </w:r>
            <w:r w:rsidR="00F81433" w:rsidRPr="004B3CE3">
              <w:rPr>
                <w:sz w:val="24"/>
                <w:szCs w:val="24"/>
              </w:rPr>
              <w:t xml:space="preserve">has the right to enter and exit the Building 24/7 but is not allowed to stay overnight. And during </w:t>
            </w:r>
            <w:r w:rsidR="00B76627" w:rsidRPr="004B3CE3">
              <w:rPr>
                <w:sz w:val="24"/>
                <w:szCs w:val="24"/>
                <w:lang w:val="vi-VN"/>
              </w:rPr>
              <w:t xml:space="preserve">Business </w:t>
            </w:r>
            <w:r w:rsidR="00F81433" w:rsidRPr="004B3CE3">
              <w:rPr>
                <w:sz w:val="24"/>
                <w:szCs w:val="24"/>
              </w:rPr>
              <w:t xml:space="preserve">Hours (from 8:00 to 18:00 from Monday to Friday and 08:00 to 12:00 on Saturday, excluding holidays), the </w:t>
            </w:r>
            <w:r w:rsidR="00C712D9" w:rsidRPr="004B3CE3">
              <w:rPr>
                <w:sz w:val="24"/>
                <w:szCs w:val="24"/>
              </w:rPr>
              <w:t>Lessee</w:t>
            </w:r>
            <w:r w:rsidR="00F81433" w:rsidRPr="004B3CE3">
              <w:rPr>
                <w:sz w:val="24"/>
                <w:szCs w:val="24"/>
              </w:rPr>
              <w:t xml:space="preserve"> has the right to enter</w:t>
            </w:r>
            <w:r w:rsidR="00640C19" w:rsidRPr="004B3CE3">
              <w:rPr>
                <w:sz w:val="24"/>
                <w:szCs w:val="24"/>
              </w:rPr>
              <w:t xml:space="preserve"> and exit the Building without r</w:t>
            </w:r>
            <w:r w:rsidR="00F81433" w:rsidRPr="004B3CE3">
              <w:rPr>
                <w:sz w:val="24"/>
                <w:szCs w:val="24"/>
              </w:rPr>
              <w:t>egister</w:t>
            </w:r>
            <w:r w:rsidR="003D2865" w:rsidRPr="004B3CE3">
              <w:rPr>
                <w:sz w:val="24"/>
                <w:szCs w:val="24"/>
              </w:rPr>
              <w:t>ing</w:t>
            </w:r>
            <w:r w:rsidR="00F81433" w:rsidRPr="004B3CE3">
              <w:rPr>
                <w:sz w:val="24"/>
                <w:szCs w:val="24"/>
              </w:rPr>
              <w:t xml:space="preserve"> with the </w:t>
            </w:r>
            <w:r w:rsidR="00640C19" w:rsidRPr="004B3CE3">
              <w:rPr>
                <w:sz w:val="24"/>
                <w:szCs w:val="24"/>
              </w:rPr>
              <w:t xml:space="preserve">Building </w:t>
            </w:r>
            <w:r w:rsidR="00F81433" w:rsidRPr="004B3CE3">
              <w:rPr>
                <w:sz w:val="24"/>
                <w:szCs w:val="24"/>
              </w:rPr>
              <w:t xml:space="preserve">Management. Outside of the above time frame, to ensure security, access to </w:t>
            </w:r>
            <w:r w:rsidR="00640C19" w:rsidRPr="004B3CE3">
              <w:rPr>
                <w:sz w:val="24"/>
                <w:szCs w:val="24"/>
              </w:rPr>
              <w:t xml:space="preserve">the Building </w:t>
            </w:r>
            <w:r w:rsidR="00E74115" w:rsidRPr="004B3CE3">
              <w:rPr>
                <w:sz w:val="24"/>
                <w:szCs w:val="24"/>
              </w:rPr>
              <w:t xml:space="preserve">must be notified </w:t>
            </w:r>
            <w:r w:rsidR="00F81433" w:rsidRPr="004B3CE3">
              <w:rPr>
                <w:sz w:val="24"/>
                <w:szCs w:val="24"/>
              </w:rPr>
              <w:t xml:space="preserve">to the </w:t>
            </w:r>
            <w:r w:rsidR="00640C19" w:rsidRPr="004B3CE3">
              <w:rPr>
                <w:sz w:val="24"/>
                <w:szCs w:val="24"/>
              </w:rPr>
              <w:t xml:space="preserve">Building </w:t>
            </w:r>
            <w:r w:rsidR="00F81433" w:rsidRPr="004B3CE3">
              <w:rPr>
                <w:sz w:val="24"/>
                <w:szCs w:val="24"/>
              </w:rPr>
              <w:t xml:space="preserve">Management </w:t>
            </w:r>
            <w:r w:rsidR="00640C19" w:rsidRPr="004B3CE3">
              <w:rPr>
                <w:highlight w:val="yellow"/>
              </w:rPr>
              <w:t>at least 3 hours</w:t>
            </w:r>
            <w:r w:rsidR="00640C19" w:rsidRPr="004B3CE3">
              <w:rPr>
                <w:sz w:val="24"/>
                <w:szCs w:val="24"/>
              </w:rPr>
              <w:t xml:space="preserve"> in advance</w:t>
            </w:r>
            <w:r w:rsidR="00F81433" w:rsidRPr="004B3CE3">
              <w:rPr>
                <w:sz w:val="24"/>
                <w:szCs w:val="24"/>
              </w:rPr>
              <w:t xml:space="preserve">. </w:t>
            </w:r>
            <w:r w:rsidR="00B229D5" w:rsidRPr="004B3CE3">
              <w:rPr>
                <w:sz w:val="24"/>
                <w:szCs w:val="24"/>
              </w:rPr>
              <w:t>To clarity</w:t>
            </w:r>
            <w:r w:rsidR="00F81433" w:rsidRPr="004B3CE3">
              <w:rPr>
                <w:sz w:val="24"/>
                <w:szCs w:val="24"/>
              </w:rPr>
              <w:t xml:space="preserve">, </w:t>
            </w:r>
            <w:r w:rsidR="00B229D5" w:rsidRPr="004B3CE3">
              <w:rPr>
                <w:sz w:val="24"/>
                <w:szCs w:val="24"/>
              </w:rPr>
              <w:t xml:space="preserve">the </w:t>
            </w:r>
            <w:r w:rsidR="00C712D9" w:rsidRPr="004B3CE3">
              <w:rPr>
                <w:sz w:val="24"/>
                <w:szCs w:val="24"/>
              </w:rPr>
              <w:t>Lessee</w:t>
            </w:r>
            <w:r w:rsidR="00F81433" w:rsidRPr="004B3CE3">
              <w:rPr>
                <w:sz w:val="24"/>
                <w:szCs w:val="24"/>
              </w:rPr>
              <w:t xml:space="preserve"> </w:t>
            </w:r>
            <w:r w:rsidR="00B229D5" w:rsidRPr="004B3CE3">
              <w:rPr>
                <w:sz w:val="24"/>
                <w:szCs w:val="24"/>
              </w:rPr>
              <w:t>acknowledges</w:t>
            </w:r>
            <w:r w:rsidR="00F81433" w:rsidRPr="004B3CE3">
              <w:rPr>
                <w:sz w:val="24"/>
                <w:szCs w:val="24"/>
              </w:rPr>
              <w:t xml:space="preserve"> that after </w:t>
            </w:r>
            <w:r w:rsidR="00FB2418" w:rsidRPr="004B3CE3">
              <w:rPr>
                <w:sz w:val="24"/>
                <w:szCs w:val="24"/>
              </w:rPr>
              <w:t xml:space="preserve">business </w:t>
            </w:r>
            <w:r w:rsidR="00F81433" w:rsidRPr="004B3CE3">
              <w:rPr>
                <w:sz w:val="24"/>
                <w:szCs w:val="24"/>
              </w:rPr>
              <w:t xml:space="preserve">hours, </w:t>
            </w:r>
            <w:r w:rsidR="00FB2418" w:rsidRPr="004B3CE3">
              <w:rPr>
                <w:sz w:val="24"/>
                <w:szCs w:val="24"/>
              </w:rPr>
              <w:t xml:space="preserve">the </w:t>
            </w:r>
            <w:r w:rsidR="00F81433" w:rsidRPr="004B3CE3">
              <w:rPr>
                <w:sz w:val="24"/>
                <w:szCs w:val="24"/>
              </w:rPr>
              <w:t>Building</w:t>
            </w:r>
            <w:r w:rsidR="00FB2418" w:rsidRPr="004B3CE3">
              <w:rPr>
                <w:sz w:val="24"/>
                <w:szCs w:val="24"/>
              </w:rPr>
              <w:t>’s</w:t>
            </w:r>
            <w:r w:rsidR="00F81433" w:rsidRPr="004B3CE3">
              <w:rPr>
                <w:sz w:val="24"/>
                <w:szCs w:val="24"/>
              </w:rPr>
              <w:t xml:space="preserve"> services will be limited.</w:t>
            </w:r>
          </w:p>
        </w:tc>
      </w:tr>
      <w:tr w:rsidR="004B3CE3" w:rsidRPr="004B3CE3" w14:paraId="2757DDE5" w14:textId="77777777" w:rsidTr="00365F52">
        <w:tc>
          <w:tcPr>
            <w:tcW w:w="949" w:type="dxa"/>
          </w:tcPr>
          <w:p w14:paraId="4D2FD8E3" w14:textId="503539D5" w:rsidR="00F81433" w:rsidRPr="004B3CE3" w:rsidRDefault="00F81433" w:rsidP="00820B3E">
            <w:pPr>
              <w:spacing w:before="240"/>
              <w:jc w:val="center"/>
              <w:rPr>
                <w:sz w:val="24"/>
                <w:szCs w:val="24"/>
                <w:lang w:val="vi-VN"/>
              </w:rPr>
            </w:pPr>
            <w:r w:rsidRPr="004B3CE3">
              <w:rPr>
                <w:sz w:val="24"/>
                <w:szCs w:val="24"/>
              </w:rPr>
              <w:t>2</w:t>
            </w:r>
            <w:r w:rsidR="00A705F7" w:rsidRPr="004B3CE3">
              <w:rPr>
                <w:sz w:val="24"/>
                <w:szCs w:val="24"/>
                <w:lang w:val="vi-VN"/>
              </w:rPr>
              <w:t>5</w:t>
            </w:r>
          </w:p>
        </w:tc>
        <w:tc>
          <w:tcPr>
            <w:tcW w:w="2870" w:type="dxa"/>
          </w:tcPr>
          <w:p w14:paraId="05B13949" w14:textId="5CC98444" w:rsidR="00F81433" w:rsidRPr="004B3CE3" w:rsidRDefault="00F81433" w:rsidP="007F35FF">
            <w:pPr>
              <w:spacing w:before="240"/>
              <w:jc w:val="both"/>
              <w:rPr>
                <w:b/>
                <w:bCs/>
                <w:sz w:val="24"/>
                <w:szCs w:val="24"/>
              </w:rPr>
            </w:pPr>
            <w:r w:rsidRPr="004B3CE3">
              <w:rPr>
                <w:b/>
                <w:bCs/>
                <w:sz w:val="24"/>
                <w:szCs w:val="24"/>
              </w:rPr>
              <w:t>Telecommunication</w:t>
            </w:r>
            <w:r w:rsidR="00FB2418" w:rsidRPr="004B3CE3">
              <w:rPr>
                <w:b/>
                <w:bCs/>
                <w:sz w:val="24"/>
                <w:szCs w:val="24"/>
              </w:rPr>
              <w:t>s</w:t>
            </w:r>
          </w:p>
          <w:p w14:paraId="7AEF686D" w14:textId="77777777" w:rsidR="00F81433" w:rsidRPr="004B3CE3" w:rsidRDefault="00F81433" w:rsidP="00820B3E">
            <w:pPr>
              <w:jc w:val="both"/>
              <w:rPr>
                <w:i/>
                <w:iCs/>
                <w:sz w:val="24"/>
                <w:szCs w:val="24"/>
              </w:rPr>
            </w:pPr>
          </w:p>
          <w:p w14:paraId="4D8625AB" w14:textId="77777777" w:rsidR="00F81433" w:rsidRPr="004B3CE3" w:rsidRDefault="00F81433" w:rsidP="00820B3E">
            <w:pPr>
              <w:jc w:val="both"/>
              <w:rPr>
                <w:sz w:val="24"/>
                <w:szCs w:val="24"/>
              </w:rPr>
            </w:pPr>
          </w:p>
        </w:tc>
        <w:tc>
          <w:tcPr>
            <w:tcW w:w="5531" w:type="dxa"/>
          </w:tcPr>
          <w:p w14:paraId="2FF6BA5A" w14:textId="0BEBCE97" w:rsidR="00F81433" w:rsidRPr="004B3CE3" w:rsidRDefault="00F81433" w:rsidP="00FB2418">
            <w:pPr>
              <w:spacing w:before="240" w:line="336" w:lineRule="auto"/>
              <w:jc w:val="both"/>
              <w:rPr>
                <w:sz w:val="24"/>
                <w:szCs w:val="24"/>
              </w:rPr>
            </w:pPr>
            <w:r w:rsidRPr="004B3CE3">
              <w:rPr>
                <w:sz w:val="24"/>
                <w:szCs w:val="24"/>
              </w:rPr>
              <w:t xml:space="preserve">The </w:t>
            </w:r>
            <w:r w:rsidR="00C712D9" w:rsidRPr="004B3CE3">
              <w:rPr>
                <w:sz w:val="24"/>
                <w:szCs w:val="24"/>
              </w:rPr>
              <w:t>Lessor</w:t>
            </w:r>
            <w:r w:rsidRPr="004B3CE3">
              <w:rPr>
                <w:sz w:val="24"/>
                <w:szCs w:val="24"/>
              </w:rPr>
              <w:t xml:space="preserve"> ensures that basic telecommunications facilities of the Building such as telephone and internet cable can be connected from the main power source of the Building on each floor. All telephone, broadband/ADSL internet or other comm</w:t>
            </w:r>
            <w:r w:rsidR="00FB2418" w:rsidRPr="004B3CE3">
              <w:rPr>
                <w:sz w:val="24"/>
                <w:szCs w:val="24"/>
              </w:rPr>
              <w:t xml:space="preserve">unication </w:t>
            </w:r>
            <w:r w:rsidRPr="004B3CE3">
              <w:rPr>
                <w:sz w:val="24"/>
                <w:szCs w:val="24"/>
              </w:rPr>
              <w:t xml:space="preserve">during the </w:t>
            </w:r>
            <w:r w:rsidR="00FB2418" w:rsidRPr="004B3CE3">
              <w:rPr>
                <w:sz w:val="24"/>
                <w:szCs w:val="24"/>
              </w:rPr>
              <w:t>Fit-out</w:t>
            </w:r>
            <w:r w:rsidRPr="004B3CE3">
              <w:rPr>
                <w:sz w:val="24"/>
                <w:szCs w:val="24"/>
              </w:rPr>
              <w:t xml:space="preserve"> Period </w:t>
            </w:r>
            <w:r w:rsidR="00CE5387" w:rsidRPr="004B3CE3">
              <w:rPr>
                <w:sz w:val="24"/>
                <w:szCs w:val="24"/>
                <w:lang w:val="vi-VN"/>
              </w:rPr>
              <w:t xml:space="preserve">and </w:t>
            </w:r>
            <w:r w:rsidRPr="004B3CE3">
              <w:rPr>
                <w:sz w:val="24"/>
                <w:szCs w:val="24"/>
              </w:rPr>
              <w:t xml:space="preserve">throughout the </w:t>
            </w:r>
            <w:r w:rsidR="00C712D9" w:rsidRPr="004B3CE3">
              <w:rPr>
                <w:sz w:val="24"/>
                <w:szCs w:val="24"/>
              </w:rPr>
              <w:t>Lessee</w:t>
            </w:r>
            <w:r w:rsidRPr="004B3CE3">
              <w:rPr>
                <w:sz w:val="24"/>
                <w:szCs w:val="24"/>
              </w:rPr>
              <w:t xml:space="preserve">'s Lease Term will be paid directly by the </w:t>
            </w:r>
            <w:r w:rsidR="00C712D9" w:rsidRPr="004B3CE3">
              <w:rPr>
                <w:sz w:val="24"/>
                <w:szCs w:val="24"/>
              </w:rPr>
              <w:t>Lessee</w:t>
            </w:r>
            <w:r w:rsidR="00FB2418" w:rsidRPr="004B3CE3">
              <w:rPr>
                <w:sz w:val="24"/>
                <w:szCs w:val="24"/>
              </w:rPr>
              <w:t xml:space="preserve"> to the relevant suppliers without </w:t>
            </w:r>
            <w:r w:rsidRPr="004B3CE3">
              <w:rPr>
                <w:sz w:val="24"/>
                <w:szCs w:val="24"/>
              </w:rPr>
              <w:t xml:space="preserve">additional cost </w:t>
            </w:r>
            <w:r w:rsidR="00FB2418" w:rsidRPr="004B3CE3">
              <w:rPr>
                <w:sz w:val="24"/>
                <w:szCs w:val="24"/>
              </w:rPr>
              <w:t>to the Building</w:t>
            </w:r>
            <w:r w:rsidRPr="004B3CE3">
              <w:rPr>
                <w:sz w:val="24"/>
                <w:szCs w:val="24"/>
              </w:rPr>
              <w:t>.</w:t>
            </w:r>
          </w:p>
        </w:tc>
      </w:tr>
      <w:tr w:rsidR="004B3CE3" w:rsidRPr="004B3CE3" w14:paraId="4E5773EF" w14:textId="77777777" w:rsidTr="00365F52">
        <w:tc>
          <w:tcPr>
            <w:tcW w:w="949" w:type="dxa"/>
          </w:tcPr>
          <w:p w14:paraId="70E873CE" w14:textId="70611D11" w:rsidR="00F81433" w:rsidRPr="004B3CE3" w:rsidRDefault="00F81433" w:rsidP="00820B3E">
            <w:pPr>
              <w:spacing w:before="240"/>
              <w:jc w:val="center"/>
              <w:rPr>
                <w:sz w:val="24"/>
                <w:szCs w:val="24"/>
                <w:lang w:val="vi-VN"/>
              </w:rPr>
            </w:pPr>
            <w:r w:rsidRPr="004B3CE3">
              <w:rPr>
                <w:sz w:val="24"/>
                <w:szCs w:val="24"/>
              </w:rPr>
              <w:t>2</w:t>
            </w:r>
            <w:r w:rsidR="00A705F7" w:rsidRPr="004B3CE3">
              <w:rPr>
                <w:sz w:val="24"/>
                <w:szCs w:val="24"/>
                <w:lang w:val="vi-VN"/>
              </w:rPr>
              <w:t>6</w:t>
            </w:r>
          </w:p>
        </w:tc>
        <w:tc>
          <w:tcPr>
            <w:tcW w:w="2870" w:type="dxa"/>
          </w:tcPr>
          <w:p w14:paraId="1E13AF05" w14:textId="14794B4C" w:rsidR="00F81433" w:rsidRPr="004B3CE3" w:rsidRDefault="00F81433" w:rsidP="007F35FF">
            <w:pPr>
              <w:spacing w:before="240"/>
              <w:jc w:val="both"/>
              <w:rPr>
                <w:b/>
                <w:bCs/>
                <w:sz w:val="24"/>
                <w:szCs w:val="24"/>
                <w:lang w:val="vi-VN"/>
              </w:rPr>
            </w:pPr>
            <w:r w:rsidRPr="004B3CE3">
              <w:rPr>
                <w:b/>
                <w:bCs/>
                <w:sz w:val="24"/>
                <w:szCs w:val="24"/>
                <w:lang w:val="vi-VN"/>
              </w:rPr>
              <w:t>Backup Generator</w:t>
            </w:r>
          </w:p>
        </w:tc>
        <w:tc>
          <w:tcPr>
            <w:tcW w:w="5531" w:type="dxa"/>
          </w:tcPr>
          <w:p w14:paraId="294EC7E5" w14:textId="58A50771" w:rsidR="00F81433" w:rsidRPr="004B3CE3" w:rsidRDefault="00F81433" w:rsidP="00FB2418">
            <w:pPr>
              <w:spacing w:before="240" w:line="336" w:lineRule="auto"/>
              <w:jc w:val="both"/>
              <w:rPr>
                <w:sz w:val="24"/>
                <w:szCs w:val="24"/>
                <w:lang w:val="vi-VN"/>
              </w:rPr>
            </w:pPr>
            <w:r w:rsidRPr="004B3CE3">
              <w:rPr>
                <w:sz w:val="24"/>
                <w:szCs w:val="24"/>
                <w:lang w:val="vi-VN"/>
              </w:rPr>
              <w:t xml:space="preserve">The </w:t>
            </w:r>
            <w:r w:rsidR="00C712D9" w:rsidRPr="004B3CE3">
              <w:rPr>
                <w:sz w:val="24"/>
                <w:szCs w:val="24"/>
                <w:lang w:val="vi-VN"/>
              </w:rPr>
              <w:t>Lessor</w:t>
            </w:r>
            <w:r w:rsidRPr="004B3CE3">
              <w:rPr>
                <w:sz w:val="24"/>
                <w:szCs w:val="24"/>
                <w:lang w:val="vi-VN"/>
              </w:rPr>
              <w:t xml:space="preserve"> </w:t>
            </w:r>
            <w:r w:rsidR="00FB2418" w:rsidRPr="004B3CE3">
              <w:rPr>
                <w:sz w:val="24"/>
                <w:szCs w:val="24"/>
                <w:lang w:val="en-US"/>
              </w:rPr>
              <w:t>ensures</w:t>
            </w:r>
            <w:r w:rsidRPr="004B3CE3">
              <w:rPr>
                <w:sz w:val="24"/>
                <w:szCs w:val="24"/>
                <w:lang w:val="vi-VN"/>
              </w:rPr>
              <w:t xml:space="preserve"> that the Building has 100% backup power supply.</w:t>
            </w:r>
          </w:p>
        </w:tc>
      </w:tr>
      <w:tr w:rsidR="004B3CE3" w:rsidRPr="004B3CE3" w14:paraId="588DED51" w14:textId="77777777" w:rsidTr="00365F52">
        <w:tc>
          <w:tcPr>
            <w:tcW w:w="949" w:type="dxa"/>
          </w:tcPr>
          <w:p w14:paraId="0C076634" w14:textId="4E1B540A" w:rsidR="00F81433" w:rsidRPr="004B3CE3" w:rsidRDefault="00F81433" w:rsidP="00820B3E">
            <w:pPr>
              <w:spacing w:before="240"/>
              <w:jc w:val="center"/>
              <w:rPr>
                <w:sz w:val="24"/>
                <w:szCs w:val="24"/>
                <w:lang w:val="vi-VN"/>
              </w:rPr>
            </w:pPr>
            <w:r w:rsidRPr="004B3CE3">
              <w:rPr>
                <w:sz w:val="24"/>
                <w:szCs w:val="24"/>
              </w:rPr>
              <w:t>2</w:t>
            </w:r>
            <w:r w:rsidR="00A705F7" w:rsidRPr="004B3CE3">
              <w:rPr>
                <w:sz w:val="24"/>
                <w:szCs w:val="24"/>
                <w:lang w:val="vi-VN"/>
              </w:rPr>
              <w:t>7</w:t>
            </w:r>
          </w:p>
        </w:tc>
        <w:tc>
          <w:tcPr>
            <w:tcW w:w="2870" w:type="dxa"/>
          </w:tcPr>
          <w:p w14:paraId="11A154E6" w14:textId="1784FAAB" w:rsidR="00F81433" w:rsidRPr="004B3CE3" w:rsidRDefault="00FB2418" w:rsidP="00365F52">
            <w:pPr>
              <w:spacing w:before="240"/>
              <w:jc w:val="both"/>
              <w:rPr>
                <w:b/>
                <w:bCs/>
                <w:sz w:val="24"/>
                <w:szCs w:val="24"/>
              </w:rPr>
            </w:pPr>
            <w:r w:rsidRPr="004B3CE3">
              <w:rPr>
                <w:b/>
                <w:bCs/>
                <w:sz w:val="24"/>
                <w:szCs w:val="24"/>
              </w:rPr>
              <w:t>Fit-out Work</w:t>
            </w:r>
          </w:p>
          <w:p w14:paraId="7542C91A" w14:textId="77777777" w:rsidR="00F81433" w:rsidRPr="004B3CE3" w:rsidRDefault="00F81433" w:rsidP="00820B3E">
            <w:pPr>
              <w:jc w:val="both"/>
              <w:rPr>
                <w:sz w:val="24"/>
                <w:szCs w:val="24"/>
              </w:rPr>
            </w:pPr>
          </w:p>
        </w:tc>
        <w:tc>
          <w:tcPr>
            <w:tcW w:w="5531" w:type="dxa"/>
            <w:vAlign w:val="center"/>
          </w:tcPr>
          <w:p w14:paraId="4918D41B" w14:textId="45F35D0A" w:rsidR="00F81433" w:rsidRPr="004B3CE3" w:rsidRDefault="00F81433" w:rsidP="00FB2418">
            <w:pPr>
              <w:spacing w:line="336" w:lineRule="auto"/>
              <w:jc w:val="both"/>
              <w:rPr>
                <w:sz w:val="24"/>
                <w:szCs w:val="24"/>
              </w:rPr>
            </w:pPr>
            <w:r w:rsidRPr="004B3CE3">
              <w:rPr>
                <w:sz w:val="24"/>
                <w:szCs w:val="24"/>
              </w:rPr>
              <w:t xml:space="preserve">The </w:t>
            </w:r>
            <w:r w:rsidR="00C712D9" w:rsidRPr="004B3CE3">
              <w:rPr>
                <w:sz w:val="24"/>
                <w:szCs w:val="24"/>
              </w:rPr>
              <w:t>Lessee</w:t>
            </w:r>
            <w:r w:rsidRPr="004B3CE3">
              <w:rPr>
                <w:sz w:val="24"/>
                <w:szCs w:val="24"/>
              </w:rPr>
              <w:t xml:space="preserve"> will complete the </w:t>
            </w:r>
            <w:r w:rsidR="00FB2418" w:rsidRPr="004B3CE3">
              <w:rPr>
                <w:sz w:val="24"/>
                <w:szCs w:val="24"/>
              </w:rPr>
              <w:t xml:space="preserve">Fit-out Work </w:t>
            </w:r>
            <w:r w:rsidRPr="004B3CE3">
              <w:rPr>
                <w:sz w:val="24"/>
                <w:szCs w:val="24"/>
              </w:rPr>
              <w:t xml:space="preserve">at the </w:t>
            </w:r>
            <w:r w:rsidR="00C712D9" w:rsidRPr="004B3CE3">
              <w:rPr>
                <w:sz w:val="24"/>
                <w:szCs w:val="24"/>
              </w:rPr>
              <w:t>Lessee</w:t>
            </w:r>
            <w:r w:rsidR="00FB2418" w:rsidRPr="004B3CE3">
              <w:rPr>
                <w:sz w:val="24"/>
                <w:szCs w:val="24"/>
              </w:rPr>
              <w:t>'s costs</w:t>
            </w:r>
            <w:r w:rsidRPr="004B3CE3">
              <w:rPr>
                <w:sz w:val="24"/>
                <w:szCs w:val="24"/>
              </w:rPr>
              <w:t xml:space="preserve"> in accordance with the specific plans and designs</w:t>
            </w:r>
            <w:r w:rsidR="00FB2418" w:rsidRPr="004B3CE3">
              <w:rPr>
                <w:sz w:val="24"/>
                <w:szCs w:val="24"/>
              </w:rPr>
              <w:t xml:space="preserve"> that must be</w:t>
            </w:r>
            <w:r w:rsidRPr="004B3CE3">
              <w:rPr>
                <w:sz w:val="24"/>
                <w:szCs w:val="24"/>
              </w:rPr>
              <w:t xml:space="preserve"> submit</w:t>
            </w:r>
            <w:r w:rsidR="00FB2418" w:rsidRPr="004B3CE3">
              <w:rPr>
                <w:sz w:val="24"/>
                <w:szCs w:val="24"/>
              </w:rPr>
              <w:t>ted</w:t>
            </w:r>
            <w:r w:rsidRPr="004B3CE3">
              <w:rPr>
                <w:sz w:val="24"/>
                <w:szCs w:val="24"/>
              </w:rPr>
              <w:t xml:space="preserve"> to the </w:t>
            </w:r>
            <w:r w:rsidR="00C712D9" w:rsidRPr="004B3CE3">
              <w:rPr>
                <w:sz w:val="24"/>
                <w:szCs w:val="24"/>
              </w:rPr>
              <w:t>Lessor</w:t>
            </w:r>
            <w:r w:rsidRPr="004B3CE3">
              <w:rPr>
                <w:sz w:val="24"/>
                <w:szCs w:val="24"/>
              </w:rPr>
              <w:t xml:space="preserve"> at least fourteen (14</w:t>
            </w:r>
            <w:r w:rsidR="00FB2418" w:rsidRPr="004B3CE3">
              <w:rPr>
                <w:sz w:val="24"/>
                <w:szCs w:val="24"/>
              </w:rPr>
              <w:t xml:space="preserve">) days before commencing work </w:t>
            </w:r>
            <w:r w:rsidRPr="004B3CE3">
              <w:rPr>
                <w:sz w:val="24"/>
                <w:szCs w:val="24"/>
              </w:rPr>
              <w:t xml:space="preserve">and approved in writing by the </w:t>
            </w:r>
            <w:r w:rsidR="00C712D9" w:rsidRPr="004B3CE3">
              <w:rPr>
                <w:sz w:val="24"/>
                <w:szCs w:val="24"/>
              </w:rPr>
              <w:t>Lessor</w:t>
            </w:r>
            <w:r w:rsidRPr="004B3CE3">
              <w:rPr>
                <w:sz w:val="24"/>
                <w:szCs w:val="24"/>
              </w:rPr>
              <w:t xml:space="preserve"> (this approval will be issued in a timely and reasonable manner). </w:t>
            </w:r>
            <w:r w:rsidR="00FB2418" w:rsidRPr="004B3CE3">
              <w:rPr>
                <w:sz w:val="24"/>
                <w:szCs w:val="24"/>
              </w:rPr>
              <w:t>Such</w:t>
            </w:r>
            <w:r w:rsidRPr="004B3CE3">
              <w:rPr>
                <w:sz w:val="24"/>
                <w:szCs w:val="24"/>
              </w:rPr>
              <w:t xml:space="preserve"> drawings must be of good quality and suitable in all respects for </w:t>
            </w:r>
            <w:proofErr w:type="gramStart"/>
            <w:r w:rsidRPr="004B3CE3">
              <w:rPr>
                <w:sz w:val="24"/>
                <w:szCs w:val="24"/>
              </w:rPr>
              <w:t>a</w:t>
            </w:r>
            <w:proofErr w:type="gramEnd"/>
            <w:r w:rsidRPr="004B3CE3">
              <w:rPr>
                <w:sz w:val="24"/>
                <w:szCs w:val="24"/>
              </w:rPr>
              <w:t xml:space="preserve"> </w:t>
            </w:r>
            <w:r w:rsidR="00612756">
              <w:rPr>
                <w:sz w:val="24"/>
                <w:szCs w:val="24"/>
              </w:rPr>
              <w:t>office</w:t>
            </w:r>
            <w:r w:rsidR="00612756" w:rsidRPr="004B3CE3">
              <w:rPr>
                <w:sz w:val="24"/>
                <w:szCs w:val="24"/>
              </w:rPr>
              <w:t xml:space="preserve"> </w:t>
            </w:r>
            <w:r w:rsidRPr="004B3CE3">
              <w:rPr>
                <w:sz w:val="24"/>
                <w:szCs w:val="24"/>
              </w:rPr>
              <w:t>building.</w:t>
            </w:r>
          </w:p>
        </w:tc>
      </w:tr>
      <w:tr w:rsidR="004B3CE3" w:rsidRPr="004B3CE3" w14:paraId="0E1B45BA" w14:textId="77777777" w:rsidTr="00365F52">
        <w:tc>
          <w:tcPr>
            <w:tcW w:w="9350" w:type="dxa"/>
            <w:gridSpan w:val="3"/>
            <w:shd w:val="clear" w:color="auto" w:fill="FBE4D5" w:themeFill="accent2" w:themeFillTint="33"/>
          </w:tcPr>
          <w:p w14:paraId="13ADD043" w14:textId="35E83BD4" w:rsidR="00F81433" w:rsidRPr="004B3CE3" w:rsidRDefault="00FB2418" w:rsidP="00FB2418">
            <w:pPr>
              <w:rPr>
                <w:sz w:val="24"/>
                <w:szCs w:val="24"/>
              </w:rPr>
            </w:pPr>
            <w:r w:rsidRPr="004B3CE3">
              <w:rPr>
                <w:sz w:val="24"/>
                <w:szCs w:val="24"/>
              </w:rPr>
              <w:lastRenderedPageBreak/>
              <w:t>OTHERS</w:t>
            </w:r>
          </w:p>
        </w:tc>
      </w:tr>
      <w:tr w:rsidR="00F81433" w:rsidRPr="004B3CE3" w14:paraId="145A84C0" w14:textId="77777777" w:rsidTr="00365F52">
        <w:tc>
          <w:tcPr>
            <w:tcW w:w="949" w:type="dxa"/>
          </w:tcPr>
          <w:p w14:paraId="474EAA91" w14:textId="380894E5" w:rsidR="00F81433" w:rsidRPr="004B3CE3" w:rsidRDefault="00F81433" w:rsidP="00820B3E">
            <w:pPr>
              <w:spacing w:before="240"/>
              <w:jc w:val="center"/>
              <w:rPr>
                <w:sz w:val="24"/>
                <w:szCs w:val="24"/>
                <w:lang w:val="vi-VN"/>
              </w:rPr>
            </w:pPr>
            <w:r w:rsidRPr="004B3CE3">
              <w:rPr>
                <w:sz w:val="24"/>
                <w:szCs w:val="24"/>
              </w:rPr>
              <w:t>2</w:t>
            </w:r>
            <w:r w:rsidR="00A8021C" w:rsidRPr="004B3CE3">
              <w:rPr>
                <w:sz w:val="24"/>
                <w:szCs w:val="24"/>
                <w:lang w:val="vi-VN"/>
              </w:rPr>
              <w:t>8</w:t>
            </w:r>
          </w:p>
        </w:tc>
        <w:tc>
          <w:tcPr>
            <w:tcW w:w="2870" w:type="dxa"/>
          </w:tcPr>
          <w:p w14:paraId="0FB3117A" w14:textId="6F842E9C" w:rsidR="00F81433" w:rsidRPr="004B3CE3" w:rsidRDefault="00FB2418" w:rsidP="00E74115">
            <w:pPr>
              <w:spacing w:before="240"/>
              <w:jc w:val="both"/>
              <w:rPr>
                <w:b/>
                <w:bCs/>
                <w:sz w:val="24"/>
                <w:szCs w:val="24"/>
              </w:rPr>
            </w:pPr>
            <w:r w:rsidRPr="004B3CE3">
              <w:rPr>
                <w:b/>
                <w:bCs/>
                <w:sz w:val="24"/>
                <w:szCs w:val="24"/>
              </w:rPr>
              <w:t>Professional Fee</w:t>
            </w:r>
          </w:p>
        </w:tc>
        <w:tc>
          <w:tcPr>
            <w:tcW w:w="5531" w:type="dxa"/>
          </w:tcPr>
          <w:p w14:paraId="488E40D8" w14:textId="286930F3" w:rsidR="00F81433" w:rsidRPr="004B3CE3" w:rsidRDefault="00F81433" w:rsidP="00E74115">
            <w:pPr>
              <w:spacing w:before="240" w:line="336" w:lineRule="auto"/>
              <w:jc w:val="both"/>
              <w:rPr>
                <w:sz w:val="24"/>
                <w:szCs w:val="24"/>
              </w:rPr>
            </w:pPr>
            <w:r w:rsidRPr="004B3CE3">
              <w:rPr>
                <w:sz w:val="24"/>
                <w:szCs w:val="24"/>
              </w:rPr>
              <w:t>Each Party shall pay its own legal fees and all other professional fees.</w:t>
            </w:r>
          </w:p>
        </w:tc>
      </w:tr>
    </w:tbl>
    <w:p w14:paraId="5E94B1E9" w14:textId="29C16AFE" w:rsidR="006D6698" w:rsidRPr="004B3CE3" w:rsidRDefault="006D6698" w:rsidP="00F81433">
      <w:pPr>
        <w:jc w:val="both"/>
        <w:rPr>
          <w:lang w:val="vi-VN"/>
        </w:rPr>
      </w:pPr>
    </w:p>
    <w:p w14:paraId="452119B2" w14:textId="3805714A" w:rsidR="00F81433" w:rsidRPr="00C617FA" w:rsidRDefault="00846CE0" w:rsidP="006D6698">
      <w:pPr>
        <w:pStyle w:val="1"/>
        <w:jc w:val="center"/>
        <w:rPr>
          <w:color w:val="auto"/>
          <w:lang w:val="vi-VN"/>
        </w:rPr>
      </w:pPr>
      <w:commentRangeStart w:id="117"/>
      <w:ins w:id="118" w:author="김현주 (Hyunjoo Kim)" w:date="2025-04-16T10:50:00Z">
        <w:r w:rsidRPr="002A4A2D">
          <w:rPr>
            <w:rFonts w:ascii="Arial" w:hAnsi="Arial" w:cs="Arial"/>
            <w:b w:val="0"/>
            <w:i/>
            <w:iCs/>
            <w:noProof/>
            <w:sz w:val="20"/>
            <w:szCs w:val="20"/>
            <w:lang w:eastAsia="ko-KR"/>
          </w:rPr>
          <w:drawing>
            <wp:anchor distT="0" distB="0" distL="114300" distR="114300" simplePos="0" relativeHeight="251659264" behindDoc="0" locked="0" layoutInCell="1" allowOverlap="1" wp14:anchorId="43D7ECA3" wp14:editId="4D9E115D">
              <wp:simplePos x="0" y="0"/>
              <wp:positionH relativeFrom="column">
                <wp:posOffset>0</wp:posOffset>
              </wp:positionH>
              <wp:positionV relativeFrom="paragraph">
                <wp:posOffset>174625</wp:posOffset>
              </wp:positionV>
              <wp:extent cx="3200564" cy="3924502"/>
              <wp:effectExtent l="0" t="0" r="0" b="0"/>
              <wp:wrapTopAndBottom/>
              <wp:docPr id="2019962338" name="Picture 1" descr="A bluepri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62338" name="Picture 1" descr="A blueprint of a building&#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200564" cy="3924502"/>
                      </a:xfrm>
                      <a:prstGeom prst="rect">
                        <a:avLst/>
                      </a:prstGeom>
                    </pic:spPr>
                  </pic:pic>
                </a:graphicData>
              </a:graphic>
            </wp:anchor>
          </w:drawing>
        </w:r>
        <w:commentRangeEnd w:id="117"/>
        <w:r>
          <w:rPr>
            <w:rStyle w:val="ad"/>
            <w:rFonts w:eastAsia="Times New Roman" w:cs="Times New Roman"/>
            <w:b w:val="0"/>
            <w:color w:val="auto"/>
            <w:lang w:val="en-US"/>
          </w:rPr>
          <w:commentReference w:id="117"/>
        </w:r>
      </w:ins>
      <w:r w:rsidR="00F81433" w:rsidRPr="00C617FA">
        <w:rPr>
          <w:color w:val="auto"/>
          <w:lang w:val="vi-VN"/>
        </w:rPr>
        <w:br w:type="page"/>
      </w:r>
    </w:p>
    <w:p w14:paraId="641DF564" w14:textId="3C44F9D2" w:rsidR="006D6698" w:rsidRPr="00C617FA" w:rsidRDefault="00CA381B" w:rsidP="00365F52">
      <w:pPr>
        <w:pStyle w:val="1"/>
        <w:spacing w:before="120" w:after="120"/>
        <w:contextualSpacing/>
        <w:jc w:val="center"/>
        <w:rPr>
          <w:color w:val="auto"/>
          <w:lang w:val="en-US"/>
        </w:rPr>
      </w:pPr>
      <w:bookmarkStart w:id="119" w:name="_Toc189640017"/>
      <w:r w:rsidRPr="00C617FA">
        <w:rPr>
          <w:color w:val="auto"/>
          <w:lang w:val="vi-VN"/>
        </w:rPr>
        <w:lastRenderedPageBreak/>
        <w:t>SCHEDULE</w:t>
      </w:r>
      <w:r w:rsidR="006D6698" w:rsidRPr="00C617FA">
        <w:rPr>
          <w:color w:val="auto"/>
          <w:lang w:val="vi-VN"/>
        </w:rPr>
        <w:t xml:space="preserve"> 3 –</w:t>
      </w:r>
      <w:r w:rsidR="00D03D2C" w:rsidRPr="00C617FA">
        <w:rPr>
          <w:color w:val="auto"/>
          <w:lang w:val="en-US"/>
        </w:rPr>
        <w:t xml:space="preserve"> </w:t>
      </w:r>
      <w:r w:rsidR="006D6698" w:rsidRPr="00C617FA">
        <w:rPr>
          <w:color w:val="auto"/>
          <w:lang w:val="vi-VN"/>
        </w:rPr>
        <w:t>SERVICES</w:t>
      </w:r>
      <w:r w:rsidR="00D03D2C" w:rsidRPr="00C617FA">
        <w:rPr>
          <w:color w:val="auto"/>
          <w:lang w:val="en-US"/>
        </w:rPr>
        <w:t xml:space="preserve"> OF THE </w:t>
      </w:r>
      <w:r w:rsidR="00C712D9" w:rsidRPr="00C617FA">
        <w:rPr>
          <w:color w:val="auto"/>
          <w:lang w:val="en-US"/>
        </w:rPr>
        <w:t>LESSOR</w:t>
      </w:r>
      <w:bookmarkEnd w:id="119"/>
    </w:p>
    <w:p w14:paraId="295D3BC0" w14:textId="77777777" w:rsidR="00764EDB" w:rsidRPr="004B3CE3" w:rsidRDefault="00764EDB" w:rsidP="00365F52">
      <w:pPr>
        <w:spacing w:before="120" w:after="120"/>
        <w:contextualSpacing/>
        <w:jc w:val="both"/>
        <w:rPr>
          <w:lang w:val="vi-VN"/>
        </w:rPr>
      </w:pPr>
    </w:p>
    <w:p w14:paraId="7A9BCEC4" w14:textId="01ACC1F1" w:rsidR="00764EDB" w:rsidRPr="004B3CE3" w:rsidRDefault="00D03D2C" w:rsidP="009F5824">
      <w:pPr>
        <w:spacing w:before="120" w:after="120"/>
        <w:contextualSpacing/>
        <w:jc w:val="both"/>
        <w:rPr>
          <w:lang w:val="vi-VN"/>
        </w:rPr>
      </w:pPr>
      <w:r w:rsidRPr="004B3CE3">
        <w:rPr>
          <w:lang w:val="vi-VN"/>
        </w:rPr>
        <w:t>The Service</w:t>
      </w:r>
      <w:r w:rsidR="00764EDB" w:rsidRPr="004B3CE3">
        <w:rPr>
          <w:lang w:val="vi-VN"/>
        </w:rPr>
        <w:t xml:space="preserve"> are provided by the </w:t>
      </w:r>
      <w:r w:rsidR="00C712D9" w:rsidRPr="004B3CE3">
        <w:rPr>
          <w:lang w:val="vi-VN"/>
        </w:rPr>
        <w:t>Lessor</w:t>
      </w:r>
      <w:r w:rsidR="00764EDB" w:rsidRPr="004B3CE3">
        <w:rPr>
          <w:lang w:val="vi-VN"/>
        </w:rPr>
        <w:t xml:space="preserve"> to the </w:t>
      </w:r>
      <w:r w:rsidR="00C712D9" w:rsidRPr="004B3CE3">
        <w:rPr>
          <w:lang w:val="vi-VN"/>
        </w:rPr>
        <w:t>Lessee</w:t>
      </w:r>
      <w:r w:rsidR="00764EDB" w:rsidRPr="004B3CE3">
        <w:rPr>
          <w:lang w:val="vi-VN"/>
        </w:rPr>
        <w:t xml:space="preserve"> on the basis that the </w:t>
      </w:r>
      <w:r w:rsidR="00C712D9" w:rsidRPr="004B3CE3">
        <w:rPr>
          <w:lang w:val="vi-VN"/>
        </w:rPr>
        <w:t>Lessee</w:t>
      </w:r>
      <w:r w:rsidR="00764EDB" w:rsidRPr="004B3CE3">
        <w:rPr>
          <w:lang w:val="vi-VN"/>
        </w:rPr>
        <w:t xml:space="preserve"> pays the </w:t>
      </w:r>
      <w:r w:rsidR="00F541D2" w:rsidRPr="004B3CE3">
        <w:rPr>
          <w:lang w:val="vi-VN"/>
        </w:rPr>
        <w:t>Service Charge</w:t>
      </w:r>
      <w:r w:rsidR="00764EDB" w:rsidRPr="004B3CE3">
        <w:rPr>
          <w:lang w:val="vi-VN"/>
        </w:rPr>
        <w:t>, including:</w:t>
      </w:r>
    </w:p>
    <w:p w14:paraId="5839AEA0" w14:textId="77777777" w:rsidR="00365F52" w:rsidRPr="004B3CE3" w:rsidRDefault="00365F52" w:rsidP="009F5824">
      <w:pPr>
        <w:spacing w:before="120" w:after="120"/>
        <w:contextualSpacing/>
        <w:jc w:val="both"/>
        <w:rPr>
          <w:lang w:val="vi-VN"/>
        </w:rPr>
      </w:pPr>
    </w:p>
    <w:p w14:paraId="52E759FD" w14:textId="3081C311" w:rsidR="009F5824" w:rsidRPr="004B3CE3" w:rsidRDefault="00764EDB" w:rsidP="00340A46">
      <w:pPr>
        <w:pStyle w:val="a3"/>
        <w:numPr>
          <w:ilvl w:val="0"/>
          <w:numId w:val="70"/>
        </w:numPr>
        <w:spacing w:before="120" w:after="120"/>
        <w:ind w:left="567" w:hanging="567"/>
        <w:jc w:val="both"/>
        <w:rPr>
          <w:lang w:val="vi-VN"/>
        </w:rPr>
      </w:pPr>
      <w:r w:rsidRPr="004B3CE3">
        <w:rPr>
          <w:lang w:val="vi-VN"/>
        </w:rPr>
        <w:t xml:space="preserve">Air conditioning and ventilation will be provided in </w:t>
      </w:r>
      <w:r w:rsidR="00176F4E" w:rsidRPr="004B3CE3">
        <w:rPr>
          <w:lang w:val="vi-VN"/>
        </w:rPr>
        <w:t>Common Area</w:t>
      </w:r>
      <w:r w:rsidRPr="004B3CE3">
        <w:rPr>
          <w:lang w:val="vi-VN"/>
        </w:rPr>
        <w:t xml:space="preserve"> and </w:t>
      </w:r>
      <w:r w:rsidR="00D03D2C" w:rsidRPr="004B3CE3">
        <w:rPr>
          <w:lang w:val="en-US"/>
        </w:rPr>
        <w:t>Leased Premises</w:t>
      </w:r>
      <w:r w:rsidRPr="004B3CE3">
        <w:rPr>
          <w:lang w:val="vi-VN"/>
        </w:rPr>
        <w:t xml:space="preserve"> during business hours (8:00 a.m. – 6:00 p.m. Monday to Friday, 8</w:t>
      </w:r>
      <w:r w:rsidR="00D03D2C" w:rsidRPr="004B3CE3">
        <w:rPr>
          <w:lang w:val="vi-VN"/>
        </w:rPr>
        <w:t>:00 a.m. – 12:00 p.m. Saturday)</w:t>
      </w:r>
      <w:r w:rsidRPr="004B3CE3">
        <w:rPr>
          <w:lang w:val="vi-VN"/>
        </w:rPr>
        <w:t>, excluding holidays;</w:t>
      </w:r>
    </w:p>
    <w:p w14:paraId="537B71AD" w14:textId="77777777" w:rsidR="009F5824" w:rsidRPr="004B3CE3" w:rsidRDefault="009F5824" w:rsidP="009F5824">
      <w:pPr>
        <w:pStyle w:val="a3"/>
        <w:spacing w:before="120" w:after="120"/>
        <w:ind w:left="567"/>
        <w:jc w:val="both"/>
        <w:rPr>
          <w:lang w:val="vi-VN"/>
        </w:rPr>
      </w:pPr>
    </w:p>
    <w:p w14:paraId="2B8089AA" w14:textId="78A2D273" w:rsidR="009F5824" w:rsidRPr="004B3CE3" w:rsidRDefault="00D03D2C" w:rsidP="00340A46">
      <w:pPr>
        <w:pStyle w:val="a3"/>
        <w:numPr>
          <w:ilvl w:val="0"/>
          <w:numId w:val="70"/>
        </w:numPr>
        <w:spacing w:before="120" w:after="120"/>
        <w:ind w:left="567" w:hanging="567"/>
        <w:jc w:val="both"/>
        <w:rPr>
          <w:lang w:val="vi-VN"/>
        </w:rPr>
      </w:pPr>
      <w:r w:rsidRPr="004B3CE3">
        <w:rPr>
          <w:lang w:val="en-US"/>
        </w:rPr>
        <w:t>W</w:t>
      </w:r>
      <w:r w:rsidR="00764EDB" w:rsidRPr="004B3CE3">
        <w:rPr>
          <w:lang w:val="vi-VN"/>
        </w:rPr>
        <w:t xml:space="preserve">ater, electricity and wastewater treatment systems for </w:t>
      </w:r>
      <w:r w:rsidR="00176F4E" w:rsidRPr="004B3CE3">
        <w:rPr>
          <w:lang w:val="vi-VN"/>
        </w:rPr>
        <w:t>Common Area</w:t>
      </w:r>
      <w:r w:rsidR="00764EDB" w:rsidRPr="004B3CE3">
        <w:rPr>
          <w:lang w:val="vi-VN"/>
        </w:rPr>
        <w:t>;</w:t>
      </w:r>
    </w:p>
    <w:p w14:paraId="67C0ED4F" w14:textId="77777777" w:rsidR="009F5824" w:rsidRPr="004B3CE3" w:rsidRDefault="009F5824" w:rsidP="009F5824">
      <w:pPr>
        <w:pStyle w:val="a3"/>
        <w:spacing w:before="120" w:after="120"/>
        <w:ind w:left="567"/>
        <w:jc w:val="both"/>
        <w:rPr>
          <w:lang w:val="vi-VN"/>
        </w:rPr>
      </w:pPr>
    </w:p>
    <w:p w14:paraId="1FF0BA8E" w14:textId="77777777" w:rsidR="009F5824" w:rsidRPr="004B3CE3" w:rsidRDefault="00764EDB" w:rsidP="00340A46">
      <w:pPr>
        <w:pStyle w:val="a3"/>
        <w:numPr>
          <w:ilvl w:val="0"/>
          <w:numId w:val="70"/>
        </w:numPr>
        <w:spacing w:before="120" w:after="120"/>
        <w:ind w:left="567" w:hanging="567"/>
        <w:jc w:val="both"/>
      </w:pPr>
      <w:r w:rsidRPr="004B3CE3">
        <w:t>Building security 24/7;</w:t>
      </w:r>
    </w:p>
    <w:p w14:paraId="16A9BD38" w14:textId="77777777" w:rsidR="009F5824" w:rsidRPr="004B3CE3" w:rsidRDefault="009F5824" w:rsidP="009F5824">
      <w:pPr>
        <w:pStyle w:val="a3"/>
        <w:spacing w:before="120" w:after="120"/>
        <w:ind w:left="567"/>
        <w:jc w:val="both"/>
      </w:pPr>
    </w:p>
    <w:p w14:paraId="74BF6552" w14:textId="108D3FD3" w:rsidR="009F5824" w:rsidRPr="004B3CE3" w:rsidRDefault="00764EDB" w:rsidP="00340A46">
      <w:pPr>
        <w:pStyle w:val="a3"/>
        <w:numPr>
          <w:ilvl w:val="0"/>
          <w:numId w:val="70"/>
        </w:numPr>
        <w:spacing w:before="120" w:after="120"/>
        <w:ind w:left="567" w:hanging="567"/>
        <w:jc w:val="both"/>
      </w:pPr>
      <w:r w:rsidRPr="004B3CE3">
        <w:t xml:space="preserve">Cleaning and pest control, lighting and security for </w:t>
      </w:r>
      <w:r w:rsidR="00176F4E" w:rsidRPr="004B3CE3">
        <w:rPr>
          <w:lang w:val="vi-VN"/>
        </w:rPr>
        <w:t>Common Area</w:t>
      </w:r>
      <w:r w:rsidRPr="004B3CE3">
        <w:t>;</w:t>
      </w:r>
    </w:p>
    <w:p w14:paraId="0483314E" w14:textId="77777777" w:rsidR="009F5824" w:rsidRPr="004B3CE3" w:rsidRDefault="009F5824" w:rsidP="009F5824">
      <w:pPr>
        <w:pStyle w:val="a3"/>
        <w:spacing w:before="120" w:after="120"/>
        <w:ind w:left="567"/>
        <w:jc w:val="both"/>
      </w:pPr>
    </w:p>
    <w:p w14:paraId="3010DBEB" w14:textId="77777777" w:rsidR="009F5824" w:rsidRPr="004B3CE3" w:rsidRDefault="00764EDB" w:rsidP="00340A46">
      <w:pPr>
        <w:pStyle w:val="a3"/>
        <w:numPr>
          <w:ilvl w:val="0"/>
          <w:numId w:val="70"/>
        </w:numPr>
        <w:spacing w:before="120" w:after="120"/>
        <w:ind w:left="567" w:hanging="567"/>
        <w:jc w:val="both"/>
      </w:pPr>
      <w:r w:rsidRPr="004B3CE3">
        <w:t>Standard central waste treatment system;</w:t>
      </w:r>
    </w:p>
    <w:p w14:paraId="3101F48B" w14:textId="77777777" w:rsidR="009F5824" w:rsidRPr="004B3CE3" w:rsidRDefault="009F5824" w:rsidP="009F5824">
      <w:pPr>
        <w:pStyle w:val="a3"/>
        <w:spacing w:before="120" w:after="120"/>
        <w:ind w:left="567"/>
        <w:jc w:val="both"/>
      </w:pPr>
    </w:p>
    <w:p w14:paraId="3D0571E3" w14:textId="77777777" w:rsidR="009F5824" w:rsidRPr="004B3CE3" w:rsidRDefault="00764EDB" w:rsidP="00340A46">
      <w:pPr>
        <w:pStyle w:val="a3"/>
        <w:numPr>
          <w:ilvl w:val="0"/>
          <w:numId w:val="70"/>
        </w:numPr>
        <w:spacing w:before="120" w:after="120"/>
        <w:ind w:left="567" w:hanging="567"/>
        <w:jc w:val="both"/>
      </w:pPr>
      <w:r w:rsidRPr="004B3CE3">
        <w:t>Backup power system for emergencies;</w:t>
      </w:r>
    </w:p>
    <w:p w14:paraId="2A4D7D76" w14:textId="77777777" w:rsidR="009F5824" w:rsidRPr="004B3CE3" w:rsidRDefault="009F5824" w:rsidP="009F5824">
      <w:pPr>
        <w:pStyle w:val="a3"/>
        <w:spacing w:before="120" w:after="120"/>
        <w:ind w:left="567"/>
        <w:jc w:val="both"/>
      </w:pPr>
    </w:p>
    <w:p w14:paraId="740A3611" w14:textId="723ED302" w:rsidR="009F5824" w:rsidRPr="004B3CE3" w:rsidRDefault="00D03D2C" w:rsidP="00340A46">
      <w:pPr>
        <w:pStyle w:val="a3"/>
        <w:numPr>
          <w:ilvl w:val="0"/>
          <w:numId w:val="70"/>
        </w:numPr>
        <w:spacing w:before="120" w:after="120"/>
        <w:ind w:left="567" w:hanging="567"/>
        <w:jc w:val="both"/>
      </w:pPr>
      <w:r w:rsidRPr="004B3CE3">
        <w:t>Outside cleaning for</w:t>
      </w:r>
      <w:r w:rsidR="00764EDB" w:rsidRPr="004B3CE3">
        <w:t xml:space="preserve"> windows and walls;</w:t>
      </w:r>
    </w:p>
    <w:p w14:paraId="2E96BAF9" w14:textId="77777777" w:rsidR="009F5824" w:rsidRPr="004B3CE3" w:rsidRDefault="009F5824" w:rsidP="009F5824">
      <w:pPr>
        <w:pStyle w:val="a3"/>
        <w:spacing w:before="120" w:after="120"/>
        <w:ind w:left="567"/>
        <w:jc w:val="both"/>
      </w:pPr>
    </w:p>
    <w:p w14:paraId="47FADEDC" w14:textId="513C0FA7" w:rsidR="006D6698" w:rsidRPr="004B3CE3" w:rsidRDefault="00D03D2C" w:rsidP="00D03D2C">
      <w:pPr>
        <w:pStyle w:val="a3"/>
        <w:numPr>
          <w:ilvl w:val="0"/>
          <w:numId w:val="70"/>
        </w:numPr>
        <w:spacing w:before="120" w:after="120"/>
        <w:ind w:left="540" w:hanging="540"/>
        <w:jc w:val="both"/>
      </w:pPr>
      <w:r w:rsidRPr="004B3CE3">
        <w:t xml:space="preserve">Ornamental plant </w:t>
      </w:r>
      <w:r w:rsidR="00764EDB" w:rsidRPr="004B3CE3">
        <w:t>care and equipment maintenance</w:t>
      </w:r>
      <w:r w:rsidRPr="004B3CE3">
        <w:t xml:space="preserve"> service for the Building services</w:t>
      </w:r>
      <w:r w:rsidR="00365F52" w:rsidRPr="004B3CE3">
        <w:rPr>
          <w:lang w:val="vi-VN"/>
        </w:rPr>
        <w:t>.</w:t>
      </w:r>
    </w:p>
    <w:p w14:paraId="22715400" w14:textId="3369D3B3" w:rsidR="006D6698" w:rsidRPr="004B3CE3" w:rsidRDefault="006D6698" w:rsidP="006D6698">
      <w:pPr>
        <w:jc w:val="both"/>
        <w:rPr>
          <w:lang w:val="vi-VN"/>
        </w:rPr>
      </w:pPr>
      <w:r w:rsidRPr="004B3CE3">
        <w:rPr>
          <w:lang w:val="vi-VN"/>
        </w:rPr>
        <w:br w:type="page"/>
      </w:r>
    </w:p>
    <w:p w14:paraId="18B2C6C0" w14:textId="6F28B4D1" w:rsidR="009F5824" w:rsidRPr="00C617FA" w:rsidRDefault="00CA381B" w:rsidP="009F5824">
      <w:pPr>
        <w:pStyle w:val="1"/>
        <w:spacing w:before="120" w:after="120"/>
        <w:contextualSpacing/>
        <w:jc w:val="center"/>
        <w:rPr>
          <w:color w:val="auto"/>
          <w:lang w:val="en-US"/>
        </w:rPr>
      </w:pPr>
      <w:bookmarkStart w:id="120" w:name="_Toc189640018"/>
      <w:r w:rsidRPr="00C617FA">
        <w:rPr>
          <w:color w:val="auto"/>
          <w:lang w:val="vi-VN"/>
        </w:rPr>
        <w:lastRenderedPageBreak/>
        <w:t>SCHEDULE</w:t>
      </w:r>
      <w:r w:rsidR="009F5824" w:rsidRPr="00C617FA">
        <w:rPr>
          <w:color w:val="auto"/>
          <w:lang w:val="vi-VN"/>
        </w:rPr>
        <w:t xml:space="preserve"> 4 – </w:t>
      </w:r>
      <w:r w:rsidR="00FD5554" w:rsidRPr="00C617FA">
        <w:rPr>
          <w:color w:val="auto"/>
          <w:lang w:val="en-US"/>
        </w:rPr>
        <w:t>PREMISES HANDOVER MINUTES</w:t>
      </w:r>
      <w:bookmarkEnd w:id="120"/>
    </w:p>
    <w:p w14:paraId="19929B9D" w14:textId="77777777" w:rsidR="009F5824" w:rsidRPr="004B3CE3" w:rsidRDefault="009F5824" w:rsidP="009F5824">
      <w:pPr>
        <w:keepNext/>
        <w:keepLines/>
        <w:widowControl w:val="0"/>
        <w:suppressAutoHyphens/>
        <w:adjustRightInd w:val="0"/>
        <w:spacing w:before="120" w:after="120"/>
        <w:contextualSpacing/>
        <w:jc w:val="both"/>
        <w:rPr>
          <w:lang w:val="vi-VN"/>
        </w:rPr>
      </w:pPr>
    </w:p>
    <w:p w14:paraId="73D8E240" w14:textId="270923C3" w:rsidR="009F5824" w:rsidRPr="00D5778E" w:rsidRDefault="009F5824" w:rsidP="009F5824">
      <w:pPr>
        <w:keepNext/>
        <w:keepLines/>
        <w:widowControl w:val="0"/>
        <w:suppressAutoHyphens/>
        <w:adjustRightInd w:val="0"/>
        <w:spacing w:before="120" w:after="120"/>
        <w:contextualSpacing/>
        <w:jc w:val="both"/>
        <w:rPr>
          <w:lang w:val="en-US"/>
        </w:rPr>
      </w:pPr>
      <w:r w:rsidRPr="00C617FA">
        <w:rPr>
          <w:lang w:val="vi-VN"/>
        </w:rPr>
        <w:t xml:space="preserve">On ___/___/_______, </w:t>
      </w:r>
      <w:r w:rsidR="00FD5554" w:rsidRPr="00C617FA">
        <w:rPr>
          <w:lang w:val="nb-NO"/>
        </w:rPr>
        <w:t>the undersigned are</w:t>
      </w:r>
      <w:r w:rsidRPr="00C617FA">
        <w:rPr>
          <w:lang w:val="nb-NO"/>
        </w:rPr>
        <w:t xml:space="preserve"> the </w:t>
      </w:r>
      <w:r w:rsidRPr="00C617FA">
        <w:rPr>
          <w:lang w:val="vi-VN"/>
        </w:rPr>
        <w:t xml:space="preserve">legally </w:t>
      </w:r>
      <w:r w:rsidRPr="00C617FA">
        <w:rPr>
          <w:lang w:val="nb-NO"/>
        </w:rPr>
        <w:t xml:space="preserve">authorized </w:t>
      </w:r>
      <w:r w:rsidRPr="00C617FA">
        <w:rPr>
          <w:lang w:val="vi-VN"/>
        </w:rPr>
        <w:t>representative</w:t>
      </w:r>
      <w:r w:rsidR="00FD5554" w:rsidRPr="00C617FA">
        <w:rPr>
          <w:lang w:val="en-US"/>
        </w:rPr>
        <w:t>s</w:t>
      </w:r>
      <w:r w:rsidRPr="00C617FA">
        <w:rPr>
          <w:lang w:val="vi-VN"/>
        </w:rPr>
        <w:t xml:space="preserve"> of the following </w:t>
      </w:r>
      <w:r w:rsidRPr="00C617FA">
        <w:rPr>
          <w:lang w:val="nb-NO"/>
        </w:rPr>
        <w:t>Parties :</w:t>
      </w:r>
    </w:p>
    <w:p w14:paraId="57B5A82F" w14:textId="77777777" w:rsidR="009F5824" w:rsidRPr="00C617FA" w:rsidRDefault="009F5824" w:rsidP="006C419D">
      <w:pPr>
        <w:pStyle w:val="a3"/>
        <w:keepNext/>
        <w:keepLines/>
        <w:widowControl w:val="0"/>
        <w:numPr>
          <w:ilvl w:val="0"/>
          <w:numId w:val="71"/>
        </w:numPr>
        <w:suppressAutoHyphens/>
        <w:adjustRightInd w:val="0"/>
        <w:ind w:hanging="720"/>
        <w:rPr>
          <w:b/>
          <w:lang w:val="vi-VN"/>
        </w:rPr>
      </w:pPr>
      <w:r w:rsidRPr="00C617FA">
        <w:t xml:space="preserve">Name </w:t>
      </w:r>
      <w:r w:rsidRPr="00C617FA">
        <w:tab/>
      </w:r>
      <w:r w:rsidRPr="00C617FA">
        <w:tab/>
        <w:t xml:space="preserve">: </w:t>
      </w:r>
      <w:r w:rsidRPr="00C617FA">
        <w:rPr>
          <w:lang w:val="vi-VN"/>
        </w:rPr>
        <w:t>__________________________</w:t>
      </w:r>
      <w:r w:rsidRPr="00C617FA">
        <w:t xml:space="preserve"> </w:t>
      </w:r>
    </w:p>
    <w:p w14:paraId="6F0203C4" w14:textId="442BE0FA" w:rsidR="009F5824" w:rsidRPr="00C617FA" w:rsidRDefault="009F5824" w:rsidP="006C419D">
      <w:pPr>
        <w:pStyle w:val="a3"/>
        <w:keepNext/>
        <w:keepLines/>
        <w:widowControl w:val="0"/>
        <w:suppressAutoHyphens/>
        <w:adjustRightInd w:val="0"/>
        <w:jc w:val="both"/>
        <w:rPr>
          <w:b/>
          <w:lang w:val="vi-VN"/>
        </w:rPr>
      </w:pPr>
      <w:r w:rsidRPr="00C617FA">
        <w:rPr>
          <w:lang w:val="vi-VN"/>
        </w:rPr>
        <w:t xml:space="preserve">Company </w:t>
      </w:r>
      <w:r w:rsidRPr="00C617FA">
        <w:rPr>
          <w:lang w:val="vi-VN"/>
        </w:rPr>
        <w:tab/>
        <w:t xml:space="preserve">: Khoi Phat Investment One Member </w:t>
      </w:r>
      <w:r w:rsidRPr="00C617FA">
        <w:rPr>
          <w:lang w:val="nb-NO"/>
        </w:rPr>
        <w:t>Company Limited</w:t>
      </w:r>
    </w:p>
    <w:p w14:paraId="3B57573C" w14:textId="162C85FF" w:rsidR="009F5824" w:rsidRPr="00C617FA" w:rsidRDefault="009F5824" w:rsidP="006C419D">
      <w:pPr>
        <w:pStyle w:val="a3"/>
        <w:keepNext/>
        <w:keepLines/>
        <w:widowControl w:val="0"/>
        <w:suppressAutoHyphens/>
        <w:adjustRightInd w:val="0"/>
        <w:jc w:val="both"/>
        <w:rPr>
          <w:lang w:val="vi-VN"/>
        </w:rPr>
      </w:pPr>
      <w:r w:rsidRPr="00C617FA">
        <w:rPr>
          <w:lang w:val="vi-VN"/>
        </w:rPr>
        <w:t xml:space="preserve">On behalf of the </w:t>
      </w:r>
      <w:r w:rsidR="00C712D9" w:rsidRPr="00C617FA">
        <w:rPr>
          <w:lang w:val="vi-VN"/>
        </w:rPr>
        <w:t>Lessor</w:t>
      </w:r>
      <w:r w:rsidRPr="00C617FA">
        <w:rPr>
          <w:lang w:val="vi-VN"/>
        </w:rPr>
        <w:t xml:space="preserve"> (h</w:t>
      </w:r>
      <w:r w:rsidR="00FD5554" w:rsidRPr="00C617FA">
        <w:rPr>
          <w:lang w:val="vi-VN"/>
        </w:rPr>
        <w:t>ereinafter referred to as the “</w:t>
      </w:r>
      <w:r w:rsidR="00C712D9" w:rsidRPr="00C617FA">
        <w:rPr>
          <w:b/>
          <w:lang w:val="vi-VN"/>
        </w:rPr>
        <w:t>Lessor</w:t>
      </w:r>
      <w:r w:rsidRPr="00C617FA">
        <w:rPr>
          <w:lang w:val="vi-VN"/>
        </w:rPr>
        <w:t>”)</w:t>
      </w:r>
    </w:p>
    <w:p w14:paraId="7D1D351D" w14:textId="77777777" w:rsidR="009F5824" w:rsidRPr="00C617FA" w:rsidRDefault="009F5824" w:rsidP="006C419D">
      <w:pPr>
        <w:pStyle w:val="a3"/>
        <w:keepNext/>
        <w:keepLines/>
        <w:widowControl w:val="0"/>
        <w:suppressAutoHyphens/>
        <w:adjustRightInd w:val="0"/>
        <w:jc w:val="both"/>
        <w:rPr>
          <w:lang w:val="vi-VN"/>
        </w:rPr>
      </w:pPr>
    </w:p>
    <w:p w14:paraId="20BA7B54" w14:textId="77777777" w:rsidR="009F5824" w:rsidRPr="00C617FA" w:rsidRDefault="009F5824" w:rsidP="006C419D">
      <w:pPr>
        <w:pStyle w:val="a3"/>
        <w:keepNext/>
        <w:keepLines/>
        <w:widowControl w:val="0"/>
        <w:numPr>
          <w:ilvl w:val="0"/>
          <w:numId w:val="71"/>
        </w:numPr>
        <w:suppressAutoHyphens/>
        <w:adjustRightInd w:val="0"/>
        <w:ind w:hanging="720"/>
      </w:pPr>
      <w:r w:rsidRPr="00C617FA">
        <w:t xml:space="preserve">Name </w:t>
      </w:r>
      <w:r w:rsidRPr="00C617FA">
        <w:tab/>
      </w:r>
      <w:r w:rsidRPr="00C617FA">
        <w:tab/>
        <w:t xml:space="preserve">: </w:t>
      </w:r>
      <w:r w:rsidRPr="00C617FA">
        <w:rPr>
          <w:lang w:val="vi-VN"/>
        </w:rPr>
        <w:t>__________________________</w:t>
      </w:r>
    </w:p>
    <w:p w14:paraId="2D1A19E3" w14:textId="2325BEC2" w:rsidR="009F5824" w:rsidRPr="00C617FA" w:rsidRDefault="009F5824" w:rsidP="006C419D">
      <w:pPr>
        <w:pStyle w:val="a3"/>
        <w:keepNext/>
        <w:keepLines/>
        <w:widowControl w:val="0"/>
        <w:suppressAutoHyphens/>
        <w:adjustRightInd w:val="0"/>
        <w:jc w:val="both"/>
        <w:rPr>
          <w:lang w:val="vi-VN"/>
        </w:rPr>
      </w:pPr>
      <w:r w:rsidRPr="00C617FA">
        <w:t xml:space="preserve">Company </w:t>
      </w:r>
      <w:r w:rsidRPr="00C617FA">
        <w:tab/>
        <w:t xml:space="preserve">: </w:t>
      </w:r>
      <w:r w:rsidRPr="00C617FA">
        <w:rPr>
          <w:lang w:val="vi-VN"/>
        </w:rPr>
        <w:t>__________________________</w:t>
      </w:r>
    </w:p>
    <w:p w14:paraId="5D5FE12B" w14:textId="0C214857" w:rsidR="009F5824" w:rsidRPr="00C617FA" w:rsidRDefault="009F5824" w:rsidP="006C419D">
      <w:pPr>
        <w:pStyle w:val="a3"/>
        <w:keepNext/>
        <w:keepLines/>
        <w:widowControl w:val="0"/>
        <w:suppressAutoHyphens/>
        <w:adjustRightInd w:val="0"/>
        <w:jc w:val="both"/>
        <w:rPr>
          <w:lang w:val="vi-VN"/>
        </w:rPr>
      </w:pPr>
      <w:r w:rsidRPr="00C617FA">
        <w:rPr>
          <w:lang w:val="vi-VN"/>
        </w:rPr>
        <w:t xml:space="preserve">On behalf of the </w:t>
      </w:r>
      <w:r w:rsidR="00C712D9" w:rsidRPr="00C617FA">
        <w:rPr>
          <w:lang w:val="vi-VN"/>
        </w:rPr>
        <w:t>Lessee</w:t>
      </w:r>
      <w:r w:rsidRPr="00C617FA">
        <w:rPr>
          <w:b/>
          <w:lang w:val="vi-VN"/>
        </w:rPr>
        <w:t xml:space="preserve"> </w:t>
      </w:r>
      <w:r w:rsidR="00FD5554" w:rsidRPr="00C617FA">
        <w:rPr>
          <w:lang w:val="vi-VN"/>
        </w:rPr>
        <w:t>(hereinafter referred to as “</w:t>
      </w:r>
      <w:r w:rsidR="00C712D9" w:rsidRPr="00C617FA">
        <w:rPr>
          <w:b/>
          <w:lang w:val="vi-VN"/>
        </w:rPr>
        <w:t>Lessee</w:t>
      </w:r>
      <w:r w:rsidRPr="00C617FA">
        <w:rPr>
          <w:lang w:val="vi-VN"/>
        </w:rPr>
        <w:t>”)</w:t>
      </w:r>
    </w:p>
    <w:p w14:paraId="52C08135" w14:textId="77777777" w:rsidR="009F5824" w:rsidRPr="00C617FA" w:rsidRDefault="009F5824" w:rsidP="009F5824">
      <w:pPr>
        <w:pStyle w:val="a3"/>
        <w:keepNext/>
        <w:keepLines/>
        <w:widowControl w:val="0"/>
        <w:suppressAutoHyphens/>
        <w:adjustRightInd w:val="0"/>
        <w:spacing w:before="120" w:after="120"/>
        <w:jc w:val="both"/>
        <w:rPr>
          <w:lang w:val="vi-VN"/>
        </w:rPr>
      </w:pPr>
    </w:p>
    <w:p w14:paraId="7B660ABA" w14:textId="6BFCC1E4" w:rsidR="009F5824" w:rsidRPr="006C419D" w:rsidRDefault="009F5824" w:rsidP="009F5824">
      <w:pPr>
        <w:keepNext/>
        <w:keepLines/>
        <w:widowControl w:val="0"/>
        <w:suppressAutoHyphens/>
        <w:adjustRightInd w:val="0"/>
        <w:spacing w:before="120" w:after="120"/>
        <w:contextualSpacing/>
        <w:jc w:val="both"/>
        <w:rPr>
          <w:lang w:val="en-US"/>
        </w:rPr>
      </w:pPr>
      <w:r w:rsidRPr="00C617FA">
        <w:rPr>
          <w:lang w:val="vi-VN"/>
        </w:rPr>
        <w:t xml:space="preserve">(The </w:t>
      </w:r>
      <w:r w:rsidR="00C712D9" w:rsidRPr="00C617FA">
        <w:rPr>
          <w:lang w:val="vi-VN"/>
        </w:rPr>
        <w:t>Lessor</w:t>
      </w:r>
      <w:r w:rsidRPr="00C617FA">
        <w:rPr>
          <w:lang w:val="vi-VN"/>
        </w:rPr>
        <w:t xml:space="preserve"> and the </w:t>
      </w:r>
      <w:r w:rsidR="00C712D9" w:rsidRPr="00C617FA">
        <w:rPr>
          <w:lang w:val="vi-VN"/>
        </w:rPr>
        <w:t>Lessee</w:t>
      </w:r>
      <w:r w:rsidRPr="00C617FA">
        <w:rPr>
          <w:lang w:val="vi-VN"/>
        </w:rPr>
        <w:t xml:space="preserve"> are hereinafter re</w:t>
      </w:r>
      <w:r w:rsidR="00FD5554" w:rsidRPr="00C617FA">
        <w:rPr>
          <w:lang w:val="vi-VN"/>
        </w:rPr>
        <w:t>ferred to individually as the “</w:t>
      </w:r>
      <w:r w:rsidR="00FD5554" w:rsidRPr="00C617FA">
        <w:rPr>
          <w:b/>
          <w:lang w:val="vi-VN"/>
        </w:rPr>
        <w:t>Party</w:t>
      </w:r>
      <w:r w:rsidR="00FD5554" w:rsidRPr="00C617FA">
        <w:rPr>
          <w:lang w:val="vi-VN"/>
        </w:rPr>
        <w:t>” and collectively as the “</w:t>
      </w:r>
      <w:r w:rsidR="00FD5554" w:rsidRPr="00C617FA">
        <w:rPr>
          <w:b/>
          <w:lang w:val="vi-VN"/>
        </w:rPr>
        <w:t>Parties</w:t>
      </w:r>
      <w:r w:rsidRPr="00C617FA">
        <w:rPr>
          <w:lang w:val="vi-VN"/>
        </w:rPr>
        <w:t>”)</w:t>
      </w:r>
    </w:p>
    <w:p w14:paraId="4B6D1193" w14:textId="7297CE46" w:rsidR="009F5824" w:rsidRPr="00C617FA" w:rsidRDefault="00FD5554" w:rsidP="009F5824">
      <w:pPr>
        <w:keepNext/>
        <w:keepLines/>
        <w:widowControl w:val="0"/>
        <w:suppressAutoHyphens/>
        <w:adjustRightInd w:val="0"/>
        <w:spacing w:before="120" w:after="120"/>
        <w:contextualSpacing/>
        <w:jc w:val="both"/>
        <w:rPr>
          <w:i/>
          <w:lang w:val="vi-VN"/>
        </w:rPr>
      </w:pPr>
      <w:r w:rsidRPr="00C617FA">
        <w:rPr>
          <w:i/>
          <w:lang w:val="vi-VN"/>
        </w:rPr>
        <w:t>(</w:t>
      </w:r>
      <w:r w:rsidR="009F5824" w:rsidRPr="00C617FA">
        <w:rPr>
          <w:i/>
          <w:lang w:val="vi-VN"/>
        </w:rPr>
        <w:t xml:space="preserve">Unless otherwise specified, capitalized words and phrases set forth in this </w:t>
      </w:r>
      <w:r w:rsidR="00381F64" w:rsidRPr="00C617FA">
        <w:rPr>
          <w:i/>
          <w:lang w:val="vi-VN"/>
        </w:rPr>
        <w:t>Premises</w:t>
      </w:r>
      <w:r w:rsidR="009F5824" w:rsidRPr="00C617FA">
        <w:rPr>
          <w:i/>
          <w:lang w:val="vi-VN"/>
        </w:rPr>
        <w:t xml:space="preserve"> Handover Minutes shall have the same meaning as set forth in the </w:t>
      </w:r>
      <w:r w:rsidR="00C00A8D" w:rsidRPr="00C617FA">
        <w:rPr>
          <w:i/>
          <w:lang w:val="vi-VN"/>
        </w:rPr>
        <w:t>Agreement</w:t>
      </w:r>
      <w:r w:rsidR="009F5824" w:rsidRPr="00C617FA">
        <w:rPr>
          <w:i/>
          <w:lang w:val="vi-VN"/>
        </w:rPr>
        <w:t>)</w:t>
      </w:r>
    </w:p>
    <w:p w14:paraId="37166C44" w14:textId="77777777" w:rsidR="009F5824" w:rsidRPr="00C617FA" w:rsidRDefault="009F5824" w:rsidP="009F5824">
      <w:pPr>
        <w:keepNext/>
        <w:keepLines/>
        <w:widowControl w:val="0"/>
        <w:suppressAutoHyphens/>
        <w:adjustRightInd w:val="0"/>
        <w:spacing w:before="120" w:after="120"/>
        <w:contextualSpacing/>
        <w:jc w:val="both"/>
        <w:rPr>
          <w:b/>
          <w:i/>
          <w:lang w:val="vi-VN"/>
        </w:rPr>
      </w:pPr>
    </w:p>
    <w:p w14:paraId="32481B0E" w14:textId="2B90F5E6" w:rsidR="009F5824" w:rsidRPr="00C617FA" w:rsidRDefault="009F5824" w:rsidP="009F5824">
      <w:pPr>
        <w:keepNext/>
        <w:keepLines/>
        <w:widowControl w:val="0"/>
        <w:suppressAutoHyphens/>
        <w:adjustRightInd w:val="0"/>
        <w:spacing w:before="120" w:after="120"/>
        <w:contextualSpacing/>
        <w:jc w:val="both"/>
        <w:rPr>
          <w:lang w:val="vi-VN"/>
        </w:rPr>
      </w:pPr>
      <w:r w:rsidRPr="00C617FA">
        <w:rPr>
          <w:lang w:val="vi-VN"/>
        </w:rPr>
        <w:t xml:space="preserve">The Parties hereby refer to the Office Lease </w:t>
      </w:r>
      <w:r w:rsidR="00FD5554" w:rsidRPr="00C617FA">
        <w:rPr>
          <w:lang w:val="en-US"/>
        </w:rPr>
        <w:t>Agreement</w:t>
      </w:r>
      <w:r w:rsidRPr="00C617FA">
        <w:rPr>
          <w:lang w:val="vi-VN"/>
        </w:rPr>
        <w:t xml:space="preserve"> No. </w:t>
      </w:r>
      <w:r w:rsidRPr="00C617FA">
        <w:rPr>
          <w:sz w:val="26"/>
          <w:lang w:val="vi-VN"/>
        </w:rPr>
        <w:t xml:space="preserve">………………… </w:t>
      </w:r>
      <w:r w:rsidRPr="00C617FA">
        <w:rPr>
          <w:lang w:val="vi-VN"/>
        </w:rPr>
        <w:t>signed by the Parties on ___/___/______ (</w:t>
      </w:r>
      <w:r w:rsidR="00FD5554" w:rsidRPr="00C617FA">
        <w:rPr>
          <w:lang w:val="en-US"/>
        </w:rPr>
        <w:t xml:space="preserve">the </w:t>
      </w:r>
      <w:r w:rsidRPr="00C617FA">
        <w:rPr>
          <w:lang w:val="vi-VN"/>
        </w:rPr>
        <w:t>“</w:t>
      </w:r>
      <w:r w:rsidR="002520B1" w:rsidRPr="00C617FA">
        <w:rPr>
          <w:b/>
          <w:lang w:val="vi-VN"/>
        </w:rPr>
        <w:t>Lease</w:t>
      </w:r>
      <w:r w:rsidR="00C00A8D" w:rsidRPr="00C617FA">
        <w:rPr>
          <w:b/>
          <w:lang w:val="vi-VN"/>
        </w:rPr>
        <w:t xml:space="preserve"> Agreement</w:t>
      </w:r>
      <w:r w:rsidRPr="00C617FA">
        <w:rPr>
          <w:lang w:val="vi-VN"/>
        </w:rPr>
        <w:t xml:space="preserve">”), and confirm that the </w:t>
      </w:r>
      <w:r w:rsidR="00C712D9" w:rsidRPr="00C617FA">
        <w:rPr>
          <w:lang w:val="vi-VN"/>
        </w:rPr>
        <w:t>Lessor</w:t>
      </w:r>
      <w:r w:rsidR="00FD5554" w:rsidRPr="00C617FA">
        <w:rPr>
          <w:lang w:val="vi-VN"/>
        </w:rPr>
        <w:t xml:space="preserve"> has handed over</w:t>
      </w:r>
      <w:r w:rsidR="00FD5554" w:rsidRPr="00C617FA">
        <w:rPr>
          <w:lang w:val="en-US"/>
        </w:rPr>
        <w:t xml:space="preserve"> </w:t>
      </w:r>
      <w:r w:rsidR="00FD5554" w:rsidRPr="00C617FA">
        <w:rPr>
          <w:lang w:val="vi-VN"/>
        </w:rPr>
        <w:t>t</w:t>
      </w:r>
      <w:r w:rsidRPr="00C617FA">
        <w:rPr>
          <w:lang w:val="vi-VN"/>
        </w:rPr>
        <w:t xml:space="preserve">he </w:t>
      </w:r>
      <w:r w:rsidR="00381F64" w:rsidRPr="00C617FA">
        <w:rPr>
          <w:lang w:val="vi-VN"/>
        </w:rPr>
        <w:t>Leased Premises</w:t>
      </w:r>
      <w:r w:rsidRPr="00C617FA">
        <w:rPr>
          <w:lang w:val="vi-VN"/>
        </w:rPr>
        <w:t xml:space="preserve"> and the </w:t>
      </w:r>
      <w:r w:rsidR="00C712D9" w:rsidRPr="00C617FA">
        <w:rPr>
          <w:lang w:val="vi-VN"/>
        </w:rPr>
        <w:t>Lessee</w:t>
      </w:r>
      <w:r w:rsidRPr="00C617FA">
        <w:rPr>
          <w:lang w:val="vi-VN"/>
        </w:rPr>
        <w:t xml:space="preserve"> have agreed to </w:t>
      </w:r>
      <w:r w:rsidR="00FD5554" w:rsidRPr="00C617FA">
        <w:rPr>
          <w:lang w:val="en-US"/>
        </w:rPr>
        <w:t xml:space="preserve">take over </w:t>
      </w:r>
      <w:r w:rsidRPr="00C617FA">
        <w:rPr>
          <w:lang w:val="vi-VN"/>
        </w:rPr>
        <w:t xml:space="preserve">the </w:t>
      </w:r>
      <w:r w:rsidR="00381F64" w:rsidRPr="00C617FA">
        <w:rPr>
          <w:lang w:val="vi-VN"/>
        </w:rPr>
        <w:t>Leased Premises</w:t>
      </w:r>
      <w:r w:rsidRPr="00C617FA">
        <w:rPr>
          <w:lang w:val="vi-VN"/>
        </w:rPr>
        <w:t xml:space="preserve"> mentioned in the Lease</w:t>
      </w:r>
      <w:r w:rsidR="00FD5554" w:rsidRPr="00C617FA">
        <w:rPr>
          <w:lang w:val="vi-VN"/>
        </w:rPr>
        <w:t xml:space="preserve"> </w:t>
      </w:r>
      <w:r w:rsidR="00C00A8D" w:rsidRPr="004B3CE3">
        <w:t>Agreement</w:t>
      </w:r>
      <w:r w:rsidR="00C00A8D" w:rsidRPr="004B3CE3">
        <w:rPr>
          <w:lang w:val="vi-VN"/>
        </w:rPr>
        <w:t xml:space="preserve"> </w:t>
      </w:r>
      <w:r w:rsidR="00FD5554" w:rsidRPr="00C617FA">
        <w:rPr>
          <w:lang w:val="vi-VN"/>
        </w:rPr>
        <w:t xml:space="preserve">with details </w:t>
      </w:r>
      <w:r w:rsidRPr="00C617FA">
        <w:rPr>
          <w:lang w:val="vi-VN"/>
        </w:rPr>
        <w:t>as follows:</w:t>
      </w:r>
    </w:p>
    <w:p w14:paraId="46261BD6" w14:textId="77777777" w:rsidR="009F5824" w:rsidRPr="00C617FA" w:rsidRDefault="009F5824" w:rsidP="006C419D">
      <w:pPr>
        <w:keepNext/>
        <w:keepLines/>
        <w:widowControl w:val="0"/>
        <w:suppressAutoHyphens/>
        <w:adjustRightInd w:val="0"/>
        <w:contextualSpacing/>
        <w:jc w:val="both"/>
        <w:rPr>
          <w:lang w:val="vi-VN"/>
        </w:rPr>
      </w:pPr>
    </w:p>
    <w:p w14:paraId="1342BC15" w14:textId="038E3AB1" w:rsidR="009F5824" w:rsidRPr="00C617FA" w:rsidRDefault="009F5824" w:rsidP="006C419D">
      <w:pPr>
        <w:pStyle w:val="a3"/>
        <w:keepNext/>
        <w:keepLines/>
        <w:widowControl w:val="0"/>
        <w:numPr>
          <w:ilvl w:val="0"/>
          <w:numId w:val="72"/>
        </w:numPr>
        <w:suppressAutoHyphens/>
        <w:adjustRightInd w:val="0"/>
        <w:ind w:hanging="720"/>
        <w:jc w:val="both"/>
        <w:rPr>
          <w:lang w:val="vi-VN"/>
        </w:rPr>
      </w:pPr>
      <w:r w:rsidRPr="00C617FA">
        <w:rPr>
          <w:lang w:val="vi-VN"/>
        </w:rPr>
        <w:t xml:space="preserve">The </w:t>
      </w:r>
      <w:r w:rsidR="00C712D9" w:rsidRPr="00C617FA">
        <w:rPr>
          <w:lang w:val="vi-VN"/>
        </w:rPr>
        <w:t>Lessor</w:t>
      </w:r>
      <w:r w:rsidRPr="00C617FA">
        <w:rPr>
          <w:lang w:val="vi-VN"/>
        </w:rPr>
        <w:t xml:space="preserve"> and the </w:t>
      </w:r>
      <w:r w:rsidR="00C712D9" w:rsidRPr="00C617FA">
        <w:rPr>
          <w:lang w:val="vi-VN"/>
        </w:rPr>
        <w:t>Lessee</w:t>
      </w:r>
      <w:r w:rsidRPr="00C617FA">
        <w:rPr>
          <w:lang w:val="vi-VN"/>
        </w:rPr>
        <w:t xml:space="preserve"> have coordinated to re-measure the total actual area of the </w:t>
      </w:r>
      <w:r w:rsidR="00381F64" w:rsidRPr="00C617FA">
        <w:rPr>
          <w:lang w:val="vi-VN"/>
        </w:rPr>
        <w:t>Leased Premises</w:t>
      </w:r>
      <w:r w:rsidRPr="00C617FA">
        <w:rPr>
          <w:lang w:val="vi-VN"/>
        </w:rPr>
        <w:t xml:space="preserve">, according to which the Net </w:t>
      </w:r>
      <w:r w:rsidR="00381F64" w:rsidRPr="00C617FA">
        <w:rPr>
          <w:lang w:val="vi-VN"/>
        </w:rPr>
        <w:t xml:space="preserve">Leased </w:t>
      </w:r>
      <w:r w:rsidR="00FD5554" w:rsidRPr="00C617FA">
        <w:rPr>
          <w:lang w:val="en-US"/>
        </w:rPr>
        <w:t>Area</w:t>
      </w:r>
      <w:r w:rsidRPr="00C617FA">
        <w:rPr>
          <w:lang w:val="vi-VN"/>
        </w:rPr>
        <w:t xml:space="preserve"> is ___________ </w:t>
      </w:r>
      <w:r w:rsidR="00FD5554" w:rsidRPr="00C617FA">
        <w:rPr>
          <w:lang w:val="nb-NO"/>
        </w:rPr>
        <w:t>m</w:t>
      </w:r>
      <w:r w:rsidRPr="00C617FA">
        <w:rPr>
          <w:vertAlign w:val="superscript"/>
          <w:lang w:val="nb-NO"/>
        </w:rPr>
        <w:t>2</w:t>
      </w:r>
      <w:r w:rsidR="00FD5554" w:rsidRPr="00C617FA">
        <w:rPr>
          <w:lang w:val="vi-VN"/>
        </w:rPr>
        <w:t>.</w:t>
      </w:r>
    </w:p>
    <w:p w14:paraId="0F2118C5" w14:textId="77777777" w:rsidR="009F5824" w:rsidRPr="00C617FA" w:rsidRDefault="009F5824" w:rsidP="006C419D">
      <w:pPr>
        <w:pStyle w:val="a3"/>
        <w:keepNext/>
        <w:keepLines/>
        <w:widowControl w:val="0"/>
        <w:suppressAutoHyphens/>
        <w:adjustRightInd w:val="0"/>
        <w:ind w:left="1440"/>
        <w:jc w:val="both"/>
        <w:rPr>
          <w:lang w:val="vi-VN"/>
        </w:rPr>
      </w:pPr>
    </w:p>
    <w:p w14:paraId="1CF97456" w14:textId="59950309" w:rsidR="009F5824" w:rsidRPr="00C617FA" w:rsidRDefault="009F5824" w:rsidP="006C419D">
      <w:pPr>
        <w:pStyle w:val="a3"/>
        <w:keepNext/>
        <w:keepLines/>
        <w:widowControl w:val="0"/>
        <w:numPr>
          <w:ilvl w:val="0"/>
          <w:numId w:val="72"/>
        </w:numPr>
        <w:suppressAutoHyphens/>
        <w:adjustRightInd w:val="0"/>
        <w:ind w:hanging="720"/>
        <w:jc w:val="both"/>
        <w:rPr>
          <w:lang w:val="vi-VN"/>
        </w:rPr>
      </w:pPr>
      <w:r w:rsidRPr="00C617FA">
        <w:rPr>
          <w:lang w:val="vi-VN"/>
        </w:rPr>
        <w:t xml:space="preserve">The </w:t>
      </w:r>
      <w:r w:rsidR="00C712D9" w:rsidRPr="00C617FA">
        <w:rPr>
          <w:lang w:val="vi-VN"/>
        </w:rPr>
        <w:t>Lessor</w:t>
      </w:r>
      <w:r w:rsidRPr="00C617FA">
        <w:rPr>
          <w:lang w:val="vi-VN"/>
        </w:rPr>
        <w:t xml:space="preserve"> has handed over the </w:t>
      </w:r>
      <w:r w:rsidR="00381F64" w:rsidRPr="00C617FA">
        <w:rPr>
          <w:lang w:val="vi-VN"/>
        </w:rPr>
        <w:t>Leased Premises</w:t>
      </w:r>
      <w:r w:rsidRPr="00C617FA">
        <w:rPr>
          <w:lang w:val="vi-VN"/>
        </w:rPr>
        <w:t xml:space="preserve"> to the </w:t>
      </w:r>
      <w:r w:rsidR="00C712D9" w:rsidRPr="00C617FA">
        <w:rPr>
          <w:lang w:val="vi-VN"/>
        </w:rPr>
        <w:t>Lessee</w:t>
      </w:r>
      <w:r w:rsidRPr="00C617FA">
        <w:rPr>
          <w:lang w:val="vi-VN"/>
        </w:rPr>
        <w:t xml:space="preserve"> in accordance with the design </w:t>
      </w:r>
      <w:r w:rsidRPr="00C617FA">
        <w:rPr>
          <w:lang w:val="nl-NL"/>
        </w:rPr>
        <w:t xml:space="preserve">and quality </w:t>
      </w:r>
      <w:r w:rsidRPr="00C617FA">
        <w:rPr>
          <w:lang w:val="vi-VN"/>
        </w:rPr>
        <w:t>agreed in the</w:t>
      </w:r>
      <w:r w:rsidR="00FD5554" w:rsidRPr="00C617FA">
        <w:rPr>
          <w:lang w:val="en-US"/>
        </w:rPr>
        <w:t xml:space="preserve"> Lease</w:t>
      </w:r>
      <w:r w:rsidRPr="00C617FA">
        <w:rPr>
          <w:lang w:val="vi-VN"/>
        </w:rPr>
        <w:t>.</w:t>
      </w:r>
    </w:p>
    <w:p w14:paraId="0394A903" w14:textId="77777777" w:rsidR="009F5824" w:rsidRPr="00C617FA" w:rsidRDefault="009F5824" w:rsidP="006C419D">
      <w:pPr>
        <w:pStyle w:val="a3"/>
        <w:keepNext/>
        <w:keepLines/>
        <w:widowControl w:val="0"/>
        <w:suppressAutoHyphens/>
        <w:adjustRightInd w:val="0"/>
        <w:jc w:val="both"/>
        <w:rPr>
          <w:lang w:val="vi-VN"/>
        </w:rPr>
      </w:pPr>
    </w:p>
    <w:p w14:paraId="28F0BF24" w14:textId="249F9335" w:rsidR="009F5824" w:rsidRPr="00C617FA" w:rsidRDefault="00FD5554" w:rsidP="006C419D">
      <w:pPr>
        <w:pStyle w:val="a3"/>
        <w:keepNext/>
        <w:keepLines/>
        <w:widowControl w:val="0"/>
        <w:numPr>
          <w:ilvl w:val="0"/>
          <w:numId w:val="72"/>
        </w:numPr>
        <w:suppressAutoHyphens/>
        <w:adjustRightInd w:val="0"/>
        <w:ind w:hanging="720"/>
        <w:jc w:val="both"/>
        <w:rPr>
          <w:lang w:val="vi-VN"/>
        </w:rPr>
      </w:pPr>
      <w:r w:rsidRPr="00C617FA">
        <w:rPr>
          <w:lang w:val="en-US"/>
        </w:rPr>
        <w:t xml:space="preserve">The Leased Premises </w:t>
      </w:r>
      <w:r w:rsidR="009F5824" w:rsidRPr="00C617FA">
        <w:rPr>
          <w:lang w:val="vi-VN"/>
        </w:rPr>
        <w:t xml:space="preserve">handed over by the </w:t>
      </w:r>
      <w:r w:rsidR="00C712D9" w:rsidRPr="00C617FA">
        <w:rPr>
          <w:lang w:val="vi-VN"/>
        </w:rPr>
        <w:t>Lessor</w:t>
      </w:r>
      <w:r w:rsidR="009F5824" w:rsidRPr="00C617FA">
        <w:rPr>
          <w:lang w:val="vi-VN"/>
        </w:rPr>
        <w:t xml:space="preserve"> to the </w:t>
      </w:r>
      <w:r w:rsidR="00C712D9" w:rsidRPr="00C617FA">
        <w:rPr>
          <w:lang w:val="vi-VN"/>
        </w:rPr>
        <w:t>Lessee</w:t>
      </w:r>
      <w:r w:rsidR="009F5824" w:rsidRPr="00C617FA">
        <w:rPr>
          <w:lang w:val="vi-VN"/>
        </w:rPr>
        <w:t xml:space="preserve"> </w:t>
      </w:r>
      <w:r w:rsidRPr="00C617FA">
        <w:rPr>
          <w:lang w:val="en-US"/>
        </w:rPr>
        <w:t xml:space="preserve">is </w:t>
      </w:r>
      <w:r w:rsidR="009F5824" w:rsidRPr="00C617FA">
        <w:rPr>
          <w:lang w:val="vi-VN"/>
        </w:rPr>
        <w:t>in good condition and as agreed in the Lease</w:t>
      </w:r>
      <w:r w:rsidR="00C00A8D" w:rsidRPr="00C617FA">
        <w:rPr>
          <w:lang w:val="vi-VN"/>
        </w:rPr>
        <w:t xml:space="preserve"> </w:t>
      </w:r>
      <w:r w:rsidR="00C00A8D" w:rsidRPr="004B3CE3">
        <w:t>Agreement</w:t>
      </w:r>
      <w:r w:rsidR="009F5824" w:rsidRPr="00C617FA">
        <w:rPr>
          <w:lang w:val="nl-NL"/>
        </w:rPr>
        <w:t>.</w:t>
      </w:r>
    </w:p>
    <w:p w14:paraId="78D474A1" w14:textId="77777777" w:rsidR="009F5824" w:rsidRPr="00C617FA" w:rsidRDefault="009F5824" w:rsidP="006C419D">
      <w:pPr>
        <w:pStyle w:val="a3"/>
        <w:keepNext/>
        <w:keepLines/>
        <w:widowControl w:val="0"/>
        <w:suppressAutoHyphens/>
        <w:adjustRightInd w:val="0"/>
        <w:jc w:val="both"/>
        <w:rPr>
          <w:lang w:val="vi-VN"/>
        </w:rPr>
      </w:pPr>
    </w:p>
    <w:p w14:paraId="4CCCA585" w14:textId="124804C0" w:rsidR="009F5824" w:rsidRPr="00D5778E" w:rsidRDefault="009F5824" w:rsidP="009F5824">
      <w:pPr>
        <w:pStyle w:val="a3"/>
        <w:keepNext/>
        <w:keepLines/>
        <w:widowControl w:val="0"/>
        <w:numPr>
          <w:ilvl w:val="0"/>
          <w:numId w:val="72"/>
        </w:numPr>
        <w:suppressAutoHyphens/>
        <w:adjustRightInd w:val="0"/>
        <w:ind w:hanging="720"/>
        <w:jc w:val="both"/>
        <w:rPr>
          <w:lang w:val="vi-VN"/>
        </w:rPr>
      </w:pPr>
      <w:r w:rsidRPr="00C617FA">
        <w:rPr>
          <w:lang w:val="vi-VN"/>
        </w:rPr>
        <w:t xml:space="preserve">This </w:t>
      </w:r>
      <w:r w:rsidR="00381F64" w:rsidRPr="00C617FA">
        <w:rPr>
          <w:lang w:val="vi-VN"/>
        </w:rPr>
        <w:t>Premises</w:t>
      </w:r>
      <w:r w:rsidRPr="00C617FA">
        <w:rPr>
          <w:lang w:val="vi-VN"/>
        </w:rPr>
        <w:t xml:space="preserve"> Handover Minute</w:t>
      </w:r>
      <w:r w:rsidR="00FD5554" w:rsidRPr="00C617FA">
        <w:rPr>
          <w:lang w:val="en-US"/>
        </w:rPr>
        <w:t>s</w:t>
      </w:r>
      <w:r w:rsidR="00FD5554" w:rsidRPr="00C617FA">
        <w:rPr>
          <w:lang w:val="vi-VN"/>
        </w:rPr>
        <w:t xml:space="preserve"> is made into four (</w:t>
      </w:r>
      <w:r w:rsidR="00FD5554" w:rsidRPr="00C617FA">
        <w:rPr>
          <w:lang w:val="en-US"/>
        </w:rPr>
        <w:t>04</w:t>
      </w:r>
      <w:r w:rsidRPr="00C617FA">
        <w:rPr>
          <w:lang w:val="vi-VN"/>
        </w:rPr>
        <w:t xml:space="preserve">) copies, each Party keeps </w:t>
      </w:r>
      <w:r w:rsidR="008A0450" w:rsidRPr="00C617FA">
        <w:rPr>
          <w:lang w:val="en-US"/>
        </w:rPr>
        <w:t>two (</w:t>
      </w:r>
      <w:r w:rsidRPr="00C617FA">
        <w:rPr>
          <w:lang w:val="vi-VN"/>
        </w:rPr>
        <w:t>02</w:t>
      </w:r>
      <w:r w:rsidR="008A0450" w:rsidRPr="00C617FA">
        <w:rPr>
          <w:lang w:val="en-US"/>
        </w:rPr>
        <w:t>)</w:t>
      </w:r>
      <w:r w:rsidR="008A0450" w:rsidRPr="00C617FA">
        <w:rPr>
          <w:lang w:val="vi-VN"/>
        </w:rPr>
        <w:t xml:space="preserve"> copies, with equal validity</w:t>
      </w:r>
      <w:r w:rsidRPr="00C617FA">
        <w:rPr>
          <w:lang w:val="vi-VN"/>
        </w:rPr>
        <w:t>.</w:t>
      </w:r>
    </w:p>
    <w:p w14:paraId="38AC2611" w14:textId="77777777" w:rsidR="00D5778E" w:rsidRPr="00D5778E" w:rsidRDefault="00D5778E" w:rsidP="00D5778E">
      <w:pPr>
        <w:keepNext/>
        <w:keepLines/>
        <w:widowControl w:val="0"/>
        <w:suppressAutoHyphens/>
        <w:adjustRightInd w:val="0"/>
        <w:jc w:val="both"/>
        <w:rPr>
          <w:lang w:val="en-US"/>
        </w:rPr>
      </w:pPr>
    </w:p>
    <w:tbl>
      <w:tblPr>
        <w:tblW w:w="9494" w:type="dxa"/>
        <w:tblLayout w:type="fixed"/>
        <w:tblLook w:val="04A0" w:firstRow="1" w:lastRow="0" w:firstColumn="1" w:lastColumn="0" w:noHBand="0" w:noVBand="1"/>
      </w:tblPr>
      <w:tblGrid>
        <w:gridCol w:w="5103"/>
        <w:gridCol w:w="4391"/>
      </w:tblGrid>
      <w:tr w:rsidR="009F5824" w:rsidRPr="004B3CE3" w14:paraId="59B60A45" w14:textId="77777777" w:rsidTr="00820B3E">
        <w:tc>
          <w:tcPr>
            <w:tcW w:w="5103" w:type="dxa"/>
          </w:tcPr>
          <w:p w14:paraId="61F6C465" w14:textId="18DF11F4" w:rsidR="009F5824" w:rsidRPr="00C617FA" w:rsidRDefault="00C712D9" w:rsidP="00820B3E">
            <w:pPr>
              <w:keepNext/>
              <w:keepLines/>
              <w:widowControl w:val="0"/>
              <w:suppressAutoHyphens/>
              <w:adjustRightInd w:val="0"/>
              <w:snapToGrid w:val="0"/>
              <w:spacing w:before="120" w:after="120"/>
              <w:rPr>
                <w:b/>
                <w:lang w:val="vi-VN"/>
              </w:rPr>
            </w:pPr>
            <w:r w:rsidRPr="00C617FA">
              <w:rPr>
                <w:rFonts w:eastAsia="SimSun"/>
                <w:b/>
                <w:lang w:val="vi-VN"/>
              </w:rPr>
              <w:t>Lessor</w:t>
            </w:r>
            <w:r w:rsidR="009F5824" w:rsidRPr="00C617FA">
              <w:rPr>
                <w:rFonts w:eastAsia="SimSun"/>
                <w:b/>
                <w:lang w:val="vi-VN"/>
              </w:rPr>
              <w:t xml:space="preserve"> </w:t>
            </w:r>
          </w:p>
          <w:p w14:paraId="52D931CE" w14:textId="71A2C392" w:rsidR="009F5824" w:rsidRPr="00C617FA" w:rsidRDefault="008A0450" w:rsidP="00820B3E">
            <w:pPr>
              <w:keepNext/>
              <w:keepLines/>
              <w:widowControl w:val="0"/>
              <w:suppressAutoHyphens/>
              <w:adjustRightInd w:val="0"/>
              <w:snapToGrid w:val="0"/>
              <w:spacing w:before="120" w:after="120"/>
              <w:rPr>
                <w:b/>
                <w:lang w:val="vi-VN"/>
              </w:rPr>
            </w:pPr>
            <w:r w:rsidRPr="00C617FA">
              <w:rPr>
                <w:b/>
                <w:lang w:val="vi-VN"/>
              </w:rPr>
              <w:t xml:space="preserve">KHOI </w:t>
            </w:r>
            <w:r w:rsidR="009F5824" w:rsidRPr="00C617FA">
              <w:rPr>
                <w:b/>
                <w:lang w:val="vi-VN"/>
              </w:rPr>
              <w:t xml:space="preserve">PHAT INVESTMENT ONE MEMBER COMPANY </w:t>
            </w:r>
            <w:r w:rsidR="009F5824" w:rsidRPr="00C617FA">
              <w:rPr>
                <w:b/>
                <w:lang w:val="nb-NO"/>
              </w:rPr>
              <w:t>LIMITED</w:t>
            </w:r>
          </w:p>
          <w:p w14:paraId="715880E0" w14:textId="77777777" w:rsidR="009F5824" w:rsidRPr="00C617FA" w:rsidRDefault="009F5824" w:rsidP="00820B3E">
            <w:pPr>
              <w:keepNext/>
              <w:keepLines/>
              <w:widowControl w:val="0"/>
              <w:suppressAutoHyphens/>
              <w:adjustRightInd w:val="0"/>
              <w:snapToGrid w:val="0"/>
              <w:spacing w:before="120" w:after="120"/>
              <w:jc w:val="center"/>
              <w:rPr>
                <w:b/>
                <w:i/>
                <w:lang w:val="vi-VN"/>
              </w:rPr>
            </w:pPr>
          </w:p>
          <w:p w14:paraId="6B5517CB" w14:textId="77777777" w:rsidR="009F5824" w:rsidRPr="00C617FA" w:rsidRDefault="009F5824" w:rsidP="00820B3E">
            <w:pPr>
              <w:keepNext/>
              <w:keepLines/>
              <w:widowControl w:val="0"/>
              <w:suppressAutoHyphens/>
              <w:adjustRightInd w:val="0"/>
              <w:snapToGrid w:val="0"/>
              <w:spacing w:before="120" w:after="120"/>
              <w:jc w:val="center"/>
              <w:rPr>
                <w:b/>
                <w:i/>
                <w:lang w:val="vi-VN"/>
              </w:rPr>
            </w:pPr>
          </w:p>
          <w:p w14:paraId="3A7EC1B4" w14:textId="77777777" w:rsidR="009F5824" w:rsidRPr="00C617FA" w:rsidRDefault="009F5824" w:rsidP="00820B3E">
            <w:pPr>
              <w:keepNext/>
              <w:keepLines/>
              <w:widowControl w:val="0"/>
              <w:suppressAutoHyphens/>
              <w:adjustRightInd w:val="0"/>
              <w:snapToGrid w:val="0"/>
              <w:spacing w:before="120" w:after="120"/>
              <w:jc w:val="center"/>
              <w:rPr>
                <w:b/>
                <w:i/>
                <w:lang w:val="vi-VN"/>
              </w:rPr>
            </w:pPr>
          </w:p>
          <w:p w14:paraId="2BD9F314" w14:textId="77777777" w:rsidR="009F5824" w:rsidRPr="00C617FA" w:rsidRDefault="009F5824" w:rsidP="00820B3E">
            <w:pPr>
              <w:keepNext/>
              <w:keepLines/>
              <w:widowControl w:val="0"/>
              <w:tabs>
                <w:tab w:val="left" w:pos="3927"/>
                <w:tab w:val="left" w:pos="5049"/>
              </w:tabs>
              <w:suppressAutoHyphens/>
              <w:adjustRightInd w:val="0"/>
              <w:snapToGrid w:val="0"/>
              <w:spacing w:before="120" w:after="120"/>
              <w:rPr>
                <w:lang w:val="vi-VN"/>
              </w:rPr>
            </w:pPr>
            <w:r w:rsidRPr="00C617FA">
              <w:rPr>
                <w:rFonts w:eastAsia="SimSun"/>
                <w:lang w:val="vi-VN"/>
              </w:rPr>
              <w:t>_______________________________</w:t>
            </w:r>
          </w:p>
          <w:p w14:paraId="634F1430" w14:textId="77777777" w:rsidR="009F5824" w:rsidRPr="00C617FA" w:rsidRDefault="009F5824" w:rsidP="00820B3E">
            <w:pPr>
              <w:keepNext/>
              <w:keepLines/>
              <w:widowControl w:val="0"/>
              <w:suppressAutoHyphens/>
              <w:adjustRightInd w:val="0"/>
              <w:snapToGrid w:val="0"/>
              <w:spacing w:before="120" w:after="120"/>
              <w:rPr>
                <w:lang w:val="vi-VN"/>
              </w:rPr>
            </w:pPr>
            <w:r w:rsidRPr="00C617FA">
              <w:rPr>
                <w:lang w:val="vi-VN"/>
              </w:rPr>
              <w:t xml:space="preserve">Name </w:t>
            </w:r>
            <w:r w:rsidRPr="00C617FA">
              <w:rPr>
                <w:lang w:val="vi-VN"/>
              </w:rPr>
              <w:tab/>
              <w:t>: ___________________</w:t>
            </w:r>
          </w:p>
          <w:p w14:paraId="6BC6720A" w14:textId="77777777" w:rsidR="009F5824" w:rsidRPr="00C617FA" w:rsidRDefault="009F5824" w:rsidP="00820B3E">
            <w:pPr>
              <w:keepNext/>
              <w:keepLines/>
              <w:widowControl w:val="0"/>
              <w:suppressAutoHyphens/>
              <w:adjustRightInd w:val="0"/>
              <w:snapToGrid w:val="0"/>
              <w:spacing w:before="120" w:after="120"/>
              <w:rPr>
                <w:lang w:val="vi-VN"/>
              </w:rPr>
            </w:pPr>
            <w:r w:rsidRPr="00C617FA">
              <w:rPr>
                <w:lang w:val="vi-VN"/>
              </w:rPr>
              <w:t>Position: __________________</w:t>
            </w:r>
          </w:p>
        </w:tc>
        <w:tc>
          <w:tcPr>
            <w:tcW w:w="4391" w:type="dxa"/>
          </w:tcPr>
          <w:p w14:paraId="3711EC75" w14:textId="40C06BDF" w:rsidR="009F5824" w:rsidRPr="00C617FA" w:rsidRDefault="00C712D9" w:rsidP="00820B3E">
            <w:pPr>
              <w:keepNext/>
              <w:keepLines/>
              <w:widowControl w:val="0"/>
              <w:suppressAutoHyphens/>
              <w:adjustRightInd w:val="0"/>
              <w:snapToGrid w:val="0"/>
              <w:spacing w:before="120" w:after="120"/>
              <w:rPr>
                <w:b/>
                <w:lang w:val="vi-VN"/>
              </w:rPr>
            </w:pPr>
            <w:r w:rsidRPr="00C617FA">
              <w:rPr>
                <w:rFonts w:eastAsia="SimSun"/>
                <w:b/>
                <w:lang w:val="vi-VN"/>
              </w:rPr>
              <w:t>Lessee</w:t>
            </w:r>
          </w:p>
          <w:p w14:paraId="45A923E3" w14:textId="0A110F3A" w:rsidR="009F5824" w:rsidRPr="00C617FA" w:rsidRDefault="009F5824" w:rsidP="006C419D">
            <w:pPr>
              <w:keepNext/>
              <w:keepLines/>
              <w:widowControl w:val="0"/>
              <w:suppressAutoHyphens/>
              <w:adjustRightInd w:val="0"/>
              <w:snapToGrid w:val="0"/>
              <w:spacing w:after="120"/>
              <w:rPr>
                <w:b/>
                <w:lang w:val="vi-VN"/>
              </w:rPr>
            </w:pPr>
            <w:r w:rsidRPr="00C617FA">
              <w:rPr>
                <w:b/>
                <w:lang w:val="vi-VN"/>
              </w:rPr>
              <w:t>________________________________</w:t>
            </w:r>
          </w:p>
          <w:p w14:paraId="04D29E13" w14:textId="77777777" w:rsidR="009F5824" w:rsidRPr="00C617FA" w:rsidRDefault="009F5824" w:rsidP="00820B3E">
            <w:pPr>
              <w:keepNext/>
              <w:keepLines/>
              <w:widowControl w:val="0"/>
              <w:suppressAutoHyphens/>
              <w:adjustRightInd w:val="0"/>
              <w:snapToGrid w:val="0"/>
              <w:spacing w:before="120" w:after="120"/>
              <w:rPr>
                <w:b/>
                <w:lang w:val="vi-VN"/>
              </w:rPr>
            </w:pPr>
          </w:p>
          <w:p w14:paraId="1F06F3E1" w14:textId="77777777" w:rsidR="009F5824" w:rsidRPr="00C617FA" w:rsidRDefault="009F5824" w:rsidP="00820B3E">
            <w:pPr>
              <w:keepNext/>
              <w:keepLines/>
              <w:widowControl w:val="0"/>
              <w:suppressAutoHyphens/>
              <w:adjustRightInd w:val="0"/>
              <w:snapToGrid w:val="0"/>
              <w:spacing w:before="120" w:after="120"/>
              <w:rPr>
                <w:b/>
                <w:lang w:val="vi-VN"/>
              </w:rPr>
            </w:pPr>
          </w:p>
          <w:p w14:paraId="173DE4C8" w14:textId="77777777" w:rsidR="009F5824" w:rsidRPr="00C617FA" w:rsidRDefault="009F5824" w:rsidP="00820B3E">
            <w:pPr>
              <w:keepNext/>
              <w:keepLines/>
              <w:widowControl w:val="0"/>
              <w:suppressAutoHyphens/>
              <w:adjustRightInd w:val="0"/>
              <w:snapToGrid w:val="0"/>
              <w:spacing w:before="120" w:after="120"/>
              <w:rPr>
                <w:b/>
                <w:lang w:val="vi-VN"/>
              </w:rPr>
            </w:pPr>
          </w:p>
          <w:p w14:paraId="6072F711" w14:textId="77777777" w:rsidR="009F5824" w:rsidRPr="00C617FA" w:rsidRDefault="009F5824" w:rsidP="00820B3E">
            <w:pPr>
              <w:keepNext/>
              <w:keepLines/>
              <w:widowControl w:val="0"/>
              <w:suppressAutoHyphens/>
              <w:adjustRightInd w:val="0"/>
              <w:snapToGrid w:val="0"/>
              <w:spacing w:before="120" w:after="120"/>
              <w:rPr>
                <w:b/>
                <w:lang w:val="vi-VN"/>
              </w:rPr>
            </w:pPr>
          </w:p>
          <w:p w14:paraId="68C6C252" w14:textId="77777777" w:rsidR="009F5824" w:rsidRPr="00C617FA" w:rsidRDefault="009F5824" w:rsidP="00820B3E">
            <w:pPr>
              <w:keepNext/>
              <w:keepLines/>
              <w:widowControl w:val="0"/>
              <w:tabs>
                <w:tab w:val="left" w:pos="3927"/>
                <w:tab w:val="left" w:pos="5049"/>
              </w:tabs>
              <w:suppressAutoHyphens/>
              <w:adjustRightInd w:val="0"/>
              <w:snapToGrid w:val="0"/>
              <w:spacing w:before="120" w:after="120"/>
              <w:rPr>
                <w:lang w:val="vi-VN"/>
              </w:rPr>
            </w:pPr>
            <w:r w:rsidRPr="00C617FA">
              <w:rPr>
                <w:rFonts w:eastAsia="SimSun"/>
                <w:lang w:val="vi-VN"/>
              </w:rPr>
              <w:t>_______________________________</w:t>
            </w:r>
          </w:p>
          <w:p w14:paraId="2C19BDD9" w14:textId="77777777" w:rsidR="009F5824" w:rsidRPr="00C617FA" w:rsidRDefault="009F5824" w:rsidP="00820B3E">
            <w:pPr>
              <w:keepNext/>
              <w:keepLines/>
              <w:widowControl w:val="0"/>
              <w:suppressAutoHyphens/>
              <w:adjustRightInd w:val="0"/>
              <w:snapToGrid w:val="0"/>
              <w:spacing w:before="120" w:after="120"/>
              <w:rPr>
                <w:b/>
                <w:lang w:val="vi-VN"/>
              </w:rPr>
            </w:pPr>
            <w:r w:rsidRPr="00C617FA">
              <w:rPr>
                <w:lang w:val="vi-VN"/>
              </w:rPr>
              <w:t xml:space="preserve">Name </w:t>
            </w:r>
            <w:r w:rsidRPr="00C617FA">
              <w:rPr>
                <w:lang w:val="vi-VN"/>
              </w:rPr>
              <w:tab/>
              <w:t>: ___________________</w:t>
            </w:r>
          </w:p>
          <w:p w14:paraId="7295038C" w14:textId="77777777" w:rsidR="009F5824" w:rsidRPr="00C617FA" w:rsidRDefault="009F5824" w:rsidP="00820B3E">
            <w:pPr>
              <w:keepNext/>
              <w:keepLines/>
              <w:widowControl w:val="0"/>
              <w:suppressAutoHyphens/>
              <w:adjustRightInd w:val="0"/>
              <w:snapToGrid w:val="0"/>
              <w:spacing w:before="120" w:after="120"/>
              <w:rPr>
                <w:lang w:val="vi-VN"/>
              </w:rPr>
            </w:pPr>
            <w:r w:rsidRPr="00C617FA">
              <w:rPr>
                <w:lang w:val="vi-VN"/>
              </w:rPr>
              <w:t>Position: __________________</w:t>
            </w:r>
          </w:p>
        </w:tc>
      </w:tr>
    </w:tbl>
    <w:p w14:paraId="55602988" w14:textId="77777777" w:rsidR="00F00C2B" w:rsidRPr="005477C6" w:rsidRDefault="00F00C2B" w:rsidP="006C419D">
      <w:pPr>
        <w:ind w:left="1440" w:firstLine="720"/>
        <w:rPr>
          <w:rStyle w:val="A00"/>
          <w:rFonts w:ascii="Times New Roman" w:eastAsiaTheme="majorEastAsia" w:hAnsi="Times New Roman" w:cs="Times New Roman"/>
          <w:b w:val="0"/>
          <w:iCs/>
          <w:color w:val="auto"/>
          <w:sz w:val="24"/>
          <w:szCs w:val="24"/>
        </w:rPr>
      </w:pPr>
      <w:r w:rsidRPr="005477C6">
        <w:rPr>
          <w:rStyle w:val="A00"/>
          <w:rFonts w:ascii="Times New Roman" w:hAnsi="Times New Roman" w:cs="Times New Roman"/>
          <w:iCs/>
          <w:color w:val="auto"/>
          <w:sz w:val="24"/>
          <w:szCs w:val="24"/>
        </w:rPr>
        <w:lastRenderedPageBreak/>
        <w:t>SCHEDULE 5 – HANDOVER EQUIPMENT LIST</w:t>
      </w:r>
    </w:p>
    <w:p w14:paraId="65262E7B" w14:textId="77777777" w:rsidR="00F00C2B" w:rsidRPr="009C7645" w:rsidRDefault="00F00C2B" w:rsidP="00F00C2B">
      <w:pPr>
        <w:tabs>
          <w:tab w:val="left" w:pos="1185"/>
          <w:tab w:val="center" w:pos="4680"/>
          <w:tab w:val="right" w:pos="9360"/>
        </w:tabs>
        <w:spacing w:after="240"/>
        <w:rPr>
          <w:b/>
          <w:bCs/>
          <w:i/>
        </w:rPr>
      </w:pPr>
    </w:p>
    <w:p w14:paraId="04D209FE" w14:textId="791A4D98" w:rsidR="00F00C2B" w:rsidRPr="009C7645" w:rsidRDefault="00F00C2B" w:rsidP="00F00C2B">
      <w:pPr>
        <w:tabs>
          <w:tab w:val="center" w:leader="dot" w:pos="4680"/>
        </w:tabs>
        <w:spacing w:after="120" w:line="360" w:lineRule="auto"/>
        <w:ind w:left="240" w:right="256"/>
        <w:rPr>
          <w:bCs/>
          <w:u w:val="dotted"/>
        </w:rPr>
      </w:pPr>
      <w:r w:rsidRPr="009C7645">
        <w:rPr>
          <w:bCs/>
        </w:rPr>
        <w:t xml:space="preserve">Tên khách thuê / </w:t>
      </w:r>
      <w:r w:rsidRPr="009C7645">
        <w:rPr>
          <w:bCs/>
          <w:i/>
          <w:color w:val="808080"/>
        </w:rPr>
        <w:t>Tenant Name</w:t>
      </w:r>
      <w:r w:rsidRPr="009C7645">
        <w:rPr>
          <w:bCs/>
        </w:rPr>
        <w:t>:</w:t>
      </w:r>
      <w:r w:rsidRPr="009C7645">
        <w:rPr>
          <w:bCs/>
          <w:lang w:val="vi-VN"/>
        </w:rPr>
        <w:t xml:space="preserve"> </w:t>
      </w:r>
      <w:r w:rsidRPr="009C7645">
        <w:rPr>
          <w:i/>
        </w:rPr>
        <w:t>……………………………....</w:t>
      </w:r>
      <w:r w:rsidRPr="009C7645">
        <w:rPr>
          <w:i/>
          <w:lang w:val="vi-VN"/>
        </w:rPr>
        <w:t>.....................................................</w:t>
      </w:r>
      <w:r w:rsidRPr="009C7645">
        <w:rPr>
          <w:bCs/>
          <w:u w:val="dotted"/>
        </w:rPr>
        <w:t xml:space="preserve">  </w:t>
      </w:r>
    </w:p>
    <w:p w14:paraId="08D5F892" w14:textId="47F06D34" w:rsidR="00F00C2B" w:rsidRPr="009C7645" w:rsidRDefault="00F00C2B" w:rsidP="00F00C2B">
      <w:pPr>
        <w:tabs>
          <w:tab w:val="center" w:pos="4680"/>
        </w:tabs>
        <w:spacing w:after="120" w:line="360" w:lineRule="auto"/>
        <w:ind w:left="240" w:right="256"/>
        <w:rPr>
          <w:bCs/>
        </w:rPr>
      </w:pPr>
      <w:r w:rsidRPr="009C7645">
        <w:rPr>
          <w:bCs/>
        </w:rPr>
        <w:t xml:space="preserve">Văn phòng / </w:t>
      </w:r>
      <w:r w:rsidRPr="009C7645">
        <w:rPr>
          <w:bCs/>
          <w:i/>
          <w:color w:val="808080"/>
        </w:rPr>
        <w:t>Unit</w:t>
      </w:r>
      <w:r w:rsidRPr="009C7645">
        <w:rPr>
          <w:bCs/>
        </w:rPr>
        <w:t>:  ………</w:t>
      </w:r>
      <w:r w:rsidRPr="009C7645">
        <w:rPr>
          <w:bCs/>
          <w:lang w:val="vi-VN"/>
        </w:rPr>
        <w:t>.............</w:t>
      </w:r>
      <w:r w:rsidRPr="009C7645">
        <w:rPr>
          <w:bCs/>
        </w:rPr>
        <w:t>.</w:t>
      </w:r>
      <w:r w:rsidRPr="009C7645">
        <w:rPr>
          <w:bCs/>
          <w:lang w:val="vi-VN"/>
        </w:rPr>
        <w:t xml:space="preserve"> </w:t>
      </w:r>
      <w:r w:rsidRPr="009C7645">
        <w:rPr>
          <w:bCs/>
        </w:rPr>
        <w:t xml:space="preserve"> Tầng / </w:t>
      </w:r>
      <w:r w:rsidRPr="009C7645">
        <w:rPr>
          <w:bCs/>
          <w:i/>
          <w:color w:val="808080"/>
        </w:rPr>
        <w:t>Floor No</w:t>
      </w:r>
      <w:r w:rsidRPr="009C7645">
        <w:rPr>
          <w:bCs/>
        </w:rPr>
        <w:t>.</w:t>
      </w:r>
      <w:r w:rsidRPr="009C7645">
        <w:rPr>
          <w:bCs/>
          <w:lang w:val="vi-VN"/>
        </w:rPr>
        <w:t>: ...................................................</w:t>
      </w:r>
      <w:r>
        <w:rPr>
          <w:bCs/>
          <w:lang w:val="en-US"/>
        </w:rPr>
        <w:t>........</w:t>
      </w:r>
      <w:r w:rsidRPr="009C7645">
        <w:rPr>
          <w:bCs/>
          <w:u w:val="single"/>
        </w:rPr>
        <w:t xml:space="preserve">                                                </w:t>
      </w:r>
      <w:r w:rsidRPr="009C7645">
        <w:rPr>
          <w:bCs/>
        </w:rPr>
        <w:t xml:space="preserve"> </w:t>
      </w:r>
    </w:p>
    <w:p w14:paraId="13AD9B5C" w14:textId="3ABF7A78" w:rsidR="00F00C2B" w:rsidRPr="009C7645" w:rsidRDefault="00F00C2B" w:rsidP="00F00C2B">
      <w:pPr>
        <w:tabs>
          <w:tab w:val="center" w:pos="4680"/>
          <w:tab w:val="right" w:pos="9360"/>
        </w:tabs>
        <w:spacing w:after="120" w:line="360" w:lineRule="auto"/>
        <w:ind w:left="240" w:right="256"/>
        <w:rPr>
          <w:bCs/>
          <w:u w:val="single"/>
        </w:rPr>
      </w:pPr>
      <w:r w:rsidRPr="009C7645">
        <w:rPr>
          <w:bCs/>
        </w:rPr>
        <w:t xml:space="preserve">Ngày / </w:t>
      </w:r>
      <w:r w:rsidRPr="009C7645">
        <w:rPr>
          <w:bCs/>
          <w:i/>
          <w:color w:val="808080"/>
        </w:rPr>
        <w:t>Date</w:t>
      </w:r>
      <w:r w:rsidRPr="009C7645">
        <w:rPr>
          <w:bCs/>
        </w:rPr>
        <w:t xml:space="preserve">:  </w:t>
      </w:r>
      <w:r w:rsidRPr="009C7645">
        <w:rPr>
          <w:i/>
        </w:rPr>
        <w:t>……………………………....</w:t>
      </w:r>
      <w:r w:rsidRPr="009C7645">
        <w:rPr>
          <w:i/>
          <w:lang w:val="vi-VN"/>
        </w:rPr>
        <w:t>........................................................................</w:t>
      </w:r>
      <w:r>
        <w:rPr>
          <w:i/>
        </w:rPr>
        <w:t>.........</w:t>
      </w:r>
      <w:r w:rsidRPr="009C7645">
        <w:rPr>
          <w:bCs/>
          <w:u w:val="dotted"/>
        </w:rPr>
        <w:t xml:space="preserve">                                                               </w:t>
      </w:r>
      <w:r w:rsidRPr="009C7645">
        <w:rPr>
          <w:bCs/>
        </w:rPr>
        <w:t xml:space="preserve"> </w:t>
      </w:r>
    </w:p>
    <w:p w14:paraId="062DD33F" w14:textId="77777777" w:rsidR="00F00C2B" w:rsidRPr="009C7645" w:rsidRDefault="00F00C2B" w:rsidP="00F00C2B">
      <w:pPr>
        <w:tabs>
          <w:tab w:val="center" w:pos="4680"/>
          <w:tab w:val="right" w:pos="9356"/>
        </w:tabs>
        <w:spacing w:after="120" w:line="360" w:lineRule="auto"/>
        <w:ind w:left="240" w:right="256"/>
      </w:pPr>
      <w:r w:rsidRPr="009C7645">
        <w:t>Tôi xác nhận rằng các mục sau đây đã được bàn giao cho ………………………</w:t>
      </w:r>
      <w:proofErr w:type="gramStart"/>
      <w:r w:rsidRPr="009C7645">
        <w:rPr>
          <w:lang w:val="vi-VN"/>
        </w:rPr>
        <w:t>....</w:t>
      </w:r>
      <w:r w:rsidRPr="009C7645">
        <w:t>.</w:t>
      </w:r>
      <w:proofErr w:type="gramEnd"/>
      <w:r w:rsidRPr="009C7645">
        <w:t>….trong tình trạng tốt:</w:t>
      </w:r>
    </w:p>
    <w:p w14:paraId="270DBB8E" w14:textId="77777777" w:rsidR="00F00C2B" w:rsidRDefault="00F00C2B" w:rsidP="00F00C2B">
      <w:pPr>
        <w:tabs>
          <w:tab w:val="center" w:pos="4680"/>
          <w:tab w:val="right" w:pos="9360"/>
        </w:tabs>
        <w:spacing w:after="120" w:line="360" w:lineRule="auto"/>
        <w:ind w:left="240" w:right="256"/>
        <w:rPr>
          <w:i/>
        </w:rPr>
      </w:pPr>
      <w:r w:rsidRPr="009C7645">
        <w:rPr>
          <w:i/>
          <w:color w:val="808080"/>
        </w:rPr>
        <w:t>I hereby certify that the following items have been handed over to………………</w:t>
      </w:r>
      <w:r w:rsidRPr="009C7645">
        <w:rPr>
          <w:i/>
          <w:color w:val="808080"/>
          <w:lang w:val="vi-VN"/>
        </w:rPr>
        <w:t>....</w:t>
      </w:r>
      <w:r w:rsidRPr="009C7645">
        <w:rPr>
          <w:i/>
          <w:color w:val="808080"/>
        </w:rPr>
        <w:t>…....in good conditions</w:t>
      </w:r>
      <w:r w:rsidRPr="009C7645">
        <w:rPr>
          <w:i/>
        </w:rPr>
        <w:t>:</w:t>
      </w:r>
    </w:p>
    <w:p w14:paraId="3CEA0154" w14:textId="77777777" w:rsidR="00F531D5" w:rsidRDefault="00F531D5" w:rsidP="00F00C2B">
      <w:pPr>
        <w:tabs>
          <w:tab w:val="center" w:pos="4680"/>
          <w:tab w:val="right" w:pos="9360"/>
        </w:tabs>
        <w:spacing w:after="120" w:line="360" w:lineRule="auto"/>
        <w:ind w:left="240" w:right="256"/>
        <w:rPr>
          <w:i/>
        </w:rPr>
      </w:pPr>
    </w:p>
    <w:p w14:paraId="56545DF9" w14:textId="77777777" w:rsidR="00F531D5" w:rsidRDefault="00F531D5" w:rsidP="00F00C2B">
      <w:pPr>
        <w:tabs>
          <w:tab w:val="center" w:pos="4680"/>
          <w:tab w:val="right" w:pos="9360"/>
        </w:tabs>
        <w:spacing w:after="120" w:line="360" w:lineRule="auto"/>
        <w:ind w:left="240" w:right="256"/>
        <w:rPr>
          <w:i/>
        </w:rPr>
      </w:pPr>
    </w:p>
    <w:p w14:paraId="62931ADB" w14:textId="77777777" w:rsidR="00F531D5" w:rsidRDefault="00F531D5" w:rsidP="00F00C2B">
      <w:pPr>
        <w:tabs>
          <w:tab w:val="center" w:pos="4680"/>
          <w:tab w:val="right" w:pos="9360"/>
        </w:tabs>
        <w:spacing w:after="120" w:line="360" w:lineRule="auto"/>
        <w:ind w:left="240" w:right="256"/>
        <w:rPr>
          <w:i/>
        </w:rPr>
      </w:pPr>
    </w:p>
    <w:p w14:paraId="2C6CAE30" w14:textId="77777777" w:rsidR="00F531D5" w:rsidRDefault="00F531D5" w:rsidP="00F00C2B">
      <w:pPr>
        <w:tabs>
          <w:tab w:val="center" w:pos="4680"/>
          <w:tab w:val="right" w:pos="9360"/>
        </w:tabs>
        <w:spacing w:after="120" w:line="360" w:lineRule="auto"/>
        <w:ind w:left="240" w:right="256"/>
        <w:rPr>
          <w:i/>
        </w:rPr>
      </w:pPr>
    </w:p>
    <w:p w14:paraId="58033289" w14:textId="77777777" w:rsidR="00F531D5" w:rsidRDefault="00F531D5" w:rsidP="00F00C2B">
      <w:pPr>
        <w:tabs>
          <w:tab w:val="center" w:pos="4680"/>
          <w:tab w:val="right" w:pos="9360"/>
        </w:tabs>
        <w:spacing w:after="120" w:line="360" w:lineRule="auto"/>
        <w:ind w:left="240" w:right="256"/>
        <w:rPr>
          <w:i/>
        </w:rPr>
      </w:pPr>
    </w:p>
    <w:p w14:paraId="04863739" w14:textId="77777777" w:rsidR="00F531D5" w:rsidRDefault="00F531D5" w:rsidP="00F00C2B">
      <w:pPr>
        <w:tabs>
          <w:tab w:val="center" w:pos="4680"/>
          <w:tab w:val="right" w:pos="9360"/>
        </w:tabs>
        <w:spacing w:after="120" w:line="360" w:lineRule="auto"/>
        <w:ind w:left="240" w:right="256"/>
        <w:rPr>
          <w:i/>
        </w:rPr>
      </w:pPr>
    </w:p>
    <w:p w14:paraId="6223438E" w14:textId="77777777" w:rsidR="00F531D5" w:rsidRDefault="00F531D5" w:rsidP="00F00C2B">
      <w:pPr>
        <w:tabs>
          <w:tab w:val="center" w:pos="4680"/>
          <w:tab w:val="right" w:pos="9360"/>
        </w:tabs>
        <w:spacing w:after="120" w:line="360" w:lineRule="auto"/>
        <w:ind w:left="240" w:right="256"/>
        <w:rPr>
          <w:i/>
        </w:rPr>
      </w:pPr>
    </w:p>
    <w:p w14:paraId="1D6F9E2A" w14:textId="77777777" w:rsidR="00F531D5" w:rsidRDefault="00F531D5" w:rsidP="00F00C2B">
      <w:pPr>
        <w:tabs>
          <w:tab w:val="center" w:pos="4680"/>
          <w:tab w:val="right" w:pos="9360"/>
        </w:tabs>
        <w:spacing w:after="120" w:line="360" w:lineRule="auto"/>
        <w:ind w:left="240" w:right="256"/>
        <w:rPr>
          <w:i/>
        </w:rPr>
      </w:pPr>
    </w:p>
    <w:p w14:paraId="2BE0B161" w14:textId="77777777" w:rsidR="00F531D5" w:rsidRDefault="00F531D5" w:rsidP="00F00C2B">
      <w:pPr>
        <w:tabs>
          <w:tab w:val="center" w:pos="4680"/>
          <w:tab w:val="right" w:pos="9360"/>
        </w:tabs>
        <w:spacing w:after="120" w:line="360" w:lineRule="auto"/>
        <w:ind w:left="240" w:right="256"/>
        <w:rPr>
          <w:i/>
        </w:rPr>
      </w:pPr>
    </w:p>
    <w:p w14:paraId="6954065E" w14:textId="77777777" w:rsidR="00F531D5" w:rsidRDefault="00F531D5" w:rsidP="00F00C2B">
      <w:pPr>
        <w:tabs>
          <w:tab w:val="center" w:pos="4680"/>
          <w:tab w:val="right" w:pos="9360"/>
        </w:tabs>
        <w:spacing w:after="120" w:line="360" w:lineRule="auto"/>
        <w:ind w:left="240" w:right="256"/>
        <w:rPr>
          <w:i/>
        </w:rPr>
      </w:pPr>
    </w:p>
    <w:p w14:paraId="2BBC237A" w14:textId="77777777" w:rsidR="00F531D5" w:rsidRDefault="00F531D5" w:rsidP="00F00C2B">
      <w:pPr>
        <w:tabs>
          <w:tab w:val="center" w:pos="4680"/>
          <w:tab w:val="right" w:pos="9360"/>
        </w:tabs>
        <w:spacing w:after="120" w:line="360" w:lineRule="auto"/>
        <w:ind w:left="240" w:right="256"/>
        <w:rPr>
          <w:i/>
        </w:rPr>
      </w:pPr>
    </w:p>
    <w:p w14:paraId="6B0BAD73" w14:textId="77777777" w:rsidR="00F531D5" w:rsidRDefault="00F531D5" w:rsidP="00F00C2B">
      <w:pPr>
        <w:tabs>
          <w:tab w:val="center" w:pos="4680"/>
          <w:tab w:val="right" w:pos="9360"/>
        </w:tabs>
        <w:spacing w:after="120" w:line="360" w:lineRule="auto"/>
        <w:ind w:left="240" w:right="256"/>
        <w:rPr>
          <w:i/>
        </w:rPr>
      </w:pPr>
    </w:p>
    <w:p w14:paraId="2AD76C5A" w14:textId="77777777" w:rsidR="00F531D5" w:rsidRDefault="00F531D5" w:rsidP="00F00C2B">
      <w:pPr>
        <w:tabs>
          <w:tab w:val="center" w:pos="4680"/>
          <w:tab w:val="right" w:pos="9360"/>
        </w:tabs>
        <w:spacing w:after="120" w:line="360" w:lineRule="auto"/>
        <w:ind w:left="240" w:right="256"/>
        <w:rPr>
          <w:i/>
        </w:rPr>
      </w:pPr>
    </w:p>
    <w:p w14:paraId="0684DA5F" w14:textId="77777777" w:rsidR="00F531D5" w:rsidRDefault="00F531D5" w:rsidP="00F00C2B">
      <w:pPr>
        <w:tabs>
          <w:tab w:val="center" w:pos="4680"/>
          <w:tab w:val="right" w:pos="9360"/>
        </w:tabs>
        <w:spacing w:after="120" w:line="360" w:lineRule="auto"/>
        <w:ind w:left="240" w:right="256"/>
        <w:rPr>
          <w:i/>
        </w:rPr>
      </w:pPr>
    </w:p>
    <w:p w14:paraId="6B4A63D5" w14:textId="77777777" w:rsidR="00F531D5" w:rsidRDefault="00F531D5" w:rsidP="00F00C2B">
      <w:pPr>
        <w:tabs>
          <w:tab w:val="center" w:pos="4680"/>
          <w:tab w:val="right" w:pos="9360"/>
        </w:tabs>
        <w:spacing w:after="120" w:line="360" w:lineRule="auto"/>
        <w:ind w:left="240" w:right="256"/>
        <w:rPr>
          <w:i/>
        </w:rPr>
      </w:pPr>
    </w:p>
    <w:p w14:paraId="5AF1D85B" w14:textId="77777777" w:rsidR="00F531D5" w:rsidRDefault="00F531D5" w:rsidP="00F00C2B">
      <w:pPr>
        <w:tabs>
          <w:tab w:val="center" w:pos="4680"/>
          <w:tab w:val="right" w:pos="9360"/>
        </w:tabs>
        <w:spacing w:after="120" w:line="360" w:lineRule="auto"/>
        <w:ind w:left="240" w:right="256"/>
        <w:rPr>
          <w:i/>
        </w:rPr>
      </w:pPr>
    </w:p>
    <w:p w14:paraId="20342962" w14:textId="77777777" w:rsidR="00616984" w:rsidRPr="009C7645" w:rsidRDefault="00616984" w:rsidP="00F00C2B">
      <w:pPr>
        <w:tabs>
          <w:tab w:val="center" w:pos="4680"/>
          <w:tab w:val="right" w:pos="9360"/>
        </w:tabs>
        <w:spacing w:after="120" w:line="360" w:lineRule="auto"/>
        <w:ind w:left="240" w:right="256"/>
        <w:rPr>
          <w:i/>
        </w:rPr>
      </w:pPr>
    </w:p>
    <w:tbl>
      <w:tblPr>
        <w:tblpPr w:leftFromText="180" w:rightFromText="180" w:vertAnchor="text" w:horzAnchor="margin" w:tblpY="-1439"/>
        <w:tblW w:w="9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98"/>
        <w:gridCol w:w="236"/>
        <w:gridCol w:w="3607"/>
        <w:gridCol w:w="891"/>
        <w:gridCol w:w="1042"/>
        <w:gridCol w:w="1187"/>
        <w:gridCol w:w="1336"/>
      </w:tblGrid>
      <w:tr w:rsidR="00B069E1" w:rsidRPr="008D36A5" w14:paraId="422CAA1F" w14:textId="77777777" w:rsidTr="00B069E1">
        <w:trPr>
          <w:trHeight w:val="260"/>
        </w:trPr>
        <w:tc>
          <w:tcPr>
            <w:tcW w:w="1599" w:type="dxa"/>
            <w:tcBorders>
              <w:top w:val="nil"/>
              <w:left w:val="nil"/>
              <w:bottom w:val="single" w:sz="4" w:space="0" w:color="auto"/>
              <w:right w:val="nil"/>
            </w:tcBorders>
          </w:tcPr>
          <w:p w14:paraId="15CEB157" w14:textId="77777777" w:rsidR="00B069E1" w:rsidRPr="008D36A5" w:rsidRDefault="00B069E1" w:rsidP="00556297">
            <w:pPr>
              <w:ind w:left="-69"/>
              <w:jc w:val="center"/>
              <w:rPr>
                <w:rStyle w:val="A00"/>
                <w:color w:val="000000"/>
              </w:rPr>
            </w:pPr>
          </w:p>
        </w:tc>
        <w:tc>
          <w:tcPr>
            <w:tcW w:w="3842" w:type="dxa"/>
            <w:gridSpan w:val="2"/>
            <w:tcBorders>
              <w:top w:val="nil"/>
              <w:left w:val="nil"/>
              <w:bottom w:val="single" w:sz="4" w:space="0" w:color="auto"/>
              <w:right w:val="nil"/>
            </w:tcBorders>
          </w:tcPr>
          <w:p w14:paraId="35761D90" w14:textId="77777777" w:rsidR="00B069E1" w:rsidRPr="009C7645" w:rsidRDefault="00B069E1" w:rsidP="00556297">
            <w:pPr>
              <w:tabs>
                <w:tab w:val="center" w:pos="4680"/>
                <w:tab w:val="right" w:pos="9360"/>
              </w:tabs>
              <w:jc w:val="center"/>
              <w:rPr>
                <w:b/>
                <w:bCs/>
              </w:rPr>
            </w:pPr>
          </w:p>
        </w:tc>
        <w:tc>
          <w:tcPr>
            <w:tcW w:w="891" w:type="dxa"/>
            <w:tcBorders>
              <w:top w:val="nil"/>
              <w:left w:val="nil"/>
              <w:bottom w:val="single" w:sz="4" w:space="0" w:color="auto"/>
              <w:right w:val="nil"/>
            </w:tcBorders>
          </w:tcPr>
          <w:p w14:paraId="0F58F7AE" w14:textId="77777777" w:rsidR="00B069E1" w:rsidRPr="009C7645" w:rsidRDefault="00B069E1" w:rsidP="00556297">
            <w:pPr>
              <w:pStyle w:val="Default"/>
              <w:tabs>
                <w:tab w:val="center" w:pos="4680"/>
                <w:tab w:val="right" w:pos="9360"/>
              </w:tabs>
              <w:spacing w:before="0"/>
              <w:jc w:val="center"/>
              <w:rPr>
                <w:b/>
              </w:rPr>
            </w:pPr>
          </w:p>
        </w:tc>
        <w:tc>
          <w:tcPr>
            <w:tcW w:w="1042" w:type="dxa"/>
            <w:tcBorders>
              <w:top w:val="nil"/>
              <w:left w:val="nil"/>
              <w:bottom w:val="single" w:sz="4" w:space="0" w:color="auto"/>
              <w:right w:val="nil"/>
            </w:tcBorders>
          </w:tcPr>
          <w:p w14:paraId="632283EF" w14:textId="77777777" w:rsidR="00B069E1" w:rsidRPr="009C7645" w:rsidRDefault="00B069E1" w:rsidP="00556297">
            <w:pPr>
              <w:tabs>
                <w:tab w:val="center" w:pos="4680"/>
                <w:tab w:val="right" w:pos="9360"/>
              </w:tabs>
              <w:jc w:val="center"/>
              <w:rPr>
                <w:b/>
                <w:bCs/>
              </w:rPr>
            </w:pPr>
          </w:p>
        </w:tc>
        <w:tc>
          <w:tcPr>
            <w:tcW w:w="1187" w:type="dxa"/>
            <w:tcBorders>
              <w:top w:val="nil"/>
              <w:left w:val="nil"/>
              <w:bottom w:val="single" w:sz="4" w:space="0" w:color="auto"/>
              <w:right w:val="nil"/>
            </w:tcBorders>
          </w:tcPr>
          <w:p w14:paraId="3E2C4ABB" w14:textId="77777777" w:rsidR="00B069E1" w:rsidRPr="009C7645" w:rsidRDefault="00B069E1" w:rsidP="00556297">
            <w:pPr>
              <w:tabs>
                <w:tab w:val="center" w:pos="4680"/>
                <w:tab w:val="right" w:pos="9360"/>
              </w:tabs>
              <w:jc w:val="center"/>
              <w:rPr>
                <w:b/>
                <w:bCs/>
              </w:rPr>
            </w:pPr>
          </w:p>
        </w:tc>
        <w:tc>
          <w:tcPr>
            <w:tcW w:w="1336" w:type="dxa"/>
            <w:tcBorders>
              <w:top w:val="nil"/>
              <w:left w:val="nil"/>
              <w:bottom w:val="single" w:sz="4" w:space="0" w:color="auto"/>
              <w:right w:val="nil"/>
            </w:tcBorders>
          </w:tcPr>
          <w:p w14:paraId="443BB8C8" w14:textId="77777777" w:rsidR="00B069E1" w:rsidRPr="009C7645" w:rsidRDefault="00B069E1" w:rsidP="00556297">
            <w:pPr>
              <w:tabs>
                <w:tab w:val="center" w:pos="4680"/>
                <w:tab w:val="right" w:pos="9360"/>
              </w:tabs>
              <w:jc w:val="center"/>
              <w:rPr>
                <w:b/>
                <w:bCs/>
              </w:rPr>
            </w:pPr>
          </w:p>
        </w:tc>
      </w:tr>
      <w:tr w:rsidR="00F531D5" w:rsidRPr="008D36A5" w14:paraId="70D24983" w14:textId="77777777" w:rsidTr="00B069E1">
        <w:trPr>
          <w:trHeight w:val="917"/>
        </w:trPr>
        <w:tc>
          <w:tcPr>
            <w:tcW w:w="1599" w:type="dxa"/>
            <w:tcBorders>
              <w:top w:val="single" w:sz="4" w:space="0" w:color="auto"/>
              <w:left w:val="single" w:sz="4" w:space="0" w:color="auto"/>
              <w:bottom w:val="single" w:sz="4" w:space="0" w:color="auto"/>
              <w:right w:val="single" w:sz="4" w:space="0" w:color="auto"/>
            </w:tcBorders>
          </w:tcPr>
          <w:p w14:paraId="5170814B" w14:textId="77777777" w:rsidR="00F531D5" w:rsidRPr="008D36A5" w:rsidRDefault="00F531D5" w:rsidP="00556297">
            <w:pPr>
              <w:ind w:left="-69"/>
              <w:jc w:val="center"/>
              <w:rPr>
                <w:rStyle w:val="A00"/>
                <w:color w:val="000000"/>
              </w:rPr>
            </w:pPr>
          </w:p>
        </w:tc>
        <w:tc>
          <w:tcPr>
            <w:tcW w:w="3842" w:type="dxa"/>
            <w:gridSpan w:val="2"/>
            <w:tcBorders>
              <w:top w:val="single" w:sz="4" w:space="0" w:color="auto"/>
              <w:bottom w:val="single" w:sz="4" w:space="0" w:color="auto"/>
              <w:right w:val="single" w:sz="4" w:space="0" w:color="auto"/>
            </w:tcBorders>
          </w:tcPr>
          <w:p w14:paraId="641CF6A2" w14:textId="77777777" w:rsidR="00F531D5" w:rsidRPr="009C7645" w:rsidRDefault="00F531D5" w:rsidP="00556297">
            <w:pPr>
              <w:tabs>
                <w:tab w:val="center" w:pos="4680"/>
                <w:tab w:val="right" w:pos="9360"/>
              </w:tabs>
              <w:jc w:val="center"/>
              <w:rPr>
                <w:b/>
                <w:bCs/>
              </w:rPr>
            </w:pPr>
            <w:r w:rsidRPr="009C7645">
              <w:rPr>
                <w:b/>
                <w:bCs/>
              </w:rPr>
              <w:t>Hạng mục bàn giao</w:t>
            </w:r>
          </w:p>
          <w:p w14:paraId="462E9445" w14:textId="77777777" w:rsidR="00F531D5" w:rsidRPr="008D36A5" w:rsidRDefault="00F531D5" w:rsidP="00556297">
            <w:pPr>
              <w:ind w:left="-69"/>
              <w:jc w:val="center"/>
              <w:rPr>
                <w:rStyle w:val="A00"/>
                <w:color w:val="000000"/>
              </w:rPr>
            </w:pPr>
            <w:r w:rsidRPr="009C7645">
              <w:rPr>
                <w:b/>
                <w:bCs/>
                <w:i/>
                <w:color w:val="808080"/>
              </w:rPr>
              <w:t>Provision</w:t>
            </w:r>
          </w:p>
        </w:tc>
        <w:tc>
          <w:tcPr>
            <w:tcW w:w="891" w:type="dxa"/>
            <w:tcBorders>
              <w:top w:val="single" w:sz="4" w:space="0" w:color="auto"/>
              <w:bottom w:val="single" w:sz="4" w:space="0" w:color="auto"/>
              <w:right w:val="single" w:sz="4" w:space="0" w:color="auto"/>
            </w:tcBorders>
          </w:tcPr>
          <w:p w14:paraId="03FAF8BB" w14:textId="77777777" w:rsidR="00F531D5" w:rsidRPr="009C7645" w:rsidRDefault="00F531D5" w:rsidP="00556297">
            <w:pPr>
              <w:pStyle w:val="Default"/>
              <w:tabs>
                <w:tab w:val="center" w:pos="4680"/>
                <w:tab w:val="right" w:pos="9360"/>
              </w:tabs>
              <w:spacing w:before="0"/>
              <w:jc w:val="center"/>
              <w:rPr>
                <w:b/>
              </w:rPr>
            </w:pPr>
            <w:r w:rsidRPr="009C7645">
              <w:rPr>
                <w:b/>
              </w:rPr>
              <w:t>Đơn vị</w:t>
            </w:r>
          </w:p>
          <w:p w14:paraId="75CD3773" w14:textId="6F646B95" w:rsidR="00F531D5" w:rsidRPr="00B069E1" w:rsidRDefault="00F531D5" w:rsidP="00B069E1">
            <w:pPr>
              <w:ind w:left="-69"/>
              <w:jc w:val="center"/>
              <w:rPr>
                <w:rFonts w:ascii="Arial" w:hAnsi="Arial" w:cs="Arial"/>
                <w:b/>
                <w:bCs/>
                <w:color w:val="000000"/>
                <w:sz w:val="60"/>
                <w:szCs w:val="60"/>
              </w:rPr>
            </w:pPr>
            <w:r w:rsidRPr="009C7645">
              <w:rPr>
                <w:b/>
                <w:i/>
                <w:color w:val="808080"/>
              </w:rPr>
              <w:t>Unit</w:t>
            </w:r>
          </w:p>
        </w:tc>
        <w:tc>
          <w:tcPr>
            <w:tcW w:w="1042" w:type="dxa"/>
            <w:tcBorders>
              <w:top w:val="single" w:sz="4" w:space="0" w:color="auto"/>
              <w:bottom w:val="single" w:sz="4" w:space="0" w:color="auto"/>
              <w:right w:val="single" w:sz="4" w:space="0" w:color="auto"/>
            </w:tcBorders>
          </w:tcPr>
          <w:p w14:paraId="5CD53E79" w14:textId="77777777" w:rsidR="00F531D5" w:rsidRPr="009C7645" w:rsidRDefault="00F531D5" w:rsidP="00556297">
            <w:pPr>
              <w:tabs>
                <w:tab w:val="center" w:pos="4680"/>
                <w:tab w:val="right" w:pos="9360"/>
              </w:tabs>
              <w:jc w:val="center"/>
              <w:rPr>
                <w:b/>
                <w:bCs/>
              </w:rPr>
            </w:pPr>
            <w:r w:rsidRPr="009C7645">
              <w:rPr>
                <w:b/>
                <w:bCs/>
              </w:rPr>
              <w:t>Số lượng</w:t>
            </w:r>
          </w:p>
          <w:p w14:paraId="7BCA7FFF" w14:textId="77777777" w:rsidR="00F531D5" w:rsidRPr="008D36A5" w:rsidRDefault="00F531D5" w:rsidP="00556297">
            <w:pPr>
              <w:ind w:left="-69"/>
              <w:jc w:val="center"/>
              <w:rPr>
                <w:rStyle w:val="A00"/>
                <w:color w:val="000000"/>
              </w:rPr>
            </w:pPr>
            <w:r w:rsidRPr="009C7645">
              <w:rPr>
                <w:b/>
                <w:bCs/>
                <w:i/>
                <w:color w:val="808080"/>
              </w:rPr>
              <w:t>Quantity</w:t>
            </w:r>
          </w:p>
        </w:tc>
        <w:tc>
          <w:tcPr>
            <w:tcW w:w="1187" w:type="dxa"/>
            <w:tcBorders>
              <w:top w:val="single" w:sz="4" w:space="0" w:color="auto"/>
              <w:bottom w:val="single" w:sz="4" w:space="0" w:color="auto"/>
              <w:right w:val="single" w:sz="4" w:space="0" w:color="auto"/>
            </w:tcBorders>
          </w:tcPr>
          <w:p w14:paraId="229D43E3" w14:textId="77777777" w:rsidR="00F531D5" w:rsidRPr="009C7645" w:rsidRDefault="00F531D5" w:rsidP="00556297">
            <w:pPr>
              <w:tabs>
                <w:tab w:val="center" w:pos="4680"/>
                <w:tab w:val="right" w:pos="9360"/>
              </w:tabs>
              <w:jc w:val="center"/>
              <w:rPr>
                <w:b/>
                <w:bCs/>
              </w:rPr>
            </w:pPr>
            <w:r w:rsidRPr="009C7645">
              <w:rPr>
                <w:b/>
                <w:bCs/>
              </w:rPr>
              <w:t>Tình trạng</w:t>
            </w:r>
          </w:p>
          <w:p w14:paraId="064224D3" w14:textId="77777777" w:rsidR="00F531D5" w:rsidRPr="008D36A5" w:rsidRDefault="00F531D5" w:rsidP="00556297">
            <w:pPr>
              <w:ind w:left="-69"/>
              <w:jc w:val="center"/>
              <w:rPr>
                <w:rStyle w:val="A00"/>
                <w:color w:val="000000"/>
              </w:rPr>
            </w:pPr>
            <w:r w:rsidRPr="009C7645">
              <w:rPr>
                <w:b/>
                <w:bCs/>
                <w:i/>
                <w:color w:val="808080"/>
              </w:rPr>
              <w:t>Condition</w:t>
            </w:r>
          </w:p>
        </w:tc>
        <w:tc>
          <w:tcPr>
            <w:tcW w:w="1336" w:type="dxa"/>
            <w:tcBorders>
              <w:top w:val="single" w:sz="4" w:space="0" w:color="auto"/>
              <w:bottom w:val="single" w:sz="4" w:space="0" w:color="auto"/>
              <w:right w:val="single" w:sz="4" w:space="0" w:color="auto"/>
            </w:tcBorders>
          </w:tcPr>
          <w:p w14:paraId="328B5F76" w14:textId="77777777" w:rsidR="00F531D5" w:rsidRPr="009C7645" w:rsidRDefault="00F531D5" w:rsidP="00556297">
            <w:pPr>
              <w:tabs>
                <w:tab w:val="center" w:pos="4680"/>
                <w:tab w:val="right" w:pos="9360"/>
              </w:tabs>
              <w:jc w:val="center"/>
              <w:rPr>
                <w:b/>
                <w:bCs/>
              </w:rPr>
            </w:pPr>
            <w:r w:rsidRPr="009C7645">
              <w:rPr>
                <w:b/>
                <w:bCs/>
              </w:rPr>
              <w:t>Đánh giá</w:t>
            </w:r>
          </w:p>
          <w:p w14:paraId="27D9FD2C" w14:textId="77777777" w:rsidR="00F531D5" w:rsidRPr="008D36A5" w:rsidRDefault="00F531D5" w:rsidP="00556297">
            <w:pPr>
              <w:ind w:left="-69"/>
              <w:jc w:val="center"/>
              <w:rPr>
                <w:rStyle w:val="A00"/>
                <w:color w:val="000000"/>
              </w:rPr>
            </w:pPr>
            <w:r w:rsidRPr="009C7645">
              <w:rPr>
                <w:b/>
                <w:bCs/>
                <w:i/>
                <w:color w:val="808080"/>
              </w:rPr>
              <w:t>Remarks</w:t>
            </w:r>
          </w:p>
        </w:tc>
      </w:tr>
      <w:tr w:rsidR="00F531D5" w:rsidRPr="009C7645" w14:paraId="4A7069C2" w14:textId="77777777" w:rsidTr="00C617FA">
        <w:trPr>
          <w:trHeight w:val="863"/>
        </w:trPr>
        <w:tc>
          <w:tcPr>
            <w:tcW w:w="1599" w:type="dxa"/>
            <w:vMerge w:val="restart"/>
            <w:tcBorders>
              <w:top w:val="single" w:sz="4" w:space="0" w:color="auto"/>
            </w:tcBorders>
            <w:vAlign w:val="center"/>
          </w:tcPr>
          <w:p w14:paraId="4E5B2033" w14:textId="77777777" w:rsidR="00F531D5" w:rsidRPr="009C7645" w:rsidRDefault="00F531D5" w:rsidP="00556297">
            <w:pPr>
              <w:pStyle w:val="Default"/>
              <w:tabs>
                <w:tab w:val="center" w:pos="4680"/>
                <w:tab w:val="right" w:pos="9360"/>
              </w:tabs>
            </w:pPr>
            <w:r w:rsidRPr="009C7645">
              <w:t>TỔNG QUÁT</w:t>
            </w:r>
          </w:p>
          <w:p w14:paraId="18EF16E0" w14:textId="77777777" w:rsidR="00F531D5" w:rsidRPr="009C7645" w:rsidRDefault="00F531D5" w:rsidP="00556297">
            <w:pPr>
              <w:pStyle w:val="Default"/>
              <w:tabs>
                <w:tab w:val="center" w:pos="4680"/>
                <w:tab w:val="right" w:pos="9360"/>
              </w:tabs>
              <w:rPr>
                <w:i/>
                <w:color w:val="808080"/>
              </w:rPr>
            </w:pPr>
            <w:r w:rsidRPr="009C7645">
              <w:rPr>
                <w:i/>
                <w:color w:val="808080"/>
              </w:rPr>
              <w:t>GENERAL</w:t>
            </w:r>
          </w:p>
        </w:tc>
        <w:tc>
          <w:tcPr>
            <w:tcW w:w="233" w:type="dxa"/>
            <w:tcBorders>
              <w:top w:val="single" w:sz="4" w:space="0" w:color="auto"/>
            </w:tcBorders>
          </w:tcPr>
          <w:p w14:paraId="274D5AC1" w14:textId="77777777" w:rsidR="00F531D5" w:rsidRPr="009C7645" w:rsidRDefault="00F531D5" w:rsidP="00556297">
            <w:pPr>
              <w:tabs>
                <w:tab w:val="center" w:pos="4680"/>
                <w:tab w:val="right" w:pos="9360"/>
              </w:tabs>
            </w:pPr>
            <w:r w:rsidRPr="009C7645">
              <w:t>1</w:t>
            </w:r>
          </w:p>
        </w:tc>
        <w:tc>
          <w:tcPr>
            <w:tcW w:w="3608" w:type="dxa"/>
            <w:tcBorders>
              <w:top w:val="single" w:sz="4" w:space="0" w:color="auto"/>
            </w:tcBorders>
            <w:vAlign w:val="center"/>
          </w:tcPr>
          <w:p w14:paraId="5D9F6D9C" w14:textId="77777777" w:rsidR="00F531D5" w:rsidRPr="009C7645" w:rsidRDefault="00F531D5" w:rsidP="00556297">
            <w:pPr>
              <w:tabs>
                <w:tab w:val="center" w:pos="4680"/>
                <w:tab w:val="right" w:pos="9360"/>
              </w:tabs>
              <w:rPr>
                <w:i/>
              </w:rPr>
            </w:pPr>
            <w:r w:rsidRPr="009C7645">
              <w:t>Vách kính kiến trú</w:t>
            </w:r>
            <w:r w:rsidRPr="009C7645">
              <w:rPr>
                <w:i/>
              </w:rPr>
              <w:t>c</w:t>
            </w:r>
          </w:p>
          <w:p w14:paraId="483CEF29" w14:textId="77777777" w:rsidR="00F531D5" w:rsidRPr="009C7645" w:rsidRDefault="00F531D5" w:rsidP="00556297">
            <w:pPr>
              <w:tabs>
                <w:tab w:val="center" w:pos="4680"/>
                <w:tab w:val="right" w:pos="9360"/>
              </w:tabs>
              <w:rPr>
                <w:i/>
                <w:color w:val="808080"/>
              </w:rPr>
            </w:pPr>
            <w:r w:rsidRPr="009C7645">
              <w:rPr>
                <w:i/>
                <w:color w:val="808080"/>
              </w:rPr>
              <w:t>Window glasses panel</w:t>
            </w:r>
          </w:p>
        </w:tc>
        <w:tc>
          <w:tcPr>
            <w:tcW w:w="891" w:type="dxa"/>
            <w:tcBorders>
              <w:top w:val="single" w:sz="4" w:space="0" w:color="auto"/>
            </w:tcBorders>
            <w:vAlign w:val="center"/>
          </w:tcPr>
          <w:p w14:paraId="64AFCA8A" w14:textId="77777777" w:rsidR="00F531D5" w:rsidRPr="009C7645" w:rsidRDefault="00F531D5" w:rsidP="00556297">
            <w:pPr>
              <w:tabs>
                <w:tab w:val="center" w:pos="4680"/>
                <w:tab w:val="right" w:pos="9360"/>
              </w:tabs>
            </w:pPr>
            <w:r w:rsidRPr="009C7645">
              <w:t>hệ</w:t>
            </w:r>
            <w:r w:rsidRPr="009C7645">
              <w:rPr>
                <w:lang w:val="vi-VN"/>
              </w:rPr>
              <w:t>/</w:t>
            </w:r>
            <w:r w:rsidRPr="009C7645">
              <w:rPr>
                <w:i/>
                <w:color w:val="808080"/>
              </w:rPr>
              <w:t>pc</w:t>
            </w:r>
          </w:p>
        </w:tc>
        <w:tc>
          <w:tcPr>
            <w:tcW w:w="1042" w:type="dxa"/>
            <w:tcBorders>
              <w:top w:val="single" w:sz="4" w:space="0" w:color="auto"/>
            </w:tcBorders>
            <w:vAlign w:val="center"/>
          </w:tcPr>
          <w:p w14:paraId="46F9F762" w14:textId="77777777" w:rsidR="00F531D5" w:rsidRPr="009C7645" w:rsidRDefault="00F531D5" w:rsidP="00556297">
            <w:pPr>
              <w:tabs>
                <w:tab w:val="center" w:pos="4680"/>
                <w:tab w:val="right" w:pos="9360"/>
              </w:tabs>
              <w:jc w:val="center"/>
            </w:pPr>
          </w:p>
        </w:tc>
        <w:tc>
          <w:tcPr>
            <w:tcW w:w="1187" w:type="dxa"/>
            <w:tcBorders>
              <w:top w:val="single" w:sz="4" w:space="0" w:color="auto"/>
            </w:tcBorders>
            <w:vAlign w:val="center"/>
          </w:tcPr>
          <w:p w14:paraId="7E944FFA" w14:textId="77777777" w:rsidR="00F531D5" w:rsidRPr="009C7645" w:rsidRDefault="00F531D5" w:rsidP="00556297">
            <w:pPr>
              <w:pStyle w:val="Default"/>
              <w:tabs>
                <w:tab w:val="center" w:pos="4680"/>
                <w:tab w:val="right" w:pos="9360"/>
              </w:tabs>
              <w:jc w:val="left"/>
            </w:pPr>
          </w:p>
        </w:tc>
        <w:tc>
          <w:tcPr>
            <w:tcW w:w="1336" w:type="dxa"/>
            <w:tcBorders>
              <w:top w:val="single" w:sz="4" w:space="0" w:color="auto"/>
            </w:tcBorders>
            <w:vAlign w:val="center"/>
          </w:tcPr>
          <w:p w14:paraId="1ACD20CF" w14:textId="77777777" w:rsidR="00F531D5" w:rsidRPr="009C7645" w:rsidRDefault="00F531D5" w:rsidP="00556297">
            <w:pPr>
              <w:pStyle w:val="Default"/>
              <w:tabs>
                <w:tab w:val="center" w:pos="4680"/>
                <w:tab w:val="right" w:pos="9360"/>
              </w:tabs>
              <w:jc w:val="left"/>
            </w:pPr>
          </w:p>
        </w:tc>
      </w:tr>
      <w:tr w:rsidR="00F531D5" w:rsidRPr="009C7645" w14:paraId="6FD7DF6E" w14:textId="77777777" w:rsidTr="00C617FA">
        <w:trPr>
          <w:trHeight w:val="252"/>
        </w:trPr>
        <w:tc>
          <w:tcPr>
            <w:tcW w:w="1599" w:type="dxa"/>
            <w:vMerge/>
          </w:tcPr>
          <w:p w14:paraId="55961908" w14:textId="77777777" w:rsidR="00F531D5" w:rsidRPr="009C7645" w:rsidRDefault="00F531D5" w:rsidP="00556297">
            <w:pPr>
              <w:pStyle w:val="Default"/>
              <w:tabs>
                <w:tab w:val="center" w:pos="4680"/>
                <w:tab w:val="right" w:pos="9360"/>
              </w:tabs>
            </w:pPr>
          </w:p>
        </w:tc>
        <w:tc>
          <w:tcPr>
            <w:tcW w:w="233" w:type="dxa"/>
          </w:tcPr>
          <w:p w14:paraId="7A4B34C6" w14:textId="77777777" w:rsidR="00F531D5" w:rsidRPr="009C7645" w:rsidRDefault="00F531D5" w:rsidP="00556297">
            <w:pPr>
              <w:tabs>
                <w:tab w:val="center" w:pos="4680"/>
                <w:tab w:val="right" w:pos="9360"/>
              </w:tabs>
            </w:pPr>
            <w:r w:rsidRPr="009C7645">
              <w:t>2</w:t>
            </w:r>
          </w:p>
        </w:tc>
        <w:tc>
          <w:tcPr>
            <w:tcW w:w="3608" w:type="dxa"/>
            <w:vAlign w:val="center"/>
          </w:tcPr>
          <w:p w14:paraId="32348D36" w14:textId="77777777" w:rsidR="00F531D5" w:rsidRPr="009C7645" w:rsidRDefault="00F531D5" w:rsidP="00556297">
            <w:pPr>
              <w:tabs>
                <w:tab w:val="center" w:pos="4680"/>
                <w:tab w:val="right" w:pos="9360"/>
              </w:tabs>
            </w:pPr>
            <w:r w:rsidRPr="009C7645">
              <w:t>Vách ngăn cháy</w:t>
            </w:r>
          </w:p>
          <w:p w14:paraId="251A1F12" w14:textId="77777777" w:rsidR="00F531D5" w:rsidRPr="009C7645" w:rsidRDefault="00F531D5" w:rsidP="00556297">
            <w:pPr>
              <w:tabs>
                <w:tab w:val="center" w:pos="4680"/>
                <w:tab w:val="right" w:pos="9360"/>
              </w:tabs>
              <w:rPr>
                <w:i/>
              </w:rPr>
            </w:pPr>
            <w:r w:rsidRPr="009C7645">
              <w:rPr>
                <w:i/>
                <w:color w:val="808080"/>
              </w:rPr>
              <w:t>Fire wall</w:t>
            </w:r>
          </w:p>
        </w:tc>
        <w:tc>
          <w:tcPr>
            <w:tcW w:w="891" w:type="dxa"/>
            <w:vAlign w:val="center"/>
          </w:tcPr>
          <w:p w14:paraId="7626AFD5" w14:textId="77777777" w:rsidR="00F531D5" w:rsidRPr="009C7645" w:rsidRDefault="00F531D5" w:rsidP="00556297">
            <w:pPr>
              <w:tabs>
                <w:tab w:val="center" w:pos="4680"/>
                <w:tab w:val="right" w:pos="9360"/>
              </w:tabs>
            </w:pPr>
            <w:r w:rsidRPr="009C7645">
              <w:t xml:space="preserve">vách/ </w:t>
            </w:r>
            <w:r w:rsidRPr="009C7645">
              <w:rPr>
                <w:i/>
                <w:color w:val="808080"/>
              </w:rPr>
              <w:t>wall</w:t>
            </w:r>
          </w:p>
        </w:tc>
        <w:tc>
          <w:tcPr>
            <w:tcW w:w="1042" w:type="dxa"/>
            <w:vAlign w:val="center"/>
          </w:tcPr>
          <w:p w14:paraId="4534645B" w14:textId="77777777" w:rsidR="00F531D5" w:rsidRPr="009C7645" w:rsidRDefault="00F531D5" w:rsidP="00556297">
            <w:pPr>
              <w:tabs>
                <w:tab w:val="center" w:pos="4680"/>
                <w:tab w:val="right" w:pos="9360"/>
              </w:tabs>
              <w:jc w:val="center"/>
            </w:pPr>
          </w:p>
        </w:tc>
        <w:tc>
          <w:tcPr>
            <w:tcW w:w="1187" w:type="dxa"/>
            <w:vAlign w:val="center"/>
          </w:tcPr>
          <w:p w14:paraId="05FAD925" w14:textId="77777777" w:rsidR="00F531D5" w:rsidRPr="009C7645" w:rsidRDefault="00F531D5" w:rsidP="00556297">
            <w:pPr>
              <w:pStyle w:val="Default"/>
              <w:tabs>
                <w:tab w:val="center" w:pos="4680"/>
                <w:tab w:val="right" w:pos="9360"/>
              </w:tabs>
              <w:jc w:val="left"/>
            </w:pPr>
          </w:p>
        </w:tc>
        <w:tc>
          <w:tcPr>
            <w:tcW w:w="1336" w:type="dxa"/>
            <w:vAlign w:val="center"/>
          </w:tcPr>
          <w:p w14:paraId="03690B01" w14:textId="77777777" w:rsidR="00F531D5" w:rsidRPr="009C7645" w:rsidRDefault="00F531D5" w:rsidP="00556297">
            <w:pPr>
              <w:pStyle w:val="Default"/>
              <w:tabs>
                <w:tab w:val="center" w:pos="4680"/>
                <w:tab w:val="right" w:pos="9360"/>
              </w:tabs>
              <w:jc w:val="left"/>
            </w:pPr>
          </w:p>
        </w:tc>
      </w:tr>
      <w:tr w:rsidR="00F531D5" w:rsidRPr="009C7645" w14:paraId="2E6D8157" w14:textId="77777777" w:rsidTr="00C617FA">
        <w:trPr>
          <w:trHeight w:val="348"/>
        </w:trPr>
        <w:tc>
          <w:tcPr>
            <w:tcW w:w="1599" w:type="dxa"/>
            <w:vMerge/>
          </w:tcPr>
          <w:p w14:paraId="47A37666" w14:textId="77777777" w:rsidR="00F531D5" w:rsidRPr="009C7645" w:rsidRDefault="00F531D5" w:rsidP="00556297">
            <w:pPr>
              <w:pStyle w:val="Default"/>
              <w:tabs>
                <w:tab w:val="center" w:pos="4680"/>
                <w:tab w:val="right" w:pos="9360"/>
              </w:tabs>
            </w:pPr>
          </w:p>
        </w:tc>
        <w:tc>
          <w:tcPr>
            <w:tcW w:w="233" w:type="dxa"/>
          </w:tcPr>
          <w:p w14:paraId="6501EF35" w14:textId="77777777" w:rsidR="00F531D5" w:rsidRPr="009C7645" w:rsidRDefault="00F531D5" w:rsidP="00556297">
            <w:pPr>
              <w:tabs>
                <w:tab w:val="center" w:pos="4680"/>
                <w:tab w:val="right" w:pos="9360"/>
              </w:tabs>
            </w:pPr>
            <w:r w:rsidRPr="009C7645">
              <w:t>3</w:t>
            </w:r>
          </w:p>
        </w:tc>
        <w:tc>
          <w:tcPr>
            <w:tcW w:w="3608" w:type="dxa"/>
            <w:vAlign w:val="center"/>
          </w:tcPr>
          <w:p w14:paraId="1642C163" w14:textId="77777777" w:rsidR="00F531D5" w:rsidRPr="009C7645" w:rsidRDefault="00F531D5" w:rsidP="00556297">
            <w:pPr>
              <w:tabs>
                <w:tab w:val="center" w:pos="4680"/>
                <w:tab w:val="right" w:pos="9360"/>
              </w:tabs>
            </w:pPr>
            <w:r w:rsidRPr="009C7645">
              <w:t>Cửa chống cháy</w:t>
            </w:r>
          </w:p>
          <w:p w14:paraId="1A01B37B" w14:textId="77777777" w:rsidR="00F531D5" w:rsidRPr="009C7645" w:rsidRDefault="00F531D5" w:rsidP="00556297">
            <w:pPr>
              <w:tabs>
                <w:tab w:val="center" w:pos="4680"/>
                <w:tab w:val="right" w:pos="9360"/>
              </w:tabs>
            </w:pPr>
            <w:r w:rsidRPr="009C7645">
              <w:rPr>
                <w:i/>
                <w:color w:val="808080"/>
              </w:rPr>
              <w:t>Fireproof door</w:t>
            </w:r>
          </w:p>
        </w:tc>
        <w:tc>
          <w:tcPr>
            <w:tcW w:w="891" w:type="dxa"/>
            <w:vAlign w:val="center"/>
          </w:tcPr>
          <w:p w14:paraId="4E4F3838" w14:textId="77777777" w:rsidR="00F531D5" w:rsidRPr="009C7645" w:rsidRDefault="00F531D5" w:rsidP="00556297">
            <w:pPr>
              <w:tabs>
                <w:tab w:val="center" w:pos="4680"/>
                <w:tab w:val="right" w:pos="9360"/>
              </w:tabs>
            </w:pPr>
            <w:r w:rsidRPr="009C7645">
              <w:t>cái/</w:t>
            </w:r>
            <w:r w:rsidRPr="009C7645">
              <w:rPr>
                <w:i/>
                <w:color w:val="808080"/>
              </w:rPr>
              <w:t>pc</w:t>
            </w:r>
          </w:p>
        </w:tc>
        <w:tc>
          <w:tcPr>
            <w:tcW w:w="1042" w:type="dxa"/>
            <w:vAlign w:val="center"/>
          </w:tcPr>
          <w:p w14:paraId="502CA192" w14:textId="77777777" w:rsidR="00F531D5" w:rsidRPr="009C7645" w:rsidRDefault="00F531D5" w:rsidP="00556297">
            <w:pPr>
              <w:tabs>
                <w:tab w:val="center" w:pos="4680"/>
                <w:tab w:val="right" w:pos="9360"/>
              </w:tabs>
              <w:jc w:val="center"/>
            </w:pPr>
          </w:p>
        </w:tc>
        <w:tc>
          <w:tcPr>
            <w:tcW w:w="1187" w:type="dxa"/>
            <w:vAlign w:val="center"/>
          </w:tcPr>
          <w:p w14:paraId="5B3F4716" w14:textId="77777777" w:rsidR="00F531D5" w:rsidRPr="009C7645" w:rsidRDefault="00F531D5" w:rsidP="00556297">
            <w:pPr>
              <w:pStyle w:val="Default"/>
              <w:tabs>
                <w:tab w:val="center" w:pos="4680"/>
                <w:tab w:val="right" w:pos="9360"/>
              </w:tabs>
              <w:jc w:val="left"/>
            </w:pPr>
          </w:p>
        </w:tc>
        <w:tc>
          <w:tcPr>
            <w:tcW w:w="1336" w:type="dxa"/>
            <w:vAlign w:val="center"/>
          </w:tcPr>
          <w:p w14:paraId="25970A29" w14:textId="77777777" w:rsidR="00F531D5" w:rsidRPr="009C7645" w:rsidRDefault="00F531D5" w:rsidP="00556297">
            <w:pPr>
              <w:pStyle w:val="Default"/>
              <w:tabs>
                <w:tab w:val="center" w:pos="4680"/>
                <w:tab w:val="right" w:pos="9360"/>
              </w:tabs>
              <w:jc w:val="left"/>
            </w:pPr>
          </w:p>
        </w:tc>
      </w:tr>
      <w:tr w:rsidR="00F531D5" w:rsidRPr="009C7645" w14:paraId="1169C547" w14:textId="77777777" w:rsidTr="00C617FA">
        <w:trPr>
          <w:trHeight w:val="378"/>
        </w:trPr>
        <w:tc>
          <w:tcPr>
            <w:tcW w:w="1599" w:type="dxa"/>
            <w:vMerge/>
          </w:tcPr>
          <w:p w14:paraId="3A07B428" w14:textId="77777777" w:rsidR="00F531D5" w:rsidRPr="009C7645" w:rsidRDefault="00F531D5" w:rsidP="00556297">
            <w:pPr>
              <w:pStyle w:val="Default"/>
              <w:tabs>
                <w:tab w:val="center" w:pos="4680"/>
                <w:tab w:val="right" w:pos="9360"/>
              </w:tabs>
            </w:pPr>
          </w:p>
        </w:tc>
        <w:tc>
          <w:tcPr>
            <w:tcW w:w="233" w:type="dxa"/>
          </w:tcPr>
          <w:p w14:paraId="54973C4B" w14:textId="77777777" w:rsidR="00F531D5" w:rsidRPr="009C7645" w:rsidRDefault="00F531D5" w:rsidP="00556297">
            <w:pPr>
              <w:tabs>
                <w:tab w:val="center" w:pos="4680"/>
                <w:tab w:val="right" w:pos="9360"/>
              </w:tabs>
            </w:pPr>
            <w:r w:rsidRPr="009C7645">
              <w:t>4</w:t>
            </w:r>
          </w:p>
        </w:tc>
        <w:tc>
          <w:tcPr>
            <w:tcW w:w="3608" w:type="dxa"/>
            <w:vAlign w:val="center"/>
          </w:tcPr>
          <w:p w14:paraId="48F0FA50" w14:textId="77777777" w:rsidR="00F531D5" w:rsidRPr="009C7645" w:rsidRDefault="00F531D5" w:rsidP="00556297">
            <w:pPr>
              <w:tabs>
                <w:tab w:val="center" w:pos="4680"/>
                <w:tab w:val="right" w:pos="9360"/>
              </w:tabs>
            </w:pPr>
            <w:r w:rsidRPr="009C7645">
              <w:t>Rèm ngăn cháy</w:t>
            </w:r>
          </w:p>
          <w:p w14:paraId="5FBFAC92" w14:textId="77777777" w:rsidR="00F531D5" w:rsidRPr="009C7645" w:rsidRDefault="00F531D5" w:rsidP="00556297">
            <w:pPr>
              <w:tabs>
                <w:tab w:val="center" w:pos="4680"/>
                <w:tab w:val="right" w:pos="9360"/>
              </w:tabs>
            </w:pPr>
            <w:r w:rsidRPr="009C7645">
              <w:rPr>
                <w:i/>
                <w:color w:val="808080"/>
              </w:rPr>
              <w:t>Fire curtains</w:t>
            </w:r>
          </w:p>
        </w:tc>
        <w:tc>
          <w:tcPr>
            <w:tcW w:w="891" w:type="dxa"/>
            <w:vAlign w:val="center"/>
          </w:tcPr>
          <w:p w14:paraId="574C5140" w14:textId="77777777" w:rsidR="00F531D5" w:rsidRPr="009C7645" w:rsidRDefault="00F531D5" w:rsidP="00556297">
            <w:pPr>
              <w:tabs>
                <w:tab w:val="center" w:pos="4680"/>
                <w:tab w:val="right" w:pos="9360"/>
              </w:tabs>
            </w:pPr>
            <w:r w:rsidRPr="009C7645">
              <w:t>bộ/</w:t>
            </w:r>
            <w:r w:rsidRPr="009C7645">
              <w:rPr>
                <w:i/>
                <w:color w:val="808080"/>
              </w:rPr>
              <w:t>set</w:t>
            </w:r>
          </w:p>
        </w:tc>
        <w:tc>
          <w:tcPr>
            <w:tcW w:w="1042" w:type="dxa"/>
            <w:vAlign w:val="center"/>
          </w:tcPr>
          <w:p w14:paraId="25D5F9E4" w14:textId="77777777" w:rsidR="00F531D5" w:rsidRPr="009C7645" w:rsidRDefault="00F531D5" w:rsidP="00556297">
            <w:pPr>
              <w:tabs>
                <w:tab w:val="center" w:pos="4680"/>
                <w:tab w:val="right" w:pos="9360"/>
              </w:tabs>
              <w:jc w:val="center"/>
            </w:pPr>
          </w:p>
        </w:tc>
        <w:tc>
          <w:tcPr>
            <w:tcW w:w="1187" w:type="dxa"/>
            <w:vAlign w:val="center"/>
          </w:tcPr>
          <w:p w14:paraId="1CE05A0D" w14:textId="77777777" w:rsidR="00F531D5" w:rsidRPr="009C7645" w:rsidRDefault="00F531D5" w:rsidP="00556297">
            <w:pPr>
              <w:pStyle w:val="Default"/>
              <w:tabs>
                <w:tab w:val="center" w:pos="4680"/>
                <w:tab w:val="right" w:pos="9360"/>
              </w:tabs>
              <w:jc w:val="left"/>
            </w:pPr>
          </w:p>
        </w:tc>
        <w:tc>
          <w:tcPr>
            <w:tcW w:w="1336" w:type="dxa"/>
            <w:vAlign w:val="center"/>
          </w:tcPr>
          <w:p w14:paraId="65EB5D5E" w14:textId="77777777" w:rsidR="00F531D5" w:rsidRPr="009C7645" w:rsidRDefault="00F531D5" w:rsidP="00556297">
            <w:pPr>
              <w:pStyle w:val="Default"/>
              <w:tabs>
                <w:tab w:val="center" w:pos="4680"/>
                <w:tab w:val="right" w:pos="9360"/>
              </w:tabs>
              <w:jc w:val="left"/>
            </w:pPr>
          </w:p>
        </w:tc>
      </w:tr>
      <w:tr w:rsidR="00F531D5" w:rsidRPr="009C7645" w14:paraId="67E0E879" w14:textId="77777777" w:rsidTr="00C617FA">
        <w:trPr>
          <w:trHeight w:val="378"/>
        </w:trPr>
        <w:tc>
          <w:tcPr>
            <w:tcW w:w="1599" w:type="dxa"/>
            <w:vMerge/>
          </w:tcPr>
          <w:p w14:paraId="21C1FE60" w14:textId="77777777" w:rsidR="00F531D5" w:rsidRPr="009C7645" w:rsidRDefault="00F531D5" w:rsidP="00556297">
            <w:pPr>
              <w:pStyle w:val="Default"/>
              <w:tabs>
                <w:tab w:val="center" w:pos="4680"/>
                <w:tab w:val="right" w:pos="9360"/>
              </w:tabs>
            </w:pPr>
          </w:p>
        </w:tc>
        <w:tc>
          <w:tcPr>
            <w:tcW w:w="233" w:type="dxa"/>
          </w:tcPr>
          <w:p w14:paraId="2A486A97" w14:textId="77777777" w:rsidR="00F531D5" w:rsidRPr="009C7645" w:rsidRDefault="00F531D5" w:rsidP="00556297">
            <w:pPr>
              <w:tabs>
                <w:tab w:val="center" w:pos="4680"/>
                <w:tab w:val="right" w:pos="9360"/>
              </w:tabs>
            </w:pPr>
            <w:r w:rsidRPr="009C7645">
              <w:t>5</w:t>
            </w:r>
          </w:p>
        </w:tc>
        <w:tc>
          <w:tcPr>
            <w:tcW w:w="3608" w:type="dxa"/>
            <w:vAlign w:val="center"/>
          </w:tcPr>
          <w:p w14:paraId="372DE1CC" w14:textId="77777777" w:rsidR="00F531D5" w:rsidRPr="009C7645" w:rsidRDefault="00F531D5" w:rsidP="00556297">
            <w:pPr>
              <w:tabs>
                <w:tab w:val="center" w:pos="4680"/>
                <w:tab w:val="right" w:pos="9360"/>
              </w:tabs>
            </w:pPr>
            <w:r w:rsidRPr="009C7645">
              <w:t>Sàn nâng</w:t>
            </w:r>
          </w:p>
          <w:p w14:paraId="763C18C3" w14:textId="77777777" w:rsidR="00F531D5" w:rsidRPr="009C7645" w:rsidRDefault="00F531D5" w:rsidP="00556297">
            <w:pPr>
              <w:tabs>
                <w:tab w:val="center" w:pos="4680"/>
                <w:tab w:val="right" w:pos="9360"/>
              </w:tabs>
            </w:pPr>
            <w:r w:rsidRPr="009C7645">
              <w:rPr>
                <w:i/>
                <w:color w:val="808080"/>
              </w:rPr>
              <w:t>Raised floor (600x600)</w:t>
            </w:r>
          </w:p>
        </w:tc>
        <w:tc>
          <w:tcPr>
            <w:tcW w:w="891" w:type="dxa"/>
            <w:vAlign w:val="center"/>
          </w:tcPr>
          <w:p w14:paraId="7A8EDFE1" w14:textId="77777777" w:rsidR="00F531D5" w:rsidRPr="009C7645" w:rsidRDefault="00F531D5" w:rsidP="00556297">
            <w:pPr>
              <w:tabs>
                <w:tab w:val="center" w:pos="4680"/>
                <w:tab w:val="right" w:pos="9360"/>
              </w:tabs>
              <w:rPr>
                <w:lang w:val="vi-VN"/>
              </w:rPr>
            </w:pPr>
            <w:r w:rsidRPr="009C7645">
              <w:t>hệ</w:t>
            </w:r>
            <w:r w:rsidRPr="009C7645">
              <w:rPr>
                <w:lang w:val="vi-VN"/>
              </w:rPr>
              <w:t>/</w:t>
            </w:r>
            <w:r w:rsidRPr="009C7645">
              <w:rPr>
                <w:i/>
                <w:color w:val="808080"/>
                <w:lang w:val="vi-VN"/>
              </w:rPr>
              <w:t>pc</w:t>
            </w:r>
          </w:p>
        </w:tc>
        <w:tc>
          <w:tcPr>
            <w:tcW w:w="1042" w:type="dxa"/>
            <w:vAlign w:val="center"/>
          </w:tcPr>
          <w:p w14:paraId="562FC26F" w14:textId="77777777" w:rsidR="00F531D5" w:rsidRPr="009C7645" w:rsidRDefault="00F531D5" w:rsidP="00556297">
            <w:pPr>
              <w:tabs>
                <w:tab w:val="center" w:pos="4680"/>
                <w:tab w:val="right" w:pos="9360"/>
              </w:tabs>
              <w:jc w:val="center"/>
            </w:pPr>
          </w:p>
        </w:tc>
        <w:tc>
          <w:tcPr>
            <w:tcW w:w="1187" w:type="dxa"/>
            <w:vAlign w:val="center"/>
          </w:tcPr>
          <w:p w14:paraId="0142F45E" w14:textId="77777777" w:rsidR="00F531D5" w:rsidRPr="009C7645" w:rsidRDefault="00F531D5" w:rsidP="00556297">
            <w:pPr>
              <w:pStyle w:val="Default"/>
              <w:tabs>
                <w:tab w:val="center" w:pos="4680"/>
                <w:tab w:val="right" w:pos="9360"/>
              </w:tabs>
              <w:jc w:val="left"/>
            </w:pPr>
          </w:p>
        </w:tc>
        <w:tc>
          <w:tcPr>
            <w:tcW w:w="1336" w:type="dxa"/>
            <w:vAlign w:val="center"/>
          </w:tcPr>
          <w:p w14:paraId="00A57E0A" w14:textId="77777777" w:rsidR="00F531D5" w:rsidRPr="009C7645" w:rsidRDefault="00F531D5" w:rsidP="00556297">
            <w:pPr>
              <w:pStyle w:val="Default"/>
              <w:tabs>
                <w:tab w:val="center" w:pos="4680"/>
                <w:tab w:val="right" w:pos="9360"/>
              </w:tabs>
              <w:jc w:val="left"/>
            </w:pPr>
          </w:p>
        </w:tc>
      </w:tr>
      <w:tr w:rsidR="00F531D5" w:rsidRPr="009C7645" w14:paraId="7A6C1C2D" w14:textId="77777777" w:rsidTr="00C617FA">
        <w:trPr>
          <w:trHeight w:val="460"/>
        </w:trPr>
        <w:tc>
          <w:tcPr>
            <w:tcW w:w="1599" w:type="dxa"/>
            <w:vMerge w:val="restart"/>
            <w:vAlign w:val="center"/>
          </w:tcPr>
          <w:p w14:paraId="3A43610E" w14:textId="77777777" w:rsidR="00F531D5" w:rsidRPr="009C7645" w:rsidRDefault="00F531D5" w:rsidP="00556297">
            <w:pPr>
              <w:pStyle w:val="Default"/>
              <w:tabs>
                <w:tab w:val="center" w:pos="4680"/>
                <w:tab w:val="right" w:pos="9360"/>
              </w:tabs>
              <w:jc w:val="left"/>
            </w:pPr>
            <w:r w:rsidRPr="009C7645">
              <w:t>THÔNG GIÓ A/C</w:t>
            </w:r>
          </w:p>
          <w:p w14:paraId="45EF2150" w14:textId="77777777" w:rsidR="00F531D5" w:rsidRPr="009C7645" w:rsidRDefault="00F531D5" w:rsidP="00556297">
            <w:pPr>
              <w:pStyle w:val="Default"/>
              <w:tabs>
                <w:tab w:val="center" w:pos="4680"/>
                <w:tab w:val="right" w:pos="9360"/>
              </w:tabs>
              <w:ind w:right="-391"/>
              <w:jc w:val="left"/>
              <w:rPr>
                <w:i/>
                <w:color w:val="808080"/>
              </w:rPr>
            </w:pPr>
            <w:r w:rsidRPr="009C7645">
              <w:rPr>
                <w:i/>
                <w:color w:val="808080"/>
              </w:rPr>
              <w:t>A/C/</w:t>
            </w:r>
            <w:r w:rsidRPr="009C7645">
              <w:rPr>
                <w:i/>
                <w:color w:val="808080"/>
                <w:lang w:val="vi-VN"/>
              </w:rPr>
              <w:t xml:space="preserve"> </w:t>
            </w:r>
            <w:r w:rsidRPr="009C7645">
              <w:rPr>
                <w:i/>
                <w:color w:val="808080"/>
              </w:rPr>
              <w:t>VENTILATION</w:t>
            </w:r>
          </w:p>
        </w:tc>
        <w:tc>
          <w:tcPr>
            <w:tcW w:w="233" w:type="dxa"/>
          </w:tcPr>
          <w:p w14:paraId="01DDE1FE" w14:textId="77777777" w:rsidR="00F531D5" w:rsidRPr="009C7645" w:rsidRDefault="00F531D5" w:rsidP="00556297">
            <w:pPr>
              <w:tabs>
                <w:tab w:val="center" w:pos="4680"/>
                <w:tab w:val="right" w:pos="9360"/>
              </w:tabs>
            </w:pPr>
            <w:r w:rsidRPr="009C7645">
              <w:t>1</w:t>
            </w:r>
          </w:p>
        </w:tc>
        <w:tc>
          <w:tcPr>
            <w:tcW w:w="3608" w:type="dxa"/>
            <w:vAlign w:val="center"/>
          </w:tcPr>
          <w:p w14:paraId="38337E47" w14:textId="77777777" w:rsidR="00F531D5" w:rsidRPr="009C7645" w:rsidRDefault="00F531D5" w:rsidP="00556297">
            <w:pPr>
              <w:tabs>
                <w:tab w:val="center" w:pos="4680"/>
                <w:tab w:val="right" w:pos="9360"/>
              </w:tabs>
              <w:rPr>
                <w:i/>
              </w:rPr>
            </w:pPr>
            <w:r w:rsidRPr="009C7645">
              <w:t>Họng gió máy lạnh (loại cấp gió)</w:t>
            </w:r>
          </w:p>
          <w:p w14:paraId="2A803BB2" w14:textId="77777777" w:rsidR="00F531D5" w:rsidRPr="009C7645" w:rsidRDefault="00F531D5" w:rsidP="00556297">
            <w:pPr>
              <w:tabs>
                <w:tab w:val="center" w:pos="4680"/>
                <w:tab w:val="right" w:pos="9360"/>
              </w:tabs>
              <w:rPr>
                <w:i/>
                <w:color w:val="808080"/>
              </w:rPr>
            </w:pPr>
            <w:r w:rsidRPr="009C7645">
              <w:rPr>
                <w:i/>
                <w:color w:val="808080"/>
              </w:rPr>
              <w:t>Recessed air diffuser (S line type)</w:t>
            </w:r>
          </w:p>
        </w:tc>
        <w:tc>
          <w:tcPr>
            <w:tcW w:w="891" w:type="dxa"/>
            <w:vAlign w:val="center"/>
          </w:tcPr>
          <w:p w14:paraId="147ED43D" w14:textId="77777777" w:rsidR="00F531D5" w:rsidRPr="009C7645" w:rsidRDefault="00F531D5" w:rsidP="00556297">
            <w:pPr>
              <w:tabs>
                <w:tab w:val="center" w:pos="4680"/>
                <w:tab w:val="right" w:pos="9360"/>
              </w:tabs>
            </w:pPr>
            <w:r w:rsidRPr="009C7645">
              <w:t>cái/</w:t>
            </w:r>
            <w:r w:rsidRPr="009C7645">
              <w:rPr>
                <w:i/>
                <w:color w:val="808080"/>
              </w:rPr>
              <w:t>pc</w:t>
            </w:r>
          </w:p>
        </w:tc>
        <w:tc>
          <w:tcPr>
            <w:tcW w:w="1042" w:type="dxa"/>
            <w:vAlign w:val="center"/>
          </w:tcPr>
          <w:p w14:paraId="60A0E0F4" w14:textId="77777777" w:rsidR="00F531D5" w:rsidRPr="009C7645" w:rsidRDefault="00F531D5" w:rsidP="00556297">
            <w:pPr>
              <w:tabs>
                <w:tab w:val="center" w:pos="4680"/>
                <w:tab w:val="right" w:pos="9360"/>
              </w:tabs>
              <w:jc w:val="center"/>
            </w:pPr>
          </w:p>
        </w:tc>
        <w:tc>
          <w:tcPr>
            <w:tcW w:w="1187" w:type="dxa"/>
            <w:vAlign w:val="center"/>
          </w:tcPr>
          <w:p w14:paraId="16E2E4B5" w14:textId="77777777" w:rsidR="00F531D5" w:rsidRPr="009C7645" w:rsidRDefault="00F531D5" w:rsidP="00556297">
            <w:pPr>
              <w:pStyle w:val="Default"/>
              <w:tabs>
                <w:tab w:val="center" w:pos="4680"/>
                <w:tab w:val="right" w:pos="9360"/>
              </w:tabs>
              <w:jc w:val="left"/>
            </w:pPr>
          </w:p>
        </w:tc>
        <w:tc>
          <w:tcPr>
            <w:tcW w:w="1336" w:type="dxa"/>
            <w:vAlign w:val="center"/>
          </w:tcPr>
          <w:p w14:paraId="196CB518" w14:textId="77777777" w:rsidR="00F531D5" w:rsidRPr="009C7645" w:rsidRDefault="00F531D5" w:rsidP="00556297">
            <w:pPr>
              <w:pStyle w:val="Default"/>
              <w:tabs>
                <w:tab w:val="center" w:pos="4680"/>
                <w:tab w:val="right" w:pos="9360"/>
              </w:tabs>
              <w:jc w:val="left"/>
            </w:pPr>
          </w:p>
        </w:tc>
      </w:tr>
      <w:tr w:rsidR="00F531D5" w:rsidRPr="009C7645" w14:paraId="55D46689" w14:textId="77777777" w:rsidTr="00C617FA">
        <w:trPr>
          <w:trHeight w:val="133"/>
        </w:trPr>
        <w:tc>
          <w:tcPr>
            <w:tcW w:w="1599" w:type="dxa"/>
            <w:vMerge/>
          </w:tcPr>
          <w:p w14:paraId="2081EEF9" w14:textId="77777777" w:rsidR="00F531D5" w:rsidRPr="009C7645" w:rsidRDefault="00F531D5" w:rsidP="00556297">
            <w:pPr>
              <w:pStyle w:val="Default"/>
              <w:tabs>
                <w:tab w:val="center" w:pos="4680"/>
                <w:tab w:val="right" w:pos="9360"/>
              </w:tabs>
            </w:pPr>
          </w:p>
        </w:tc>
        <w:tc>
          <w:tcPr>
            <w:tcW w:w="233" w:type="dxa"/>
          </w:tcPr>
          <w:p w14:paraId="33B98D6A" w14:textId="77777777" w:rsidR="00F531D5" w:rsidRPr="009C7645" w:rsidRDefault="00F531D5" w:rsidP="00556297">
            <w:pPr>
              <w:tabs>
                <w:tab w:val="center" w:pos="4680"/>
                <w:tab w:val="right" w:pos="9360"/>
              </w:tabs>
            </w:pPr>
            <w:r w:rsidRPr="009C7645">
              <w:t>2</w:t>
            </w:r>
          </w:p>
        </w:tc>
        <w:tc>
          <w:tcPr>
            <w:tcW w:w="3608" w:type="dxa"/>
            <w:vAlign w:val="center"/>
          </w:tcPr>
          <w:p w14:paraId="7072F5DE" w14:textId="77777777" w:rsidR="00F531D5" w:rsidRPr="009C7645" w:rsidRDefault="00F531D5" w:rsidP="00556297">
            <w:pPr>
              <w:tabs>
                <w:tab w:val="center" w:pos="4680"/>
                <w:tab w:val="right" w:pos="9360"/>
              </w:tabs>
              <w:rPr>
                <w:i/>
              </w:rPr>
            </w:pPr>
            <w:r w:rsidRPr="009C7645">
              <w:t>Họng gió máy lạnh (loại hút gi</w:t>
            </w:r>
            <w:r w:rsidRPr="009C7645">
              <w:rPr>
                <w:i/>
              </w:rPr>
              <w:t>ó)</w:t>
            </w:r>
          </w:p>
          <w:p w14:paraId="054F481A" w14:textId="77777777" w:rsidR="00F531D5" w:rsidRPr="009C7645" w:rsidRDefault="00F531D5" w:rsidP="00556297">
            <w:pPr>
              <w:tabs>
                <w:tab w:val="center" w:pos="4680"/>
                <w:tab w:val="right" w:pos="9360"/>
              </w:tabs>
              <w:rPr>
                <w:i/>
                <w:color w:val="808080"/>
              </w:rPr>
            </w:pPr>
            <w:r w:rsidRPr="009C7645">
              <w:rPr>
                <w:i/>
                <w:color w:val="808080"/>
              </w:rPr>
              <w:t>(Recessed air diffuser (R line type)</w:t>
            </w:r>
          </w:p>
        </w:tc>
        <w:tc>
          <w:tcPr>
            <w:tcW w:w="891" w:type="dxa"/>
            <w:vAlign w:val="center"/>
          </w:tcPr>
          <w:p w14:paraId="4D8DCA10" w14:textId="77777777" w:rsidR="00F531D5" w:rsidRPr="009C7645" w:rsidRDefault="00F531D5" w:rsidP="00556297">
            <w:pPr>
              <w:tabs>
                <w:tab w:val="center" w:pos="4680"/>
                <w:tab w:val="right" w:pos="9360"/>
              </w:tabs>
            </w:pPr>
            <w:r w:rsidRPr="009C7645">
              <w:t>cái/</w:t>
            </w:r>
            <w:r w:rsidRPr="009C7645">
              <w:rPr>
                <w:i/>
                <w:color w:val="808080"/>
              </w:rPr>
              <w:t>pc</w:t>
            </w:r>
          </w:p>
        </w:tc>
        <w:tc>
          <w:tcPr>
            <w:tcW w:w="1042" w:type="dxa"/>
            <w:vAlign w:val="center"/>
          </w:tcPr>
          <w:p w14:paraId="538D9FA1" w14:textId="77777777" w:rsidR="00F531D5" w:rsidRPr="009C7645" w:rsidRDefault="00F531D5" w:rsidP="00556297">
            <w:pPr>
              <w:tabs>
                <w:tab w:val="center" w:pos="4680"/>
                <w:tab w:val="right" w:pos="9360"/>
              </w:tabs>
              <w:jc w:val="center"/>
            </w:pPr>
          </w:p>
        </w:tc>
        <w:tc>
          <w:tcPr>
            <w:tcW w:w="1187" w:type="dxa"/>
            <w:vAlign w:val="center"/>
          </w:tcPr>
          <w:p w14:paraId="7B31B8D4" w14:textId="77777777" w:rsidR="00F531D5" w:rsidRPr="009C7645" w:rsidRDefault="00F531D5" w:rsidP="00556297">
            <w:pPr>
              <w:pStyle w:val="Default"/>
              <w:tabs>
                <w:tab w:val="center" w:pos="4680"/>
                <w:tab w:val="right" w:pos="9360"/>
              </w:tabs>
              <w:jc w:val="left"/>
            </w:pPr>
          </w:p>
        </w:tc>
        <w:tc>
          <w:tcPr>
            <w:tcW w:w="1336" w:type="dxa"/>
            <w:vAlign w:val="center"/>
          </w:tcPr>
          <w:p w14:paraId="3D8C98F3" w14:textId="77777777" w:rsidR="00F531D5" w:rsidRPr="009C7645" w:rsidRDefault="00F531D5" w:rsidP="00556297">
            <w:pPr>
              <w:pStyle w:val="Default"/>
              <w:tabs>
                <w:tab w:val="center" w:pos="4680"/>
                <w:tab w:val="right" w:pos="9360"/>
              </w:tabs>
              <w:jc w:val="left"/>
            </w:pPr>
          </w:p>
        </w:tc>
      </w:tr>
      <w:tr w:rsidR="00F531D5" w:rsidRPr="009C7645" w14:paraId="7798E4A7" w14:textId="77777777" w:rsidTr="00C617FA">
        <w:trPr>
          <w:trHeight w:val="133"/>
        </w:trPr>
        <w:tc>
          <w:tcPr>
            <w:tcW w:w="1599" w:type="dxa"/>
            <w:vMerge/>
          </w:tcPr>
          <w:p w14:paraId="506E81D1" w14:textId="77777777" w:rsidR="00F531D5" w:rsidRPr="009C7645" w:rsidRDefault="00F531D5" w:rsidP="00556297">
            <w:pPr>
              <w:pStyle w:val="Default"/>
              <w:tabs>
                <w:tab w:val="center" w:pos="4680"/>
                <w:tab w:val="right" w:pos="9360"/>
              </w:tabs>
            </w:pPr>
          </w:p>
        </w:tc>
        <w:tc>
          <w:tcPr>
            <w:tcW w:w="233" w:type="dxa"/>
          </w:tcPr>
          <w:p w14:paraId="3A7705EB" w14:textId="77777777" w:rsidR="00F531D5" w:rsidRPr="009C7645" w:rsidRDefault="00F531D5" w:rsidP="00556297">
            <w:pPr>
              <w:tabs>
                <w:tab w:val="center" w:pos="4680"/>
                <w:tab w:val="right" w:pos="9360"/>
              </w:tabs>
            </w:pPr>
            <w:r w:rsidRPr="009C7645">
              <w:t>3</w:t>
            </w:r>
          </w:p>
        </w:tc>
        <w:tc>
          <w:tcPr>
            <w:tcW w:w="3608" w:type="dxa"/>
            <w:vAlign w:val="center"/>
          </w:tcPr>
          <w:p w14:paraId="032ADDCB" w14:textId="77777777" w:rsidR="00F531D5" w:rsidRPr="009C7645" w:rsidRDefault="00F531D5" w:rsidP="00556297">
            <w:pPr>
              <w:tabs>
                <w:tab w:val="center" w:pos="4680"/>
                <w:tab w:val="right" w:pos="9360"/>
              </w:tabs>
            </w:pPr>
            <w:r w:rsidRPr="009C7645">
              <w:t>Hệ thống biến đổi lưu lượng gió</w:t>
            </w:r>
          </w:p>
          <w:p w14:paraId="1E8B6AEC" w14:textId="77777777" w:rsidR="00F531D5" w:rsidRPr="009C7645" w:rsidRDefault="00F531D5" w:rsidP="00556297">
            <w:pPr>
              <w:tabs>
                <w:tab w:val="center" w:pos="4680"/>
                <w:tab w:val="right" w:pos="9360"/>
              </w:tabs>
              <w:rPr>
                <w:i/>
                <w:color w:val="808080"/>
              </w:rPr>
            </w:pPr>
            <w:r w:rsidRPr="009C7645">
              <w:rPr>
                <w:i/>
                <w:color w:val="808080"/>
              </w:rPr>
              <w:t>VAV box (variable air volume)</w:t>
            </w:r>
          </w:p>
        </w:tc>
        <w:tc>
          <w:tcPr>
            <w:tcW w:w="891" w:type="dxa"/>
            <w:vAlign w:val="center"/>
          </w:tcPr>
          <w:p w14:paraId="65919FB9" w14:textId="77777777" w:rsidR="00F531D5" w:rsidRPr="009C7645" w:rsidRDefault="00F531D5" w:rsidP="00556297">
            <w:pPr>
              <w:tabs>
                <w:tab w:val="center" w:pos="4680"/>
                <w:tab w:val="right" w:pos="9360"/>
              </w:tabs>
            </w:pPr>
            <w:r w:rsidRPr="009C7645">
              <w:t>cái/</w:t>
            </w:r>
            <w:r w:rsidRPr="009C7645">
              <w:rPr>
                <w:i/>
                <w:color w:val="808080"/>
              </w:rPr>
              <w:t>pc</w:t>
            </w:r>
          </w:p>
        </w:tc>
        <w:tc>
          <w:tcPr>
            <w:tcW w:w="1042" w:type="dxa"/>
            <w:vAlign w:val="center"/>
          </w:tcPr>
          <w:p w14:paraId="1EA971B2" w14:textId="77777777" w:rsidR="00F531D5" w:rsidRPr="009C7645" w:rsidRDefault="00F531D5" w:rsidP="00556297">
            <w:pPr>
              <w:tabs>
                <w:tab w:val="center" w:pos="4680"/>
                <w:tab w:val="right" w:pos="9360"/>
              </w:tabs>
              <w:jc w:val="center"/>
            </w:pPr>
          </w:p>
        </w:tc>
        <w:tc>
          <w:tcPr>
            <w:tcW w:w="1187" w:type="dxa"/>
            <w:vAlign w:val="center"/>
          </w:tcPr>
          <w:p w14:paraId="657B8C4F" w14:textId="77777777" w:rsidR="00F531D5" w:rsidRPr="009C7645" w:rsidRDefault="00F531D5" w:rsidP="00556297">
            <w:pPr>
              <w:pStyle w:val="Default"/>
              <w:tabs>
                <w:tab w:val="center" w:pos="4680"/>
                <w:tab w:val="right" w:pos="9360"/>
              </w:tabs>
              <w:jc w:val="left"/>
            </w:pPr>
          </w:p>
        </w:tc>
        <w:tc>
          <w:tcPr>
            <w:tcW w:w="1336" w:type="dxa"/>
            <w:vAlign w:val="center"/>
          </w:tcPr>
          <w:p w14:paraId="4FC299F3" w14:textId="77777777" w:rsidR="00F531D5" w:rsidRPr="009C7645" w:rsidRDefault="00F531D5" w:rsidP="00556297">
            <w:pPr>
              <w:pStyle w:val="Default"/>
              <w:tabs>
                <w:tab w:val="center" w:pos="4680"/>
                <w:tab w:val="right" w:pos="9360"/>
              </w:tabs>
              <w:jc w:val="left"/>
            </w:pPr>
          </w:p>
        </w:tc>
      </w:tr>
      <w:tr w:rsidR="00F531D5" w:rsidRPr="009C7645" w14:paraId="571A86B8" w14:textId="77777777" w:rsidTr="00C617FA">
        <w:trPr>
          <w:trHeight w:val="133"/>
        </w:trPr>
        <w:tc>
          <w:tcPr>
            <w:tcW w:w="1599" w:type="dxa"/>
            <w:vMerge/>
          </w:tcPr>
          <w:p w14:paraId="3F88D1A8" w14:textId="77777777" w:rsidR="00F531D5" w:rsidRPr="009C7645" w:rsidRDefault="00F531D5" w:rsidP="00556297">
            <w:pPr>
              <w:pStyle w:val="Default"/>
              <w:tabs>
                <w:tab w:val="center" w:pos="4680"/>
                <w:tab w:val="right" w:pos="9360"/>
              </w:tabs>
            </w:pPr>
          </w:p>
        </w:tc>
        <w:tc>
          <w:tcPr>
            <w:tcW w:w="233" w:type="dxa"/>
          </w:tcPr>
          <w:p w14:paraId="7EDFDE96" w14:textId="77777777" w:rsidR="00F531D5" w:rsidRPr="009C7645" w:rsidRDefault="00F531D5" w:rsidP="00556297">
            <w:pPr>
              <w:tabs>
                <w:tab w:val="center" w:pos="4680"/>
                <w:tab w:val="right" w:pos="9360"/>
              </w:tabs>
            </w:pPr>
            <w:r w:rsidRPr="009C7645">
              <w:t>4</w:t>
            </w:r>
          </w:p>
        </w:tc>
        <w:tc>
          <w:tcPr>
            <w:tcW w:w="3608" w:type="dxa"/>
            <w:vAlign w:val="center"/>
          </w:tcPr>
          <w:p w14:paraId="6D6B2869" w14:textId="77777777" w:rsidR="00F531D5" w:rsidRPr="009C7645" w:rsidRDefault="00F531D5" w:rsidP="00556297">
            <w:pPr>
              <w:tabs>
                <w:tab w:val="center" w:pos="4680"/>
                <w:tab w:val="right" w:pos="9360"/>
              </w:tabs>
            </w:pPr>
            <w:r w:rsidRPr="009C7645">
              <w:t>Bộ điều khiển nhiệt độ (treo tường)</w:t>
            </w:r>
          </w:p>
          <w:p w14:paraId="42FA312A" w14:textId="77777777" w:rsidR="00F531D5" w:rsidRPr="009C7645" w:rsidRDefault="00F531D5" w:rsidP="00556297">
            <w:pPr>
              <w:tabs>
                <w:tab w:val="center" w:pos="4680"/>
                <w:tab w:val="right" w:pos="9360"/>
              </w:tabs>
              <w:rPr>
                <w:i/>
                <w:color w:val="808080"/>
              </w:rPr>
            </w:pPr>
            <w:r w:rsidRPr="009C7645">
              <w:rPr>
                <w:i/>
                <w:color w:val="808080"/>
              </w:rPr>
              <w:t>(Thermostat control unit (wall mounted))</w:t>
            </w:r>
          </w:p>
        </w:tc>
        <w:tc>
          <w:tcPr>
            <w:tcW w:w="891" w:type="dxa"/>
            <w:vAlign w:val="center"/>
          </w:tcPr>
          <w:p w14:paraId="133CFD30" w14:textId="77777777" w:rsidR="00F531D5" w:rsidRPr="009C7645" w:rsidRDefault="00F531D5" w:rsidP="00556297">
            <w:pPr>
              <w:tabs>
                <w:tab w:val="center" w:pos="4680"/>
                <w:tab w:val="right" w:pos="9360"/>
              </w:tabs>
            </w:pPr>
            <w:r w:rsidRPr="009C7645">
              <w:t>cái/</w:t>
            </w:r>
            <w:r w:rsidRPr="009C7645">
              <w:rPr>
                <w:i/>
                <w:color w:val="808080"/>
              </w:rPr>
              <w:t>pc</w:t>
            </w:r>
          </w:p>
        </w:tc>
        <w:tc>
          <w:tcPr>
            <w:tcW w:w="1042" w:type="dxa"/>
            <w:vAlign w:val="center"/>
          </w:tcPr>
          <w:p w14:paraId="25C9E79E" w14:textId="77777777" w:rsidR="00F531D5" w:rsidRPr="009C7645" w:rsidRDefault="00F531D5" w:rsidP="00556297">
            <w:pPr>
              <w:tabs>
                <w:tab w:val="center" w:pos="4680"/>
                <w:tab w:val="right" w:pos="9360"/>
              </w:tabs>
              <w:jc w:val="center"/>
            </w:pPr>
          </w:p>
        </w:tc>
        <w:tc>
          <w:tcPr>
            <w:tcW w:w="1187" w:type="dxa"/>
            <w:vAlign w:val="center"/>
          </w:tcPr>
          <w:p w14:paraId="4DC74F52" w14:textId="77777777" w:rsidR="00F531D5" w:rsidRPr="009C7645" w:rsidRDefault="00F531D5" w:rsidP="00556297">
            <w:pPr>
              <w:pStyle w:val="Default"/>
              <w:tabs>
                <w:tab w:val="center" w:pos="4680"/>
                <w:tab w:val="right" w:pos="9360"/>
              </w:tabs>
              <w:jc w:val="left"/>
            </w:pPr>
          </w:p>
        </w:tc>
        <w:tc>
          <w:tcPr>
            <w:tcW w:w="1336" w:type="dxa"/>
            <w:vAlign w:val="center"/>
          </w:tcPr>
          <w:p w14:paraId="723ADC18" w14:textId="77777777" w:rsidR="00F531D5" w:rsidRPr="009C7645" w:rsidRDefault="00F531D5" w:rsidP="00556297">
            <w:pPr>
              <w:pStyle w:val="Default"/>
              <w:tabs>
                <w:tab w:val="center" w:pos="4680"/>
                <w:tab w:val="right" w:pos="9360"/>
              </w:tabs>
              <w:jc w:val="left"/>
            </w:pPr>
          </w:p>
        </w:tc>
      </w:tr>
      <w:tr w:rsidR="00F531D5" w:rsidRPr="009C7645" w14:paraId="257FB01A" w14:textId="77777777" w:rsidTr="00C617FA">
        <w:trPr>
          <w:trHeight w:val="133"/>
        </w:trPr>
        <w:tc>
          <w:tcPr>
            <w:tcW w:w="1599" w:type="dxa"/>
            <w:vMerge/>
          </w:tcPr>
          <w:p w14:paraId="2FAF2061" w14:textId="77777777" w:rsidR="00F531D5" w:rsidRPr="009C7645" w:rsidRDefault="00F531D5" w:rsidP="00556297">
            <w:pPr>
              <w:pStyle w:val="Default"/>
              <w:tabs>
                <w:tab w:val="center" w:pos="4680"/>
                <w:tab w:val="right" w:pos="9360"/>
              </w:tabs>
            </w:pPr>
          </w:p>
        </w:tc>
        <w:tc>
          <w:tcPr>
            <w:tcW w:w="233" w:type="dxa"/>
          </w:tcPr>
          <w:p w14:paraId="6C79F36A" w14:textId="77777777" w:rsidR="00F531D5" w:rsidRPr="009C7645" w:rsidRDefault="00F531D5" w:rsidP="00556297">
            <w:pPr>
              <w:tabs>
                <w:tab w:val="center" w:pos="4680"/>
                <w:tab w:val="right" w:pos="9360"/>
              </w:tabs>
            </w:pPr>
            <w:r w:rsidRPr="009C7645">
              <w:t>5</w:t>
            </w:r>
          </w:p>
        </w:tc>
        <w:tc>
          <w:tcPr>
            <w:tcW w:w="3608" w:type="dxa"/>
            <w:vAlign w:val="center"/>
          </w:tcPr>
          <w:p w14:paraId="1D7C22F8" w14:textId="77777777" w:rsidR="00F531D5" w:rsidRPr="009C7645" w:rsidRDefault="00F531D5" w:rsidP="00556297">
            <w:pPr>
              <w:tabs>
                <w:tab w:val="center" w:pos="4680"/>
                <w:tab w:val="right" w:pos="9360"/>
              </w:tabs>
            </w:pPr>
            <w:r w:rsidRPr="009C7645">
              <w:t>Họng hút khói</w:t>
            </w:r>
          </w:p>
          <w:p w14:paraId="3E564881" w14:textId="77777777" w:rsidR="00F531D5" w:rsidRPr="009C7645" w:rsidRDefault="00F531D5" w:rsidP="00556297">
            <w:pPr>
              <w:tabs>
                <w:tab w:val="center" w:pos="4680"/>
                <w:tab w:val="right" w:pos="9360"/>
              </w:tabs>
            </w:pPr>
            <w:proofErr w:type="gramStart"/>
            <w:r w:rsidRPr="009C7645">
              <w:rPr>
                <w:i/>
                <w:color w:val="808080"/>
              </w:rPr>
              <w:t>Smoke  air</w:t>
            </w:r>
            <w:proofErr w:type="gramEnd"/>
            <w:r w:rsidRPr="009C7645">
              <w:rPr>
                <w:i/>
                <w:color w:val="808080"/>
              </w:rPr>
              <w:t xml:space="preserve"> diffuser</w:t>
            </w:r>
          </w:p>
        </w:tc>
        <w:tc>
          <w:tcPr>
            <w:tcW w:w="891" w:type="dxa"/>
            <w:vAlign w:val="center"/>
          </w:tcPr>
          <w:p w14:paraId="0F28507D" w14:textId="77777777" w:rsidR="00F531D5" w:rsidRPr="009C7645" w:rsidRDefault="00F531D5" w:rsidP="00556297">
            <w:pPr>
              <w:tabs>
                <w:tab w:val="center" w:pos="4680"/>
                <w:tab w:val="right" w:pos="9360"/>
              </w:tabs>
            </w:pPr>
            <w:r w:rsidRPr="009C7645">
              <w:t>cái/</w:t>
            </w:r>
            <w:r w:rsidRPr="009C7645">
              <w:rPr>
                <w:i/>
                <w:color w:val="808080"/>
              </w:rPr>
              <w:t>pc</w:t>
            </w:r>
          </w:p>
        </w:tc>
        <w:tc>
          <w:tcPr>
            <w:tcW w:w="1042" w:type="dxa"/>
            <w:vAlign w:val="center"/>
          </w:tcPr>
          <w:p w14:paraId="18A473CD" w14:textId="77777777" w:rsidR="00F531D5" w:rsidRPr="009C7645" w:rsidRDefault="00F531D5" w:rsidP="00556297">
            <w:pPr>
              <w:tabs>
                <w:tab w:val="center" w:pos="4680"/>
                <w:tab w:val="right" w:pos="9360"/>
              </w:tabs>
              <w:jc w:val="center"/>
            </w:pPr>
          </w:p>
        </w:tc>
        <w:tc>
          <w:tcPr>
            <w:tcW w:w="1187" w:type="dxa"/>
            <w:vAlign w:val="center"/>
          </w:tcPr>
          <w:p w14:paraId="77FB2F46" w14:textId="77777777" w:rsidR="00F531D5" w:rsidRPr="009C7645" w:rsidRDefault="00F531D5" w:rsidP="00556297">
            <w:pPr>
              <w:pStyle w:val="Default"/>
              <w:tabs>
                <w:tab w:val="center" w:pos="4680"/>
                <w:tab w:val="right" w:pos="9360"/>
              </w:tabs>
              <w:jc w:val="left"/>
            </w:pPr>
          </w:p>
        </w:tc>
        <w:tc>
          <w:tcPr>
            <w:tcW w:w="1336" w:type="dxa"/>
            <w:vAlign w:val="center"/>
          </w:tcPr>
          <w:p w14:paraId="7A518C48" w14:textId="77777777" w:rsidR="00F531D5" w:rsidRPr="009C7645" w:rsidRDefault="00F531D5" w:rsidP="00556297">
            <w:pPr>
              <w:pStyle w:val="Default"/>
              <w:tabs>
                <w:tab w:val="center" w:pos="4680"/>
                <w:tab w:val="right" w:pos="9360"/>
              </w:tabs>
              <w:jc w:val="left"/>
            </w:pPr>
          </w:p>
        </w:tc>
      </w:tr>
      <w:tr w:rsidR="00F531D5" w:rsidRPr="009C7645" w14:paraId="7C436635" w14:textId="77777777" w:rsidTr="00C617FA">
        <w:trPr>
          <w:trHeight w:val="325"/>
        </w:trPr>
        <w:tc>
          <w:tcPr>
            <w:tcW w:w="1599" w:type="dxa"/>
            <w:vMerge w:val="restart"/>
            <w:vAlign w:val="center"/>
          </w:tcPr>
          <w:p w14:paraId="2E93985C" w14:textId="77777777" w:rsidR="00F531D5" w:rsidRPr="009C7645" w:rsidRDefault="00F531D5" w:rsidP="00556297">
            <w:pPr>
              <w:pStyle w:val="Default"/>
              <w:tabs>
                <w:tab w:val="center" w:pos="4680"/>
                <w:tab w:val="right" w:pos="9360"/>
              </w:tabs>
              <w:jc w:val="center"/>
            </w:pPr>
            <w:r w:rsidRPr="009C7645">
              <w:t>ĐIỆN</w:t>
            </w:r>
          </w:p>
          <w:p w14:paraId="6F48BCC3" w14:textId="77777777" w:rsidR="00F531D5" w:rsidRPr="009C7645" w:rsidRDefault="00F531D5" w:rsidP="00556297">
            <w:pPr>
              <w:pStyle w:val="Default"/>
              <w:tabs>
                <w:tab w:val="center" w:pos="4680"/>
                <w:tab w:val="right" w:pos="9360"/>
              </w:tabs>
              <w:ind w:left="-142" w:right="-108"/>
              <w:jc w:val="center"/>
              <w:rPr>
                <w:i/>
                <w:color w:val="808080"/>
              </w:rPr>
            </w:pPr>
            <w:r w:rsidRPr="009C7645">
              <w:rPr>
                <w:i/>
                <w:color w:val="808080"/>
              </w:rPr>
              <w:t>ELECTRICAL</w:t>
            </w:r>
          </w:p>
        </w:tc>
        <w:tc>
          <w:tcPr>
            <w:tcW w:w="233" w:type="dxa"/>
          </w:tcPr>
          <w:p w14:paraId="547E7FA5" w14:textId="77777777" w:rsidR="00F531D5" w:rsidRPr="009C7645" w:rsidRDefault="00F531D5" w:rsidP="00556297">
            <w:pPr>
              <w:tabs>
                <w:tab w:val="center" w:pos="4680"/>
                <w:tab w:val="right" w:pos="9360"/>
              </w:tabs>
            </w:pPr>
            <w:r w:rsidRPr="009C7645">
              <w:t>1</w:t>
            </w:r>
          </w:p>
        </w:tc>
        <w:tc>
          <w:tcPr>
            <w:tcW w:w="3608" w:type="dxa"/>
            <w:vAlign w:val="center"/>
          </w:tcPr>
          <w:p w14:paraId="13F3D20F" w14:textId="77777777" w:rsidR="00F531D5" w:rsidRPr="009C7645" w:rsidRDefault="00F531D5" w:rsidP="00556297">
            <w:pPr>
              <w:tabs>
                <w:tab w:val="center" w:pos="4680"/>
                <w:tab w:val="right" w:pos="9360"/>
              </w:tabs>
            </w:pPr>
            <w:r w:rsidRPr="009C7645">
              <w:t>Bộ đèn led panel 600x1200</w:t>
            </w:r>
          </w:p>
          <w:p w14:paraId="0BCE3942" w14:textId="77777777" w:rsidR="00F531D5" w:rsidRPr="009C7645" w:rsidRDefault="00F531D5" w:rsidP="00556297">
            <w:pPr>
              <w:tabs>
                <w:tab w:val="center" w:pos="4680"/>
                <w:tab w:val="right" w:pos="9360"/>
              </w:tabs>
            </w:pPr>
            <w:r w:rsidRPr="009C7645">
              <w:rPr>
                <w:i/>
                <w:color w:val="808080"/>
              </w:rPr>
              <w:t>Panel LED light 600x1200</w:t>
            </w:r>
          </w:p>
        </w:tc>
        <w:tc>
          <w:tcPr>
            <w:tcW w:w="891" w:type="dxa"/>
            <w:vAlign w:val="center"/>
          </w:tcPr>
          <w:p w14:paraId="0177481C" w14:textId="77777777" w:rsidR="00F531D5" w:rsidRPr="009C7645" w:rsidRDefault="00F531D5" w:rsidP="00556297">
            <w:pPr>
              <w:tabs>
                <w:tab w:val="center" w:pos="4680"/>
                <w:tab w:val="right" w:pos="9360"/>
              </w:tabs>
            </w:pPr>
            <w:r w:rsidRPr="009C7645">
              <w:t>bộ/</w:t>
            </w:r>
            <w:r w:rsidRPr="009C7645">
              <w:rPr>
                <w:i/>
                <w:color w:val="808080"/>
              </w:rPr>
              <w:t>set</w:t>
            </w:r>
          </w:p>
        </w:tc>
        <w:tc>
          <w:tcPr>
            <w:tcW w:w="1042" w:type="dxa"/>
            <w:vAlign w:val="center"/>
          </w:tcPr>
          <w:p w14:paraId="58161750" w14:textId="77777777" w:rsidR="00F531D5" w:rsidRPr="009C7645" w:rsidRDefault="00F531D5" w:rsidP="00556297">
            <w:pPr>
              <w:tabs>
                <w:tab w:val="center" w:pos="4680"/>
                <w:tab w:val="right" w:pos="9360"/>
              </w:tabs>
              <w:jc w:val="center"/>
            </w:pPr>
          </w:p>
        </w:tc>
        <w:tc>
          <w:tcPr>
            <w:tcW w:w="1187" w:type="dxa"/>
            <w:vAlign w:val="center"/>
          </w:tcPr>
          <w:p w14:paraId="62893A4B" w14:textId="77777777" w:rsidR="00F531D5" w:rsidRPr="009C7645" w:rsidRDefault="00F531D5" w:rsidP="00556297">
            <w:pPr>
              <w:pStyle w:val="Default"/>
              <w:tabs>
                <w:tab w:val="center" w:pos="4680"/>
                <w:tab w:val="right" w:pos="9360"/>
              </w:tabs>
              <w:jc w:val="left"/>
            </w:pPr>
          </w:p>
        </w:tc>
        <w:tc>
          <w:tcPr>
            <w:tcW w:w="1336" w:type="dxa"/>
            <w:vAlign w:val="center"/>
          </w:tcPr>
          <w:p w14:paraId="458E3992" w14:textId="77777777" w:rsidR="00F531D5" w:rsidRPr="009C7645" w:rsidRDefault="00F531D5" w:rsidP="00556297">
            <w:pPr>
              <w:pStyle w:val="Default"/>
              <w:tabs>
                <w:tab w:val="center" w:pos="4680"/>
                <w:tab w:val="right" w:pos="9360"/>
              </w:tabs>
              <w:jc w:val="left"/>
            </w:pPr>
          </w:p>
        </w:tc>
      </w:tr>
      <w:tr w:rsidR="00F531D5" w:rsidRPr="009C7645" w14:paraId="6F323122" w14:textId="77777777" w:rsidTr="00C617FA">
        <w:trPr>
          <w:trHeight w:val="325"/>
        </w:trPr>
        <w:tc>
          <w:tcPr>
            <w:tcW w:w="1599" w:type="dxa"/>
            <w:vMerge/>
          </w:tcPr>
          <w:p w14:paraId="40B50D18" w14:textId="77777777" w:rsidR="00F531D5" w:rsidRPr="009C7645" w:rsidRDefault="00F531D5" w:rsidP="00556297">
            <w:pPr>
              <w:pStyle w:val="Default"/>
              <w:tabs>
                <w:tab w:val="center" w:pos="4680"/>
                <w:tab w:val="right" w:pos="9360"/>
              </w:tabs>
            </w:pPr>
          </w:p>
        </w:tc>
        <w:tc>
          <w:tcPr>
            <w:tcW w:w="233" w:type="dxa"/>
          </w:tcPr>
          <w:p w14:paraId="7CC425B6" w14:textId="77777777" w:rsidR="00F531D5" w:rsidRPr="009C7645" w:rsidRDefault="00F531D5" w:rsidP="00556297">
            <w:pPr>
              <w:tabs>
                <w:tab w:val="center" w:pos="4680"/>
                <w:tab w:val="right" w:pos="9360"/>
              </w:tabs>
            </w:pPr>
            <w:r w:rsidRPr="009C7645">
              <w:t>2</w:t>
            </w:r>
          </w:p>
        </w:tc>
        <w:tc>
          <w:tcPr>
            <w:tcW w:w="3608" w:type="dxa"/>
            <w:vAlign w:val="center"/>
          </w:tcPr>
          <w:p w14:paraId="0BE7A8B6" w14:textId="77777777" w:rsidR="00F531D5" w:rsidRPr="009C7645" w:rsidRDefault="00F531D5" w:rsidP="00556297">
            <w:pPr>
              <w:tabs>
                <w:tab w:val="center" w:pos="4680"/>
                <w:tab w:val="right" w:pos="9360"/>
              </w:tabs>
            </w:pPr>
            <w:r w:rsidRPr="009C7645">
              <w:t>Bộ đèn led panel 600x600</w:t>
            </w:r>
          </w:p>
          <w:p w14:paraId="51400FAE" w14:textId="77777777" w:rsidR="00F531D5" w:rsidRPr="009C7645" w:rsidRDefault="00F531D5" w:rsidP="00556297">
            <w:pPr>
              <w:tabs>
                <w:tab w:val="center" w:pos="4680"/>
                <w:tab w:val="right" w:pos="9360"/>
              </w:tabs>
            </w:pPr>
            <w:r w:rsidRPr="009C7645">
              <w:rPr>
                <w:i/>
                <w:color w:val="808080"/>
              </w:rPr>
              <w:t>Panel LED light 600x600</w:t>
            </w:r>
          </w:p>
        </w:tc>
        <w:tc>
          <w:tcPr>
            <w:tcW w:w="891" w:type="dxa"/>
            <w:vAlign w:val="center"/>
          </w:tcPr>
          <w:p w14:paraId="21A65D94" w14:textId="77777777" w:rsidR="00F531D5" w:rsidRPr="009C7645" w:rsidRDefault="00F531D5" w:rsidP="00556297">
            <w:pPr>
              <w:tabs>
                <w:tab w:val="center" w:pos="4680"/>
                <w:tab w:val="right" w:pos="9360"/>
              </w:tabs>
            </w:pPr>
            <w:r w:rsidRPr="009C7645">
              <w:t>bộ/</w:t>
            </w:r>
            <w:r w:rsidRPr="009C7645">
              <w:rPr>
                <w:i/>
                <w:color w:val="808080"/>
              </w:rPr>
              <w:t>set</w:t>
            </w:r>
          </w:p>
        </w:tc>
        <w:tc>
          <w:tcPr>
            <w:tcW w:w="1042" w:type="dxa"/>
            <w:vAlign w:val="center"/>
          </w:tcPr>
          <w:p w14:paraId="0660C8AB" w14:textId="77777777" w:rsidR="00F531D5" w:rsidRPr="009C7645" w:rsidRDefault="00F531D5" w:rsidP="00556297">
            <w:pPr>
              <w:tabs>
                <w:tab w:val="center" w:pos="4680"/>
                <w:tab w:val="right" w:pos="9360"/>
              </w:tabs>
              <w:jc w:val="center"/>
            </w:pPr>
          </w:p>
        </w:tc>
        <w:tc>
          <w:tcPr>
            <w:tcW w:w="1187" w:type="dxa"/>
            <w:vAlign w:val="center"/>
          </w:tcPr>
          <w:p w14:paraId="49FEE9B0" w14:textId="77777777" w:rsidR="00F531D5" w:rsidRPr="009C7645" w:rsidRDefault="00F531D5" w:rsidP="00556297">
            <w:pPr>
              <w:pStyle w:val="Default"/>
              <w:tabs>
                <w:tab w:val="center" w:pos="4680"/>
                <w:tab w:val="right" w:pos="9360"/>
              </w:tabs>
              <w:jc w:val="left"/>
            </w:pPr>
          </w:p>
        </w:tc>
        <w:tc>
          <w:tcPr>
            <w:tcW w:w="1336" w:type="dxa"/>
            <w:vAlign w:val="center"/>
          </w:tcPr>
          <w:p w14:paraId="5357ED29" w14:textId="77777777" w:rsidR="00F531D5" w:rsidRPr="009C7645" w:rsidRDefault="00F531D5" w:rsidP="00556297">
            <w:pPr>
              <w:pStyle w:val="Default"/>
              <w:tabs>
                <w:tab w:val="center" w:pos="4680"/>
                <w:tab w:val="right" w:pos="9360"/>
              </w:tabs>
              <w:jc w:val="left"/>
            </w:pPr>
          </w:p>
        </w:tc>
      </w:tr>
      <w:tr w:rsidR="00F531D5" w:rsidRPr="009C7645" w14:paraId="27F3BDB7" w14:textId="77777777" w:rsidTr="00C617FA">
        <w:trPr>
          <w:trHeight w:val="325"/>
        </w:trPr>
        <w:tc>
          <w:tcPr>
            <w:tcW w:w="1599" w:type="dxa"/>
            <w:vMerge/>
          </w:tcPr>
          <w:p w14:paraId="7393CD20" w14:textId="77777777" w:rsidR="00F531D5" w:rsidRPr="009C7645" w:rsidRDefault="00F531D5" w:rsidP="00556297">
            <w:pPr>
              <w:pStyle w:val="Default"/>
              <w:tabs>
                <w:tab w:val="center" w:pos="4680"/>
                <w:tab w:val="right" w:pos="9360"/>
              </w:tabs>
            </w:pPr>
          </w:p>
        </w:tc>
        <w:tc>
          <w:tcPr>
            <w:tcW w:w="233" w:type="dxa"/>
          </w:tcPr>
          <w:p w14:paraId="0831347F" w14:textId="77777777" w:rsidR="00F531D5" w:rsidRPr="009C7645" w:rsidRDefault="00F531D5" w:rsidP="00556297">
            <w:pPr>
              <w:tabs>
                <w:tab w:val="center" w:pos="4680"/>
                <w:tab w:val="right" w:pos="9360"/>
              </w:tabs>
            </w:pPr>
            <w:r w:rsidRPr="009C7645">
              <w:t>3</w:t>
            </w:r>
          </w:p>
        </w:tc>
        <w:tc>
          <w:tcPr>
            <w:tcW w:w="3608" w:type="dxa"/>
            <w:vAlign w:val="center"/>
          </w:tcPr>
          <w:p w14:paraId="62B7A6F4" w14:textId="77777777" w:rsidR="00F531D5" w:rsidRPr="009C7645" w:rsidRDefault="00F531D5" w:rsidP="00556297">
            <w:pPr>
              <w:tabs>
                <w:tab w:val="center" w:pos="4680"/>
                <w:tab w:val="right" w:pos="9360"/>
              </w:tabs>
            </w:pPr>
            <w:r w:rsidRPr="009C7645">
              <w:t>Đèn exit</w:t>
            </w:r>
          </w:p>
          <w:p w14:paraId="3A8CCF09" w14:textId="77777777" w:rsidR="00F531D5" w:rsidRPr="009C7645" w:rsidRDefault="00F531D5" w:rsidP="00556297">
            <w:pPr>
              <w:tabs>
                <w:tab w:val="center" w:pos="4680"/>
                <w:tab w:val="right" w:pos="9360"/>
              </w:tabs>
            </w:pPr>
            <w:r w:rsidRPr="009C7645">
              <w:rPr>
                <w:i/>
                <w:color w:val="808080"/>
              </w:rPr>
              <w:t>Exit light</w:t>
            </w:r>
          </w:p>
        </w:tc>
        <w:tc>
          <w:tcPr>
            <w:tcW w:w="891" w:type="dxa"/>
            <w:vAlign w:val="center"/>
          </w:tcPr>
          <w:p w14:paraId="46EF516E" w14:textId="77777777" w:rsidR="00F531D5" w:rsidRPr="009C7645" w:rsidRDefault="00F531D5" w:rsidP="00556297">
            <w:pPr>
              <w:tabs>
                <w:tab w:val="center" w:pos="4680"/>
                <w:tab w:val="right" w:pos="9360"/>
              </w:tabs>
            </w:pPr>
            <w:r w:rsidRPr="009C7645">
              <w:t>bộ/</w:t>
            </w:r>
            <w:r w:rsidRPr="009C7645">
              <w:rPr>
                <w:i/>
                <w:color w:val="808080"/>
              </w:rPr>
              <w:t>set</w:t>
            </w:r>
          </w:p>
        </w:tc>
        <w:tc>
          <w:tcPr>
            <w:tcW w:w="1042" w:type="dxa"/>
            <w:vAlign w:val="center"/>
          </w:tcPr>
          <w:p w14:paraId="6613B589" w14:textId="77777777" w:rsidR="00F531D5" w:rsidRPr="009C7645" w:rsidRDefault="00F531D5" w:rsidP="00556297">
            <w:pPr>
              <w:tabs>
                <w:tab w:val="center" w:pos="4680"/>
                <w:tab w:val="right" w:pos="9360"/>
              </w:tabs>
              <w:jc w:val="center"/>
            </w:pPr>
          </w:p>
        </w:tc>
        <w:tc>
          <w:tcPr>
            <w:tcW w:w="1187" w:type="dxa"/>
            <w:vAlign w:val="center"/>
          </w:tcPr>
          <w:p w14:paraId="1D283B0A" w14:textId="77777777" w:rsidR="00F531D5" w:rsidRPr="009C7645" w:rsidRDefault="00F531D5" w:rsidP="00556297">
            <w:pPr>
              <w:pStyle w:val="Default"/>
              <w:tabs>
                <w:tab w:val="center" w:pos="4680"/>
                <w:tab w:val="right" w:pos="9360"/>
              </w:tabs>
              <w:jc w:val="left"/>
            </w:pPr>
          </w:p>
        </w:tc>
        <w:tc>
          <w:tcPr>
            <w:tcW w:w="1336" w:type="dxa"/>
            <w:vAlign w:val="center"/>
          </w:tcPr>
          <w:p w14:paraId="2B6DA22F" w14:textId="77777777" w:rsidR="00F531D5" w:rsidRPr="009C7645" w:rsidRDefault="00F531D5" w:rsidP="00556297">
            <w:pPr>
              <w:pStyle w:val="Default"/>
              <w:tabs>
                <w:tab w:val="center" w:pos="4680"/>
                <w:tab w:val="right" w:pos="9360"/>
              </w:tabs>
              <w:jc w:val="left"/>
            </w:pPr>
          </w:p>
        </w:tc>
      </w:tr>
      <w:tr w:rsidR="00F531D5" w:rsidRPr="009C7645" w14:paraId="2B07F17A" w14:textId="77777777" w:rsidTr="00C617FA">
        <w:trPr>
          <w:trHeight w:val="325"/>
        </w:trPr>
        <w:tc>
          <w:tcPr>
            <w:tcW w:w="1599" w:type="dxa"/>
            <w:vMerge/>
          </w:tcPr>
          <w:p w14:paraId="4CC1EAC0" w14:textId="77777777" w:rsidR="00F531D5" w:rsidRPr="009C7645" w:rsidRDefault="00F531D5" w:rsidP="00556297">
            <w:pPr>
              <w:pStyle w:val="Default"/>
              <w:tabs>
                <w:tab w:val="center" w:pos="4680"/>
                <w:tab w:val="right" w:pos="9360"/>
              </w:tabs>
            </w:pPr>
          </w:p>
        </w:tc>
        <w:tc>
          <w:tcPr>
            <w:tcW w:w="233" w:type="dxa"/>
          </w:tcPr>
          <w:p w14:paraId="4657965A" w14:textId="77777777" w:rsidR="00F531D5" w:rsidRPr="009C7645" w:rsidRDefault="00F531D5" w:rsidP="00556297">
            <w:pPr>
              <w:tabs>
                <w:tab w:val="center" w:pos="4680"/>
                <w:tab w:val="right" w:pos="9360"/>
              </w:tabs>
            </w:pPr>
            <w:r w:rsidRPr="009C7645">
              <w:t>4</w:t>
            </w:r>
          </w:p>
        </w:tc>
        <w:tc>
          <w:tcPr>
            <w:tcW w:w="3608" w:type="dxa"/>
            <w:vAlign w:val="center"/>
          </w:tcPr>
          <w:p w14:paraId="292FC2EE" w14:textId="77777777" w:rsidR="00F531D5" w:rsidRPr="009C7645" w:rsidRDefault="00F531D5" w:rsidP="00556297">
            <w:pPr>
              <w:tabs>
                <w:tab w:val="center" w:pos="4680"/>
                <w:tab w:val="right" w:pos="9360"/>
              </w:tabs>
            </w:pPr>
            <w:r w:rsidRPr="009C7645">
              <w:t>Tủ cấp nguồn</w:t>
            </w:r>
          </w:p>
          <w:p w14:paraId="2855DBD6" w14:textId="77777777" w:rsidR="00F531D5" w:rsidRPr="009C7645" w:rsidRDefault="00F531D5" w:rsidP="00556297">
            <w:pPr>
              <w:tabs>
                <w:tab w:val="center" w:pos="4680"/>
                <w:tab w:val="right" w:pos="9360"/>
              </w:tabs>
            </w:pPr>
            <w:r w:rsidRPr="009C7645">
              <w:rPr>
                <w:i/>
                <w:color w:val="808080"/>
              </w:rPr>
              <w:t>Power supply</w:t>
            </w:r>
          </w:p>
        </w:tc>
        <w:tc>
          <w:tcPr>
            <w:tcW w:w="891" w:type="dxa"/>
            <w:vAlign w:val="center"/>
          </w:tcPr>
          <w:p w14:paraId="00DF5D23" w14:textId="77777777" w:rsidR="00F531D5" w:rsidRPr="009C7645" w:rsidRDefault="00F531D5" w:rsidP="00556297">
            <w:pPr>
              <w:tabs>
                <w:tab w:val="center" w:pos="4680"/>
                <w:tab w:val="right" w:pos="9360"/>
              </w:tabs>
            </w:pPr>
            <w:r w:rsidRPr="009C7645">
              <w:t>cái/</w:t>
            </w:r>
            <w:r w:rsidRPr="009C7645">
              <w:rPr>
                <w:i/>
                <w:color w:val="808080"/>
              </w:rPr>
              <w:t>pc</w:t>
            </w:r>
          </w:p>
        </w:tc>
        <w:tc>
          <w:tcPr>
            <w:tcW w:w="1042" w:type="dxa"/>
            <w:vAlign w:val="center"/>
          </w:tcPr>
          <w:p w14:paraId="1404CAA1" w14:textId="77777777" w:rsidR="00F531D5" w:rsidRPr="009C7645" w:rsidRDefault="00F531D5" w:rsidP="00556297">
            <w:pPr>
              <w:pStyle w:val="af"/>
              <w:rPr>
                <w:rFonts w:ascii="Times New Roman" w:hAnsi="Times New Roman"/>
              </w:rPr>
            </w:pPr>
          </w:p>
        </w:tc>
        <w:tc>
          <w:tcPr>
            <w:tcW w:w="1187" w:type="dxa"/>
            <w:vAlign w:val="center"/>
          </w:tcPr>
          <w:p w14:paraId="16DE3DD6" w14:textId="77777777" w:rsidR="00F531D5" w:rsidRPr="009C7645" w:rsidRDefault="00F531D5" w:rsidP="00556297">
            <w:pPr>
              <w:pStyle w:val="Default"/>
              <w:tabs>
                <w:tab w:val="center" w:pos="4680"/>
                <w:tab w:val="right" w:pos="9360"/>
              </w:tabs>
              <w:jc w:val="left"/>
            </w:pPr>
          </w:p>
        </w:tc>
        <w:tc>
          <w:tcPr>
            <w:tcW w:w="1336" w:type="dxa"/>
            <w:vAlign w:val="center"/>
          </w:tcPr>
          <w:p w14:paraId="66F6F453" w14:textId="77777777" w:rsidR="00F531D5" w:rsidRPr="009C7645" w:rsidRDefault="00F531D5" w:rsidP="00556297">
            <w:pPr>
              <w:pStyle w:val="Default"/>
              <w:tabs>
                <w:tab w:val="center" w:pos="4680"/>
                <w:tab w:val="right" w:pos="9360"/>
              </w:tabs>
              <w:jc w:val="left"/>
            </w:pPr>
          </w:p>
        </w:tc>
      </w:tr>
      <w:tr w:rsidR="00F531D5" w:rsidRPr="009C7645" w14:paraId="62559B43" w14:textId="77777777" w:rsidTr="00C617FA">
        <w:trPr>
          <w:trHeight w:val="325"/>
        </w:trPr>
        <w:tc>
          <w:tcPr>
            <w:tcW w:w="1599" w:type="dxa"/>
            <w:vMerge/>
          </w:tcPr>
          <w:p w14:paraId="6AC7A4E4" w14:textId="77777777" w:rsidR="00F531D5" w:rsidRPr="009C7645" w:rsidRDefault="00F531D5" w:rsidP="00556297">
            <w:pPr>
              <w:pStyle w:val="Default"/>
              <w:tabs>
                <w:tab w:val="center" w:pos="4680"/>
                <w:tab w:val="right" w:pos="9360"/>
              </w:tabs>
            </w:pPr>
          </w:p>
        </w:tc>
        <w:tc>
          <w:tcPr>
            <w:tcW w:w="233" w:type="dxa"/>
          </w:tcPr>
          <w:p w14:paraId="080DBB4A" w14:textId="77777777" w:rsidR="00F531D5" w:rsidRPr="009C7645" w:rsidRDefault="00F531D5" w:rsidP="00556297">
            <w:pPr>
              <w:tabs>
                <w:tab w:val="center" w:pos="4680"/>
                <w:tab w:val="right" w:pos="9360"/>
              </w:tabs>
            </w:pPr>
            <w:r w:rsidRPr="009C7645">
              <w:t>5</w:t>
            </w:r>
          </w:p>
        </w:tc>
        <w:tc>
          <w:tcPr>
            <w:tcW w:w="3608" w:type="dxa"/>
            <w:vAlign w:val="center"/>
          </w:tcPr>
          <w:p w14:paraId="11D6AE1F" w14:textId="77777777" w:rsidR="00F531D5" w:rsidRPr="009C7645" w:rsidRDefault="00F531D5" w:rsidP="00556297">
            <w:pPr>
              <w:tabs>
                <w:tab w:val="center" w:pos="4680"/>
                <w:tab w:val="right" w:pos="9360"/>
              </w:tabs>
            </w:pPr>
            <w:r w:rsidRPr="009C7645">
              <w:t>MCB 3 pha 200A</w:t>
            </w:r>
          </w:p>
          <w:p w14:paraId="73E2A37D" w14:textId="77777777" w:rsidR="00F531D5" w:rsidRPr="009C7645" w:rsidRDefault="00F531D5" w:rsidP="00556297">
            <w:pPr>
              <w:tabs>
                <w:tab w:val="center" w:pos="4680"/>
                <w:tab w:val="right" w:pos="9360"/>
              </w:tabs>
            </w:pPr>
            <w:r w:rsidRPr="009C7645">
              <w:rPr>
                <w:i/>
                <w:color w:val="808080"/>
              </w:rPr>
              <w:t>MCB 3 phase 200A</w:t>
            </w:r>
          </w:p>
        </w:tc>
        <w:tc>
          <w:tcPr>
            <w:tcW w:w="891" w:type="dxa"/>
            <w:vAlign w:val="center"/>
          </w:tcPr>
          <w:p w14:paraId="58A6F682" w14:textId="77777777" w:rsidR="00F531D5" w:rsidRPr="009C7645" w:rsidRDefault="00F531D5" w:rsidP="00556297">
            <w:pPr>
              <w:tabs>
                <w:tab w:val="center" w:pos="4680"/>
                <w:tab w:val="right" w:pos="9360"/>
              </w:tabs>
            </w:pPr>
            <w:r w:rsidRPr="009C7645">
              <w:t>cái/</w:t>
            </w:r>
            <w:r w:rsidRPr="009C7645">
              <w:rPr>
                <w:i/>
                <w:color w:val="808080"/>
              </w:rPr>
              <w:t>pc</w:t>
            </w:r>
          </w:p>
        </w:tc>
        <w:tc>
          <w:tcPr>
            <w:tcW w:w="1042" w:type="dxa"/>
            <w:vAlign w:val="center"/>
          </w:tcPr>
          <w:p w14:paraId="184BBC0F" w14:textId="77777777" w:rsidR="00F531D5" w:rsidRPr="009C7645" w:rsidRDefault="00F531D5" w:rsidP="00556297">
            <w:pPr>
              <w:tabs>
                <w:tab w:val="center" w:pos="4680"/>
                <w:tab w:val="right" w:pos="9360"/>
              </w:tabs>
              <w:jc w:val="center"/>
            </w:pPr>
          </w:p>
        </w:tc>
        <w:tc>
          <w:tcPr>
            <w:tcW w:w="1187" w:type="dxa"/>
            <w:vAlign w:val="center"/>
          </w:tcPr>
          <w:p w14:paraId="2C7A5554" w14:textId="77777777" w:rsidR="00F531D5" w:rsidRPr="009C7645" w:rsidRDefault="00F531D5" w:rsidP="00556297">
            <w:pPr>
              <w:pStyle w:val="Default"/>
              <w:tabs>
                <w:tab w:val="center" w:pos="4680"/>
                <w:tab w:val="right" w:pos="9360"/>
              </w:tabs>
              <w:jc w:val="left"/>
            </w:pPr>
          </w:p>
        </w:tc>
        <w:tc>
          <w:tcPr>
            <w:tcW w:w="1336" w:type="dxa"/>
            <w:vAlign w:val="center"/>
          </w:tcPr>
          <w:p w14:paraId="6C285519" w14:textId="77777777" w:rsidR="00F531D5" w:rsidRPr="009C7645" w:rsidRDefault="00F531D5" w:rsidP="00556297">
            <w:pPr>
              <w:pStyle w:val="Default"/>
              <w:tabs>
                <w:tab w:val="center" w:pos="4680"/>
                <w:tab w:val="right" w:pos="9360"/>
              </w:tabs>
              <w:jc w:val="left"/>
            </w:pPr>
          </w:p>
        </w:tc>
      </w:tr>
      <w:tr w:rsidR="00F531D5" w:rsidRPr="009C7645" w14:paraId="01756C79" w14:textId="77777777" w:rsidTr="00C617FA">
        <w:trPr>
          <w:trHeight w:val="325"/>
        </w:trPr>
        <w:tc>
          <w:tcPr>
            <w:tcW w:w="1599" w:type="dxa"/>
            <w:vMerge/>
          </w:tcPr>
          <w:p w14:paraId="09324ADC" w14:textId="77777777" w:rsidR="00F531D5" w:rsidRPr="009C7645" w:rsidRDefault="00F531D5" w:rsidP="00556297">
            <w:pPr>
              <w:pStyle w:val="Default"/>
              <w:tabs>
                <w:tab w:val="center" w:pos="4680"/>
                <w:tab w:val="right" w:pos="9360"/>
              </w:tabs>
            </w:pPr>
          </w:p>
        </w:tc>
        <w:tc>
          <w:tcPr>
            <w:tcW w:w="233" w:type="dxa"/>
          </w:tcPr>
          <w:p w14:paraId="696E9483" w14:textId="77777777" w:rsidR="00F531D5" w:rsidRPr="009C7645" w:rsidRDefault="00F531D5" w:rsidP="00556297">
            <w:pPr>
              <w:tabs>
                <w:tab w:val="center" w:pos="4680"/>
                <w:tab w:val="right" w:pos="9360"/>
              </w:tabs>
            </w:pPr>
            <w:r w:rsidRPr="009C7645">
              <w:t>6</w:t>
            </w:r>
          </w:p>
        </w:tc>
        <w:tc>
          <w:tcPr>
            <w:tcW w:w="3608" w:type="dxa"/>
            <w:vAlign w:val="center"/>
          </w:tcPr>
          <w:p w14:paraId="52446771" w14:textId="77777777" w:rsidR="00F531D5" w:rsidRPr="009C7645" w:rsidRDefault="00F531D5" w:rsidP="00556297">
            <w:pPr>
              <w:tabs>
                <w:tab w:val="center" w:pos="4680"/>
                <w:tab w:val="right" w:pos="9360"/>
              </w:tabs>
              <w:rPr>
                <w:i/>
                <w:color w:val="808080"/>
              </w:rPr>
            </w:pPr>
            <w:r w:rsidRPr="009C7645">
              <w:t>CB 1 pha 10A</w:t>
            </w:r>
          </w:p>
          <w:p w14:paraId="25412B93" w14:textId="77777777" w:rsidR="00F531D5" w:rsidRPr="009C7645" w:rsidRDefault="00F531D5" w:rsidP="00556297">
            <w:pPr>
              <w:tabs>
                <w:tab w:val="center" w:pos="4680"/>
                <w:tab w:val="right" w:pos="9360"/>
              </w:tabs>
            </w:pPr>
            <w:r w:rsidRPr="009C7645">
              <w:rPr>
                <w:i/>
                <w:color w:val="808080"/>
              </w:rPr>
              <w:t>CB 1 phase 10A</w:t>
            </w:r>
          </w:p>
        </w:tc>
        <w:tc>
          <w:tcPr>
            <w:tcW w:w="891" w:type="dxa"/>
            <w:vAlign w:val="center"/>
          </w:tcPr>
          <w:p w14:paraId="503171DB" w14:textId="77777777" w:rsidR="00F531D5" w:rsidRPr="009C7645" w:rsidRDefault="00F531D5" w:rsidP="00556297">
            <w:pPr>
              <w:tabs>
                <w:tab w:val="center" w:pos="4680"/>
                <w:tab w:val="right" w:pos="9360"/>
              </w:tabs>
            </w:pPr>
            <w:r w:rsidRPr="009C7645">
              <w:t>cái/</w:t>
            </w:r>
            <w:r w:rsidRPr="009C7645">
              <w:rPr>
                <w:i/>
                <w:color w:val="808080"/>
              </w:rPr>
              <w:t>pc</w:t>
            </w:r>
          </w:p>
        </w:tc>
        <w:tc>
          <w:tcPr>
            <w:tcW w:w="1042" w:type="dxa"/>
            <w:vAlign w:val="center"/>
          </w:tcPr>
          <w:p w14:paraId="13E9B507" w14:textId="77777777" w:rsidR="00F531D5" w:rsidRPr="009C7645" w:rsidRDefault="00F531D5" w:rsidP="00556297">
            <w:pPr>
              <w:tabs>
                <w:tab w:val="center" w:pos="4680"/>
                <w:tab w:val="right" w:pos="9360"/>
              </w:tabs>
              <w:jc w:val="center"/>
            </w:pPr>
          </w:p>
        </w:tc>
        <w:tc>
          <w:tcPr>
            <w:tcW w:w="1187" w:type="dxa"/>
            <w:vAlign w:val="center"/>
          </w:tcPr>
          <w:p w14:paraId="07D2988D" w14:textId="77777777" w:rsidR="00F531D5" w:rsidRPr="009C7645" w:rsidRDefault="00F531D5" w:rsidP="00556297">
            <w:pPr>
              <w:pStyle w:val="Default"/>
              <w:tabs>
                <w:tab w:val="center" w:pos="4680"/>
                <w:tab w:val="right" w:pos="9360"/>
              </w:tabs>
              <w:jc w:val="left"/>
            </w:pPr>
          </w:p>
        </w:tc>
        <w:tc>
          <w:tcPr>
            <w:tcW w:w="1336" w:type="dxa"/>
            <w:vAlign w:val="center"/>
          </w:tcPr>
          <w:p w14:paraId="353305E2" w14:textId="77777777" w:rsidR="00F531D5" w:rsidRPr="009C7645" w:rsidRDefault="00F531D5" w:rsidP="00556297">
            <w:pPr>
              <w:pStyle w:val="Default"/>
              <w:tabs>
                <w:tab w:val="center" w:pos="4680"/>
                <w:tab w:val="right" w:pos="9360"/>
              </w:tabs>
              <w:jc w:val="left"/>
            </w:pPr>
          </w:p>
        </w:tc>
      </w:tr>
      <w:tr w:rsidR="00F531D5" w:rsidRPr="009C7645" w14:paraId="1D00B053" w14:textId="77777777" w:rsidTr="00C617FA">
        <w:trPr>
          <w:trHeight w:val="325"/>
        </w:trPr>
        <w:tc>
          <w:tcPr>
            <w:tcW w:w="1599" w:type="dxa"/>
            <w:vMerge/>
          </w:tcPr>
          <w:p w14:paraId="10CF085F" w14:textId="77777777" w:rsidR="00F531D5" w:rsidRPr="009C7645" w:rsidRDefault="00F531D5" w:rsidP="00556297">
            <w:pPr>
              <w:pStyle w:val="Default"/>
              <w:tabs>
                <w:tab w:val="center" w:pos="4680"/>
                <w:tab w:val="right" w:pos="9360"/>
              </w:tabs>
            </w:pPr>
          </w:p>
        </w:tc>
        <w:tc>
          <w:tcPr>
            <w:tcW w:w="233" w:type="dxa"/>
          </w:tcPr>
          <w:p w14:paraId="7180D0A5" w14:textId="77777777" w:rsidR="00F531D5" w:rsidRPr="009C7645" w:rsidRDefault="00F531D5" w:rsidP="00556297">
            <w:pPr>
              <w:tabs>
                <w:tab w:val="center" w:pos="4680"/>
                <w:tab w:val="right" w:pos="9360"/>
              </w:tabs>
            </w:pPr>
            <w:r w:rsidRPr="009C7645">
              <w:t>7</w:t>
            </w:r>
          </w:p>
        </w:tc>
        <w:tc>
          <w:tcPr>
            <w:tcW w:w="3608" w:type="dxa"/>
            <w:vAlign w:val="center"/>
          </w:tcPr>
          <w:p w14:paraId="75D12EC1" w14:textId="77777777" w:rsidR="00F531D5" w:rsidRPr="009C7645" w:rsidRDefault="00F531D5" w:rsidP="00556297">
            <w:pPr>
              <w:tabs>
                <w:tab w:val="center" w:pos="4680"/>
                <w:tab w:val="right" w:pos="9360"/>
              </w:tabs>
            </w:pPr>
            <w:r w:rsidRPr="009C7645">
              <w:t>CB 1 pha 20A</w:t>
            </w:r>
          </w:p>
          <w:p w14:paraId="74FB9E6B" w14:textId="77777777" w:rsidR="00F531D5" w:rsidRPr="009C7645" w:rsidRDefault="00F531D5" w:rsidP="00556297">
            <w:pPr>
              <w:tabs>
                <w:tab w:val="center" w:pos="4680"/>
                <w:tab w:val="right" w:pos="9360"/>
              </w:tabs>
            </w:pPr>
            <w:r w:rsidRPr="009C7645">
              <w:rPr>
                <w:i/>
                <w:color w:val="808080"/>
              </w:rPr>
              <w:t>CB 1 phase 20A</w:t>
            </w:r>
          </w:p>
        </w:tc>
        <w:tc>
          <w:tcPr>
            <w:tcW w:w="891" w:type="dxa"/>
            <w:vAlign w:val="center"/>
          </w:tcPr>
          <w:p w14:paraId="73F955E5" w14:textId="77777777" w:rsidR="00F531D5" w:rsidRPr="009C7645" w:rsidRDefault="00F531D5" w:rsidP="00556297">
            <w:pPr>
              <w:tabs>
                <w:tab w:val="center" w:pos="4680"/>
                <w:tab w:val="right" w:pos="9360"/>
              </w:tabs>
            </w:pPr>
            <w:r w:rsidRPr="009C7645">
              <w:t>cái/</w:t>
            </w:r>
            <w:r w:rsidRPr="009C7645">
              <w:rPr>
                <w:i/>
                <w:color w:val="808080"/>
              </w:rPr>
              <w:t>pc</w:t>
            </w:r>
          </w:p>
        </w:tc>
        <w:tc>
          <w:tcPr>
            <w:tcW w:w="1042" w:type="dxa"/>
            <w:vAlign w:val="center"/>
          </w:tcPr>
          <w:p w14:paraId="3F61291A" w14:textId="77777777" w:rsidR="00F531D5" w:rsidRPr="009C7645" w:rsidRDefault="00F531D5" w:rsidP="00556297">
            <w:pPr>
              <w:tabs>
                <w:tab w:val="center" w:pos="4680"/>
                <w:tab w:val="right" w:pos="9360"/>
              </w:tabs>
              <w:jc w:val="center"/>
            </w:pPr>
          </w:p>
        </w:tc>
        <w:tc>
          <w:tcPr>
            <w:tcW w:w="1187" w:type="dxa"/>
            <w:vAlign w:val="center"/>
          </w:tcPr>
          <w:p w14:paraId="0D72AE7A" w14:textId="77777777" w:rsidR="00F531D5" w:rsidRPr="009C7645" w:rsidRDefault="00F531D5" w:rsidP="00556297">
            <w:pPr>
              <w:pStyle w:val="Default"/>
              <w:tabs>
                <w:tab w:val="center" w:pos="4680"/>
                <w:tab w:val="right" w:pos="9360"/>
              </w:tabs>
              <w:jc w:val="left"/>
            </w:pPr>
          </w:p>
        </w:tc>
        <w:tc>
          <w:tcPr>
            <w:tcW w:w="1336" w:type="dxa"/>
            <w:vAlign w:val="center"/>
          </w:tcPr>
          <w:p w14:paraId="039C449B" w14:textId="77777777" w:rsidR="00F531D5" w:rsidRPr="009C7645" w:rsidRDefault="00F531D5" w:rsidP="00556297">
            <w:pPr>
              <w:pStyle w:val="Default"/>
              <w:tabs>
                <w:tab w:val="center" w:pos="4680"/>
                <w:tab w:val="right" w:pos="9360"/>
              </w:tabs>
              <w:jc w:val="left"/>
            </w:pPr>
          </w:p>
        </w:tc>
      </w:tr>
      <w:tr w:rsidR="00F531D5" w:rsidRPr="009C7645" w14:paraId="4EB8E478" w14:textId="77777777" w:rsidTr="00C617FA">
        <w:trPr>
          <w:trHeight w:val="315"/>
        </w:trPr>
        <w:tc>
          <w:tcPr>
            <w:tcW w:w="1599" w:type="dxa"/>
            <w:vMerge w:val="restart"/>
            <w:vAlign w:val="center"/>
          </w:tcPr>
          <w:p w14:paraId="3E79149A" w14:textId="77777777" w:rsidR="00F531D5" w:rsidRPr="009C7645" w:rsidRDefault="00F531D5" w:rsidP="00556297">
            <w:pPr>
              <w:pStyle w:val="Default"/>
              <w:tabs>
                <w:tab w:val="center" w:pos="4680"/>
                <w:tab w:val="right" w:pos="9360"/>
              </w:tabs>
            </w:pPr>
            <w:r w:rsidRPr="009C7645">
              <w:t>PCCC/AN TOÀN</w:t>
            </w:r>
          </w:p>
          <w:p w14:paraId="4618377B" w14:textId="77777777" w:rsidR="00F531D5" w:rsidRPr="009C7645" w:rsidRDefault="00F531D5" w:rsidP="00556297">
            <w:pPr>
              <w:pStyle w:val="Default"/>
              <w:tabs>
                <w:tab w:val="center" w:pos="4680"/>
                <w:tab w:val="right" w:pos="9360"/>
              </w:tabs>
              <w:rPr>
                <w:i/>
                <w:color w:val="808080"/>
              </w:rPr>
            </w:pPr>
            <w:r w:rsidRPr="009C7645">
              <w:rPr>
                <w:i/>
                <w:color w:val="808080"/>
              </w:rPr>
              <w:t>FIRE/ SECURITY</w:t>
            </w:r>
          </w:p>
        </w:tc>
        <w:tc>
          <w:tcPr>
            <w:tcW w:w="233" w:type="dxa"/>
          </w:tcPr>
          <w:p w14:paraId="2A1533DD" w14:textId="77777777" w:rsidR="00F531D5" w:rsidRPr="009C7645" w:rsidRDefault="00F531D5" w:rsidP="00556297">
            <w:pPr>
              <w:tabs>
                <w:tab w:val="center" w:pos="4680"/>
                <w:tab w:val="right" w:pos="9360"/>
              </w:tabs>
            </w:pPr>
            <w:r w:rsidRPr="009C7645">
              <w:t>1</w:t>
            </w:r>
          </w:p>
        </w:tc>
        <w:tc>
          <w:tcPr>
            <w:tcW w:w="3608" w:type="dxa"/>
            <w:vAlign w:val="center"/>
          </w:tcPr>
          <w:p w14:paraId="0A737862" w14:textId="77777777" w:rsidR="00F531D5" w:rsidRPr="009C7645" w:rsidRDefault="00F531D5" w:rsidP="00556297">
            <w:pPr>
              <w:tabs>
                <w:tab w:val="center" w:pos="4680"/>
                <w:tab w:val="right" w:pos="9360"/>
              </w:tabs>
            </w:pPr>
            <w:r w:rsidRPr="009C7645">
              <w:t>Đầu báo khói</w:t>
            </w:r>
          </w:p>
          <w:p w14:paraId="0ADE0BF1" w14:textId="77777777" w:rsidR="00F531D5" w:rsidRPr="009C7645" w:rsidRDefault="00F531D5" w:rsidP="00556297">
            <w:pPr>
              <w:tabs>
                <w:tab w:val="center" w:pos="4680"/>
                <w:tab w:val="right" w:pos="9360"/>
              </w:tabs>
              <w:rPr>
                <w:i/>
              </w:rPr>
            </w:pPr>
            <w:r w:rsidRPr="009C7645">
              <w:rPr>
                <w:i/>
                <w:color w:val="808080"/>
              </w:rPr>
              <w:t>Smoke detector</w:t>
            </w:r>
          </w:p>
        </w:tc>
        <w:tc>
          <w:tcPr>
            <w:tcW w:w="891" w:type="dxa"/>
            <w:vAlign w:val="center"/>
          </w:tcPr>
          <w:p w14:paraId="037CC2D8" w14:textId="77777777" w:rsidR="00F531D5" w:rsidRPr="009C7645" w:rsidRDefault="00F531D5" w:rsidP="00556297">
            <w:pPr>
              <w:tabs>
                <w:tab w:val="center" w:pos="4680"/>
                <w:tab w:val="right" w:pos="9360"/>
              </w:tabs>
            </w:pPr>
            <w:r w:rsidRPr="009C7645">
              <w:t>cái/</w:t>
            </w:r>
            <w:r w:rsidRPr="009C7645">
              <w:rPr>
                <w:i/>
                <w:color w:val="808080"/>
              </w:rPr>
              <w:t>pc</w:t>
            </w:r>
          </w:p>
        </w:tc>
        <w:tc>
          <w:tcPr>
            <w:tcW w:w="1042" w:type="dxa"/>
            <w:vAlign w:val="center"/>
          </w:tcPr>
          <w:p w14:paraId="644B84F9" w14:textId="77777777" w:rsidR="00F531D5" w:rsidRPr="009C7645" w:rsidRDefault="00F531D5" w:rsidP="00556297">
            <w:pPr>
              <w:tabs>
                <w:tab w:val="center" w:pos="4680"/>
                <w:tab w:val="right" w:pos="9360"/>
              </w:tabs>
              <w:jc w:val="center"/>
            </w:pPr>
          </w:p>
        </w:tc>
        <w:tc>
          <w:tcPr>
            <w:tcW w:w="1187" w:type="dxa"/>
            <w:vAlign w:val="center"/>
          </w:tcPr>
          <w:p w14:paraId="4039409D" w14:textId="77777777" w:rsidR="00F531D5" w:rsidRPr="009C7645" w:rsidRDefault="00F531D5" w:rsidP="00556297">
            <w:pPr>
              <w:pStyle w:val="Default"/>
              <w:tabs>
                <w:tab w:val="center" w:pos="4680"/>
                <w:tab w:val="right" w:pos="9360"/>
              </w:tabs>
              <w:jc w:val="left"/>
            </w:pPr>
          </w:p>
        </w:tc>
        <w:tc>
          <w:tcPr>
            <w:tcW w:w="1336" w:type="dxa"/>
            <w:vAlign w:val="center"/>
          </w:tcPr>
          <w:p w14:paraId="6F70A00C" w14:textId="77777777" w:rsidR="00F531D5" w:rsidRPr="009C7645" w:rsidRDefault="00F531D5" w:rsidP="00556297">
            <w:pPr>
              <w:pStyle w:val="Default"/>
              <w:tabs>
                <w:tab w:val="center" w:pos="4680"/>
                <w:tab w:val="right" w:pos="9360"/>
              </w:tabs>
              <w:jc w:val="left"/>
            </w:pPr>
          </w:p>
        </w:tc>
      </w:tr>
      <w:tr w:rsidR="00F531D5" w:rsidRPr="009C7645" w14:paraId="51183C59" w14:textId="77777777" w:rsidTr="00C617FA">
        <w:trPr>
          <w:trHeight w:val="133"/>
        </w:trPr>
        <w:tc>
          <w:tcPr>
            <w:tcW w:w="1599" w:type="dxa"/>
            <w:vMerge/>
          </w:tcPr>
          <w:p w14:paraId="2621B007" w14:textId="77777777" w:rsidR="00F531D5" w:rsidRPr="009C7645" w:rsidRDefault="00F531D5" w:rsidP="00556297">
            <w:pPr>
              <w:pStyle w:val="Default"/>
              <w:tabs>
                <w:tab w:val="center" w:pos="4680"/>
                <w:tab w:val="right" w:pos="9360"/>
              </w:tabs>
            </w:pPr>
          </w:p>
        </w:tc>
        <w:tc>
          <w:tcPr>
            <w:tcW w:w="233" w:type="dxa"/>
          </w:tcPr>
          <w:p w14:paraId="756ACD9D" w14:textId="77777777" w:rsidR="00F531D5" w:rsidRPr="009C7645" w:rsidRDefault="00F531D5" w:rsidP="00556297">
            <w:pPr>
              <w:tabs>
                <w:tab w:val="center" w:pos="4680"/>
                <w:tab w:val="right" w:pos="9360"/>
              </w:tabs>
            </w:pPr>
            <w:r w:rsidRPr="009C7645">
              <w:t>2</w:t>
            </w:r>
          </w:p>
        </w:tc>
        <w:tc>
          <w:tcPr>
            <w:tcW w:w="3608" w:type="dxa"/>
            <w:vAlign w:val="center"/>
          </w:tcPr>
          <w:p w14:paraId="1D5EEE68" w14:textId="77777777" w:rsidR="00F531D5" w:rsidRPr="009C7645" w:rsidRDefault="00F531D5" w:rsidP="00556297">
            <w:pPr>
              <w:tabs>
                <w:tab w:val="center" w:pos="4680"/>
                <w:tab w:val="right" w:pos="9360"/>
              </w:tabs>
            </w:pPr>
            <w:r w:rsidRPr="009C7645">
              <w:t>Đèn báo tín hiệu</w:t>
            </w:r>
          </w:p>
          <w:p w14:paraId="5DECD4AF" w14:textId="77777777" w:rsidR="00F531D5" w:rsidRPr="009C7645" w:rsidRDefault="00F531D5" w:rsidP="00556297">
            <w:pPr>
              <w:tabs>
                <w:tab w:val="center" w:pos="4680"/>
                <w:tab w:val="right" w:pos="9360"/>
              </w:tabs>
            </w:pPr>
            <w:r w:rsidRPr="009C7645">
              <w:rPr>
                <w:i/>
                <w:color w:val="808080"/>
              </w:rPr>
              <w:t>signal light</w:t>
            </w:r>
          </w:p>
        </w:tc>
        <w:tc>
          <w:tcPr>
            <w:tcW w:w="891" w:type="dxa"/>
            <w:vAlign w:val="center"/>
          </w:tcPr>
          <w:p w14:paraId="61A833A9" w14:textId="77777777" w:rsidR="00F531D5" w:rsidRPr="009C7645" w:rsidRDefault="00F531D5" w:rsidP="00556297">
            <w:pPr>
              <w:tabs>
                <w:tab w:val="center" w:pos="4680"/>
                <w:tab w:val="right" w:pos="9360"/>
              </w:tabs>
            </w:pPr>
            <w:r w:rsidRPr="009C7645">
              <w:t>cái/</w:t>
            </w:r>
            <w:r w:rsidRPr="009C7645">
              <w:rPr>
                <w:i/>
                <w:color w:val="808080"/>
              </w:rPr>
              <w:t>pc</w:t>
            </w:r>
          </w:p>
        </w:tc>
        <w:tc>
          <w:tcPr>
            <w:tcW w:w="1042" w:type="dxa"/>
            <w:vAlign w:val="center"/>
          </w:tcPr>
          <w:p w14:paraId="0CD2BE6D" w14:textId="77777777" w:rsidR="00F531D5" w:rsidRPr="009C7645" w:rsidRDefault="00F531D5" w:rsidP="00556297">
            <w:pPr>
              <w:tabs>
                <w:tab w:val="center" w:pos="4680"/>
                <w:tab w:val="right" w:pos="9360"/>
              </w:tabs>
              <w:jc w:val="center"/>
            </w:pPr>
          </w:p>
        </w:tc>
        <w:tc>
          <w:tcPr>
            <w:tcW w:w="1187" w:type="dxa"/>
            <w:vAlign w:val="center"/>
          </w:tcPr>
          <w:p w14:paraId="0BE021E2" w14:textId="77777777" w:rsidR="00F531D5" w:rsidRPr="009C7645" w:rsidRDefault="00F531D5" w:rsidP="00556297">
            <w:pPr>
              <w:pStyle w:val="Default"/>
              <w:tabs>
                <w:tab w:val="center" w:pos="4680"/>
                <w:tab w:val="right" w:pos="9360"/>
              </w:tabs>
              <w:jc w:val="left"/>
            </w:pPr>
          </w:p>
        </w:tc>
        <w:tc>
          <w:tcPr>
            <w:tcW w:w="1336" w:type="dxa"/>
            <w:vAlign w:val="center"/>
          </w:tcPr>
          <w:p w14:paraId="30809D1D" w14:textId="77777777" w:rsidR="00F531D5" w:rsidRPr="009C7645" w:rsidRDefault="00F531D5" w:rsidP="00556297">
            <w:pPr>
              <w:pStyle w:val="Default"/>
              <w:tabs>
                <w:tab w:val="center" w:pos="4680"/>
                <w:tab w:val="right" w:pos="9360"/>
              </w:tabs>
              <w:jc w:val="left"/>
            </w:pPr>
          </w:p>
        </w:tc>
      </w:tr>
      <w:tr w:rsidR="00F531D5" w:rsidRPr="009C7645" w14:paraId="717DB4BA" w14:textId="77777777" w:rsidTr="00C617FA">
        <w:trPr>
          <w:trHeight w:val="782"/>
        </w:trPr>
        <w:tc>
          <w:tcPr>
            <w:tcW w:w="1599" w:type="dxa"/>
            <w:vMerge/>
          </w:tcPr>
          <w:p w14:paraId="29D001DE" w14:textId="77777777" w:rsidR="00F531D5" w:rsidRPr="009C7645" w:rsidRDefault="00F531D5" w:rsidP="00556297">
            <w:pPr>
              <w:pStyle w:val="Default"/>
              <w:tabs>
                <w:tab w:val="center" w:pos="4680"/>
                <w:tab w:val="right" w:pos="9360"/>
              </w:tabs>
            </w:pPr>
          </w:p>
        </w:tc>
        <w:tc>
          <w:tcPr>
            <w:tcW w:w="233" w:type="dxa"/>
          </w:tcPr>
          <w:p w14:paraId="2BE46BD4" w14:textId="77777777" w:rsidR="00F531D5" w:rsidRPr="009C7645" w:rsidRDefault="00F531D5" w:rsidP="00556297">
            <w:pPr>
              <w:tabs>
                <w:tab w:val="center" w:pos="4680"/>
                <w:tab w:val="right" w:pos="9360"/>
              </w:tabs>
            </w:pPr>
            <w:r w:rsidRPr="009C7645">
              <w:t>3</w:t>
            </w:r>
          </w:p>
        </w:tc>
        <w:tc>
          <w:tcPr>
            <w:tcW w:w="3608" w:type="dxa"/>
            <w:vAlign w:val="center"/>
          </w:tcPr>
          <w:p w14:paraId="7509771C" w14:textId="77777777" w:rsidR="00F531D5" w:rsidRPr="009C7645" w:rsidRDefault="00F531D5" w:rsidP="00556297">
            <w:pPr>
              <w:tabs>
                <w:tab w:val="center" w:pos="4680"/>
                <w:tab w:val="right" w:pos="9360"/>
              </w:tabs>
              <w:rPr>
                <w:i/>
              </w:rPr>
            </w:pPr>
            <w:r w:rsidRPr="009C7645">
              <w:t>Đầu chữa cháy tự động</w:t>
            </w:r>
          </w:p>
          <w:p w14:paraId="072B57E0" w14:textId="77777777" w:rsidR="00F531D5" w:rsidRPr="009C7645" w:rsidRDefault="00F531D5" w:rsidP="00556297">
            <w:pPr>
              <w:tabs>
                <w:tab w:val="center" w:pos="4680"/>
                <w:tab w:val="right" w:pos="9360"/>
              </w:tabs>
              <w:rPr>
                <w:i/>
              </w:rPr>
            </w:pPr>
            <w:r w:rsidRPr="009C7645">
              <w:rPr>
                <w:i/>
                <w:color w:val="808080"/>
              </w:rPr>
              <w:t>Sprinkler head</w:t>
            </w:r>
          </w:p>
        </w:tc>
        <w:tc>
          <w:tcPr>
            <w:tcW w:w="891" w:type="dxa"/>
            <w:vAlign w:val="center"/>
          </w:tcPr>
          <w:p w14:paraId="24D6D2AA" w14:textId="77777777" w:rsidR="00F531D5" w:rsidRPr="009C7645" w:rsidRDefault="00F531D5" w:rsidP="00556297">
            <w:pPr>
              <w:tabs>
                <w:tab w:val="center" w:pos="4680"/>
                <w:tab w:val="right" w:pos="9360"/>
              </w:tabs>
            </w:pPr>
            <w:r w:rsidRPr="009C7645">
              <w:t>cái/</w:t>
            </w:r>
            <w:r w:rsidRPr="009C7645">
              <w:rPr>
                <w:i/>
                <w:color w:val="808080"/>
              </w:rPr>
              <w:t>pc</w:t>
            </w:r>
          </w:p>
        </w:tc>
        <w:tc>
          <w:tcPr>
            <w:tcW w:w="1042" w:type="dxa"/>
            <w:vAlign w:val="center"/>
          </w:tcPr>
          <w:p w14:paraId="605C96A0" w14:textId="77777777" w:rsidR="00F531D5" w:rsidRPr="009C7645" w:rsidRDefault="00F531D5" w:rsidP="00556297">
            <w:pPr>
              <w:tabs>
                <w:tab w:val="center" w:pos="4680"/>
                <w:tab w:val="right" w:pos="9360"/>
              </w:tabs>
              <w:jc w:val="center"/>
            </w:pPr>
          </w:p>
        </w:tc>
        <w:tc>
          <w:tcPr>
            <w:tcW w:w="1187" w:type="dxa"/>
            <w:vAlign w:val="center"/>
          </w:tcPr>
          <w:p w14:paraId="5B0B7448" w14:textId="77777777" w:rsidR="00F531D5" w:rsidRPr="009C7645" w:rsidRDefault="00F531D5" w:rsidP="00556297">
            <w:pPr>
              <w:pStyle w:val="Default"/>
              <w:tabs>
                <w:tab w:val="center" w:pos="4680"/>
                <w:tab w:val="right" w:pos="9360"/>
              </w:tabs>
              <w:jc w:val="left"/>
            </w:pPr>
          </w:p>
        </w:tc>
        <w:tc>
          <w:tcPr>
            <w:tcW w:w="1336" w:type="dxa"/>
            <w:vAlign w:val="center"/>
          </w:tcPr>
          <w:p w14:paraId="6178C72B" w14:textId="77777777" w:rsidR="00F531D5" w:rsidRPr="009C7645" w:rsidRDefault="00F531D5" w:rsidP="00556297">
            <w:pPr>
              <w:pStyle w:val="Default"/>
              <w:tabs>
                <w:tab w:val="center" w:pos="4680"/>
                <w:tab w:val="right" w:pos="9360"/>
              </w:tabs>
              <w:jc w:val="left"/>
            </w:pPr>
          </w:p>
        </w:tc>
      </w:tr>
      <w:tr w:rsidR="00616984" w:rsidRPr="009C7645" w14:paraId="11F755FF" w14:textId="77777777" w:rsidTr="00616984">
        <w:trPr>
          <w:trHeight w:val="980"/>
        </w:trPr>
        <w:tc>
          <w:tcPr>
            <w:tcW w:w="1599" w:type="dxa"/>
            <w:vMerge/>
          </w:tcPr>
          <w:p w14:paraId="7E8B4A4A" w14:textId="77777777" w:rsidR="00F531D5" w:rsidRPr="009C7645" w:rsidRDefault="00F531D5" w:rsidP="00556297">
            <w:pPr>
              <w:pStyle w:val="Default"/>
              <w:tabs>
                <w:tab w:val="center" w:pos="4680"/>
                <w:tab w:val="right" w:pos="9360"/>
              </w:tabs>
            </w:pPr>
          </w:p>
        </w:tc>
        <w:tc>
          <w:tcPr>
            <w:tcW w:w="233" w:type="dxa"/>
          </w:tcPr>
          <w:p w14:paraId="40ADE980" w14:textId="77777777" w:rsidR="00F531D5" w:rsidRPr="009C7645" w:rsidRDefault="00F531D5" w:rsidP="00556297">
            <w:pPr>
              <w:tabs>
                <w:tab w:val="center" w:pos="4680"/>
                <w:tab w:val="right" w:pos="9360"/>
              </w:tabs>
            </w:pPr>
            <w:r w:rsidRPr="009C7645">
              <w:t>4</w:t>
            </w:r>
          </w:p>
        </w:tc>
        <w:tc>
          <w:tcPr>
            <w:tcW w:w="3608" w:type="dxa"/>
            <w:vAlign w:val="center"/>
          </w:tcPr>
          <w:p w14:paraId="6AE3ADA3" w14:textId="77777777" w:rsidR="00F531D5" w:rsidRPr="009C7645" w:rsidRDefault="00F531D5" w:rsidP="00556297">
            <w:pPr>
              <w:tabs>
                <w:tab w:val="center" w:pos="4680"/>
                <w:tab w:val="right" w:pos="9360"/>
              </w:tabs>
              <w:rPr>
                <w:i/>
              </w:rPr>
            </w:pPr>
            <w:r w:rsidRPr="009C7645">
              <w:t>Loa</w:t>
            </w:r>
            <w:r w:rsidRPr="009C7645">
              <w:rPr>
                <w:i/>
              </w:rPr>
              <w:t xml:space="preserve"> </w:t>
            </w:r>
          </w:p>
          <w:p w14:paraId="3B8933C3" w14:textId="77777777" w:rsidR="00F531D5" w:rsidRPr="009C7645" w:rsidRDefault="00F531D5" w:rsidP="00556297">
            <w:pPr>
              <w:tabs>
                <w:tab w:val="center" w:pos="4680"/>
                <w:tab w:val="right" w:pos="9360"/>
              </w:tabs>
              <w:rPr>
                <w:i/>
              </w:rPr>
            </w:pPr>
            <w:r w:rsidRPr="009C7645">
              <w:rPr>
                <w:i/>
                <w:color w:val="808080"/>
              </w:rPr>
              <w:t>speaker</w:t>
            </w:r>
          </w:p>
        </w:tc>
        <w:tc>
          <w:tcPr>
            <w:tcW w:w="891" w:type="dxa"/>
            <w:vAlign w:val="center"/>
          </w:tcPr>
          <w:p w14:paraId="199388E6" w14:textId="77777777" w:rsidR="00F531D5" w:rsidRPr="009C7645" w:rsidRDefault="00F531D5" w:rsidP="00556297">
            <w:pPr>
              <w:tabs>
                <w:tab w:val="center" w:pos="4680"/>
                <w:tab w:val="right" w:pos="9360"/>
              </w:tabs>
            </w:pPr>
            <w:r w:rsidRPr="009C7645">
              <w:t>cái/</w:t>
            </w:r>
            <w:r w:rsidRPr="009C7645">
              <w:rPr>
                <w:i/>
                <w:color w:val="808080"/>
              </w:rPr>
              <w:t>pc</w:t>
            </w:r>
          </w:p>
        </w:tc>
        <w:tc>
          <w:tcPr>
            <w:tcW w:w="1042" w:type="dxa"/>
            <w:vAlign w:val="center"/>
          </w:tcPr>
          <w:p w14:paraId="4BF796DA" w14:textId="77777777" w:rsidR="00F531D5" w:rsidRPr="009C7645" w:rsidRDefault="00F531D5" w:rsidP="00556297">
            <w:pPr>
              <w:tabs>
                <w:tab w:val="center" w:pos="4680"/>
                <w:tab w:val="right" w:pos="9360"/>
              </w:tabs>
              <w:jc w:val="center"/>
            </w:pPr>
          </w:p>
        </w:tc>
        <w:tc>
          <w:tcPr>
            <w:tcW w:w="1187" w:type="dxa"/>
            <w:vAlign w:val="center"/>
          </w:tcPr>
          <w:p w14:paraId="746304FB" w14:textId="77777777" w:rsidR="00F531D5" w:rsidRPr="009C7645" w:rsidRDefault="00F531D5" w:rsidP="00556297">
            <w:pPr>
              <w:pStyle w:val="Default"/>
              <w:tabs>
                <w:tab w:val="center" w:pos="4680"/>
                <w:tab w:val="right" w:pos="9360"/>
              </w:tabs>
              <w:jc w:val="left"/>
            </w:pPr>
          </w:p>
        </w:tc>
        <w:tc>
          <w:tcPr>
            <w:tcW w:w="1336" w:type="dxa"/>
            <w:vAlign w:val="center"/>
          </w:tcPr>
          <w:p w14:paraId="15C2FE95" w14:textId="77777777" w:rsidR="00F531D5" w:rsidRPr="009C7645" w:rsidRDefault="00F531D5" w:rsidP="00556297">
            <w:pPr>
              <w:pStyle w:val="Default"/>
              <w:tabs>
                <w:tab w:val="center" w:pos="4680"/>
                <w:tab w:val="right" w:pos="9360"/>
              </w:tabs>
              <w:jc w:val="left"/>
            </w:pPr>
          </w:p>
        </w:tc>
      </w:tr>
      <w:tr w:rsidR="00F531D5" w:rsidRPr="00375D66" w14:paraId="7ADC28D0" w14:textId="77777777" w:rsidTr="00F531D5">
        <w:trPr>
          <w:trHeight w:val="388"/>
        </w:trPr>
        <w:tc>
          <w:tcPr>
            <w:tcW w:w="1599" w:type="dxa"/>
            <w:vMerge w:val="restart"/>
          </w:tcPr>
          <w:p w14:paraId="2749CE38" w14:textId="77777777" w:rsidR="00F531D5" w:rsidRPr="009C7645" w:rsidRDefault="00F531D5" w:rsidP="00556297">
            <w:pPr>
              <w:pStyle w:val="Default"/>
              <w:tabs>
                <w:tab w:val="center" w:pos="4680"/>
                <w:tab w:val="right" w:pos="9360"/>
              </w:tabs>
            </w:pPr>
            <w:r w:rsidRPr="009C7645">
              <w:t>KHÁC</w:t>
            </w:r>
          </w:p>
          <w:p w14:paraId="5578F9BB" w14:textId="77777777" w:rsidR="00F531D5" w:rsidRPr="009C7645" w:rsidRDefault="00F531D5" w:rsidP="00556297">
            <w:pPr>
              <w:pStyle w:val="Default"/>
              <w:tabs>
                <w:tab w:val="center" w:pos="4680"/>
                <w:tab w:val="right" w:pos="9360"/>
              </w:tabs>
              <w:rPr>
                <w:color w:val="808080"/>
              </w:rPr>
            </w:pPr>
            <w:r w:rsidRPr="009C7645">
              <w:rPr>
                <w:i/>
                <w:color w:val="808080"/>
              </w:rPr>
              <w:t>OTHER</w:t>
            </w:r>
          </w:p>
        </w:tc>
        <w:tc>
          <w:tcPr>
            <w:tcW w:w="233" w:type="dxa"/>
          </w:tcPr>
          <w:p w14:paraId="1D116E67" w14:textId="77777777" w:rsidR="00F531D5" w:rsidRPr="009C7645" w:rsidRDefault="00F531D5" w:rsidP="00556297">
            <w:pPr>
              <w:pStyle w:val="Default"/>
              <w:tabs>
                <w:tab w:val="center" w:pos="4680"/>
                <w:tab w:val="right" w:pos="9360"/>
              </w:tabs>
              <w:jc w:val="center"/>
            </w:pPr>
            <w:r w:rsidRPr="009C7645">
              <w:t>1</w:t>
            </w:r>
          </w:p>
        </w:tc>
        <w:tc>
          <w:tcPr>
            <w:tcW w:w="3608" w:type="dxa"/>
            <w:vAlign w:val="center"/>
          </w:tcPr>
          <w:p w14:paraId="40C5155F" w14:textId="77777777" w:rsidR="00F531D5" w:rsidRPr="009C7645" w:rsidRDefault="00F531D5" w:rsidP="00556297">
            <w:pPr>
              <w:pStyle w:val="Default"/>
              <w:tabs>
                <w:tab w:val="center" w:pos="4680"/>
                <w:tab w:val="right" w:pos="9360"/>
              </w:tabs>
              <w:spacing w:before="0"/>
              <w:jc w:val="left"/>
            </w:pPr>
            <w:r w:rsidRPr="009C7645">
              <w:t xml:space="preserve">Cáp quang </w:t>
            </w:r>
          </w:p>
          <w:p w14:paraId="63D1C0F1" w14:textId="77777777" w:rsidR="00F531D5" w:rsidRPr="009C7645" w:rsidRDefault="00F531D5" w:rsidP="00556297">
            <w:pPr>
              <w:pStyle w:val="Default"/>
              <w:tabs>
                <w:tab w:val="center" w:pos="4680"/>
                <w:tab w:val="right" w:pos="9360"/>
              </w:tabs>
              <w:spacing w:before="0"/>
              <w:jc w:val="left"/>
            </w:pPr>
            <w:r w:rsidRPr="009C7645">
              <w:rPr>
                <w:i/>
                <w:color w:val="808080"/>
              </w:rPr>
              <w:t>optical fiber</w:t>
            </w:r>
          </w:p>
        </w:tc>
        <w:tc>
          <w:tcPr>
            <w:tcW w:w="891" w:type="dxa"/>
            <w:vAlign w:val="center"/>
          </w:tcPr>
          <w:p w14:paraId="00E3B8D1" w14:textId="77777777" w:rsidR="00F531D5" w:rsidRPr="009C7645" w:rsidRDefault="00F531D5" w:rsidP="00556297">
            <w:pPr>
              <w:pStyle w:val="Default"/>
              <w:tabs>
                <w:tab w:val="center" w:pos="4680"/>
                <w:tab w:val="right" w:pos="9360"/>
              </w:tabs>
              <w:jc w:val="left"/>
            </w:pPr>
            <w:r w:rsidRPr="009C7645">
              <w:t>cái/</w:t>
            </w:r>
            <w:r w:rsidRPr="009C7645">
              <w:rPr>
                <w:i/>
                <w:color w:val="808080"/>
              </w:rPr>
              <w:t>pc</w:t>
            </w:r>
          </w:p>
        </w:tc>
        <w:tc>
          <w:tcPr>
            <w:tcW w:w="1042" w:type="dxa"/>
            <w:vAlign w:val="center"/>
          </w:tcPr>
          <w:p w14:paraId="3B35E68B" w14:textId="77777777" w:rsidR="00F531D5" w:rsidRPr="009C7645" w:rsidRDefault="00F531D5" w:rsidP="00556297">
            <w:pPr>
              <w:pStyle w:val="Default"/>
              <w:tabs>
                <w:tab w:val="center" w:pos="4680"/>
                <w:tab w:val="right" w:pos="9360"/>
              </w:tabs>
              <w:jc w:val="center"/>
            </w:pPr>
          </w:p>
        </w:tc>
        <w:tc>
          <w:tcPr>
            <w:tcW w:w="1187" w:type="dxa"/>
            <w:vAlign w:val="center"/>
          </w:tcPr>
          <w:p w14:paraId="1DDA3A51" w14:textId="77777777" w:rsidR="00F531D5" w:rsidRPr="009C7645" w:rsidRDefault="00F531D5" w:rsidP="00556297">
            <w:pPr>
              <w:pStyle w:val="Default"/>
              <w:tabs>
                <w:tab w:val="center" w:pos="4680"/>
                <w:tab w:val="right" w:pos="9360"/>
              </w:tabs>
              <w:jc w:val="left"/>
            </w:pPr>
          </w:p>
        </w:tc>
        <w:tc>
          <w:tcPr>
            <w:tcW w:w="1336" w:type="dxa"/>
            <w:vAlign w:val="center"/>
          </w:tcPr>
          <w:p w14:paraId="57FBEFDE" w14:textId="77777777" w:rsidR="00F531D5" w:rsidRPr="009C7645" w:rsidRDefault="00F531D5" w:rsidP="00556297">
            <w:pPr>
              <w:pStyle w:val="Default"/>
              <w:tabs>
                <w:tab w:val="center" w:pos="4680"/>
                <w:tab w:val="right" w:pos="9360"/>
              </w:tabs>
              <w:jc w:val="left"/>
            </w:pPr>
          </w:p>
        </w:tc>
      </w:tr>
      <w:tr w:rsidR="00F531D5" w:rsidRPr="00375D66" w14:paraId="5F63AEF3" w14:textId="77777777" w:rsidTr="00B069E1">
        <w:trPr>
          <w:trHeight w:val="602"/>
        </w:trPr>
        <w:tc>
          <w:tcPr>
            <w:tcW w:w="1599" w:type="dxa"/>
            <w:vMerge/>
          </w:tcPr>
          <w:p w14:paraId="3C7E6D14" w14:textId="77777777" w:rsidR="00F531D5" w:rsidRPr="009C7645" w:rsidRDefault="00F531D5" w:rsidP="00556297">
            <w:pPr>
              <w:pStyle w:val="Default"/>
              <w:tabs>
                <w:tab w:val="center" w:pos="4680"/>
                <w:tab w:val="right" w:pos="9360"/>
              </w:tabs>
            </w:pPr>
          </w:p>
        </w:tc>
        <w:tc>
          <w:tcPr>
            <w:tcW w:w="233" w:type="dxa"/>
          </w:tcPr>
          <w:p w14:paraId="592B631E" w14:textId="77777777" w:rsidR="00F531D5" w:rsidRPr="009C7645" w:rsidRDefault="00F531D5" w:rsidP="00556297">
            <w:pPr>
              <w:pStyle w:val="Default"/>
              <w:tabs>
                <w:tab w:val="center" w:pos="4680"/>
                <w:tab w:val="right" w:pos="9360"/>
              </w:tabs>
              <w:jc w:val="center"/>
            </w:pPr>
            <w:r w:rsidRPr="009C7645">
              <w:t>2</w:t>
            </w:r>
          </w:p>
        </w:tc>
        <w:tc>
          <w:tcPr>
            <w:tcW w:w="3608" w:type="dxa"/>
          </w:tcPr>
          <w:p w14:paraId="70866158" w14:textId="77777777" w:rsidR="00F531D5" w:rsidRPr="009C7645" w:rsidRDefault="00F531D5" w:rsidP="00556297">
            <w:pPr>
              <w:pStyle w:val="Default"/>
              <w:tabs>
                <w:tab w:val="center" w:pos="4680"/>
                <w:tab w:val="right" w:pos="9360"/>
              </w:tabs>
              <w:spacing w:before="0"/>
            </w:pPr>
            <w:r w:rsidRPr="009C7645">
              <w:t>Đầu phát sóng</w:t>
            </w:r>
          </w:p>
          <w:p w14:paraId="6E5158F0" w14:textId="77777777" w:rsidR="00F531D5" w:rsidRPr="009C7645" w:rsidRDefault="00F531D5" w:rsidP="00556297">
            <w:pPr>
              <w:pStyle w:val="Default"/>
              <w:tabs>
                <w:tab w:val="center" w:pos="4680"/>
                <w:tab w:val="right" w:pos="9360"/>
              </w:tabs>
              <w:spacing w:before="0"/>
            </w:pPr>
            <w:r w:rsidRPr="009C7645">
              <w:rPr>
                <w:i/>
                <w:color w:val="808080"/>
              </w:rPr>
              <w:t>Transmitter</w:t>
            </w:r>
          </w:p>
        </w:tc>
        <w:tc>
          <w:tcPr>
            <w:tcW w:w="891" w:type="dxa"/>
          </w:tcPr>
          <w:p w14:paraId="41CDE5A6" w14:textId="77777777" w:rsidR="00F531D5" w:rsidRPr="009C7645" w:rsidRDefault="00F531D5" w:rsidP="00556297">
            <w:pPr>
              <w:pStyle w:val="Default"/>
              <w:tabs>
                <w:tab w:val="center" w:pos="4680"/>
                <w:tab w:val="right" w:pos="9360"/>
              </w:tabs>
            </w:pPr>
            <w:r w:rsidRPr="009C7645">
              <w:t>cái/</w:t>
            </w:r>
            <w:r w:rsidRPr="009C7645">
              <w:rPr>
                <w:i/>
                <w:color w:val="808080"/>
              </w:rPr>
              <w:t>pc</w:t>
            </w:r>
          </w:p>
        </w:tc>
        <w:tc>
          <w:tcPr>
            <w:tcW w:w="1042" w:type="dxa"/>
          </w:tcPr>
          <w:p w14:paraId="12EFF1E4" w14:textId="77777777" w:rsidR="00F531D5" w:rsidRPr="009C7645" w:rsidRDefault="00F531D5" w:rsidP="00556297">
            <w:pPr>
              <w:pStyle w:val="Default"/>
              <w:tabs>
                <w:tab w:val="center" w:pos="4680"/>
                <w:tab w:val="right" w:pos="9360"/>
              </w:tabs>
              <w:jc w:val="center"/>
            </w:pPr>
          </w:p>
        </w:tc>
        <w:tc>
          <w:tcPr>
            <w:tcW w:w="1187" w:type="dxa"/>
          </w:tcPr>
          <w:p w14:paraId="1A1F707A" w14:textId="77777777" w:rsidR="00F531D5" w:rsidRPr="009C7645" w:rsidRDefault="00F531D5" w:rsidP="00556297">
            <w:pPr>
              <w:pStyle w:val="Default"/>
              <w:tabs>
                <w:tab w:val="center" w:pos="4680"/>
                <w:tab w:val="right" w:pos="9360"/>
              </w:tabs>
              <w:jc w:val="right"/>
            </w:pPr>
          </w:p>
        </w:tc>
        <w:tc>
          <w:tcPr>
            <w:tcW w:w="1336" w:type="dxa"/>
          </w:tcPr>
          <w:p w14:paraId="432AB816" w14:textId="77777777" w:rsidR="00F531D5" w:rsidRPr="009C7645" w:rsidRDefault="00F531D5" w:rsidP="00556297">
            <w:pPr>
              <w:pStyle w:val="Default"/>
              <w:tabs>
                <w:tab w:val="center" w:pos="4680"/>
                <w:tab w:val="right" w:pos="9360"/>
              </w:tabs>
            </w:pPr>
          </w:p>
        </w:tc>
      </w:tr>
    </w:tbl>
    <w:p w14:paraId="617AE21D" w14:textId="77777777" w:rsidR="00F531D5" w:rsidRDefault="00F531D5" w:rsidP="00F531D5">
      <w:pPr>
        <w:rPr>
          <w:rFonts w:ascii="Arial" w:hAnsi="Arial" w:cs="Arial"/>
          <w:i/>
          <w:sz w:val="22"/>
          <w:szCs w:val="22"/>
          <w:lang w:val="vi-VN"/>
        </w:rPr>
      </w:pPr>
      <w:r w:rsidRPr="00375D66">
        <w:rPr>
          <w:rFonts w:ascii="Arial" w:hAnsi="Arial" w:cs="Arial"/>
          <w:i/>
          <w:sz w:val="22"/>
          <w:szCs w:val="22"/>
          <w:lang w:val="vi-VN"/>
        </w:rPr>
        <w:tab/>
      </w:r>
    </w:p>
    <w:p w14:paraId="424157D7" w14:textId="77777777" w:rsidR="00F531D5" w:rsidRPr="009C7645" w:rsidRDefault="00F531D5" w:rsidP="00F531D5">
      <w:pPr>
        <w:pStyle w:val="Default"/>
        <w:tabs>
          <w:tab w:val="left" w:leader="dot" w:pos="9639"/>
        </w:tabs>
        <w:spacing w:line="360" w:lineRule="auto"/>
        <w:ind w:right="-270"/>
        <w:jc w:val="left"/>
        <w:rPr>
          <w:i/>
        </w:rPr>
      </w:pPr>
      <w:r w:rsidRPr="009C7645">
        <w:t xml:space="preserve">Ghi chú / </w:t>
      </w:r>
      <w:proofErr w:type="gramStart"/>
      <w:r w:rsidRPr="009C7645">
        <w:rPr>
          <w:i/>
          <w:color w:val="808080"/>
        </w:rPr>
        <w:t>Note:</w:t>
      </w:r>
      <w:r>
        <w:rPr>
          <w:i/>
        </w:rPr>
        <w:t>…</w:t>
      </w:r>
      <w:proofErr w:type="gramEnd"/>
      <w:r>
        <w:rPr>
          <w:i/>
        </w:rPr>
        <w:t>…………………………………………………………………………………………….....</w:t>
      </w:r>
    </w:p>
    <w:p w14:paraId="5FD39CC2" w14:textId="77777777" w:rsidR="00F531D5" w:rsidRPr="009C7645" w:rsidRDefault="00F531D5" w:rsidP="00F531D5">
      <w:pPr>
        <w:pStyle w:val="Default"/>
        <w:tabs>
          <w:tab w:val="left" w:leader="dot" w:pos="9639"/>
        </w:tabs>
        <w:spacing w:line="360" w:lineRule="auto"/>
        <w:jc w:val="left"/>
        <w:rPr>
          <w:i/>
          <w:lang w:val="vi-VN"/>
        </w:rPr>
      </w:pPr>
      <w:r w:rsidRPr="009C7645">
        <w:rPr>
          <w:i/>
          <w:lang w:val="vi-VN"/>
        </w:rPr>
        <w:tab/>
      </w:r>
    </w:p>
    <w:p w14:paraId="5431AD85" w14:textId="77777777" w:rsidR="00F531D5" w:rsidRDefault="00F531D5" w:rsidP="00F531D5">
      <w:pPr>
        <w:pStyle w:val="Default"/>
        <w:tabs>
          <w:tab w:val="left" w:leader="dot" w:pos="9639"/>
        </w:tabs>
        <w:spacing w:line="360" w:lineRule="auto"/>
        <w:jc w:val="left"/>
        <w:rPr>
          <w:i/>
          <w:lang w:val="vi-VN"/>
        </w:rPr>
      </w:pPr>
      <w:r w:rsidRPr="009C7645">
        <w:rPr>
          <w:i/>
          <w:lang w:val="vi-VN"/>
        </w:rPr>
        <w:tab/>
      </w:r>
      <w:r w:rsidRPr="009C7645">
        <w:rPr>
          <w:i/>
          <w:lang w:val="vi-VN"/>
        </w:rPr>
        <w:tab/>
      </w:r>
    </w:p>
    <w:tbl>
      <w:tblPr>
        <w:tblStyle w:val="a5"/>
        <w:tblW w:w="9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3240"/>
        <w:gridCol w:w="3240"/>
      </w:tblGrid>
      <w:tr w:rsidR="00F531D5" w14:paraId="5716BAA7" w14:textId="77777777" w:rsidTr="00556297">
        <w:tc>
          <w:tcPr>
            <w:tcW w:w="3235" w:type="dxa"/>
          </w:tcPr>
          <w:p w14:paraId="10DAA880" w14:textId="77777777" w:rsidR="00F531D5" w:rsidRPr="009C7645" w:rsidRDefault="00F531D5" w:rsidP="00556297">
            <w:pPr>
              <w:pStyle w:val="Default"/>
              <w:tabs>
                <w:tab w:val="left" w:leader="dot" w:pos="9639"/>
              </w:tabs>
              <w:spacing w:line="360" w:lineRule="auto"/>
              <w:rPr>
                <w:b/>
                <w:bCs/>
                <w:i/>
                <w:lang w:val="vi-VN"/>
              </w:rPr>
            </w:pPr>
            <w:r w:rsidRPr="009C7645">
              <w:rPr>
                <w:b/>
                <w:bCs/>
                <w:i/>
                <w:lang w:val="vi-VN"/>
              </w:rPr>
              <w:t>Đại</w:t>
            </w:r>
            <w:r w:rsidRPr="009C7645">
              <w:rPr>
                <w:b/>
                <w:bCs/>
                <w:i/>
              </w:rPr>
              <w:t xml:space="preserve"> </w:t>
            </w:r>
            <w:r w:rsidRPr="009C7645">
              <w:rPr>
                <w:b/>
                <w:bCs/>
                <w:i/>
                <w:lang w:val="vi-VN"/>
              </w:rPr>
              <w:t>diện.....................................</w:t>
            </w:r>
          </w:p>
          <w:p w14:paraId="2F7F0088" w14:textId="77777777" w:rsidR="00F531D5" w:rsidRPr="008D36A5" w:rsidRDefault="00F531D5" w:rsidP="00556297">
            <w:pPr>
              <w:pStyle w:val="Default"/>
              <w:tabs>
                <w:tab w:val="left" w:leader="dot" w:pos="9639"/>
              </w:tabs>
              <w:spacing w:line="360" w:lineRule="auto"/>
              <w:rPr>
                <w:i/>
                <w:lang w:val="vi-VN"/>
              </w:rPr>
            </w:pPr>
            <w:r w:rsidRPr="008D36A5">
              <w:rPr>
                <w:i/>
                <w:lang w:val="vi-VN"/>
              </w:rPr>
              <w:t>Approved by</w:t>
            </w:r>
          </w:p>
          <w:p w14:paraId="36442691" w14:textId="77777777" w:rsidR="00F531D5" w:rsidRPr="008D36A5" w:rsidRDefault="00F531D5" w:rsidP="00556297">
            <w:pPr>
              <w:pStyle w:val="Default"/>
              <w:tabs>
                <w:tab w:val="left" w:leader="dot" w:pos="9639"/>
              </w:tabs>
              <w:spacing w:line="360" w:lineRule="auto"/>
              <w:rPr>
                <w:i/>
                <w:lang w:val="vi-VN"/>
              </w:rPr>
            </w:pPr>
          </w:p>
          <w:p w14:paraId="6F885540" w14:textId="77777777" w:rsidR="00F531D5" w:rsidRPr="008D36A5" w:rsidRDefault="00F531D5" w:rsidP="00556297">
            <w:pPr>
              <w:pStyle w:val="Default"/>
              <w:tabs>
                <w:tab w:val="left" w:leader="dot" w:pos="9639"/>
              </w:tabs>
              <w:spacing w:line="360" w:lineRule="auto"/>
              <w:rPr>
                <w:i/>
                <w:lang w:val="vi-VN"/>
              </w:rPr>
            </w:pPr>
          </w:p>
          <w:p w14:paraId="5C3B6A84" w14:textId="77777777" w:rsidR="00F531D5" w:rsidRPr="008D36A5" w:rsidRDefault="00F531D5" w:rsidP="00556297">
            <w:pPr>
              <w:pStyle w:val="Default"/>
              <w:tabs>
                <w:tab w:val="left" w:leader="dot" w:pos="9639"/>
              </w:tabs>
              <w:spacing w:line="360" w:lineRule="auto"/>
              <w:rPr>
                <w:i/>
                <w:lang w:val="vi-VN"/>
              </w:rPr>
            </w:pPr>
            <w:r w:rsidRPr="008D36A5">
              <w:rPr>
                <w:i/>
                <w:lang w:val="vi-VN"/>
              </w:rPr>
              <w:t>___________________</w:t>
            </w:r>
          </w:p>
          <w:p w14:paraId="6E7223F1" w14:textId="77777777" w:rsidR="00F531D5" w:rsidRPr="008D36A5" w:rsidRDefault="00F531D5" w:rsidP="00556297">
            <w:pPr>
              <w:pStyle w:val="Default"/>
              <w:tabs>
                <w:tab w:val="left" w:leader="dot" w:pos="9639"/>
              </w:tabs>
              <w:spacing w:line="360" w:lineRule="auto"/>
              <w:rPr>
                <w:i/>
                <w:lang w:val="vi-VN"/>
              </w:rPr>
            </w:pPr>
            <w:r w:rsidRPr="008D36A5">
              <w:rPr>
                <w:i/>
                <w:lang w:val="vi-VN"/>
              </w:rPr>
              <w:t>Tên/Name:</w:t>
            </w:r>
          </w:p>
          <w:p w14:paraId="2BD9B429" w14:textId="77777777" w:rsidR="00F531D5" w:rsidRDefault="00F531D5" w:rsidP="00556297">
            <w:pPr>
              <w:pStyle w:val="Default"/>
              <w:tabs>
                <w:tab w:val="left" w:leader="dot" w:pos="9639"/>
              </w:tabs>
              <w:spacing w:line="360" w:lineRule="auto"/>
              <w:jc w:val="left"/>
              <w:rPr>
                <w:i/>
                <w:lang w:val="vi-VN"/>
              </w:rPr>
            </w:pPr>
            <w:r w:rsidRPr="008D36A5">
              <w:rPr>
                <w:i/>
                <w:lang w:val="vi-VN"/>
              </w:rPr>
              <w:t>Ngày/Date:_____ /_____/_____</w:t>
            </w:r>
          </w:p>
        </w:tc>
        <w:tc>
          <w:tcPr>
            <w:tcW w:w="3240" w:type="dxa"/>
          </w:tcPr>
          <w:p w14:paraId="59E15A0A" w14:textId="77777777" w:rsidR="00F531D5" w:rsidRPr="00556297" w:rsidRDefault="00F531D5" w:rsidP="00556297">
            <w:pPr>
              <w:pStyle w:val="Default"/>
              <w:tabs>
                <w:tab w:val="left" w:leader="dot" w:pos="9639"/>
              </w:tabs>
              <w:spacing w:line="360" w:lineRule="auto"/>
              <w:rPr>
                <w:b/>
                <w:bCs/>
                <w:i/>
                <w:lang w:val="vi-VN"/>
              </w:rPr>
            </w:pPr>
            <w:r w:rsidRPr="009C7645">
              <w:rPr>
                <w:b/>
                <w:bCs/>
                <w:i/>
                <w:lang w:val="vi-VN"/>
              </w:rPr>
              <w:t xml:space="preserve">Bộ phận kỹ thuật </w:t>
            </w:r>
            <w:r>
              <w:rPr>
                <w:b/>
                <w:bCs/>
                <w:i/>
                <w:lang w:val="vi-VN"/>
              </w:rPr>
              <w:t>T</w:t>
            </w:r>
            <w:r w:rsidRPr="00556297">
              <w:rPr>
                <w:b/>
                <w:bCs/>
                <w:i/>
                <w:lang w:val="vi-VN"/>
              </w:rPr>
              <w:t>òa Nhà</w:t>
            </w:r>
          </w:p>
          <w:p w14:paraId="354826F9" w14:textId="77777777" w:rsidR="00F531D5" w:rsidRPr="008D36A5" w:rsidRDefault="00F531D5" w:rsidP="00556297">
            <w:pPr>
              <w:pStyle w:val="Default"/>
              <w:tabs>
                <w:tab w:val="left" w:leader="dot" w:pos="9639"/>
              </w:tabs>
              <w:spacing w:line="360" w:lineRule="auto"/>
              <w:rPr>
                <w:i/>
                <w:lang w:val="vi-VN"/>
              </w:rPr>
            </w:pPr>
            <w:r w:rsidRPr="008D36A5">
              <w:rPr>
                <w:i/>
                <w:lang w:val="vi-VN"/>
              </w:rPr>
              <w:t>Approved by M&amp;E</w:t>
            </w:r>
          </w:p>
          <w:p w14:paraId="2C0BE32B" w14:textId="77777777" w:rsidR="00F531D5" w:rsidRPr="008D36A5" w:rsidRDefault="00F531D5" w:rsidP="00556297">
            <w:pPr>
              <w:pStyle w:val="Default"/>
              <w:tabs>
                <w:tab w:val="left" w:leader="dot" w:pos="9639"/>
              </w:tabs>
              <w:spacing w:line="360" w:lineRule="auto"/>
              <w:rPr>
                <w:i/>
                <w:lang w:val="vi-VN"/>
              </w:rPr>
            </w:pPr>
          </w:p>
          <w:p w14:paraId="5F16B1C0" w14:textId="77777777" w:rsidR="00F531D5" w:rsidRPr="008D36A5" w:rsidRDefault="00F531D5" w:rsidP="00556297">
            <w:pPr>
              <w:pStyle w:val="Default"/>
              <w:tabs>
                <w:tab w:val="left" w:leader="dot" w:pos="9639"/>
              </w:tabs>
              <w:spacing w:line="360" w:lineRule="auto"/>
              <w:rPr>
                <w:i/>
                <w:lang w:val="vi-VN"/>
              </w:rPr>
            </w:pPr>
          </w:p>
          <w:p w14:paraId="04ADF762" w14:textId="77777777" w:rsidR="00F531D5" w:rsidRPr="008D36A5" w:rsidRDefault="00F531D5" w:rsidP="00556297">
            <w:pPr>
              <w:pStyle w:val="Default"/>
              <w:tabs>
                <w:tab w:val="left" w:leader="dot" w:pos="9639"/>
              </w:tabs>
              <w:spacing w:line="360" w:lineRule="auto"/>
              <w:rPr>
                <w:i/>
                <w:lang w:val="vi-VN"/>
              </w:rPr>
            </w:pPr>
            <w:r w:rsidRPr="008D36A5">
              <w:rPr>
                <w:i/>
                <w:lang w:val="vi-VN"/>
              </w:rPr>
              <w:t>____________________</w:t>
            </w:r>
          </w:p>
          <w:p w14:paraId="20F81BE8" w14:textId="77777777" w:rsidR="00F531D5" w:rsidRPr="008D36A5" w:rsidRDefault="00F531D5" w:rsidP="00556297">
            <w:pPr>
              <w:pStyle w:val="Default"/>
              <w:tabs>
                <w:tab w:val="left" w:leader="dot" w:pos="9639"/>
              </w:tabs>
              <w:spacing w:line="360" w:lineRule="auto"/>
              <w:rPr>
                <w:i/>
                <w:lang w:val="vi-VN"/>
              </w:rPr>
            </w:pPr>
            <w:r w:rsidRPr="008D36A5">
              <w:rPr>
                <w:i/>
                <w:lang w:val="vi-VN"/>
              </w:rPr>
              <w:t>Tên/Name:</w:t>
            </w:r>
          </w:p>
          <w:p w14:paraId="69535AB0" w14:textId="77777777" w:rsidR="00F531D5" w:rsidRDefault="00F531D5" w:rsidP="00556297">
            <w:pPr>
              <w:pStyle w:val="Default"/>
              <w:tabs>
                <w:tab w:val="left" w:leader="dot" w:pos="9639"/>
              </w:tabs>
              <w:spacing w:line="360" w:lineRule="auto"/>
              <w:jc w:val="left"/>
              <w:rPr>
                <w:i/>
                <w:lang w:val="vi-VN"/>
              </w:rPr>
            </w:pPr>
            <w:r w:rsidRPr="008D36A5">
              <w:rPr>
                <w:i/>
                <w:lang w:val="vi-VN"/>
              </w:rPr>
              <w:t>Ngày/ Date: ____ /_____/_____</w:t>
            </w:r>
          </w:p>
        </w:tc>
        <w:tc>
          <w:tcPr>
            <w:tcW w:w="3240" w:type="dxa"/>
          </w:tcPr>
          <w:p w14:paraId="3DCAEFC0" w14:textId="77777777" w:rsidR="00F531D5" w:rsidRPr="009C7645" w:rsidRDefault="00F531D5" w:rsidP="00556297">
            <w:pPr>
              <w:pStyle w:val="Default"/>
              <w:tabs>
                <w:tab w:val="left" w:leader="dot" w:pos="9639"/>
              </w:tabs>
              <w:spacing w:line="360" w:lineRule="auto"/>
              <w:rPr>
                <w:b/>
                <w:bCs/>
                <w:i/>
                <w:lang w:val="vi-VN"/>
              </w:rPr>
            </w:pPr>
            <w:r w:rsidRPr="009C7645">
              <w:rPr>
                <w:b/>
                <w:bCs/>
                <w:i/>
                <w:lang w:val="vi-VN"/>
              </w:rPr>
              <w:t xml:space="preserve">Ban </w:t>
            </w:r>
            <w:r>
              <w:rPr>
                <w:b/>
                <w:bCs/>
                <w:i/>
              </w:rPr>
              <w:t>Quản Lý Tòa Nhà</w:t>
            </w:r>
            <w:r w:rsidRPr="009C7645">
              <w:rPr>
                <w:b/>
                <w:bCs/>
                <w:i/>
                <w:lang w:val="vi-VN"/>
              </w:rPr>
              <w:t xml:space="preserve"> </w:t>
            </w:r>
          </w:p>
          <w:p w14:paraId="2D5C5C1D" w14:textId="77777777" w:rsidR="00F531D5" w:rsidRPr="008D36A5" w:rsidRDefault="00F531D5" w:rsidP="00556297">
            <w:pPr>
              <w:pStyle w:val="Default"/>
              <w:tabs>
                <w:tab w:val="left" w:leader="dot" w:pos="9639"/>
              </w:tabs>
              <w:spacing w:line="360" w:lineRule="auto"/>
              <w:rPr>
                <w:i/>
                <w:lang w:val="vi-VN"/>
              </w:rPr>
            </w:pPr>
            <w:r w:rsidRPr="008D36A5">
              <w:rPr>
                <w:i/>
                <w:lang w:val="vi-VN"/>
              </w:rPr>
              <w:t>Approved by MO</w:t>
            </w:r>
          </w:p>
          <w:p w14:paraId="4B468353" w14:textId="77777777" w:rsidR="00F531D5" w:rsidRPr="008D36A5" w:rsidRDefault="00F531D5" w:rsidP="00556297">
            <w:pPr>
              <w:pStyle w:val="Default"/>
              <w:tabs>
                <w:tab w:val="left" w:leader="dot" w:pos="9639"/>
              </w:tabs>
              <w:spacing w:line="360" w:lineRule="auto"/>
              <w:rPr>
                <w:i/>
                <w:lang w:val="vi-VN"/>
              </w:rPr>
            </w:pPr>
          </w:p>
          <w:p w14:paraId="6B28E93B" w14:textId="77777777" w:rsidR="00F531D5" w:rsidRPr="008D36A5" w:rsidRDefault="00F531D5" w:rsidP="00556297">
            <w:pPr>
              <w:pStyle w:val="Default"/>
              <w:tabs>
                <w:tab w:val="left" w:leader="dot" w:pos="9639"/>
              </w:tabs>
              <w:spacing w:line="360" w:lineRule="auto"/>
              <w:rPr>
                <w:i/>
                <w:lang w:val="vi-VN"/>
              </w:rPr>
            </w:pPr>
          </w:p>
          <w:p w14:paraId="1B8873B9" w14:textId="77777777" w:rsidR="00F531D5" w:rsidRPr="008D36A5" w:rsidRDefault="00F531D5" w:rsidP="00556297">
            <w:pPr>
              <w:pStyle w:val="Default"/>
              <w:tabs>
                <w:tab w:val="left" w:leader="dot" w:pos="9639"/>
              </w:tabs>
              <w:spacing w:line="360" w:lineRule="auto"/>
              <w:rPr>
                <w:i/>
                <w:lang w:val="vi-VN"/>
              </w:rPr>
            </w:pPr>
            <w:r w:rsidRPr="008D36A5">
              <w:rPr>
                <w:i/>
                <w:lang w:val="vi-VN"/>
              </w:rPr>
              <w:t>___________________</w:t>
            </w:r>
          </w:p>
          <w:p w14:paraId="5CCC3A46" w14:textId="77777777" w:rsidR="00F531D5" w:rsidRPr="008D36A5" w:rsidRDefault="00F531D5" w:rsidP="00556297">
            <w:pPr>
              <w:pStyle w:val="Default"/>
              <w:tabs>
                <w:tab w:val="left" w:leader="dot" w:pos="9639"/>
              </w:tabs>
              <w:spacing w:line="360" w:lineRule="auto"/>
              <w:rPr>
                <w:i/>
                <w:lang w:val="vi-VN"/>
              </w:rPr>
            </w:pPr>
            <w:r w:rsidRPr="008D36A5">
              <w:rPr>
                <w:i/>
                <w:lang w:val="vi-VN"/>
              </w:rPr>
              <w:t>Tên/Name:</w:t>
            </w:r>
          </w:p>
          <w:p w14:paraId="21E486DE" w14:textId="77777777" w:rsidR="00F531D5" w:rsidRDefault="00F531D5" w:rsidP="00556297">
            <w:pPr>
              <w:pStyle w:val="Default"/>
              <w:tabs>
                <w:tab w:val="left" w:leader="dot" w:pos="9639"/>
              </w:tabs>
              <w:spacing w:line="360" w:lineRule="auto"/>
              <w:jc w:val="left"/>
              <w:rPr>
                <w:i/>
                <w:lang w:val="vi-VN"/>
              </w:rPr>
            </w:pPr>
            <w:r w:rsidRPr="008D36A5">
              <w:rPr>
                <w:i/>
                <w:lang w:val="vi-VN"/>
              </w:rPr>
              <w:t xml:space="preserve"> Ngày/Date:_____/_____/_____</w:t>
            </w:r>
          </w:p>
        </w:tc>
      </w:tr>
    </w:tbl>
    <w:p w14:paraId="51591114" w14:textId="268F50B7" w:rsidR="00EF05D2" w:rsidRDefault="00EF05D2" w:rsidP="00F531D5">
      <w:pPr>
        <w:pStyle w:val="1"/>
        <w:jc w:val="left"/>
        <w:rPr>
          <w:noProof/>
        </w:rPr>
      </w:pPr>
    </w:p>
    <w:p w14:paraId="27E03C46" w14:textId="77777777" w:rsidR="00F531D5" w:rsidRDefault="00F531D5" w:rsidP="00F531D5"/>
    <w:p w14:paraId="3279D482" w14:textId="77777777" w:rsidR="00F531D5" w:rsidRDefault="00F531D5" w:rsidP="00F531D5"/>
    <w:p w14:paraId="08FE4C1A" w14:textId="77777777" w:rsidR="00F531D5" w:rsidRDefault="00F531D5" w:rsidP="00F531D5"/>
    <w:p w14:paraId="5479706C" w14:textId="77777777" w:rsidR="00F531D5" w:rsidRDefault="00F531D5" w:rsidP="00F531D5"/>
    <w:p w14:paraId="104E1527" w14:textId="77777777" w:rsidR="00F531D5" w:rsidRDefault="00F531D5" w:rsidP="00F531D5"/>
    <w:p w14:paraId="50FCF479" w14:textId="77777777" w:rsidR="00F531D5" w:rsidRDefault="00F531D5" w:rsidP="00F531D5"/>
    <w:p w14:paraId="71F260D4" w14:textId="77777777" w:rsidR="00F531D5" w:rsidRDefault="00F531D5" w:rsidP="00F531D5"/>
    <w:p w14:paraId="561B3379" w14:textId="77777777" w:rsidR="00F531D5" w:rsidRDefault="00F531D5" w:rsidP="00F531D5"/>
    <w:p w14:paraId="4FB2CF9C" w14:textId="77777777" w:rsidR="00F531D5" w:rsidRDefault="00F531D5" w:rsidP="00F531D5"/>
    <w:p w14:paraId="62CBE1D7" w14:textId="77777777" w:rsidR="00F531D5" w:rsidRDefault="00F531D5" w:rsidP="00F531D5"/>
    <w:p w14:paraId="259C79AB" w14:textId="77777777" w:rsidR="00F531D5" w:rsidRDefault="00F531D5" w:rsidP="00F531D5"/>
    <w:p w14:paraId="7F944497" w14:textId="77777777" w:rsidR="00F531D5" w:rsidRDefault="00F531D5" w:rsidP="00F531D5"/>
    <w:p w14:paraId="1FAEE4C0" w14:textId="77777777" w:rsidR="00F531D5" w:rsidRDefault="00F531D5" w:rsidP="00F531D5"/>
    <w:p w14:paraId="0B89A31C" w14:textId="77777777" w:rsidR="00F531D5" w:rsidRDefault="00F531D5" w:rsidP="00F531D5"/>
    <w:p w14:paraId="07278F8E" w14:textId="77777777" w:rsidR="00F531D5" w:rsidRDefault="00F531D5" w:rsidP="00F531D5"/>
    <w:p w14:paraId="06F23A7A" w14:textId="77777777" w:rsidR="00F531D5" w:rsidRDefault="00F531D5" w:rsidP="00F531D5"/>
    <w:p w14:paraId="1ED26FB9" w14:textId="77777777" w:rsidR="00F531D5" w:rsidRDefault="00F531D5" w:rsidP="00F531D5"/>
    <w:p w14:paraId="196B7697" w14:textId="77777777" w:rsidR="00E35C49" w:rsidRDefault="00E35C49" w:rsidP="00E35C49"/>
    <w:p w14:paraId="1ECA1A8F" w14:textId="77777777" w:rsidR="006C419D" w:rsidRPr="006C419D" w:rsidRDefault="006C419D" w:rsidP="00E35C49">
      <w:pPr>
        <w:rPr>
          <w:rFonts w:ascii="Arial" w:hAnsi="Arial" w:cs="Arial"/>
          <w:i/>
          <w:sz w:val="22"/>
          <w:szCs w:val="22"/>
          <w:lang w:val="en-US"/>
        </w:rPr>
      </w:pPr>
    </w:p>
    <w:p w14:paraId="6D9A5081" w14:textId="5A305C40" w:rsidR="00EF05D2" w:rsidRPr="00C617FA" w:rsidRDefault="00E35C49" w:rsidP="00C617FA">
      <w:pPr>
        <w:ind w:left="1440" w:firstLine="720"/>
        <w:rPr>
          <w:rStyle w:val="A10"/>
          <w:rFonts w:ascii="Arial" w:hAnsi="Arial" w:cs="Arial"/>
          <w:b w:val="0"/>
          <w:bCs w:val="0"/>
          <w:iCs/>
          <w:color w:val="auto"/>
          <w:sz w:val="22"/>
          <w:szCs w:val="22"/>
          <w:lang w:val="vi-VN"/>
        </w:rPr>
      </w:pPr>
      <w:r>
        <w:rPr>
          <w:rStyle w:val="A10"/>
          <w:bCs w:val="0"/>
          <w:iCs/>
          <w:color w:val="auto"/>
          <w:sz w:val="24"/>
          <w:szCs w:val="24"/>
        </w:rPr>
        <w:t xml:space="preserve">      </w:t>
      </w:r>
      <w:r w:rsidR="00EF05D2" w:rsidRPr="00C617FA">
        <w:rPr>
          <w:rStyle w:val="A10"/>
          <w:bCs w:val="0"/>
          <w:iCs/>
          <w:color w:val="auto"/>
          <w:sz w:val="24"/>
          <w:szCs w:val="24"/>
        </w:rPr>
        <w:t>PROPERTY</w:t>
      </w:r>
      <w:r w:rsidR="00EF05D2" w:rsidRPr="00C617FA">
        <w:rPr>
          <w:rStyle w:val="A10"/>
          <w:bCs w:val="0"/>
          <w:iCs/>
          <w:color w:val="auto"/>
          <w:sz w:val="24"/>
          <w:szCs w:val="24"/>
          <w:lang w:val="vi-VN"/>
        </w:rPr>
        <w:t xml:space="preserve"> </w:t>
      </w:r>
      <w:r w:rsidR="00EF05D2" w:rsidRPr="00C617FA">
        <w:rPr>
          <w:rStyle w:val="A10"/>
          <w:bCs w:val="0"/>
          <w:iCs/>
          <w:color w:val="auto"/>
          <w:sz w:val="24"/>
          <w:szCs w:val="24"/>
        </w:rPr>
        <w:t>HANDOVER</w:t>
      </w:r>
      <w:r w:rsidR="00EF05D2" w:rsidRPr="00C617FA">
        <w:rPr>
          <w:rStyle w:val="A10"/>
          <w:bCs w:val="0"/>
          <w:iCs/>
          <w:color w:val="auto"/>
          <w:sz w:val="24"/>
          <w:szCs w:val="24"/>
          <w:lang w:val="vi-VN"/>
        </w:rPr>
        <w:t xml:space="preserve"> </w:t>
      </w:r>
      <w:r w:rsidR="00EF05D2" w:rsidRPr="00C617FA">
        <w:rPr>
          <w:rStyle w:val="A10"/>
          <w:bCs w:val="0"/>
          <w:iCs/>
          <w:color w:val="auto"/>
          <w:sz w:val="24"/>
          <w:szCs w:val="24"/>
        </w:rPr>
        <w:t>FORM</w:t>
      </w:r>
    </w:p>
    <w:tbl>
      <w:tblPr>
        <w:tblpPr w:leftFromText="180" w:rightFromText="180" w:vertAnchor="page" w:horzAnchor="margin" w:tblpY="2506"/>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595"/>
        <w:gridCol w:w="3020"/>
        <w:gridCol w:w="3308"/>
      </w:tblGrid>
      <w:tr w:rsidR="00EF05D2" w:rsidRPr="00BF50CB" w14:paraId="6B6628C9" w14:textId="77777777" w:rsidTr="00556297">
        <w:trPr>
          <w:trHeight w:val="591"/>
        </w:trPr>
        <w:tc>
          <w:tcPr>
            <w:tcW w:w="9923" w:type="dxa"/>
            <w:gridSpan w:val="3"/>
            <w:shd w:val="clear" w:color="auto" w:fill="auto"/>
            <w:vAlign w:val="bottom"/>
            <w:hideMark/>
          </w:tcPr>
          <w:p w14:paraId="540F5614" w14:textId="77777777" w:rsidR="00EF05D2" w:rsidRPr="009C7645" w:rsidRDefault="00EF05D2" w:rsidP="00556297">
            <w:pPr>
              <w:rPr>
                <w:b/>
                <w:sz w:val="22"/>
                <w:szCs w:val="22"/>
              </w:rPr>
            </w:pPr>
            <w:r w:rsidRPr="009C7645">
              <w:rPr>
                <w:b/>
                <w:bCs/>
                <w:sz w:val="22"/>
                <w:szCs w:val="22"/>
                <w:lang w:val="vi-VN"/>
              </w:rPr>
              <w:t>Ngày bàn giao</w:t>
            </w:r>
            <w:r w:rsidRPr="009C7645">
              <w:rPr>
                <w:b/>
                <w:sz w:val="22"/>
                <w:szCs w:val="22"/>
                <w:lang w:val="vi-VN"/>
              </w:rPr>
              <w:t xml:space="preserve">/ </w:t>
            </w:r>
            <w:r w:rsidRPr="009C7645">
              <w:rPr>
                <w:b/>
                <w:i/>
                <w:iCs/>
                <w:color w:val="808080"/>
                <w:sz w:val="22"/>
                <w:szCs w:val="22"/>
                <w:lang w:val="vi-VN"/>
              </w:rPr>
              <w:t>Date of Handover</w:t>
            </w:r>
            <w:r w:rsidRPr="009C7645">
              <w:rPr>
                <w:b/>
                <w:bCs/>
                <w:sz w:val="22"/>
                <w:szCs w:val="22"/>
                <w:lang w:val="vi-VN"/>
              </w:rPr>
              <w:t xml:space="preserve"> : ......./....../.......</w:t>
            </w:r>
          </w:p>
        </w:tc>
      </w:tr>
      <w:tr w:rsidR="00EF05D2" w:rsidRPr="00BF50CB" w14:paraId="0AD976BA" w14:textId="77777777" w:rsidTr="00556297">
        <w:trPr>
          <w:trHeight w:val="430"/>
        </w:trPr>
        <w:tc>
          <w:tcPr>
            <w:tcW w:w="3595" w:type="dxa"/>
            <w:shd w:val="clear" w:color="auto" w:fill="auto"/>
            <w:vAlign w:val="center"/>
            <w:hideMark/>
          </w:tcPr>
          <w:p w14:paraId="493799F6" w14:textId="77777777" w:rsidR="00EF05D2" w:rsidRPr="009C7645" w:rsidRDefault="00EF05D2" w:rsidP="00EF05D2">
            <w:pPr>
              <w:numPr>
                <w:ilvl w:val="0"/>
                <w:numId w:val="95"/>
              </w:numPr>
              <w:rPr>
                <w:b/>
                <w:sz w:val="22"/>
                <w:szCs w:val="22"/>
                <w:lang w:val="vi-VN"/>
              </w:rPr>
            </w:pPr>
            <w:r w:rsidRPr="009C7645">
              <w:rPr>
                <w:b/>
                <w:bCs/>
                <w:sz w:val="22"/>
                <w:szCs w:val="22"/>
              </w:rPr>
              <w:t>Bên</w:t>
            </w:r>
            <w:r w:rsidRPr="009C7645">
              <w:rPr>
                <w:b/>
                <w:bCs/>
                <w:sz w:val="22"/>
                <w:szCs w:val="22"/>
                <w:lang w:val="vi-VN"/>
              </w:rPr>
              <w:t xml:space="preserve"> bàn giao</w:t>
            </w:r>
            <w:r w:rsidRPr="009C7645">
              <w:rPr>
                <w:b/>
                <w:sz w:val="22"/>
                <w:szCs w:val="22"/>
                <w:lang w:val="vi-VN"/>
              </w:rPr>
              <w:t xml:space="preserve">/ </w:t>
            </w:r>
            <w:r w:rsidRPr="009C7645">
              <w:rPr>
                <w:b/>
                <w:i/>
                <w:iCs/>
                <w:color w:val="808080"/>
                <w:sz w:val="22"/>
                <w:szCs w:val="22"/>
                <w:lang w:val="vi-VN"/>
              </w:rPr>
              <w:t>Handover</w:t>
            </w:r>
          </w:p>
        </w:tc>
        <w:tc>
          <w:tcPr>
            <w:tcW w:w="6328" w:type="dxa"/>
            <w:gridSpan w:val="2"/>
            <w:shd w:val="clear" w:color="auto" w:fill="auto"/>
            <w:vAlign w:val="center"/>
            <w:hideMark/>
          </w:tcPr>
          <w:p w14:paraId="751A3E6B" w14:textId="77777777" w:rsidR="00EF05D2" w:rsidRPr="009C7645" w:rsidRDefault="00EF05D2" w:rsidP="00556297">
            <w:pPr>
              <w:rPr>
                <w:sz w:val="22"/>
                <w:szCs w:val="22"/>
              </w:rPr>
            </w:pPr>
          </w:p>
        </w:tc>
      </w:tr>
      <w:tr w:rsidR="00EF05D2" w:rsidRPr="00BF50CB" w14:paraId="0187E0DC" w14:textId="77777777" w:rsidTr="00556297">
        <w:trPr>
          <w:trHeight w:val="363"/>
        </w:trPr>
        <w:tc>
          <w:tcPr>
            <w:tcW w:w="3595" w:type="dxa"/>
            <w:shd w:val="clear" w:color="auto" w:fill="auto"/>
            <w:vAlign w:val="center"/>
            <w:hideMark/>
          </w:tcPr>
          <w:p w14:paraId="53AC67C1" w14:textId="77777777" w:rsidR="00EF05D2" w:rsidRPr="009C7645" w:rsidRDefault="00EF05D2" w:rsidP="00556297">
            <w:pPr>
              <w:rPr>
                <w:sz w:val="22"/>
                <w:szCs w:val="22"/>
                <w:lang w:val="vi-VN"/>
              </w:rPr>
            </w:pPr>
            <w:r w:rsidRPr="009C7645">
              <w:rPr>
                <w:bCs/>
                <w:sz w:val="22"/>
                <w:szCs w:val="22"/>
              </w:rPr>
              <w:t>Chức</w:t>
            </w:r>
            <w:r w:rsidRPr="009C7645">
              <w:rPr>
                <w:bCs/>
                <w:sz w:val="22"/>
                <w:szCs w:val="22"/>
                <w:lang w:val="vi-VN"/>
              </w:rPr>
              <w:t xml:space="preserve"> vụ/</w:t>
            </w:r>
            <w:r w:rsidRPr="009C7645">
              <w:rPr>
                <w:sz w:val="22"/>
                <w:szCs w:val="22"/>
                <w:lang w:val="vi-VN"/>
              </w:rPr>
              <w:t xml:space="preserve"> </w:t>
            </w:r>
            <w:r w:rsidRPr="009C7645">
              <w:rPr>
                <w:i/>
                <w:iCs/>
                <w:color w:val="808080"/>
                <w:sz w:val="22"/>
                <w:szCs w:val="22"/>
                <w:lang w:val="vi-VN"/>
              </w:rPr>
              <w:t>Position</w:t>
            </w:r>
          </w:p>
        </w:tc>
        <w:tc>
          <w:tcPr>
            <w:tcW w:w="6328" w:type="dxa"/>
            <w:gridSpan w:val="2"/>
            <w:shd w:val="clear" w:color="auto" w:fill="auto"/>
            <w:vAlign w:val="center"/>
            <w:hideMark/>
          </w:tcPr>
          <w:p w14:paraId="18153B12" w14:textId="77777777" w:rsidR="00EF05D2" w:rsidRPr="009C7645" w:rsidRDefault="00EF05D2" w:rsidP="00556297">
            <w:pPr>
              <w:rPr>
                <w:sz w:val="22"/>
                <w:szCs w:val="22"/>
              </w:rPr>
            </w:pPr>
          </w:p>
        </w:tc>
      </w:tr>
      <w:tr w:rsidR="00EF05D2" w:rsidRPr="00BF50CB" w14:paraId="47A5102E" w14:textId="77777777" w:rsidTr="00556297">
        <w:trPr>
          <w:trHeight w:val="454"/>
        </w:trPr>
        <w:tc>
          <w:tcPr>
            <w:tcW w:w="3595" w:type="dxa"/>
            <w:shd w:val="clear" w:color="auto" w:fill="auto"/>
            <w:vAlign w:val="center"/>
            <w:hideMark/>
          </w:tcPr>
          <w:p w14:paraId="54C9F7B1" w14:textId="77777777" w:rsidR="00EF05D2" w:rsidRPr="009C7645" w:rsidRDefault="00EF05D2" w:rsidP="00556297">
            <w:pPr>
              <w:rPr>
                <w:sz w:val="22"/>
                <w:szCs w:val="22"/>
              </w:rPr>
            </w:pPr>
            <w:r w:rsidRPr="009C7645">
              <w:rPr>
                <w:bCs/>
                <w:sz w:val="22"/>
                <w:szCs w:val="22"/>
              </w:rPr>
              <w:t>Công</w:t>
            </w:r>
            <w:r w:rsidRPr="009C7645">
              <w:rPr>
                <w:bCs/>
                <w:sz w:val="22"/>
                <w:szCs w:val="22"/>
                <w:lang w:val="vi-VN"/>
              </w:rPr>
              <w:t xml:space="preserve"> ty/</w:t>
            </w:r>
            <w:r w:rsidRPr="009C7645">
              <w:rPr>
                <w:sz w:val="22"/>
                <w:szCs w:val="22"/>
                <w:lang w:val="vi-VN"/>
              </w:rPr>
              <w:t xml:space="preserve"> </w:t>
            </w:r>
            <w:r w:rsidRPr="009C7645">
              <w:rPr>
                <w:i/>
                <w:iCs/>
                <w:color w:val="808080"/>
                <w:sz w:val="22"/>
                <w:szCs w:val="22"/>
                <w:lang w:val="vi-VN"/>
              </w:rPr>
              <w:t>Company</w:t>
            </w:r>
          </w:p>
        </w:tc>
        <w:tc>
          <w:tcPr>
            <w:tcW w:w="6328" w:type="dxa"/>
            <w:gridSpan w:val="2"/>
            <w:shd w:val="clear" w:color="auto" w:fill="auto"/>
            <w:vAlign w:val="center"/>
            <w:hideMark/>
          </w:tcPr>
          <w:p w14:paraId="63301BBD" w14:textId="77777777" w:rsidR="00EF05D2" w:rsidRPr="009C7645" w:rsidRDefault="00EF05D2" w:rsidP="00556297">
            <w:pPr>
              <w:rPr>
                <w:sz w:val="22"/>
                <w:szCs w:val="22"/>
              </w:rPr>
            </w:pPr>
          </w:p>
        </w:tc>
      </w:tr>
      <w:tr w:rsidR="00EF05D2" w:rsidRPr="00BF50CB" w14:paraId="79A89D0F" w14:textId="77777777" w:rsidTr="00556297">
        <w:trPr>
          <w:trHeight w:val="399"/>
        </w:trPr>
        <w:tc>
          <w:tcPr>
            <w:tcW w:w="3595" w:type="dxa"/>
            <w:shd w:val="clear" w:color="auto" w:fill="auto"/>
            <w:vAlign w:val="center"/>
            <w:hideMark/>
          </w:tcPr>
          <w:p w14:paraId="226A8B7B" w14:textId="77777777" w:rsidR="00EF05D2" w:rsidRPr="009C7645" w:rsidRDefault="00EF05D2" w:rsidP="00EF05D2">
            <w:pPr>
              <w:numPr>
                <w:ilvl w:val="0"/>
                <w:numId w:val="95"/>
              </w:numPr>
              <w:rPr>
                <w:b/>
                <w:sz w:val="22"/>
                <w:szCs w:val="22"/>
                <w:lang w:val="vi-VN"/>
              </w:rPr>
            </w:pPr>
            <w:r w:rsidRPr="009C7645">
              <w:rPr>
                <w:b/>
                <w:bCs/>
                <w:sz w:val="22"/>
                <w:szCs w:val="22"/>
              </w:rPr>
              <w:t>Bên</w:t>
            </w:r>
            <w:r w:rsidRPr="009C7645">
              <w:rPr>
                <w:b/>
                <w:bCs/>
                <w:sz w:val="22"/>
                <w:szCs w:val="22"/>
                <w:lang w:val="vi-VN"/>
              </w:rPr>
              <w:t xml:space="preserve"> nhận bàn giao/ </w:t>
            </w:r>
            <w:r w:rsidRPr="009C7645">
              <w:rPr>
                <w:b/>
                <w:color w:val="808080"/>
                <w:sz w:val="22"/>
                <w:szCs w:val="22"/>
              </w:rPr>
              <w:t>Take Over</w:t>
            </w:r>
          </w:p>
        </w:tc>
        <w:tc>
          <w:tcPr>
            <w:tcW w:w="6328" w:type="dxa"/>
            <w:gridSpan w:val="2"/>
            <w:shd w:val="clear" w:color="auto" w:fill="auto"/>
            <w:vAlign w:val="center"/>
            <w:hideMark/>
          </w:tcPr>
          <w:p w14:paraId="6C75AE32" w14:textId="77777777" w:rsidR="00EF05D2" w:rsidRPr="009C7645" w:rsidRDefault="00EF05D2" w:rsidP="00556297">
            <w:pPr>
              <w:rPr>
                <w:sz w:val="22"/>
                <w:szCs w:val="22"/>
              </w:rPr>
            </w:pPr>
          </w:p>
        </w:tc>
      </w:tr>
      <w:tr w:rsidR="00EF05D2" w:rsidRPr="00BF50CB" w14:paraId="1329A240" w14:textId="77777777" w:rsidTr="00556297">
        <w:trPr>
          <w:trHeight w:val="445"/>
        </w:trPr>
        <w:tc>
          <w:tcPr>
            <w:tcW w:w="3595" w:type="dxa"/>
            <w:shd w:val="clear" w:color="auto" w:fill="auto"/>
            <w:vAlign w:val="center"/>
            <w:hideMark/>
          </w:tcPr>
          <w:p w14:paraId="549E540A" w14:textId="77777777" w:rsidR="00EF05D2" w:rsidRPr="009C7645" w:rsidRDefault="00EF05D2" w:rsidP="00556297">
            <w:pPr>
              <w:rPr>
                <w:sz w:val="22"/>
                <w:szCs w:val="22"/>
              </w:rPr>
            </w:pPr>
            <w:r w:rsidRPr="009C7645">
              <w:rPr>
                <w:bCs/>
                <w:sz w:val="22"/>
                <w:szCs w:val="22"/>
              </w:rPr>
              <w:t>Chức</w:t>
            </w:r>
            <w:r w:rsidRPr="009C7645">
              <w:rPr>
                <w:bCs/>
                <w:sz w:val="22"/>
                <w:szCs w:val="22"/>
                <w:lang w:val="vi-VN"/>
              </w:rPr>
              <w:t xml:space="preserve"> vụ</w:t>
            </w:r>
            <w:r w:rsidRPr="009C7645">
              <w:rPr>
                <w:sz w:val="22"/>
                <w:szCs w:val="22"/>
                <w:lang w:val="vi-VN"/>
              </w:rPr>
              <w:t xml:space="preserve">/ </w:t>
            </w:r>
            <w:r w:rsidRPr="009C7645">
              <w:rPr>
                <w:i/>
                <w:iCs/>
                <w:color w:val="808080"/>
                <w:sz w:val="22"/>
                <w:szCs w:val="22"/>
                <w:lang w:val="vi-VN"/>
              </w:rPr>
              <w:t>Position</w:t>
            </w:r>
          </w:p>
        </w:tc>
        <w:tc>
          <w:tcPr>
            <w:tcW w:w="6328" w:type="dxa"/>
            <w:gridSpan w:val="2"/>
            <w:shd w:val="clear" w:color="auto" w:fill="auto"/>
            <w:vAlign w:val="center"/>
            <w:hideMark/>
          </w:tcPr>
          <w:p w14:paraId="590AECC2" w14:textId="77777777" w:rsidR="00EF05D2" w:rsidRPr="009C7645" w:rsidRDefault="00EF05D2" w:rsidP="00556297">
            <w:pPr>
              <w:rPr>
                <w:sz w:val="22"/>
                <w:szCs w:val="22"/>
              </w:rPr>
            </w:pPr>
          </w:p>
        </w:tc>
      </w:tr>
      <w:tr w:rsidR="00EF05D2" w:rsidRPr="00BF50CB" w14:paraId="3D1A6CC2" w14:textId="77777777" w:rsidTr="00556297">
        <w:trPr>
          <w:trHeight w:val="405"/>
        </w:trPr>
        <w:tc>
          <w:tcPr>
            <w:tcW w:w="3595" w:type="dxa"/>
            <w:shd w:val="clear" w:color="auto" w:fill="auto"/>
            <w:vAlign w:val="center"/>
            <w:hideMark/>
          </w:tcPr>
          <w:p w14:paraId="3F422793" w14:textId="77777777" w:rsidR="00EF05D2" w:rsidRPr="009C7645" w:rsidRDefault="00EF05D2" w:rsidP="00556297">
            <w:pPr>
              <w:rPr>
                <w:sz w:val="22"/>
                <w:szCs w:val="22"/>
              </w:rPr>
            </w:pPr>
            <w:r w:rsidRPr="009C7645">
              <w:rPr>
                <w:bCs/>
                <w:sz w:val="22"/>
                <w:szCs w:val="22"/>
              </w:rPr>
              <w:t>Công</w:t>
            </w:r>
            <w:r w:rsidRPr="009C7645">
              <w:rPr>
                <w:bCs/>
                <w:sz w:val="22"/>
                <w:szCs w:val="22"/>
                <w:lang w:val="vi-VN"/>
              </w:rPr>
              <w:t xml:space="preserve"> ty</w:t>
            </w:r>
            <w:r w:rsidRPr="009C7645">
              <w:rPr>
                <w:sz w:val="22"/>
                <w:szCs w:val="22"/>
                <w:lang w:val="vi-VN"/>
              </w:rPr>
              <w:t xml:space="preserve">/ </w:t>
            </w:r>
            <w:r w:rsidRPr="009C7645">
              <w:rPr>
                <w:i/>
                <w:iCs/>
                <w:color w:val="808080"/>
                <w:sz w:val="22"/>
                <w:szCs w:val="22"/>
                <w:lang w:val="vi-VN"/>
              </w:rPr>
              <w:t>Company</w:t>
            </w:r>
          </w:p>
        </w:tc>
        <w:tc>
          <w:tcPr>
            <w:tcW w:w="6328" w:type="dxa"/>
            <w:gridSpan w:val="2"/>
            <w:shd w:val="clear" w:color="auto" w:fill="auto"/>
            <w:vAlign w:val="center"/>
            <w:hideMark/>
          </w:tcPr>
          <w:p w14:paraId="67F50053" w14:textId="77777777" w:rsidR="00EF05D2" w:rsidRPr="009C7645" w:rsidRDefault="00EF05D2" w:rsidP="00556297">
            <w:pPr>
              <w:rPr>
                <w:sz w:val="22"/>
                <w:szCs w:val="22"/>
              </w:rPr>
            </w:pPr>
          </w:p>
        </w:tc>
      </w:tr>
      <w:tr w:rsidR="00EF05D2" w:rsidRPr="00BF50CB" w14:paraId="219D7774" w14:textId="77777777" w:rsidTr="00556297">
        <w:trPr>
          <w:trHeight w:val="26"/>
        </w:trPr>
        <w:tc>
          <w:tcPr>
            <w:tcW w:w="3595" w:type="dxa"/>
            <w:shd w:val="clear" w:color="auto" w:fill="auto"/>
            <w:vAlign w:val="center"/>
            <w:hideMark/>
          </w:tcPr>
          <w:p w14:paraId="39CB2AF0" w14:textId="77777777" w:rsidR="00EF05D2" w:rsidRPr="009C7645" w:rsidRDefault="00EF05D2" w:rsidP="00556297">
            <w:pPr>
              <w:jc w:val="center"/>
              <w:rPr>
                <w:b/>
                <w:sz w:val="22"/>
                <w:szCs w:val="22"/>
                <w:lang w:val="vi-VN"/>
              </w:rPr>
            </w:pPr>
            <w:r w:rsidRPr="009C7645">
              <w:rPr>
                <w:b/>
                <w:bCs/>
                <w:sz w:val="22"/>
                <w:szCs w:val="22"/>
              </w:rPr>
              <w:t>Hạng</w:t>
            </w:r>
            <w:r w:rsidRPr="009C7645">
              <w:rPr>
                <w:b/>
                <w:bCs/>
                <w:sz w:val="22"/>
                <w:szCs w:val="22"/>
                <w:lang w:val="vi-VN"/>
              </w:rPr>
              <w:t xml:space="preserve"> mục bàn giao</w:t>
            </w:r>
          </w:p>
          <w:p w14:paraId="423B1892" w14:textId="77777777" w:rsidR="00EF05D2" w:rsidRPr="009C7645" w:rsidRDefault="00EF05D2" w:rsidP="00556297">
            <w:pPr>
              <w:jc w:val="center"/>
              <w:rPr>
                <w:b/>
                <w:color w:val="808080"/>
                <w:sz w:val="22"/>
                <w:szCs w:val="22"/>
                <w:lang w:val="vi-VN"/>
              </w:rPr>
            </w:pPr>
            <w:r w:rsidRPr="009C7645">
              <w:rPr>
                <w:b/>
                <w:i/>
                <w:iCs/>
                <w:color w:val="808080"/>
                <w:sz w:val="22"/>
                <w:szCs w:val="22"/>
                <w:lang w:val="vi-VN"/>
              </w:rPr>
              <w:t>Handover list</w:t>
            </w:r>
          </w:p>
        </w:tc>
        <w:tc>
          <w:tcPr>
            <w:tcW w:w="3020" w:type="dxa"/>
            <w:shd w:val="clear" w:color="auto" w:fill="auto"/>
            <w:vAlign w:val="center"/>
          </w:tcPr>
          <w:p w14:paraId="702A7BA4" w14:textId="77777777" w:rsidR="00EF05D2" w:rsidRPr="009C7645" w:rsidRDefault="00EF05D2" w:rsidP="00556297">
            <w:pPr>
              <w:jc w:val="center"/>
              <w:rPr>
                <w:b/>
                <w:sz w:val="22"/>
                <w:szCs w:val="22"/>
                <w:lang w:val="vi-VN"/>
              </w:rPr>
            </w:pPr>
            <w:r w:rsidRPr="009C7645">
              <w:rPr>
                <w:b/>
                <w:bCs/>
                <w:sz w:val="22"/>
                <w:szCs w:val="22"/>
              </w:rPr>
              <w:t>Số</w:t>
            </w:r>
            <w:r w:rsidRPr="009C7645">
              <w:rPr>
                <w:b/>
                <w:bCs/>
                <w:sz w:val="22"/>
                <w:szCs w:val="22"/>
                <w:lang w:val="vi-VN"/>
              </w:rPr>
              <w:t xml:space="preserve"> lượng</w:t>
            </w:r>
          </w:p>
          <w:p w14:paraId="28D64448" w14:textId="77777777" w:rsidR="00EF05D2" w:rsidRPr="009C7645" w:rsidRDefault="00EF05D2" w:rsidP="00556297">
            <w:pPr>
              <w:jc w:val="center"/>
              <w:rPr>
                <w:b/>
                <w:color w:val="808080"/>
                <w:sz w:val="22"/>
                <w:szCs w:val="22"/>
                <w:lang w:val="vi-VN"/>
              </w:rPr>
            </w:pPr>
            <w:r w:rsidRPr="009C7645">
              <w:rPr>
                <w:b/>
                <w:i/>
                <w:iCs/>
                <w:color w:val="808080"/>
                <w:sz w:val="22"/>
                <w:szCs w:val="22"/>
                <w:lang w:val="vi-VN"/>
              </w:rPr>
              <w:t>Quantity</w:t>
            </w:r>
          </w:p>
        </w:tc>
        <w:tc>
          <w:tcPr>
            <w:tcW w:w="3308" w:type="dxa"/>
            <w:shd w:val="clear" w:color="auto" w:fill="auto"/>
            <w:vAlign w:val="center"/>
          </w:tcPr>
          <w:p w14:paraId="3F0641D1" w14:textId="77777777" w:rsidR="00EF05D2" w:rsidRPr="009C7645" w:rsidRDefault="00EF05D2" w:rsidP="00556297">
            <w:pPr>
              <w:jc w:val="center"/>
              <w:rPr>
                <w:b/>
                <w:sz w:val="22"/>
                <w:szCs w:val="22"/>
                <w:lang w:val="vi-VN"/>
              </w:rPr>
            </w:pPr>
            <w:r w:rsidRPr="009C7645">
              <w:rPr>
                <w:b/>
                <w:bCs/>
                <w:sz w:val="22"/>
                <w:szCs w:val="22"/>
              </w:rPr>
              <w:t>Ghi</w:t>
            </w:r>
            <w:r w:rsidRPr="009C7645">
              <w:rPr>
                <w:b/>
                <w:bCs/>
                <w:sz w:val="22"/>
                <w:szCs w:val="22"/>
                <w:lang w:val="vi-VN"/>
              </w:rPr>
              <w:t xml:space="preserve"> chú</w:t>
            </w:r>
          </w:p>
          <w:p w14:paraId="6E17C996" w14:textId="77777777" w:rsidR="00EF05D2" w:rsidRPr="009C7645" w:rsidRDefault="00EF05D2" w:rsidP="00556297">
            <w:pPr>
              <w:jc w:val="center"/>
              <w:rPr>
                <w:b/>
                <w:color w:val="808080"/>
                <w:sz w:val="22"/>
                <w:szCs w:val="22"/>
                <w:lang w:val="vi-VN"/>
              </w:rPr>
            </w:pPr>
            <w:r w:rsidRPr="009C7645">
              <w:rPr>
                <w:b/>
                <w:i/>
                <w:iCs/>
                <w:color w:val="808080"/>
                <w:sz w:val="22"/>
                <w:szCs w:val="22"/>
                <w:lang w:val="vi-VN"/>
              </w:rPr>
              <w:t>Note</w:t>
            </w:r>
          </w:p>
        </w:tc>
      </w:tr>
      <w:tr w:rsidR="00EF05D2" w:rsidRPr="00BF50CB" w14:paraId="19B9F2A2" w14:textId="77777777" w:rsidTr="00556297">
        <w:trPr>
          <w:trHeight w:val="454"/>
        </w:trPr>
        <w:tc>
          <w:tcPr>
            <w:tcW w:w="3595" w:type="dxa"/>
            <w:shd w:val="clear" w:color="auto" w:fill="auto"/>
          </w:tcPr>
          <w:p w14:paraId="30FC6FA3" w14:textId="77777777" w:rsidR="00EF05D2" w:rsidRPr="009C7645" w:rsidRDefault="00EF05D2" w:rsidP="00556297">
            <w:pPr>
              <w:jc w:val="center"/>
              <w:rPr>
                <w:sz w:val="22"/>
                <w:szCs w:val="22"/>
              </w:rPr>
            </w:pPr>
          </w:p>
        </w:tc>
        <w:tc>
          <w:tcPr>
            <w:tcW w:w="3020" w:type="dxa"/>
            <w:shd w:val="clear" w:color="auto" w:fill="auto"/>
          </w:tcPr>
          <w:p w14:paraId="5F539987" w14:textId="77777777" w:rsidR="00EF05D2" w:rsidRPr="009C7645" w:rsidRDefault="00EF05D2" w:rsidP="00556297">
            <w:pPr>
              <w:jc w:val="center"/>
              <w:rPr>
                <w:sz w:val="22"/>
                <w:szCs w:val="22"/>
              </w:rPr>
            </w:pPr>
          </w:p>
        </w:tc>
        <w:tc>
          <w:tcPr>
            <w:tcW w:w="3308" w:type="dxa"/>
            <w:shd w:val="clear" w:color="auto" w:fill="auto"/>
          </w:tcPr>
          <w:p w14:paraId="2535BDAA" w14:textId="77777777" w:rsidR="00EF05D2" w:rsidRPr="009C7645" w:rsidRDefault="00EF05D2" w:rsidP="00556297">
            <w:pPr>
              <w:jc w:val="center"/>
              <w:rPr>
                <w:sz w:val="22"/>
                <w:szCs w:val="22"/>
              </w:rPr>
            </w:pPr>
          </w:p>
        </w:tc>
      </w:tr>
      <w:tr w:rsidR="00EF05D2" w:rsidRPr="00BF50CB" w14:paraId="3BDD3289" w14:textId="77777777" w:rsidTr="00556297">
        <w:trPr>
          <w:trHeight w:val="454"/>
        </w:trPr>
        <w:tc>
          <w:tcPr>
            <w:tcW w:w="3595" w:type="dxa"/>
            <w:shd w:val="clear" w:color="auto" w:fill="auto"/>
          </w:tcPr>
          <w:p w14:paraId="0D9DFC75" w14:textId="77777777" w:rsidR="00EF05D2" w:rsidRPr="009C7645" w:rsidRDefault="00EF05D2" w:rsidP="00556297">
            <w:pPr>
              <w:jc w:val="center"/>
              <w:rPr>
                <w:sz w:val="22"/>
                <w:szCs w:val="22"/>
              </w:rPr>
            </w:pPr>
          </w:p>
        </w:tc>
        <w:tc>
          <w:tcPr>
            <w:tcW w:w="3020" w:type="dxa"/>
            <w:shd w:val="clear" w:color="auto" w:fill="auto"/>
          </w:tcPr>
          <w:p w14:paraId="00EAD28C" w14:textId="77777777" w:rsidR="00EF05D2" w:rsidRPr="009C7645" w:rsidRDefault="00EF05D2" w:rsidP="00556297">
            <w:pPr>
              <w:jc w:val="center"/>
              <w:rPr>
                <w:sz w:val="22"/>
                <w:szCs w:val="22"/>
              </w:rPr>
            </w:pPr>
          </w:p>
        </w:tc>
        <w:tc>
          <w:tcPr>
            <w:tcW w:w="3308" w:type="dxa"/>
            <w:shd w:val="clear" w:color="auto" w:fill="auto"/>
          </w:tcPr>
          <w:p w14:paraId="4B9C079F" w14:textId="77777777" w:rsidR="00EF05D2" w:rsidRPr="009C7645" w:rsidRDefault="00EF05D2" w:rsidP="00556297">
            <w:pPr>
              <w:jc w:val="center"/>
              <w:rPr>
                <w:sz w:val="22"/>
                <w:szCs w:val="22"/>
              </w:rPr>
            </w:pPr>
          </w:p>
        </w:tc>
      </w:tr>
      <w:tr w:rsidR="00EF05D2" w:rsidRPr="00BF50CB" w14:paraId="31AD448F" w14:textId="77777777" w:rsidTr="00556297">
        <w:trPr>
          <w:trHeight w:val="454"/>
        </w:trPr>
        <w:tc>
          <w:tcPr>
            <w:tcW w:w="3595" w:type="dxa"/>
            <w:shd w:val="clear" w:color="auto" w:fill="auto"/>
          </w:tcPr>
          <w:p w14:paraId="2FE8738F" w14:textId="77777777" w:rsidR="00EF05D2" w:rsidRPr="009C7645" w:rsidRDefault="00EF05D2" w:rsidP="00556297">
            <w:pPr>
              <w:jc w:val="center"/>
              <w:rPr>
                <w:sz w:val="22"/>
                <w:szCs w:val="22"/>
              </w:rPr>
            </w:pPr>
          </w:p>
        </w:tc>
        <w:tc>
          <w:tcPr>
            <w:tcW w:w="3020" w:type="dxa"/>
            <w:shd w:val="clear" w:color="auto" w:fill="auto"/>
          </w:tcPr>
          <w:p w14:paraId="03A5FADC" w14:textId="77777777" w:rsidR="00EF05D2" w:rsidRPr="009C7645" w:rsidRDefault="00EF05D2" w:rsidP="00556297">
            <w:pPr>
              <w:jc w:val="center"/>
              <w:rPr>
                <w:sz w:val="22"/>
                <w:szCs w:val="22"/>
              </w:rPr>
            </w:pPr>
          </w:p>
        </w:tc>
        <w:tc>
          <w:tcPr>
            <w:tcW w:w="3308" w:type="dxa"/>
            <w:shd w:val="clear" w:color="auto" w:fill="auto"/>
          </w:tcPr>
          <w:p w14:paraId="11958F75" w14:textId="77777777" w:rsidR="00EF05D2" w:rsidRPr="009C7645" w:rsidRDefault="00EF05D2" w:rsidP="00556297">
            <w:pPr>
              <w:jc w:val="center"/>
              <w:rPr>
                <w:sz w:val="22"/>
                <w:szCs w:val="22"/>
              </w:rPr>
            </w:pPr>
          </w:p>
        </w:tc>
      </w:tr>
      <w:tr w:rsidR="00EF05D2" w:rsidRPr="00BF50CB" w14:paraId="3670F0E3" w14:textId="77777777" w:rsidTr="00556297">
        <w:trPr>
          <w:trHeight w:val="454"/>
        </w:trPr>
        <w:tc>
          <w:tcPr>
            <w:tcW w:w="3595" w:type="dxa"/>
            <w:shd w:val="clear" w:color="auto" w:fill="auto"/>
          </w:tcPr>
          <w:p w14:paraId="5F2BFF9C" w14:textId="77777777" w:rsidR="00EF05D2" w:rsidRPr="009C7645" w:rsidRDefault="00EF05D2" w:rsidP="00556297">
            <w:pPr>
              <w:jc w:val="center"/>
              <w:rPr>
                <w:sz w:val="22"/>
                <w:szCs w:val="22"/>
              </w:rPr>
            </w:pPr>
          </w:p>
        </w:tc>
        <w:tc>
          <w:tcPr>
            <w:tcW w:w="3020" w:type="dxa"/>
            <w:shd w:val="clear" w:color="auto" w:fill="auto"/>
          </w:tcPr>
          <w:p w14:paraId="35F9DF76" w14:textId="77777777" w:rsidR="00EF05D2" w:rsidRPr="009C7645" w:rsidRDefault="00EF05D2" w:rsidP="00556297">
            <w:pPr>
              <w:jc w:val="center"/>
              <w:rPr>
                <w:sz w:val="22"/>
                <w:szCs w:val="22"/>
              </w:rPr>
            </w:pPr>
          </w:p>
        </w:tc>
        <w:tc>
          <w:tcPr>
            <w:tcW w:w="3308" w:type="dxa"/>
            <w:shd w:val="clear" w:color="auto" w:fill="auto"/>
          </w:tcPr>
          <w:p w14:paraId="4DFE78E6" w14:textId="77777777" w:rsidR="00EF05D2" w:rsidRPr="009C7645" w:rsidRDefault="00EF05D2" w:rsidP="00556297">
            <w:pPr>
              <w:jc w:val="center"/>
              <w:rPr>
                <w:sz w:val="22"/>
                <w:szCs w:val="22"/>
              </w:rPr>
            </w:pPr>
          </w:p>
        </w:tc>
      </w:tr>
      <w:tr w:rsidR="00EF05D2" w:rsidRPr="00BF50CB" w14:paraId="6E5E9E0D" w14:textId="77777777" w:rsidTr="00556297">
        <w:trPr>
          <w:trHeight w:val="454"/>
        </w:trPr>
        <w:tc>
          <w:tcPr>
            <w:tcW w:w="3595" w:type="dxa"/>
            <w:shd w:val="clear" w:color="auto" w:fill="auto"/>
          </w:tcPr>
          <w:p w14:paraId="25D60C6F" w14:textId="77777777" w:rsidR="00EF05D2" w:rsidRPr="009C7645" w:rsidRDefault="00EF05D2" w:rsidP="00556297">
            <w:pPr>
              <w:jc w:val="center"/>
              <w:rPr>
                <w:sz w:val="22"/>
                <w:szCs w:val="22"/>
              </w:rPr>
            </w:pPr>
          </w:p>
        </w:tc>
        <w:tc>
          <w:tcPr>
            <w:tcW w:w="3020" w:type="dxa"/>
            <w:shd w:val="clear" w:color="auto" w:fill="auto"/>
          </w:tcPr>
          <w:p w14:paraId="1FA7BB3E" w14:textId="77777777" w:rsidR="00EF05D2" w:rsidRPr="009C7645" w:rsidRDefault="00EF05D2" w:rsidP="00556297">
            <w:pPr>
              <w:jc w:val="center"/>
              <w:rPr>
                <w:sz w:val="22"/>
                <w:szCs w:val="22"/>
              </w:rPr>
            </w:pPr>
          </w:p>
        </w:tc>
        <w:tc>
          <w:tcPr>
            <w:tcW w:w="3308" w:type="dxa"/>
            <w:shd w:val="clear" w:color="auto" w:fill="auto"/>
          </w:tcPr>
          <w:p w14:paraId="00C706DB" w14:textId="77777777" w:rsidR="00EF05D2" w:rsidRPr="009C7645" w:rsidRDefault="00EF05D2" w:rsidP="00556297">
            <w:pPr>
              <w:jc w:val="center"/>
              <w:rPr>
                <w:sz w:val="22"/>
                <w:szCs w:val="22"/>
              </w:rPr>
            </w:pPr>
          </w:p>
        </w:tc>
      </w:tr>
      <w:tr w:rsidR="00EF05D2" w:rsidRPr="00BF50CB" w14:paraId="29BD3BE4" w14:textId="77777777" w:rsidTr="00556297">
        <w:trPr>
          <w:trHeight w:val="454"/>
        </w:trPr>
        <w:tc>
          <w:tcPr>
            <w:tcW w:w="3595" w:type="dxa"/>
            <w:shd w:val="clear" w:color="auto" w:fill="auto"/>
          </w:tcPr>
          <w:p w14:paraId="3EE25627" w14:textId="77777777" w:rsidR="00EF05D2" w:rsidRPr="009C7645" w:rsidRDefault="00EF05D2" w:rsidP="00556297">
            <w:pPr>
              <w:jc w:val="center"/>
              <w:rPr>
                <w:sz w:val="22"/>
                <w:szCs w:val="22"/>
              </w:rPr>
            </w:pPr>
          </w:p>
        </w:tc>
        <w:tc>
          <w:tcPr>
            <w:tcW w:w="3020" w:type="dxa"/>
            <w:shd w:val="clear" w:color="auto" w:fill="auto"/>
          </w:tcPr>
          <w:p w14:paraId="0C0FFE19" w14:textId="77777777" w:rsidR="00EF05D2" w:rsidRPr="009C7645" w:rsidRDefault="00EF05D2" w:rsidP="00556297">
            <w:pPr>
              <w:jc w:val="center"/>
              <w:rPr>
                <w:sz w:val="22"/>
                <w:szCs w:val="22"/>
              </w:rPr>
            </w:pPr>
          </w:p>
        </w:tc>
        <w:tc>
          <w:tcPr>
            <w:tcW w:w="3308" w:type="dxa"/>
            <w:shd w:val="clear" w:color="auto" w:fill="auto"/>
          </w:tcPr>
          <w:p w14:paraId="5C93B615" w14:textId="77777777" w:rsidR="00EF05D2" w:rsidRPr="009C7645" w:rsidRDefault="00EF05D2" w:rsidP="00556297">
            <w:pPr>
              <w:jc w:val="center"/>
              <w:rPr>
                <w:sz w:val="22"/>
                <w:szCs w:val="22"/>
              </w:rPr>
            </w:pPr>
          </w:p>
        </w:tc>
      </w:tr>
      <w:tr w:rsidR="00EF05D2" w:rsidRPr="00BF50CB" w14:paraId="78AA35A0" w14:textId="77777777" w:rsidTr="00556297">
        <w:trPr>
          <w:trHeight w:val="454"/>
        </w:trPr>
        <w:tc>
          <w:tcPr>
            <w:tcW w:w="3595" w:type="dxa"/>
            <w:shd w:val="clear" w:color="auto" w:fill="auto"/>
          </w:tcPr>
          <w:p w14:paraId="5BAF61C2" w14:textId="77777777" w:rsidR="00EF05D2" w:rsidRPr="009C7645" w:rsidRDefault="00EF05D2" w:rsidP="00556297">
            <w:pPr>
              <w:jc w:val="center"/>
              <w:rPr>
                <w:sz w:val="22"/>
                <w:szCs w:val="22"/>
              </w:rPr>
            </w:pPr>
          </w:p>
        </w:tc>
        <w:tc>
          <w:tcPr>
            <w:tcW w:w="3020" w:type="dxa"/>
            <w:shd w:val="clear" w:color="auto" w:fill="auto"/>
          </w:tcPr>
          <w:p w14:paraId="724637B3" w14:textId="77777777" w:rsidR="00EF05D2" w:rsidRPr="009C7645" w:rsidRDefault="00EF05D2" w:rsidP="00556297">
            <w:pPr>
              <w:jc w:val="center"/>
              <w:rPr>
                <w:sz w:val="22"/>
                <w:szCs w:val="22"/>
              </w:rPr>
            </w:pPr>
          </w:p>
        </w:tc>
        <w:tc>
          <w:tcPr>
            <w:tcW w:w="3308" w:type="dxa"/>
            <w:shd w:val="clear" w:color="auto" w:fill="auto"/>
          </w:tcPr>
          <w:p w14:paraId="0AD3C145" w14:textId="77777777" w:rsidR="00EF05D2" w:rsidRPr="009C7645" w:rsidRDefault="00EF05D2" w:rsidP="00556297">
            <w:pPr>
              <w:jc w:val="center"/>
              <w:rPr>
                <w:sz w:val="22"/>
                <w:szCs w:val="22"/>
              </w:rPr>
            </w:pPr>
          </w:p>
        </w:tc>
      </w:tr>
      <w:tr w:rsidR="00EF05D2" w:rsidRPr="00BF50CB" w14:paraId="12B28155" w14:textId="77777777" w:rsidTr="00556297">
        <w:trPr>
          <w:trHeight w:val="454"/>
        </w:trPr>
        <w:tc>
          <w:tcPr>
            <w:tcW w:w="3595" w:type="dxa"/>
            <w:shd w:val="clear" w:color="auto" w:fill="auto"/>
          </w:tcPr>
          <w:p w14:paraId="34D838DB" w14:textId="77777777" w:rsidR="00EF05D2" w:rsidRPr="009C7645" w:rsidRDefault="00EF05D2" w:rsidP="00556297">
            <w:pPr>
              <w:jc w:val="center"/>
              <w:rPr>
                <w:sz w:val="22"/>
                <w:szCs w:val="22"/>
              </w:rPr>
            </w:pPr>
          </w:p>
        </w:tc>
        <w:tc>
          <w:tcPr>
            <w:tcW w:w="3020" w:type="dxa"/>
            <w:shd w:val="clear" w:color="auto" w:fill="auto"/>
          </w:tcPr>
          <w:p w14:paraId="6609FB9A" w14:textId="77777777" w:rsidR="00EF05D2" w:rsidRPr="009C7645" w:rsidRDefault="00EF05D2" w:rsidP="00556297">
            <w:pPr>
              <w:jc w:val="center"/>
              <w:rPr>
                <w:sz w:val="22"/>
                <w:szCs w:val="22"/>
              </w:rPr>
            </w:pPr>
          </w:p>
        </w:tc>
        <w:tc>
          <w:tcPr>
            <w:tcW w:w="3308" w:type="dxa"/>
            <w:shd w:val="clear" w:color="auto" w:fill="auto"/>
          </w:tcPr>
          <w:p w14:paraId="28063F2E" w14:textId="77777777" w:rsidR="00EF05D2" w:rsidRPr="009C7645" w:rsidRDefault="00EF05D2" w:rsidP="00556297">
            <w:pPr>
              <w:jc w:val="center"/>
              <w:rPr>
                <w:sz w:val="22"/>
                <w:szCs w:val="22"/>
              </w:rPr>
            </w:pPr>
          </w:p>
        </w:tc>
      </w:tr>
      <w:tr w:rsidR="00EF05D2" w:rsidRPr="00BF50CB" w14:paraId="51202D4B" w14:textId="77777777" w:rsidTr="00556297">
        <w:trPr>
          <w:trHeight w:val="454"/>
        </w:trPr>
        <w:tc>
          <w:tcPr>
            <w:tcW w:w="3595" w:type="dxa"/>
            <w:shd w:val="clear" w:color="auto" w:fill="auto"/>
          </w:tcPr>
          <w:p w14:paraId="65186781" w14:textId="77777777" w:rsidR="00EF05D2" w:rsidRPr="009C7645" w:rsidRDefault="00EF05D2" w:rsidP="00556297">
            <w:pPr>
              <w:jc w:val="center"/>
              <w:rPr>
                <w:sz w:val="22"/>
                <w:szCs w:val="22"/>
              </w:rPr>
            </w:pPr>
          </w:p>
        </w:tc>
        <w:tc>
          <w:tcPr>
            <w:tcW w:w="3020" w:type="dxa"/>
            <w:shd w:val="clear" w:color="auto" w:fill="auto"/>
          </w:tcPr>
          <w:p w14:paraId="7447A098" w14:textId="77777777" w:rsidR="00EF05D2" w:rsidRPr="009C7645" w:rsidRDefault="00EF05D2" w:rsidP="00556297">
            <w:pPr>
              <w:jc w:val="center"/>
              <w:rPr>
                <w:sz w:val="22"/>
                <w:szCs w:val="22"/>
              </w:rPr>
            </w:pPr>
          </w:p>
        </w:tc>
        <w:tc>
          <w:tcPr>
            <w:tcW w:w="3308" w:type="dxa"/>
            <w:shd w:val="clear" w:color="auto" w:fill="auto"/>
          </w:tcPr>
          <w:p w14:paraId="7AE8D429" w14:textId="77777777" w:rsidR="00EF05D2" w:rsidRPr="009C7645" w:rsidRDefault="00EF05D2" w:rsidP="00556297">
            <w:pPr>
              <w:jc w:val="center"/>
              <w:rPr>
                <w:sz w:val="22"/>
                <w:szCs w:val="22"/>
              </w:rPr>
            </w:pPr>
          </w:p>
        </w:tc>
      </w:tr>
      <w:tr w:rsidR="00EF05D2" w:rsidRPr="00BF50CB" w14:paraId="4A3A57F9" w14:textId="77777777" w:rsidTr="00556297">
        <w:trPr>
          <w:trHeight w:val="454"/>
        </w:trPr>
        <w:tc>
          <w:tcPr>
            <w:tcW w:w="3595" w:type="dxa"/>
            <w:shd w:val="clear" w:color="auto" w:fill="auto"/>
          </w:tcPr>
          <w:p w14:paraId="5A766E96" w14:textId="77777777" w:rsidR="00EF05D2" w:rsidRPr="009C7645" w:rsidRDefault="00EF05D2" w:rsidP="00556297">
            <w:pPr>
              <w:jc w:val="center"/>
              <w:rPr>
                <w:sz w:val="22"/>
                <w:szCs w:val="22"/>
              </w:rPr>
            </w:pPr>
          </w:p>
        </w:tc>
        <w:tc>
          <w:tcPr>
            <w:tcW w:w="3020" w:type="dxa"/>
            <w:shd w:val="clear" w:color="auto" w:fill="auto"/>
          </w:tcPr>
          <w:p w14:paraId="0C7D5041" w14:textId="77777777" w:rsidR="00EF05D2" w:rsidRPr="009C7645" w:rsidRDefault="00EF05D2" w:rsidP="00556297">
            <w:pPr>
              <w:jc w:val="center"/>
              <w:rPr>
                <w:sz w:val="22"/>
                <w:szCs w:val="22"/>
              </w:rPr>
            </w:pPr>
          </w:p>
        </w:tc>
        <w:tc>
          <w:tcPr>
            <w:tcW w:w="3308" w:type="dxa"/>
            <w:shd w:val="clear" w:color="auto" w:fill="auto"/>
          </w:tcPr>
          <w:p w14:paraId="3E7C8656" w14:textId="77777777" w:rsidR="00EF05D2" w:rsidRPr="009C7645" w:rsidRDefault="00EF05D2" w:rsidP="00556297">
            <w:pPr>
              <w:jc w:val="center"/>
              <w:rPr>
                <w:sz w:val="22"/>
                <w:szCs w:val="22"/>
              </w:rPr>
            </w:pPr>
          </w:p>
        </w:tc>
      </w:tr>
      <w:tr w:rsidR="00EF05D2" w:rsidRPr="00BF50CB" w14:paraId="0604A6C1" w14:textId="77777777" w:rsidTr="00556297">
        <w:trPr>
          <w:trHeight w:val="454"/>
        </w:trPr>
        <w:tc>
          <w:tcPr>
            <w:tcW w:w="3595" w:type="dxa"/>
            <w:shd w:val="clear" w:color="auto" w:fill="auto"/>
          </w:tcPr>
          <w:p w14:paraId="3B4DD748" w14:textId="77777777" w:rsidR="00EF05D2" w:rsidRPr="009C7645" w:rsidRDefault="00EF05D2" w:rsidP="00556297">
            <w:pPr>
              <w:jc w:val="center"/>
              <w:rPr>
                <w:sz w:val="22"/>
                <w:szCs w:val="22"/>
              </w:rPr>
            </w:pPr>
          </w:p>
        </w:tc>
        <w:tc>
          <w:tcPr>
            <w:tcW w:w="3020" w:type="dxa"/>
            <w:shd w:val="clear" w:color="auto" w:fill="auto"/>
          </w:tcPr>
          <w:p w14:paraId="3448A73E" w14:textId="77777777" w:rsidR="00EF05D2" w:rsidRPr="009C7645" w:rsidRDefault="00EF05D2" w:rsidP="00556297">
            <w:pPr>
              <w:jc w:val="center"/>
              <w:rPr>
                <w:sz w:val="22"/>
                <w:szCs w:val="22"/>
              </w:rPr>
            </w:pPr>
          </w:p>
        </w:tc>
        <w:tc>
          <w:tcPr>
            <w:tcW w:w="3308" w:type="dxa"/>
            <w:shd w:val="clear" w:color="auto" w:fill="auto"/>
          </w:tcPr>
          <w:p w14:paraId="6244D74E" w14:textId="77777777" w:rsidR="00EF05D2" w:rsidRPr="009C7645" w:rsidRDefault="00EF05D2" w:rsidP="00556297">
            <w:pPr>
              <w:jc w:val="center"/>
              <w:rPr>
                <w:sz w:val="22"/>
                <w:szCs w:val="22"/>
              </w:rPr>
            </w:pPr>
          </w:p>
        </w:tc>
      </w:tr>
      <w:tr w:rsidR="00EF05D2" w:rsidRPr="00BF50CB" w14:paraId="67EBADED" w14:textId="77777777" w:rsidTr="00556297">
        <w:trPr>
          <w:trHeight w:val="454"/>
        </w:trPr>
        <w:tc>
          <w:tcPr>
            <w:tcW w:w="3595" w:type="dxa"/>
            <w:shd w:val="clear" w:color="auto" w:fill="auto"/>
          </w:tcPr>
          <w:p w14:paraId="7B7DDE4D" w14:textId="77777777" w:rsidR="00EF05D2" w:rsidRPr="009C7645" w:rsidRDefault="00EF05D2" w:rsidP="00556297">
            <w:pPr>
              <w:jc w:val="center"/>
              <w:rPr>
                <w:sz w:val="22"/>
                <w:szCs w:val="22"/>
              </w:rPr>
            </w:pPr>
          </w:p>
        </w:tc>
        <w:tc>
          <w:tcPr>
            <w:tcW w:w="3020" w:type="dxa"/>
            <w:shd w:val="clear" w:color="auto" w:fill="auto"/>
          </w:tcPr>
          <w:p w14:paraId="26C625E9" w14:textId="77777777" w:rsidR="00EF05D2" w:rsidRPr="009C7645" w:rsidRDefault="00EF05D2" w:rsidP="00556297">
            <w:pPr>
              <w:jc w:val="center"/>
              <w:rPr>
                <w:sz w:val="22"/>
                <w:szCs w:val="22"/>
              </w:rPr>
            </w:pPr>
          </w:p>
        </w:tc>
        <w:tc>
          <w:tcPr>
            <w:tcW w:w="3308" w:type="dxa"/>
            <w:shd w:val="clear" w:color="auto" w:fill="auto"/>
          </w:tcPr>
          <w:p w14:paraId="1AA931E4" w14:textId="77777777" w:rsidR="00EF05D2" w:rsidRPr="009C7645" w:rsidRDefault="00EF05D2" w:rsidP="00556297">
            <w:pPr>
              <w:jc w:val="center"/>
              <w:rPr>
                <w:sz w:val="22"/>
                <w:szCs w:val="22"/>
              </w:rPr>
            </w:pPr>
          </w:p>
        </w:tc>
      </w:tr>
      <w:tr w:rsidR="00EF05D2" w:rsidRPr="00BF50CB" w14:paraId="1264FD4C" w14:textId="77777777" w:rsidTr="00556297">
        <w:trPr>
          <w:trHeight w:val="454"/>
        </w:trPr>
        <w:tc>
          <w:tcPr>
            <w:tcW w:w="3595" w:type="dxa"/>
            <w:shd w:val="clear" w:color="auto" w:fill="auto"/>
          </w:tcPr>
          <w:p w14:paraId="577C3C7B" w14:textId="77777777" w:rsidR="00EF05D2" w:rsidRPr="009C7645" w:rsidRDefault="00EF05D2" w:rsidP="00556297">
            <w:pPr>
              <w:jc w:val="center"/>
              <w:rPr>
                <w:sz w:val="22"/>
                <w:szCs w:val="22"/>
              </w:rPr>
            </w:pPr>
          </w:p>
        </w:tc>
        <w:tc>
          <w:tcPr>
            <w:tcW w:w="3020" w:type="dxa"/>
            <w:shd w:val="clear" w:color="auto" w:fill="auto"/>
          </w:tcPr>
          <w:p w14:paraId="54291D4A" w14:textId="77777777" w:rsidR="00EF05D2" w:rsidRPr="009C7645" w:rsidRDefault="00EF05D2" w:rsidP="00556297">
            <w:pPr>
              <w:jc w:val="center"/>
              <w:rPr>
                <w:sz w:val="22"/>
                <w:szCs w:val="22"/>
              </w:rPr>
            </w:pPr>
          </w:p>
        </w:tc>
        <w:tc>
          <w:tcPr>
            <w:tcW w:w="3308" w:type="dxa"/>
            <w:shd w:val="clear" w:color="auto" w:fill="auto"/>
          </w:tcPr>
          <w:p w14:paraId="48557B38" w14:textId="77777777" w:rsidR="00EF05D2" w:rsidRPr="009C7645" w:rsidRDefault="00EF05D2" w:rsidP="00556297">
            <w:pPr>
              <w:jc w:val="center"/>
              <w:rPr>
                <w:sz w:val="22"/>
                <w:szCs w:val="22"/>
              </w:rPr>
            </w:pPr>
          </w:p>
        </w:tc>
      </w:tr>
      <w:tr w:rsidR="00EF05D2" w:rsidRPr="00BF50CB" w14:paraId="769CBB66" w14:textId="77777777" w:rsidTr="00556297">
        <w:trPr>
          <w:trHeight w:val="707"/>
        </w:trPr>
        <w:tc>
          <w:tcPr>
            <w:tcW w:w="9923" w:type="dxa"/>
            <w:gridSpan w:val="3"/>
            <w:shd w:val="clear" w:color="auto" w:fill="auto"/>
            <w:hideMark/>
          </w:tcPr>
          <w:p w14:paraId="4755F9F1" w14:textId="77777777" w:rsidR="00EF05D2" w:rsidRPr="009C7645" w:rsidRDefault="00EF05D2" w:rsidP="00556297">
            <w:pPr>
              <w:rPr>
                <w:bCs/>
                <w:sz w:val="22"/>
                <w:szCs w:val="22"/>
              </w:rPr>
            </w:pPr>
            <w:r w:rsidRPr="009C7645">
              <w:rPr>
                <w:bCs/>
                <w:sz w:val="22"/>
                <w:szCs w:val="22"/>
              </w:rPr>
              <w:t xml:space="preserve">  </w:t>
            </w:r>
          </w:p>
          <w:p w14:paraId="48626845" w14:textId="77777777" w:rsidR="00EF05D2" w:rsidRPr="009C7645" w:rsidRDefault="00EF05D2" w:rsidP="00556297">
            <w:pPr>
              <w:rPr>
                <w:b/>
                <w:sz w:val="22"/>
                <w:szCs w:val="22"/>
              </w:rPr>
            </w:pPr>
            <w:r w:rsidRPr="009C7645">
              <w:rPr>
                <w:b/>
                <w:bCs/>
                <w:sz w:val="22"/>
                <w:szCs w:val="22"/>
              </w:rPr>
              <w:t xml:space="preserve">          </w:t>
            </w:r>
            <w:r w:rsidRPr="009C7645">
              <w:rPr>
                <w:b/>
                <w:bCs/>
                <w:sz w:val="22"/>
                <w:szCs w:val="22"/>
                <w:lang w:val="vi-VN"/>
              </w:rPr>
              <w:t>Đại diện Bên giao</w:t>
            </w:r>
            <w:r w:rsidRPr="009C7645">
              <w:rPr>
                <w:b/>
                <w:bCs/>
                <w:sz w:val="22"/>
                <w:szCs w:val="22"/>
                <w:lang w:val="vi-VN"/>
              </w:rPr>
              <w:tab/>
            </w:r>
            <w:r w:rsidRPr="009C7645">
              <w:rPr>
                <w:b/>
                <w:bCs/>
                <w:sz w:val="22"/>
                <w:szCs w:val="22"/>
                <w:lang w:val="vi-VN"/>
              </w:rPr>
              <w:tab/>
              <w:t xml:space="preserve">                                             Đại diện Bên nhận</w:t>
            </w:r>
          </w:p>
          <w:p w14:paraId="0246F11E" w14:textId="77777777" w:rsidR="00EF05D2" w:rsidRPr="009C7645" w:rsidRDefault="00EF05D2" w:rsidP="00556297">
            <w:pPr>
              <w:rPr>
                <w:sz w:val="22"/>
                <w:szCs w:val="22"/>
              </w:rPr>
            </w:pPr>
            <w:r w:rsidRPr="009C7645">
              <w:rPr>
                <w:b/>
                <w:bCs/>
                <w:sz w:val="22"/>
                <w:szCs w:val="22"/>
                <w:lang w:val="vi-VN"/>
              </w:rPr>
              <w:t xml:space="preserve">          </w:t>
            </w:r>
            <w:r w:rsidRPr="009C7645">
              <w:rPr>
                <w:b/>
                <w:i/>
                <w:iCs/>
                <w:color w:val="808080"/>
                <w:sz w:val="22"/>
                <w:szCs w:val="22"/>
                <w:lang w:val="vi-VN"/>
              </w:rPr>
              <w:t>Handovers’ Representative</w:t>
            </w:r>
            <w:r w:rsidRPr="009C7645">
              <w:rPr>
                <w:b/>
                <w:i/>
                <w:iCs/>
                <w:color w:val="808080"/>
                <w:sz w:val="22"/>
                <w:szCs w:val="22"/>
                <w:lang w:val="vi-VN"/>
              </w:rPr>
              <w:tab/>
            </w:r>
            <w:r w:rsidRPr="009C7645">
              <w:rPr>
                <w:b/>
                <w:bCs/>
                <w:sz w:val="22"/>
                <w:szCs w:val="22"/>
                <w:lang w:val="vi-VN"/>
              </w:rPr>
              <w:tab/>
            </w:r>
            <w:r w:rsidRPr="009C7645">
              <w:rPr>
                <w:b/>
                <w:bCs/>
                <w:sz w:val="22"/>
                <w:szCs w:val="22"/>
                <w:lang w:val="vi-VN"/>
              </w:rPr>
              <w:tab/>
            </w:r>
            <w:r w:rsidRPr="009C7645">
              <w:rPr>
                <w:b/>
                <w:bCs/>
                <w:i/>
                <w:color w:val="808080"/>
                <w:sz w:val="22"/>
                <w:szCs w:val="22"/>
                <w:lang w:val="vi-VN"/>
              </w:rPr>
              <w:t xml:space="preserve">                     Take overs’</w:t>
            </w:r>
            <w:r w:rsidRPr="009C7645">
              <w:rPr>
                <w:b/>
                <w:i/>
                <w:iCs/>
                <w:color w:val="808080"/>
                <w:sz w:val="22"/>
                <w:szCs w:val="22"/>
                <w:lang w:val="vi-VN"/>
              </w:rPr>
              <w:t xml:space="preserve"> Representative</w:t>
            </w:r>
          </w:p>
        </w:tc>
      </w:tr>
      <w:tr w:rsidR="00EF05D2" w:rsidRPr="00BF50CB" w14:paraId="043CDA0D" w14:textId="77777777" w:rsidTr="00556297">
        <w:trPr>
          <w:trHeight w:val="1400"/>
        </w:trPr>
        <w:tc>
          <w:tcPr>
            <w:tcW w:w="9923" w:type="dxa"/>
            <w:gridSpan w:val="3"/>
            <w:shd w:val="clear" w:color="auto" w:fill="auto"/>
            <w:hideMark/>
          </w:tcPr>
          <w:p w14:paraId="75CE3E67" w14:textId="77777777" w:rsidR="00EF05D2" w:rsidRPr="00BF50CB" w:rsidRDefault="00EF05D2" w:rsidP="00556297">
            <w:pPr>
              <w:rPr>
                <w:rFonts w:ascii="Arial" w:hAnsi="Arial" w:cs="Arial"/>
                <w:sz w:val="22"/>
                <w:szCs w:val="22"/>
              </w:rPr>
            </w:pPr>
          </w:p>
        </w:tc>
      </w:tr>
    </w:tbl>
    <w:p w14:paraId="6BF4AAF8" w14:textId="77777777" w:rsidR="00EF05D2" w:rsidRPr="004B3CE3" w:rsidRDefault="00EF05D2" w:rsidP="0067625F">
      <w:pPr>
        <w:rPr>
          <w:lang w:val="vi-VN"/>
        </w:rPr>
      </w:pPr>
    </w:p>
    <w:p w14:paraId="7DEB5091" w14:textId="1AF3632D" w:rsidR="006D6698" w:rsidRPr="00C617FA" w:rsidRDefault="00CA381B" w:rsidP="006D6698">
      <w:pPr>
        <w:pStyle w:val="1"/>
        <w:jc w:val="center"/>
        <w:rPr>
          <w:color w:val="auto"/>
          <w:lang w:val="en-US"/>
        </w:rPr>
      </w:pPr>
      <w:bookmarkStart w:id="121" w:name="_Toc189640019"/>
      <w:r w:rsidRPr="00C617FA">
        <w:rPr>
          <w:color w:val="auto"/>
          <w:lang w:val="vi-VN"/>
        </w:rPr>
        <w:lastRenderedPageBreak/>
        <w:t>SCHEDULE</w:t>
      </w:r>
      <w:r w:rsidR="0067625F" w:rsidRPr="00C617FA">
        <w:rPr>
          <w:color w:val="auto"/>
          <w:lang w:val="vi-VN"/>
        </w:rPr>
        <w:t xml:space="preserve"> 6 – BUILDING R</w:t>
      </w:r>
      <w:r w:rsidR="00042A31" w:rsidRPr="00C617FA">
        <w:rPr>
          <w:color w:val="auto"/>
          <w:lang w:val="en-US"/>
        </w:rPr>
        <w:t>EGULATIONS</w:t>
      </w:r>
      <w:bookmarkEnd w:id="121"/>
    </w:p>
    <w:p w14:paraId="5BC455FC" w14:textId="77777777" w:rsidR="00381C8D" w:rsidRPr="004B3CE3" w:rsidRDefault="00381C8D" w:rsidP="00381C8D">
      <w:pPr>
        <w:rPr>
          <w:lang w:val="vi-VN"/>
        </w:rPr>
      </w:pPr>
    </w:p>
    <w:p w14:paraId="1AB094D7" w14:textId="77777777" w:rsidR="00E83549" w:rsidRPr="004B3CE3" w:rsidRDefault="00E83549" w:rsidP="00E83549">
      <w:pPr>
        <w:pStyle w:val="aa"/>
        <w:tabs>
          <w:tab w:val="left" w:pos="0"/>
        </w:tabs>
        <w:spacing w:before="120" w:after="120" w:line="240" w:lineRule="auto"/>
        <w:ind w:right="49"/>
        <w:contextualSpacing/>
        <w:jc w:val="both"/>
        <w:rPr>
          <w:rFonts w:ascii="Times New Roman" w:hAnsi="Times New Roman" w:cs="Times New Roman"/>
          <w:sz w:val="24"/>
          <w:szCs w:val="24"/>
          <w:lang w:val="vi-VN"/>
        </w:rPr>
      </w:pPr>
      <w:r w:rsidRPr="004B3CE3">
        <w:rPr>
          <w:rFonts w:ascii="Times New Roman" w:hAnsi="Times New Roman" w:cs="Times New Roman"/>
          <w:sz w:val="24"/>
          <w:szCs w:val="24"/>
          <w:lang w:val="vi-VN"/>
        </w:rPr>
        <w:t>For ease of reference, each provision set forth in this Building Regulations is hereinafter referred to as a "Regulation".</w:t>
      </w:r>
    </w:p>
    <w:p w14:paraId="034ACBFC" w14:textId="77777777" w:rsidR="00E83549" w:rsidRPr="004B3CE3" w:rsidRDefault="00E83549" w:rsidP="00E83549">
      <w:pPr>
        <w:pStyle w:val="aa"/>
        <w:tabs>
          <w:tab w:val="left" w:pos="0"/>
        </w:tabs>
        <w:spacing w:before="120" w:after="120" w:line="240" w:lineRule="auto"/>
        <w:ind w:right="49"/>
        <w:contextualSpacing/>
        <w:jc w:val="both"/>
        <w:rPr>
          <w:rFonts w:ascii="Times New Roman" w:hAnsi="Times New Roman" w:cs="Times New Roman"/>
          <w:sz w:val="24"/>
          <w:szCs w:val="24"/>
          <w:lang w:val="vi-VN"/>
        </w:rPr>
      </w:pPr>
    </w:p>
    <w:p w14:paraId="678027C9" w14:textId="77777777" w:rsidR="00E83549" w:rsidRPr="004B3CE3" w:rsidRDefault="00E83549" w:rsidP="00E83549">
      <w:pPr>
        <w:pStyle w:val="aa"/>
        <w:numPr>
          <w:ilvl w:val="0"/>
          <w:numId w:val="87"/>
        </w:numPr>
        <w:spacing w:before="120" w:after="120" w:line="240" w:lineRule="auto"/>
        <w:ind w:left="567" w:right="49" w:hanging="567"/>
        <w:contextualSpacing/>
        <w:jc w:val="both"/>
        <w:rPr>
          <w:rFonts w:ascii="Times New Roman" w:hAnsi="Times New Roman" w:cs="Times New Roman"/>
          <w:sz w:val="24"/>
          <w:szCs w:val="24"/>
        </w:rPr>
      </w:pPr>
      <w:r w:rsidRPr="004B3CE3">
        <w:rPr>
          <w:rFonts w:ascii="Times New Roman" w:hAnsi="Times New Roman" w:cs="Times New Roman"/>
          <w:sz w:val="24"/>
          <w:szCs w:val="24"/>
          <w:u w:val="single"/>
        </w:rPr>
        <w:t>Access</w:t>
      </w:r>
    </w:p>
    <w:p w14:paraId="3A832E6D"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5598E55C" w14:textId="14918F16" w:rsidR="00E83549" w:rsidRPr="004B3CE3" w:rsidRDefault="00E83549" w:rsidP="00E83549">
      <w:pPr>
        <w:pStyle w:val="aa"/>
        <w:numPr>
          <w:ilvl w:val="0"/>
          <w:numId w:val="83"/>
        </w:numPr>
        <w:tabs>
          <w:tab w:val="left" w:pos="1134"/>
        </w:tabs>
        <w:spacing w:before="120" w:after="120" w:line="240" w:lineRule="auto"/>
        <w:ind w:left="1134" w:right="49" w:hanging="567"/>
        <w:contextualSpacing/>
        <w:jc w:val="both"/>
        <w:rPr>
          <w:rFonts w:ascii="Times New Roman" w:hAnsi="Times New Roman" w:cs="Times New Roman"/>
          <w:sz w:val="24"/>
          <w:szCs w:val="24"/>
        </w:rPr>
      </w:pPr>
      <w:bookmarkStart w:id="122" w:name="bookmark324"/>
      <w:bookmarkEnd w:id="122"/>
      <w:r w:rsidRPr="004B3CE3">
        <w:rPr>
          <w:rFonts w:ascii="Times New Roman" w:hAnsi="Times New Roman" w:cs="Times New Roman"/>
          <w:sz w:val="24"/>
          <w:szCs w:val="24"/>
        </w:rPr>
        <w:t xml:space="preserve">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reserves the right to refuse entry into Building to any person whom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believes, in good faith, is a threat to the security, reputation or assets of Building and/or its occupants.</w:t>
      </w:r>
    </w:p>
    <w:p w14:paraId="65A3EB7D" w14:textId="77777777" w:rsidR="00E83549" w:rsidRPr="004B3CE3" w:rsidRDefault="00E83549" w:rsidP="00E83549">
      <w:pPr>
        <w:pStyle w:val="aa"/>
        <w:tabs>
          <w:tab w:val="left" w:pos="1134"/>
        </w:tabs>
        <w:spacing w:before="120" w:after="120" w:line="240" w:lineRule="auto"/>
        <w:ind w:left="1134" w:right="49"/>
        <w:contextualSpacing/>
        <w:jc w:val="both"/>
        <w:rPr>
          <w:rFonts w:ascii="Times New Roman" w:hAnsi="Times New Roman" w:cs="Times New Roman"/>
          <w:sz w:val="24"/>
          <w:szCs w:val="24"/>
        </w:rPr>
      </w:pPr>
    </w:p>
    <w:p w14:paraId="5C8DF7EB" w14:textId="1DB8D65D" w:rsidR="00E83549" w:rsidRPr="004B3CE3" w:rsidRDefault="00E83549" w:rsidP="00E83549">
      <w:pPr>
        <w:pStyle w:val="aa"/>
        <w:numPr>
          <w:ilvl w:val="0"/>
          <w:numId w:val="83"/>
        </w:numPr>
        <w:tabs>
          <w:tab w:val="left" w:pos="1134"/>
        </w:tabs>
        <w:spacing w:before="120" w:after="120" w:line="240" w:lineRule="auto"/>
        <w:ind w:left="1134" w:right="49" w:hanging="567"/>
        <w:contextualSpacing/>
        <w:jc w:val="both"/>
        <w:rPr>
          <w:rFonts w:ascii="Times New Roman" w:hAnsi="Times New Roman" w:cs="Times New Roman"/>
          <w:sz w:val="24"/>
          <w:szCs w:val="24"/>
        </w:rPr>
      </w:pPr>
      <w:bookmarkStart w:id="123" w:name="bookmark325"/>
      <w:bookmarkEnd w:id="123"/>
      <w:r w:rsidRPr="004B3CE3">
        <w:rPr>
          <w:rFonts w:ascii="Times New Roman" w:hAnsi="Times New Roman" w:cs="Times New Roman"/>
          <w:sz w:val="24"/>
          <w:szCs w:val="24"/>
        </w:rPr>
        <w:t xml:space="preserve">Prior written approval of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is required before 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can erect or install doors, drains, iron</w:t>
      </w:r>
      <w:r w:rsidRPr="004B3CE3">
        <w:rPr>
          <w:rFonts w:ascii="Times New Roman" w:hAnsi="Times New Roman" w:cs="Times New Roman"/>
          <w:sz w:val="24"/>
          <w:szCs w:val="24"/>
          <w:lang w:val="en-US"/>
        </w:rPr>
        <w:t xml:space="preserve"> grills,</w:t>
      </w:r>
      <w:r w:rsidRPr="004B3CE3">
        <w:rPr>
          <w:rFonts w:ascii="Times New Roman" w:hAnsi="Times New Roman" w:cs="Times New Roman"/>
          <w:sz w:val="24"/>
          <w:szCs w:val="24"/>
        </w:rPr>
        <w:t xml:space="preserve"> curtains, or any similar installations, whether temporary or permanent, at the entrance or exit of the Leased Premises or at any emer</w:t>
      </w:r>
      <w:r w:rsidRPr="004B3CE3">
        <w:rPr>
          <w:rFonts w:ascii="Times New Roman" w:hAnsi="Times New Roman" w:cs="Times New Roman"/>
          <w:sz w:val="24"/>
          <w:szCs w:val="24"/>
          <w:lang w:val="en-US"/>
        </w:rPr>
        <w:t xml:space="preserve">gency </w:t>
      </w:r>
      <w:r w:rsidRPr="004B3CE3">
        <w:rPr>
          <w:rFonts w:ascii="Times New Roman" w:hAnsi="Times New Roman" w:cs="Times New Roman"/>
          <w:sz w:val="24"/>
          <w:szCs w:val="24"/>
        </w:rPr>
        <w:t>exits from the Leased Premises or erect any doors or metal grills or gates that may violate the regulations in effect of Vietnamese government authorities from time to time, as well</w:t>
      </w:r>
      <w:r w:rsidRPr="004B3CE3">
        <w:rPr>
          <w:rFonts w:ascii="Times New Roman" w:hAnsi="Times New Roman" w:cs="Times New Roman"/>
          <w:sz w:val="24"/>
          <w:szCs w:val="24"/>
          <w:lang w:val="vi-VN"/>
        </w:rPr>
        <w:t xml:space="preserve"> as </w:t>
      </w:r>
      <w:r w:rsidRPr="004B3CE3">
        <w:rPr>
          <w:rFonts w:ascii="Times New Roman" w:hAnsi="Times New Roman" w:cs="Times New Roman"/>
          <w:sz w:val="24"/>
          <w:szCs w:val="24"/>
        </w:rPr>
        <w:t>violate any other aspects of such regulations or this Building Regulations.</w:t>
      </w:r>
    </w:p>
    <w:p w14:paraId="4D6CE696" w14:textId="77777777" w:rsidR="00E83549" w:rsidRPr="004B3CE3" w:rsidRDefault="00E83549" w:rsidP="00E83549">
      <w:pPr>
        <w:pStyle w:val="aa"/>
        <w:tabs>
          <w:tab w:val="left" w:pos="1134"/>
        </w:tabs>
        <w:spacing w:before="120" w:after="120" w:line="240" w:lineRule="auto"/>
        <w:ind w:right="49"/>
        <w:contextualSpacing/>
        <w:jc w:val="both"/>
        <w:rPr>
          <w:rFonts w:ascii="Times New Roman" w:hAnsi="Times New Roman" w:cs="Times New Roman"/>
          <w:sz w:val="24"/>
          <w:szCs w:val="24"/>
        </w:rPr>
      </w:pPr>
    </w:p>
    <w:p w14:paraId="65D6D7C4" w14:textId="57046A53" w:rsidR="00E83549" w:rsidRPr="004B3CE3" w:rsidRDefault="00E83549" w:rsidP="00E83549">
      <w:pPr>
        <w:pStyle w:val="aa"/>
        <w:numPr>
          <w:ilvl w:val="0"/>
          <w:numId w:val="83"/>
        </w:numPr>
        <w:tabs>
          <w:tab w:val="left" w:pos="1134"/>
        </w:tabs>
        <w:spacing w:before="120" w:after="120" w:line="240" w:lineRule="auto"/>
        <w:ind w:left="1134" w:right="49" w:hanging="567"/>
        <w:contextualSpacing/>
        <w:jc w:val="both"/>
        <w:rPr>
          <w:rFonts w:ascii="Times New Roman" w:hAnsi="Times New Roman" w:cs="Times New Roman"/>
          <w:sz w:val="24"/>
          <w:szCs w:val="24"/>
        </w:rPr>
      </w:pPr>
      <w:bookmarkStart w:id="124" w:name="bookmark326"/>
      <w:bookmarkEnd w:id="124"/>
      <w:r w:rsidRPr="004B3CE3">
        <w:rPr>
          <w:rFonts w:ascii="Times New Roman" w:hAnsi="Times New Roman" w:cs="Times New Roman"/>
          <w:sz w:val="24"/>
          <w:szCs w:val="24"/>
        </w:rPr>
        <w:t xml:space="preserve">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shall not change any locks or install new additional locks or latches.</w:t>
      </w:r>
    </w:p>
    <w:p w14:paraId="7E205AC8" w14:textId="77777777" w:rsidR="00E83549" w:rsidRPr="004B3CE3" w:rsidRDefault="00E83549" w:rsidP="00E83549">
      <w:pPr>
        <w:pStyle w:val="aa"/>
        <w:tabs>
          <w:tab w:val="left" w:pos="1134"/>
        </w:tabs>
        <w:spacing w:before="120" w:after="120" w:line="240" w:lineRule="auto"/>
        <w:ind w:left="1134" w:right="49"/>
        <w:contextualSpacing/>
        <w:jc w:val="both"/>
        <w:rPr>
          <w:rFonts w:ascii="Times New Roman" w:hAnsi="Times New Roman" w:cs="Times New Roman"/>
          <w:sz w:val="24"/>
          <w:szCs w:val="24"/>
        </w:rPr>
      </w:pPr>
    </w:p>
    <w:p w14:paraId="3A47B007" w14:textId="63586E3F" w:rsidR="00E83549" w:rsidRPr="004B3CE3" w:rsidRDefault="00E83549" w:rsidP="00E83549">
      <w:pPr>
        <w:pStyle w:val="aa"/>
        <w:numPr>
          <w:ilvl w:val="0"/>
          <w:numId w:val="83"/>
        </w:numPr>
        <w:tabs>
          <w:tab w:val="left" w:pos="1134"/>
        </w:tabs>
        <w:spacing w:before="120" w:after="120" w:line="240" w:lineRule="auto"/>
        <w:ind w:left="1134" w:right="49" w:hanging="567"/>
        <w:contextualSpacing/>
        <w:jc w:val="both"/>
        <w:rPr>
          <w:rFonts w:ascii="Times New Roman" w:hAnsi="Times New Roman" w:cs="Times New Roman"/>
          <w:sz w:val="24"/>
          <w:szCs w:val="24"/>
        </w:rPr>
      </w:pPr>
      <w:bookmarkStart w:id="125" w:name="bookmark327"/>
      <w:bookmarkEnd w:id="125"/>
      <w:r w:rsidRPr="004B3CE3">
        <w:rPr>
          <w:rFonts w:ascii="Times New Roman" w:hAnsi="Times New Roman" w:cs="Times New Roman"/>
          <w:sz w:val="24"/>
          <w:szCs w:val="24"/>
        </w:rPr>
        <w:t xml:space="preserve">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shall be solely responsible for any risks arising from theft or damage within the Leased Premises and agrees to always lock the Leased Premises upon request from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w:t>
      </w:r>
    </w:p>
    <w:p w14:paraId="6B38E2AB" w14:textId="77777777" w:rsidR="00E83549" w:rsidRPr="004B3CE3" w:rsidRDefault="00E83549" w:rsidP="00E83549">
      <w:pPr>
        <w:pStyle w:val="aa"/>
        <w:tabs>
          <w:tab w:val="left" w:pos="1134"/>
        </w:tabs>
        <w:spacing w:before="120" w:after="120" w:line="240" w:lineRule="auto"/>
        <w:ind w:left="1134" w:right="49"/>
        <w:contextualSpacing/>
        <w:jc w:val="both"/>
        <w:rPr>
          <w:rFonts w:ascii="Times New Roman" w:hAnsi="Times New Roman" w:cs="Times New Roman"/>
          <w:sz w:val="24"/>
          <w:szCs w:val="24"/>
        </w:rPr>
      </w:pPr>
    </w:p>
    <w:p w14:paraId="005CAA11" w14:textId="77777777" w:rsidR="00E83549" w:rsidRPr="004B3CE3" w:rsidRDefault="00E83549" w:rsidP="00E83549">
      <w:pPr>
        <w:pStyle w:val="aa"/>
        <w:numPr>
          <w:ilvl w:val="0"/>
          <w:numId w:val="87"/>
        </w:numPr>
        <w:spacing w:before="120" w:after="120" w:line="240" w:lineRule="auto"/>
        <w:ind w:left="567" w:right="49" w:hanging="567"/>
        <w:contextualSpacing/>
        <w:jc w:val="both"/>
        <w:rPr>
          <w:rFonts w:ascii="Times New Roman" w:hAnsi="Times New Roman" w:cs="Times New Roman"/>
          <w:sz w:val="24"/>
          <w:szCs w:val="24"/>
        </w:rPr>
      </w:pPr>
      <w:bookmarkStart w:id="126" w:name="bookmark328"/>
      <w:bookmarkEnd w:id="126"/>
      <w:r w:rsidRPr="004B3CE3">
        <w:rPr>
          <w:rFonts w:ascii="Times New Roman" w:hAnsi="Times New Roman" w:cs="Times New Roman"/>
          <w:sz w:val="24"/>
          <w:szCs w:val="24"/>
          <w:u w:val="single"/>
        </w:rPr>
        <w:t>Signage</w:t>
      </w:r>
    </w:p>
    <w:p w14:paraId="7DF51009"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3D751C83" w14:textId="7AB6D3B5" w:rsidR="00E83549" w:rsidRPr="004B3CE3" w:rsidRDefault="00E83549" w:rsidP="00E83549">
      <w:pPr>
        <w:pStyle w:val="aa"/>
        <w:tabs>
          <w:tab w:val="left" w:pos="1134"/>
        </w:tabs>
        <w:spacing w:before="120" w:after="120" w:line="240" w:lineRule="auto"/>
        <w:ind w:left="1134" w:hanging="567"/>
        <w:contextualSpacing/>
        <w:jc w:val="both"/>
        <w:rPr>
          <w:rFonts w:ascii="Times New Roman" w:hAnsi="Times New Roman" w:cs="Times New Roman"/>
          <w:sz w:val="24"/>
          <w:szCs w:val="24"/>
        </w:rPr>
      </w:pPr>
      <w:r w:rsidRPr="004B3CE3">
        <w:rPr>
          <w:rFonts w:ascii="Times New Roman" w:hAnsi="Times New Roman" w:cs="Times New Roman"/>
          <w:sz w:val="24"/>
          <w:szCs w:val="24"/>
        </w:rPr>
        <w:t xml:space="preserve">(a) </w:t>
      </w:r>
      <w:r w:rsidRPr="004B3CE3">
        <w:rPr>
          <w:rFonts w:ascii="Times New Roman" w:hAnsi="Times New Roman" w:cs="Times New Roman"/>
          <w:sz w:val="24"/>
          <w:szCs w:val="24"/>
        </w:rPr>
        <w:tab/>
        <w:t xml:space="preserve">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shall not display inside or outside the Leased Premises any signages or other devices, regardless of whether they are illuminated or non-illuminated, that can be seen from outside the Leased Premises, except for the nameplate or signboard of 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located within the entrance of the Leased Premises. The size and position of such nameplate or signboard must be approved by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w:t>
      </w:r>
    </w:p>
    <w:p w14:paraId="50D39D63" w14:textId="77777777" w:rsidR="00E83549" w:rsidRPr="004B3CE3" w:rsidRDefault="00E83549" w:rsidP="00E83549">
      <w:pPr>
        <w:pStyle w:val="aa"/>
        <w:tabs>
          <w:tab w:val="left" w:pos="1134"/>
        </w:tabs>
        <w:spacing w:before="120" w:after="120" w:line="240" w:lineRule="auto"/>
        <w:ind w:left="1134" w:hanging="567"/>
        <w:contextualSpacing/>
        <w:jc w:val="both"/>
        <w:rPr>
          <w:rFonts w:ascii="Times New Roman" w:hAnsi="Times New Roman" w:cs="Times New Roman"/>
          <w:sz w:val="24"/>
          <w:szCs w:val="24"/>
        </w:rPr>
      </w:pPr>
    </w:p>
    <w:p w14:paraId="6149C9F6" w14:textId="57905A6C" w:rsidR="00E83549" w:rsidRPr="004B3CE3" w:rsidRDefault="00E83549" w:rsidP="00E83549">
      <w:pPr>
        <w:pStyle w:val="aa"/>
        <w:tabs>
          <w:tab w:val="left" w:pos="1134"/>
        </w:tabs>
        <w:spacing w:before="120" w:after="120" w:line="240" w:lineRule="auto"/>
        <w:ind w:left="1134" w:hanging="567"/>
        <w:contextualSpacing/>
        <w:jc w:val="both"/>
        <w:rPr>
          <w:rFonts w:ascii="Times New Roman" w:hAnsi="Times New Roman" w:cs="Times New Roman"/>
          <w:sz w:val="24"/>
          <w:szCs w:val="24"/>
        </w:rPr>
      </w:pPr>
      <w:r w:rsidRPr="004B3CE3">
        <w:rPr>
          <w:rFonts w:ascii="Times New Roman" w:hAnsi="Times New Roman" w:cs="Times New Roman"/>
          <w:sz w:val="24"/>
          <w:szCs w:val="24"/>
        </w:rPr>
        <w:t xml:space="preserve">(b) </w:t>
      </w:r>
      <w:r w:rsidRPr="004B3CE3">
        <w:rPr>
          <w:rFonts w:ascii="Times New Roman" w:hAnsi="Times New Roman" w:cs="Times New Roman"/>
          <w:sz w:val="24"/>
          <w:szCs w:val="24"/>
        </w:rPr>
        <w:tab/>
        <w:t xml:space="preserve">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is the sole authority to approve or disapprove, and any approval of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shall be based on</w:t>
      </w:r>
      <w:r w:rsidRPr="004B3CE3">
        <w:rPr>
          <w:rFonts w:ascii="Times New Roman" w:hAnsi="Times New Roman" w:cs="Times New Roman"/>
          <w:sz w:val="24"/>
          <w:szCs w:val="24"/>
          <w:lang w:val="vi-VN"/>
        </w:rPr>
        <w:t xml:space="preserve"> </w:t>
      </w:r>
      <w:r w:rsidRPr="004B3CE3">
        <w:rPr>
          <w:rFonts w:ascii="Times New Roman" w:hAnsi="Times New Roman" w:cs="Times New Roman"/>
          <w:sz w:val="24"/>
          <w:szCs w:val="24"/>
        </w:rPr>
        <w:t xml:space="preserve">conditions deemed appropriate by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has the right to remove, at the costs and expense borne by 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any signage, boards, decorations or other devices attached, erected or displayed without the prior consent of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w:t>
      </w:r>
    </w:p>
    <w:p w14:paraId="66D5CAE4" w14:textId="77777777" w:rsidR="00E83549" w:rsidRPr="004B3CE3" w:rsidRDefault="00E83549" w:rsidP="00E83549">
      <w:pPr>
        <w:pStyle w:val="aa"/>
        <w:tabs>
          <w:tab w:val="left" w:pos="1134"/>
        </w:tabs>
        <w:spacing w:before="120" w:after="120" w:line="240" w:lineRule="auto"/>
        <w:contextualSpacing/>
        <w:jc w:val="both"/>
        <w:rPr>
          <w:rFonts w:ascii="Times New Roman" w:hAnsi="Times New Roman" w:cs="Times New Roman"/>
          <w:sz w:val="24"/>
          <w:szCs w:val="24"/>
        </w:rPr>
      </w:pPr>
    </w:p>
    <w:p w14:paraId="32D57594" w14:textId="77777777" w:rsidR="00E83549" w:rsidRPr="004B3CE3" w:rsidRDefault="00E83549" w:rsidP="00E83549">
      <w:pPr>
        <w:pStyle w:val="aa"/>
        <w:numPr>
          <w:ilvl w:val="0"/>
          <w:numId w:val="87"/>
        </w:numPr>
        <w:spacing w:before="120" w:after="120" w:line="240" w:lineRule="auto"/>
        <w:ind w:left="567" w:right="49" w:hanging="567"/>
        <w:contextualSpacing/>
        <w:jc w:val="both"/>
        <w:rPr>
          <w:rFonts w:ascii="Times New Roman" w:hAnsi="Times New Roman" w:cs="Times New Roman"/>
          <w:sz w:val="24"/>
          <w:szCs w:val="24"/>
        </w:rPr>
      </w:pPr>
      <w:bookmarkStart w:id="127" w:name="bookmark329"/>
      <w:bookmarkEnd w:id="127"/>
      <w:r w:rsidRPr="004B3CE3">
        <w:rPr>
          <w:rFonts w:ascii="Times New Roman" w:hAnsi="Times New Roman" w:cs="Times New Roman"/>
          <w:sz w:val="24"/>
          <w:szCs w:val="24"/>
          <w:u w:val="single"/>
        </w:rPr>
        <w:t>No drilling</w:t>
      </w:r>
    </w:p>
    <w:p w14:paraId="420C860F"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757FB860" w14:textId="7C38CB9C" w:rsidR="00E83549" w:rsidRPr="004B3CE3" w:rsidRDefault="00E83549" w:rsidP="00E83549">
      <w:pPr>
        <w:pStyle w:val="aa"/>
        <w:spacing w:before="120" w:after="120" w:line="240" w:lineRule="auto"/>
        <w:ind w:left="567"/>
        <w:contextualSpacing/>
        <w:jc w:val="both"/>
        <w:rPr>
          <w:rFonts w:ascii="Times New Roman" w:hAnsi="Times New Roman" w:cs="Times New Roman"/>
          <w:sz w:val="24"/>
          <w:szCs w:val="24"/>
        </w:rPr>
      </w:pPr>
      <w:r w:rsidRPr="004B3CE3">
        <w:rPr>
          <w:rFonts w:ascii="Times New Roman" w:hAnsi="Times New Roman" w:cs="Times New Roman"/>
          <w:sz w:val="24"/>
          <w:szCs w:val="24"/>
        </w:rPr>
        <w:t xml:space="preserve">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shall not drill or otherwise damage the surface of any component of the Leased Premises or the Building. 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shall not be permitted to drill unless with </w:t>
      </w:r>
      <w:r w:rsidRPr="004B3CE3">
        <w:rPr>
          <w:rFonts w:ascii="Times New Roman" w:hAnsi="Times New Roman" w:cs="Times New Roman"/>
          <w:sz w:val="24"/>
          <w:szCs w:val="24"/>
          <w:lang w:val="en-US"/>
        </w:rPr>
        <w:t xml:space="preserve">the </w:t>
      </w:r>
      <w:r w:rsidRPr="004B3CE3">
        <w:rPr>
          <w:rFonts w:ascii="Times New Roman" w:hAnsi="Times New Roman" w:cs="Times New Roman"/>
          <w:sz w:val="24"/>
          <w:szCs w:val="24"/>
        </w:rPr>
        <w:t xml:space="preserve">prior written approval of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and in the event that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approves drilling,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shall have the right to control such drilling.</w:t>
      </w:r>
    </w:p>
    <w:p w14:paraId="3FD12D4A" w14:textId="77777777" w:rsidR="00E83549" w:rsidRPr="004B3CE3" w:rsidRDefault="00E83549" w:rsidP="00E83549">
      <w:pPr>
        <w:pStyle w:val="aa"/>
        <w:spacing w:before="120" w:after="120" w:line="240" w:lineRule="auto"/>
        <w:ind w:left="567"/>
        <w:contextualSpacing/>
        <w:jc w:val="both"/>
        <w:rPr>
          <w:rFonts w:ascii="Times New Roman" w:hAnsi="Times New Roman" w:cs="Times New Roman"/>
          <w:sz w:val="24"/>
          <w:szCs w:val="24"/>
        </w:rPr>
      </w:pPr>
    </w:p>
    <w:p w14:paraId="56C357CF" w14:textId="77777777" w:rsidR="00E83549" w:rsidRPr="004B3CE3" w:rsidRDefault="00E83549" w:rsidP="00E83549">
      <w:pPr>
        <w:pStyle w:val="aa"/>
        <w:numPr>
          <w:ilvl w:val="0"/>
          <w:numId w:val="87"/>
        </w:numPr>
        <w:spacing w:before="120" w:after="120" w:line="240" w:lineRule="auto"/>
        <w:ind w:left="567" w:right="49" w:hanging="567"/>
        <w:contextualSpacing/>
        <w:jc w:val="both"/>
        <w:rPr>
          <w:rFonts w:ascii="Times New Roman" w:hAnsi="Times New Roman" w:cs="Times New Roman"/>
          <w:sz w:val="24"/>
          <w:szCs w:val="24"/>
        </w:rPr>
      </w:pPr>
      <w:bookmarkStart w:id="128" w:name="bookmark330"/>
      <w:bookmarkEnd w:id="128"/>
      <w:r w:rsidRPr="004B3CE3">
        <w:rPr>
          <w:rFonts w:ascii="Times New Roman" w:hAnsi="Times New Roman" w:cs="Times New Roman"/>
          <w:sz w:val="24"/>
          <w:szCs w:val="24"/>
          <w:u w:val="single"/>
        </w:rPr>
        <w:t>No hanging flags or obstacles</w:t>
      </w:r>
    </w:p>
    <w:p w14:paraId="1F0C7791"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3C53C793" w14:textId="3F1C6BBC" w:rsidR="00E83549" w:rsidRPr="004B3CE3" w:rsidRDefault="00C00A8D" w:rsidP="00E83549">
      <w:pPr>
        <w:pStyle w:val="aa"/>
        <w:numPr>
          <w:ilvl w:val="0"/>
          <w:numId w:val="84"/>
        </w:numPr>
        <w:tabs>
          <w:tab w:val="left" w:pos="1134"/>
        </w:tabs>
        <w:spacing w:before="120" w:after="120" w:line="240" w:lineRule="auto"/>
        <w:ind w:left="1134" w:hanging="567"/>
        <w:contextualSpacing/>
        <w:jc w:val="both"/>
        <w:rPr>
          <w:rFonts w:ascii="Times New Roman" w:hAnsi="Times New Roman" w:cs="Times New Roman"/>
          <w:sz w:val="24"/>
          <w:szCs w:val="24"/>
        </w:rPr>
      </w:pPr>
      <w:bookmarkStart w:id="129" w:name="bookmark331"/>
      <w:bookmarkEnd w:id="129"/>
      <w:r w:rsidRPr="004B3CE3">
        <w:rPr>
          <w:rFonts w:ascii="Times New Roman" w:hAnsi="Times New Roman" w:cs="Times New Roman"/>
          <w:sz w:val="24"/>
          <w:szCs w:val="24"/>
        </w:rPr>
        <w:t>Except</w:t>
      </w:r>
      <w:r w:rsidRPr="004B3CE3">
        <w:rPr>
          <w:rFonts w:ascii="Times New Roman" w:hAnsi="Times New Roman" w:cs="Times New Roman"/>
          <w:sz w:val="24"/>
          <w:szCs w:val="24"/>
          <w:lang w:val="vi-VN"/>
        </w:rPr>
        <w:t xml:space="preserve"> for obtaining a</w:t>
      </w:r>
      <w:r w:rsidR="00E83549" w:rsidRPr="004B3CE3">
        <w:rPr>
          <w:rFonts w:ascii="Times New Roman" w:hAnsi="Times New Roman" w:cs="Times New Roman"/>
          <w:sz w:val="24"/>
          <w:szCs w:val="24"/>
        </w:rPr>
        <w:t xml:space="preserve"> written approval of the </w:t>
      </w:r>
      <w:r w:rsidR="00C712D9" w:rsidRPr="004B3CE3">
        <w:rPr>
          <w:rFonts w:ascii="Times New Roman" w:hAnsi="Times New Roman" w:cs="Times New Roman"/>
          <w:sz w:val="24"/>
          <w:szCs w:val="24"/>
        </w:rPr>
        <w:t>Lessor</w:t>
      </w:r>
      <w:r w:rsidR="00E83549" w:rsidRPr="004B3CE3">
        <w:rPr>
          <w:rFonts w:ascii="Times New Roman" w:hAnsi="Times New Roman" w:cs="Times New Roman"/>
          <w:sz w:val="24"/>
          <w:szCs w:val="24"/>
        </w:rPr>
        <w:t xml:space="preserve"> </w:t>
      </w:r>
      <w:r w:rsidRPr="004B3CE3">
        <w:rPr>
          <w:rFonts w:ascii="Times New Roman" w:hAnsi="Times New Roman" w:cs="Times New Roman"/>
          <w:sz w:val="24"/>
          <w:szCs w:val="24"/>
        </w:rPr>
        <w:t>in</w:t>
      </w:r>
      <w:r w:rsidRPr="004B3CE3">
        <w:rPr>
          <w:rFonts w:ascii="Times New Roman" w:hAnsi="Times New Roman" w:cs="Times New Roman"/>
          <w:sz w:val="24"/>
          <w:szCs w:val="24"/>
          <w:lang w:val="vi-VN"/>
        </w:rPr>
        <w:t xml:space="preserve"> advance,</w:t>
      </w:r>
      <w:r w:rsidR="00E83549" w:rsidRPr="004B3CE3">
        <w:rPr>
          <w:rFonts w:ascii="Times New Roman" w:hAnsi="Times New Roman" w:cs="Times New Roman"/>
          <w:sz w:val="24"/>
          <w:szCs w:val="24"/>
        </w:rPr>
        <w:t xml:space="preserve"> the </w:t>
      </w:r>
      <w:r w:rsidR="00C712D9" w:rsidRPr="004B3CE3">
        <w:rPr>
          <w:rFonts w:ascii="Times New Roman" w:hAnsi="Times New Roman" w:cs="Times New Roman"/>
          <w:sz w:val="24"/>
          <w:szCs w:val="24"/>
        </w:rPr>
        <w:t>Lessee</w:t>
      </w:r>
      <w:r w:rsidR="00E83549" w:rsidRPr="004B3CE3">
        <w:rPr>
          <w:rFonts w:ascii="Times New Roman" w:hAnsi="Times New Roman" w:cs="Times New Roman"/>
          <w:sz w:val="24"/>
          <w:szCs w:val="24"/>
        </w:rPr>
        <w:t xml:space="preserve"> can</w:t>
      </w:r>
      <w:r w:rsidRPr="004B3CE3">
        <w:rPr>
          <w:rFonts w:ascii="Times New Roman" w:hAnsi="Times New Roman" w:cs="Times New Roman"/>
          <w:sz w:val="24"/>
          <w:szCs w:val="24"/>
        </w:rPr>
        <w:t>not</w:t>
      </w:r>
      <w:r w:rsidR="00E83549" w:rsidRPr="004B3CE3">
        <w:rPr>
          <w:rFonts w:ascii="Times New Roman" w:hAnsi="Times New Roman" w:cs="Times New Roman"/>
          <w:sz w:val="24"/>
          <w:szCs w:val="24"/>
        </w:rPr>
        <w:t xml:space="preserve"> </w:t>
      </w:r>
      <w:r w:rsidR="00E83549" w:rsidRPr="004B3CE3">
        <w:rPr>
          <w:rFonts w:ascii="Times New Roman" w:hAnsi="Times New Roman" w:cs="Times New Roman"/>
          <w:sz w:val="24"/>
          <w:szCs w:val="24"/>
        </w:rPr>
        <w:lastRenderedPageBreak/>
        <w:t xml:space="preserve">erect, hang or paint flagpoles, antennas, or any other objects outside Building and the </w:t>
      </w:r>
      <w:r w:rsidR="00C712D9" w:rsidRPr="004B3CE3">
        <w:rPr>
          <w:rFonts w:ascii="Times New Roman" w:hAnsi="Times New Roman" w:cs="Times New Roman"/>
          <w:sz w:val="24"/>
          <w:szCs w:val="24"/>
        </w:rPr>
        <w:t>Lessee</w:t>
      </w:r>
      <w:r w:rsidR="00E83549" w:rsidRPr="004B3CE3">
        <w:rPr>
          <w:rFonts w:ascii="Times New Roman" w:hAnsi="Times New Roman" w:cs="Times New Roman"/>
          <w:sz w:val="24"/>
          <w:szCs w:val="24"/>
        </w:rPr>
        <w:t xml:space="preserve"> must not hang flags to be flown out of windows or any location within or on Building.</w:t>
      </w:r>
    </w:p>
    <w:p w14:paraId="751C1A55" w14:textId="77777777" w:rsidR="00E83549" w:rsidRPr="004B3CE3" w:rsidRDefault="00E83549" w:rsidP="00E83549">
      <w:pPr>
        <w:pStyle w:val="aa"/>
        <w:tabs>
          <w:tab w:val="left" w:pos="1331"/>
        </w:tabs>
        <w:spacing w:before="120" w:after="120" w:line="240" w:lineRule="auto"/>
        <w:ind w:left="1360"/>
        <w:contextualSpacing/>
        <w:jc w:val="both"/>
        <w:rPr>
          <w:rFonts w:ascii="Times New Roman" w:hAnsi="Times New Roman" w:cs="Times New Roman"/>
          <w:sz w:val="24"/>
          <w:szCs w:val="24"/>
        </w:rPr>
      </w:pPr>
    </w:p>
    <w:p w14:paraId="522B171A" w14:textId="6C91085E" w:rsidR="00E83549" w:rsidRPr="004B3CE3" w:rsidRDefault="00E83549" w:rsidP="00E83549">
      <w:pPr>
        <w:pStyle w:val="aa"/>
        <w:numPr>
          <w:ilvl w:val="0"/>
          <w:numId w:val="84"/>
        </w:numPr>
        <w:tabs>
          <w:tab w:val="left" w:pos="1134"/>
        </w:tabs>
        <w:spacing w:before="120" w:after="120" w:line="240" w:lineRule="auto"/>
        <w:ind w:left="1134" w:hanging="567"/>
        <w:contextualSpacing/>
        <w:jc w:val="both"/>
        <w:rPr>
          <w:rFonts w:ascii="Times New Roman" w:hAnsi="Times New Roman" w:cs="Times New Roman"/>
          <w:sz w:val="24"/>
          <w:szCs w:val="24"/>
        </w:rPr>
      </w:pPr>
      <w:bookmarkStart w:id="130" w:name="bookmark332"/>
      <w:bookmarkEnd w:id="130"/>
      <w:r w:rsidRPr="004B3CE3">
        <w:rPr>
          <w:rFonts w:ascii="Times New Roman" w:hAnsi="Times New Roman" w:cs="Times New Roman"/>
          <w:sz w:val="24"/>
          <w:szCs w:val="24"/>
        </w:rPr>
        <w:t xml:space="preserve">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shall not stick advertisements or other objects that darken, obstruct or obscure the windows or light of the Leased Premises without the prior written approval of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w:t>
      </w:r>
    </w:p>
    <w:p w14:paraId="5A2233C2" w14:textId="77777777" w:rsidR="00E83549" w:rsidRPr="004B3CE3" w:rsidRDefault="00E83549" w:rsidP="00E83549">
      <w:pPr>
        <w:pStyle w:val="aa"/>
        <w:tabs>
          <w:tab w:val="left" w:pos="1134"/>
        </w:tabs>
        <w:spacing w:before="120" w:after="120" w:line="240" w:lineRule="auto"/>
        <w:contextualSpacing/>
        <w:jc w:val="both"/>
        <w:rPr>
          <w:rFonts w:ascii="Times New Roman" w:hAnsi="Times New Roman" w:cs="Times New Roman"/>
          <w:sz w:val="24"/>
          <w:szCs w:val="24"/>
        </w:rPr>
      </w:pPr>
    </w:p>
    <w:p w14:paraId="6D288838" w14:textId="77777777" w:rsidR="00E83549" w:rsidRPr="004B3CE3" w:rsidRDefault="00E83549" w:rsidP="00E83549">
      <w:pPr>
        <w:pStyle w:val="aa"/>
        <w:numPr>
          <w:ilvl w:val="0"/>
          <w:numId w:val="87"/>
        </w:numPr>
        <w:spacing w:before="120" w:after="120" w:line="240" w:lineRule="auto"/>
        <w:ind w:left="567" w:right="49" w:hanging="567"/>
        <w:contextualSpacing/>
        <w:jc w:val="both"/>
        <w:rPr>
          <w:rFonts w:ascii="Times New Roman" w:hAnsi="Times New Roman" w:cs="Times New Roman"/>
          <w:sz w:val="24"/>
          <w:szCs w:val="24"/>
        </w:rPr>
      </w:pPr>
      <w:bookmarkStart w:id="131" w:name="bookmark336"/>
      <w:bookmarkEnd w:id="131"/>
      <w:r w:rsidRPr="004B3CE3">
        <w:rPr>
          <w:rFonts w:ascii="Times New Roman" w:hAnsi="Times New Roman" w:cs="Times New Roman"/>
          <w:sz w:val="24"/>
          <w:szCs w:val="24"/>
          <w:u w:val="single"/>
        </w:rPr>
        <w:t>Curtains and Drapes</w:t>
      </w:r>
      <w:r w:rsidRPr="004B3CE3">
        <w:rPr>
          <w:rFonts w:ascii="Times New Roman" w:hAnsi="Times New Roman" w:cs="Times New Roman"/>
          <w:sz w:val="24"/>
          <w:szCs w:val="24"/>
        </w:rPr>
        <w:tab/>
      </w:r>
    </w:p>
    <w:p w14:paraId="46FEB804" w14:textId="77777777" w:rsidR="00E83549" w:rsidRPr="00C617FA"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34E64C0B" w14:textId="0C22E738"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r w:rsidRPr="004B3CE3">
        <w:rPr>
          <w:rFonts w:ascii="Times New Roman" w:hAnsi="Times New Roman" w:cs="Times New Roman"/>
          <w:sz w:val="24"/>
          <w:szCs w:val="24"/>
        </w:rPr>
        <w:t>All curtains and/or drapes</w:t>
      </w:r>
      <w:r w:rsidRPr="004B3CE3">
        <w:rPr>
          <w:rFonts w:ascii="Times New Roman" w:hAnsi="Times New Roman" w:cs="Times New Roman"/>
          <w:sz w:val="24"/>
          <w:szCs w:val="24"/>
          <w:lang w:val="vi-VN"/>
        </w:rPr>
        <w:t xml:space="preserve"> used </w:t>
      </w:r>
      <w:r w:rsidRPr="004B3CE3">
        <w:rPr>
          <w:rFonts w:ascii="Times New Roman" w:hAnsi="Times New Roman" w:cs="Times New Roman"/>
          <w:sz w:val="24"/>
          <w:szCs w:val="24"/>
        </w:rPr>
        <w:t>within the Lease</w:t>
      </w:r>
      <w:r w:rsidR="00C00A8D" w:rsidRPr="004B3CE3">
        <w:rPr>
          <w:rFonts w:ascii="Times New Roman" w:hAnsi="Times New Roman" w:cs="Times New Roman"/>
          <w:sz w:val="24"/>
          <w:szCs w:val="24"/>
        </w:rPr>
        <w:t>d</w:t>
      </w:r>
      <w:r w:rsidR="00C00A8D" w:rsidRPr="004B3CE3">
        <w:rPr>
          <w:rFonts w:ascii="Times New Roman" w:hAnsi="Times New Roman" w:cs="Times New Roman"/>
          <w:sz w:val="24"/>
          <w:szCs w:val="24"/>
          <w:lang w:val="vi-VN"/>
        </w:rPr>
        <w:t xml:space="preserve"> Premises </w:t>
      </w:r>
      <w:r w:rsidRPr="004B3CE3">
        <w:rPr>
          <w:rFonts w:ascii="Times New Roman" w:hAnsi="Times New Roman" w:cs="Times New Roman"/>
          <w:sz w:val="24"/>
          <w:szCs w:val="24"/>
        </w:rPr>
        <w:t xml:space="preserve">must always comply with the color and design standards of the standard curtains and/or drapes set by Building. To maintain consistent architecture throughout the entire Building, 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shall only install blinds that are designed in accordance with the manufacturer's standard regulations specified by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at any time.</w:t>
      </w:r>
    </w:p>
    <w:p w14:paraId="02000CA1"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56F12CAB" w14:textId="77777777" w:rsidR="00E83549" w:rsidRPr="004B3CE3" w:rsidRDefault="00E83549" w:rsidP="00E83549">
      <w:pPr>
        <w:pStyle w:val="aa"/>
        <w:numPr>
          <w:ilvl w:val="0"/>
          <w:numId w:val="87"/>
        </w:numPr>
        <w:spacing w:before="120" w:after="120" w:line="240" w:lineRule="auto"/>
        <w:ind w:left="567" w:right="49" w:hanging="567"/>
        <w:contextualSpacing/>
        <w:jc w:val="both"/>
        <w:rPr>
          <w:rFonts w:ascii="Times New Roman" w:hAnsi="Times New Roman" w:cs="Times New Roman"/>
          <w:sz w:val="24"/>
          <w:szCs w:val="24"/>
        </w:rPr>
      </w:pPr>
      <w:bookmarkStart w:id="132" w:name="bookmark340"/>
      <w:bookmarkEnd w:id="132"/>
      <w:r w:rsidRPr="004B3CE3">
        <w:rPr>
          <w:rFonts w:ascii="Times New Roman" w:hAnsi="Times New Roman" w:cs="Times New Roman"/>
          <w:sz w:val="24"/>
          <w:szCs w:val="24"/>
          <w:u w:val="single"/>
        </w:rPr>
        <w:t>Water Pipeline Equipment</w:t>
      </w:r>
    </w:p>
    <w:p w14:paraId="7D4B6E17"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51CB749F" w14:textId="320D175A"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r w:rsidRPr="004B3CE3">
        <w:rPr>
          <w:rFonts w:ascii="Times New Roman" w:hAnsi="Times New Roman" w:cs="Times New Roman"/>
          <w:sz w:val="24"/>
          <w:szCs w:val="24"/>
        </w:rPr>
        <w:t xml:space="preserve">Water pipeline equipments shall only be used for the intended purpose as designed and installed. No litter or other foreign substances shall be disposed of inside these pipelines. 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shall bear all costs related to repairing damages caused by improper use of plumbing and draignage system. </w:t>
      </w:r>
    </w:p>
    <w:p w14:paraId="0545D2CE" w14:textId="77777777" w:rsidR="00E83549" w:rsidRPr="004B3CE3" w:rsidRDefault="00E83549" w:rsidP="00E83549">
      <w:pPr>
        <w:pStyle w:val="aa"/>
        <w:spacing w:before="120" w:after="120" w:line="240" w:lineRule="auto"/>
        <w:ind w:right="49"/>
        <w:contextualSpacing/>
        <w:jc w:val="both"/>
        <w:rPr>
          <w:rFonts w:ascii="Times New Roman" w:hAnsi="Times New Roman" w:cs="Times New Roman"/>
          <w:sz w:val="24"/>
          <w:szCs w:val="24"/>
        </w:rPr>
      </w:pPr>
    </w:p>
    <w:p w14:paraId="62B4D08C" w14:textId="3B45A087" w:rsidR="00E83549" w:rsidRPr="004B3CE3" w:rsidRDefault="00E83549" w:rsidP="00E83549">
      <w:pPr>
        <w:pStyle w:val="aa"/>
        <w:numPr>
          <w:ilvl w:val="0"/>
          <w:numId w:val="87"/>
        </w:numPr>
        <w:spacing w:before="120" w:after="120" w:line="240" w:lineRule="auto"/>
        <w:ind w:left="567" w:right="49" w:hanging="567"/>
        <w:contextualSpacing/>
        <w:jc w:val="both"/>
        <w:rPr>
          <w:rFonts w:ascii="Times New Roman" w:hAnsi="Times New Roman" w:cs="Times New Roman"/>
          <w:sz w:val="24"/>
          <w:szCs w:val="24"/>
        </w:rPr>
      </w:pPr>
      <w:bookmarkStart w:id="133" w:name="bookmark341"/>
      <w:bookmarkEnd w:id="133"/>
      <w:r w:rsidRPr="004B3CE3">
        <w:rPr>
          <w:rFonts w:ascii="Times New Roman" w:hAnsi="Times New Roman" w:cs="Times New Roman"/>
          <w:sz w:val="24"/>
          <w:szCs w:val="24"/>
          <w:u w:val="single"/>
        </w:rPr>
        <w:t xml:space="preserve">Use of the </w:t>
      </w:r>
      <w:r w:rsidR="00C712D9" w:rsidRPr="004B3CE3">
        <w:rPr>
          <w:rFonts w:ascii="Times New Roman" w:hAnsi="Times New Roman" w:cs="Times New Roman"/>
          <w:sz w:val="24"/>
          <w:szCs w:val="24"/>
          <w:u w:val="single"/>
        </w:rPr>
        <w:t>Lessor</w:t>
      </w:r>
      <w:r w:rsidRPr="004B3CE3">
        <w:rPr>
          <w:rFonts w:ascii="Times New Roman" w:hAnsi="Times New Roman" w:cs="Times New Roman"/>
          <w:sz w:val="24"/>
          <w:szCs w:val="24"/>
          <w:u w:val="single"/>
        </w:rPr>
        <w:t>’s Name and Building</w:t>
      </w:r>
    </w:p>
    <w:p w14:paraId="4DB16F0A"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2AFDA6DB" w14:textId="2CB29913"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r w:rsidRPr="004B3CE3">
        <w:rPr>
          <w:rFonts w:ascii="Times New Roman" w:hAnsi="Times New Roman" w:cs="Times New Roman"/>
          <w:sz w:val="24"/>
          <w:szCs w:val="24"/>
        </w:rPr>
        <w:t xml:space="preserve">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shall not use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’s name/logo or any part thereof, or currently used by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for any activities related to 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's business or any other purpose except for the purpose of incating the address and head office of 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w:t>
      </w:r>
    </w:p>
    <w:p w14:paraId="5FF6D954"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1BFC4715" w14:textId="77777777" w:rsidR="00E83549" w:rsidRPr="004B3CE3" w:rsidRDefault="00E83549" w:rsidP="00E83549">
      <w:pPr>
        <w:pStyle w:val="aa"/>
        <w:numPr>
          <w:ilvl w:val="0"/>
          <w:numId w:val="87"/>
        </w:numPr>
        <w:spacing w:before="120" w:after="120" w:line="240" w:lineRule="auto"/>
        <w:ind w:left="567" w:right="49" w:hanging="567"/>
        <w:contextualSpacing/>
        <w:jc w:val="both"/>
        <w:rPr>
          <w:rFonts w:ascii="Times New Roman" w:hAnsi="Times New Roman" w:cs="Times New Roman"/>
          <w:sz w:val="24"/>
          <w:szCs w:val="24"/>
        </w:rPr>
      </w:pPr>
      <w:bookmarkStart w:id="134" w:name="bookmark345"/>
      <w:bookmarkEnd w:id="134"/>
      <w:r w:rsidRPr="004B3CE3">
        <w:rPr>
          <w:rFonts w:ascii="Times New Roman" w:hAnsi="Times New Roman" w:cs="Times New Roman"/>
          <w:sz w:val="24"/>
          <w:szCs w:val="24"/>
          <w:u w:val="single"/>
        </w:rPr>
        <w:t>Signboard</w:t>
      </w:r>
    </w:p>
    <w:p w14:paraId="383FA2C2"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u w:val="single"/>
        </w:rPr>
      </w:pPr>
    </w:p>
    <w:p w14:paraId="7C53B3CE" w14:textId="1E607D60"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r w:rsidRPr="004B3CE3">
        <w:rPr>
          <w:rFonts w:ascii="Times New Roman" w:hAnsi="Times New Roman" w:cs="Times New Roman"/>
          <w:sz w:val="24"/>
          <w:szCs w:val="24"/>
        </w:rPr>
        <w:t xml:space="preserve">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shall provide free space on the ground floor of Building for installation of one (1) signboard of 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to indicate the location of the Leased Premises. 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shall pay all costs of construction and installation of the signboard. 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must inform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in writing of the accurate commercial name and detailed technical specifications of the signboard (font size, font type, material, lighting). 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shall be responsible for all costs of repairing or replacing 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’s name on this signboard, if necessary.</w:t>
      </w:r>
    </w:p>
    <w:p w14:paraId="3225E30B" w14:textId="77777777" w:rsidR="00E83549" w:rsidRPr="004B3CE3" w:rsidRDefault="00E83549" w:rsidP="00E83549">
      <w:pPr>
        <w:pStyle w:val="aa"/>
        <w:spacing w:before="120" w:after="120" w:line="240" w:lineRule="auto"/>
        <w:ind w:right="49"/>
        <w:contextualSpacing/>
        <w:jc w:val="both"/>
        <w:rPr>
          <w:rFonts w:ascii="Times New Roman" w:hAnsi="Times New Roman" w:cs="Times New Roman"/>
          <w:sz w:val="24"/>
          <w:szCs w:val="24"/>
        </w:rPr>
      </w:pPr>
    </w:p>
    <w:p w14:paraId="7283E48D" w14:textId="77777777" w:rsidR="00E83549" w:rsidRPr="004B3CE3" w:rsidRDefault="00E83549" w:rsidP="00E83549">
      <w:pPr>
        <w:pStyle w:val="aa"/>
        <w:numPr>
          <w:ilvl w:val="0"/>
          <w:numId w:val="87"/>
        </w:numPr>
        <w:spacing w:before="120" w:after="120" w:line="240" w:lineRule="auto"/>
        <w:ind w:left="567" w:right="49" w:hanging="567"/>
        <w:contextualSpacing/>
        <w:jc w:val="both"/>
        <w:rPr>
          <w:rFonts w:ascii="Times New Roman" w:hAnsi="Times New Roman" w:cs="Times New Roman"/>
          <w:sz w:val="24"/>
          <w:szCs w:val="24"/>
        </w:rPr>
      </w:pPr>
      <w:bookmarkStart w:id="135" w:name="bookmark349"/>
      <w:bookmarkEnd w:id="135"/>
      <w:r w:rsidRPr="004B3CE3">
        <w:rPr>
          <w:rFonts w:ascii="Times New Roman" w:hAnsi="Times New Roman" w:cs="Times New Roman"/>
          <w:sz w:val="24"/>
          <w:szCs w:val="24"/>
          <w:u w:val="single"/>
        </w:rPr>
        <w:t>Maintenance disruption</w:t>
      </w:r>
    </w:p>
    <w:p w14:paraId="48E3E0F8"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693A6BB9" w14:textId="76B67E13"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lang w:val="en-US"/>
        </w:rPr>
      </w:pPr>
      <w:r w:rsidRPr="004B3CE3">
        <w:rPr>
          <w:rFonts w:ascii="Times New Roman" w:hAnsi="Times New Roman" w:cs="Times New Roman"/>
          <w:sz w:val="24"/>
          <w:szCs w:val="24"/>
        </w:rPr>
        <w:t xml:space="preserve">In the event that Building is renovated,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has the right to change</w:t>
      </w:r>
      <w:r w:rsidRPr="004B3CE3">
        <w:rPr>
          <w:rFonts w:ascii="Times New Roman" w:hAnsi="Times New Roman" w:cs="Times New Roman"/>
          <w:sz w:val="24"/>
          <w:szCs w:val="24"/>
          <w:lang w:val="vi-VN"/>
        </w:rPr>
        <w:t xml:space="preserve">, </w:t>
      </w:r>
      <w:r w:rsidRPr="004B3CE3">
        <w:rPr>
          <w:rFonts w:ascii="Times New Roman" w:hAnsi="Times New Roman" w:cs="Times New Roman"/>
          <w:sz w:val="24"/>
          <w:szCs w:val="24"/>
        </w:rPr>
        <w:t xml:space="preserve">reconstruct or modify the use of any parts of Building (including </w:t>
      </w:r>
      <w:r w:rsidRPr="004B3CE3">
        <w:rPr>
          <w:rFonts w:ascii="Times New Roman" w:hAnsi="Times New Roman" w:cs="Times New Roman"/>
          <w:sz w:val="24"/>
          <w:szCs w:val="24"/>
          <w:lang w:val="vi-VN"/>
        </w:rPr>
        <w:t>all permanent,</w:t>
      </w:r>
      <w:r w:rsidRPr="004B3CE3">
        <w:rPr>
          <w:rFonts w:ascii="Times New Roman" w:hAnsi="Times New Roman" w:cs="Times New Roman"/>
          <w:sz w:val="24"/>
          <w:szCs w:val="24"/>
        </w:rPr>
        <w:t xml:space="preserve"> semi-permanent equipment</w:t>
      </w:r>
      <w:r w:rsidRPr="004B3CE3">
        <w:rPr>
          <w:rFonts w:ascii="Times New Roman" w:hAnsi="Times New Roman" w:cs="Times New Roman"/>
          <w:sz w:val="24"/>
          <w:szCs w:val="24"/>
          <w:lang w:val="vi-VN"/>
        </w:rPr>
        <w:t xml:space="preserve"> therein), as long as not impeding access to the Leased Premises </w:t>
      </w:r>
      <w:r w:rsidRPr="004B3CE3">
        <w:rPr>
          <w:rFonts w:ascii="Times New Roman" w:hAnsi="Times New Roman" w:cs="Times New Roman"/>
          <w:sz w:val="24"/>
          <w:szCs w:val="24"/>
          <w:lang w:val="en-US"/>
        </w:rPr>
        <w:t xml:space="preserve">and essential services are maintained. </w:t>
      </w:r>
    </w:p>
    <w:p w14:paraId="01438C0D" w14:textId="3A9CF479" w:rsidR="00E83549" w:rsidRPr="004B3CE3" w:rsidRDefault="00E83549" w:rsidP="00E83549">
      <w:pPr>
        <w:pStyle w:val="aa"/>
        <w:numPr>
          <w:ilvl w:val="0"/>
          <w:numId w:val="87"/>
        </w:numPr>
        <w:spacing w:before="120" w:after="120" w:line="240" w:lineRule="auto"/>
        <w:ind w:left="567" w:right="49" w:hanging="567"/>
        <w:contextualSpacing/>
        <w:jc w:val="both"/>
        <w:rPr>
          <w:rFonts w:ascii="Times New Roman" w:hAnsi="Times New Roman" w:cs="Times New Roman"/>
          <w:sz w:val="24"/>
          <w:szCs w:val="24"/>
        </w:rPr>
      </w:pPr>
      <w:bookmarkStart w:id="136" w:name="bookmark350"/>
      <w:bookmarkEnd w:id="136"/>
      <w:r w:rsidRPr="004B3CE3">
        <w:rPr>
          <w:rFonts w:ascii="Times New Roman" w:hAnsi="Times New Roman" w:cs="Times New Roman"/>
          <w:sz w:val="24"/>
          <w:szCs w:val="24"/>
          <w:u w:val="single"/>
        </w:rPr>
        <w:t>Non</w:t>
      </w:r>
      <w:r w:rsidR="00C00A8D" w:rsidRPr="004B3CE3">
        <w:rPr>
          <w:rFonts w:ascii="Times New Roman" w:hAnsi="Times New Roman" w:cs="Times New Roman"/>
          <w:sz w:val="24"/>
          <w:szCs w:val="24"/>
          <w:u w:val="single"/>
          <w:lang w:val="vi-VN"/>
        </w:rPr>
        <w:t>-</w:t>
      </w:r>
      <w:r w:rsidRPr="004B3CE3">
        <w:rPr>
          <w:rFonts w:ascii="Times New Roman" w:hAnsi="Times New Roman" w:cs="Times New Roman"/>
          <w:sz w:val="24"/>
          <w:szCs w:val="24"/>
          <w:u w:val="single"/>
        </w:rPr>
        <w:t>perform</w:t>
      </w:r>
      <w:r w:rsidR="00C00A8D" w:rsidRPr="004B3CE3">
        <w:rPr>
          <w:rFonts w:ascii="Times New Roman" w:hAnsi="Times New Roman" w:cs="Times New Roman"/>
          <w:sz w:val="24"/>
          <w:szCs w:val="24"/>
          <w:u w:val="single"/>
        </w:rPr>
        <w:t>ance</w:t>
      </w:r>
      <w:r w:rsidRPr="004B3CE3">
        <w:rPr>
          <w:rFonts w:ascii="Times New Roman" w:hAnsi="Times New Roman" w:cs="Times New Roman"/>
          <w:sz w:val="24"/>
          <w:szCs w:val="24"/>
          <w:u w:val="single"/>
        </w:rPr>
        <w:t xml:space="preserve"> </w:t>
      </w:r>
      <w:r w:rsidR="00C00A8D" w:rsidRPr="004B3CE3">
        <w:rPr>
          <w:rFonts w:ascii="Times New Roman" w:hAnsi="Times New Roman" w:cs="Times New Roman"/>
          <w:sz w:val="24"/>
          <w:szCs w:val="24"/>
          <w:u w:val="single"/>
        </w:rPr>
        <w:t>of</w:t>
      </w:r>
      <w:r w:rsidR="00C00A8D" w:rsidRPr="004B3CE3">
        <w:rPr>
          <w:rFonts w:ascii="Times New Roman" w:hAnsi="Times New Roman" w:cs="Times New Roman"/>
          <w:sz w:val="24"/>
          <w:szCs w:val="24"/>
          <w:u w:val="single"/>
          <w:lang w:val="vi-VN"/>
        </w:rPr>
        <w:t xml:space="preserve"> </w:t>
      </w:r>
      <w:r w:rsidRPr="004B3CE3">
        <w:rPr>
          <w:rFonts w:ascii="Times New Roman" w:hAnsi="Times New Roman" w:cs="Times New Roman"/>
          <w:sz w:val="24"/>
          <w:szCs w:val="24"/>
          <w:u w:val="single"/>
        </w:rPr>
        <w:t>any damaged acts</w:t>
      </w:r>
    </w:p>
    <w:p w14:paraId="17607B28"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6B617C5B" w14:textId="7E6799CA"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r w:rsidRPr="004B3CE3">
        <w:rPr>
          <w:rFonts w:ascii="Times New Roman" w:hAnsi="Times New Roman" w:cs="Times New Roman"/>
          <w:sz w:val="24"/>
          <w:szCs w:val="24"/>
        </w:rPr>
        <w:t xml:space="preserve">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shall not do or allow any acts within the Leased Premises or any part thereof that may hold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liable or legally responsible for injury caused to individuals or </w:t>
      </w:r>
      <w:r w:rsidRPr="004B3CE3">
        <w:rPr>
          <w:rFonts w:ascii="Times New Roman" w:hAnsi="Times New Roman" w:cs="Times New Roman"/>
          <w:sz w:val="24"/>
          <w:szCs w:val="24"/>
        </w:rPr>
        <w:lastRenderedPageBreak/>
        <w:t>damage to property.</w:t>
      </w:r>
    </w:p>
    <w:p w14:paraId="15EC97B3"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308467CC" w14:textId="77777777" w:rsidR="00E83549" w:rsidRPr="004B3CE3" w:rsidRDefault="00E83549" w:rsidP="00E83549">
      <w:pPr>
        <w:pStyle w:val="aa"/>
        <w:numPr>
          <w:ilvl w:val="0"/>
          <w:numId w:val="87"/>
        </w:numPr>
        <w:spacing w:before="120" w:after="120" w:line="240" w:lineRule="auto"/>
        <w:ind w:left="567" w:right="49" w:hanging="567"/>
        <w:contextualSpacing/>
        <w:jc w:val="both"/>
        <w:rPr>
          <w:rFonts w:ascii="Times New Roman" w:hAnsi="Times New Roman" w:cs="Times New Roman"/>
          <w:sz w:val="24"/>
          <w:szCs w:val="24"/>
        </w:rPr>
      </w:pPr>
      <w:bookmarkStart w:id="137" w:name="bookmark351"/>
      <w:bookmarkEnd w:id="137"/>
      <w:r w:rsidRPr="004B3CE3">
        <w:rPr>
          <w:rFonts w:ascii="Times New Roman" w:hAnsi="Times New Roman" w:cs="Times New Roman"/>
          <w:sz w:val="24"/>
          <w:szCs w:val="24"/>
          <w:u w:val="single"/>
        </w:rPr>
        <w:t>Window</w:t>
      </w:r>
    </w:p>
    <w:p w14:paraId="628ED8AC"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1D1B16FA" w14:textId="6783D21E"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r w:rsidRPr="004B3CE3">
        <w:rPr>
          <w:rFonts w:ascii="Times New Roman" w:hAnsi="Times New Roman" w:cs="Times New Roman"/>
          <w:sz w:val="24"/>
          <w:szCs w:val="24"/>
        </w:rPr>
        <w:t>Windows must always be kept closed and locked, except in emergency cases such as</w:t>
      </w:r>
      <w:r w:rsidRPr="004B3CE3">
        <w:rPr>
          <w:rFonts w:ascii="Times New Roman" w:hAnsi="Times New Roman" w:cs="Times New Roman"/>
          <w:sz w:val="24"/>
          <w:szCs w:val="24"/>
          <w:lang w:val="vi-VN"/>
        </w:rPr>
        <w:t xml:space="preserve"> </w:t>
      </w:r>
      <w:r w:rsidRPr="004B3CE3">
        <w:rPr>
          <w:rFonts w:ascii="Times New Roman" w:hAnsi="Times New Roman" w:cs="Times New Roman"/>
          <w:sz w:val="24"/>
          <w:szCs w:val="24"/>
        </w:rPr>
        <w:t xml:space="preserve">fire or malfunctioning of the air conditioning system, or under reasonable circumstances where 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may open the windows for cleaning purpose.</w:t>
      </w:r>
    </w:p>
    <w:p w14:paraId="334D3C27"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35097B03" w14:textId="77777777" w:rsidR="00E83549" w:rsidRPr="004B3CE3" w:rsidRDefault="00E83549" w:rsidP="00E83549">
      <w:pPr>
        <w:pStyle w:val="aa"/>
        <w:numPr>
          <w:ilvl w:val="0"/>
          <w:numId w:val="87"/>
        </w:numPr>
        <w:spacing w:before="120" w:after="120" w:line="240" w:lineRule="auto"/>
        <w:ind w:left="567" w:right="49" w:hanging="567"/>
        <w:contextualSpacing/>
        <w:jc w:val="both"/>
        <w:rPr>
          <w:rFonts w:ascii="Times New Roman" w:hAnsi="Times New Roman" w:cs="Times New Roman"/>
          <w:sz w:val="24"/>
          <w:szCs w:val="24"/>
        </w:rPr>
      </w:pPr>
      <w:bookmarkStart w:id="138" w:name="bookmark352"/>
      <w:bookmarkEnd w:id="138"/>
      <w:r w:rsidRPr="004B3CE3">
        <w:rPr>
          <w:rFonts w:ascii="Times New Roman" w:hAnsi="Times New Roman" w:cs="Times New Roman"/>
          <w:sz w:val="24"/>
          <w:szCs w:val="24"/>
          <w:u w:val="single"/>
        </w:rPr>
        <w:t>No</w:t>
      </w:r>
      <w:r w:rsidRPr="004B3CE3">
        <w:rPr>
          <w:rFonts w:ascii="Times New Roman" w:hAnsi="Times New Roman" w:cs="Times New Roman"/>
          <w:sz w:val="24"/>
          <w:szCs w:val="24"/>
          <w:u w:val="single"/>
          <w:lang w:val="vi-VN"/>
        </w:rPr>
        <w:t xml:space="preserve"> offers</w:t>
      </w:r>
      <w:r w:rsidRPr="004B3CE3">
        <w:rPr>
          <w:rFonts w:ascii="Times New Roman" w:hAnsi="Times New Roman" w:cs="Times New Roman"/>
          <w:sz w:val="24"/>
          <w:szCs w:val="24"/>
          <w:u w:val="single"/>
        </w:rPr>
        <w:t xml:space="preserve"> allowed</w:t>
      </w:r>
    </w:p>
    <w:p w14:paraId="47C0E992"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u w:val="single"/>
        </w:rPr>
      </w:pPr>
    </w:p>
    <w:p w14:paraId="4ECD6AD1" w14:textId="4720ACC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r w:rsidRPr="004B3CE3">
        <w:rPr>
          <w:rFonts w:ascii="Times New Roman" w:hAnsi="Times New Roman" w:cs="Times New Roman"/>
          <w:sz w:val="24"/>
          <w:szCs w:val="24"/>
          <w:lang w:val="vi-VN"/>
        </w:rPr>
        <w:t xml:space="preserve">Offers </w:t>
      </w:r>
      <w:r w:rsidRPr="004B3CE3">
        <w:rPr>
          <w:rFonts w:ascii="Times New Roman" w:hAnsi="Times New Roman" w:cs="Times New Roman"/>
          <w:sz w:val="24"/>
          <w:szCs w:val="24"/>
        </w:rPr>
        <w:t xml:space="preserve">and peddling within Building </w:t>
      </w:r>
      <w:r w:rsidRPr="004B3CE3">
        <w:rPr>
          <w:rFonts w:ascii="Times New Roman" w:hAnsi="Times New Roman" w:cs="Times New Roman"/>
          <w:sz w:val="24"/>
          <w:szCs w:val="24"/>
          <w:lang w:val="vi-VN"/>
        </w:rPr>
        <w:t>are</w:t>
      </w:r>
      <w:r w:rsidRPr="004B3CE3">
        <w:rPr>
          <w:rFonts w:ascii="Times New Roman" w:hAnsi="Times New Roman" w:cs="Times New Roman"/>
          <w:sz w:val="24"/>
          <w:szCs w:val="24"/>
        </w:rPr>
        <w:t xml:space="preserve"> strictly prohibited and the </w:t>
      </w:r>
      <w:r w:rsidR="00C712D9" w:rsidRPr="004B3CE3">
        <w:rPr>
          <w:rFonts w:ascii="Times New Roman" w:hAnsi="Times New Roman" w:cs="Times New Roman"/>
          <w:sz w:val="24"/>
          <w:szCs w:val="24"/>
          <w:lang w:val="vi-VN"/>
        </w:rPr>
        <w:t>Lessee</w:t>
      </w:r>
      <w:r w:rsidRPr="004B3CE3">
        <w:rPr>
          <w:rFonts w:ascii="Times New Roman" w:hAnsi="Times New Roman" w:cs="Times New Roman"/>
          <w:sz w:val="24"/>
          <w:szCs w:val="24"/>
          <w:lang w:val="vi-VN"/>
        </w:rPr>
        <w:t xml:space="preserve"> shall </w:t>
      </w:r>
      <w:r w:rsidRPr="004B3CE3">
        <w:rPr>
          <w:rFonts w:ascii="Times New Roman" w:hAnsi="Times New Roman" w:cs="Times New Roman"/>
          <w:sz w:val="24"/>
          <w:szCs w:val="24"/>
        </w:rPr>
        <w:t xml:space="preserve">cooperate to prevent such </w:t>
      </w:r>
      <w:r w:rsidRPr="004B3CE3">
        <w:rPr>
          <w:rFonts w:ascii="Times New Roman" w:hAnsi="Times New Roman" w:cs="Times New Roman"/>
          <w:sz w:val="24"/>
          <w:szCs w:val="24"/>
          <w:lang w:val="vi-VN"/>
        </w:rPr>
        <w:t>activities</w:t>
      </w:r>
      <w:r w:rsidRPr="004B3CE3">
        <w:rPr>
          <w:rFonts w:ascii="Times New Roman" w:hAnsi="Times New Roman" w:cs="Times New Roman"/>
          <w:sz w:val="24"/>
          <w:szCs w:val="24"/>
        </w:rPr>
        <w:t>.</w:t>
      </w:r>
    </w:p>
    <w:p w14:paraId="3987B987" w14:textId="77777777" w:rsidR="00E83549" w:rsidRPr="004B3CE3" w:rsidRDefault="00E83549" w:rsidP="00E83549">
      <w:pPr>
        <w:pStyle w:val="aa"/>
        <w:spacing w:before="120" w:after="120" w:line="240" w:lineRule="auto"/>
        <w:ind w:right="49"/>
        <w:contextualSpacing/>
        <w:jc w:val="both"/>
        <w:rPr>
          <w:rFonts w:ascii="Times New Roman" w:hAnsi="Times New Roman" w:cs="Times New Roman"/>
          <w:sz w:val="24"/>
          <w:szCs w:val="24"/>
        </w:rPr>
      </w:pPr>
    </w:p>
    <w:p w14:paraId="26E55593" w14:textId="77777777" w:rsidR="00E83549" w:rsidRPr="004B3CE3" w:rsidRDefault="00E83549" w:rsidP="00E83549">
      <w:pPr>
        <w:pStyle w:val="aa"/>
        <w:numPr>
          <w:ilvl w:val="0"/>
          <w:numId w:val="87"/>
        </w:numPr>
        <w:spacing w:before="120" w:after="120" w:line="240" w:lineRule="auto"/>
        <w:ind w:left="567" w:right="49" w:hanging="567"/>
        <w:contextualSpacing/>
        <w:jc w:val="both"/>
        <w:rPr>
          <w:rFonts w:ascii="Times New Roman" w:hAnsi="Times New Roman" w:cs="Times New Roman"/>
          <w:sz w:val="24"/>
          <w:szCs w:val="24"/>
        </w:rPr>
      </w:pPr>
      <w:bookmarkStart w:id="139" w:name="bookmark353"/>
      <w:bookmarkEnd w:id="139"/>
      <w:r w:rsidRPr="004B3CE3">
        <w:rPr>
          <w:rFonts w:ascii="Times New Roman" w:hAnsi="Times New Roman" w:cs="Times New Roman"/>
          <w:sz w:val="24"/>
          <w:szCs w:val="24"/>
          <w:u w:val="single"/>
          <w:lang w:val="vi-VN"/>
        </w:rPr>
        <w:t>No</w:t>
      </w:r>
      <w:r w:rsidRPr="004B3CE3">
        <w:rPr>
          <w:rFonts w:ascii="Times New Roman" w:hAnsi="Times New Roman" w:cs="Times New Roman"/>
          <w:sz w:val="24"/>
          <w:szCs w:val="24"/>
          <w:u w:val="single"/>
        </w:rPr>
        <w:t xml:space="preserve"> </w:t>
      </w:r>
      <w:r w:rsidRPr="004B3CE3">
        <w:rPr>
          <w:rFonts w:ascii="Times New Roman" w:hAnsi="Times New Roman" w:cs="Times New Roman"/>
          <w:sz w:val="24"/>
          <w:szCs w:val="24"/>
          <w:u w:val="single"/>
          <w:lang w:val="vi-VN"/>
        </w:rPr>
        <w:t>cooking</w:t>
      </w:r>
      <w:r w:rsidRPr="004B3CE3">
        <w:rPr>
          <w:rFonts w:ascii="Times New Roman" w:hAnsi="Times New Roman" w:cs="Times New Roman"/>
          <w:sz w:val="24"/>
          <w:szCs w:val="24"/>
          <w:u w:val="single"/>
        </w:rPr>
        <w:t xml:space="preserve"> - </w:t>
      </w:r>
      <w:r w:rsidRPr="004B3CE3">
        <w:rPr>
          <w:rFonts w:ascii="Times New Roman" w:hAnsi="Times New Roman" w:cs="Times New Roman"/>
          <w:sz w:val="24"/>
          <w:szCs w:val="24"/>
          <w:u w:val="single"/>
          <w:lang w:val="vi-VN"/>
        </w:rPr>
        <w:t>N</w:t>
      </w:r>
      <w:r w:rsidRPr="004B3CE3">
        <w:rPr>
          <w:rFonts w:ascii="Times New Roman" w:hAnsi="Times New Roman" w:cs="Times New Roman"/>
          <w:sz w:val="24"/>
          <w:szCs w:val="24"/>
          <w:u w:val="single"/>
        </w:rPr>
        <w:t>o unpleasant odor</w:t>
      </w:r>
    </w:p>
    <w:p w14:paraId="4710A099"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63EDF043" w14:textId="2D126F84" w:rsidR="00E83549" w:rsidRPr="004B3CE3" w:rsidRDefault="00C00A8D" w:rsidP="00E83549">
      <w:pPr>
        <w:pStyle w:val="aa"/>
        <w:numPr>
          <w:ilvl w:val="0"/>
          <w:numId w:val="85"/>
        </w:numPr>
        <w:tabs>
          <w:tab w:val="left" w:pos="1134"/>
        </w:tabs>
        <w:spacing w:before="120" w:after="120" w:line="240" w:lineRule="auto"/>
        <w:ind w:left="1134" w:hanging="567"/>
        <w:contextualSpacing/>
        <w:jc w:val="both"/>
        <w:rPr>
          <w:rFonts w:ascii="Times New Roman" w:hAnsi="Times New Roman" w:cs="Times New Roman"/>
          <w:sz w:val="24"/>
          <w:szCs w:val="24"/>
        </w:rPr>
      </w:pPr>
      <w:bookmarkStart w:id="140" w:name="bookmark354"/>
      <w:bookmarkStart w:id="141" w:name="bookmark355"/>
      <w:bookmarkEnd w:id="140"/>
      <w:bookmarkEnd w:id="141"/>
      <w:r w:rsidRPr="004B3CE3">
        <w:rPr>
          <w:rFonts w:ascii="Times New Roman" w:hAnsi="Times New Roman" w:cs="Times New Roman"/>
          <w:sz w:val="24"/>
          <w:szCs w:val="24"/>
        </w:rPr>
        <w:t>Except</w:t>
      </w:r>
      <w:r w:rsidRPr="004B3CE3">
        <w:rPr>
          <w:rFonts w:ascii="Times New Roman" w:hAnsi="Times New Roman" w:cs="Times New Roman"/>
          <w:sz w:val="24"/>
          <w:szCs w:val="24"/>
          <w:lang w:val="vi-VN"/>
        </w:rPr>
        <w:t xml:space="preserve"> for obtaining a</w:t>
      </w:r>
      <w:r w:rsidRPr="004B3CE3">
        <w:rPr>
          <w:rFonts w:ascii="Times New Roman" w:hAnsi="Times New Roman" w:cs="Times New Roman"/>
          <w:sz w:val="24"/>
          <w:szCs w:val="24"/>
        </w:rPr>
        <w:t xml:space="preserve"> written approval of the Lessor in</w:t>
      </w:r>
      <w:r w:rsidRPr="004B3CE3">
        <w:rPr>
          <w:rFonts w:ascii="Times New Roman" w:hAnsi="Times New Roman" w:cs="Times New Roman"/>
          <w:sz w:val="24"/>
          <w:szCs w:val="24"/>
          <w:lang w:val="vi-VN"/>
        </w:rPr>
        <w:t xml:space="preserve"> advance</w:t>
      </w:r>
      <w:r w:rsidR="00E83549" w:rsidRPr="004B3CE3">
        <w:rPr>
          <w:rFonts w:ascii="Times New Roman" w:hAnsi="Times New Roman" w:cs="Times New Roman"/>
          <w:sz w:val="24"/>
          <w:szCs w:val="24"/>
          <w:lang w:val="vi-VN"/>
        </w:rPr>
        <w:t xml:space="preserve">, which is rarely consented and subject to Clause 13(b) below, the </w:t>
      </w:r>
      <w:r w:rsidR="00C712D9" w:rsidRPr="004B3CE3">
        <w:rPr>
          <w:rFonts w:ascii="Times New Roman" w:hAnsi="Times New Roman" w:cs="Times New Roman"/>
          <w:sz w:val="24"/>
          <w:szCs w:val="24"/>
          <w:lang w:val="vi-VN"/>
        </w:rPr>
        <w:t>Lessee</w:t>
      </w:r>
      <w:r w:rsidR="00E83549" w:rsidRPr="004B3CE3">
        <w:rPr>
          <w:rFonts w:ascii="Times New Roman" w:hAnsi="Times New Roman" w:cs="Times New Roman"/>
          <w:sz w:val="24"/>
          <w:szCs w:val="24"/>
          <w:lang w:val="vi-VN"/>
        </w:rPr>
        <w:t xml:space="preserve"> shall not permit to cook or prepare food in the Leased Premises, expect for reheating pre-cooked food in a microwave. </w:t>
      </w:r>
    </w:p>
    <w:p w14:paraId="3A271CA5" w14:textId="77777777" w:rsidR="00E83549" w:rsidRPr="004B3CE3" w:rsidRDefault="00E83549" w:rsidP="00E83549">
      <w:pPr>
        <w:pStyle w:val="aa"/>
        <w:tabs>
          <w:tab w:val="left" w:pos="1134"/>
        </w:tabs>
        <w:spacing w:before="120" w:after="120" w:line="240" w:lineRule="auto"/>
        <w:ind w:left="1134"/>
        <w:contextualSpacing/>
        <w:jc w:val="both"/>
        <w:rPr>
          <w:rFonts w:ascii="Times New Roman" w:hAnsi="Times New Roman" w:cs="Times New Roman"/>
          <w:sz w:val="24"/>
          <w:szCs w:val="24"/>
        </w:rPr>
      </w:pPr>
    </w:p>
    <w:p w14:paraId="0982CBC6" w14:textId="363AE209" w:rsidR="00E83549" w:rsidRPr="004B3CE3" w:rsidRDefault="00E83549" w:rsidP="00E83549">
      <w:pPr>
        <w:pStyle w:val="aa"/>
        <w:numPr>
          <w:ilvl w:val="0"/>
          <w:numId w:val="85"/>
        </w:numPr>
        <w:tabs>
          <w:tab w:val="left" w:pos="1134"/>
        </w:tabs>
        <w:spacing w:before="120" w:after="120" w:line="240" w:lineRule="auto"/>
        <w:ind w:left="1134" w:hanging="567"/>
        <w:contextualSpacing/>
        <w:jc w:val="both"/>
        <w:rPr>
          <w:rFonts w:ascii="Times New Roman" w:hAnsi="Times New Roman" w:cs="Times New Roman"/>
          <w:sz w:val="24"/>
          <w:szCs w:val="24"/>
        </w:rPr>
      </w:pPr>
      <w:r w:rsidRPr="004B3CE3">
        <w:rPr>
          <w:rFonts w:ascii="Times New Roman" w:hAnsi="Times New Roman" w:cs="Times New Roman"/>
          <w:sz w:val="24"/>
          <w:szCs w:val="24"/>
        </w:rPr>
        <w:t xml:space="preserve">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shall not </w:t>
      </w:r>
      <w:r w:rsidRPr="004B3CE3">
        <w:rPr>
          <w:rFonts w:ascii="Times New Roman" w:hAnsi="Times New Roman" w:cs="Times New Roman"/>
          <w:sz w:val="24"/>
          <w:szCs w:val="24"/>
          <w:lang w:val="vi-VN"/>
        </w:rPr>
        <w:t xml:space="preserve">cause </w:t>
      </w:r>
      <w:r w:rsidRPr="004B3CE3">
        <w:rPr>
          <w:rFonts w:ascii="Times New Roman" w:hAnsi="Times New Roman" w:cs="Times New Roman"/>
          <w:sz w:val="24"/>
          <w:szCs w:val="24"/>
        </w:rPr>
        <w:t xml:space="preserve">any unusual or unpleasant odors that may cause discomfort to other </w:t>
      </w:r>
      <w:r w:rsidR="00C712D9" w:rsidRPr="004B3CE3">
        <w:rPr>
          <w:rFonts w:ascii="Times New Roman" w:hAnsi="Times New Roman" w:cs="Times New Roman"/>
          <w:sz w:val="24"/>
          <w:szCs w:val="24"/>
          <w:lang w:val="vi-VN"/>
        </w:rPr>
        <w:t>Lessee</w:t>
      </w:r>
      <w:r w:rsidRPr="004B3CE3">
        <w:rPr>
          <w:rFonts w:ascii="Times New Roman" w:hAnsi="Times New Roman" w:cs="Times New Roman"/>
          <w:sz w:val="24"/>
          <w:szCs w:val="24"/>
          <w:lang w:val="vi-VN"/>
        </w:rPr>
        <w:t xml:space="preserve">s </w:t>
      </w:r>
      <w:r w:rsidRPr="004B3CE3">
        <w:rPr>
          <w:rFonts w:ascii="Times New Roman" w:hAnsi="Times New Roman" w:cs="Times New Roman"/>
          <w:sz w:val="24"/>
          <w:szCs w:val="24"/>
        </w:rPr>
        <w:t xml:space="preserve">within Building, whether such odors are caused or emanate from the Leased Premises due to cooking, interior construction activities, or any other activities within the scope of the Leased Premises.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w:t>
      </w:r>
      <w:r w:rsidRPr="004B3CE3">
        <w:rPr>
          <w:rFonts w:ascii="Times New Roman" w:hAnsi="Times New Roman" w:cs="Times New Roman"/>
          <w:sz w:val="24"/>
          <w:szCs w:val="24"/>
          <w:lang w:val="vi-VN"/>
        </w:rPr>
        <w:t xml:space="preserve">has </w:t>
      </w:r>
      <w:r w:rsidRPr="004B3CE3">
        <w:rPr>
          <w:rFonts w:ascii="Times New Roman" w:hAnsi="Times New Roman" w:cs="Times New Roman"/>
          <w:sz w:val="24"/>
          <w:szCs w:val="24"/>
        </w:rPr>
        <w:t xml:space="preserve">full </w:t>
      </w:r>
      <w:r w:rsidRPr="004B3CE3">
        <w:rPr>
          <w:rFonts w:ascii="Times New Roman" w:hAnsi="Times New Roman" w:cs="Times New Roman"/>
          <w:sz w:val="24"/>
          <w:szCs w:val="24"/>
          <w:lang w:val="vi-VN"/>
        </w:rPr>
        <w:t xml:space="preserve">rights </w:t>
      </w:r>
      <w:r w:rsidRPr="004B3CE3">
        <w:rPr>
          <w:rFonts w:ascii="Times New Roman" w:hAnsi="Times New Roman" w:cs="Times New Roman"/>
          <w:sz w:val="24"/>
          <w:szCs w:val="24"/>
        </w:rPr>
        <w:t>to define</w:t>
      </w:r>
      <w:r w:rsidRPr="004B3CE3">
        <w:rPr>
          <w:rFonts w:ascii="Times New Roman" w:hAnsi="Times New Roman" w:cs="Times New Roman"/>
          <w:sz w:val="24"/>
          <w:szCs w:val="24"/>
          <w:lang w:val="vi-VN"/>
        </w:rPr>
        <w:t xml:space="preserve"> </w:t>
      </w:r>
      <w:r w:rsidRPr="004B3CE3">
        <w:rPr>
          <w:rFonts w:ascii="Times New Roman" w:hAnsi="Times New Roman" w:cs="Times New Roman"/>
          <w:sz w:val="24"/>
          <w:szCs w:val="24"/>
        </w:rPr>
        <w:t>"unusual"</w:t>
      </w:r>
      <w:r w:rsidRPr="004B3CE3">
        <w:rPr>
          <w:rFonts w:ascii="Times New Roman" w:hAnsi="Times New Roman" w:cs="Times New Roman"/>
          <w:sz w:val="24"/>
          <w:szCs w:val="24"/>
          <w:lang w:val="vi-VN"/>
        </w:rPr>
        <w:t xml:space="preserve">, </w:t>
      </w:r>
      <w:r w:rsidRPr="004B3CE3">
        <w:rPr>
          <w:rFonts w:ascii="Times New Roman" w:hAnsi="Times New Roman" w:cs="Times New Roman"/>
          <w:sz w:val="24"/>
          <w:szCs w:val="24"/>
        </w:rPr>
        <w:t xml:space="preserve">"unpleasant" and "causing discomfort to other </w:t>
      </w:r>
      <w:r w:rsidR="00C712D9" w:rsidRPr="004B3CE3">
        <w:rPr>
          <w:rFonts w:ascii="Times New Roman" w:hAnsi="Times New Roman" w:cs="Times New Roman"/>
          <w:sz w:val="24"/>
          <w:szCs w:val="24"/>
          <w:lang w:val="vi-VN"/>
        </w:rPr>
        <w:t>Lessee</w:t>
      </w:r>
      <w:r w:rsidRPr="004B3CE3">
        <w:rPr>
          <w:rFonts w:ascii="Times New Roman" w:hAnsi="Times New Roman" w:cs="Times New Roman"/>
          <w:sz w:val="24"/>
          <w:szCs w:val="24"/>
          <w:lang w:val="vi-VN"/>
        </w:rPr>
        <w:t xml:space="preserve">s </w:t>
      </w:r>
      <w:r w:rsidRPr="004B3CE3">
        <w:rPr>
          <w:rFonts w:ascii="Times New Roman" w:hAnsi="Times New Roman" w:cs="Times New Roman"/>
          <w:sz w:val="24"/>
          <w:szCs w:val="24"/>
        </w:rPr>
        <w:t xml:space="preserve">within Building" in </w:t>
      </w:r>
      <w:r w:rsidRPr="004B3CE3">
        <w:rPr>
          <w:rFonts w:ascii="Times New Roman" w:hAnsi="Times New Roman" w:cs="Times New Roman"/>
          <w:sz w:val="24"/>
          <w:szCs w:val="24"/>
          <w:lang w:val="vi-VN"/>
        </w:rPr>
        <w:t xml:space="preserve">particular </w:t>
      </w:r>
      <w:r w:rsidRPr="004B3CE3">
        <w:rPr>
          <w:rFonts w:ascii="Times New Roman" w:hAnsi="Times New Roman" w:cs="Times New Roman"/>
          <w:sz w:val="24"/>
          <w:szCs w:val="24"/>
        </w:rPr>
        <w:t>case.</w:t>
      </w:r>
    </w:p>
    <w:p w14:paraId="79D018A2" w14:textId="77777777" w:rsidR="00E83549" w:rsidRPr="004B3CE3" w:rsidRDefault="00E83549" w:rsidP="00E83549">
      <w:pPr>
        <w:pStyle w:val="aa"/>
        <w:tabs>
          <w:tab w:val="left" w:pos="1134"/>
        </w:tabs>
        <w:spacing w:before="120" w:after="120" w:line="240" w:lineRule="auto"/>
        <w:ind w:left="1134"/>
        <w:contextualSpacing/>
        <w:jc w:val="both"/>
        <w:rPr>
          <w:rFonts w:ascii="Times New Roman" w:hAnsi="Times New Roman" w:cs="Times New Roman"/>
          <w:sz w:val="24"/>
          <w:szCs w:val="24"/>
        </w:rPr>
      </w:pPr>
    </w:p>
    <w:p w14:paraId="3F4DF769" w14:textId="77777777" w:rsidR="00E83549" w:rsidRPr="004B3CE3" w:rsidRDefault="00E83549" w:rsidP="00E83549">
      <w:pPr>
        <w:pStyle w:val="aa"/>
        <w:numPr>
          <w:ilvl w:val="0"/>
          <w:numId w:val="87"/>
        </w:numPr>
        <w:spacing w:before="120" w:after="120" w:line="240" w:lineRule="auto"/>
        <w:ind w:left="567" w:right="49" w:hanging="567"/>
        <w:contextualSpacing/>
        <w:jc w:val="both"/>
        <w:rPr>
          <w:rFonts w:ascii="Times New Roman" w:hAnsi="Times New Roman" w:cs="Times New Roman"/>
          <w:sz w:val="24"/>
          <w:szCs w:val="24"/>
        </w:rPr>
      </w:pPr>
      <w:bookmarkStart w:id="142" w:name="bookmark356"/>
      <w:bookmarkEnd w:id="142"/>
      <w:r w:rsidRPr="004B3CE3">
        <w:rPr>
          <w:rFonts w:ascii="Times New Roman" w:hAnsi="Times New Roman" w:cs="Times New Roman"/>
          <w:sz w:val="24"/>
          <w:szCs w:val="24"/>
          <w:u w:val="single"/>
          <w:lang w:val="vi-VN"/>
        </w:rPr>
        <w:t xml:space="preserve">No noise disturbance </w:t>
      </w:r>
    </w:p>
    <w:p w14:paraId="2D195B07"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40C5D3E4" w14:textId="35964035"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r w:rsidRPr="004B3CE3">
        <w:rPr>
          <w:rFonts w:ascii="Times New Roman" w:hAnsi="Times New Roman" w:cs="Times New Roman"/>
          <w:sz w:val="24"/>
          <w:szCs w:val="24"/>
        </w:rPr>
        <w:t xml:space="preserve">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shall not cause or </w:t>
      </w:r>
      <w:r w:rsidRPr="004B3CE3">
        <w:rPr>
          <w:rFonts w:ascii="Times New Roman" w:hAnsi="Times New Roman" w:cs="Times New Roman"/>
          <w:sz w:val="24"/>
          <w:szCs w:val="24"/>
          <w:lang w:val="vi-VN"/>
        </w:rPr>
        <w:t xml:space="preserve">allow making </w:t>
      </w:r>
      <w:r w:rsidRPr="004B3CE3">
        <w:rPr>
          <w:rFonts w:ascii="Times New Roman" w:hAnsi="Times New Roman" w:cs="Times New Roman"/>
          <w:sz w:val="24"/>
          <w:szCs w:val="24"/>
        </w:rPr>
        <w:t xml:space="preserve">noise (including but not limited to sound </w:t>
      </w:r>
      <w:r w:rsidRPr="004B3CE3">
        <w:rPr>
          <w:rFonts w:ascii="Times New Roman" w:hAnsi="Times New Roman" w:cs="Times New Roman"/>
          <w:sz w:val="24"/>
          <w:szCs w:val="24"/>
          <w:lang w:val="vi-VN"/>
        </w:rPr>
        <w:t>from</w:t>
      </w:r>
      <w:r w:rsidRPr="004B3CE3">
        <w:rPr>
          <w:rFonts w:ascii="Times New Roman" w:hAnsi="Times New Roman" w:cs="Times New Roman"/>
          <w:sz w:val="24"/>
          <w:szCs w:val="24"/>
        </w:rPr>
        <w:t xml:space="preserve"> TV, radio or </w:t>
      </w:r>
      <w:r w:rsidRPr="004B3CE3">
        <w:rPr>
          <w:rFonts w:ascii="Times New Roman" w:hAnsi="Times New Roman" w:cs="Times New Roman"/>
          <w:sz w:val="24"/>
          <w:szCs w:val="24"/>
          <w:lang w:val="vi-VN"/>
        </w:rPr>
        <w:t xml:space="preserve">any </w:t>
      </w:r>
      <w:r w:rsidRPr="004B3CE3">
        <w:rPr>
          <w:rFonts w:ascii="Times New Roman" w:hAnsi="Times New Roman" w:cs="Times New Roman"/>
          <w:sz w:val="24"/>
          <w:szCs w:val="24"/>
        </w:rPr>
        <w:t xml:space="preserve">other musical instruments capable of </w:t>
      </w:r>
      <w:r w:rsidRPr="004B3CE3">
        <w:rPr>
          <w:rFonts w:ascii="Times New Roman" w:hAnsi="Times New Roman" w:cs="Times New Roman"/>
          <w:sz w:val="24"/>
          <w:szCs w:val="24"/>
          <w:lang w:val="vi-VN"/>
        </w:rPr>
        <w:t>producing</w:t>
      </w:r>
      <w:r w:rsidRPr="004B3CE3">
        <w:rPr>
          <w:rFonts w:ascii="Times New Roman" w:hAnsi="Times New Roman" w:cs="Times New Roman"/>
          <w:sz w:val="24"/>
          <w:szCs w:val="24"/>
        </w:rPr>
        <w:t xml:space="preserve"> or giving rise to noise or music) that</w:t>
      </w:r>
      <w:r w:rsidRPr="004B3CE3">
        <w:rPr>
          <w:rFonts w:ascii="Times New Roman" w:hAnsi="Times New Roman" w:cs="Times New Roman"/>
          <w:sz w:val="24"/>
          <w:szCs w:val="24"/>
          <w:lang w:val="vi-VN"/>
        </w:rPr>
        <w:t xml:space="preserve"> may</w:t>
      </w:r>
      <w:r w:rsidRPr="004B3CE3">
        <w:rPr>
          <w:rFonts w:ascii="Times New Roman" w:hAnsi="Times New Roman" w:cs="Times New Roman"/>
          <w:sz w:val="24"/>
          <w:szCs w:val="24"/>
        </w:rPr>
        <w:t xml:space="preserve"> cause </w:t>
      </w:r>
      <w:r w:rsidRPr="004B3CE3">
        <w:rPr>
          <w:rFonts w:ascii="Times New Roman" w:hAnsi="Times New Roman" w:cs="Times New Roman"/>
          <w:sz w:val="24"/>
          <w:szCs w:val="24"/>
          <w:lang w:val="vi-VN"/>
        </w:rPr>
        <w:t xml:space="preserve">annoyance </w:t>
      </w:r>
      <w:r w:rsidRPr="004B3CE3">
        <w:rPr>
          <w:rFonts w:ascii="Times New Roman" w:hAnsi="Times New Roman" w:cs="Times New Roman"/>
          <w:sz w:val="24"/>
          <w:szCs w:val="24"/>
        </w:rPr>
        <w:t xml:space="preserve">or </w:t>
      </w:r>
      <w:r w:rsidRPr="004B3CE3">
        <w:rPr>
          <w:rFonts w:ascii="Times New Roman" w:hAnsi="Times New Roman" w:cs="Times New Roman"/>
          <w:sz w:val="24"/>
          <w:szCs w:val="24"/>
          <w:lang w:val="vi-VN"/>
        </w:rPr>
        <w:t xml:space="preserve">inconvenience </w:t>
      </w:r>
      <w:r w:rsidRPr="004B3CE3">
        <w:rPr>
          <w:rFonts w:ascii="Times New Roman" w:hAnsi="Times New Roman" w:cs="Times New Roman"/>
          <w:sz w:val="24"/>
          <w:szCs w:val="24"/>
        </w:rPr>
        <w:t xml:space="preserve">to </w:t>
      </w:r>
      <w:r w:rsidR="00C712D9" w:rsidRPr="004B3CE3">
        <w:rPr>
          <w:rFonts w:ascii="Times New Roman" w:hAnsi="Times New Roman" w:cs="Times New Roman"/>
          <w:sz w:val="24"/>
          <w:szCs w:val="24"/>
          <w:lang w:val="vi-VN"/>
        </w:rPr>
        <w:t>Lessee</w:t>
      </w:r>
      <w:r w:rsidRPr="004B3CE3">
        <w:rPr>
          <w:rFonts w:ascii="Times New Roman" w:hAnsi="Times New Roman" w:cs="Times New Roman"/>
          <w:sz w:val="24"/>
          <w:szCs w:val="24"/>
        </w:rPr>
        <w:t>s in other areas of the Building.</w:t>
      </w:r>
    </w:p>
    <w:p w14:paraId="57458BE1" w14:textId="77777777" w:rsidR="00E83549" w:rsidRPr="004B3CE3" w:rsidRDefault="00E83549" w:rsidP="00C31EA5">
      <w:pPr>
        <w:pStyle w:val="aa"/>
        <w:spacing w:before="120" w:after="120" w:line="240" w:lineRule="auto"/>
        <w:ind w:right="49"/>
        <w:contextualSpacing/>
        <w:jc w:val="both"/>
        <w:rPr>
          <w:rFonts w:ascii="Times New Roman" w:hAnsi="Times New Roman" w:cs="Times New Roman"/>
          <w:sz w:val="24"/>
          <w:szCs w:val="24"/>
        </w:rPr>
      </w:pPr>
    </w:p>
    <w:p w14:paraId="22141227" w14:textId="77777777" w:rsidR="00E83549" w:rsidRPr="004B3CE3" w:rsidRDefault="00E83549" w:rsidP="00E83549">
      <w:pPr>
        <w:pStyle w:val="aa"/>
        <w:numPr>
          <w:ilvl w:val="0"/>
          <w:numId w:val="87"/>
        </w:numPr>
        <w:spacing w:before="120" w:after="120" w:line="240" w:lineRule="auto"/>
        <w:ind w:left="567" w:right="49" w:hanging="567"/>
        <w:contextualSpacing/>
        <w:jc w:val="both"/>
        <w:rPr>
          <w:rFonts w:ascii="Times New Roman" w:hAnsi="Times New Roman" w:cs="Times New Roman"/>
          <w:sz w:val="24"/>
          <w:szCs w:val="24"/>
        </w:rPr>
      </w:pPr>
      <w:bookmarkStart w:id="143" w:name="bookmark357"/>
      <w:bookmarkEnd w:id="143"/>
      <w:r w:rsidRPr="004B3CE3">
        <w:rPr>
          <w:rFonts w:ascii="Times New Roman" w:hAnsi="Times New Roman" w:cs="Times New Roman"/>
          <w:sz w:val="24"/>
          <w:szCs w:val="24"/>
          <w:u w:val="single"/>
        </w:rPr>
        <w:t>No pets</w:t>
      </w:r>
    </w:p>
    <w:p w14:paraId="77092CB8"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360584C8"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r w:rsidRPr="004B3CE3">
        <w:rPr>
          <w:rFonts w:ascii="Times New Roman" w:hAnsi="Times New Roman" w:cs="Times New Roman"/>
          <w:sz w:val="24"/>
          <w:szCs w:val="24"/>
        </w:rPr>
        <w:t>No animals or pets are allowed to be brought into or kept</w:t>
      </w:r>
      <w:r w:rsidRPr="004B3CE3">
        <w:rPr>
          <w:rFonts w:ascii="Times New Roman" w:hAnsi="Times New Roman" w:cs="Times New Roman"/>
          <w:sz w:val="24"/>
          <w:szCs w:val="24"/>
          <w:lang w:val="vi-VN"/>
        </w:rPr>
        <w:t xml:space="preserve"> </w:t>
      </w:r>
      <w:r w:rsidRPr="004B3CE3">
        <w:rPr>
          <w:rFonts w:ascii="Times New Roman" w:hAnsi="Times New Roman" w:cs="Times New Roman"/>
          <w:sz w:val="24"/>
          <w:szCs w:val="24"/>
          <w:lang w:val="en-US"/>
        </w:rPr>
        <w:t>with</w:t>
      </w:r>
      <w:r w:rsidRPr="004B3CE3">
        <w:rPr>
          <w:rFonts w:ascii="Times New Roman" w:hAnsi="Times New Roman" w:cs="Times New Roman"/>
          <w:sz w:val="24"/>
          <w:szCs w:val="24"/>
        </w:rPr>
        <w:t>in the Leased Premises.</w:t>
      </w:r>
    </w:p>
    <w:p w14:paraId="0CC3C2E7"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4D18CE04" w14:textId="77777777" w:rsidR="00E83549" w:rsidRPr="004B3CE3" w:rsidRDefault="00E83549" w:rsidP="00E83549">
      <w:pPr>
        <w:pStyle w:val="aa"/>
        <w:numPr>
          <w:ilvl w:val="0"/>
          <w:numId w:val="87"/>
        </w:numPr>
        <w:spacing w:before="120" w:after="120" w:line="240" w:lineRule="auto"/>
        <w:ind w:left="567" w:right="49" w:hanging="567"/>
        <w:contextualSpacing/>
        <w:jc w:val="both"/>
        <w:rPr>
          <w:rFonts w:ascii="Times New Roman" w:hAnsi="Times New Roman" w:cs="Times New Roman"/>
          <w:sz w:val="24"/>
          <w:szCs w:val="24"/>
        </w:rPr>
      </w:pPr>
      <w:bookmarkStart w:id="144" w:name="bookmark358"/>
      <w:bookmarkEnd w:id="144"/>
      <w:r w:rsidRPr="004B3CE3">
        <w:rPr>
          <w:rFonts w:ascii="Times New Roman" w:hAnsi="Times New Roman" w:cs="Times New Roman"/>
          <w:sz w:val="24"/>
          <w:szCs w:val="24"/>
          <w:u w:val="single"/>
        </w:rPr>
        <w:t xml:space="preserve">Waste disposal </w:t>
      </w:r>
    </w:p>
    <w:p w14:paraId="4BA44ED6"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79714A58" w14:textId="43F3D6FD"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r w:rsidRPr="004B3CE3">
        <w:rPr>
          <w:rFonts w:ascii="Times New Roman" w:hAnsi="Times New Roman" w:cs="Times New Roman"/>
          <w:sz w:val="24"/>
          <w:szCs w:val="24"/>
        </w:rPr>
        <w:t xml:space="preserve">On the daily basis, 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shall dispose </w:t>
      </w:r>
      <w:r w:rsidRPr="004B3CE3">
        <w:rPr>
          <w:rFonts w:ascii="Times New Roman" w:hAnsi="Times New Roman" w:cs="Times New Roman"/>
          <w:sz w:val="24"/>
          <w:szCs w:val="24"/>
          <w:lang w:val="vi-VN"/>
        </w:rPr>
        <w:t xml:space="preserve">waste </w:t>
      </w:r>
      <w:r w:rsidRPr="004B3CE3">
        <w:rPr>
          <w:rFonts w:ascii="Times New Roman" w:hAnsi="Times New Roman" w:cs="Times New Roman"/>
          <w:sz w:val="24"/>
          <w:szCs w:val="24"/>
        </w:rPr>
        <w:t xml:space="preserve">at a location designated by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in accordance with reasonable regulations and principles that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may issue from time to time.</w:t>
      </w:r>
    </w:p>
    <w:p w14:paraId="0A3E13AC"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0A857126" w14:textId="77777777" w:rsidR="00E83549" w:rsidRPr="004B3CE3" w:rsidRDefault="00E83549" w:rsidP="00E83549">
      <w:pPr>
        <w:pStyle w:val="aa"/>
        <w:numPr>
          <w:ilvl w:val="0"/>
          <w:numId w:val="87"/>
        </w:numPr>
        <w:spacing w:before="120" w:after="120" w:line="240" w:lineRule="auto"/>
        <w:ind w:left="567" w:right="49" w:hanging="567"/>
        <w:contextualSpacing/>
        <w:jc w:val="both"/>
        <w:rPr>
          <w:rFonts w:ascii="Times New Roman" w:hAnsi="Times New Roman" w:cs="Times New Roman"/>
          <w:sz w:val="24"/>
          <w:szCs w:val="24"/>
        </w:rPr>
      </w:pPr>
      <w:bookmarkStart w:id="145" w:name="bookmark359"/>
      <w:bookmarkEnd w:id="145"/>
      <w:r w:rsidRPr="004B3CE3">
        <w:rPr>
          <w:rFonts w:ascii="Times New Roman" w:hAnsi="Times New Roman" w:cs="Times New Roman"/>
          <w:sz w:val="24"/>
          <w:szCs w:val="24"/>
          <w:u w:val="single"/>
        </w:rPr>
        <w:t>No obstruction in Common Areas</w:t>
      </w:r>
    </w:p>
    <w:p w14:paraId="3C52731B"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4216A468" w14:textId="7C7174DD"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r w:rsidRPr="004B3CE3">
        <w:rPr>
          <w:rFonts w:ascii="Times New Roman" w:hAnsi="Times New Roman" w:cs="Times New Roman"/>
          <w:sz w:val="24"/>
          <w:szCs w:val="24"/>
        </w:rPr>
        <w:t xml:space="preserve">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shall not place or install any bins, goods, furniture, trash or other objects that obstruct the entrances, staircases, walkways, or loading and unloading locations shared with other </w:t>
      </w:r>
      <w:r w:rsidR="00D1698B" w:rsidRPr="004B3CE3">
        <w:rPr>
          <w:rFonts w:ascii="Times New Roman" w:hAnsi="Times New Roman" w:cs="Times New Roman"/>
          <w:sz w:val="24"/>
          <w:szCs w:val="24"/>
        </w:rPr>
        <w:t>l</w:t>
      </w:r>
      <w:r w:rsidR="00C712D9" w:rsidRPr="004B3CE3">
        <w:rPr>
          <w:rFonts w:ascii="Times New Roman" w:hAnsi="Times New Roman" w:cs="Times New Roman"/>
          <w:sz w:val="24"/>
          <w:szCs w:val="24"/>
        </w:rPr>
        <w:t>essee</w:t>
      </w:r>
      <w:r w:rsidRPr="004B3CE3">
        <w:rPr>
          <w:rFonts w:ascii="Times New Roman" w:hAnsi="Times New Roman" w:cs="Times New Roman"/>
          <w:sz w:val="24"/>
          <w:szCs w:val="24"/>
        </w:rPr>
        <w:t>s in other areas of the Building.</w:t>
      </w:r>
    </w:p>
    <w:p w14:paraId="79ADFC33"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22B1293D" w14:textId="77777777" w:rsidR="00E83549" w:rsidRPr="004B3CE3" w:rsidRDefault="00E83549" w:rsidP="00E83549">
      <w:pPr>
        <w:pStyle w:val="aa"/>
        <w:numPr>
          <w:ilvl w:val="0"/>
          <w:numId w:val="87"/>
        </w:numPr>
        <w:spacing w:before="120" w:after="120" w:line="240" w:lineRule="auto"/>
        <w:ind w:left="567" w:right="49" w:hanging="567"/>
        <w:contextualSpacing/>
        <w:jc w:val="both"/>
        <w:rPr>
          <w:rFonts w:ascii="Times New Roman" w:hAnsi="Times New Roman" w:cs="Times New Roman"/>
          <w:sz w:val="24"/>
          <w:szCs w:val="24"/>
        </w:rPr>
      </w:pPr>
      <w:bookmarkStart w:id="146" w:name="bookmark360"/>
      <w:bookmarkEnd w:id="146"/>
      <w:r w:rsidRPr="004B3CE3">
        <w:rPr>
          <w:rFonts w:ascii="Times New Roman" w:hAnsi="Times New Roman" w:cs="Times New Roman"/>
          <w:sz w:val="24"/>
          <w:szCs w:val="24"/>
          <w:u w:val="single"/>
        </w:rPr>
        <w:t>No unauthorized relocation or dismantling of furniture</w:t>
      </w:r>
    </w:p>
    <w:p w14:paraId="0187D49E" w14:textId="77777777" w:rsidR="00E83549" w:rsidRPr="004B3CE3" w:rsidRDefault="00E83549" w:rsidP="00E83549">
      <w:pPr>
        <w:pStyle w:val="aa"/>
        <w:tabs>
          <w:tab w:val="left" w:pos="670"/>
        </w:tabs>
        <w:spacing w:before="120" w:after="120" w:line="240" w:lineRule="auto"/>
        <w:contextualSpacing/>
        <w:rPr>
          <w:rFonts w:ascii="Times New Roman" w:hAnsi="Times New Roman" w:cs="Times New Roman"/>
          <w:sz w:val="24"/>
          <w:szCs w:val="24"/>
        </w:rPr>
      </w:pPr>
    </w:p>
    <w:p w14:paraId="52F46180" w14:textId="0970224A"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r w:rsidRPr="004B3CE3">
        <w:rPr>
          <w:rFonts w:ascii="Times New Roman" w:hAnsi="Times New Roman" w:cs="Times New Roman"/>
          <w:sz w:val="24"/>
          <w:szCs w:val="24"/>
        </w:rPr>
        <w:t xml:space="preserve">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shall not relocate or dismantle safes, machinery, equipment, heavy objects, or bulky objects into or out</w:t>
      </w:r>
      <w:r w:rsidRPr="004B3CE3">
        <w:rPr>
          <w:rFonts w:ascii="Times New Roman" w:hAnsi="Times New Roman" w:cs="Times New Roman"/>
          <w:sz w:val="24"/>
          <w:szCs w:val="24"/>
          <w:lang w:val="vi-VN"/>
        </w:rPr>
        <w:t xml:space="preserve"> of</w:t>
      </w:r>
      <w:r w:rsidRPr="004B3CE3">
        <w:rPr>
          <w:rFonts w:ascii="Times New Roman" w:hAnsi="Times New Roman" w:cs="Times New Roman"/>
          <w:sz w:val="24"/>
          <w:szCs w:val="24"/>
        </w:rPr>
        <w:t xml:space="preserve"> the Building without prior written approval of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generally, the relocation of these </w:t>
      </w:r>
      <w:r w:rsidRPr="004B3CE3">
        <w:rPr>
          <w:rFonts w:ascii="Times New Roman" w:hAnsi="Times New Roman" w:cs="Times New Roman"/>
          <w:sz w:val="24"/>
          <w:szCs w:val="24"/>
          <w:lang w:val="vi-VN"/>
        </w:rPr>
        <w:t xml:space="preserve">objects </w:t>
      </w:r>
      <w:r w:rsidRPr="004B3CE3">
        <w:rPr>
          <w:rFonts w:ascii="Times New Roman" w:hAnsi="Times New Roman" w:cs="Times New Roman"/>
          <w:sz w:val="24"/>
          <w:szCs w:val="24"/>
        </w:rPr>
        <w:t>shall only be done outside of Business Hours.</w:t>
      </w:r>
    </w:p>
    <w:p w14:paraId="044D5CDF"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26F08F23" w14:textId="6E487FA1"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r w:rsidRPr="004B3CE3">
        <w:rPr>
          <w:rFonts w:ascii="Times New Roman" w:hAnsi="Times New Roman" w:cs="Times New Roman"/>
          <w:sz w:val="24"/>
          <w:szCs w:val="24"/>
        </w:rPr>
        <w:t xml:space="preserve">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shall ensure that these </w:t>
      </w:r>
      <w:r w:rsidRPr="004B3CE3">
        <w:rPr>
          <w:rFonts w:ascii="Times New Roman" w:hAnsi="Times New Roman" w:cs="Times New Roman"/>
          <w:sz w:val="24"/>
          <w:szCs w:val="24"/>
          <w:lang w:val="vi-VN"/>
        </w:rPr>
        <w:t xml:space="preserve">objects </w:t>
      </w:r>
      <w:r w:rsidRPr="004B3CE3">
        <w:rPr>
          <w:rFonts w:ascii="Times New Roman" w:hAnsi="Times New Roman" w:cs="Times New Roman"/>
          <w:sz w:val="24"/>
          <w:szCs w:val="24"/>
        </w:rPr>
        <w:t xml:space="preserve">shall only be moved by freight elevator.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has the right to remove any items</w:t>
      </w:r>
      <w:r w:rsidRPr="004B3CE3">
        <w:rPr>
          <w:rFonts w:ascii="Times New Roman" w:hAnsi="Times New Roman" w:cs="Times New Roman"/>
          <w:sz w:val="24"/>
          <w:szCs w:val="24"/>
          <w:lang w:val="vi-VN"/>
        </w:rPr>
        <w:t xml:space="preserve"> </w:t>
      </w:r>
      <w:r w:rsidRPr="004B3CE3">
        <w:rPr>
          <w:rFonts w:ascii="Times New Roman" w:hAnsi="Times New Roman" w:cs="Times New Roman"/>
          <w:sz w:val="24"/>
          <w:szCs w:val="24"/>
        </w:rPr>
        <w:t>violates the Building Regulations or</w:t>
      </w:r>
      <w:r w:rsidRPr="004B3CE3">
        <w:rPr>
          <w:rFonts w:ascii="Times New Roman" w:hAnsi="Times New Roman" w:cs="Times New Roman"/>
          <w:sz w:val="24"/>
          <w:szCs w:val="24"/>
          <w:lang w:val="vi-VN"/>
        </w:rPr>
        <w:t xml:space="preserve"> </w:t>
      </w:r>
      <w:r w:rsidRPr="004B3CE3">
        <w:rPr>
          <w:rFonts w:ascii="Times New Roman" w:hAnsi="Times New Roman" w:cs="Times New Roman"/>
          <w:sz w:val="24"/>
          <w:szCs w:val="24"/>
        </w:rPr>
        <w:t xml:space="preserve">the Agreement. 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shall ensure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lang w:val="vi-VN"/>
        </w:rPr>
        <w:t xml:space="preserve"> is protected from any</w:t>
      </w:r>
      <w:r w:rsidRPr="004B3CE3">
        <w:rPr>
          <w:rFonts w:ascii="Times New Roman" w:hAnsi="Times New Roman" w:cs="Times New Roman"/>
          <w:sz w:val="24"/>
          <w:szCs w:val="24"/>
        </w:rPr>
        <w:t xml:space="preserve"> damages caused to people or property, or any damages and expenses incurred by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due to the movement of the aforementioned items, including but not limited to legal fees, repair costs for damages caused to Building or its dependent parts. </w:t>
      </w:r>
    </w:p>
    <w:p w14:paraId="75AFE710" w14:textId="77777777" w:rsidR="00E83549" w:rsidRPr="004B3CE3" w:rsidRDefault="00E83549" w:rsidP="00E83549">
      <w:pPr>
        <w:pStyle w:val="aa"/>
        <w:spacing w:before="120" w:after="120" w:line="240" w:lineRule="auto"/>
        <w:ind w:right="49"/>
        <w:contextualSpacing/>
        <w:jc w:val="both"/>
        <w:rPr>
          <w:rFonts w:ascii="Times New Roman" w:hAnsi="Times New Roman" w:cs="Times New Roman"/>
          <w:sz w:val="24"/>
          <w:szCs w:val="24"/>
        </w:rPr>
      </w:pPr>
    </w:p>
    <w:p w14:paraId="7840373D" w14:textId="7AC57036" w:rsidR="00E83549" w:rsidRPr="004B3CE3" w:rsidRDefault="00E83549" w:rsidP="00E83549">
      <w:pPr>
        <w:pStyle w:val="aa"/>
        <w:numPr>
          <w:ilvl w:val="0"/>
          <w:numId w:val="87"/>
        </w:numPr>
        <w:spacing w:before="120" w:after="120" w:line="240" w:lineRule="auto"/>
        <w:ind w:left="567" w:right="49" w:hanging="567"/>
        <w:contextualSpacing/>
        <w:jc w:val="both"/>
        <w:rPr>
          <w:rFonts w:ascii="Times New Roman" w:hAnsi="Times New Roman" w:cs="Times New Roman"/>
          <w:sz w:val="24"/>
          <w:szCs w:val="24"/>
        </w:rPr>
      </w:pPr>
      <w:bookmarkStart w:id="147" w:name="bookmark361"/>
      <w:bookmarkEnd w:id="147"/>
      <w:r w:rsidRPr="004B3CE3">
        <w:rPr>
          <w:rFonts w:ascii="Times New Roman" w:hAnsi="Times New Roman" w:cs="Times New Roman"/>
          <w:sz w:val="24"/>
          <w:szCs w:val="24"/>
          <w:u w:val="single"/>
        </w:rPr>
        <w:t>No overloading item</w:t>
      </w:r>
      <w:r w:rsidR="003604B2" w:rsidRPr="004B3CE3">
        <w:rPr>
          <w:rFonts w:ascii="Times New Roman" w:hAnsi="Times New Roman" w:cs="Times New Roman"/>
          <w:sz w:val="24"/>
          <w:szCs w:val="24"/>
          <w:u w:val="single"/>
        </w:rPr>
        <w:t>s</w:t>
      </w:r>
    </w:p>
    <w:p w14:paraId="529404B0"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1384B293" w14:textId="5688E0B0"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r w:rsidRPr="004B3CE3">
        <w:rPr>
          <w:rFonts w:ascii="Times New Roman" w:hAnsi="Times New Roman" w:cs="Times New Roman"/>
          <w:sz w:val="24"/>
          <w:szCs w:val="24"/>
        </w:rPr>
        <w:t xml:space="preserve">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shall not place any load on any floor within the Leased Premises that exceeds the load capacity of the floor.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reserves the right to regulate the weight and placement of all safes and heavy items to ensure proper weight distribution.</w:t>
      </w:r>
    </w:p>
    <w:p w14:paraId="64C374B0"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39606220" w14:textId="77777777" w:rsidR="00E83549" w:rsidRPr="004B3CE3" w:rsidRDefault="00E83549" w:rsidP="00E83549">
      <w:pPr>
        <w:pStyle w:val="aa"/>
        <w:numPr>
          <w:ilvl w:val="0"/>
          <w:numId w:val="87"/>
        </w:numPr>
        <w:spacing w:before="120" w:after="120" w:line="240" w:lineRule="auto"/>
        <w:ind w:left="567" w:right="49" w:hanging="567"/>
        <w:contextualSpacing/>
        <w:jc w:val="both"/>
        <w:rPr>
          <w:rFonts w:ascii="Times New Roman" w:hAnsi="Times New Roman" w:cs="Times New Roman"/>
          <w:sz w:val="24"/>
          <w:szCs w:val="24"/>
        </w:rPr>
      </w:pPr>
      <w:bookmarkStart w:id="148" w:name="bookmark362"/>
      <w:bookmarkEnd w:id="148"/>
      <w:r w:rsidRPr="004B3CE3">
        <w:rPr>
          <w:rFonts w:ascii="Times New Roman" w:hAnsi="Times New Roman" w:cs="Times New Roman"/>
          <w:sz w:val="24"/>
          <w:szCs w:val="24"/>
          <w:u w:val="single"/>
        </w:rPr>
        <w:t>No alterations and additions</w:t>
      </w:r>
    </w:p>
    <w:p w14:paraId="41A12577"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5E2716C7" w14:textId="4AFFF18A"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r w:rsidRPr="004B3CE3">
        <w:rPr>
          <w:rFonts w:ascii="Times New Roman" w:hAnsi="Times New Roman" w:cs="Times New Roman"/>
          <w:sz w:val="24"/>
          <w:szCs w:val="24"/>
          <w:lang w:val="vi-VN"/>
        </w:rPr>
        <w:t>W</w:t>
      </w:r>
      <w:r w:rsidRPr="004B3CE3">
        <w:rPr>
          <w:rFonts w:ascii="Times New Roman" w:hAnsi="Times New Roman" w:cs="Times New Roman"/>
          <w:sz w:val="24"/>
          <w:szCs w:val="24"/>
        </w:rPr>
        <w:t xml:space="preserve">ithout prior written </w:t>
      </w:r>
      <w:r w:rsidRPr="004B3CE3">
        <w:rPr>
          <w:rFonts w:ascii="Times New Roman" w:hAnsi="Times New Roman" w:cs="Times New Roman"/>
          <w:sz w:val="24"/>
          <w:szCs w:val="24"/>
          <w:lang w:val="vi-VN"/>
        </w:rPr>
        <w:t xml:space="preserve">approval </w:t>
      </w:r>
      <w:r w:rsidRPr="004B3CE3">
        <w:rPr>
          <w:rFonts w:ascii="Times New Roman" w:hAnsi="Times New Roman" w:cs="Times New Roman"/>
          <w:sz w:val="24"/>
          <w:szCs w:val="24"/>
        </w:rPr>
        <w:t xml:space="preserve">of </w:t>
      </w:r>
      <w:r w:rsidRPr="004B3CE3">
        <w:rPr>
          <w:rFonts w:ascii="Times New Roman" w:hAnsi="Times New Roman" w:cs="Times New Roman"/>
          <w:sz w:val="24"/>
          <w:szCs w:val="24"/>
          <w:lang w:val="vi-VN"/>
        </w:rPr>
        <w:t xml:space="preserve">the </w:t>
      </w:r>
      <w:r w:rsidR="00C712D9" w:rsidRPr="004B3CE3">
        <w:rPr>
          <w:rFonts w:ascii="Times New Roman" w:hAnsi="Times New Roman" w:cs="Times New Roman"/>
          <w:sz w:val="24"/>
          <w:szCs w:val="24"/>
          <w:lang w:val="vi-VN"/>
        </w:rPr>
        <w:t>Lessor</w:t>
      </w:r>
      <w:r w:rsidRPr="004B3CE3">
        <w:rPr>
          <w:rFonts w:ascii="Times New Roman" w:hAnsi="Times New Roman" w:cs="Times New Roman"/>
          <w:sz w:val="24"/>
          <w:szCs w:val="24"/>
          <w:lang w:val="vi-VN"/>
        </w:rPr>
        <w:t>,</w:t>
      </w:r>
      <w:r w:rsidRPr="004B3CE3">
        <w:rPr>
          <w:rFonts w:ascii="Times New Roman" w:hAnsi="Times New Roman" w:cs="Times New Roman"/>
          <w:sz w:val="24"/>
          <w:szCs w:val="24"/>
        </w:rPr>
        <w:t xml:space="preserve"> </w:t>
      </w:r>
      <w:r w:rsidRPr="004B3CE3">
        <w:rPr>
          <w:rFonts w:ascii="Times New Roman" w:hAnsi="Times New Roman" w:cs="Times New Roman"/>
          <w:sz w:val="24"/>
          <w:szCs w:val="24"/>
          <w:lang w:val="vi-VN"/>
        </w:rPr>
        <w:t>t</w:t>
      </w:r>
      <w:r w:rsidRPr="004B3CE3">
        <w:rPr>
          <w:rFonts w:ascii="Times New Roman" w:hAnsi="Times New Roman" w:cs="Times New Roman"/>
          <w:sz w:val="24"/>
          <w:szCs w:val="24"/>
        </w:rPr>
        <w:t xml:space="preserve">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shall not do or allow any alterations or additions to be made to the Leased Premises, the electrical system, or other permanent installations of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or the installation of any machinery or equipment </w:t>
      </w:r>
      <w:r w:rsidRPr="004B3CE3">
        <w:rPr>
          <w:rFonts w:ascii="Times New Roman" w:hAnsi="Times New Roman" w:cs="Times New Roman"/>
          <w:sz w:val="24"/>
          <w:szCs w:val="24"/>
          <w:lang w:val="vi-VN"/>
        </w:rPr>
        <w:t xml:space="preserve">at </w:t>
      </w:r>
      <w:r w:rsidRPr="004B3CE3">
        <w:rPr>
          <w:rFonts w:ascii="Times New Roman" w:hAnsi="Times New Roman" w:cs="Times New Roman"/>
          <w:sz w:val="24"/>
          <w:szCs w:val="24"/>
        </w:rPr>
        <w:t xml:space="preserve">the Leased Premises, or </w:t>
      </w:r>
      <w:r w:rsidRPr="004B3CE3">
        <w:rPr>
          <w:rFonts w:ascii="Times New Roman" w:hAnsi="Times New Roman" w:cs="Times New Roman"/>
          <w:sz w:val="24"/>
          <w:szCs w:val="24"/>
          <w:lang w:val="vi-VN"/>
        </w:rPr>
        <w:t>truncate</w:t>
      </w:r>
      <w:r w:rsidRPr="004B3CE3">
        <w:rPr>
          <w:rFonts w:ascii="Times New Roman" w:hAnsi="Times New Roman" w:cs="Times New Roman"/>
          <w:sz w:val="24"/>
          <w:szCs w:val="24"/>
        </w:rPr>
        <w:t xml:space="preserve">, damage or permit </w:t>
      </w:r>
      <w:r w:rsidRPr="004B3CE3">
        <w:rPr>
          <w:rFonts w:ascii="Times New Roman" w:hAnsi="Times New Roman" w:cs="Times New Roman"/>
          <w:sz w:val="24"/>
          <w:szCs w:val="24"/>
          <w:lang w:val="vi-VN"/>
        </w:rPr>
        <w:t>trunca</w:t>
      </w:r>
      <w:r w:rsidRPr="004B3CE3">
        <w:rPr>
          <w:rFonts w:ascii="Times New Roman" w:hAnsi="Times New Roman" w:cs="Times New Roman"/>
          <w:sz w:val="24"/>
          <w:szCs w:val="24"/>
        </w:rPr>
        <w:t xml:space="preserve">tion, damage or damage </w:t>
      </w:r>
      <w:r w:rsidRPr="004B3CE3">
        <w:rPr>
          <w:rFonts w:ascii="Times New Roman" w:hAnsi="Times New Roman" w:cs="Times New Roman"/>
          <w:sz w:val="24"/>
          <w:szCs w:val="24"/>
          <w:lang w:val="vi-VN"/>
        </w:rPr>
        <w:t xml:space="preserve">main </w:t>
      </w:r>
      <w:r w:rsidRPr="004B3CE3">
        <w:rPr>
          <w:rFonts w:ascii="Times New Roman" w:hAnsi="Times New Roman" w:cs="Times New Roman"/>
          <w:sz w:val="24"/>
          <w:szCs w:val="24"/>
        </w:rPr>
        <w:t>door, windows, walls, structures or other materials.</w:t>
      </w:r>
    </w:p>
    <w:p w14:paraId="1CA1B440"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028CBA92" w14:textId="77777777" w:rsidR="00E83549" w:rsidRPr="004B3CE3" w:rsidRDefault="00E83549" w:rsidP="00E83549">
      <w:pPr>
        <w:pStyle w:val="aa"/>
        <w:numPr>
          <w:ilvl w:val="0"/>
          <w:numId w:val="87"/>
        </w:numPr>
        <w:spacing w:before="120" w:after="120" w:line="240" w:lineRule="auto"/>
        <w:ind w:left="567" w:right="49" w:hanging="567"/>
        <w:contextualSpacing/>
        <w:jc w:val="both"/>
        <w:rPr>
          <w:rFonts w:ascii="Times New Roman" w:hAnsi="Times New Roman" w:cs="Times New Roman"/>
          <w:sz w:val="24"/>
          <w:szCs w:val="24"/>
        </w:rPr>
      </w:pPr>
      <w:bookmarkStart w:id="149" w:name="bookmark363"/>
      <w:bookmarkEnd w:id="149"/>
      <w:r w:rsidRPr="004B3CE3">
        <w:rPr>
          <w:rFonts w:ascii="Times New Roman" w:hAnsi="Times New Roman" w:cs="Times New Roman"/>
          <w:sz w:val="24"/>
          <w:szCs w:val="24"/>
          <w:u w:val="single"/>
          <w:lang w:val="vi-VN"/>
        </w:rPr>
        <w:t>No unauthorized installation of</w:t>
      </w:r>
      <w:r w:rsidRPr="004B3CE3">
        <w:rPr>
          <w:rFonts w:ascii="Times New Roman" w:hAnsi="Times New Roman" w:cs="Times New Roman"/>
          <w:sz w:val="24"/>
          <w:szCs w:val="24"/>
          <w:u w:val="single"/>
        </w:rPr>
        <w:t xml:space="preserve"> machinery or equipment</w:t>
      </w:r>
    </w:p>
    <w:p w14:paraId="6BDE12CE"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418469A4" w14:textId="739B7C41"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r w:rsidRPr="004B3CE3">
        <w:rPr>
          <w:rFonts w:ascii="Times New Roman" w:hAnsi="Times New Roman" w:cs="Times New Roman"/>
          <w:sz w:val="24"/>
          <w:szCs w:val="24"/>
        </w:rPr>
        <w:t xml:space="preserve">Without prior written approval of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w:t>
      </w:r>
      <w:r w:rsidRPr="004B3CE3">
        <w:rPr>
          <w:rFonts w:ascii="Times New Roman" w:hAnsi="Times New Roman" w:cs="Times New Roman"/>
          <w:sz w:val="24"/>
          <w:szCs w:val="24"/>
          <w:lang w:val="vi-VN"/>
        </w:rPr>
        <w:t xml:space="preserve">shall not </w:t>
      </w:r>
      <w:r w:rsidRPr="004B3CE3">
        <w:rPr>
          <w:rFonts w:ascii="Times New Roman" w:hAnsi="Times New Roman" w:cs="Times New Roman"/>
          <w:sz w:val="24"/>
          <w:szCs w:val="24"/>
        </w:rPr>
        <w:t>install and use</w:t>
      </w:r>
      <w:r w:rsidRPr="004B3CE3">
        <w:rPr>
          <w:rFonts w:ascii="Times New Roman" w:hAnsi="Times New Roman" w:cs="Times New Roman"/>
          <w:sz w:val="24"/>
          <w:szCs w:val="24"/>
          <w:lang w:val="vi-VN"/>
        </w:rPr>
        <w:t xml:space="preserve"> </w:t>
      </w:r>
      <w:r w:rsidRPr="004B3CE3">
        <w:rPr>
          <w:rFonts w:ascii="Times New Roman" w:hAnsi="Times New Roman" w:cs="Times New Roman"/>
          <w:sz w:val="24"/>
          <w:szCs w:val="24"/>
        </w:rPr>
        <w:t>air conditioners</w:t>
      </w:r>
      <w:r w:rsidRPr="004B3CE3">
        <w:rPr>
          <w:rFonts w:ascii="Times New Roman" w:hAnsi="Times New Roman" w:cs="Times New Roman"/>
          <w:sz w:val="24"/>
          <w:szCs w:val="24"/>
          <w:lang w:val="vi-VN"/>
        </w:rPr>
        <w:t xml:space="preserve"> </w:t>
      </w:r>
      <w:r w:rsidRPr="004B3CE3">
        <w:rPr>
          <w:rFonts w:ascii="Times New Roman" w:hAnsi="Times New Roman" w:cs="Times New Roman"/>
          <w:sz w:val="24"/>
          <w:szCs w:val="24"/>
        </w:rPr>
        <w:t xml:space="preserve">and other machinery </w:t>
      </w:r>
      <w:r w:rsidRPr="004B3CE3">
        <w:rPr>
          <w:rFonts w:ascii="Times New Roman" w:hAnsi="Times New Roman" w:cs="Times New Roman"/>
          <w:sz w:val="24"/>
          <w:szCs w:val="24"/>
          <w:lang w:val="vi-VN"/>
        </w:rPr>
        <w:t xml:space="preserve">or </w:t>
      </w:r>
      <w:r w:rsidRPr="004B3CE3">
        <w:rPr>
          <w:rFonts w:ascii="Times New Roman" w:hAnsi="Times New Roman" w:cs="Times New Roman"/>
          <w:sz w:val="24"/>
          <w:szCs w:val="24"/>
        </w:rPr>
        <w:t>equipment</w:t>
      </w:r>
      <w:r w:rsidRPr="004B3CE3">
        <w:rPr>
          <w:rFonts w:ascii="Times New Roman" w:hAnsi="Times New Roman" w:cs="Times New Roman"/>
          <w:sz w:val="24"/>
          <w:szCs w:val="24"/>
          <w:lang w:val="vi-VN"/>
        </w:rPr>
        <w:t xml:space="preserve"> within the Leased Premises, except for </w:t>
      </w:r>
      <w:r w:rsidRPr="004B3CE3">
        <w:rPr>
          <w:rFonts w:ascii="Times New Roman" w:hAnsi="Times New Roman" w:cs="Times New Roman"/>
          <w:sz w:val="24"/>
          <w:szCs w:val="24"/>
        </w:rPr>
        <w:t>standard office equipment including fax machines, ph</w:t>
      </w:r>
      <w:r w:rsidRPr="004B3CE3">
        <w:rPr>
          <w:rFonts w:ascii="Times New Roman" w:hAnsi="Times New Roman" w:cs="Times New Roman"/>
          <w:sz w:val="24"/>
          <w:szCs w:val="24"/>
          <w:lang w:val="vi-VN"/>
        </w:rPr>
        <w:t xml:space="preserve">otocopiers, </w:t>
      </w:r>
      <w:r w:rsidRPr="004B3CE3">
        <w:rPr>
          <w:rFonts w:ascii="Times New Roman" w:hAnsi="Times New Roman" w:cs="Times New Roman"/>
          <w:sz w:val="24"/>
          <w:szCs w:val="24"/>
        </w:rPr>
        <w:t xml:space="preserve">personal computers, printers, and equipment installed by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within the Leased Premises.</w:t>
      </w:r>
    </w:p>
    <w:p w14:paraId="0FD58C47" w14:textId="77777777" w:rsidR="00E83549" w:rsidRPr="004B3CE3" w:rsidRDefault="00E83549" w:rsidP="00E83549">
      <w:pPr>
        <w:pStyle w:val="aa"/>
        <w:spacing w:before="120" w:after="120" w:line="240" w:lineRule="auto"/>
        <w:ind w:right="49"/>
        <w:contextualSpacing/>
        <w:jc w:val="both"/>
        <w:rPr>
          <w:rFonts w:ascii="Times New Roman" w:hAnsi="Times New Roman" w:cs="Times New Roman"/>
          <w:sz w:val="24"/>
          <w:szCs w:val="24"/>
        </w:rPr>
      </w:pPr>
    </w:p>
    <w:p w14:paraId="0E732F27" w14:textId="77777777" w:rsidR="00E83549" w:rsidRPr="004B3CE3" w:rsidRDefault="00E83549" w:rsidP="00E83549">
      <w:pPr>
        <w:pStyle w:val="aa"/>
        <w:numPr>
          <w:ilvl w:val="0"/>
          <w:numId w:val="87"/>
        </w:numPr>
        <w:spacing w:before="120" w:after="120" w:line="240" w:lineRule="auto"/>
        <w:ind w:left="567" w:right="49" w:hanging="567"/>
        <w:contextualSpacing/>
        <w:jc w:val="both"/>
        <w:rPr>
          <w:rFonts w:ascii="Times New Roman" w:hAnsi="Times New Roman" w:cs="Times New Roman"/>
          <w:sz w:val="24"/>
          <w:szCs w:val="24"/>
        </w:rPr>
      </w:pPr>
      <w:bookmarkStart w:id="150" w:name="bookmark364"/>
      <w:bookmarkEnd w:id="150"/>
      <w:r w:rsidRPr="004B3CE3">
        <w:rPr>
          <w:rFonts w:ascii="Times New Roman" w:hAnsi="Times New Roman" w:cs="Times New Roman"/>
          <w:sz w:val="24"/>
          <w:szCs w:val="24"/>
          <w:u w:val="single"/>
          <w:lang w:val="vi-VN"/>
        </w:rPr>
        <w:t>N</w:t>
      </w:r>
      <w:r w:rsidRPr="004B3CE3">
        <w:rPr>
          <w:rFonts w:ascii="Times New Roman" w:hAnsi="Times New Roman" w:cs="Times New Roman"/>
          <w:sz w:val="24"/>
          <w:szCs w:val="24"/>
          <w:u w:val="single"/>
        </w:rPr>
        <w:t>o</w:t>
      </w:r>
      <w:r w:rsidRPr="004B3CE3">
        <w:rPr>
          <w:rFonts w:ascii="Times New Roman" w:hAnsi="Times New Roman" w:cs="Times New Roman"/>
          <w:sz w:val="24"/>
          <w:szCs w:val="24"/>
          <w:u w:val="single"/>
          <w:lang w:val="vi-VN"/>
        </w:rPr>
        <w:t xml:space="preserve"> alternative heating</w:t>
      </w:r>
      <w:r w:rsidRPr="004B3CE3">
        <w:rPr>
          <w:rFonts w:ascii="Times New Roman" w:hAnsi="Times New Roman" w:cs="Times New Roman"/>
          <w:sz w:val="24"/>
          <w:szCs w:val="24"/>
          <w:u w:val="single"/>
        </w:rPr>
        <w:t xml:space="preserve"> or </w:t>
      </w:r>
      <w:r w:rsidRPr="004B3CE3">
        <w:rPr>
          <w:rFonts w:ascii="Times New Roman" w:hAnsi="Times New Roman" w:cs="Times New Roman"/>
          <w:sz w:val="24"/>
          <w:szCs w:val="24"/>
          <w:u w:val="single"/>
          <w:lang w:val="vi-VN"/>
        </w:rPr>
        <w:t>cooling</w:t>
      </w:r>
    </w:p>
    <w:p w14:paraId="73E496D9"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237BFF11" w14:textId="2B3D984C"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r w:rsidRPr="004B3CE3">
        <w:rPr>
          <w:rFonts w:ascii="Times New Roman" w:hAnsi="Times New Roman" w:cs="Times New Roman"/>
          <w:sz w:val="24"/>
          <w:szCs w:val="24"/>
          <w:lang w:val="vi-VN"/>
        </w:rPr>
        <w:t xml:space="preserve">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shall not use any form of heating or air conditioning other than </w:t>
      </w:r>
      <w:r w:rsidRPr="004B3CE3">
        <w:rPr>
          <w:rFonts w:ascii="Times New Roman" w:hAnsi="Times New Roman" w:cs="Times New Roman"/>
          <w:sz w:val="24"/>
          <w:szCs w:val="24"/>
          <w:lang w:val="vi-VN"/>
        </w:rPr>
        <w:t xml:space="preserve">those </w:t>
      </w:r>
      <w:r w:rsidRPr="004B3CE3">
        <w:rPr>
          <w:rFonts w:ascii="Times New Roman" w:hAnsi="Times New Roman" w:cs="Times New Roman"/>
          <w:sz w:val="24"/>
          <w:szCs w:val="24"/>
        </w:rPr>
        <w:t xml:space="preserve">provided by </w:t>
      </w:r>
      <w:r w:rsidRPr="004B3CE3">
        <w:rPr>
          <w:rFonts w:ascii="Times New Roman" w:hAnsi="Times New Roman" w:cs="Times New Roman"/>
          <w:sz w:val="24"/>
          <w:szCs w:val="24"/>
          <w:lang w:val="vi-VN"/>
        </w:rPr>
        <w:t xml:space="preserve">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or any specialized system installed by</w:t>
      </w:r>
      <w:r w:rsidRPr="004B3CE3">
        <w:rPr>
          <w:rFonts w:ascii="Times New Roman" w:hAnsi="Times New Roman" w:cs="Times New Roman"/>
          <w:sz w:val="24"/>
          <w:szCs w:val="24"/>
          <w:lang w:val="vi-VN"/>
        </w:rPr>
        <w:t xml:space="preserve"> the</w:t>
      </w:r>
      <w:r w:rsidRPr="004B3CE3">
        <w:rPr>
          <w:rFonts w:ascii="Times New Roman" w:hAnsi="Times New Roman" w:cs="Times New Roman"/>
          <w:sz w:val="24"/>
          <w:szCs w:val="24"/>
        </w:rPr>
        <w:t xml:space="preserv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w:t>
      </w:r>
    </w:p>
    <w:p w14:paraId="66F4E8F2"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5C99677A" w14:textId="77777777" w:rsidR="00E83549" w:rsidRPr="004B3CE3" w:rsidRDefault="00E83549" w:rsidP="00E83549">
      <w:pPr>
        <w:pStyle w:val="aa"/>
        <w:numPr>
          <w:ilvl w:val="0"/>
          <w:numId w:val="87"/>
        </w:numPr>
        <w:spacing w:before="120" w:after="120" w:line="240" w:lineRule="auto"/>
        <w:ind w:left="567" w:right="49" w:hanging="567"/>
        <w:contextualSpacing/>
        <w:jc w:val="both"/>
        <w:rPr>
          <w:rFonts w:ascii="Times New Roman" w:hAnsi="Times New Roman" w:cs="Times New Roman"/>
          <w:sz w:val="24"/>
          <w:szCs w:val="24"/>
        </w:rPr>
      </w:pPr>
      <w:bookmarkStart w:id="151" w:name="bookmark365"/>
      <w:bookmarkEnd w:id="151"/>
      <w:r w:rsidRPr="004B3CE3">
        <w:rPr>
          <w:rFonts w:ascii="Times New Roman" w:hAnsi="Times New Roman" w:cs="Times New Roman"/>
          <w:sz w:val="24"/>
          <w:szCs w:val="24"/>
          <w:u w:val="single"/>
          <w:lang w:val="vi-VN"/>
        </w:rPr>
        <w:t>No</w:t>
      </w:r>
      <w:r w:rsidRPr="004B3CE3">
        <w:rPr>
          <w:rFonts w:ascii="Times New Roman" w:hAnsi="Times New Roman" w:cs="Times New Roman"/>
          <w:sz w:val="24"/>
          <w:szCs w:val="24"/>
          <w:u w:val="single"/>
        </w:rPr>
        <w:t xml:space="preserve"> </w:t>
      </w:r>
      <w:r w:rsidRPr="004B3CE3">
        <w:rPr>
          <w:rFonts w:ascii="Times New Roman" w:hAnsi="Times New Roman" w:cs="Times New Roman"/>
          <w:sz w:val="24"/>
          <w:szCs w:val="24"/>
          <w:u w:val="single"/>
          <w:lang w:val="vi-VN"/>
        </w:rPr>
        <w:t>vibrance</w:t>
      </w:r>
      <w:r w:rsidRPr="004B3CE3">
        <w:rPr>
          <w:rFonts w:ascii="Times New Roman" w:hAnsi="Times New Roman" w:cs="Times New Roman"/>
          <w:sz w:val="24"/>
          <w:szCs w:val="24"/>
          <w:u w:val="single"/>
        </w:rPr>
        <w:t xml:space="preserve"> </w:t>
      </w:r>
      <w:r w:rsidRPr="004B3CE3">
        <w:rPr>
          <w:rFonts w:ascii="Times New Roman" w:hAnsi="Times New Roman" w:cs="Times New Roman"/>
          <w:sz w:val="24"/>
          <w:szCs w:val="24"/>
          <w:u w:val="single"/>
          <w:lang w:val="en-US"/>
        </w:rPr>
        <w:t>disturbance</w:t>
      </w:r>
    </w:p>
    <w:p w14:paraId="04238BD1"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62B771E4" w14:textId="5208C4C3" w:rsidR="00E83549" w:rsidRPr="004B3CE3" w:rsidRDefault="00E83549" w:rsidP="00E83549">
      <w:pPr>
        <w:pStyle w:val="aa"/>
        <w:spacing w:before="120" w:after="120"/>
        <w:ind w:left="567" w:right="49"/>
        <w:contextualSpacing/>
        <w:jc w:val="both"/>
        <w:rPr>
          <w:rFonts w:ascii="Times New Roman" w:hAnsi="Times New Roman" w:cs="Times New Roman"/>
          <w:sz w:val="24"/>
          <w:szCs w:val="24"/>
        </w:rPr>
      </w:pPr>
      <w:r w:rsidRPr="004B3CE3">
        <w:rPr>
          <w:rFonts w:ascii="Times New Roman" w:hAnsi="Times New Roman" w:cs="Times New Roman"/>
          <w:sz w:val="24"/>
          <w:szCs w:val="24"/>
        </w:rPr>
        <w:t xml:space="preserve">Machinery serving the operations and mechanical equipment allowed by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must be installed and maintained by 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’s expense and at position that, as determined by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absorb and prevent vibrations, noise, and/or disturbances to other lesses in Building.</w:t>
      </w:r>
    </w:p>
    <w:p w14:paraId="32993509" w14:textId="77777777" w:rsidR="00E83549" w:rsidRPr="004B3CE3" w:rsidRDefault="00E83549" w:rsidP="00E83549">
      <w:pPr>
        <w:pStyle w:val="aa"/>
        <w:spacing w:before="120" w:after="120" w:line="240" w:lineRule="auto"/>
        <w:ind w:right="49"/>
        <w:contextualSpacing/>
        <w:jc w:val="both"/>
        <w:rPr>
          <w:rFonts w:ascii="Times New Roman" w:hAnsi="Times New Roman" w:cs="Times New Roman"/>
          <w:sz w:val="24"/>
          <w:szCs w:val="24"/>
        </w:rPr>
      </w:pPr>
    </w:p>
    <w:p w14:paraId="3A9461C0" w14:textId="77777777" w:rsidR="00E83549" w:rsidRPr="004B3CE3" w:rsidRDefault="00E83549" w:rsidP="00E83549">
      <w:pPr>
        <w:pStyle w:val="aa"/>
        <w:numPr>
          <w:ilvl w:val="0"/>
          <w:numId w:val="87"/>
        </w:numPr>
        <w:spacing w:before="120" w:after="120" w:line="240" w:lineRule="auto"/>
        <w:ind w:left="567" w:right="49" w:hanging="567"/>
        <w:contextualSpacing/>
        <w:jc w:val="both"/>
        <w:rPr>
          <w:rFonts w:ascii="Times New Roman" w:hAnsi="Times New Roman" w:cs="Times New Roman"/>
          <w:sz w:val="24"/>
          <w:szCs w:val="24"/>
        </w:rPr>
      </w:pPr>
      <w:bookmarkStart w:id="152" w:name="bookmark366"/>
      <w:bookmarkEnd w:id="152"/>
      <w:r w:rsidRPr="004B3CE3">
        <w:rPr>
          <w:rFonts w:ascii="Times New Roman" w:hAnsi="Times New Roman" w:cs="Times New Roman"/>
          <w:sz w:val="24"/>
          <w:szCs w:val="24"/>
          <w:u w:val="single"/>
        </w:rPr>
        <w:t>No nuisance</w:t>
      </w:r>
    </w:p>
    <w:p w14:paraId="6976E787"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119D0BA6" w14:textId="359B73E0"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r w:rsidRPr="004B3CE3">
        <w:rPr>
          <w:rFonts w:ascii="Times New Roman" w:hAnsi="Times New Roman" w:cs="Times New Roman"/>
          <w:sz w:val="24"/>
          <w:szCs w:val="24"/>
        </w:rPr>
        <w:lastRenderedPageBreak/>
        <w:t xml:space="preserve">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shall not cause or allow any actions within or at any part of the Leased Premises, at any time, as determined by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may or become a nuisance or cause harm or disruption to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other lesses, or users of Building, including adjacent areas, and in any form that violates the regulations and laws of Viet</w:t>
      </w:r>
      <w:r w:rsidR="003604B2" w:rsidRPr="004B3CE3">
        <w:rPr>
          <w:rFonts w:ascii="Times New Roman" w:hAnsi="Times New Roman" w:cs="Times New Roman"/>
          <w:sz w:val="24"/>
          <w:szCs w:val="24"/>
        </w:rPr>
        <w:t>n</w:t>
      </w:r>
      <w:r w:rsidRPr="004B3CE3">
        <w:rPr>
          <w:rFonts w:ascii="Times New Roman" w:hAnsi="Times New Roman" w:cs="Times New Roman"/>
          <w:sz w:val="24"/>
          <w:szCs w:val="24"/>
        </w:rPr>
        <w:t xml:space="preserve">am. </w:t>
      </w:r>
    </w:p>
    <w:p w14:paraId="50D49E78" w14:textId="77777777" w:rsidR="00E83549" w:rsidRPr="004B3CE3" w:rsidRDefault="00E83549" w:rsidP="00E83549">
      <w:pPr>
        <w:pStyle w:val="aa"/>
        <w:spacing w:before="120" w:after="120" w:line="240" w:lineRule="auto"/>
        <w:ind w:right="49"/>
        <w:contextualSpacing/>
        <w:jc w:val="both"/>
        <w:rPr>
          <w:rFonts w:ascii="Times New Roman" w:hAnsi="Times New Roman" w:cs="Times New Roman"/>
          <w:sz w:val="24"/>
          <w:szCs w:val="24"/>
        </w:rPr>
      </w:pPr>
    </w:p>
    <w:p w14:paraId="07D04028" w14:textId="77777777" w:rsidR="00E83549" w:rsidRPr="004B3CE3" w:rsidRDefault="00E83549" w:rsidP="00E83549">
      <w:pPr>
        <w:pStyle w:val="aa"/>
        <w:numPr>
          <w:ilvl w:val="0"/>
          <w:numId w:val="87"/>
        </w:numPr>
        <w:spacing w:before="120" w:after="120" w:line="240" w:lineRule="auto"/>
        <w:ind w:left="567" w:right="49" w:hanging="567"/>
        <w:contextualSpacing/>
        <w:jc w:val="both"/>
        <w:rPr>
          <w:rFonts w:ascii="Times New Roman" w:hAnsi="Times New Roman" w:cs="Times New Roman"/>
          <w:sz w:val="24"/>
          <w:szCs w:val="24"/>
        </w:rPr>
      </w:pPr>
      <w:bookmarkStart w:id="153" w:name="bookmark367"/>
      <w:bookmarkEnd w:id="153"/>
      <w:r w:rsidRPr="004B3CE3">
        <w:rPr>
          <w:rFonts w:ascii="Times New Roman" w:hAnsi="Times New Roman" w:cs="Times New Roman"/>
          <w:sz w:val="24"/>
          <w:szCs w:val="24"/>
          <w:u w:val="single"/>
        </w:rPr>
        <w:t>No illegal or unethical act</w:t>
      </w:r>
    </w:p>
    <w:p w14:paraId="5B39FAD9"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5A593923" w14:textId="27B92926"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r w:rsidRPr="004B3CE3">
        <w:rPr>
          <w:rFonts w:ascii="Times New Roman" w:hAnsi="Times New Roman" w:cs="Times New Roman"/>
          <w:sz w:val="24"/>
          <w:szCs w:val="24"/>
        </w:rPr>
        <w:t xml:space="preserve">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shall not use the Leased Premises or any part thereof for any illegal or unethical purposes.</w:t>
      </w:r>
    </w:p>
    <w:p w14:paraId="2BF1D98B"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78337D90" w14:textId="77777777" w:rsidR="00E83549" w:rsidRPr="004B3CE3" w:rsidRDefault="00E83549" w:rsidP="00E83549">
      <w:pPr>
        <w:pStyle w:val="aa"/>
        <w:numPr>
          <w:ilvl w:val="0"/>
          <w:numId w:val="87"/>
        </w:numPr>
        <w:spacing w:before="120" w:after="120" w:line="240" w:lineRule="auto"/>
        <w:ind w:left="567" w:right="49" w:hanging="567"/>
        <w:contextualSpacing/>
        <w:jc w:val="both"/>
        <w:rPr>
          <w:rFonts w:ascii="Times New Roman" w:hAnsi="Times New Roman" w:cs="Times New Roman"/>
          <w:sz w:val="24"/>
          <w:szCs w:val="24"/>
        </w:rPr>
      </w:pPr>
      <w:bookmarkStart w:id="154" w:name="bookmark368"/>
      <w:bookmarkEnd w:id="154"/>
      <w:r w:rsidRPr="004B3CE3">
        <w:rPr>
          <w:rFonts w:ascii="Times New Roman" w:hAnsi="Times New Roman" w:cs="Times New Roman"/>
          <w:sz w:val="24"/>
          <w:szCs w:val="24"/>
          <w:u w:val="single"/>
        </w:rPr>
        <w:t>Only permitted and approved activities</w:t>
      </w:r>
    </w:p>
    <w:p w14:paraId="6A64F5DF"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3E394FE4" w14:textId="7A14A2F3"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lang w:val="vi-VN"/>
        </w:rPr>
      </w:pPr>
      <w:r w:rsidRPr="004B3CE3">
        <w:rPr>
          <w:rFonts w:ascii="Times New Roman" w:hAnsi="Times New Roman" w:cs="Times New Roman"/>
          <w:sz w:val="24"/>
          <w:szCs w:val="24"/>
        </w:rPr>
        <w:t xml:space="preserve">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shall not use the Leased Premises for any purposes other than those specified in the Agreement, which includes compliances with the Building Regulations as a part of that </w:t>
      </w:r>
      <w:r w:rsidR="003604B2" w:rsidRPr="004B3CE3">
        <w:rPr>
          <w:rFonts w:ascii="Times New Roman" w:hAnsi="Times New Roman" w:cs="Times New Roman"/>
          <w:sz w:val="24"/>
          <w:szCs w:val="24"/>
        </w:rPr>
        <w:t>A</w:t>
      </w:r>
      <w:r w:rsidRPr="004B3CE3">
        <w:rPr>
          <w:rFonts w:ascii="Times New Roman" w:hAnsi="Times New Roman" w:cs="Times New Roman"/>
          <w:sz w:val="24"/>
          <w:szCs w:val="24"/>
        </w:rPr>
        <w:t xml:space="preserve">greement, and 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shall only conduct authorized business activities that have been legally authorized, licensed and approved by the compenent authorities, and shall comply with the conditions, terms and regulations related to such business activities as stated in the business license. </w:t>
      </w:r>
    </w:p>
    <w:p w14:paraId="37BABC8A"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11DFC464" w14:textId="77777777" w:rsidR="00E83549" w:rsidRPr="004B3CE3" w:rsidRDefault="00E83549" w:rsidP="00E83549">
      <w:pPr>
        <w:pStyle w:val="aa"/>
        <w:numPr>
          <w:ilvl w:val="0"/>
          <w:numId w:val="87"/>
        </w:numPr>
        <w:spacing w:before="120" w:after="120" w:line="240" w:lineRule="auto"/>
        <w:ind w:left="567" w:right="49" w:hanging="567"/>
        <w:contextualSpacing/>
        <w:jc w:val="both"/>
        <w:rPr>
          <w:rFonts w:ascii="Times New Roman" w:hAnsi="Times New Roman" w:cs="Times New Roman"/>
          <w:sz w:val="24"/>
          <w:szCs w:val="24"/>
        </w:rPr>
      </w:pPr>
      <w:bookmarkStart w:id="155" w:name="bookmark369"/>
      <w:bookmarkEnd w:id="155"/>
      <w:r w:rsidRPr="004B3CE3">
        <w:rPr>
          <w:rFonts w:ascii="Times New Roman" w:hAnsi="Times New Roman" w:cs="Times New Roman"/>
          <w:sz w:val="24"/>
          <w:szCs w:val="24"/>
          <w:u w:val="single"/>
        </w:rPr>
        <w:t>No overnight stays</w:t>
      </w:r>
    </w:p>
    <w:p w14:paraId="507DE407"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08A1C720" w14:textId="345E8D5E"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r w:rsidRPr="004B3CE3">
        <w:rPr>
          <w:rFonts w:ascii="Times New Roman" w:hAnsi="Times New Roman" w:cs="Times New Roman"/>
          <w:sz w:val="24"/>
          <w:szCs w:val="24"/>
        </w:rPr>
        <w:t xml:space="preserve">Without prior written aproval of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shall not allow anyone to stay overnight in the Leased Premises. This permission shall only be granted by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when 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appoints someone to watch over the belongings within the Leased Premises (if necessary), but the Leased Premises shall not be used as a sleeping or residential area within the definition of applicable regulations and laws of Vietnam.</w:t>
      </w:r>
    </w:p>
    <w:p w14:paraId="4160BD4A" w14:textId="77777777" w:rsidR="00E83549" w:rsidRPr="004B3CE3" w:rsidRDefault="00E83549" w:rsidP="00E83549">
      <w:pPr>
        <w:pStyle w:val="aa"/>
        <w:spacing w:before="120" w:after="120" w:line="240" w:lineRule="auto"/>
        <w:ind w:right="49"/>
        <w:contextualSpacing/>
        <w:jc w:val="both"/>
        <w:rPr>
          <w:rFonts w:ascii="Times New Roman" w:hAnsi="Times New Roman" w:cs="Times New Roman"/>
          <w:sz w:val="24"/>
          <w:szCs w:val="24"/>
        </w:rPr>
      </w:pPr>
    </w:p>
    <w:p w14:paraId="374A8F3C" w14:textId="77777777" w:rsidR="00E83549" w:rsidRPr="004B3CE3" w:rsidRDefault="00E83549" w:rsidP="00E83549">
      <w:pPr>
        <w:pStyle w:val="aa"/>
        <w:numPr>
          <w:ilvl w:val="0"/>
          <w:numId w:val="87"/>
        </w:numPr>
        <w:spacing w:before="120" w:after="120" w:line="240" w:lineRule="auto"/>
        <w:ind w:left="567" w:right="49" w:hanging="567"/>
        <w:contextualSpacing/>
        <w:jc w:val="both"/>
        <w:rPr>
          <w:rFonts w:ascii="Times New Roman" w:hAnsi="Times New Roman" w:cs="Times New Roman"/>
          <w:sz w:val="24"/>
          <w:szCs w:val="24"/>
        </w:rPr>
      </w:pPr>
      <w:bookmarkStart w:id="156" w:name="bookmark370"/>
      <w:bookmarkEnd w:id="156"/>
      <w:r w:rsidRPr="004B3CE3">
        <w:rPr>
          <w:rFonts w:ascii="Times New Roman" w:hAnsi="Times New Roman" w:cs="Times New Roman"/>
          <w:sz w:val="24"/>
          <w:szCs w:val="24"/>
          <w:u w:val="single"/>
        </w:rPr>
        <w:t>No auctions</w:t>
      </w:r>
    </w:p>
    <w:p w14:paraId="4265B1FC"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5269EB6F" w14:textId="2A622C36"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r w:rsidRPr="004B3CE3">
        <w:rPr>
          <w:rFonts w:ascii="Times New Roman" w:hAnsi="Times New Roman" w:cs="Times New Roman"/>
          <w:sz w:val="24"/>
          <w:szCs w:val="24"/>
        </w:rPr>
        <w:t xml:space="preserve">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shall not conduct or permit any auctions within the Leased Premises.</w:t>
      </w:r>
    </w:p>
    <w:p w14:paraId="4479E7D4"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13BF7614" w14:textId="77777777" w:rsidR="00E83549" w:rsidRPr="004B3CE3" w:rsidRDefault="00E83549" w:rsidP="00E83549">
      <w:pPr>
        <w:pStyle w:val="aa"/>
        <w:numPr>
          <w:ilvl w:val="0"/>
          <w:numId w:val="87"/>
        </w:numPr>
        <w:spacing w:before="120" w:after="120" w:line="240" w:lineRule="auto"/>
        <w:ind w:left="567" w:right="49" w:hanging="567"/>
        <w:contextualSpacing/>
        <w:jc w:val="both"/>
        <w:rPr>
          <w:rFonts w:ascii="Times New Roman" w:hAnsi="Times New Roman" w:cs="Times New Roman"/>
          <w:sz w:val="24"/>
          <w:szCs w:val="24"/>
        </w:rPr>
      </w:pPr>
      <w:bookmarkStart w:id="157" w:name="bookmark371"/>
      <w:bookmarkEnd w:id="157"/>
      <w:r w:rsidRPr="004B3CE3">
        <w:rPr>
          <w:rFonts w:ascii="Times New Roman" w:hAnsi="Times New Roman" w:cs="Times New Roman"/>
          <w:sz w:val="24"/>
          <w:szCs w:val="24"/>
          <w:u w:val="single"/>
        </w:rPr>
        <w:t>No storage of weapons and explosives</w:t>
      </w:r>
    </w:p>
    <w:p w14:paraId="33218A60"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28C645B1" w14:textId="1346DE06"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r w:rsidRPr="004B3CE3">
        <w:rPr>
          <w:rFonts w:ascii="Times New Roman" w:hAnsi="Times New Roman" w:cs="Times New Roman"/>
          <w:sz w:val="24"/>
          <w:szCs w:val="24"/>
        </w:rPr>
        <w:t xml:space="preserve">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shall not keep, store or allow the storage of any weapons, ammunition, potassium nitrate, gunpowder, </w:t>
      </w:r>
      <w:r w:rsidRPr="004B3CE3">
        <w:rPr>
          <w:rFonts w:ascii="Times New Roman" w:hAnsi="Times New Roman" w:cs="Times New Roman"/>
          <w:sz w:val="24"/>
          <w:szCs w:val="24"/>
          <w:lang w:val="vi-VN"/>
        </w:rPr>
        <w:t>kerosene</w:t>
      </w:r>
      <w:r w:rsidRPr="004B3CE3">
        <w:rPr>
          <w:rFonts w:ascii="Times New Roman" w:hAnsi="Times New Roman" w:cs="Times New Roman"/>
          <w:sz w:val="24"/>
          <w:szCs w:val="24"/>
          <w:lang w:val="en-US"/>
        </w:rPr>
        <w:t>,</w:t>
      </w:r>
      <w:r w:rsidRPr="004B3CE3">
        <w:rPr>
          <w:rFonts w:ascii="Times New Roman" w:hAnsi="Times New Roman" w:cs="Times New Roman"/>
          <w:sz w:val="24"/>
          <w:szCs w:val="24"/>
          <w:lang w:val="vi-VN"/>
        </w:rPr>
        <w:t xml:space="preserve"> </w:t>
      </w:r>
      <w:r w:rsidRPr="004B3CE3">
        <w:rPr>
          <w:rFonts w:ascii="Times New Roman" w:hAnsi="Times New Roman" w:cs="Times New Roman"/>
          <w:sz w:val="24"/>
          <w:szCs w:val="24"/>
        </w:rPr>
        <w:t>or other illegal</w:t>
      </w:r>
      <w:r w:rsidRPr="004B3CE3">
        <w:rPr>
          <w:rFonts w:ascii="Times New Roman" w:hAnsi="Times New Roman" w:cs="Times New Roman"/>
          <w:sz w:val="24"/>
          <w:szCs w:val="24"/>
          <w:lang w:val="vi-VN"/>
        </w:rPr>
        <w:t xml:space="preserve"> explosives, fuels, </w:t>
      </w:r>
      <w:r w:rsidRPr="004B3CE3">
        <w:rPr>
          <w:rFonts w:ascii="Times New Roman" w:hAnsi="Times New Roman" w:cs="Times New Roman"/>
          <w:sz w:val="24"/>
          <w:szCs w:val="24"/>
        </w:rPr>
        <w:t xml:space="preserve">materials, or dangerous substances within the Leased Premises that may </w:t>
      </w:r>
      <w:r w:rsidRPr="004B3CE3">
        <w:rPr>
          <w:rFonts w:ascii="Times New Roman" w:hAnsi="Times New Roman" w:cs="Times New Roman"/>
          <w:sz w:val="24"/>
          <w:szCs w:val="24"/>
          <w:lang w:val="vi-VN"/>
        </w:rPr>
        <w:t xml:space="preserve">pose </w:t>
      </w:r>
      <w:r w:rsidRPr="004B3CE3">
        <w:rPr>
          <w:rFonts w:ascii="Times New Roman" w:hAnsi="Times New Roman" w:cs="Times New Roman"/>
          <w:sz w:val="24"/>
          <w:szCs w:val="24"/>
        </w:rPr>
        <w:t xml:space="preserve">a threat. </w:t>
      </w:r>
    </w:p>
    <w:p w14:paraId="596C4F59"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2B2CDE14" w14:textId="77777777" w:rsidR="00E83549" w:rsidRPr="004B3CE3" w:rsidRDefault="00E83549" w:rsidP="00E83549">
      <w:pPr>
        <w:pStyle w:val="aa"/>
        <w:numPr>
          <w:ilvl w:val="0"/>
          <w:numId w:val="87"/>
        </w:numPr>
        <w:spacing w:before="120" w:after="120" w:line="240" w:lineRule="auto"/>
        <w:ind w:left="567" w:right="49" w:hanging="567"/>
        <w:contextualSpacing/>
        <w:jc w:val="both"/>
        <w:rPr>
          <w:rFonts w:ascii="Times New Roman" w:hAnsi="Times New Roman" w:cs="Times New Roman"/>
          <w:sz w:val="24"/>
          <w:szCs w:val="24"/>
        </w:rPr>
      </w:pPr>
      <w:bookmarkStart w:id="158" w:name="bookmark372"/>
      <w:bookmarkEnd w:id="158"/>
      <w:r w:rsidRPr="004B3CE3">
        <w:rPr>
          <w:rFonts w:ascii="Times New Roman" w:hAnsi="Times New Roman" w:cs="Times New Roman"/>
          <w:sz w:val="24"/>
          <w:szCs w:val="24"/>
          <w:u w:val="single"/>
        </w:rPr>
        <w:t>Maintain restroom</w:t>
      </w:r>
    </w:p>
    <w:p w14:paraId="73506973"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6EEA45DA" w14:textId="62EB9CD8"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r w:rsidRPr="004B3CE3">
        <w:rPr>
          <w:rFonts w:ascii="Times New Roman" w:hAnsi="Times New Roman" w:cs="Times New Roman"/>
          <w:sz w:val="24"/>
          <w:szCs w:val="24"/>
        </w:rPr>
        <w:t xml:space="preserve">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at its own expenses, shall keep the restroom facilities and water usage equipment designated for 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’s use and its employees in clean and good working condition and shall not misuse or leave shared restroom facilities untidy when used by other </w:t>
      </w:r>
      <w:r w:rsidR="003604B2" w:rsidRPr="004B3CE3">
        <w:rPr>
          <w:rFonts w:ascii="Times New Roman" w:hAnsi="Times New Roman" w:cs="Times New Roman"/>
          <w:sz w:val="24"/>
          <w:szCs w:val="24"/>
        </w:rPr>
        <w:t>l</w:t>
      </w:r>
      <w:r w:rsidR="00C712D9" w:rsidRPr="004B3CE3">
        <w:rPr>
          <w:rFonts w:ascii="Times New Roman" w:hAnsi="Times New Roman" w:cs="Times New Roman"/>
          <w:sz w:val="24"/>
          <w:szCs w:val="24"/>
        </w:rPr>
        <w:t>essee</w:t>
      </w:r>
      <w:r w:rsidRPr="004B3CE3">
        <w:rPr>
          <w:rFonts w:ascii="Times New Roman" w:hAnsi="Times New Roman" w:cs="Times New Roman"/>
          <w:sz w:val="24"/>
          <w:szCs w:val="24"/>
        </w:rPr>
        <w:t xml:space="preserve">s or users of the Bulding at any time during the Lease Term, in accordance with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's requirements, as well as the laws of Viet</w:t>
      </w:r>
      <w:r w:rsidR="003604B2" w:rsidRPr="004B3CE3">
        <w:rPr>
          <w:rFonts w:ascii="Times New Roman" w:hAnsi="Times New Roman" w:cs="Times New Roman"/>
          <w:sz w:val="24"/>
          <w:szCs w:val="24"/>
        </w:rPr>
        <w:t>n</w:t>
      </w:r>
      <w:r w:rsidRPr="004B3CE3">
        <w:rPr>
          <w:rFonts w:ascii="Times New Roman" w:hAnsi="Times New Roman" w:cs="Times New Roman"/>
          <w:sz w:val="24"/>
          <w:szCs w:val="24"/>
        </w:rPr>
        <w:t xml:space="preserve">am, and shall reimburse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for all costs incurred in cleaning and clearing clogged sewer pipes caused by careless, abnormal or improper use by 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w:t>
      </w:r>
    </w:p>
    <w:p w14:paraId="2C86BDBF"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482A2479" w14:textId="77777777" w:rsidR="00E83549" w:rsidRPr="004B3CE3" w:rsidRDefault="00E83549" w:rsidP="00E83549">
      <w:pPr>
        <w:pStyle w:val="aa"/>
        <w:numPr>
          <w:ilvl w:val="0"/>
          <w:numId w:val="87"/>
        </w:numPr>
        <w:spacing w:before="120" w:after="120" w:line="240" w:lineRule="auto"/>
        <w:ind w:left="567" w:right="49" w:hanging="567"/>
        <w:contextualSpacing/>
        <w:jc w:val="both"/>
        <w:rPr>
          <w:rFonts w:ascii="Times New Roman" w:hAnsi="Times New Roman" w:cs="Times New Roman"/>
          <w:sz w:val="24"/>
          <w:szCs w:val="24"/>
        </w:rPr>
      </w:pPr>
      <w:bookmarkStart w:id="159" w:name="bookmark373"/>
      <w:bookmarkEnd w:id="159"/>
      <w:r w:rsidRPr="004B3CE3">
        <w:rPr>
          <w:rFonts w:ascii="Times New Roman" w:hAnsi="Times New Roman" w:cs="Times New Roman"/>
          <w:sz w:val="24"/>
          <w:szCs w:val="24"/>
          <w:u w:val="single"/>
        </w:rPr>
        <w:t>No flies, mosquitoes or insects</w:t>
      </w:r>
    </w:p>
    <w:p w14:paraId="13C618DE"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31B4A722" w14:textId="2D471F90" w:rsidR="00E83549" w:rsidRPr="00C617FA" w:rsidRDefault="00E83549" w:rsidP="00E83549">
      <w:pPr>
        <w:pStyle w:val="aa"/>
        <w:spacing w:before="120" w:after="120" w:line="240" w:lineRule="auto"/>
        <w:ind w:left="567" w:right="49"/>
        <w:contextualSpacing/>
        <w:jc w:val="both"/>
        <w:rPr>
          <w:rFonts w:ascii="Times New Roman" w:eastAsia="Times New Roman" w:hAnsi="Times New Roman" w:cs="Times New Roman"/>
          <w:sz w:val="24"/>
          <w:szCs w:val="24"/>
        </w:rPr>
      </w:pPr>
      <w:r w:rsidRPr="004B3CE3">
        <w:rPr>
          <w:rFonts w:ascii="Times New Roman" w:hAnsi="Times New Roman" w:cs="Times New Roman"/>
          <w:sz w:val="24"/>
          <w:szCs w:val="24"/>
        </w:rPr>
        <w:t xml:space="preserve">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shall ensure that the </w:t>
      </w:r>
      <w:r w:rsidRPr="004B3CE3">
        <w:rPr>
          <w:rFonts w:ascii="Times New Roman" w:hAnsi="Times New Roman" w:cs="Times New Roman"/>
          <w:sz w:val="24"/>
          <w:szCs w:val="24"/>
          <w:lang w:val="vi-VN"/>
        </w:rPr>
        <w:t>Leased Premises</w:t>
      </w:r>
      <w:r w:rsidRPr="004B3CE3">
        <w:rPr>
          <w:rFonts w:ascii="Times New Roman" w:hAnsi="Times New Roman" w:cs="Times New Roman"/>
          <w:sz w:val="24"/>
          <w:szCs w:val="24"/>
        </w:rPr>
        <w:t xml:space="preserve"> is free </w:t>
      </w:r>
      <w:r w:rsidRPr="004B3CE3">
        <w:rPr>
          <w:rFonts w:ascii="Times New Roman" w:hAnsi="Times New Roman" w:cs="Times New Roman"/>
          <w:sz w:val="24"/>
          <w:szCs w:val="24"/>
          <w:lang w:val="vi-VN"/>
        </w:rPr>
        <w:t xml:space="preserve">from </w:t>
      </w:r>
      <w:r w:rsidRPr="004B3CE3">
        <w:rPr>
          <w:rFonts w:ascii="Times New Roman" w:hAnsi="Times New Roman" w:cs="Times New Roman"/>
          <w:sz w:val="24"/>
          <w:szCs w:val="24"/>
        </w:rPr>
        <w:t>flies, mosquitoes or insects. In the</w:t>
      </w:r>
      <w:r w:rsidRPr="004B3CE3">
        <w:rPr>
          <w:rFonts w:ascii="Times New Roman" w:hAnsi="Times New Roman" w:cs="Times New Roman"/>
          <w:sz w:val="24"/>
          <w:szCs w:val="24"/>
          <w:lang w:val="vi-VN"/>
        </w:rPr>
        <w:t xml:space="preserve"> event that the</w:t>
      </w:r>
      <w:r w:rsidRPr="004B3CE3">
        <w:rPr>
          <w:rFonts w:ascii="Times New Roman" w:hAnsi="Times New Roman" w:cs="Times New Roman"/>
          <w:sz w:val="24"/>
          <w:szCs w:val="24"/>
        </w:rPr>
        <w:t xml:space="preserve"> Leased Premises has </w:t>
      </w:r>
      <w:r w:rsidRPr="004B3CE3">
        <w:rPr>
          <w:rFonts w:ascii="Times New Roman" w:hAnsi="Times New Roman" w:cs="Times New Roman"/>
          <w:sz w:val="24"/>
          <w:szCs w:val="24"/>
          <w:lang w:val="vi-VN"/>
        </w:rPr>
        <w:t xml:space="preserve">an </w:t>
      </w:r>
      <w:r w:rsidRPr="004B3CE3">
        <w:rPr>
          <w:rFonts w:ascii="Times New Roman" w:hAnsi="Times New Roman" w:cs="Times New Roman"/>
          <w:sz w:val="24"/>
          <w:szCs w:val="24"/>
          <w:lang w:val="en-US"/>
        </w:rPr>
        <w:t xml:space="preserve">infestation of </w:t>
      </w:r>
      <w:r w:rsidRPr="004B3CE3">
        <w:rPr>
          <w:rFonts w:ascii="Times New Roman" w:hAnsi="Times New Roman" w:cs="Times New Roman"/>
          <w:sz w:val="24"/>
          <w:szCs w:val="24"/>
        </w:rPr>
        <w:t xml:space="preserve">flies, mosquitoes or insects, 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shall bear the cost of extermination carried out by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or approval exterminations authorized to enter the Leased Premises for this purpose.</w:t>
      </w:r>
      <w:r w:rsidRPr="004B3CE3">
        <w:rPr>
          <w:rFonts w:ascii="Times New Roman" w:hAnsi="Times New Roman" w:cs="Times New Roman"/>
          <w:sz w:val="24"/>
          <w:szCs w:val="24"/>
        </w:rPr>
        <w:tab/>
      </w:r>
    </w:p>
    <w:p w14:paraId="7A7C9CD0"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1998D31F" w14:textId="77777777" w:rsidR="00E83549" w:rsidRPr="004B3CE3" w:rsidRDefault="00E83549" w:rsidP="00E83549">
      <w:pPr>
        <w:pStyle w:val="aa"/>
        <w:numPr>
          <w:ilvl w:val="0"/>
          <w:numId w:val="87"/>
        </w:numPr>
        <w:spacing w:before="120" w:after="120" w:line="240" w:lineRule="auto"/>
        <w:ind w:left="567" w:right="49" w:hanging="567"/>
        <w:contextualSpacing/>
        <w:jc w:val="both"/>
        <w:rPr>
          <w:rFonts w:ascii="Times New Roman" w:hAnsi="Times New Roman" w:cs="Times New Roman"/>
          <w:sz w:val="24"/>
          <w:szCs w:val="24"/>
        </w:rPr>
      </w:pPr>
      <w:bookmarkStart w:id="160" w:name="bookmark374"/>
      <w:bookmarkEnd w:id="160"/>
      <w:r w:rsidRPr="004B3CE3">
        <w:rPr>
          <w:rFonts w:ascii="Times New Roman" w:hAnsi="Times New Roman" w:cs="Times New Roman"/>
          <w:sz w:val="24"/>
          <w:szCs w:val="24"/>
          <w:u w:val="single"/>
        </w:rPr>
        <w:t xml:space="preserve">No access to the </w:t>
      </w:r>
      <w:r w:rsidRPr="004B3CE3">
        <w:rPr>
          <w:rFonts w:ascii="Times New Roman" w:hAnsi="Times New Roman" w:cs="Times New Roman"/>
          <w:sz w:val="24"/>
          <w:szCs w:val="24"/>
          <w:u w:val="single"/>
          <w:lang w:val="vi-VN"/>
        </w:rPr>
        <w:t>rooftop</w:t>
      </w:r>
    </w:p>
    <w:p w14:paraId="16E813F9"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6052E46A" w14:textId="7B340CEA"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r w:rsidRPr="004B3CE3">
        <w:rPr>
          <w:rFonts w:ascii="Times New Roman" w:hAnsi="Times New Roman" w:cs="Times New Roman"/>
          <w:sz w:val="24"/>
          <w:szCs w:val="24"/>
        </w:rPr>
        <w:t xml:space="preserve">No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employee or guest shall have access to the roof of Building except</w:t>
      </w:r>
      <w:r w:rsidRPr="004B3CE3">
        <w:rPr>
          <w:rFonts w:ascii="Times New Roman" w:hAnsi="Times New Roman" w:cs="Times New Roman"/>
          <w:sz w:val="24"/>
          <w:szCs w:val="24"/>
          <w:lang w:val="vi-VN"/>
        </w:rPr>
        <w:t xml:space="preserve"> </w:t>
      </w:r>
      <w:r w:rsidRPr="004B3CE3">
        <w:rPr>
          <w:rFonts w:ascii="Times New Roman" w:hAnsi="Times New Roman" w:cs="Times New Roman"/>
          <w:sz w:val="24"/>
          <w:szCs w:val="24"/>
        </w:rPr>
        <w:t>circumstances specified in th</w:t>
      </w:r>
      <w:r w:rsidR="003604B2" w:rsidRPr="004B3CE3">
        <w:rPr>
          <w:rFonts w:ascii="Times New Roman" w:hAnsi="Times New Roman" w:cs="Times New Roman"/>
          <w:sz w:val="24"/>
          <w:szCs w:val="24"/>
        </w:rPr>
        <w:t>is</w:t>
      </w:r>
      <w:r w:rsidRPr="004B3CE3">
        <w:rPr>
          <w:rFonts w:ascii="Times New Roman" w:hAnsi="Times New Roman" w:cs="Times New Roman"/>
          <w:sz w:val="24"/>
          <w:szCs w:val="24"/>
        </w:rPr>
        <w:t xml:space="preserve"> Agreement.</w:t>
      </w:r>
    </w:p>
    <w:p w14:paraId="67118FBF"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27C4790A" w14:textId="77777777" w:rsidR="00E83549" w:rsidRPr="004B3CE3" w:rsidRDefault="00E83549" w:rsidP="00E83549">
      <w:pPr>
        <w:pStyle w:val="aa"/>
        <w:numPr>
          <w:ilvl w:val="0"/>
          <w:numId w:val="87"/>
        </w:numPr>
        <w:spacing w:before="120" w:after="120" w:line="240" w:lineRule="auto"/>
        <w:ind w:left="567" w:right="49" w:hanging="567"/>
        <w:contextualSpacing/>
        <w:jc w:val="both"/>
        <w:rPr>
          <w:rFonts w:ascii="Times New Roman" w:hAnsi="Times New Roman" w:cs="Times New Roman"/>
          <w:sz w:val="24"/>
          <w:szCs w:val="24"/>
        </w:rPr>
      </w:pPr>
      <w:bookmarkStart w:id="161" w:name="bookmark375"/>
      <w:bookmarkEnd w:id="161"/>
      <w:r w:rsidRPr="004B3CE3">
        <w:rPr>
          <w:rFonts w:ascii="Times New Roman" w:hAnsi="Times New Roman" w:cs="Times New Roman"/>
          <w:sz w:val="24"/>
          <w:szCs w:val="24"/>
          <w:u w:val="single"/>
        </w:rPr>
        <w:t>Return of the Leased Premises</w:t>
      </w:r>
    </w:p>
    <w:p w14:paraId="376448A1"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1D4313B8" w14:textId="1A85AC2D"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r w:rsidRPr="004B3CE3">
        <w:rPr>
          <w:rFonts w:ascii="Times New Roman" w:hAnsi="Times New Roman" w:cs="Times New Roman"/>
          <w:sz w:val="24"/>
          <w:szCs w:val="24"/>
        </w:rPr>
        <w:t xml:space="preserve">After termination of the Agreement, 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shall immediately return the Leased Premises in its original condition, except for any alterations, modifications or additional repairs (approved by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that have been agreed to be retained, and shall return all office keys and restroom keys used by 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to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w:t>
      </w:r>
    </w:p>
    <w:p w14:paraId="31583B68"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20EBDC26" w14:textId="77777777" w:rsidR="00E83549" w:rsidRPr="004B3CE3" w:rsidRDefault="00E83549" w:rsidP="00E83549">
      <w:pPr>
        <w:pStyle w:val="aa"/>
        <w:numPr>
          <w:ilvl w:val="0"/>
          <w:numId w:val="87"/>
        </w:numPr>
        <w:spacing w:before="120" w:after="120" w:line="240" w:lineRule="auto"/>
        <w:ind w:left="567" w:right="49" w:hanging="567"/>
        <w:contextualSpacing/>
        <w:jc w:val="both"/>
        <w:rPr>
          <w:rFonts w:ascii="Times New Roman" w:hAnsi="Times New Roman" w:cs="Times New Roman"/>
          <w:sz w:val="24"/>
          <w:szCs w:val="24"/>
        </w:rPr>
      </w:pPr>
      <w:bookmarkStart w:id="162" w:name="bookmark376"/>
      <w:bookmarkEnd w:id="162"/>
      <w:r w:rsidRPr="004B3CE3">
        <w:rPr>
          <w:rFonts w:ascii="Times New Roman" w:hAnsi="Times New Roman" w:cs="Times New Roman"/>
          <w:sz w:val="24"/>
          <w:szCs w:val="24"/>
          <w:u w:val="single"/>
        </w:rPr>
        <w:t>Key return</w:t>
      </w:r>
    </w:p>
    <w:p w14:paraId="13696FB4"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4EEF1452" w14:textId="152AF47F"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r w:rsidRPr="004B3CE3">
        <w:rPr>
          <w:rFonts w:ascii="Times New Roman" w:hAnsi="Times New Roman" w:cs="Times New Roman"/>
          <w:sz w:val="24"/>
          <w:szCs w:val="24"/>
        </w:rPr>
        <w:t xml:space="preserve">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shall return all keys, key cards or access cards at the end of their lease term and shall responsible for the cost of replacing lost keys, key cards and access cards.</w:t>
      </w:r>
    </w:p>
    <w:p w14:paraId="44EB7604"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181B4455" w14:textId="77777777" w:rsidR="00E83549" w:rsidRPr="004B3CE3" w:rsidRDefault="00E83549" w:rsidP="00E83549">
      <w:pPr>
        <w:pStyle w:val="aa"/>
        <w:numPr>
          <w:ilvl w:val="0"/>
          <w:numId w:val="87"/>
        </w:numPr>
        <w:spacing w:before="120" w:after="120" w:line="240" w:lineRule="auto"/>
        <w:ind w:left="567" w:right="49" w:hanging="567"/>
        <w:contextualSpacing/>
        <w:jc w:val="both"/>
        <w:rPr>
          <w:rFonts w:ascii="Times New Roman" w:hAnsi="Times New Roman" w:cs="Times New Roman"/>
          <w:sz w:val="24"/>
          <w:szCs w:val="24"/>
        </w:rPr>
      </w:pPr>
      <w:bookmarkStart w:id="163" w:name="bookmark377"/>
      <w:bookmarkEnd w:id="163"/>
      <w:r w:rsidRPr="004B3CE3">
        <w:rPr>
          <w:rFonts w:ascii="Times New Roman" w:hAnsi="Times New Roman" w:cs="Times New Roman"/>
          <w:sz w:val="24"/>
          <w:szCs w:val="24"/>
          <w:u w:val="single"/>
        </w:rPr>
        <w:t>Parking area regulations</w:t>
      </w:r>
    </w:p>
    <w:p w14:paraId="6919324A"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06AB30AE" w14:textId="0C05DED0"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r w:rsidRPr="004B3CE3">
        <w:rPr>
          <w:rFonts w:ascii="Times New Roman" w:hAnsi="Times New Roman" w:cs="Times New Roman"/>
          <w:sz w:val="24"/>
          <w:szCs w:val="24"/>
        </w:rPr>
        <w:t xml:space="preserve">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shall comply with the parking lot regulations issued by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from time to time, including but not limited to the following regulations:</w:t>
      </w:r>
    </w:p>
    <w:p w14:paraId="707736FC" w14:textId="77777777" w:rsidR="00E83549" w:rsidRPr="004B3CE3" w:rsidRDefault="00E83549" w:rsidP="00E83549">
      <w:pPr>
        <w:pStyle w:val="aa"/>
        <w:spacing w:before="120" w:after="120" w:line="240" w:lineRule="auto"/>
        <w:ind w:left="567" w:right="49"/>
        <w:contextualSpacing/>
        <w:jc w:val="both"/>
        <w:rPr>
          <w:rFonts w:ascii="Times New Roman" w:hAnsi="Times New Roman" w:cs="Times New Roman"/>
          <w:sz w:val="24"/>
          <w:szCs w:val="24"/>
        </w:rPr>
      </w:pPr>
    </w:p>
    <w:p w14:paraId="28854F18" w14:textId="77777777" w:rsidR="00E83549" w:rsidRPr="004B3CE3" w:rsidRDefault="00E83549" w:rsidP="00E83549">
      <w:pPr>
        <w:pStyle w:val="aa"/>
        <w:numPr>
          <w:ilvl w:val="0"/>
          <w:numId w:val="86"/>
        </w:numPr>
        <w:tabs>
          <w:tab w:val="left" w:pos="1134"/>
        </w:tabs>
        <w:spacing w:before="120" w:after="120" w:line="240" w:lineRule="auto"/>
        <w:ind w:left="1134" w:hanging="567"/>
        <w:contextualSpacing/>
        <w:jc w:val="both"/>
        <w:rPr>
          <w:rFonts w:ascii="Times New Roman" w:hAnsi="Times New Roman" w:cs="Times New Roman"/>
          <w:sz w:val="24"/>
          <w:szCs w:val="24"/>
        </w:rPr>
      </w:pPr>
      <w:bookmarkStart w:id="164" w:name="bookmark378"/>
      <w:bookmarkEnd w:id="164"/>
      <w:r w:rsidRPr="004B3CE3">
        <w:rPr>
          <w:rFonts w:ascii="Times New Roman" w:hAnsi="Times New Roman" w:cs="Times New Roman"/>
          <w:sz w:val="24"/>
          <w:szCs w:val="24"/>
        </w:rPr>
        <w:t>No repairing or washing vehicles in the parking area;</w:t>
      </w:r>
    </w:p>
    <w:p w14:paraId="1D3814C7" w14:textId="77777777" w:rsidR="00E83549" w:rsidRPr="004B3CE3" w:rsidRDefault="00E83549" w:rsidP="00E83549">
      <w:pPr>
        <w:pStyle w:val="aa"/>
        <w:tabs>
          <w:tab w:val="left" w:pos="1134"/>
        </w:tabs>
        <w:spacing w:before="120" w:after="120" w:line="240" w:lineRule="auto"/>
        <w:ind w:left="1134"/>
        <w:contextualSpacing/>
        <w:jc w:val="both"/>
        <w:rPr>
          <w:rFonts w:ascii="Times New Roman" w:hAnsi="Times New Roman" w:cs="Times New Roman"/>
          <w:sz w:val="24"/>
          <w:szCs w:val="24"/>
        </w:rPr>
      </w:pPr>
    </w:p>
    <w:p w14:paraId="0B81CD98" w14:textId="58419AC4" w:rsidR="00E83549" w:rsidRPr="004B3CE3" w:rsidRDefault="00E83549" w:rsidP="00E83549">
      <w:pPr>
        <w:pStyle w:val="aa"/>
        <w:numPr>
          <w:ilvl w:val="0"/>
          <w:numId w:val="86"/>
        </w:numPr>
        <w:tabs>
          <w:tab w:val="left" w:pos="1134"/>
        </w:tabs>
        <w:spacing w:before="120" w:after="120" w:line="240" w:lineRule="auto"/>
        <w:ind w:left="1134" w:hanging="567"/>
        <w:contextualSpacing/>
        <w:jc w:val="both"/>
        <w:rPr>
          <w:rFonts w:ascii="Times New Roman" w:hAnsi="Times New Roman" w:cs="Times New Roman"/>
          <w:sz w:val="24"/>
          <w:szCs w:val="24"/>
        </w:rPr>
      </w:pPr>
      <w:bookmarkStart w:id="165" w:name="bookmark379"/>
      <w:bookmarkEnd w:id="165"/>
      <w:r w:rsidRPr="004B3CE3">
        <w:rPr>
          <w:rFonts w:ascii="Times New Roman" w:hAnsi="Times New Roman" w:cs="Times New Roman"/>
          <w:sz w:val="24"/>
          <w:szCs w:val="24"/>
        </w:rPr>
        <w:t xml:space="preserve">Must follow the instructions or directives of the security guard or individuals designated by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w:t>
      </w:r>
    </w:p>
    <w:p w14:paraId="0DB8F5A5" w14:textId="77777777" w:rsidR="00E83549" w:rsidRPr="004B3CE3" w:rsidRDefault="00E83549" w:rsidP="00E83549">
      <w:pPr>
        <w:pStyle w:val="aa"/>
        <w:tabs>
          <w:tab w:val="left" w:pos="1134"/>
        </w:tabs>
        <w:spacing w:before="120" w:after="120" w:line="240" w:lineRule="auto"/>
        <w:ind w:left="1134"/>
        <w:contextualSpacing/>
        <w:jc w:val="both"/>
        <w:rPr>
          <w:rFonts w:ascii="Times New Roman" w:hAnsi="Times New Roman" w:cs="Times New Roman"/>
          <w:sz w:val="24"/>
          <w:szCs w:val="24"/>
        </w:rPr>
      </w:pPr>
    </w:p>
    <w:p w14:paraId="0BB481FA" w14:textId="77777777" w:rsidR="00E83549" w:rsidRPr="004B3CE3" w:rsidRDefault="00E83549" w:rsidP="00E83549">
      <w:pPr>
        <w:pStyle w:val="aa"/>
        <w:numPr>
          <w:ilvl w:val="0"/>
          <w:numId w:val="86"/>
        </w:numPr>
        <w:tabs>
          <w:tab w:val="left" w:pos="1134"/>
        </w:tabs>
        <w:spacing w:before="120" w:after="120" w:line="240" w:lineRule="auto"/>
        <w:ind w:left="1134" w:hanging="567"/>
        <w:contextualSpacing/>
        <w:jc w:val="both"/>
        <w:rPr>
          <w:rFonts w:ascii="Times New Roman" w:hAnsi="Times New Roman" w:cs="Times New Roman"/>
          <w:sz w:val="24"/>
          <w:szCs w:val="24"/>
        </w:rPr>
      </w:pPr>
      <w:bookmarkStart w:id="166" w:name="bookmark380"/>
      <w:bookmarkEnd w:id="166"/>
      <w:r w:rsidRPr="004B3CE3">
        <w:rPr>
          <w:rFonts w:ascii="Times New Roman" w:hAnsi="Times New Roman" w:cs="Times New Roman"/>
          <w:sz w:val="24"/>
          <w:szCs w:val="24"/>
        </w:rPr>
        <w:t>Vehicles must be parked properly and in designated area, without obstructing pathways or impeding the parking of others;</w:t>
      </w:r>
    </w:p>
    <w:p w14:paraId="26EB0ECA" w14:textId="77777777" w:rsidR="00E83549" w:rsidRPr="004B3CE3" w:rsidRDefault="00E83549" w:rsidP="00E83549">
      <w:pPr>
        <w:pStyle w:val="aa"/>
        <w:tabs>
          <w:tab w:val="left" w:pos="1134"/>
        </w:tabs>
        <w:spacing w:before="120" w:after="120" w:line="240" w:lineRule="auto"/>
        <w:ind w:left="1134"/>
        <w:contextualSpacing/>
        <w:jc w:val="both"/>
        <w:rPr>
          <w:rFonts w:ascii="Times New Roman" w:hAnsi="Times New Roman" w:cs="Times New Roman"/>
          <w:sz w:val="24"/>
          <w:szCs w:val="24"/>
        </w:rPr>
      </w:pPr>
    </w:p>
    <w:p w14:paraId="22A3335A" w14:textId="77777777" w:rsidR="00E83549" w:rsidRPr="004B3CE3" w:rsidRDefault="00E83549" w:rsidP="00E83549">
      <w:pPr>
        <w:pStyle w:val="aa"/>
        <w:numPr>
          <w:ilvl w:val="0"/>
          <w:numId w:val="86"/>
        </w:numPr>
        <w:tabs>
          <w:tab w:val="left" w:pos="1134"/>
        </w:tabs>
        <w:spacing w:before="120" w:after="120" w:line="240" w:lineRule="auto"/>
        <w:ind w:left="1134" w:hanging="567"/>
        <w:contextualSpacing/>
        <w:jc w:val="both"/>
        <w:rPr>
          <w:rFonts w:ascii="Times New Roman" w:hAnsi="Times New Roman" w:cs="Times New Roman"/>
          <w:sz w:val="24"/>
          <w:szCs w:val="24"/>
        </w:rPr>
      </w:pPr>
      <w:bookmarkStart w:id="167" w:name="bookmark381"/>
      <w:bookmarkEnd w:id="167"/>
      <w:r w:rsidRPr="004B3CE3">
        <w:rPr>
          <w:rFonts w:ascii="Times New Roman" w:hAnsi="Times New Roman" w:cs="Times New Roman"/>
          <w:sz w:val="24"/>
          <w:szCs w:val="24"/>
        </w:rPr>
        <w:t>Vehicle owners are fully responsible for the actions, negligence, or shortcomings of their driver;</w:t>
      </w:r>
    </w:p>
    <w:p w14:paraId="69F5C09C" w14:textId="77777777" w:rsidR="00E83549" w:rsidRPr="004B3CE3" w:rsidRDefault="00E83549" w:rsidP="00E83549">
      <w:pPr>
        <w:pStyle w:val="aa"/>
        <w:tabs>
          <w:tab w:val="left" w:pos="1134"/>
        </w:tabs>
        <w:spacing w:before="120" w:after="120" w:line="240" w:lineRule="auto"/>
        <w:ind w:left="1134"/>
        <w:contextualSpacing/>
        <w:jc w:val="both"/>
        <w:rPr>
          <w:rFonts w:ascii="Times New Roman" w:hAnsi="Times New Roman" w:cs="Times New Roman"/>
          <w:sz w:val="24"/>
          <w:szCs w:val="24"/>
        </w:rPr>
      </w:pPr>
    </w:p>
    <w:p w14:paraId="13EB145D" w14:textId="77777777" w:rsidR="00E83549" w:rsidRPr="004B3CE3" w:rsidRDefault="00E83549" w:rsidP="00E83549">
      <w:pPr>
        <w:pStyle w:val="aa"/>
        <w:numPr>
          <w:ilvl w:val="0"/>
          <w:numId w:val="86"/>
        </w:numPr>
        <w:tabs>
          <w:tab w:val="left" w:pos="1134"/>
        </w:tabs>
        <w:spacing w:before="120" w:after="120" w:line="240" w:lineRule="auto"/>
        <w:ind w:left="1134" w:hanging="567"/>
        <w:contextualSpacing/>
        <w:jc w:val="both"/>
        <w:rPr>
          <w:rFonts w:ascii="Times New Roman" w:hAnsi="Times New Roman" w:cs="Times New Roman"/>
          <w:sz w:val="24"/>
          <w:szCs w:val="24"/>
        </w:rPr>
      </w:pPr>
      <w:bookmarkStart w:id="168" w:name="bookmark382"/>
      <w:bookmarkEnd w:id="168"/>
      <w:r w:rsidRPr="004B3CE3">
        <w:rPr>
          <w:rFonts w:ascii="Times New Roman" w:hAnsi="Times New Roman" w:cs="Times New Roman"/>
          <w:sz w:val="24"/>
          <w:szCs w:val="24"/>
        </w:rPr>
        <w:t xml:space="preserve">Vehicle owners are required to adhere to parking regulations and comply with signs and signals </w:t>
      </w:r>
      <w:r w:rsidRPr="004B3CE3">
        <w:rPr>
          <w:rFonts w:ascii="Times New Roman" w:hAnsi="Times New Roman" w:cs="Times New Roman"/>
          <w:sz w:val="24"/>
          <w:szCs w:val="24"/>
          <w:lang w:val="vi-VN"/>
        </w:rPr>
        <w:t xml:space="preserve">within </w:t>
      </w:r>
      <w:r w:rsidRPr="004B3CE3">
        <w:rPr>
          <w:rFonts w:ascii="Times New Roman" w:hAnsi="Times New Roman" w:cs="Times New Roman"/>
          <w:sz w:val="24"/>
          <w:szCs w:val="24"/>
        </w:rPr>
        <w:t>the parking lot;</w:t>
      </w:r>
    </w:p>
    <w:p w14:paraId="3C78F8A5" w14:textId="77777777" w:rsidR="00E83549" w:rsidRPr="004B3CE3" w:rsidRDefault="00E83549" w:rsidP="00E83549">
      <w:pPr>
        <w:pStyle w:val="aa"/>
        <w:tabs>
          <w:tab w:val="left" w:pos="1134"/>
        </w:tabs>
        <w:spacing w:before="120" w:after="120" w:line="240" w:lineRule="auto"/>
        <w:ind w:left="1134"/>
        <w:contextualSpacing/>
        <w:jc w:val="both"/>
        <w:rPr>
          <w:rFonts w:ascii="Times New Roman" w:hAnsi="Times New Roman" w:cs="Times New Roman"/>
          <w:sz w:val="24"/>
          <w:szCs w:val="24"/>
        </w:rPr>
      </w:pPr>
    </w:p>
    <w:p w14:paraId="07E7A903" w14:textId="77777777" w:rsidR="00E83549" w:rsidRPr="004B3CE3" w:rsidRDefault="00E83549" w:rsidP="00E83549">
      <w:pPr>
        <w:pStyle w:val="aa"/>
        <w:numPr>
          <w:ilvl w:val="0"/>
          <w:numId w:val="86"/>
        </w:numPr>
        <w:tabs>
          <w:tab w:val="left" w:pos="1134"/>
        </w:tabs>
        <w:spacing w:before="120" w:after="120" w:line="240" w:lineRule="auto"/>
        <w:ind w:left="1134" w:hanging="567"/>
        <w:contextualSpacing/>
        <w:jc w:val="both"/>
        <w:rPr>
          <w:rFonts w:ascii="Times New Roman" w:hAnsi="Times New Roman" w:cs="Times New Roman"/>
          <w:sz w:val="24"/>
          <w:szCs w:val="24"/>
        </w:rPr>
      </w:pPr>
      <w:bookmarkStart w:id="169" w:name="bookmark383"/>
      <w:bookmarkEnd w:id="169"/>
      <w:r w:rsidRPr="004B3CE3">
        <w:rPr>
          <w:rFonts w:ascii="Times New Roman" w:hAnsi="Times New Roman" w:cs="Times New Roman"/>
          <w:sz w:val="24"/>
          <w:szCs w:val="24"/>
          <w:lang w:val="en-US"/>
        </w:rPr>
        <w:t>Vehicle owners</w:t>
      </w:r>
      <w:r w:rsidRPr="004B3CE3">
        <w:rPr>
          <w:rFonts w:ascii="Times New Roman" w:hAnsi="Times New Roman" w:cs="Times New Roman"/>
          <w:sz w:val="24"/>
          <w:szCs w:val="24"/>
          <w:lang w:val="vi-VN"/>
        </w:rPr>
        <w:t xml:space="preserve"> bear full</w:t>
      </w:r>
      <w:r w:rsidRPr="004B3CE3">
        <w:rPr>
          <w:rFonts w:ascii="Times New Roman" w:hAnsi="Times New Roman" w:cs="Times New Roman"/>
          <w:sz w:val="24"/>
          <w:szCs w:val="24"/>
        </w:rPr>
        <w:t xml:space="preserve"> or partial</w:t>
      </w:r>
      <w:r w:rsidRPr="004B3CE3">
        <w:rPr>
          <w:rFonts w:ascii="Times New Roman" w:hAnsi="Times New Roman" w:cs="Times New Roman"/>
          <w:sz w:val="24"/>
          <w:szCs w:val="24"/>
          <w:lang w:val="vi-VN"/>
        </w:rPr>
        <w:t xml:space="preserve"> legal</w:t>
      </w:r>
      <w:r w:rsidRPr="004B3CE3">
        <w:rPr>
          <w:rFonts w:ascii="Times New Roman" w:hAnsi="Times New Roman" w:cs="Times New Roman"/>
          <w:sz w:val="24"/>
          <w:szCs w:val="24"/>
        </w:rPr>
        <w:t xml:space="preserve"> liable for </w:t>
      </w:r>
      <w:r w:rsidRPr="004B3CE3">
        <w:rPr>
          <w:rFonts w:ascii="Times New Roman" w:hAnsi="Times New Roman" w:cs="Times New Roman"/>
          <w:sz w:val="24"/>
          <w:szCs w:val="24"/>
          <w:lang w:val="vi-VN"/>
        </w:rPr>
        <w:t>any damage</w:t>
      </w:r>
      <w:r w:rsidRPr="004B3CE3">
        <w:rPr>
          <w:rFonts w:ascii="Times New Roman" w:hAnsi="Times New Roman" w:cs="Times New Roman"/>
          <w:sz w:val="24"/>
          <w:szCs w:val="24"/>
          <w:lang w:val="en-US"/>
        </w:rPr>
        <w:t>s</w:t>
      </w:r>
      <w:r w:rsidRPr="004B3CE3">
        <w:rPr>
          <w:rFonts w:ascii="Times New Roman" w:hAnsi="Times New Roman" w:cs="Times New Roman"/>
          <w:sz w:val="24"/>
          <w:szCs w:val="24"/>
          <w:lang w:val="vi-VN"/>
        </w:rPr>
        <w:t>,</w:t>
      </w:r>
      <w:r w:rsidRPr="004B3CE3">
        <w:rPr>
          <w:rFonts w:ascii="Times New Roman" w:hAnsi="Times New Roman" w:cs="Times New Roman"/>
          <w:sz w:val="24"/>
          <w:szCs w:val="24"/>
        </w:rPr>
        <w:t xml:space="preserve"> injuries </w:t>
      </w:r>
      <w:r w:rsidRPr="004B3CE3">
        <w:rPr>
          <w:rFonts w:ascii="Times New Roman" w:hAnsi="Times New Roman" w:cs="Times New Roman"/>
          <w:sz w:val="24"/>
          <w:szCs w:val="24"/>
          <w:lang w:val="vi-VN"/>
        </w:rPr>
        <w:t>caused</w:t>
      </w:r>
      <w:r w:rsidRPr="004B3CE3">
        <w:rPr>
          <w:rFonts w:ascii="Times New Roman" w:hAnsi="Times New Roman" w:cs="Times New Roman"/>
          <w:sz w:val="24"/>
          <w:szCs w:val="24"/>
        </w:rPr>
        <w:t xml:space="preserve"> to Building or other </w:t>
      </w:r>
      <w:r w:rsidRPr="004B3CE3">
        <w:rPr>
          <w:rFonts w:ascii="Times New Roman" w:hAnsi="Times New Roman" w:cs="Times New Roman"/>
          <w:sz w:val="24"/>
          <w:szCs w:val="24"/>
          <w:lang w:val="vi-VN"/>
        </w:rPr>
        <w:t>relevant property</w:t>
      </w:r>
      <w:r w:rsidRPr="004B3CE3">
        <w:rPr>
          <w:rFonts w:ascii="Times New Roman" w:hAnsi="Times New Roman" w:cs="Times New Roman"/>
          <w:sz w:val="24"/>
          <w:szCs w:val="24"/>
        </w:rPr>
        <w:t>;</w:t>
      </w:r>
    </w:p>
    <w:p w14:paraId="5D4B8E1D" w14:textId="77777777" w:rsidR="00E83549" w:rsidRPr="004B3CE3" w:rsidRDefault="00E83549" w:rsidP="00E83549">
      <w:pPr>
        <w:pStyle w:val="aa"/>
        <w:tabs>
          <w:tab w:val="left" w:pos="1134"/>
        </w:tabs>
        <w:spacing w:before="120" w:after="120" w:line="240" w:lineRule="auto"/>
        <w:ind w:left="1134"/>
        <w:contextualSpacing/>
        <w:jc w:val="both"/>
        <w:rPr>
          <w:rFonts w:ascii="Times New Roman" w:hAnsi="Times New Roman" w:cs="Times New Roman"/>
          <w:sz w:val="24"/>
          <w:szCs w:val="24"/>
        </w:rPr>
      </w:pPr>
    </w:p>
    <w:p w14:paraId="3697C6F4" w14:textId="67DB3CCC" w:rsidR="00E83549" w:rsidRPr="004B3CE3" w:rsidRDefault="00E83549" w:rsidP="00E83549">
      <w:pPr>
        <w:pStyle w:val="aa"/>
        <w:numPr>
          <w:ilvl w:val="0"/>
          <w:numId w:val="86"/>
        </w:numPr>
        <w:tabs>
          <w:tab w:val="left" w:pos="1134"/>
        </w:tabs>
        <w:spacing w:before="120" w:after="120" w:line="240" w:lineRule="auto"/>
        <w:ind w:left="1134" w:hanging="567"/>
        <w:contextualSpacing/>
        <w:jc w:val="both"/>
        <w:rPr>
          <w:rFonts w:ascii="Times New Roman" w:hAnsi="Times New Roman" w:cs="Times New Roman"/>
          <w:sz w:val="24"/>
          <w:szCs w:val="24"/>
        </w:rPr>
      </w:pPr>
      <w:bookmarkStart w:id="170" w:name="bookmark384"/>
      <w:bookmarkEnd w:id="170"/>
      <w:r w:rsidRPr="004B3CE3">
        <w:rPr>
          <w:rFonts w:ascii="Times New Roman" w:hAnsi="Times New Roman" w:cs="Times New Roman"/>
          <w:sz w:val="24"/>
          <w:szCs w:val="24"/>
        </w:rPr>
        <w:t xml:space="preserve">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w:t>
      </w:r>
      <w:r w:rsidRPr="004B3CE3">
        <w:rPr>
          <w:rFonts w:ascii="Times New Roman" w:hAnsi="Times New Roman" w:cs="Times New Roman"/>
          <w:sz w:val="24"/>
          <w:szCs w:val="24"/>
          <w:lang w:val="vi-VN"/>
        </w:rPr>
        <w:t>provides</w:t>
      </w:r>
      <w:r w:rsidRPr="004B3CE3">
        <w:rPr>
          <w:rFonts w:ascii="Times New Roman" w:hAnsi="Times New Roman" w:cs="Times New Roman"/>
          <w:sz w:val="24"/>
          <w:szCs w:val="24"/>
        </w:rPr>
        <w:t xml:space="preserve"> a </w:t>
      </w:r>
      <w:r w:rsidRPr="004B3CE3">
        <w:rPr>
          <w:rFonts w:ascii="Times New Roman" w:hAnsi="Times New Roman" w:cs="Times New Roman"/>
          <w:sz w:val="24"/>
          <w:szCs w:val="24"/>
          <w:lang w:val="en-US"/>
        </w:rPr>
        <w:t xml:space="preserve">dedicated </w:t>
      </w:r>
      <w:r w:rsidRPr="004B3CE3">
        <w:rPr>
          <w:rFonts w:ascii="Times New Roman" w:hAnsi="Times New Roman" w:cs="Times New Roman"/>
          <w:sz w:val="24"/>
          <w:szCs w:val="24"/>
        </w:rPr>
        <w:t xml:space="preserve">room for drivers as arranged </w:t>
      </w:r>
      <w:r w:rsidRPr="004B3CE3">
        <w:rPr>
          <w:rFonts w:ascii="Times New Roman" w:hAnsi="Times New Roman" w:cs="Times New Roman"/>
          <w:sz w:val="24"/>
          <w:szCs w:val="24"/>
          <w:lang w:val="vi-VN"/>
        </w:rPr>
        <w:t xml:space="preserve">by </w:t>
      </w:r>
      <w:r w:rsidRPr="004B3CE3">
        <w:rPr>
          <w:rFonts w:ascii="Times New Roman" w:hAnsi="Times New Roman" w:cs="Times New Roman"/>
          <w:sz w:val="24"/>
          <w:szCs w:val="24"/>
        </w:rPr>
        <w:t>the</w:t>
      </w:r>
      <w:r w:rsidRPr="004B3CE3">
        <w:rPr>
          <w:rFonts w:ascii="Times New Roman" w:hAnsi="Times New Roman" w:cs="Times New Roman"/>
          <w:sz w:val="24"/>
          <w:szCs w:val="24"/>
          <w:lang w:val="vi-VN"/>
        </w:rPr>
        <w:t xml:space="preserve"> </w:t>
      </w:r>
      <w:r w:rsidRPr="004B3CE3">
        <w:rPr>
          <w:rFonts w:ascii="Times New Roman" w:hAnsi="Times New Roman" w:cs="Times New Roman"/>
          <w:sz w:val="24"/>
          <w:szCs w:val="24"/>
        </w:rPr>
        <w:t>Building Management at any given time, all drivers entering the room must comply with the regulations stated therein;</w:t>
      </w:r>
    </w:p>
    <w:p w14:paraId="77B83F00" w14:textId="77777777" w:rsidR="00E83549" w:rsidRPr="004B3CE3" w:rsidRDefault="00E83549" w:rsidP="00E83549">
      <w:pPr>
        <w:pStyle w:val="aa"/>
        <w:tabs>
          <w:tab w:val="left" w:pos="1134"/>
        </w:tabs>
        <w:spacing w:before="120" w:after="120" w:line="240" w:lineRule="auto"/>
        <w:ind w:left="1134"/>
        <w:contextualSpacing/>
        <w:jc w:val="both"/>
        <w:rPr>
          <w:rFonts w:ascii="Times New Roman" w:hAnsi="Times New Roman" w:cs="Times New Roman"/>
          <w:sz w:val="24"/>
          <w:szCs w:val="24"/>
        </w:rPr>
      </w:pPr>
    </w:p>
    <w:p w14:paraId="7255E453" w14:textId="60B85804" w:rsidR="00E83549" w:rsidRPr="004B3CE3" w:rsidRDefault="00E83549" w:rsidP="00E83549">
      <w:pPr>
        <w:pStyle w:val="aa"/>
        <w:numPr>
          <w:ilvl w:val="0"/>
          <w:numId w:val="86"/>
        </w:numPr>
        <w:tabs>
          <w:tab w:val="left" w:pos="1134"/>
        </w:tabs>
        <w:spacing w:before="120" w:after="120" w:line="240" w:lineRule="auto"/>
        <w:ind w:left="1134" w:hanging="567"/>
        <w:contextualSpacing/>
        <w:jc w:val="both"/>
        <w:rPr>
          <w:rFonts w:ascii="Times New Roman" w:hAnsi="Times New Roman" w:cs="Times New Roman"/>
          <w:sz w:val="24"/>
          <w:szCs w:val="24"/>
        </w:rPr>
      </w:pPr>
      <w:bookmarkStart w:id="171" w:name="bookmark385"/>
      <w:bookmarkEnd w:id="171"/>
      <w:r w:rsidRPr="004B3CE3">
        <w:rPr>
          <w:rFonts w:ascii="Times New Roman" w:hAnsi="Times New Roman" w:cs="Times New Roman"/>
          <w:sz w:val="24"/>
          <w:szCs w:val="24"/>
        </w:rPr>
        <w:t xml:space="preserve">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is not liable for any damages, injuries or accidents caused to vehicles parked in the parking area.</w:t>
      </w:r>
    </w:p>
    <w:p w14:paraId="642531C5" w14:textId="77777777" w:rsidR="00E83549" w:rsidRPr="004B3CE3" w:rsidRDefault="00E83549" w:rsidP="00E83549">
      <w:pPr>
        <w:pStyle w:val="aa"/>
        <w:tabs>
          <w:tab w:val="left" w:pos="1134"/>
        </w:tabs>
        <w:spacing w:before="120" w:after="120" w:line="240" w:lineRule="auto"/>
        <w:ind w:left="1134"/>
        <w:contextualSpacing/>
        <w:jc w:val="both"/>
        <w:rPr>
          <w:rFonts w:ascii="Times New Roman" w:hAnsi="Times New Roman" w:cs="Times New Roman"/>
          <w:sz w:val="24"/>
          <w:szCs w:val="24"/>
        </w:rPr>
      </w:pPr>
    </w:p>
    <w:p w14:paraId="01F348E2" w14:textId="22CCEADF" w:rsidR="00E83549" w:rsidRPr="004B3CE3" w:rsidRDefault="00E83549" w:rsidP="00E83549">
      <w:pPr>
        <w:pStyle w:val="aa"/>
        <w:spacing w:before="120" w:after="120" w:line="240" w:lineRule="auto"/>
        <w:ind w:left="567"/>
        <w:contextualSpacing/>
        <w:jc w:val="both"/>
        <w:rPr>
          <w:rFonts w:ascii="Times New Roman" w:hAnsi="Times New Roman" w:cs="Times New Roman"/>
          <w:sz w:val="24"/>
          <w:szCs w:val="24"/>
        </w:rPr>
      </w:pPr>
      <w:r w:rsidRPr="004B3CE3">
        <w:rPr>
          <w:rFonts w:ascii="Times New Roman" w:hAnsi="Times New Roman" w:cs="Times New Roman"/>
          <w:sz w:val="24"/>
          <w:szCs w:val="24"/>
        </w:rPr>
        <w:t xml:space="preserve">The Building Management designated by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has the right to amend the parking area regulations if deemed necessary after informing 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at least ten </w:t>
      </w:r>
      <w:r w:rsidRPr="004B3CE3">
        <w:rPr>
          <w:rFonts w:ascii="Times New Roman" w:hAnsi="Times New Roman" w:cs="Times New Roman"/>
          <w:sz w:val="24"/>
          <w:szCs w:val="24"/>
          <w:lang w:val="vi-VN"/>
        </w:rPr>
        <w:t>(</w:t>
      </w:r>
      <w:r w:rsidRPr="004B3CE3">
        <w:rPr>
          <w:rFonts w:ascii="Times New Roman" w:hAnsi="Times New Roman" w:cs="Times New Roman"/>
          <w:sz w:val="24"/>
          <w:szCs w:val="24"/>
        </w:rPr>
        <w:t>10</w:t>
      </w:r>
      <w:r w:rsidRPr="004B3CE3">
        <w:rPr>
          <w:rFonts w:ascii="Times New Roman" w:hAnsi="Times New Roman" w:cs="Times New Roman"/>
          <w:sz w:val="24"/>
          <w:szCs w:val="24"/>
          <w:lang w:val="vi-VN"/>
        </w:rPr>
        <w:t xml:space="preserve">) </w:t>
      </w:r>
      <w:r w:rsidRPr="004B3CE3">
        <w:rPr>
          <w:rFonts w:ascii="Times New Roman" w:hAnsi="Times New Roman" w:cs="Times New Roman"/>
          <w:sz w:val="24"/>
          <w:szCs w:val="24"/>
        </w:rPr>
        <w:t>days in advance.</w:t>
      </w:r>
    </w:p>
    <w:p w14:paraId="6D3FB24F" w14:textId="77777777" w:rsidR="00E83549" w:rsidRPr="004B3CE3" w:rsidRDefault="00E83549" w:rsidP="00E83549">
      <w:pPr>
        <w:pStyle w:val="aa"/>
        <w:spacing w:before="120" w:after="120" w:line="240" w:lineRule="auto"/>
        <w:ind w:left="567"/>
        <w:contextualSpacing/>
        <w:jc w:val="both"/>
        <w:rPr>
          <w:rFonts w:ascii="Times New Roman" w:hAnsi="Times New Roman" w:cs="Times New Roman"/>
          <w:sz w:val="24"/>
          <w:szCs w:val="24"/>
        </w:rPr>
      </w:pPr>
    </w:p>
    <w:p w14:paraId="3FA860FC" w14:textId="762010EC" w:rsidR="00E83549" w:rsidRPr="004B3CE3" w:rsidRDefault="00E83549" w:rsidP="00E83549">
      <w:pPr>
        <w:pStyle w:val="aa"/>
        <w:spacing w:before="120" w:after="120" w:line="240" w:lineRule="auto"/>
        <w:ind w:left="567"/>
        <w:contextualSpacing/>
        <w:jc w:val="both"/>
        <w:rPr>
          <w:rFonts w:ascii="Times New Roman" w:hAnsi="Times New Roman" w:cs="Times New Roman"/>
          <w:sz w:val="24"/>
          <w:szCs w:val="24"/>
        </w:rPr>
      </w:pPr>
      <w:r w:rsidRPr="004B3CE3">
        <w:rPr>
          <w:rFonts w:ascii="Times New Roman" w:hAnsi="Times New Roman" w:cs="Times New Roman"/>
          <w:sz w:val="24"/>
          <w:szCs w:val="24"/>
        </w:rPr>
        <w:t xml:space="preserve">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reserves the right to waive any rules or regulations, pertaining to a particular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and any waiver shall not be considered a waiver of other rules or regulations or any subsequent application of those rules and regulations to this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w:t>
      </w:r>
    </w:p>
    <w:p w14:paraId="399D7DB0" w14:textId="77777777" w:rsidR="00E83549" w:rsidRPr="004B3CE3" w:rsidRDefault="00E83549" w:rsidP="00E83549">
      <w:pPr>
        <w:pStyle w:val="aa"/>
        <w:spacing w:before="120" w:after="120" w:line="240" w:lineRule="auto"/>
        <w:ind w:left="567"/>
        <w:contextualSpacing/>
        <w:jc w:val="both"/>
        <w:rPr>
          <w:rFonts w:ascii="Times New Roman" w:hAnsi="Times New Roman" w:cs="Times New Roman"/>
          <w:sz w:val="24"/>
          <w:szCs w:val="24"/>
        </w:rPr>
      </w:pPr>
    </w:p>
    <w:p w14:paraId="56721C64" w14:textId="051981EF" w:rsidR="00CE5387" w:rsidRPr="00E07367" w:rsidRDefault="00E83549" w:rsidP="00E07367">
      <w:pPr>
        <w:pStyle w:val="aa"/>
        <w:spacing w:before="120" w:after="120" w:line="240" w:lineRule="auto"/>
        <w:ind w:left="567"/>
        <w:contextualSpacing/>
        <w:jc w:val="both"/>
        <w:rPr>
          <w:rFonts w:ascii="Times New Roman" w:hAnsi="Times New Roman" w:cs="Times New Roman"/>
          <w:sz w:val="24"/>
          <w:szCs w:val="24"/>
          <w:lang w:val="en-US"/>
        </w:rPr>
      </w:pPr>
      <w:r w:rsidRPr="004B3CE3">
        <w:rPr>
          <w:rFonts w:ascii="Times New Roman" w:hAnsi="Times New Roman" w:cs="Times New Roman"/>
          <w:sz w:val="24"/>
          <w:szCs w:val="24"/>
        </w:rPr>
        <w:t xml:space="preserve">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reserves the right to implement other reasonable rules and regulations as deemed appropriate and necessary for the proper and safe operation of the Building, the Building Management as well as the </w:t>
      </w:r>
      <w:r w:rsidR="00032C8F" w:rsidRPr="004B3CE3">
        <w:rPr>
          <w:rFonts w:ascii="Times New Roman" w:hAnsi="Times New Roman" w:cs="Times New Roman"/>
          <w:sz w:val="24"/>
          <w:szCs w:val="24"/>
          <w:lang w:val="vi-VN"/>
        </w:rPr>
        <w:t>l</w:t>
      </w:r>
      <w:r w:rsidR="00C712D9" w:rsidRPr="004B3CE3">
        <w:rPr>
          <w:rFonts w:ascii="Times New Roman" w:hAnsi="Times New Roman" w:cs="Times New Roman"/>
          <w:sz w:val="24"/>
          <w:szCs w:val="24"/>
          <w:lang w:val="vi-VN"/>
        </w:rPr>
        <w:t>essee</w:t>
      </w:r>
      <w:r w:rsidRPr="004B3CE3">
        <w:rPr>
          <w:rFonts w:ascii="Times New Roman" w:hAnsi="Times New Roman" w:cs="Times New Roman"/>
          <w:sz w:val="24"/>
          <w:szCs w:val="24"/>
          <w:lang w:val="vi-VN"/>
        </w:rPr>
        <w:t>s</w:t>
      </w:r>
      <w:r w:rsidRPr="004B3CE3">
        <w:rPr>
          <w:rFonts w:ascii="Times New Roman" w:hAnsi="Times New Roman" w:cs="Times New Roman"/>
          <w:sz w:val="24"/>
          <w:szCs w:val="24"/>
        </w:rPr>
        <w:t xml:space="preserve">. The </w:t>
      </w:r>
      <w:r w:rsidR="00C712D9" w:rsidRPr="004B3CE3">
        <w:rPr>
          <w:rFonts w:ascii="Times New Roman" w:hAnsi="Times New Roman" w:cs="Times New Roman"/>
          <w:sz w:val="24"/>
          <w:szCs w:val="24"/>
        </w:rPr>
        <w:t>Lessor</w:t>
      </w:r>
      <w:r w:rsidRPr="004B3CE3">
        <w:rPr>
          <w:rFonts w:ascii="Times New Roman" w:hAnsi="Times New Roman" w:cs="Times New Roman"/>
          <w:sz w:val="24"/>
          <w:szCs w:val="24"/>
        </w:rPr>
        <w:t xml:space="preserve"> shall provide the </w:t>
      </w:r>
      <w:r w:rsidR="00C712D9" w:rsidRPr="004B3CE3">
        <w:rPr>
          <w:rFonts w:ascii="Times New Roman" w:hAnsi="Times New Roman" w:cs="Times New Roman"/>
          <w:sz w:val="24"/>
          <w:szCs w:val="24"/>
        </w:rPr>
        <w:t>Lessee</w:t>
      </w:r>
      <w:r w:rsidRPr="004B3CE3">
        <w:rPr>
          <w:rFonts w:ascii="Times New Roman" w:hAnsi="Times New Roman" w:cs="Times New Roman"/>
          <w:sz w:val="24"/>
          <w:szCs w:val="24"/>
        </w:rPr>
        <w:t xml:space="preserve"> </w:t>
      </w:r>
      <w:r w:rsidRPr="004B3CE3">
        <w:rPr>
          <w:rFonts w:ascii="Times New Roman" w:hAnsi="Times New Roman" w:cs="Times New Roman"/>
          <w:sz w:val="24"/>
          <w:szCs w:val="24"/>
          <w:lang w:val="vi-VN"/>
        </w:rPr>
        <w:t xml:space="preserve">with copies of new or amended rules and regulations before the effective date of such new or amended rules and regulations. The </w:t>
      </w:r>
      <w:r w:rsidR="00C712D9" w:rsidRPr="004B3CE3">
        <w:rPr>
          <w:rFonts w:ascii="Times New Roman" w:hAnsi="Times New Roman" w:cs="Times New Roman"/>
          <w:sz w:val="24"/>
          <w:szCs w:val="24"/>
          <w:lang w:val="vi-VN"/>
        </w:rPr>
        <w:t>Lessee</w:t>
      </w:r>
      <w:r w:rsidRPr="004B3CE3">
        <w:rPr>
          <w:rFonts w:ascii="Times New Roman" w:hAnsi="Times New Roman" w:cs="Times New Roman"/>
          <w:sz w:val="24"/>
          <w:szCs w:val="24"/>
          <w:lang w:val="vi-VN"/>
        </w:rPr>
        <w:t xml:space="preserve"> agrees to comply with these rules and regulations.</w:t>
      </w:r>
      <w:bookmarkStart w:id="172" w:name="_Ref1572905"/>
      <w:bookmarkEnd w:id="172"/>
    </w:p>
    <w:sectPr w:rsidR="00CE5387" w:rsidRPr="00E07367" w:rsidSect="00D5778E">
      <w:headerReference w:type="default" r:id="rId12"/>
      <w:footerReference w:type="even" r:id="rId13"/>
      <w:footerReference w:type="default" r:id="rId14"/>
      <w:pgSz w:w="12240" w:h="15840" w:code="1"/>
      <w:pgMar w:top="1350" w:right="1440" w:bottom="99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3" w:author="김현주 (Hyunjoo Kim)" w:date="2025-04-16T10:40:00Z" w:initials="김(K">
    <w:p w14:paraId="2065B057" w14:textId="5F0E4DBD" w:rsidR="001147C1" w:rsidRDefault="001147C1">
      <w:pPr>
        <w:pStyle w:val="ae"/>
        <w:rPr>
          <w:lang w:eastAsia="ko-KR"/>
        </w:rPr>
      </w:pPr>
      <w:r>
        <w:rPr>
          <w:rStyle w:val="ad"/>
        </w:rPr>
        <w:annotationRef/>
      </w:r>
      <w:r>
        <w:rPr>
          <w:rFonts w:ascii="맑은 고딕" w:eastAsia="맑은 고딕" w:hAnsi="맑은 고딕" w:cs="맑은 고딕" w:hint="eastAsia"/>
          <w:lang w:eastAsia="ko-KR"/>
        </w:rPr>
        <w:t>S</w:t>
      </w:r>
      <w:r>
        <w:rPr>
          <w:rFonts w:ascii="맑은 고딕" w:eastAsia="맑은 고딕" w:hAnsi="맑은 고딕" w:cs="맑은 고딕"/>
          <w:lang w:eastAsia="ko-KR"/>
        </w:rPr>
        <w:t>chedule 2</w:t>
      </w:r>
      <w:r>
        <w:rPr>
          <w:rFonts w:ascii="맑은 고딕" w:eastAsia="맑은 고딕" w:hAnsi="맑은 고딕" w:cs="맑은 고딕" w:hint="eastAsia"/>
          <w:lang w:eastAsia="ko-KR"/>
        </w:rPr>
        <w:t>에 R</w:t>
      </w:r>
      <w:r>
        <w:rPr>
          <w:rFonts w:ascii="맑은 고딕" w:eastAsia="맑은 고딕" w:hAnsi="맑은 고딕" w:cs="맑은 고딕"/>
          <w:lang w:eastAsia="ko-KR"/>
        </w:rPr>
        <w:t xml:space="preserve">ent </w:t>
      </w:r>
      <w:r>
        <w:rPr>
          <w:rFonts w:ascii="맑은 고딕" w:eastAsia="맑은 고딕" w:hAnsi="맑은 고딕" w:cs="맑은 고딕" w:hint="eastAsia"/>
          <w:lang w:eastAsia="ko-KR"/>
        </w:rPr>
        <w:t>기간,</w:t>
      </w:r>
      <w:r>
        <w:rPr>
          <w:rFonts w:ascii="맑은 고딕" w:eastAsia="맑은 고딕" w:hAnsi="맑은 고딕" w:cs="맑은 고딕"/>
          <w:lang w:eastAsia="ko-KR"/>
        </w:rPr>
        <w:t xml:space="preserve"> Rent Free</w:t>
      </w:r>
      <w:r>
        <w:rPr>
          <w:rFonts w:ascii="맑은 고딕" w:eastAsia="맑은 고딕" w:hAnsi="맑은 고딕" w:cs="맑은 고딕" w:hint="eastAsia"/>
          <w:lang w:eastAsia="ko-KR"/>
        </w:rPr>
        <w:t>기간,</w:t>
      </w:r>
      <w:r>
        <w:rPr>
          <w:rFonts w:ascii="맑은 고딕" w:eastAsia="맑은 고딕" w:hAnsi="맑은 고딕" w:cs="맑은 고딕"/>
          <w:lang w:eastAsia="ko-KR"/>
        </w:rPr>
        <w:t xml:space="preserve"> Rent </w:t>
      </w:r>
      <w:r>
        <w:rPr>
          <w:rFonts w:ascii="맑은 고딕" w:eastAsia="맑은 고딕" w:hAnsi="맑은 고딕" w:cs="맑은 고딕" w:hint="eastAsia"/>
          <w:lang w:eastAsia="ko-KR"/>
        </w:rPr>
        <w:t>면적</w:t>
      </w:r>
      <w:r w:rsidR="00846CE0">
        <w:rPr>
          <w:rFonts w:ascii="맑은 고딕" w:eastAsia="맑은 고딕" w:hAnsi="맑은 고딕" w:cs="맑은 고딕" w:hint="eastAsia"/>
          <w:lang w:eastAsia="ko-KR"/>
        </w:rPr>
        <w:t>,</w:t>
      </w:r>
      <w:r w:rsidR="00846CE0">
        <w:rPr>
          <w:rFonts w:ascii="맑은 고딕" w:eastAsia="맑은 고딕" w:hAnsi="맑은 고딕" w:cs="맑은 고딕"/>
          <w:lang w:eastAsia="ko-KR"/>
        </w:rPr>
        <w:t xml:space="preserve"> Payment Period</w:t>
      </w:r>
      <w:r>
        <w:rPr>
          <w:rFonts w:ascii="맑은 고딕" w:eastAsia="맑은 고딕" w:hAnsi="맑은 고딕" w:cs="맑은 고딕" w:hint="eastAsia"/>
          <w:lang w:eastAsia="ko-KR"/>
        </w:rPr>
        <w:t xml:space="preserve"> 등을 명확히 표시하여 체결하시기 바랍니다.</w:t>
      </w:r>
      <w:r>
        <w:rPr>
          <w:rFonts w:ascii="맑은 고딕" w:eastAsia="맑은 고딕" w:hAnsi="맑은 고딕" w:cs="맑은 고딕"/>
          <w:lang w:eastAsia="ko-KR"/>
        </w:rPr>
        <w:t xml:space="preserve"> </w:t>
      </w:r>
    </w:p>
  </w:comment>
  <w:comment w:id="14" w:author="김현주 (Hyunjoo Kim)" w:date="2025-04-15T17:20:00Z" w:initials="김(K">
    <w:p w14:paraId="3F302A28" w14:textId="49B7224B" w:rsidR="00556297" w:rsidRPr="00556297" w:rsidRDefault="00556297">
      <w:pPr>
        <w:pStyle w:val="ae"/>
        <w:rPr>
          <w:rFonts w:eastAsia="맑은 고딕"/>
          <w:lang w:eastAsia="ko-KR"/>
        </w:rPr>
      </w:pPr>
      <w:r>
        <w:rPr>
          <w:rStyle w:val="ad"/>
        </w:rPr>
        <w:annotationRef/>
      </w:r>
      <w:r>
        <w:rPr>
          <w:rFonts w:eastAsia="맑은 고딕" w:hint="eastAsia"/>
          <w:lang w:eastAsia="ko-KR"/>
        </w:rPr>
        <w:t>렌드비</w:t>
      </w:r>
      <w:r>
        <w:rPr>
          <w:rFonts w:eastAsia="맑은 고딕" w:hint="eastAsia"/>
          <w:lang w:eastAsia="ko-KR"/>
        </w:rPr>
        <w:t xml:space="preserve"> </w:t>
      </w:r>
      <w:r>
        <w:rPr>
          <w:rFonts w:eastAsia="맑은 고딕" w:hint="eastAsia"/>
          <w:lang w:eastAsia="ko-KR"/>
        </w:rPr>
        <w:t>이외에</w:t>
      </w:r>
      <w:r>
        <w:rPr>
          <w:rFonts w:eastAsia="맑은 고딕" w:hint="eastAsia"/>
          <w:lang w:eastAsia="ko-KR"/>
        </w:rPr>
        <w:t xml:space="preserve"> </w:t>
      </w:r>
      <w:r>
        <w:rPr>
          <w:rFonts w:eastAsia="맑은 고딕" w:hint="eastAsia"/>
          <w:lang w:eastAsia="ko-KR"/>
        </w:rPr>
        <w:t>위와</w:t>
      </w:r>
      <w:r>
        <w:rPr>
          <w:rFonts w:eastAsia="맑은 고딕" w:hint="eastAsia"/>
          <w:lang w:eastAsia="ko-KR"/>
        </w:rPr>
        <w:t xml:space="preserve"> </w:t>
      </w:r>
      <w:r>
        <w:rPr>
          <w:rFonts w:eastAsia="맑은 고딕" w:hint="eastAsia"/>
          <w:lang w:eastAsia="ko-KR"/>
        </w:rPr>
        <w:t>같은</w:t>
      </w:r>
      <w:r>
        <w:rPr>
          <w:rFonts w:eastAsia="맑은 고딕" w:hint="eastAsia"/>
          <w:lang w:eastAsia="ko-KR"/>
        </w:rPr>
        <w:t xml:space="preserve"> </w:t>
      </w:r>
      <w:r>
        <w:rPr>
          <w:rFonts w:eastAsia="맑은 고딕" w:hint="eastAsia"/>
          <w:lang w:eastAsia="ko-KR"/>
        </w:rPr>
        <w:t>추가</w:t>
      </w:r>
      <w:r>
        <w:rPr>
          <w:rFonts w:eastAsia="맑은 고딕" w:hint="eastAsia"/>
          <w:lang w:eastAsia="ko-KR"/>
        </w:rPr>
        <w:t xml:space="preserve"> </w:t>
      </w:r>
      <w:r>
        <w:rPr>
          <w:rFonts w:eastAsia="맑은 고딕" w:hint="eastAsia"/>
          <w:lang w:eastAsia="ko-KR"/>
        </w:rPr>
        <w:t>세금이</w:t>
      </w:r>
      <w:r>
        <w:rPr>
          <w:rFonts w:eastAsia="맑은 고딕" w:hint="eastAsia"/>
          <w:lang w:eastAsia="ko-KR"/>
        </w:rPr>
        <w:t xml:space="preserve"> </w:t>
      </w:r>
      <w:r>
        <w:rPr>
          <w:rFonts w:eastAsia="맑은 고딕" w:hint="eastAsia"/>
          <w:lang w:eastAsia="ko-KR"/>
        </w:rPr>
        <w:t>붙을</w:t>
      </w:r>
      <w:r>
        <w:rPr>
          <w:rFonts w:eastAsia="맑은 고딕" w:hint="eastAsia"/>
          <w:lang w:eastAsia="ko-KR"/>
        </w:rPr>
        <w:t xml:space="preserve"> </w:t>
      </w:r>
      <w:r>
        <w:rPr>
          <w:rFonts w:eastAsia="맑은 고딕" w:hint="eastAsia"/>
          <w:lang w:eastAsia="ko-KR"/>
        </w:rPr>
        <w:t>수</w:t>
      </w:r>
      <w:r>
        <w:rPr>
          <w:rFonts w:eastAsia="맑은 고딕" w:hint="eastAsia"/>
          <w:lang w:eastAsia="ko-KR"/>
        </w:rPr>
        <w:t xml:space="preserve"> </w:t>
      </w:r>
      <w:r>
        <w:rPr>
          <w:rFonts w:eastAsia="맑은 고딕" w:hint="eastAsia"/>
          <w:lang w:eastAsia="ko-KR"/>
        </w:rPr>
        <w:t>있으니</w:t>
      </w:r>
      <w:r>
        <w:rPr>
          <w:rFonts w:eastAsia="맑은 고딕" w:hint="eastAsia"/>
          <w:lang w:eastAsia="ko-KR"/>
        </w:rPr>
        <w:t xml:space="preserve"> </w:t>
      </w:r>
      <w:r w:rsidR="001147C1">
        <w:rPr>
          <w:rFonts w:eastAsia="맑은 고딕" w:hint="eastAsia"/>
          <w:lang w:eastAsia="ko-KR"/>
        </w:rPr>
        <w:t>S</w:t>
      </w:r>
      <w:r w:rsidR="001147C1">
        <w:rPr>
          <w:rFonts w:eastAsia="맑은 고딕"/>
          <w:lang w:eastAsia="ko-KR"/>
        </w:rPr>
        <w:t>chedule</w:t>
      </w:r>
      <w:proofErr w:type="gramStart"/>
      <w:r w:rsidR="001147C1">
        <w:rPr>
          <w:rFonts w:eastAsia="맑은 고딕"/>
          <w:lang w:eastAsia="ko-KR"/>
        </w:rPr>
        <w:t xml:space="preserve">2 </w:t>
      </w:r>
      <w:r w:rsidR="001147C1">
        <w:rPr>
          <w:rFonts w:eastAsia="맑은 고딕" w:hint="eastAsia"/>
          <w:lang w:eastAsia="ko-KR"/>
        </w:rPr>
        <w:t>에</w:t>
      </w:r>
      <w:proofErr w:type="gramEnd"/>
      <w:r w:rsidR="001147C1">
        <w:rPr>
          <w:rFonts w:eastAsia="맑은 고딕" w:hint="eastAsia"/>
          <w:lang w:eastAsia="ko-KR"/>
        </w:rPr>
        <w:t xml:space="preserve"> </w:t>
      </w:r>
      <w:r w:rsidR="001147C1">
        <w:rPr>
          <w:rFonts w:eastAsia="맑은 고딕" w:hint="eastAsia"/>
          <w:lang w:eastAsia="ko-KR"/>
        </w:rPr>
        <w:t>명확히</w:t>
      </w:r>
      <w:r w:rsidR="001147C1">
        <w:rPr>
          <w:rFonts w:eastAsia="맑은 고딕" w:hint="eastAsia"/>
          <w:lang w:eastAsia="ko-KR"/>
        </w:rPr>
        <w:t xml:space="preserve"> </w:t>
      </w:r>
      <w:r w:rsidR="001147C1">
        <w:rPr>
          <w:rFonts w:eastAsia="맑은 고딕" w:hint="eastAsia"/>
          <w:lang w:eastAsia="ko-KR"/>
        </w:rPr>
        <w:t>기재하고</w:t>
      </w:r>
      <w:r w:rsidR="001147C1">
        <w:rPr>
          <w:rFonts w:eastAsia="맑은 고딕"/>
          <w:lang w:eastAsia="ko-KR"/>
        </w:rPr>
        <w:t xml:space="preserve"> </w:t>
      </w:r>
      <w:r>
        <w:rPr>
          <w:rFonts w:eastAsia="맑은 고딕" w:hint="eastAsia"/>
          <w:lang w:eastAsia="ko-KR"/>
        </w:rPr>
        <w:t>진행하시기</w:t>
      </w:r>
      <w:r>
        <w:rPr>
          <w:rFonts w:eastAsia="맑은 고딕" w:hint="eastAsia"/>
          <w:lang w:eastAsia="ko-KR"/>
        </w:rPr>
        <w:t xml:space="preserve"> </w:t>
      </w:r>
      <w:r>
        <w:rPr>
          <w:rFonts w:eastAsia="맑은 고딕" w:hint="eastAsia"/>
          <w:lang w:eastAsia="ko-KR"/>
        </w:rPr>
        <w:t>바랍니다</w:t>
      </w:r>
      <w:r>
        <w:rPr>
          <w:rFonts w:eastAsia="맑은 고딕" w:hint="eastAsia"/>
          <w:lang w:eastAsia="ko-KR"/>
        </w:rPr>
        <w:t>.</w:t>
      </w:r>
      <w:r>
        <w:rPr>
          <w:rFonts w:eastAsia="맑은 고딕"/>
          <w:lang w:eastAsia="ko-KR"/>
        </w:rPr>
        <w:t xml:space="preserve"> </w:t>
      </w:r>
    </w:p>
  </w:comment>
  <w:comment w:id="19" w:author="김현주 (Hyunjoo Kim)" w:date="2025-04-16T10:39:00Z" w:initials="김(K">
    <w:p w14:paraId="06EB57A6" w14:textId="3E0351CB" w:rsidR="001147C1" w:rsidRPr="001147C1" w:rsidRDefault="001147C1">
      <w:pPr>
        <w:pStyle w:val="ae"/>
        <w:rPr>
          <w:rFonts w:eastAsia="맑은 고딕"/>
          <w:lang w:eastAsia="ko-KR"/>
        </w:rPr>
      </w:pPr>
      <w:r>
        <w:rPr>
          <w:rStyle w:val="ad"/>
        </w:rPr>
        <w:annotationRef/>
      </w:r>
      <w:r>
        <w:rPr>
          <w:rFonts w:eastAsia="맑은 고딕" w:hint="eastAsia"/>
          <w:lang w:eastAsia="ko-KR"/>
        </w:rPr>
        <w:t>S</w:t>
      </w:r>
      <w:r>
        <w:rPr>
          <w:rFonts w:eastAsia="맑은 고딕"/>
          <w:lang w:eastAsia="ko-KR"/>
        </w:rPr>
        <w:t xml:space="preserve">ervice Charge </w:t>
      </w:r>
      <w:r>
        <w:rPr>
          <w:rFonts w:eastAsia="맑은 고딕" w:hint="eastAsia"/>
          <w:lang w:eastAsia="ko-KR"/>
        </w:rPr>
        <w:t>금액을</w:t>
      </w:r>
      <w:r>
        <w:rPr>
          <w:rFonts w:eastAsia="맑은 고딕" w:hint="eastAsia"/>
          <w:lang w:eastAsia="ko-KR"/>
        </w:rPr>
        <w:t xml:space="preserve"> S</w:t>
      </w:r>
      <w:r>
        <w:rPr>
          <w:rFonts w:eastAsia="맑은 고딕"/>
          <w:lang w:eastAsia="ko-KR"/>
        </w:rPr>
        <w:t>chdule 3</w:t>
      </w:r>
      <w:r>
        <w:rPr>
          <w:rFonts w:eastAsia="맑은 고딕" w:hint="eastAsia"/>
          <w:lang w:eastAsia="ko-KR"/>
        </w:rPr>
        <w:t>에</w:t>
      </w:r>
      <w:r>
        <w:rPr>
          <w:rFonts w:eastAsia="맑은 고딕" w:hint="eastAsia"/>
          <w:lang w:eastAsia="ko-KR"/>
        </w:rPr>
        <w:t xml:space="preserve"> </w:t>
      </w:r>
      <w:r>
        <w:rPr>
          <w:rFonts w:eastAsia="맑은 고딕" w:hint="eastAsia"/>
          <w:lang w:eastAsia="ko-KR"/>
        </w:rPr>
        <w:t>명확히하여</w:t>
      </w:r>
      <w:r>
        <w:rPr>
          <w:rFonts w:eastAsia="맑은 고딕" w:hint="eastAsia"/>
          <w:lang w:eastAsia="ko-KR"/>
        </w:rPr>
        <w:t xml:space="preserve"> </w:t>
      </w:r>
      <w:r>
        <w:rPr>
          <w:rFonts w:eastAsia="맑은 고딕" w:hint="eastAsia"/>
          <w:lang w:eastAsia="ko-KR"/>
        </w:rPr>
        <w:t>체결하시기</w:t>
      </w:r>
      <w:r>
        <w:rPr>
          <w:rFonts w:eastAsia="맑은 고딕" w:hint="eastAsia"/>
          <w:lang w:eastAsia="ko-KR"/>
        </w:rPr>
        <w:t xml:space="preserve"> </w:t>
      </w:r>
      <w:r>
        <w:rPr>
          <w:rFonts w:eastAsia="맑은 고딕" w:hint="eastAsia"/>
          <w:lang w:eastAsia="ko-KR"/>
        </w:rPr>
        <w:t>바랍니다</w:t>
      </w:r>
      <w:r>
        <w:rPr>
          <w:rFonts w:eastAsia="맑은 고딕" w:hint="eastAsia"/>
          <w:lang w:eastAsia="ko-KR"/>
        </w:rPr>
        <w:t>.</w:t>
      </w:r>
      <w:r>
        <w:rPr>
          <w:rFonts w:eastAsia="맑은 고딕"/>
          <w:lang w:eastAsia="ko-KR"/>
        </w:rPr>
        <w:t xml:space="preserve"> </w:t>
      </w:r>
    </w:p>
  </w:comment>
  <w:comment w:id="25" w:author="김현주 (Hyunjoo Kim)" w:date="2025-04-16T10:46:00Z" w:initials="김(K">
    <w:p w14:paraId="21EB1A3B" w14:textId="3F4CD5E7" w:rsidR="00846CE0" w:rsidRPr="00846CE0" w:rsidRDefault="00846CE0" w:rsidP="00846CE0">
      <w:pPr>
        <w:jc w:val="both"/>
        <w:rPr>
          <w:rFonts w:eastAsia="맑은 고딕"/>
          <w:bCs/>
          <w:i/>
          <w:iCs/>
          <w:lang w:eastAsia="ko-KR"/>
        </w:rPr>
      </w:pPr>
      <w:r>
        <w:rPr>
          <w:rStyle w:val="ad"/>
        </w:rPr>
        <w:annotationRef/>
      </w:r>
      <w:r>
        <w:rPr>
          <w:rFonts w:eastAsia="맑은 고딕" w:hint="eastAsia"/>
          <w:bCs/>
          <w:i/>
          <w:iCs/>
          <w:lang w:eastAsia="ko-KR"/>
        </w:rPr>
        <w:t>아래</w:t>
      </w:r>
      <w:r>
        <w:rPr>
          <w:rFonts w:eastAsia="맑은 고딕" w:hint="eastAsia"/>
          <w:bCs/>
          <w:i/>
          <w:iCs/>
          <w:lang w:eastAsia="ko-KR"/>
        </w:rPr>
        <w:t xml:space="preserve"> </w:t>
      </w:r>
      <w:r>
        <w:rPr>
          <w:rFonts w:eastAsia="맑은 고딕"/>
          <w:bCs/>
          <w:i/>
          <w:iCs/>
          <w:lang w:eastAsia="ko-KR"/>
        </w:rPr>
        <w:t>Offer</w:t>
      </w:r>
      <w:r>
        <w:rPr>
          <w:rFonts w:eastAsia="맑은 고딕" w:hint="eastAsia"/>
          <w:bCs/>
          <w:i/>
          <w:iCs/>
          <w:lang w:eastAsia="ko-KR"/>
        </w:rPr>
        <w:t>레터에서</w:t>
      </w:r>
      <w:r>
        <w:rPr>
          <w:rFonts w:eastAsia="맑은 고딕" w:hint="eastAsia"/>
          <w:bCs/>
          <w:i/>
          <w:iCs/>
          <w:lang w:eastAsia="ko-KR"/>
        </w:rPr>
        <w:t xml:space="preserve"> </w:t>
      </w:r>
      <w:r>
        <w:rPr>
          <w:rFonts w:eastAsia="맑은 고딕" w:hint="eastAsia"/>
          <w:bCs/>
          <w:i/>
          <w:iCs/>
          <w:lang w:eastAsia="ko-KR"/>
        </w:rPr>
        <w:t>제안된</w:t>
      </w:r>
      <w:r>
        <w:rPr>
          <w:rFonts w:eastAsia="맑은 고딕" w:hint="eastAsia"/>
          <w:bCs/>
          <w:i/>
          <w:iCs/>
          <w:lang w:eastAsia="ko-KR"/>
        </w:rPr>
        <w:t xml:space="preserve"> </w:t>
      </w:r>
      <w:r>
        <w:rPr>
          <w:rFonts w:eastAsia="맑은 고딕" w:hint="eastAsia"/>
          <w:bCs/>
          <w:i/>
          <w:iCs/>
          <w:lang w:eastAsia="ko-KR"/>
        </w:rPr>
        <w:t>내용을</w:t>
      </w:r>
      <w:r>
        <w:rPr>
          <w:rFonts w:eastAsia="맑은 고딕" w:hint="eastAsia"/>
          <w:bCs/>
          <w:i/>
          <w:iCs/>
          <w:lang w:eastAsia="ko-KR"/>
        </w:rPr>
        <w:t xml:space="preserve"> </w:t>
      </w:r>
      <w:r>
        <w:rPr>
          <w:rFonts w:eastAsia="맑은 고딕" w:hint="eastAsia"/>
          <w:bCs/>
          <w:i/>
          <w:iCs/>
          <w:lang w:eastAsia="ko-KR"/>
        </w:rPr>
        <w:t>계약서에</w:t>
      </w:r>
      <w:r>
        <w:rPr>
          <w:rFonts w:eastAsia="맑은 고딕" w:hint="eastAsia"/>
          <w:bCs/>
          <w:i/>
          <w:iCs/>
          <w:lang w:eastAsia="ko-KR"/>
        </w:rPr>
        <w:t xml:space="preserve"> </w:t>
      </w:r>
      <w:r>
        <w:rPr>
          <w:rFonts w:eastAsia="맑은 고딕" w:hint="eastAsia"/>
          <w:bCs/>
          <w:i/>
          <w:iCs/>
          <w:lang w:eastAsia="ko-KR"/>
        </w:rPr>
        <w:t>명시하여</w:t>
      </w:r>
      <w:r>
        <w:rPr>
          <w:rFonts w:eastAsia="맑은 고딕" w:hint="eastAsia"/>
          <w:bCs/>
          <w:i/>
          <w:iCs/>
          <w:lang w:eastAsia="ko-KR"/>
        </w:rPr>
        <w:t xml:space="preserve"> </w:t>
      </w:r>
      <w:r>
        <w:rPr>
          <w:rFonts w:eastAsia="맑은 고딕" w:hint="eastAsia"/>
          <w:bCs/>
          <w:i/>
          <w:iCs/>
          <w:lang w:eastAsia="ko-KR"/>
        </w:rPr>
        <w:t>진행하시기</w:t>
      </w:r>
      <w:r>
        <w:rPr>
          <w:rFonts w:eastAsia="맑은 고딕" w:hint="eastAsia"/>
          <w:bCs/>
          <w:i/>
          <w:iCs/>
          <w:lang w:eastAsia="ko-KR"/>
        </w:rPr>
        <w:t xml:space="preserve"> </w:t>
      </w:r>
      <w:r>
        <w:rPr>
          <w:rFonts w:eastAsia="맑은 고딕" w:hint="eastAsia"/>
          <w:bCs/>
          <w:i/>
          <w:iCs/>
          <w:lang w:eastAsia="ko-KR"/>
        </w:rPr>
        <w:t>바랍니다</w:t>
      </w:r>
      <w:r>
        <w:rPr>
          <w:rFonts w:eastAsia="맑은 고딕" w:hint="eastAsia"/>
          <w:bCs/>
          <w:i/>
          <w:iCs/>
          <w:lang w:eastAsia="ko-KR"/>
        </w:rPr>
        <w:t>.</w:t>
      </w:r>
      <w:r>
        <w:rPr>
          <w:rFonts w:eastAsia="맑은 고딕"/>
          <w:bCs/>
          <w:i/>
          <w:iCs/>
          <w:lang w:eastAsia="ko-KR"/>
        </w:rPr>
        <w:t xml:space="preserve"> </w:t>
      </w:r>
    </w:p>
    <w:p w14:paraId="40B52C62" w14:textId="77777777" w:rsidR="00846CE0" w:rsidRDefault="00846CE0" w:rsidP="00846CE0">
      <w:pPr>
        <w:jc w:val="both"/>
        <w:rPr>
          <w:bCs/>
          <w:i/>
          <w:iCs/>
          <w:lang w:eastAsia="ko-KR"/>
        </w:rPr>
      </w:pPr>
    </w:p>
    <w:p w14:paraId="55D18D33" w14:textId="535A0D18" w:rsidR="00846CE0" w:rsidRPr="00E413EF" w:rsidRDefault="00846CE0" w:rsidP="00846CE0">
      <w:pPr>
        <w:jc w:val="both"/>
        <w:rPr>
          <w:bCs/>
          <w:i/>
          <w:iCs/>
          <w:lang w:eastAsia="ko-KR"/>
        </w:rPr>
      </w:pPr>
      <w:r w:rsidRPr="00510D62">
        <w:rPr>
          <w:bCs/>
          <w:i/>
          <w:iCs/>
          <w:lang w:eastAsia="ko-KR"/>
        </w:rPr>
        <w:t xml:space="preserve">The Lessor shall arrange permanent </w:t>
      </w:r>
      <w:r>
        <w:rPr>
          <w:bCs/>
          <w:i/>
          <w:iCs/>
          <w:lang w:eastAsia="ko-KR"/>
        </w:rPr>
        <w:t>fourteen</w:t>
      </w:r>
      <w:r w:rsidRPr="00510D62">
        <w:rPr>
          <w:bCs/>
          <w:i/>
          <w:iCs/>
          <w:lang w:eastAsia="ko-KR"/>
        </w:rPr>
        <w:t xml:space="preserve"> (</w:t>
      </w:r>
      <w:r>
        <w:rPr>
          <w:bCs/>
          <w:i/>
          <w:iCs/>
          <w:lang w:eastAsia="ko-KR"/>
        </w:rPr>
        <w:t>14</w:t>
      </w:r>
      <w:r w:rsidRPr="00510D62">
        <w:rPr>
          <w:bCs/>
          <w:i/>
          <w:iCs/>
          <w:lang w:eastAsia="ko-KR"/>
        </w:rPr>
        <w:t xml:space="preserve">) motorbike parking lots </w:t>
      </w:r>
      <w:r>
        <w:rPr>
          <w:bCs/>
          <w:i/>
          <w:iCs/>
          <w:lang w:eastAsia="ko-KR"/>
        </w:rPr>
        <w:t xml:space="preserve">and one (01) car </w:t>
      </w:r>
      <w:r w:rsidRPr="00510D62">
        <w:rPr>
          <w:bCs/>
          <w:i/>
          <w:iCs/>
          <w:lang w:eastAsia="ko-KR"/>
        </w:rPr>
        <w:t>parking lots for the Lessee during the Lease Term</w:t>
      </w:r>
      <w:r>
        <w:rPr>
          <w:bCs/>
          <w:i/>
          <w:iCs/>
          <w:lang w:eastAsia="ko-KR"/>
        </w:rPr>
        <w:t xml:space="preserve"> with t</w:t>
      </w:r>
      <w:r w:rsidRPr="00510D62">
        <w:rPr>
          <w:bCs/>
          <w:i/>
          <w:iCs/>
          <w:lang w:eastAsia="ko-KR"/>
        </w:rPr>
        <w:t>he specific parking fees as follows which are charged separately from the Service Charge</w:t>
      </w:r>
      <w:r w:rsidRPr="00E413EF">
        <w:rPr>
          <w:bCs/>
          <w:i/>
          <w:iCs/>
          <w:lang w:eastAsia="ko-KR"/>
        </w:rPr>
        <w:t>:</w:t>
      </w:r>
    </w:p>
    <w:p w14:paraId="6322C4ED" w14:textId="77777777" w:rsidR="00846CE0" w:rsidRDefault="00846CE0" w:rsidP="00846CE0">
      <w:pPr>
        <w:pStyle w:val="a3"/>
        <w:numPr>
          <w:ilvl w:val="0"/>
          <w:numId w:val="49"/>
        </w:numPr>
        <w:spacing w:after="160" w:line="259" w:lineRule="auto"/>
        <w:ind w:left="432"/>
        <w:jc w:val="both"/>
        <w:rPr>
          <w:bCs/>
          <w:i/>
          <w:iCs/>
          <w:lang w:eastAsia="ko-KR"/>
        </w:rPr>
      </w:pPr>
      <w:r w:rsidRPr="00E413EF">
        <w:rPr>
          <w:bCs/>
          <w:i/>
          <w:iCs/>
          <w:lang w:eastAsia="ko-KR"/>
        </w:rPr>
        <w:t>For motorbike: 420,000 VND/lot/month, excluding VAT.</w:t>
      </w:r>
    </w:p>
    <w:p w14:paraId="47E9AB6A" w14:textId="77777777" w:rsidR="00846CE0" w:rsidRPr="003175D9" w:rsidRDefault="00846CE0" w:rsidP="00846CE0">
      <w:pPr>
        <w:pStyle w:val="a3"/>
        <w:numPr>
          <w:ilvl w:val="0"/>
          <w:numId w:val="49"/>
        </w:numPr>
        <w:spacing w:after="160" w:line="259" w:lineRule="auto"/>
        <w:ind w:left="432"/>
        <w:jc w:val="both"/>
        <w:rPr>
          <w:bCs/>
          <w:i/>
          <w:iCs/>
          <w:lang w:eastAsia="ko-KR"/>
        </w:rPr>
      </w:pPr>
      <w:r w:rsidRPr="00E413EF">
        <w:rPr>
          <w:bCs/>
          <w:i/>
          <w:iCs/>
          <w:lang w:eastAsia="ko-KR"/>
        </w:rPr>
        <w:t xml:space="preserve">For </w:t>
      </w:r>
      <w:r>
        <w:rPr>
          <w:bCs/>
          <w:i/>
          <w:iCs/>
          <w:lang w:eastAsia="ko-KR"/>
        </w:rPr>
        <w:t>car</w:t>
      </w:r>
      <w:r w:rsidRPr="00E413EF">
        <w:rPr>
          <w:bCs/>
          <w:i/>
          <w:iCs/>
          <w:lang w:eastAsia="ko-KR"/>
        </w:rPr>
        <w:t>: 4</w:t>
      </w:r>
      <w:r>
        <w:rPr>
          <w:bCs/>
          <w:i/>
          <w:iCs/>
          <w:lang w:eastAsia="ko-KR"/>
        </w:rPr>
        <w:t>,50</w:t>
      </w:r>
      <w:r w:rsidRPr="00E413EF">
        <w:rPr>
          <w:bCs/>
          <w:i/>
          <w:iCs/>
          <w:lang w:eastAsia="ko-KR"/>
        </w:rPr>
        <w:t>0,000 VND/lot/month, excluding VAT.</w:t>
      </w:r>
    </w:p>
    <w:p w14:paraId="1457F770" w14:textId="6A61C9E3" w:rsidR="00846CE0" w:rsidRDefault="00846CE0" w:rsidP="00846CE0">
      <w:pPr>
        <w:pStyle w:val="ae"/>
      </w:pPr>
      <w:r w:rsidRPr="00E413EF">
        <w:rPr>
          <w:bCs/>
          <w:i/>
          <w:iCs/>
          <w:sz w:val="24"/>
          <w:szCs w:val="24"/>
          <w:lang w:eastAsia="ko-KR"/>
        </w:rPr>
        <w:t>Parking Fee is calculated based on the actual number of registrations that the Lessee registers monthly to the Lessor.</w:t>
      </w:r>
    </w:p>
  </w:comment>
  <w:comment w:id="31" w:author="김현주 (Hyunjoo Kim)" w:date="2025-04-16T15:10:00Z" w:initials="김(K">
    <w:p w14:paraId="7DD14F0C" w14:textId="016CC0A9" w:rsidR="00B4326B" w:rsidRPr="00B4326B" w:rsidRDefault="00B4326B">
      <w:pPr>
        <w:pStyle w:val="ae"/>
        <w:rPr>
          <w:rFonts w:eastAsia="맑은 고딕"/>
          <w:lang w:eastAsia="ko-KR"/>
        </w:rPr>
      </w:pPr>
      <w:r>
        <w:rPr>
          <w:rStyle w:val="ad"/>
        </w:rPr>
        <w:annotationRef/>
      </w:r>
      <w:r>
        <w:rPr>
          <w:rFonts w:eastAsia="맑은 고딕" w:hint="eastAsia"/>
          <w:lang w:eastAsia="ko-KR"/>
        </w:rPr>
        <w:t>P</w:t>
      </w:r>
      <w:r>
        <w:rPr>
          <w:rFonts w:eastAsia="맑은 고딕"/>
          <w:lang w:eastAsia="ko-KR"/>
        </w:rPr>
        <w:t xml:space="preserve">lease specify renewal term. </w:t>
      </w:r>
    </w:p>
  </w:comment>
  <w:comment w:id="32" w:author="김현주 (Hyunjoo Kim)" w:date="2025-04-16T10:44:00Z" w:initials="김(K">
    <w:p w14:paraId="42C943B2" w14:textId="5D87858D" w:rsidR="00846CE0" w:rsidRPr="00846CE0" w:rsidRDefault="00846CE0">
      <w:pPr>
        <w:pStyle w:val="ae"/>
        <w:rPr>
          <w:rFonts w:eastAsia="맑은 고딕"/>
          <w:lang w:eastAsia="ko-KR"/>
        </w:rPr>
      </w:pPr>
      <w:r>
        <w:rPr>
          <w:rStyle w:val="ad"/>
        </w:rPr>
        <w:annotationRef/>
      </w:r>
      <w:r>
        <w:rPr>
          <w:rFonts w:eastAsia="맑은 고딕" w:hint="eastAsia"/>
          <w:lang w:eastAsia="ko-KR"/>
        </w:rPr>
        <w:t>F</w:t>
      </w:r>
      <w:r>
        <w:rPr>
          <w:rFonts w:eastAsia="맑은 고딕"/>
          <w:lang w:eastAsia="ko-KR"/>
        </w:rPr>
        <w:t>it out period</w:t>
      </w:r>
      <w:r>
        <w:rPr>
          <w:rFonts w:eastAsia="맑은 고딕" w:hint="eastAsia"/>
          <w:lang w:eastAsia="ko-KR"/>
        </w:rPr>
        <w:t>에</w:t>
      </w:r>
      <w:r>
        <w:rPr>
          <w:rFonts w:eastAsia="맑은 고딕" w:hint="eastAsia"/>
          <w:lang w:eastAsia="ko-KR"/>
        </w:rPr>
        <w:t xml:space="preserve"> </w:t>
      </w:r>
      <w:r>
        <w:rPr>
          <w:rFonts w:eastAsia="맑은 고딕" w:hint="eastAsia"/>
          <w:lang w:eastAsia="ko-KR"/>
        </w:rPr>
        <w:t>지급하는</w:t>
      </w:r>
      <w:r>
        <w:rPr>
          <w:rFonts w:eastAsia="맑은 고딕" w:hint="eastAsia"/>
          <w:lang w:eastAsia="ko-KR"/>
        </w:rPr>
        <w:t xml:space="preserve"> </w:t>
      </w:r>
      <w:r>
        <w:rPr>
          <w:rFonts w:eastAsia="맑은 고딕"/>
          <w:lang w:eastAsia="ko-KR"/>
        </w:rPr>
        <w:t>Service fee</w:t>
      </w:r>
      <w:r>
        <w:rPr>
          <w:rFonts w:eastAsia="맑은 고딕" w:hint="eastAsia"/>
          <w:lang w:eastAsia="ko-KR"/>
        </w:rPr>
        <w:t>등을</w:t>
      </w:r>
      <w:r>
        <w:rPr>
          <w:rFonts w:eastAsia="맑은 고딕" w:hint="eastAsia"/>
          <w:lang w:eastAsia="ko-KR"/>
        </w:rPr>
        <w:t xml:space="preserve"> S</w:t>
      </w:r>
      <w:r>
        <w:rPr>
          <w:rFonts w:eastAsia="맑은 고딕"/>
          <w:lang w:eastAsia="ko-KR"/>
        </w:rPr>
        <w:t>chedule 2</w:t>
      </w:r>
      <w:r>
        <w:rPr>
          <w:rFonts w:eastAsia="맑은 고딕" w:hint="eastAsia"/>
          <w:lang w:eastAsia="ko-KR"/>
        </w:rPr>
        <w:t>에</w:t>
      </w:r>
      <w:r>
        <w:rPr>
          <w:rFonts w:eastAsia="맑은 고딕" w:hint="eastAsia"/>
          <w:lang w:eastAsia="ko-KR"/>
        </w:rPr>
        <w:t xml:space="preserve"> </w:t>
      </w:r>
      <w:r>
        <w:rPr>
          <w:rFonts w:eastAsia="맑은 고딕" w:hint="eastAsia"/>
          <w:lang w:eastAsia="ko-KR"/>
        </w:rPr>
        <w:t>명확히</w:t>
      </w:r>
      <w:r>
        <w:rPr>
          <w:rFonts w:eastAsia="맑은 고딕" w:hint="eastAsia"/>
          <w:lang w:eastAsia="ko-KR"/>
        </w:rPr>
        <w:t xml:space="preserve"> </w:t>
      </w:r>
      <w:r>
        <w:rPr>
          <w:rFonts w:eastAsia="맑은 고딕" w:hint="eastAsia"/>
          <w:lang w:eastAsia="ko-KR"/>
        </w:rPr>
        <w:t>하고</w:t>
      </w:r>
      <w:r>
        <w:rPr>
          <w:rFonts w:eastAsia="맑은 고딕" w:hint="eastAsia"/>
          <w:lang w:eastAsia="ko-KR"/>
        </w:rPr>
        <w:t xml:space="preserve"> </w:t>
      </w:r>
      <w:r>
        <w:rPr>
          <w:rFonts w:eastAsia="맑은 고딕" w:hint="eastAsia"/>
          <w:lang w:eastAsia="ko-KR"/>
        </w:rPr>
        <w:t>진행하시기</w:t>
      </w:r>
      <w:r>
        <w:rPr>
          <w:rFonts w:eastAsia="맑은 고딕" w:hint="eastAsia"/>
          <w:lang w:eastAsia="ko-KR"/>
        </w:rPr>
        <w:t xml:space="preserve"> </w:t>
      </w:r>
      <w:r>
        <w:rPr>
          <w:rFonts w:eastAsia="맑은 고딕" w:hint="eastAsia"/>
          <w:lang w:eastAsia="ko-KR"/>
        </w:rPr>
        <w:t>바랍니다</w:t>
      </w:r>
      <w:r>
        <w:rPr>
          <w:rFonts w:eastAsia="맑은 고딕" w:hint="eastAsia"/>
          <w:lang w:eastAsia="ko-KR"/>
        </w:rPr>
        <w:t>.</w:t>
      </w:r>
      <w:r>
        <w:rPr>
          <w:rFonts w:eastAsia="맑은 고딕"/>
          <w:lang w:eastAsia="ko-KR"/>
        </w:rPr>
        <w:t xml:space="preserve"> </w:t>
      </w:r>
    </w:p>
  </w:comment>
  <w:comment w:id="38" w:author="김현주 (Hyunjoo Kim)" w:date="2025-04-16T15:16:00Z" w:initials="김(K">
    <w:p w14:paraId="4427BD48" w14:textId="34382EBC" w:rsidR="00B4326B" w:rsidRPr="00B4326B" w:rsidRDefault="00B4326B">
      <w:pPr>
        <w:pStyle w:val="ae"/>
        <w:rPr>
          <w:rFonts w:eastAsia="맑은 고딕"/>
          <w:lang w:eastAsia="ko-KR"/>
        </w:rPr>
      </w:pPr>
      <w:r>
        <w:rPr>
          <w:rStyle w:val="ad"/>
        </w:rPr>
        <w:annotationRef/>
      </w:r>
      <w:r>
        <w:rPr>
          <w:rFonts w:eastAsia="맑은 고딕" w:hint="eastAsia"/>
          <w:lang w:eastAsia="ko-KR"/>
        </w:rPr>
        <w:t>쇼룸사업을</w:t>
      </w:r>
      <w:r>
        <w:rPr>
          <w:rFonts w:eastAsia="맑은 고딕" w:hint="eastAsia"/>
          <w:lang w:eastAsia="ko-KR"/>
        </w:rPr>
        <w:t xml:space="preserve"> </w:t>
      </w:r>
      <w:r>
        <w:rPr>
          <w:rFonts w:eastAsia="맑은 고딕" w:hint="eastAsia"/>
          <w:lang w:eastAsia="ko-KR"/>
        </w:rPr>
        <w:t>할</w:t>
      </w:r>
      <w:r>
        <w:rPr>
          <w:rFonts w:eastAsia="맑은 고딕" w:hint="eastAsia"/>
          <w:lang w:eastAsia="ko-KR"/>
        </w:rPr>
        <w:t xml:space="preserve"> </w:t>
      </w:r>
      <w:r>
        <w:rPr>
          <w:rFonts w:eastAsia="맑은 고딕" w:hint="eastAsia"/>
          <w:lang w:eastAsia="ko-KR"/>
        </w:rPr>
        <w:t>때</w:t>
      </w:r>
      <w:r>
        <w:rPr>
          <w:rFonts w:eastAsia="맑은 고딕" w:hint="eastAsia"/>
          <w:lang w:eastAsia="ko-KR"/>
        </w:rPr>
        <w:t xml:space="preserve"> </w:t>
      </w:r>
      <w:r>
        <w:rPr>
          <w:rFonts w:eastAsia="맑은 고딕" w:hint="eastAsia"/>
          <w:lang w:eastAsia="ko-KR"/>
        </w:rPr>
        <w:t>필요한</w:t>
      </w:r>
      <w:r>
        <w:rPr>
          <w:rFonts w:eastAsia="맑은 고딕" w:hint="eastAsia"/>
          <w:lang w:eastAsia="ko-KR"/>
        </w:rPr>
        <w:t xml:space="preserve"> </w:t>
      </w:r>
      <w:r>
        <w:rPr>
          <w:rFonts w:eastAsia="맑은 고딕"/>
          <w:lang w:eastAsia="ko-KR"/>
        </w:rPr>
        <w:t>License</w:t>
      </w:r>
      <w:r>
        <w:rPr>
          <w:rFonts w:eastAsia="맑은 고딕" w:hint="eastAsia"/>
          <w:lang w:eastAsia="ko-KR"/>
        </w:rPr>
        <w:t>가</w:t>
      </w:r>
      <w:r>
        <w:rPr>
          <w:rFonts w:eastAsia="맑은 고딕" w:hint="eastAsia"/>
          <w:lang w:eastAsia="ko-KR"/>
        </w:rPr>
        <w:t xml:space="preserve"> </w:t>
      </w:r>
      <w:r>
        <w:rPr>
          <w:rFonts w:eastAsia="맑은 고딕" w:hint="eastAsia"/>
          <w:lang w:eastAsia="ko-KR"/>
        </w:rPr>
        <w:t>있는지</w:t>
      </w:r>
      <w:r>
        <w:rPr>
          <w:rFonts w:eastAsia="맑은 고딕" w:hint="eastAsia"/>
          <w:lang w:eastAsia="ko-KR"/>
        </w:rPr>
        <w:t>,</w:t>
      </w:r>
      <w:r>
        <w:rPr>
          <w:rFonts w:eastAsia="맑은 고딕"/>
          <w:lang w:eastAsia="ko-KR"/>
        </w:rPr>
        <w:t xml:space="preserve"> </w:t>
      </w:r>
      <w:r>
        <w:rPr>
          <w:rFonts w:eastAsia="맑은 고딕" w:hint="eastAsia"/>
          <w:lang w:eastAsia="ko-KR"/>
        </w:rPr>
        <w:t>확인하시고</w:t>
      </w:r>
      <w:r>
        <w:rPr>
          <w:rFonts w:eastAsia="맑은 고딕" w:hint="eastAsia"/>
          <w:lang w:eastAsia="ko-KR"/>
        </w:rPr>
        <w:t xml:space="preserve"> </w:t>
      </w:r>
      <w:r>
        <w:rPr>
          <w:rFonts w:eastAsia="맑은 고딕" w:hint="eastAsia"/>
          <w:lang w:eastAsia="ko-KR"/>
        </w:rPr>
        <w:t>진행하시고</w:t>
      </w:r>
      <w:r>
        <w:rPr>
          <w:rFonts w:eastAsia="맑은 고딕" w:hint="eastAsia"/>
          <w:lang w:eastAsia="ko-KR"/>
        </w:rPr>
        <w:t xml:space="preserve"> </w:t>
      </w:r>
      <w:r>
        <w:rPr>
          <w:rFonts w:eastAsia="맑은 고딕"/>
          <w:lang w:eastAsia="ko-KR"/>
        </w:rPr>
        <w:t>License</w:t>
      </w:r>
      <w:r>
        <w:rPr>
          <w:rFonts w:eastAsia="맑은 고딕" w:hint="eastAsia"/>
          <w:lang w:eastAsia="ko-KR"/>
        </w:rPr>
        <w:t>받는</w:t>
      </w:r>
      <w:r>
        <w:rPr>
          <w:rFonts w:eastAsia="맑은 고딕" w:hint="eastAsia"/>
          <w:lang w:eastAsia="ko-KR"/>
        </w:rPr>
        <w:t xml:space="preserve"> </w:t>
      </w:r>
      <w:r>
        <w:rPr>
          <w:rFonts w:eastAsia="맑은 고딕" w:hint="eastAsia"/>
          <w:lang w:eastAsia="ko-KR"/>
        </w:rPr>
        <w:t>것이</w:t>
      </w:r>
      <w:r>
        <w:rPr>
          <w:rFonts w:eastAsia="맑은 고딕" w:hint="eastAsia"/>
          <w:lang w:eastAsia="ko-KR"/>
        </w:rPr>
        <w:t xml:space="preserve"> </w:t>
      </w:r>
      <w:r>
        <w:rPr>
          <w:rFonts w:eastAsia="맑은 고딕" w:hint="eastAsia"/>
          <w:lang w:eastAsia="ko-KR"/>
        </w:rPr>
        <w:t>불가능한</w:t>
      </w:r>
      <w:r>
        <w:rPr>
          <w:rFonts w:eastAsia="맑은 고딕" w:hint="eastAsia"/>
          <w:lang w:eastAsia="ko-KR"/>
        </w:rPr>
        <w:t xml:space="preserve"> </w:t>
      </w:r>
      <w:r>
        <w:rPr>
          <w:rFonts w:eastAsia="맑은 고딕" w:hint="eastAsia"/>
          <w:lang w:eastAsia="ko-KR"/>
        </w:rPr>
        <w:t>경우</w:t>
      </w:r>
      <w:r>
        <w:rPr>
          <w:rFonts w:eastAsia="맑은 고딕" w:hint="eastAsia"/>
          <w:lang w:eastAsia="ko-KR"/>
        </w:rPr>
        <w:t xml:space="preserve"> </w:t>
      </w:r>
      <w:r>
        <w:rPr>
          <w:rFonts w:eastAsia="맑은 고딕" w:hint="eastAsia"/>
          <w:lang w:eastAsia="ko-KR"/>
        </w:rPr>
        <w:t>위</w:t>
      </w:r>
      <w:r>
        <w:rPr>
          <w:rFonts w:eastAsia="맑은 고딕" w:hint="eastAsia"/>
          <w:lang w:eastAsia="ko-KR"/>
        </w:rPr>
        <w:t xml:space="preserve"> </w:t>
      </w:r>
      <w:r>
        <w:rPr>
          <w:rFonts w:eastAsia="맑은 고딕" w:hint="eastAsia"/>
          <w:lang w:eastAsia="ko-KR"/>
        </w:rPr>
        <w:t>내용을</w:t>
      </w:r>
      <w:r>
        <w:rPr>
          <w:rFonts w:eastAsia="맑은 고딕" w:hint="eastAsia"/>
          <w:lang w:eastAsia="ko-KR"/>
        </w:rPr>
        <w:t xml:space="preserve"> </w:t>
      </w:r>
      <w:r>
        <w:rPr>
          <w:rFonts w:eastAsia="맑은 고딕" w:hint="eastAsia"/>
          <w:lang w:eastAsia="ko-KR"/>
        </w:rPr>
        <w:t>적절히</w:t>
      </w:r>
      <w:r>
        <w:rPr>
          <w:rFonts w:eastAsia="맑은 고딕" w:hint="eastAsia"/>
          <w:lang w:eastAsia="ko-KR"/>
        </w:rPr>
        <w:t xml:space="preserve"> </w:t>
      </w:r>
      <w:r>
        <w:rPr>
          <w:rFonts w:eastAsia="맑은 고딕" w:hint="eastAsia"/>
          <w:lang w:eastAsia="ko-KR"/>
        </w:rPr>
        <w:t>수정하시기</w:t>
      </w:r>
      <w:r>
        <w:rPr>
          <w:rFonts w:eastAsia="맑은 고딕" w:hint="eastAsia"/>
          <w:lang w:eastAsia="ko-KR"/>
        </w:rPr>
        <w:t xml:space="preserve"> </w:t>
      </w:r>
      <w:r>
        <w:rPr>
          <w:rFonts w:eastAsia="맑은 고딕" w:hint="eastAsia"/>
          <w:lang w:eastAsia="ko-KR"/>
        </w:rPr>
        <w:t>바랍니다</w:t>
      </w:r>
      <w:r>
        <w:rPr>
          <w:rFonts w:eastAsia="맑은 고딕" w:hint="eastAsia"/>
          <w:lang w:eastAsia="ko-KR"/>
        </w:rPr>
        <w:t>.</w:t>
      </w:r>
      <w:r>
        <w:rPr>
          <w:rFonts w:eastAsia="맑은 고딕"/>
          <w:lang w:eastAsia="ko-KR"/>
        </w:rPr>
        <w:t xml:space="preserve"> </w:t>
      </w:r>
    </w:p>
  </w:comment>
  <w:comment w:id="66" w:author="김현주 (Hyunjoo Kim)" w:date="2025-04-17T09:53:00Z" w:initials="김(K">
    <w:p w14:paraId="41E92ACA" w14:textId="4FA66A20" w:rsidR="00263BFA" w:rsidRPr="00263BFA" w:rsidRDefault="00263BFA">
      <w:pPr>
        <w:pStyle w:val="ae"/>
        <w:rPr>
          <w:rFonts w:eastAsia="맑은 고딕" w:hint="eastAsia"/>
          <w:lang w:eastAsia="ko-KR"/>
        </w:rPr>
      </w:pPr>
      <w:r>
        <w:rPr>
          <w:rStyle w:val="ad"/>
        </w:rPr>
        <w:annotationRef/>
      </w:r>
      <w:r>
        <w:rPr>
          <w:rFonts w:eastAsia="맑은 고딕" w:hint="eastAsia"/>
          <w:lang w:eastAsia="ko-KR"/>
        </w:rPr>
        <w:t>1</w:t>
      </w:r>
      <w:r>
        <w:rPr>
          <w:rFonts w:eastAsia="맑은 고딕"/>
          <w:lang w:eastAsia="ko-KR"/>
        </w:rPr>
        <w:t>2</w:t>
      </w:r>
      <w:r>
        <w:rPr>
          <w:rFonts w:eastAsia="맑은 고딕" w:hint="eastAsia"/>
          <w:lang w:eastAsia="ko-KR"/>
        </w:rPr>
        <w:t>개월</w:t>
      </w:r>
      <w:r>
        <w:rPr>
          <w:rFonts w:eastAsia="맑은 고딕" w:hint="eastAsia"/>
          <w:lang w:eastAsia="ko-KR"/>
        </w:rPr>
        <w:t xml:space="preserve"> </w:t>
      </w:r>
      <w:r>
        <w:rPr>
          <w:rFonts w:eastAsia="맑은 고딕" w:hint="eastAsia"/>
          <w:lang w:eastAsia="ko-KR"/>
        </w:rPr>
        <w:t>전</w:t>
      </w:r>
      <w:r>
        <w:rPr>
          <w:rFonts w:eastAsia="맑은 고딕" w:hint="eastAsia"/>
          <w:lang w:eastAsia="ko-KR"/>
        </w:rPr>
        <w:t xml:space="preserve"> </w:t>
      </w:r>
      <w:r>
        <w:rPr>
          <w:rFonts w:eastAsia="맑은 고딕" w:hint="eastAsia"/>
          <w:lang w:eastAsia="ko-KR"/>
        </w:rPr>
        <w:t>통보호</w:t>
      </w:r>
      <w:r>
        <w:rPr>
          <w:rFonts w:eastAsia="맑은 고딕" w:hint="eastAsia"/>
          <w:lang w:eastAsia="ko-KR"/>
        </w:rPr>
        <w:t xml:space="preserve"> </w:t>
      </w:r>
      <w:r>
        <w:rPr>
          <w:rFonts w:eastAsia="맑은 고딕" w:hint="eastAsia"/>
          <w:lang w:eastAsia="ko-KR"/>
        </w:rPr>
        <w:t>계약을</w:t>
      </w:r>
      <w:r>
        <w:rPr>
          <w:rFonts w:eastAsia="맑은 고딕" w:hint="eastAsia"/>
          <w:lang w:eastAsia="ko-KR"/>
        </w:rPr>
        <w:t xml:space="preserve"> </w:t>
      </w:r>
      <w:r>
        <w:rPr>
          <w:rFonts w:eastAsia="맑은 고딕" w:hint="eastAsia"/>
          <w:lang w:eastAsia="ko-KR"/>
        </w:rPr>
        <w:t>해지할</w:t>
      </w:r>
      <w:r>
        <w:rPr>
          <w:rFonts w:eastAsia="맑은 고딕" w:hint="eastAsia"/>
          <w:lang w:eastAsia="ko-KR"/>
        </w:rPr>
        <w:t xml:space="preserve"> </w:t>
      </w:r>
      <w:r>
        <w:rPr>
          <w:rFonts w:eastAsia="맑은 고딕" w:hint="eastAsia"/>
          <w:lang w:eastAsia="ko-KR"/>
        </w:rPr>
        <w:t>수</w:t>
      </w:r>
      <w:r>
        <w:rPr>
          <w:rFonts w:eastAsia="맑은 고딕" w:hint="eastAsia"/>
          <w:lang w:eastAsia="ko-KR"/>
        </w:rPr>
        <w:t xml:space="preserve"> </w:t>
      </w:r>
      <w:r>
        <w:rPr>
          <w:rFonts w:eastAsia="맑은 고딕" w:hint="eastAsia"/>
          <w:lang w:eastAsia="ko-KR"/>
        </w:rPr>
        <w:t>있는</w:t>
      </w:r>
      <w:r>
        <w:rPr>
          <w:rFonts w:eastAsia="맑은 고딕" w:hint="eastAsia"/>
          <w:lang w:eastAsia="ko-KR"/>
        </w:rPr>
        <w:t xml:space="preserve"> </w:t>
      </w:r>
      <w:r>
        <w:rPr>
          <w:rFonts w:eastAsia="맑은 고딕" w:hint="eastAsia"/>
          <w:lang w:eastAsia="ko-KR"/>
        </w:rPr>
        <w:t>조항이</w:t>
      </w:r>
      <w:r>
        <w:rPr>
          <w:rFonts w:eastAsia="맑은 고딕" w:hint="eastAsia"/>
          <w:lang w:eastAsia="ko-KR"/>
        </w:rPr>
        <w:t xml:space="preserve"> </w:t>
      </w:r>
      <w:r>
        <w:rPr>
          <w:rFonts w:eastAsia="맑은 고딕" w:hint="eastAsia"/>
          <w:lang w:eastAsia="ko-KR"/>
        </w:rPr>
        <w:t>있어</w:t>
      </w:r>
      <w:r>
        <w:rPr>
          <w:rFonts w:eastAsia="맑은 고딕" w:hint="eastAsia"/>
          <w:lang w:eastAsia="ko-KR"/>
        </w:rPr>
        <w:t>,</w:t>
      </w:r>
      <w:r>
        <w:rPr>
          <w:rFonts w:eastAsia="맑은 고딕"/>
          <w:lang w:eastAsia="ko-KR"/>
        </w:rPr>
        <w:t xml:space="preserve"> </w:t>
      </w:r>
      <w:r>
        <w:rPr>
          <w:rFonts w:eastAsia="맑은 고딕" w:hint="eastAsia"/>
          <w:lang w:eastAsia="ko-KR"/>
        </w:rPr>
        <w:t>이</w:t>
      </w:r>
      <w:r>
        <w:rPr>
          <w:rFonts w:eastAsia="맑은 고딕" w:hint="eastAsia"/>
          <w:lang w:eastAsia="ko-KR"/>
        </w:rPr>
        <w:t xml:space="preserve"> </w:t>
      </w:r>
      <w:r>
        <w:rPr>
          <w:rFonts w:eastAsia="맑은 고딕" w:hint="eastAsia"/>
          <w:lang w:eastAsia="ko-KR"/>
        </w:rPr>
        <w:t>경우</w:t>
      </w:r>
      <w:r>
        <w:rPr>
          <w:rFonts w:eastAsia="맑은 고딕" w:hint="eastAsia"/>
          <w:lang w:eastAsia="ko-KR"/>
        </w:rPr>
        <w:t xml:space="preserve"> </w:t>
      </w:r>
      <w:r>
        <w:rPr>
          <w:rFonts w:eastAsia="맑은 고딕" w:hint="eastAsia"/>
          <w:lang w:eastAsia="ko-KR"/>
        </w:rPr>
        <w:t>임대인의</w:t>
      </w:r>
      <w:r>
        <w:rPr>
          <w:rFonts w:eastAsia="맑은 고딕" w:hint="eastAsia"/>
          <w:lang w:eastAsia="ko-KR"/>
        </w:rPr>
        <w:t xml:space="preserve"> </w:t>
      </w:r>
      <w:r>
        <w:rPr>
          <w:rFonts w:eastAsia="맑은 고딕"/>
          <w:lang w:eastAsia="ko-KR"/>
        </w:rPr>
        <w:t>LD</w:t>
      </w:r>
      <w:r>
        <w:rPr>
          <w:rFonts w:eastAsia="맑은 고딕" w:hint="eastAsia"/>
          <w:lang w:eastAsia="ko-KR"/>
        </w:rPr>
        <w:t>조항을</w:t>
      </w:r>
      <w:r>
        <w:rPr>
          <w:rFonts w:eastAsia="맑은 고딕" w:hint="eastAsia"/>
          <w:lang w:eastAsia="ko-KR"/>
        </w:rPr>
        <w:t xml:space="preserve"> </w:t>
      </w:r>
      <w:r>
        <w:rPr>
          <w:rFonts w:eastAsia="맑은 고딕" w:hint="eastAsia"/>
          <w:lang w:eastAsia="ko-KR"/>
        </w:rPr>
        <w:t>추가하였습니다</w:t>
      </w:r>
      <w:r>
        <w:rPr>
          <w:rFonts w:eastAsia="맑은 고딕" w:hint="eastAsia"/>
          <w:lang w:eastAsia="ko-KR"/>
        </w:rPr>
        <w:t>.</w:t>
      </w:r>
      <w:r>
        <w:rPr>
          <w:rFonts w:eastAsia="맑은 고딕"/>
          <w:lang w:eastAsia="ko-KR"/>
        </w:rPr>
        <w:t xml:space="preserve"> </w:t>
      </w:r>
    </w:p>
  </w:comment>
  <w:comment w:id="87" w:author="김현주 (Hyunjoo Kim)" w:date="2025-04-16T16:30:00Z" w:initials="김(K">
    <w:p w14:paraId="6E8ADCE5" w14:textId="77777777" w:rsidR="00042B8F" w:rsidRDefault="00042B8F" w:rsidP="00042B8F">
      <w:pPr>
        <w:pStyle w:val="ae"/>
      </w:pPr>
      <w:r>
        <w:rPr>
          <w:rStyle w:val="ad"/>
        </w:rPr>
        <w:annotationRef/>
      </w:r>
      <w:r>
        <w:rPr>
          <w:rFonts w:ascii="맑은 고딕" w:eastAsia="맑은 고딕" w:hAnsi="맑은 고딕" w:cs="맑은 고딕" w:hint="eastAsia"/>
          <w:lang w:eastAsia="ko-KR"/>
        </w:rPr>
        <w:t>L</w:t>
      </w:r>
      <w:r>
        <w:rPr>
          <w:rFonts w:ascii="맑은 고딕" w:eastAsia="맑은 고딕" w:hAnsi="맑은 고딕" w:cs="맑은 고딕"/>
          <w:lang w:eastAsia="ko-KR"/>
        </w:rPr>
        <w:t xml:space="preserve">D clause for earily termination attributable to Lessor. </w:t>
      </w:r>
    </w:p>
  </w:comment>
  <w:comment w:id="99" w:author="김현주 (Hyunjoo Kim)" w:date="2025-04-16T10:35:00Z" w:initials="김(K">
    <w:p w14:paraId="0515E8E5" w14:textId="7A3AA6C3" w:rsidR="001147C1" w:rsidRPr="001147C1" w:rsidRDefault="001147C1">
      <w:pPr>
        <w:pStyle w:val="ae"/>
        <w:rPr>
          <w:rFonts w:eastAsia="맑은 고딕"/>
          <w:lang w:eastAsia="ko-KR"/>
        </w:rPr>
      </w:pPr>
      <w:r>
        <w:rPr>
          <w:rStyle w:val="ad"/>
        </w:rPr>
        <w:annotationRef/>
      </w:r>
      <w:r>
        <w:rPr>
          <w:rFonts w:eastAsia="맑은 고딕" w:hint="eastAsia"/>
          <w:lang w:eastAsia="ko-KR"/>
        </w:rPr>
        <w:t>S</w:t>
      </w:r>
      <w:r>
        <w:rPr>
          <w:rFonts w:eastAsia="맑은 고딕"/>
          <w:lang w:eastAsia="ko-KR"/>
        </w:rPr>
        <w:t>chedule 2</w:t>
      </w:r>
      <w:r>
        <w:rPr>
          <w:rFonts w:eastAsia="맑은 고딕" w:hint="eastAsia"/>
          <w:lang w:eastAsia="ko-KR"/>
        </w:rPr>
        <w:t>에</w:t>
      </w:r>
      <w:r>
        <w:rPr>
          <w:rFonts w:eastAsia="맑은 고딕"/>
          <w:lang w:eastAsia="ko-KR"/>
        </w:rPr>
        <w:t xml:space="preserve"> </w:t>
      </w:r>
      <w:r>
        <w:rPr>
          <w:rFonts w:eastAsia="맑은 고딕" w:hint="eastAsia"/>
          <w:lang w:eastAsia="ko-KR"/>
        </w:rPr>
        <w:t>계약기간</w:t>
      </w:r>
      <w:r>
        <w:rPr>
          <w:rFonts w:eastAsia="맑은 고딕" w:hint="eastAsia"/>
          <w:lang w:eastAsia="ko-KR"/>
        </w:rPr>
        <w:t>,</w:t>
      </w:r>
      <w:r>
        <w:rPr>
          <w:rFonts w:eastAsia="맑은 고딕"/>
          <w:lang w:eastAsia="ko-KR"/>
        </w:rPr>
        <w:t xml:space="preserve"> Lease Premises</w:t>
      </w:r>
      <w:r>
        <w:rPr>
          <w:rFonts w:eastAsia="맑은 고딕" w:hint="eastAsia"/>
          <w:lang w:eastAsia="ko-KR"/>
        </w:rPr>
        <w:t>의</w:t>
      </w:r>
      <w:r>
        <w:rPr>
          <w:rFonts w:eastAsia="맑은 고딕" w:hint="eastAsia"/>
          <w:lang w:eastAsia="ko-KR"/>
        </w:rPr>
        <w:t xml:space="preserve"> </w:t>
      </w:r>
      <w:r>
        <w:rPr>
          <w:rFonts w:eastAsia="맑은 고딕" w:hint="eastAsia"/>
          <w:lang w:eastAsia="ko-KR"/>
        </w:rPr>
        <w:t>정확한</w:t>
      </w:r>
      <w:r>
        <w:rPr>
          <w:rFonts w:eastAsia="맑은 고딕" w:hint="eastAsia"/>
          <w:lang w:eastAsia="ko-KR"/>
        </w:rPr>
        <w:t xml:space="preserve"> </w:t>
      </w:r>
      <w:r>
        <w:rPr>
          <w:rFonts w:eastAsia="맑은 고딕" w:hint="eastAsia"/>
          <w:lang w:eastAsia="ko-KR"/>
        </w:rPr>
        <w:t>면적</w:t>
      </w:r>
      <w:r>
        <w:rPr>
          <w:rFonts w:eastAsia="맑은 고딕"/>
          <w:lang w:eastAsia="ko-KR"/>
        </w:rPr>
        <w:t>, Rent Free</w:t>
      </w:r>
      <w:r>
        <w:rPr>
          <w:rFonts w:eastAsia="맑은 고딕" w:hint="eastAsia"/>
          <w:lang w:eastAsia="ko-KR"/>
        </w:rPr>
        <w:t>기간</w:t>
      </w:r>
      <w:r>
        <w:rPr>
          <w:rFonts w:eastAsia="맑은 고딕" w:hint="eastAsia"/>
          <w:lang w:eastAsia="ko-KR"/>
        </w:rPr>
        <w:t>,</w:t>
      </w:r>
      <w:r>
        <w:rPr>
          <w:rFonts w:eastAsia="맑은 고딕"/>
          <w:lang w:eastAsia="ko-KR"/>
        </w:rPr>
        <w:t xml:space="preserve"> </w:t>
      </w:r>
      <w:r>
        <w:rPr>
          <w:rFonts w:eastAsia="맑은 고딕" w:hint="eastAsia"/>
          <w:lang w:eastAsia="ko-KR"/>
        </w:rPr>
        <w:t>L</w:t>
      </w:r>
      <w:r>
        <w:rPr>
          <w:rFonts w:eastAsia="맑은 고딕"/>
          <w:lang w:eastAsia="ko-KR"/>
        </w:rPr>
        <w:t xml:space="preserve">ease </w:t>
      </w:r>
      <w:r>
        <w:rPr>
          <w:rFonts w:eastAsia="맑은 고딕" w:hint="eastAsia"/>
          <w:lang w:eastAsia="ko-KR"/>
        </w:rPr>
        <w:t>기간</w:t>
      </w:r>
      <w:r>
        <w:rPr>
          <w:rFonts w:eastAsia="맑은 고딕" w:hint="eastAsia"/>
          <w:lang w:eastAsia="ko-KR"/>
        </w:rPr>
        <w:t xml:space="preserve"> </w:t>
      </w:r>
      <w:r>
        <w:rPr>
          <w:rFonts w:eastAsia="맑은 고딕" w:hint="eastAsia"/>
          <w:lang w:eastAsia="ko-KR"/>
        </w:rPr>
        <w:t>등을</w:t>
      </w:r>
      <w:r>
        <w:rPr>
          <w:rFonts w:eastAsia="맑은 고딕" w:hint="eastAsia"/>
          <w:lang w:eastAsia="ko-KR"/>
        </w:rPr>
        <w:t xml:space="preserve"> </w:t>
      </w:r>
      <w:r>
        <w:rPr>
          <w:rFonts w:eastAsia="맑은 고딕" w:hint="eastAsia"/>
          <w:lang w:eastAsia="ko-KR"/>
        </w:rPr>
        <w:t>명확히</w:t>
      </w:r>
      <w:r>
        <w:rPr>
          <w:rFonts w:eastAsia="맑은 고딕" w:hint="eastAsia"/>
          <w:lang w:eastAsia="ko-KR"/>
        </w:rPr>
        <w:t xml:space="preserve"> </w:t>
      </w:r>
      <w:r>
        <w:rPr>
          <w:rFonts w:eastAsia="맑은 고딕" w:hint="eastAsia"/>
          <w:lang w:eastAsia="ko-KR"/>
        </w:rPr>
        <w:t>명시해</w:t>
      </w:r>
      <w:r>
        <w:rPr>
          <w:rFonts w:eastAsia="맑은 고딕" w:hint="eastAsia"/>
          <w:lang w:eastAsia="ko-KR"/>
        </w:rPr>
        <w:t xml:space="preserve"> </w:t>
      </w:r>
      <w:r>
        <w:rPr>
          <w:rFonts w:eastAsia="맑은 고딕" w:hint="eastAsia"/>
          <w:lang w:eastAsia="ko-KR"/>
        </w:rPr>
        <w:t>주시기</w:t>
      </w:r>
      <w:r>
        <w:rPr>
          <w:rFonts w:eastAsia="맑은 고딕" w:hint="eastAsia"/>
          <w:lang w:eastAsia="ko-KR"/>
        </w:rPr>
        <w:t xml:space="preserve"> </w:t>
      </w:r>
      <w:r>
        <w:rPr>
          <w:rFonts w:eastAsia="맑은 고딕" w:hint="eastAsia"/>
          <w:lang w:eastAsia="ko-KR"/>
        </w:rPr>
        <w:t>바랍니다</w:t>
      </w:r>
      <w:r>
        <w:rPr>
          <w:rFonts w:eastAsia="맑은 고딕" w:hint="eastAsia"/>
          <w:lang w:eastAsia="ko-KR"/>
        </w:rPr>
        <w:t>.</w:t>
      </w:r>
      <w:r>
        <w:rPr>
          <w:rFonts w:eastAsia="맑은 고딕"/>
          <w:lang w:eastAsia="ko-KR"/>
        </w:rPr>
        <w:t xml:space="preserve"> </w:t>
      </w:r>
    </w:p>
  </w:comment>
  <w:comment w:id="109" w:author="김현주 (Hyunjoo Kim)" w:date="2025-04-16T14:43:00Z" w:initials="김(K">
    <w:p w14:paraId="2FA948B1" w14:textId="6C3097BD" w:rsidR="00717275" w:rsidRPr="00717275" w:rsidRDefault="00717275">
      <w:pPr>
        <w:pStyle w:val="ae"/>
        <w:rPr>
          <w:rFonts w:eastAsia="맑은 고딕"/>
          <w:lang w:eastAsia="ko-KR"/>
        </w:rPr>
      </w:pPr>
      <w:r>
        <w:rPr>
          <w:rStyle w:val="ad"/>
        </w:rPr>
        <w:annotationRef/>
      </w:r>
      <w:r>
        <w:rPr>
          <w:rFonts w:eastAsia="맑은 고딕" w:hint="eastAsia"/>
          <w:lang w:eastAsia="ko-KR"/>
        </w:rPr>
        <w:t>관리비를</w:t>
      </w:r>
      <w:r>
        <w:rPr>
          <w:rFonts w:eastAsia="맑은 고딕" w:hint="eastAsia"/>
          <w:lang w:eastAsia="ko-KR"/>
        </w:rPr>
        <w:t xml:space="preserve"> </w:t>
      </w:r>
      <w:r>
        <w:rPr>
          <w:rFonts w:eastAsia="맑은 고딕"/>
          <w:lang w:eastAsia="ko-KR"/>
        </w:rPr>
        <w:t>1</w:t>
      </w:r>
      <w:r>
        <w:rPr>
          <w:rFonts w:eastAsia="맑은 고딕" w:hint="eastAsia"/>
          <w:lang w:eastAsia="ko-KR"/>
        </w:rPr>
        <w:t>년에</w:t>
      </w:r>
      <w:r>
        <w:rPr>
          <w:rFonts w:eastAsia="맑은 고딕" w:hint="eastAsia"/>
          <w:lang w:eastAsia="ko-KR"/>
        </w:rPr>
        <w:t xml:space="preserve"> </w:t>
      </w:r>
      <w:r>
        <w:rPr>
          <w:rFonts w:eastAsia="맑은 고딕"/>
          <w:lang w:eastAsia="ko-KR"/>
        </w:rPr>
        <w:t>1</w:t>
      </w:r>
      <w:r>
        <w:rPr>
          <w:rFonts w:eastAsia="맑은 고딕" w:hint="eastAsia"/>
          <w:lang w:eastAsia="ko-KR"/>
        </w:rPr>
        <w:t>회</w:t>
      </w:r>
      <w:r>
        <w:rPr>
          <w:rFonts w:eastAsia="맑은 고딕" w:hint="eastAsia"/>
          <w:lang w:eastAsia="ko-KR"/>
        </w:rPr>
        <w:t>,</w:t>
      </w:r>
      <w:r>
        <w:rPr>
          <w:rFonts w:eastAsia="맑은 고딕"/>
          <w:lang w:eastAsia="ko-KR"/>
        </w:rPr>
        <w:t xml:space="preserve"> 5% </w:t>
      </w:r>
      <w:r>
        <w:rPr>
          <w:rFonts w:eastAsia="맑은 고딕" w:hint="eastAsia"/>
          <w:lang w:eastAsia="ko-KR"/>
        </w:rPr>
        <w:t>또는</w:t>
      </w:r>
      <w:r>
        <w:rPr>
          <w:rFonts w:eastAsia="맑은 고딕" w:hint="eastAsia"/>
          <w:lang w:eastAsia="ko-KR"/>
        </w:rPr>
        <w:t xml:space="preserve"> </w:t>
      </w:r>
      <w:r>
        <w:rPr>
          <w:rFonts w:eastAsia="맑은 고딕"/>
          <w:lang w:eastAsia="ko-KR"/>
        </w:rPr>
        <w:t>CPI</w:t>
      </w:r>
      <w:r>
        <w:rPr>
          <w:rFonts w:eastAsia="맑은 고딕" w:hint="eastAsia"/>
          <w:lang w:eastAsia="ko-KR"/>
        </w:rPr>
        <w:t>중</w:t>
      </w:r>
      <w:r>
        <w:rPr>
          <w:rFonts w:eastAsia="맑은 고딕" w:hint="eastAsia"/>
          <w:lang w:eastAsia="ko-KR"/>
        </w:rPr>
        <w:t xml:space="preserve"> </w:t>
      </w:r>
      <w:r>
        <w:rPr>
          <w:rFonts w:eastAsia="맑은 고딕" w:hint="eastAsia"/>
          <w:lang w:eastAsia="ko-KR"/>
        </w:rPr>
        <w:t>높은</w:t>
      </w:r>
      <w:r>
        <w:rPr>
          <w:rFonts w:eastAsia="맑은 고딕" w:hint="eastAsia"/>
          <w:lang w:eastAsia="ko-KR"/>
        </w:rPr>
        <w:t xml:space="preserve"> </w:t>
      </w:r>
      <w:r>
        <w:rPr>
          <w:rFonts w:eastAsia="맑은 고딕" w:hint="eastAsia"/>
          <w:lang w:eastAsia="ko-KR"/>
        </w:rPr>
        <w:t>것을</w:t>
      </w:r>
      <w:r>
        <w:rPr>
          <w:rFonts w:eastAsia="맑은 고딕" w:hint="eastAsia"/>
          <w:lang w:eastAsia="ko-KR"/>
        </w:rPr>
        <w:t xml:space="preserve"> </w:t>
      </w:r>
      <w:r>
        <w:rPr>
          <w:rFonts w:eastAsia="맑은 고딕" w:hint="eastAsia"/>
          <w:lang w:eastAsia="ko-KR"/>
        </w:rPr>
        <w:t>한도로</w:t>
      </w:r>
      <w:r>
        <w:rPr>
          <w:rFonts w:eastAsia="맑은 고딕" w:hint="eastAsia"/>
          <w:lang w:eastAsia="ko-KR"/>
        </w:rPr>
        <w:t xml:space="preserve"> </w:t>
      </w:r>
      <w:r>
        <w:rPr>
          <w:rFonts w:eastAsia="맑은 고딕" w:hint="eastAsia"/>
          <w:lang w:eastAsia="ko-KR"/>
        </w:rPr>
        <w:t>인상할</w:t>
      </w:r>
      <w:r>
        <w:rPr>
          <w:rFonts w:eastAsia="맑은 고딕" w:hint="eastAsia"/>
          <w:lang w:eastAsia="ko-KR"/>
        </w:rPr>
        <w:t xml:space="preserve"> </w:t>
      </w:r>
      <w:r>
        <w:rPr>
          <w:rFonts w:eastAsia="맑은 고딕" w:hint="eastAsia"/>
          <w:lang w:eastAsia="ko-KR"/>
        </w:rPr>
        <w:t>수</w:t>
      </w:r>
      <w:r>
        <w:rPr>
          <w:rFonts w:eastAsia="맑은 고딕" w:hint="eastAsia"/>
          <w:lang w:eastAsia="ko-KR"/>
        </w:rPr>
        <w:t xml:space="preserve"> </w:t>
      </w:r>
      <w:r>
        <w:rPr>
          <w:rFonts w:eastAsia="맑은 고딕" w:hint="eastAsia"/>
          <w:lang w:eastAsia="ko-KR"/>
        </w:rPr>
        <w:t>있도록</w:t>
      </w:r>
      <w:r>
        <w:rPr>
          <w:rFonts w:eastAsia="맑은 고딕" w:hint="eastAsia"/>
          <w:lang w:eastAsia="ko-KR"/>
        </w:rPr>
        <w:t xml:space="preserve"> </w:t>
      </w:r>
      <w:r>
        <w:rPr>
          <w:rFonts w:eastAsia="맑은 고딕" w:hint="eastAsia"/>
          <w:lang w:eastAsia="ko-KR"/>
        </w:rPr>
        <w:t>규정하였습니다</w:t>
      </w:r>
      <w:r>
        <w:rPr>
          <w:rFonts w:eastAsia="맑은 고딕" w:hint="eastAsia"/>
          <w:lang w:eastAsia="ko-KR"/>
        </w:rPr>
        <w:t>.</w:t>
      </w:r>
      <w:r>
        <w:rPr>
          <w:rFonts w:eastAsia="맑은 고딕"/>
          <w:lang w:eastAsia="ko-KR"/>
        </w:rPr>
        <w:t xml:space="preserve"> </w:t>
      </w:r>
    </w:p>
  </w:comment>
  <w:comment w:id="115" w:author="김현주 (Hyunjoo Kim)" w:date="2025-04-16T14:38:00Z" w:initials="김(K">
    <w:p w14:paraId="6A094B14" w14:textId="077B2D58" w:rsidR="00717275" w:rsidRPr="00717275" w:rsidRDefault="00717275">
      <w:pPr>
        <w:pStyle w:val="ae"/>
        <w:rPr>
          <w:rFonts w:eastAsia="맑은 고딕"/>
          <w:lang w:eastAsia="ko-KR"/>
        </w:rPr>
      </w:pPr>
      <w:r>
        <w:rPr>
          <w:rStyle w:val="ad"/>
        </w:rPr>
        <w:annotationRef/>
      </w:r>
      <w:r>
        <w:rPr>
          <w:rFonts w:eastAsia="맑은 고딕" w:hint="eastAsia"/>
          <w:lang w:eastAsia="ko-KR"/>
        </w:rPr>
        <w:t>T</w:t>
      </w:r>
      <w:r>
        <w:rPr>
          <w:rFonts w:eastAsia="맑은 고딕"/>
          <w:lang w:eastAsia="ko-KR"/>
        </w:rPr>
        <w:t xml:space="preserve">his is too broad. If there’s any tax to be included, then enumerate the kind, and the rate of the Tax. </w:t>
      </w:r>
    </w:p>
  </w:comment>
  <w:comment w:id="116" w:author="김현주 (Hyunjoo Kim)" w:date="2025-04-16T10:48:00Z" w:initials="김(K">
    <w:p w14:paraId="3F791DAB" w14:textId="77777777" w:rsidR="00846CE0" w:rsidRPr="00E413EF" w:rsidRDefault="00846CE0" w:rsidP="00846CE0">
      <w:pPr>
        <w:jc w:val="both"/>
        <w:rPr>
          <w:bCs/>
          <w:i/>
          <w:iCs/>
          <w:lang w:eastAsia="ko-KR"/>
        </w:rPr>
      </w:pPr>
      <w:r>
        <w:rPr>
          <w:rStyle w:val="ad"/>
        </w:rPr>
        <w:annotationRef/>
      </w:r>
      <w:r w:rsidRPr="00510D62">
        <w:rPr>
          <w:bCs/>
          <w:i/>
          <w:iCs/>
          <w:lang w:eastAsia="ko-KR"/>
        </w:rPr>
        <w:t xml:space="preserve">The Lessor shall arrange permanent </w:t>
      </w:r>
      <w:r>
        <w:rPr>
          <w:bCs/>
          <w:i/>
          <w:iCs/>
          <w:lang w:eastAsia="ko-KR"/>
        </w:rPr>
        <w:t>fourteen</w:t>
      </w:r>
      <w:r w:rsidRPr="00510D62">
        <w:rPr>
          <w:bCs/>
          <w:i/>
          <w:iCs/>
          <w:lang w:eastAsia="ko-KR"/>
        </w:rPr>
        <w:t xml:space="preserve"> (</w:t>
      </w:r>
      <w:r>
        <w:rPr>
          <w:bCs/>
          <w:i/>
          <w:iCs/>
          <w:lang w:eastAsia="ko-KR"/>
        </w:rPr>
        <w:t>14</w:t>
      </w:r>
      <w:r w:rsidRPr="00510D62">
        <w:rPr>
          <w:bCs/>
          <w:i/>
          <w:iCs/>
          <w:lang w:eastAsia="ko-KR"/>
        </w:rPr>
        <w:t xml:space="preserve">) motorbike parking lots </w:t>
      </w:r>
      <w:r>
        <w:rPr>
          <w:bCs/>
          <w:i/>
          <w:iCs/>
          <w:lang w:eastAsia="ko-KR"/>
        </w:rPr>
        <w:t xml:space="preserve">and one (01) car </w:t>
      </w:r>
      <w:r w:rsidRPr="00510D62">
        <w:rPr>
          <w:bCs/>
          <w:i/>
          <w:iCs/>
          <w:lang w:eastAsia="ko-KR"/>
        </w:rPr>
        <w:t>parking lots for the Lessee during the Lease Term</w:t>
      </w:r>
      <w:r>
        <w:rPr>
          <w:bCs/>
          <w:i/>
          <w:iCs/>
          <w:lang w:eastAsia="ko-KR"/>
        </w:rPr>
        <w:t xml:space="preserve"> with t</w:t>
      </w:r>
      <w:r w:rsidRPr="00510D62">
        <w:rPr>
          <w:bCs/>
          <w:i/>
          <w:iCs/>
          <w:lang w:eastAsia="ko-KR"/>
        </w:rPr>
        <w:t>he specific parking fees as follows which are charged separately from the Service Charge</w:t>
      </w:r>
      <w:r w:rsidRPr="00E413EF">
        <w:rPr>
          <w:bCs/>
          <w:i/>
          <w:iCs/>
          <w:lang w:eastAsia="ko-KR"/>
        </w:rPr>
        <w:t>:</w:t>
      </w:r>
    </w:p>
    <w:p w14:paraId="2474122C" w14:textId="77777777" w:rsidR="00846CE0" w:rsidRDefault="00846CE0" w:rsidP="00846CE0">
      <w:pPr>
        <w:pStyle w:val="a3"/>
        <w:numPr>
          <w:ilvl w:val="0"/>
          <w:numId w:val="49"/>
        </w:numPr>
        <w:spacing w:after="160" w:line="259" w:lineRule="auto"/>
        <w:ind w:left="432"/>
        <w:jc w:val="both"/>
        <w:rPr>
          <w:bCs/>
          <w:i/>
          <w:iCs/>
          <w:lang w:eastAsia="ko-KR"/>
        </w:rPr>
      </w:pPr>
      <w:r w:rsidRPr="00E413EF">
        <w:rPr>
          <w:bCs/>
          <w:i/>
          <w:iCs/>
          <w:lang w:eastAsia="ko-KR"/>
        </w:rPr>
        <w:t>For motorbike: 420,000 VND/lot/month, excluding VAT.</w:t>
      </w:r>
    </w:p>
    <w:p w14:paraId="13E9EECA" w14:textId="77777777" w:rsidR="00846CE0" w:rsidRPr="003175D9" w:rsidRDefault="00846CE0" w:rsidP="00846CE0">
      <w:pPr>
        <w:pStyle w:val="a3"/>
        <w:numPr>
          <w:ilvl w:val="0"/>
          <w:numId w:val="49"/>
        </w:numPr>
        <w:spacing w:after="160" w:line="259" w:lineRule="auto"/>
        <w:ind w:left="432"/>
        <w:jc w:val="both"/>
        <w:rPr>
          <w:bCs/>
          <w:i/>
          <w:iCs/>
          <w:lang w:eastAsia="ko-KR"/>
        </w:rPr>
      </w:pPr>
      <w:r w:rsidRPr="00E413EF">
        <w:rPr>
          <w:bCs/>
          <w:i/>
          <w:iCs/>
          <w:lang w:eastAsia="ko-KR"/>
        </w:rPr>
        <w:t xml:space="preserve">For </w:t>
      </w:r>
      <w:r>
        <w:rPr>
          <w:bCs/>
          <w:i/>
          <w:iCs/>
          <w:lang w:eastAsia="ko-KR"/>
        </w:rPr>
        <w:t>car</w:t>
      </w:r>
      <w:r w:rsidRPr="00E413EF">
        <w:rPr>
          <w:bCs/>
          <w:i/>
          <w:iCs/>
          <w:lang w:eastAsia="ko-KR"/>
        </w:rPr>
        <w:t>: 4</w:t>
      </w:r>
      <w:r>
        <w:rPr>
          <w:bCs/>
          <w:i/>
          <w:iCs/>
          <w:lang w:eastAsia="ko-KR"/>
        </w:rPr>
        <w:t>,50</w:t>
      </w:r>
      <w:r w:rsidRPr="00E413EF">
        <w:rPr>
          <w:bCs/>
          <w:i/>
          <w:iCs/>
          <w:lang w:eastAsia="ko-KR"/>
        </w:rPr>
        <w:t>0,000 VND/lot/month, excluding VAT.</w:t>
      </w:r>
    </w:p>
    <w:p w14:paraId="3B867B71" w14:textId="77777777" w:rsidR="00846CE0" w:rsidRDefault="00846CE0" w:rsidP="00846CE0">
      <w:pPr>
        <w:pStyle w:val="ae"/>
        <w:rPr>
          <w:bCs/>
          <w:i/>
          <w:iCs/>
          <w:sz w:val="24"/>
          <w:szCs w:val="24"/>
          <w:lang w:eastAsia="ko-KR"/>
        </w:rPr>
      </w:pPr>
      <w:r w:rsidRPr="00E413EF">
        <w:rPr>
          <w:bCs/>
          <w:i/>
          <w:iCs/>
          <w:sz w:val="24"/>
          <w:szCs w:val="24"/>
          <w:lang w:eastAsia="ko-KR"/>
        </w:rPr>
        <w:t>Parking Fee is calculated based on the actual number of registrations that the Lessee registers monthly to the Lessor.</w:t>
      </w:r>
    </w:p>
    <w:p w14:paraId="28D191A0" w14:textId="77777777" w:rsidR="00846CE0" w:rsidRDefault="00846CE0" w:rsidP="00846CE0">
      <w:pPr>
        <w:pStyle w:val="ae"/>
      </w:pPr>
    </w:p>
    <w:p w14:paraId="01B6C282" w14:textId="362196DB" w:rsidR="00846CE0" w:rsidRPr="00846CE0" w:rsidRDefault="00846CE0" w:rsidP="00846CE0">
      <w:pPr>
        <w:pStyle w:val="ae"/>
        <w:rPr>
          <w:rFonts w:eastAsia="맑은 고딕"/>
          <w:lang w:eastAsia="ko-KR"/>
        </w:rPr>
      </w:pPr>
      <w:r>
        <w:rPr>
          <w:rFonts w:eastAsia="맑은 고딕" w:hint="eastAsia"/>
          <w:lang w:eastAsia="ko-KR"/>
        </w:rPr>
        <w:t>위</w:t>
      </w:r>
      <w:r>
        <w:rPr>
          <w:rFonts w:eastAsia="맑은 고딕" w:hint="eastAsia"/>
          <w:lang w:eastAsia="ko-KR"/>
        </w:rPr>
        <w:t xml:space="preserve"> </w:t>
      </w:r>
      <w:r>
        <w:rPr>
          <w:rFonts w:eastAsia="맑은 고딕" w:hint="eastAsia"/>
          <w:lang w:eastAsia="ko-KR"/>
        </w:rPr>
        <w:t>내용을</w:t>
      </w:r>
      <w:r>
        <w:rPr>
          <w:rFonts w:eastAsia="맑은 고딕" w:hint="eastAsia"/>
          <w:lang w:eastAsia="ko-KR"/>
        </w:rPr>
        <w:t xml:space="preserve"> </w:t>
      </w:r>
      <w:r>
        <w:rPr>
          <w:rFonts w:eastAsia="맑은 고딕" w:hint="eastAsia"/>
          <w:lang w:eastAsia="ko-KR"/>
        </w:rPr>
        <w:t>명시하여</w:t>
      </w:r>
      <w:r>
        <w:rPr>
          <w:rFonts w:eastAsia="맑은 고딕" w:hint="eastAsia"/>
          <w:lang w:eastAsia="ko-KR"/>
        </w:rPr>
        <w:t xml:space="preserve"> </w:t>
      </w:r>
      <w:r>
        <w:rPr>
          <w:rFonts w:eastAsia="맑은 고딕" w:hint="eastAsia"/>
          <w:lang w:eastAsia="ko-KR"/>
        </w:rPr>
        <w:t>체결하시기</w:t>
      </w:r>
      <w:r>
        <w:rPr>
          <w:rFonts w:eastAsia="맑은 고딕" w:hint="eastAsia"/>
          <w:lang w:eastAsia="ko-KR"/>
        </w:rPr>
        <w:t xml:space="preserve"> </w:t>
      </w:r>
      <w:r>
        <w:rPr>
          <w:rFonts w:eastAsia="맑은 고딕" w:hint="eastAsia"/>
          <w:lang w:eastAsia="ko-KR"/>
        </w:rPr>
        <w:t>바랍니다</w:t>
      </w:r>
      <w:r>
        <w:rPr>
          <w:rFonts w:eastAsia="맑은 고딕" w:hint="eastAsia"/>
          <w:lang w:eastAsia="ko-KR"/>
        </w:rPr>
        <w:t>.</w:t>
      </w:r>
      <w:r>
        <w:rPr>
          <w:rFonts w:eastAsia="맑은 고딕"/>
          <w:lang w:eastAsia="ko-KR"/>
        </w:rPr>
        <w:t xml:space="preserve"> </w:t>
      </w:r>
    </w:p>
  </w:comment>
  <w:comment w:id="117" w:author="김현주 (Hyunjoo Kim)" w:date="2025-04-16T10:50:00Z" w:initials="김(K">
    <w:p w14:paraId="440D090E" w14:textId="4CD1AEB2" w:rsidR="00846CE0" w:rsidRPr="00846CE0" w:rsidRDefault="00846CE0">
      <w:pPr>
        <w:pStyle w:val="ae"/>
        <w:rPr>
          <w:rFonts w:eastAsia="맑은 고딕"/>
          <w:lang w:eastAsia="ko-KR"/>
        </w:rPr>
      </w:pPr>
      <w:r>
        <w:rPr>
          <w:rStyle w:val="ad"/>
        </w:rPr>
        <w:annotationRef/>
      </w:r>
      <w:r>
        <w:rPr>
          <w:rFonts w:eastAsia="맑은 고딕" w:hint="eastAsia"/>
          <w:lang w:eastAsia="ko-KR"/>
        </w:rPr>
        <w:t>계약서</w:t>
      </w:r>
      <w:r>
        <w:rPr>
          <w:rFonts w:eastAsia="맑은 고딕" w:hint="eastAsia"/>
          <w:lang w:eastAsia="ko-KR"/>
        </w:rPr>
        <w:t xml:space="preserve"> </w:t>
      </w:r>
      <w:r>
        <w:rPr>
          <w:rFonts w:eastAsia="맑은 고딕" w:hint="eastAsia"/>
          <w:lang w:eastAsia="ko-KR"/>
        </w:rPr>
        <w:t>상에</w:t>
      </w:r>
      <w:r>
        <w:rPr>
          <w:rFonts w:eastAsia="맑은 고딕" w:hint="eastAsia"/>
          <w:lang w:eastAsia="ko-KR"/>
        </w:rPr>
        <w:t xml:space="preserve"> </w:t>
      </w:r>
      <w:r>
        <w:rPr>
          <w:rFonts w:eastAsia="맑은 고딕"/>
          <w:lang w:eastAsia="ko-KR"/>
        </w:rPr>
        <w:t xml:space="preserve">Lease </w:t>
      </w:r>
      <w:r>
        <w:rPr>
          <w:rFonts w:eastAsia="맑은 고딕" w:hint="eastAsia"/>
          <w:lang w:eastAsia="ko-KR"/>
        </w:rPr>
        <w:t>면적을</w:t>
      </w:r>
      <w:r>
        <w:rPr>
          <w:rFonts w:eastAsia="맑은 고딕" w:hint="eastAsia"/>
          <w:lang w:eastAsia="ko-KR"/>
        </w:rPr>
        <w:t xml:space="preserve"> </w:t>
      </w:r>
      <w:r>
        <w:rPr>
          <w:rFonts w:eastAsia="맑은 고딕" w:hint="eastAsia"/>
          <w:lang w:eastAsia="ko-KR"/>
        </w:rPr>
        <w:t>첨부하여</w:t>
      </w:r>
      <w:r>
        <w:rPr>
          <w:rFonts w:eastAsia="맑은 고딕" w:hint="eastAsia"/>
          <w:lang w:eastAsia="ko-KR"/>
        </w:rPr>
        <w:t xml:space="preserve"> </w:t>
      </w:r>
      <w:r>
        <w:rPr>
          <w:rFonts w:eastAsia="맑은 고딕" w:hint="eastAsia"/>
          <w:lang w:eastAsia="ko-KR"/>
        </w:rPr>
        <w:t>진행하시기</w:t>
      </w:r>
      <w:r>
        <w:rPr>
          <w:rFonts w:eastAsia="맑은 고딕" w:hint="eastAsia"/>
          <w:lang w:eastAsia="ko-KR"/>
        </w:rPr>
        <w:t xml:space="preserve"> </w:t>
      </w:r>
      <w:r>
        <w:rPr>
          <w:rFonts w:eastAsia="맑은 고딕" w:hint="eastAsia"/>
          <w:lang w:eastAsia="ko-KR"/>
        </w:rPr>
        <w:t>바랍니다</w:t>
      </w:r>
      <w:r>
        <w:rPr>
          <w:rFonts w:eastAsia="맑은 고딕" w:hint="eastAsia"/>
          <w:lang w:eastAsia="ko-KR"/>
        </w:rPr>
        <w:t>.</w:t>
      </w:r>
      <w:r>
        <w:rPr>
          <w:rFonts w:eastAsia="맑은 고딕"/>
          <w:lang w:eastAsia="ko-KR"/>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065B057" w15:done="0"/>
  <w15:commentEx w15:paraId="3F302A28" w15:done="0"/>
  <w15:commentEx w15:paraId="06EB57A6" w15:done="0"/>
  <w15:commentEx w15:paraId="1457F770" w15:done="0"/>
  <w15:commentEx w15:paraId="7DD14F0C" w15:done="0"/>
  <w15:commentEx w15:paraId="42C943B2" w15:done="0"/>
  <w15:commentEx w15:paraId="4427BD48" w15:done="0"/>
  <w15:commentEx w15:paraId="41E92ACA" w15:done="0"/>
  <w15:commentEx w15:paraId="6E8ADCE5" w15:done="0"/>
  <w15:commentEx w15:paraId="0515E8E5" w15:done="0"/>
  <w15:commentEx w15:paraId="2FA948B1" w15:done="0"/>
  <w15:commentEx w15:paraId="6A094B14" w15:done="0"/>
  <w15:commentEx w15:paraId="01B6C282" w15:done="0"/>
  <w15:commentEx w15:paraId="440D090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065B057" w16cid:durableId="2BAA0798"/>
  <w16cid:commentId w16cid:paraId="3F302A28" w16cid:durableId="2BA913F7"/>
  <w16cid:commentId w16cid:paraId="06EB57A6" w16cid:durableId="2BAA0776"/>
  <w16cid:commentId w16cid:paraId="1457F770" w16cid:durableId="2BAA090B"/>
  <w16cid:commentId w16cid:paraId="7DD14F0C" w16cid:durableId="2BAA4703"/>
  <w16cid:commentId w16cid:paraId="42C943B2" w16cid:durableId="2BAA0889"/>
  <w16cid:commentId w16cid:paraId="4427BD48" w16cid:durableId="2BAA484E"/>
  <w16cid:commentId w16cid:paraId="41E92ACA" w16cid:durableId="2BAB4E06"/>
  <w16cid:commentId w16cid:paraId="0515E8E5" w16cid:durableId="2BAA0667"/>
  <w16cid:commentId w16cid:paraId="2FA948B1" w16cid:durableId="2BAA409D"/>
  <w16cid:commentId w16cid:paraId="6A094B14" w16cid:durableId="2BAA3F70"/>
  <w16cid:commentId w16cid:paraId="01B6C282" w16cid:durableId="2BAA096B"/>
  <w16cid:commentId w16cid:paraId="440D090E" w16cid:durableId="2BAA0A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119DC3" w14:textId="77777777" w:rsidR="0053707B" w:rsidRDefault="0053707B" w:rsidP="00AD6615">
      <w:r>
        <w:separator/>
      </w:r>
    </w:p>
  </w:endnote>
  <w:endnote w:type="continuationSeparator" w:id="0">
    <w:p w14:paraId="157FEEEA" w14:textId="77777777" w:rsidR="0053707B" w:rsidRDefault="0053707B" w:rsidP="00AD66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glet San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바탕">
    <w:altName w:val="Batang"/>
    <w:panose1 w:val="02030600000101010101"/>
    <w:charset w:val="81"/>
    <w:family w:val="roman"/>
    <w:pitch w:val="variable"/>
    <w:sig w:usb0="B00002AF" w:usb1="69D77CFB" w:usb2="00000030" w:usb3="00000000" w:csb0="000800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Yu Mincho">
    <w:charset w:val="80"/>
    <w:family w:val="roman"/>
    <w:pitch w:val="variable"/>
    <w:sig w:usb0="800002E7" w:usb1="2AC7FCFF" w:usb2="00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7"/>
      </w:rPr>
      <w:id w:val="898483846"/>
      <w:docPartObj>
        <w:docPartGallery w:val="Page Numbers (Bottom of Page)"/>
        <w:docPartUnique/>
      </w:docPartObj>
    </w:sdtPr>
    <w:sdtEndPr>
      <w:rPr>
        <w:rStyle w:val="a7"/>
      </w:rPr>
    </w:sdtEndPr>
    <w:sdtContent>
      <w:p w14:paraId="23909A7D" w14:textId="46BE95E7" w:rsidR="00556297" w:rsidRDefault="00556297" w:rsidP="00820B3E">
        <w:pPr>
          <w:pStyle w:val="a6"/>
          <w:framePr w:wrap="none" w:vAnchor="text" w:hAnchor="margin" w:xAlign="center" w:y="1"/>
          <w:rPr>
            <w:rStyle w:val="a7"/>
          </w:rPr>
        </w:pPr>
        <w:r>
          <w:rPr>
            <w:rStyle w:val="a7"/>
          </w:rPr>
          <w:fldChar w:fldCharType="begin"/>
        </w:r>
        <w:r>
          <w:rPr>
            <w:rStyle w:val="a7"/>
          </w:rPr>
          <w:instrText xml:space="preserve"> PAGE </w:instrText>
        </w:r>
        <w:r>
          <w:rPr>
            <w:rStyle w:val="a7"/>
          </w:rPr>
          <w:fldChar w:fldCharType="separate"/>
        </w:r>
        <w:r>
          <w:rPr>
            <w:rStyle w:val="a7"/>
            <w:noProof/>
          </w:rPr>
          <w:t>50</w:t>
        </w:r>
        <w:r>
          <w:rPr>
            <w:rStyle w:val="a7"/>
          </w:rPr>
          <w:fldChar w:fldCharType="end"/>
        </w:r>
      </w:p>
    </w:sdtContent>
  </w:sdt>
  <w:p w14:paraId="7B025555" w14:textId="77777777" w:rsidR="00556297" w:rsidRDefault="00556297">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7"/>
      </w:rPr>
      <w:id w:val="-982927621"/>
      <w:docPartObj>
        <w:docPartGallery w:val="Page Numbers (Bottom of Page)"/>
        <w:docPartUnique/>
      </w:docPartObj>
    </w:sdtPr>
    <w:sdtEndPr>
      <w:rPr>
        <w:rStyle w:val="a7"/>
      </w:rPr>
    </w:sdtEndPr>
    <w:sdtContent>
      <w:p w14:paraId="3539F3FA" w14:textId="5AB94F94" w:rsidR="00556297" w:rsidRDefault="00556297" w:rsidP="00820B3E">
        <w:pPr>
          <w:pStyle w:val="a6"/>
          <w:framePr w:wrap="none" w:vAnchor="text" w:hAnchor="margin" w:xAlign="center" w:y="1"/>
          <w:rPr>
            <w:rStyle w:val="a7"/>
          </w:rPr>
        </w:pPr>
        <w:r>
          <w:rPr>
            <w:rStyle w:val="a7"/>
          </w:rPr>
          <w:fldChar w:fldCharType="begin"/>
        </w:r>
        <w:r>
          <w:rPr>
            <w:rStyle w:val="a7"/>
          </w:rPr>
          <w:instrText xml:space="preserve"> PAGE </w:instrText>
        </w:r>
        <w:r>
          <w:rPr>
            <w:rStyle w:val="a7"/>
          </w:rPr>
          <w:fldChar w:fldCharType="separate"/>
        </w:r>
        <w:r>
          <w:rPr>
            <w:rStyle w:val="a7"/>
            <w:noProof/>
          </w:rPr>
          <w:t>51</w:t>
        </w:r>
        <w:r>
          <w:rPr>
            <w:rStyle w:val="a7"/>
          </w:rPr>
          <w:fldChar w:fldCharType="end"/>
        </w:r>
      </w:p>
    </w:sdtContent>
  </w:sdt>
  <w:p w14:paraId="36CEC3CA" w14:textId="77777777" w:rsidR="00556297" w:rsidRDefault="0055629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75E95F" w14:textId="77777777" w:rsidR="0053707B" w:rsidRDefault="0053707B" w:rsidP="00AD6615">
      <w:r>
        <w:separator/>
      </w:r>
    </w:p>
  </w:footnote>
  <w:footnote w:type="continuationSeparator" w:id="0">
    <w:p w14:paraId="7452776A" w14:textId="77777777" w:rsidR="0053707B" w:rsidRDefault="0053707B" w:rsidP="00AD66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80E69E" w14:textId="1A3392E6" w:rsidR="00556297" w:rsidRDefault="00556297" w:rsidP="00C617FA">
    <w:pPr>
      <w:pStyle w:val="a8"/>
      <w:tabs>
        <w:tab w:val="clear" w:pos="4680"/>
        <w:tab w:val="clear" w:pos="9360"/>
        <w:tab w:val="left" w:pos="207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154D1"/>
    <w:multiLevelType w:val="hybridMultilevel"/>
    <w:tmpl w:val="27B48EAC"/>
    <w:lvl w:ilvl="0" w:tplc="F266CBB6">
      <w:start w:val="1"/>
      <w:numFmt w:val="lowerLetter"/>
      <w:lvlText w:val="%1."/>
      <w:lvlJc w:val="left"/>
      <w:pPr>
        <w:ind w:left="1287" w:hanging="360"/>
      </w:pPr>
      <w:rPr>
        <w:color w:val="000000" w:themeColor="text1"/>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028C65B0"/>
    <w:multiLevelType w:val="hybridMultilevel"/>
    <w:tmpl w:val="AE6C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9F2DDB"/>
    <w:multiLevelType w:val="hybridMultilevel"/>
    <w:tmpl w:val="948C448C"/>
    <w:lvl w:ilvl="0" w:tplc="BAF00146">
      <w:start w:val="1"/>
      <w:numFmt w:val="upperRoman"/>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3A0530A"/>
    <w:multiLevelType w:val="hybridMultilevel"/>
    <w:tmpl w:val="786070FE"/>
    <w:lvl w:ilvl="0" w:tplc="AA668882">
      <w:start w:val="1"/>
      <w:numFmt w:val="lowerRoman"/>
      <w:lvlText w:val="(%1)"/>
      <w:lvlJc w:val="left"/>
      <w:pPr>
        <w:ind w:left="1854" w:hanging="72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 w15:restartNumberingAfterBreak="0">
    <w:nsid w:val="04322AA8"/>
    <w:multiLevelType w:val="hybridMultilevel"/>
    <w:tmpl w:val="399CA75A"/>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060B076B"/>
    <w:multiLevelType w:val="hybridMultilevel"/>
    <w:tmpl w:val="9ACE7A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AB5AD4"/>
    <w:multiLevelType w:val="hybridMultilevel"/>
    <w:tmpl w:val="E786B18E"/>
    <w:lvl w:ilvl="0" w:tplc="3D069A02">
      <w:start w:val="6"/>
      <w:numFmt w:val="bullet"/>
      <w:lvlText w:val="-"/>
      <w:lvlJc w:val="left"/>
      <w:pPr>
        <w:ind w:left="720" w:hanging="360"/>
      </w:pPr>
      <w:rPr>
        <w:rFonts w:ascii="Aglet Sans" w:eastAsiaTheme="minorHAnsi" w:hAnsi="Aglet San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BD1133"/>
    <w:multiLevelType w:val="hybridMultilevel"/>
    <w:tmpl w:val="2920FDAE"/>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 w15:restartNumberingAfterBreak="0">
    <w:nsid w:val="0B2D7B98"/>
    <w:multiLevelType w:val="hybridMultilevel"/>
    <w:tmpl w:val="F0B6260A"/>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C793DC0"/>
    <w:multiLevelType w:val="hybridMultilevel"/>
    <w:tmpl w:val="62AE4C90"/>
    <w:lvl w:ilvl="0" w:tplc="B750ECEA">
      <w:start w:val="1"/>
      <w:numFmt w:val="lowerRoman"/>
      <w:lvlText w:val="(%1)"/>
      <w:lvlJc w:val="left"/>
      <w:pPr>
        <w:ind w:left="1854" w:hanging="360"/>
      </w:pPr>
      <w:rPr>
        <w:rFonts w:hint="default"/>
        <w:b w:val="0"/>
        <w:snapToGrid/>
        <w:color w:val="000000"/>
        <w:spacing w:val="10"/>
        <w:sz w:val="24"/>
        <w:szCs w:val="24"/>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0" w15:restartNumberingAfterBreak="0">
    <w:nsid w:val="0F461D0C"/>
    <w:multiLevelType w:val="multilevel"/>
    <w:tmpl w:val="0F461D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F991EF3"/>
    <w:multiLevelType w:val="hybridMultilevel"/>
    <w:tmpl w:val="FA82E98E"/>
    <w:lvl w:ilvl="0" w:tplc="23BADCE4">
      <w:start w:val="1"/>
      <w:numFmt w:val="lowerLetter"/>
      <w:lvlText w:val="(%1)"/>
      <w:lvlJc w:val="left"/>
      <w:pPr>
        <w:ind w:left="1440" w:hanging="360"/>
      </w:pPr>
      <w:rPr>
        <w:rFonts w:hint="default"/>
        <w:b w:val="0"/>
        <w:bCs w:val="0"/>
        <w:i w:val="0"/>
        <w:iCs w:val="0"/>
        <w:color w:val="00000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FE74F7D"/>
    <w:multiLevelType w:val="multilevel"/>
    <w:tmpl w:val="D07CCB0C"/>
    <w:lvl w:ilvl="0">
      <w:start w:val="1"/>
      <w:numFmt w:val="decimal"/>
      <w:pStyle w:val="Level1"/>
      <w:lvlText w:val="%1."/>
      <w:lvlJc w:val="left"/>
      <w:pPr>
        <w:tabs>
          <w:tab w:val="num" w:pos="709"/>
        </w:tabs>
        <w:ind w:left="709" w:hanging="709"/>
      </w:pPr>
      <w:rPr>
        <w:rFonts w:ascii="Century Gothic" w:hAnsi="Century Gothic" w:hint="default"/>
        <w:b w:val="0"/>
        <w:color w:val="C00000"/>
      </w:rPr>
    </w:lvl>
    <w:lvl w:ilvl="1">
      <w:start w:val="1"/>
      <w:numFmt w:val="decimal"/>
      <w:pStyle w:val="Level2"/>
      <w:isLgl/>
      <w:lvlText w:val="%1.%2"/>
      <w:lvlJc w:val="left"/>
      <w:pPr>
        <w:tabs>
          <w:tab w:val="num" w:pos="709"/>
        </w:tabs>
        <w:ind w:left="709" w:hanging="709"/>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rPr>
    </w:lvl>
    <w:lvl w:ilvl="2">
      <w:start w:val="1"/>
      <w:numFmt w:val="lowerLetter"/>
      <w:pStyle w:val="Level3"/>
      <w:lvlText w:val="(%3)"/>
      <w:lvlJc w:val="left"/>
      <w:pPr>
        <w:tabs>
          <w:tab w:val="num" w:pos="1417"/>
        </w:tabs>
        <w:ind w:left="1417" w:hanging="708"/>
      </w:pPr>
      <w:rPr>
        <w:rFonts w:ascii="Times New Roman" w:hAnsi="Times New Roman" w:cs="Times New Roman" w:hint="default"/>
        <w:b w:val="0"/>
        <w:sz w:val="24"/>
        <w:szCs w:val="24"/>
      </w:rPr>
    </w:lvl>
    <w:lvl w:ilvl="3">
      <w:start w:val="1"/>
      <w:numFmt w:val="lowerRoman"/>
      <w:pStyle w:val="Level4"/>
      <w:lvlText w:val="(%4)"/>
      <w:lvlJc w:val="left"/>
      <w:pPr>
        <w:tabs>
          <w:tab w:val="num" w:pos="2126"/>
        </w:tabs>
        <w:ind w:left="2126" w:hanging="709"/>
      </w:pPr>
      <w:rPr>
        <w:rFonts w:ascii="Arial" w:hAnsi="Arial"/>
        <w:b w:val="0"/>
      </w:rPr>
    </w:lvl>
    <w:lvl w:ilvl="4">
      <w:start w:val="1"/>
      <w:numFmt w:val="decimal"/>
      <w:pStyle w:val="Level5"/>
      <w:lvlText w:val="(%5)"/>
      <w:lvlJc w:val="left"/>
      <w:pPr>
        <w:tabs>
          <w:tab w:val="num" w:pos="2835"/>
        </w:tabs>
        <w:ind w:left="2835" w:hanging="709"/>
      </w:pPr>
      <w:rPr>
        <w:rFonts w:ascii="Arial" w:hAnsi="Arial"/>
        <w:b w:val="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0ED198B"/>
    <w:multiLevelType w:val="hybridMultilevel"/>
    <w:tmpl w:val="4D7E5B70"/>
    <w:lvl w:ilvl="0" w:tplc="B750ECEA">
      <w:start w:val="1"/>
      <w:numFmt w:val="lowerRoman"/>
      <w:lvlText w:val="(%1)"/>
      <w:lvlJc w:val="left"/>
      <w:pPr>
        <w:ind w:left="1854" w:hanging="360"/>
      </w:pPr>
      <w:rPr>
        <w:rFonts w:hint="default"/>
        <w:b w:val="0"/>
        <w:snapToGrid/>
        <w:color w:val="000000"/>
        <w:spacing w:val="10"/>
        <w:sz w:val="24"/>
        <w:szCs w:val="24"/>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 w15:restartNumberingAfterBreak="0">
    <w:nsid w:val="10F42040"/>
    <w:multiLevelType w:val="hybridMultilevel"/>
    <w:tmpl w:val="8AB001CC"/>
    <w:lvl w:ilvl="0" w:tplc="FFFFFFFF">
      <w:start w:val="1"/>
      <w:numFmt w:val="decimal"/>
      <w:lvlText w:val="%1."/>
      <w:lvlJc w:val="left"/>
      <w:pPr>
        <w:ind w:left="720" w:hanging="360"/>
      </w:p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22378F5"/>
    <w:multiLevelType w:val="hybridMultilevel"/>
    <w:tmpl w:val="5546B5B8"/>
    <w:lvl w:ilvl="0" w:tplc="B31CCCC0">
      <w:numFmt w:val="bullet"/>
      <w:lvlText w:val="-"/>
      <w:lvlJc w:val="left"/>
      <w:pPr>
        <w:ind w:left="1287" w:hanging="360"/>
      </w:pPr>
      <w:rPr>
        <w:rFonts w:ascii="Arial" w:eastAsia="Calibri" w:hAnsi="Arial" w:cs="Arial" w:hint="default"/>
      </w:rPr>
    </w:lvl>
    <w:lvl w:ilvl="1" w:tplc="04090003" w:tentative="1">
      <w:start w:val="1"/>
      <w:numFmt w:val="bullet"/>
      <w:lvlText w:val="o"/>
      <w:lvlJc w:val="left"/>
      <w:pPr>
        <w:ind w:left="2007" w:hanging="360"/>
      </w:pPr>
      <w:rPr>
        <w:rFonts w:ascii="Courier New" w:hAnsi="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136125EF"/>
    <w:multiLevelType w:val="hybridMultilevel"/>
    <w:tmpl w:val="39A4C76E"/>
    <w:lvl w:ilvl="0" w:tplc="41A0F1D2">
      <w:start w:val="1"/>
      <w:numFmt w:val="lowerLetter"/>
      <w:lvlText w:val="%1."/>
      <w:lvlJc w:val="left"/>
      <w:pPr>
        <w:ind w:left="1287" w:hanging="360"/>
      </w:pPr>
      <w:rPr>
        <w:color w:val="000000" w:themeColor="text1"/>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15:restartNumberingAfterBreak="0">
    <w:nsid w:val="15B91BA1"/>
    <w:multiLevelType w:val="hybridMultilevel"/>
    <w:tmpl w:val="2BFEFA1C"/>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8" w15:restartNumberingAfterBreak="0">
    <w:nsid w:val="15DF328C"/>
    <w:multiLevelType w:val="hybridMultilevel"/>
    <w:tmpl w:val="F1C48D50"/>
    <w:lvl w:ilvl="0" w:tplc="B750ECEA">
      <w:start w:val="1"/>
      <w:numFmt w:val="lowerRoman"/>
      <w:lvlText w:val="(%1)"/>
      <w:lvlJc w:val="left"/>
      <w:pPr>
        <w:ind w:left="1287" w:hanging="360"/>
      </w:pPr>
      <w:rPr>
        <w:rFonts w:hint="default"/>
        <w:b w:val="0"/>
        <w:snapToGrid/>
        <w:color w:val="000000"/>
        <w:spacing w:val="10"/>
        <w:sz w:val="24"/>
        <w:szCs w:val="24"/>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19" w15:restartNumberingAfterBreak="0">
    <w:nsid w:val="16254454"/>
    <w:multiLevelType w:val="hybridMultilevel"/>
    <w:tmpl w:val="9CD63696"/>
    <w:lvl w:ilvl="0" w:tplc="72EC2D38">
      <w:start w:val="1"/>
      <w:numFmt w:val="lowerLetter"/>
      <w:lvlText w:val="%1."/>
      <w:lvlJc w:val="left"/>
      <w:pPr>
        <w:ind w:left="1287" w:hanging="360"/>
      </w:pPr>
      <w:rPr>
        <w:color w:val="000000" w:themeColor="text1"/>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163071CE"/>
    <w:multiLevelType w:val="multilevel"/>
    <w:tmpl w:val="0F461D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7013933"/>
    <w:multiLevelType w:val="hybridMultilevel"/>
    <w:tmpl w:val="DB58393E"/>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2" w15:restartNumberingAfterBreak="0">
    <w:nsid w:val="17362030"/>
    <w:multiLevelType w:val="hybridMultilevel"/>
    <w:tmpl w:val="2288FC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820333F"/>
    <w:multiLevelType w:val="hybridMultilevel"/>
    <w:tmpl w:val="70B2D0F0"/>
    <w:lvl w:ilvl="0" w:tplc="3C5E6786">
      <w:start w:val="1"/>
      <w:numFmt w:val="lowerRoman"/>
      <w:lvlText w:val="(%1)"/>
      <w:lvlJc w:val="left"/>
      <w:pPr>
        <w:ind w:left="2160" w:hanging="720"/>
      </w:pPr>
      <w:rPr>
        <w:rFonts w:hint="default"/>
        <w:i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1B332A46"/>
    <w:multiLevelType w:val="hybridMultilevel"/>
    <w:tmpl w:val="DAC67080"/>
    <w:lvl w:ilvl="0" w:tplc="B750ECEA">
      <w:start w:val="1"/>
      <w:numFmt w:val="lowerRoman"/>
      <w:lvlText w:val="(%1)"/>
      <w:lvlJc w:val="left"/>
      <w:pPr>
        <w:ind w:left="1854" w:hanging="360"/>
      </w:pPr>
      <w:rPr>
        <w:rFonts w:hint="default"/>
        <w:b w:val="0"/>
        <w:snapToGrid/>
        <w:color w:val="000000"/>
        <w:spacing w:val="10"/>
        <w:sz w:val="24"/>
        <w:szCs w:val="24"/>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5" w15:restartNumberingAfterBreak="0">
    <w:nsid w:val="1D417F45"/>
    <w:multiLevelType w:val="hybridMultilevel"/>
    <w:tmpl w:val="A31CE458"/>
    <w:lvl w:ilvl="0" w:tplc="BD7A9B0A">
      <w:start w:val="1"/>
      <w:numFmt w:val="decimal"/>
      <w:lvlText w:val="%1."/>
      <w:lvlJc w:val="left"/>
      <w:pPr>
        <w:ind w:left="720" w:hanging="360"/>
      </w:pPr>
      <w:rPr>
        <w:color w:val="auto"/>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D6552D7"/>
    <w:multiLevelType w:val="hybridMultilevel"/>
    <w:tmpl w:val="9E3A8376"/>
    <w:lvl w:ilvl="0" w:tplc="B750ECEA">
      <w:start w:val="1"/>
      <w:numFmt w:val="lowerRoman"/>
      <w:lvlText w:val="(%1)"/>
      <w:lvlJc w:val="left"/>
      <w:pPr>
        <w:ind w:left="1854" w:hanging="360"/>
      </w:pPr>
      <w:rPr>
        <w:rFonts w:hint="default"/>
        <w:b w:val="0"/>
        <w:snapToGrid/>
        <w:color w:val="000000"/>
        <w:spacing w:val="10"/>
        <w:sz w:val="24"/>
        <w:szCs w:val="24"/>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7" w15:restartNumberingAfterBreak="0">
    <w:nsid w:val="1DDE08EC"/>
    <w:multiLevelType w:val="hybridMultilevel"/>
    <w:tmpl w:val="C0064AA4"/>
    <w:lvl w:ilvl="0" w:tplc="D624AF50">
      <w:start w:val="1"/>
      <w:numFmt w:val="decimal"/>
      <w:lvlText w:val="%1."/>
      <w:lvlJc w:val="left"/>
      <w:pPr>
        <w:ind w:left="720" w:hanging="360"/>
      </w:pPr>
      <w:rPr>
        <w:color w:val="auto"/>
      </w:rPr>
    </w:lvl>
    <w:lvl w:ilvl="1" w:tplc="67F8236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EC64648"/>
    <w:multiLevelType w:val="hybridMultilevel"/>
    <w:tmpl w:val="D2E05E86"/>
    <w:lvl w:ilvl="0" w:tplc="BCE29A82">
      <w:start w:val="1"/>
      <w:numFmt w:val="lowerLetter"/>
      <w:lvlText w:val="%1."/>
      <w:lvlJc w:val="left"/>
      <w:pPr>
        <w:ind w:left="2007" w:hanging="360"/>
      </w:pPr>
      <w:rPr>
        <w:color w:val="auto"/>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9" w15:restartNumberingAfterBreak="0">
    <w:nsid w:val="21F02FD0"/>
    <w:multiLevelType w:val="hybridMultilevel"/>
    <w:tmpl w:val="DC461B62"/>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0" w15:restartNumberingAfterBreak="0">
    <w:nsid w:val="224D2719"/>
    <w:multiLevelType w:val="hybridMultilevel"/>
    <w:tmpl w:val="DD8AA7D6"/>
    <w:lvl w:ilvl="0" w:tplc="04090017">
      <w:start w:val="1"/>
      <w:numFmt w:val="lowerLetter"/>
      <w:lvlText w:val="%1)"/>
      <w:lvlJc w:val="left"/>
      <w:pPr>
        <w:ind w:left="1287" w:hanging="360"/>
      </w:pPr>
    </w:lvl>
    <w:lvl w:ilvl="1" w:tplc="4E1C15CA">
      <w:start w:val="1"/>
      <w:numFmt w:val="lowerLetter"/>
      <w:lvlText w:val="%2."/>
      <w:lvlJc w:val="left"/>
      <w:pPr>
        <w:ind w:left="2007" w:hanging="360"/>
      </w:pPr>
      <w:rPr>
        <w:color w:val="auto"/>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1" w15:restartNumberingAfterBreak="0">
    <w:nsid w:val="24551661"/>
    <w:multiLevelType w:val="hybridMultilevel"/>
    <w:tmpl w:val="463CE056"/>
    <w:lvl w:ilvl="0" w:tplc="D1C4C310">
      <w:start w:val="1"/>
      <w:numFmt w:val="lowerLetter"/>
      <w:lvlText w:val="%1."/>
      <w:lvlJc w:val="left"/>
      <w:pPr>
        <w:ind w:left="1287" w:hanging="360"/>
      </w:pPr>
      <w:rPr>
        <w:color w:val="000000" w:themeColor="text1"/>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 w15:restartNumberingAfterBreak="0">
    <w:nsid w:val="28FB54BA"/>
    <w:multiLevelType w:val="hybridMultilevel"/>
    <w:tmpl w:val="30A0C762"/>
    <w:lvl w:ilvl="0" w:tplc="B750ECEA">
      <w:start w:val="1"/>
      <w:numFmt w:val="lowerRoman"/>
      <w:lvlText w:val="(%1)"/>
      <w:lvlJc w:val="left"/>
      <w:pPr>
        <w:ind w:left="1854" w:hanging="360"/>
      </w:pPr>
      <w:rPr>
        <w:rFonts w:hint="default"/>
        <w:b w:val="0"/>
        <w:snapToGrid/>
        <w:color w:val="000000"/>
        <w:spacing w:val="10"/>
        <w:sz w:val="24"/>
        <w:szCs w:val="24"/>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3" w15:restartNumberingAfterBreak="0">
    <w:nsid w:val="2AE24E3A"/>
    <w:multiLevelType w:val="hybridMultilevel"/>
    <w:tmpl w:val="8D4AE0D8"/>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4" w15:restartNumberingAfterBreak="0">
    <w:nsid w:val="2B15741D"/>
    <w:multiLevelType w:val="hybridMultilevel"/>
    <w:tmpl w:val="C112676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5" w15:restartNumberingAfterBreak="0">
    <w:nsid w:val="2D247CB6"/>
    <w:multiLevelType w:val="hybridMultilevel"/>
    <w:tmpl w:val="62EA29EC"/>
    <w:lvl w:ilvl="0" w:tplc="B750ECEA">
      <w:start w:val="1"/>
      <w:numFmt w:val="lowerRoman"/>
      <w:lvlText w:val="(%1)"/>
      <w:lvlJc w:val="left"/>
      <w:pPr>
        <w:ind w:left="1854" w:hanging="360"/>
      </w:pPr>
      <w:rPr>
        <w:rFonts w:hint="default"/>
        <w:b w:val="0"/>
        <w:snapToGrid/>
        <w:color w:val="000000"/>
        <w:spacing w:val="10"/>
        <w:sz w:val="24"/>
        <w:szCs w:val="24"/>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6" w15:restartNumberingAfterBreak="0">
    <w:nsid w:val="2F174370"/>
    <w:multiLevelType w:val="hybridMultilevel"/>
    <w:tmpl w:val="EB5E1E70"/>
    <w:lvl w:ilvl="0" w:tplc="06D0A496">
      <w:start w:val="1"/>
      <w:numFmt w:val="lowerLetter"/>
      <w:lvlText w:val="%1."/>
      <w:lvlJc w:val="left"/>
      <w:pPr>
        <w:ind w:left="1287" w:hanging="360"/>
      </w:pPr>
      <w:rPr>
        <w:color w:val="auto"/>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7" w15:restartNumberingAfterBreak="0">
    <w:nsid w:val="30CE1B43"/>
    <w:multiLevelType w:val="hybridMultilevel"/>
    <w:tmpl w:val="8C901C98"/>
    <w:lvl w:ilvl="0" w:tplc="04090019">
      <w:start w:val="1"/>
      <w:numFmt w:val="lowerLetter"/>
      <w:lvlText w:val="%1."/>
      <w:lvlJc w:val="left"/>
      <w:pPr>
        <w:ind w:left="1287" w:hanging="360"/>
      </w:pPr>
      <w:rPr>
        <w:rFonts w:hint="default"/>
        <w:b w:val="0"/>
        <w:snapToGrid/>
        <w:color w:val="000000"/>
        <w:spacing w:val="10"/>
        <w:sz w:val="24"/>
        <w:szCs w:val="24"/>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8" w15:restartNumberingAfterBreak="0">
    <w:nsid w:val="33185603"/>
    <w:multiLevelType w:val="hybridMultilevel"/>
    <w:tmpl w:val="DA98AAB0"/>
    <w:lvl w:ilvl="0" w:tplc="FFFFFFFF">
      <w:start w:val="1"/>
      <w:numFmt w:val="decimal"/>
      <w:lvlText w:val="%1."/>
      <w:lvlJc w:val="left"/>
      <w:pPr>
        <w:ind w:left="720" w:hanging="360"/>
      </w:p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3F32EE4"/>
    <w:multiLevelType w:val="hybridMultilevel"/>
    <w:tmpl w:val="2AD2445C"/>
    <w:lvl w:ilvl="0" w:tplc="CDFE2A5E">
      <w:start w:val="1"/>
      <w:numFmt w:val="lowerLetter"/>
      <w:lvlText w:val="%1."/>
      <w:lvlJc w:val="left"/>
      <w:pPr>
        <w:ind w:left="1287" w:hanging="360"/>
      </w:pPr>
      <w:rPr>
        <w:rFonts w:ascii="Times New Roman" w:hAnsi="Times New Roman" w:cs="Times New Roman" w:hint="default"/>
        <w:b w:val="0"/>
        <w:bCs/>
        <w:i w:val="0"/>
        <w:iCs/>
        <w:color w:val="auto"/>
        <w:sz w:val="24"/>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0" w15:restartNumberingAfterBreak="0">
    <w:nsid w:val="36CE3A52"/>
    <w:multiLevelType w:val="hybridMultilevel"/>
    <w:tmpl w:val="4B324874"/>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1" w15:restartNumberingAfterBreak="0">
    <w:nsid w:val="3B5A2BFC"/>
    <w:multiLevelType w:val="hybridMultilevel"/>
    <w:tmpl w:val="E806B512"/>
    <w:lvl w:ilvl="0" w:tplc="FFFFFFFF">
      <w:start w:val="1"/>
      <w:numFmt w:val="lowerRoman"/>
      <w:lvlText w:val="(%1)"/>
      <w:lvlJc w:val="left"/>
      <w:pPr>
        <w:ind w:left="1854" w:hanging="360"/>
      </w:pPr>
      <w:rPr>
        <w:rFonts w:hint="default"/>
        <w:b w:val="0"/>
        <w:snapToGrid/>
        <w:color w:val="000000"/>
        <w:spacing w:val="10"/>
        <w:sz w:val="24"/>
        <w:szCs w:val="24"/>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42" w15:restartNumberingAfterBreak="0">
    <w:nsid w:val="3D82747D"/>
    <w:multiLevelType w:val="multilevel"/>
    <w:tmpl w:val="4296CFEA"/>
    <w:lvl w:ilvl="0">
      <w:start w:val="1"/>
      <w:numFmt w:val="lowerLetter"/>
      <w:lvlText w:val="(%1)"/>
      <w:lvlJc w:val="left"/>
      <w:rPr>
        <w:rFonts w:ascii="Times New Roman" w:eastAsia="Tahoma" w:hAnsi="Times New Roman" w:cs="Times New Roman" w:hint="default"/>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3D907F54"/>
    <w:multiLevelType w:val="hybridMultilevel"/>
    <w:tmpl w:val="1FAEDA62"/>
    <w:lvl w:ilvl="0" w:tplc="23BADCE4">
      <w:start w:val="1"/>
      <w:numFmt w:val="lowerLetter"/>
      <w:lvlText w:val="(%1)"/>
      <w:lvlJc w:val="left"/>
      <w:pPr>
        <w:ind w:left="1440" w:hanging="360"/>
      </w:pPr>
      <w:rPr>
        <w:rFonts w:hint="default"/>
        <w:b w:val="0"/>
        <w:bCs w:val="0"/>
        <w:i w:val="0"/>
        <w:iCs w:val="0"/>
        <w:color w:val="00000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4468091E"/>
    <w:multiLevelType w:val="hybridMultilevel"/>
    <w:tmpl w:val="CAC204F4"/>
    <w:lvl w:ilvl="0" w:tplc="D57C8FBC">
      <w:start w:val="1"/>
      <w:numFmt w:val="lowerRoman"/>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5" w15:restartNumberingAfterBreak="0">
    <w:nsid w:val="46D1140A"/>
    <w:multiLevelType w:val="multilevel"/>
    <w:tmpl w:val="4192CEEC"/>
    <w:lvl w:ilvl="0">
      <w:start w:val="1"/>
      <w:numFmt w:val="lowerLetter"/>
      <w:lvlText w:val="(%1)"/>
      <w:lvlJc w:val="left"/>
      <w:rPr>
        <w:rFonts w:ascii="Times New Roman" w:eastAsia="Tahoma" w:hAnsi="Times New Roman" w:cs="Times New Roman" w:hint="default"/>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475B3203"/>
    <w:multiLevelType w:val="multilevel"/>
    <w:tmpl w:val="8E48ECCC"/>
    <w:name w:val="AODoc"/>
    <w:lvl w:ilvl="0">
      <w:start w:val="1"/>
      <w:numFmt w:val="none"/>
      <w:pStyle w:val="AODocTxt"/>
      <w:suff w:val="nothing"/>
      <w:lvlText w:val=""/>
      <w:lvlJc w:val="left"/>
      <w:pPr>
        <w:ind w:left="698" w:firstLine="0"/>
      </w:pPr>
    </w:lvl>
    <w:lvl w:ilvl="1">
      <w:start w:val="1"/>
      <w:numFmt w:val="none"/>
      <w:pStyle w:val="AODocTxtL1"/>
      <w:suff w:val="nothing"/>
      <w:lvlText w:val=""/>
      <w:lvlJc w:val="left"/>
      <w:pPr>
        <w:ind w:left="1418" w:firstLine="0"/>
      </w:pPr>
    </w:lvl>
    <w:lvl w:ilvl="2">
      <w:start w:val="1"/>
      <w:numFmt w:val="bullet"/>
      <w:pStyle w:val="AODocTxtL2"/>
      <w:lvlText w:val=""/>
      <w:lvlJc w:val="left"/>
      <w:pPr>
        <w:ind w:left="2138" w:firstLine="0"/>
      </w:pPr>
      <w:rPr>
        <w:rFonts w:ascii="Symbol" w:hAnsi="Symbol" w:hint="default"/>
      </w:rPr>
    </w:lvl>
    <w:lvl w:ilvl="3">
      <w:start w:val="1"/>
      <w:numFmt w:val="none"/>
      <w:pStyle w:val="AODocTxtL3"/>
      <w:suff w:val="nothing"/>
      <w:lvlText w:val=""/>
      <w:lvlJc w:val="left"/>
      <w:pPr>
        <w:ind w:left="2858" w:firstLine="0"/>
      </w:pPr>
    </w:lvl>
    <w:lvl w:ilvl="4">
      <w:start w:val="1"/>
      <w:numFmt w:val="none"/>
      <w:pStyle w:val="AODocTxtL4"/>
      <w:suff w:val="nothing"/>
      <w:lvlText w:val=""/>
      <w:lvlJc w:val="left"/>
      <w:pPr>
        <w:ind w:left="3578" w:firstLine="0"/>
      </w:pPr>
    </w:lvl>
    <w:lvl w:ilvl="5">
      <w:start w:val="1"/>
      <w:numFmt w:val="none"/>
      <w:pStyle w:val="AODocTxtL5"/>
      <w:suff w:val="nothing"/>
      <w:lvlText w:val=""/>
      <w:lvlJc w:val="left"/>
      <w:pPr>
        <w:ind w:left="4298" w:firstLine="0"/>
      </w:pPr>
    </w:lvl>
    <w:lvl w:ilvl="6">
      <w:start w:val="1"/>
      <w:numFmt w:val="none"/>
      <w:pStyle w:val="AODocTxtL6"/>
      <w:suff w:val="nothing"/>
      <w:lvlText w:val=""/>
      <w:lvlJc w:val="left"/>
      <w:pPr>
        <w:ind w:left="5018" w:firstLine="0"/>
      </w:pPr>
    </w:lvl>
    <w:lvl w:ilvl="7">
      <w:start w:val="1"/>
      <w:numFmt w:val="none"/>
      <w:pStyle w:val="AODocTxtL7"/>
      <w:suff w:val="nothing"/>
      <w:lvlText w:val=""/>
      <w:lvlJc w:val="left"/>
      <w:pPr>
        <w:ind w:left="5738" w:firstLine="0"/>
      </w:pPr>
    </w:lvl>
    <w:lvl w:ilvl="8">
      <w:start w:val="1"/>
      <w:numFmt w:val="none"/>
      <w:pStyle w:val="AODocTxtL8"/>
      <w:suff w:val="nothing"/>
      <w:lvlText w:val=""/>
      <w:lvlJc w:val="left"/>
      <w:pPr>
        <w:ind w:left="6458" w:firstLine="0"/>
      </w:pPr>
    </w:lvl>
  </w:abstractNum>
  <w:abstractNum w:abstractNumId="47" w15:restartNumberingAfterBreak="0">
    <w:nsid w:val="476A6B29"/>
    <w:multiLevelType w:val="multilevel"/>
    <w:tmpl w:val="44165982"/>
    <w:lvl w:ilvl="0">
      <w:start w:val="1"/>
      <w:numFmt w:val="lowerLetter"/>
      <w:lvlText w:val="(%1)"/>
      <w:lvlJc w:val="left"/>
      <w:rPr>
        <w:rFonts w:ascii="Times New Roman" w:eastAsia="Tahoma" w:hAnsi="Times New Roman" w:cs="Times New Roman" w:hint="default"/>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47803464"/>
    <w:multiLevelType w:val="hybridMultilevel"/>
    <w:tmpl w:val="F03AA7F6"/>
    <w:lvl w:ilvl="0" w:tplc="8332AE82">
      <w:start w:val="1"/>
      <w:numFmt w:val="upperLetter"/>
      <w:lvlText w:val="(%1)"/>
      <w:lvlJc w:val="left"/>
      <w:pPr>
        <w:ind w:left="720" w:hanging="360"/>
      </w:pPr>
      <w:rPr>
        <w:rFonts w:ascii="Times New Roman" w:eastAsia="SimSun" w:hAnsi="Times New Roman" w:cs="Times New Roman"/>
        <w:b/>
        <w:bCs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B931386"/>
    <w:multiLevelType w:val="hybridMultilevel"/>
    <w:tmpl w:val="5F745904"/>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0" w15:restartNumberingAfterBreak="0">
    <w:nsid w:val="4BE14BAF"/>
    <w:multiLevelType w:val="hybridMultilevel"/>
    <w:tmpl w:val="98568F44"/>
    <w:lvl w:ilvl="0" w:tplc="B750ECEA">
      <w:start w:val="1"/>
      <w:numFmt w:val="lowerRoman"/>
      <w:lvlText w:val="(%1)"/>
      <w:lvlJc w:val="left"/>
      <w:pPr>
        <w:ind w:left="1854" w:hanging="360"/>
      </w:pPr>
      <w:rPr>
        <w:rFonts w:hint="default"/>
        <w:b w:val="0"/>
        <w:snapToGrid/>
        <w:color w:val="000000"/>
        <w:spacing w:val="10"/>
        <w:sz w:val="24"/>
        <w:szCs w:val="24"/>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1" w15:restartNumberingAfterBreak="0">
    <w:nsid w:val="4C8A1895"/>
    <w:multiLevelType w:val="hybridMultilevel"/>
    <w:tmpl w:val="967213EA"/>
    <w:lvl w:ilvl="0" w:tplc="B750ECEA">
      <w:start w:val="1"/>
      <w:numFmt w:val="lowerRoman"/>
      <w:lvlText w:val="(%1)"/>
      <w:lvlJc w:val="left"/>
      <w:pPr>
        <w:ind w:left="1854" w:hanging="360"/>
      </w:pPr>
      <w:rPr>
        <w:rFonts w:hint="default"/>
        <w:b w:val="0"/>
        <w:snapToGrid/>
        <w:color w:val="000000"/>
        <w:spacing w:val="10"/>
        <w:sz w:val="24"/>
        <w:szCs w:val="24"/>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2" w15:restartNumberingAfterBreak="0">
    <w:nsid w:val="4E4B4E3E"/>
    <w:multiLevelType w:val="multilevel"/>
    <w:tmpl w:val="A7307542"/>
    <w:name w:val="AOHeadX"/>
    <w:lvl w:ilvl="0">
      <w:start w:val="1"/>
      <w:numFmt w:val="decimal"/>
      <w:pStyle w:val="AOHead1"/>
      <w:lvlText w:val="%1."/>
      <w:lvlJc w:val="left"/>
      <w:pPr>
        <w:tabs>
          <w:tab w:val="num" w:pos="720"/>
        </w:tabs>
        <w:ind w:left="720" w:hanging="720"/>
      </w:pPr>
    </w:lvl>
    <w:lvl w:ilvl="1">
      <w:start w:val="1"/>
      <w:numFmt w:val="decimal"/>
      <w:pStyle w:val="AOHead2"/>
      <w:lvlText w:val="%1.%2"/>
      <w:lvlJc w:val="left"/>
      <w:pPr>
        <w:tabs>
          <w:tab w:val="num" w:pos="720"/>
        </w:tabs>
        <w:ind w:left="720" w:hanging="720"/>
      </w:pPr>
    </w:lvl>
    <w:lvl w:ilvl="2">
      <w:start w:val="1"/>
      <w:numFmt w:val="lowerLetter"/>
      <w:pStyle w:val="AOHead3"/>
      <w:lvlText w:val="(%3)"/>
      <w:lvlJc w:val="left"/>
      <w:pPr>
        <w:tabs>
          <w:tab w:val="num" w:pos="1440"/>
        </w:tabs>
        <w:ind w:left="1440" w:hanging="720"/>
      </w:pPr>
      <w:rPr>
        <w:b w:val="0"/>
        <w:bCs/>
        <w:i w:val="0"/>
        <w:iCs/>
      </w:rPr>
    </w:lvl>
    <w:lvl w:ilvl="3">
      <w:start w:val="1"/>
      <w:numFmt w:val="lowerRoman"/>
      <w:pStyle w:val="AOHead4"/>
      <w:lvlText w:val="(%4)"/>
      <w:lvlJc w:val="left"/>
      <w:pPr>
        <w:tabs>
          <w:tab w:val="num" w:pos="2160"/>
        </w:tabs>
        <w:ind w:left="2160" w:hanging="720"/>
      </w:pPr>
      <w:rPr>
        <w:b w:val="0"/>
        <w:bCs/>
        <w:i w:val="0"/>
        <w:iCs/>
      </w:rPr>
    </w:lvl>
    <w:lvl w:ilvl="4">
      <w:start w:val="1"/>
      <w:numFmt w:val="upperLetter"/>
      <w:pStyle w:val="AOHead5"/>
      <w:lvlText w:val="(%5)"/>
      <w:lvlJc w:val="left"/>
      <w:pPr>
        <w:tabs>
          <w:tab w:val="num" w:pos="2880"/>
        </w:tabs>
        <w:ind w:left="2880" w:hanging="720"/>
      </w:pPr>
    </w:lvl>
    <w:lvl w:ilvl="5">
      <w:start w:val="1"/>
      <w:numFmt w:val="upperRoman"/>
      <w:pStyle w:val="AOHead6"/>
      <w:lvlText w:val="%6."/>
      <w:lvlJc w:val="left"/>
      <w:pPr>
        <w:tabs>
          <w:tab w:val="num" w:pos="3600"/>
        </w:tabs>
        <w:ind w:left="3600" w:hanging="72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53" w15:restartNumberingAfterBreak="0">
    <w:nsid w:val="4F18070C"/>
    <w:multiLevelType w:val="hybridMultilevel"/>
    <w:tmpl w:val="F1B2035A"/>
    <w:lvl w:ilvl="0" w:tplc="B750ECEA">
      <w:start w:val="1"/>
      <w:numFmt w:val="lowerRoman"/>
      <w:lvlText w:val="(%1)"/>
      <w:lvlJc w:val="left"/>
      <w:pPr>
        <w:ind w:left="1854" w:hanging="360"/>
      </w:pPr>
      <w:rPr>
        <w:rFonts w:hint="default"/>
        <w:b w:val="0"/>
        <w:snapToGrid/>
        <w:color w:val="000000"/>
        <w:spacing w:val="10"/>
        <w:sz w:val="24"/>
        <w:szCs w:val="24"/>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4" w15:restartNumberingAfterBreak="0">
    <w:nsid w:val="515E4F76"/>
    <w:multiLevelType w:val="hybridMultilevel"/>
    <w:tmpl w:val="2AD82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18C3064"/>
    <w:multiLevelType w:val="hybridMultilevel"/>
    <w:tmpl w:val="81BCA8AC"/>
    <w:lvl w:ilvl="0" w:tplc="7EB8F4DA">
      <w:start w:val="1"/>
      <w:numFmt w:val="lowerLetter"/>
      <w:lvlText w:val="%1."/>
      <w:lvlJc w:val="left"/>
      <w:pPr>
        <w:ind w:left="1440" w:hanging="360"/>
      </w:pPr>
      <w:rPr>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51D04D8E"/>
    <w:multiLevelType w:val="hybridMultilevel"/>
    <w:tmpl w:val="E8B044AE"/>
    <w:lvl w:ilvl="0" w:tplc="527E20D2">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25C6A08"/>
    <w:multiLevelType w:val="hybridMultilevel"/>
    <w:tmpl w:val="DE5E5B3A"/>
    <w:lvl w:ilvl="0" w:tplc="4A32D1A2">
      <w:start w:val="1"/>
      <w:numFmt w:val="decimal"/>
      <w:lvlText w:val="%1."/>
      <w:lvlJc w:val="left"/>
      <w:pPr>
        <w:ind w:left="480" w:hanging="360"/>
      </w:pPr>
      <w:rPr>
        <w:rFonts w:hint="default"/>
        <w:b/>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58" w15:restartNumberingAfterBreak="0">
    <w:nsid w:val="53522FF8"/>
    <w:multiLevelType w:val="hybridMultilevel"/>
    <w:tmpl w:val="0F245AC6"/>
    <w:lvl w:ilvl="0" w:tplc="B750ECEA">
      <w:start w:val="1"/>
      <w:numFmt w:val="lowerRoman"/>
      <w:lvlText w:val="(%1)"/>
      <w:lvlJc w:val="left"/>
      <w:pPr>
        <w:ind w:left="1854" w:hanging="360"/>
      </w:pPr>
      <w:rPr>
        <w:rFonts w:hint="default"/>
        <w:b w:val="0"/>
        <w:snapToGrid/>
        <w:color w:val="000000"/>
        <w:spacing w:val="10"/>
        <w:sz w:val="24"/>
        <w:szCs w:val="24"/>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9" w15:restartNumberingAfterBreak="0">
    <w:nsid w:val="567B02B2"/>
    <w:multiLevelType w:val="hybridMultilevel"/>
    <w:tmpl w:val="7B2CEBF2"/>
    <w:lvl w:ilvl="0" w:tplc="FFFFFFFF">
      <w:start w:val="1"/>
      <w:numFmt w:val="decimal"/>
      <w:lvlText w:val="%1."/>
      <w:lvlJc w:val="left"/>
      <w:pPr>
        <w:ind w:left="720" w:hanging="360"/>
      </w:p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93E7852"/>
    <w:multiLevelType w:val="hybridMultilevel"/>
    <w:tmpl w:val="759C78F8"/>
    <w:lvl w:ilvl="0" w:tplc="B31CCCC0">
      <w:numFmt w:val="bullet"/>
      <w:lvlText w:val="-"/>
      <w:lvlJc w:val="left"/>
      <w:pPr>
        <w:ind w:left="1287" w:hanging="360"/>
      </w:pPr>
      <w:rPr>
        <w:rFonts w:ascii="Arial" w:eastAsia="Calibri" w:hAnsi="Arial" w:cs="Arial" w:hint="default"/>
      </w:rPr>
    </w:lvl>
    <w:lvl w:ilvl="1" w:tplc="04090003" w:tentative="1">
      <w:start w:val="1"/>
      <w:numFmt w:val="bullet"/>
      <w:lvlText w:val="o"/>
      <w:lvlJc w:val="left"/>
      <w:pPr>
        <w:ind w:left="2007" w:hanging="360"/>
      </w:pPr>
      <w:rPr>
        <w:rFonts w:ascii="Courier New" w:hAnsi="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1" w15:restartNumberingAfterBreak="0">
    <w:nsid w:val="599029E7"/>
    <w:multiLevelType w:val="hybridMultilevel"/>
    <w:tmpl w:val="8850EDFE"/>
    <w:lvl w:ilvl="0" w:tplc="B31CCCC0">
      <w:numFmt w:val="bullet"/>
      <w:lvlText w:val="-"/>
      <w:lvlJc w:val="left"/>
      <w:pPr>
        <w:ind w:left="1287" w:hanging="360"/>
      </w:pPr>
      <w:rPr>
        <w:rFonts w:ascii="Arial" w:eastAsia="Calibri" w:hAnsi="Arial" w:cs="Arial" w:hint="default"/>
      </w:rPr>
    </w:lvl>
    <w:lvl w:ilvl="1" w:tplc="04090003" w:tentative="1">
      <w:start w:val="1"/>
      <w:numFmt w:val="bullet"/>
      <w:lvlText w:val="o"/>
      <w:lvlJc w:val="left"/>
      <w:pPr>
        <w:ind w:left="2007" w:hanging="360"/>
      </w:pPr>
      <w:rPr>
        <w:rFonts w:ascii="Courier New" w:hAnsi="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2" w15:restartNumberingAfterBreak="0">
    <w:nsid w:val="5C696696"/>
    <w:multiLevelType w:val="hybridMultilevel"/>
    <w:tmpl w:val="D09EB6BA"/>
    <w:lvl w:ilvl="0" w:tplc="B750ECEA">
      <w:start w:val="1"/>
      <w:numFmt w:val="lowerRoman"/>
      <w:lvlText w:val="(%1)"/>
      <w:lvlJc w:val="left"/>
      <w:pPr>
        <w:ind w:left="1800" w:hanging="360"/>
      </w:pPr>
      <w:rPr>
        <w:rFonts w:hint="default"/>
        <w:b w:val="0"/>
        <w:snapToGrid/>
        <w:color w:val="000000"/>
        <w:spacing w:val="10"/>
        <w:sz w:val="24"/>
        <w:szCs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3" w15:restartNumberingAfterBreak="0">
    <w:nsid w:val="5DF12AAD"/>
    <w:multiLevelType w:val="hybridMultilevel"/>
    <w:tmpl w:val="2FB45D9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4" w15:restartNumberingAfterBreak="0">
    <w:nsid w:val="5EAC31E1"/>
    <w:multiLevelType w:val="hybridMultilevel"/>
    <w:tmpl w:val="F5741448"/>
    <w:lvl w:ilvl="0" w:tplc="81EA5FA2">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F3E1279"/>
    <w:multiLevelType w:val="hybridMultilevel"/>
    <w:tmpl w:val="B9F6AFEA"/>
    <w:lvl w:ilvl="0" w:tplc="B750ECEA">
      <w:start w:val="1"/>
      <w:numFmt w:val="lowerRoman"/>
      <w:lvlText w:val="(%1)"/>
      <w:lvlJc w:val="left"/>
      <w:pPr>
        <w:ind w:left="1854" w:hanging="360"/>
      </w:pPr>
      <w:rPr>
        <w:rFonts w:hint="default"/>
        <w:b w:val="0"/>
        <w:snapToGrid/>
        <w:color w:val="000000"/>
        <w:spacing w:val="10"/>
        <w:sz w:val="24"/>
        <w:szCs w:val="24"/>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6" w15:restartNumberingAfterBreak="0">
    <w:nsid w:val="5FFC0D5F"/>
    <w:multiLevelType w:val="hybridMultilevel"/>
    <w:tmpl w:val="1B2CEA42"/>
    <w:lvl w:ilvl="0" w:tplc="03D43F80">
      <w:start w:val="1"/>
      <w:numFmt w:val="lowerLetter"/>
      <w:lvlText w:val="(%1)"/>
      <w:lvlJc w:val="left"/>
      <w:pPr>
        <w:ind w:left="1287" w:hanging="360"/>
      </w:pPr>
      <w:rPr>
        <w:rFonts w:hint="default"/>
        <w:color w:val="000000" w:themeColor="text1"/>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7" w15:restartNumberingAfterBreak="0">
    <w:nsid w:val="61D92062"/>
    <w:multiLevelType w:val="hybridMultilevel"/>
    <w:tmpl w:val="42563B44"/>
    <w:lvl w:ilvl="0" w:tplc="04090019">
      <w:start w:val="1"/>
      <w:numFmt w:val="lowerLetter"/>
      <w:lvlText w:val="%1."/>
      <w:lvlJc w:val="left"/>
      <w:pPr>
        <w:ind w:left="1287" w:hanging="360"/>
      </w:pPr>
      <w:rPr>
        <w:rFonts w:hint="default"/>
        <w:b w:val="0"/>
        <w:snapToGrid/>
        <w:color w:val="000000"/>
        <w:spacing w:val="10"/>
        <w:sz w:val="24"/>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8" w15:restartNumberingAfterBreak="0">
    <w:nsid w:val="6249651A"/>
    <w:multiLevelType w:val="hybridMultilevel"/>
    <w:tmpl w:val="5748E7AC"/>
    <w:lvl w:ilvl="0" w:tplc="5DF6452A">
      <w:start w:val="1"/>
      <w:numFmt w:val="decimal"/>
      <w:lvlText w:val="%1."/>
      <w:lvlJc w:val="left"/>
      <w:pPr>
        <w:ind w:left="1287" w:hanging="360"/>
      </w:pPr>
      <w:rPr>
        <w:i w:val="0"/>
        <w:iCs/>
        <w:color w:val="000000" w:themeColor="text1"/>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9" w15:restartNumberingAfterBreak="0">
    <w:nsid w:val="6327281F"/>
    <w:multiLevelType w:val="hybridMultilevel"/>
    <w:tmpl w:val="F33E47DC"/>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0" w15:restartNumberingAfterBreak="0">
    <w:nsid w:val="63521806"/>
    <w:multiLevelType w:val="hybridMultilevel"/>
    <w:tmpl w:val="80E65D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3FC73B9"/>
    <w:multiLevelType w:val="hybridMultilevel"/>
    <w:tmpl w:val="7C3696A2"/>
    <w:lvl w:ilvl="0" w:tplc="B750ECEA">
      <w:start w:val="1"/>
      <w:numFmt w:val="lowerRoman"/>
      <w:lvlText w:val="(%1)"/>
      <w:lvlJc w:val="left"/>
      <w:pPr>
        <w:ind w:left="1854" w:hanging="360"/>
      </w:pPr>
      <w:rPr>
        <w:rFonts w:hint="default"/>
        <w:b w:val="0"/>
        <w:snapToGrid/>
        <w:color w:val="000000"/>
        <w:spacing w:val="10"/>
        <w:sz w:val="24"/>
        <w:szCs w:val="24"/>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2" w15:restartNumberingAfterBreak="0">
    <w:nsid w:val="661A2E9C"/>
    <w:multiLevelType w:val="hybridMultilevel"/>
    <w:tmpl w:val="A1FCC714"/>
    <w:lvl w:ilvl="0" w:tplc="B31CCCC0">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81823B5"/>
    <w:multiLevelType w:val="hybridMultilevel"/>
    <w:tmpl w:val="DAD60014"/>
    <w:lvl w:ilvl="0" w:tplc="5CE6439E">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681A7BEC"/>
    <w:multiLevelType w:val="hybridMultilevel"/>
    <w:tmpl w:val="C41E2D1A"/>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5" w15:restartNumberingAfterBreak="0">
    <w:nsid w:val="682F2C7B"/>
    <w:multiLevelType w:val="hybridMultilevel"/>
    <w:tmpl w:val="0760393E"/>
    <w:lvl w:ilvl="0" w:tplc="911EB9DE">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8D6150E"/>
    <w:multiLevelType w:val="hybridMultilevel"/>
    <w:tmpl w:val="DF428BBA"/>
    <w:lvl w:ilvl="0" w:tplc="D3E6C184">
      <w:start w:val="1"/>
      <w:numFmt w:val="lowerLetter"/>
      <w:lvlText w:val="%1."/>
      <w:lvlJc w:val="left"/>
      <w:pPr>
        <w:ind w:left="1287" w:hanging="360"/>
      </w:pPr>
      <w:rPr>
        <w:color w:val="000000" w:themeColor="text1"/>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7" w15:restartNumberingAfterBreak="0">
    <w:nsid w:val="6924472C"/>
    <w:multiLevelType w:val="hybridMultilevel"/>
    <w:tmpl w:val="4B0A1DF2"/>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8" w15:restartNumberingAfterBreak="0">
    <w:nsid w:val="69791F84"/>
    <w:multiLevelType w:val="hybridMultilevel"/>
    <w:tmpl w:val="91E2F94E"/>
    <w:lvl w:ilvl="0" w:tplc="BC74522C">
      <w:start w:val="1"/>
      <w:numFmt w:val="decimal"/>
      <w:lvlText w:val="%1."/>
      <w:lvlJc w:val="left"/>
      <w:pPr>
        <w:ind w:left="720" w:hanging="360"/>
      </w:pPr>
      <w:rPr>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9971C45"/>
    <w:multiLevelType w:val="multilevel"/>
    <w:tmpl w:val="206E7732"/>
    <w:lvl w:ilvl="0">
      <w:start w:val="1"/>
      <w:numFmt w:val="lowerLetter"/>
      <w:lvlText w:val="(%1)"/>
      <w:lvlJc w:val="left"/>
      <w:rPr>
        <w:rFonts w:ascii="Times New Roman" w:eastAsia="Tahoma" w:hAnsi="Times New Roman" w:cs="Times New Roman" w:hint="default"/>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6A2D0296"/>
    <w:multiLevelType w:val="hybridMultilevel"/>
    <w:tmpl w:val="BBF42AFE"/>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1" w15:restartNumberingAfterBreak="0">
    <w:nsid w:val="6AC84AFD"/>
    <w:multiLevelType w:val="multilevel"/>
    <w:tmpl w:val="6AC84AFD"/>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6BBB2117"/>
    <w:multiLevelType w:val="hybridMultilevel"/>
    <w:tmpl w:val="380EFE3A"/>
    <w:lvl w:ilvl="0" w:tplc="0409000F">
      <w:start w:val="1"/>
      <w:numFmt w:val="decimal"/>
      <w:lvlText w:val="%1."/>
      <w:lvlJc w:val="left"/>
      <w:pPr>
        <w:ind w:left="1220" w:hanging="360"/>
      </w:pPr>
    </w:lvl>
    <w:lvl w:ilvl="1" w:tplc="04090019" w:tentative="1">
      <w:start w:val="1"/>
      <w:numFmt w:val="lowerLetter"/>
      <w:lvlText w:val="%2."/>
      <w:lvlJc w:val="left"/>
      <w:pPr>
        <w:ind w:left="1940" w:hanging="360"/>
      </w:pPr>
    </w:lvl>
    <w:lvl w:ilvl="2" w:tplc="0409001B" w:tentative="1">
      <w:start w:val="1"/>
      <w:numFmt w:val="lowerRoman"/>
      <w:lvlText w:val="%3."/>
      <w:lvlJc w:val="right"/>
      <w:pPr>
        <w:ind w:left="2660" w:hanging="180"/>
      </w:pPr>
    </w:lvl>
    <w:lvl w:ilvl="3" w:tplc="0409000F" w:tentative="1">
      <w:start w:val="1"/>
      <w:numFmt w:val="decimal"/>
      <w:lvlText w:val="%4."/>
      <w:lvlJc w:val="left"/>
      <w:pPr>
        <w:ind w:left="3380" w:hanging="360"/>
      </w:pPr>
    </w:lvl>
    <w:lvl w:ilvl="4" w:tplc="04090019" w:tentative="1">
      <w:start w:val="1"/>
      <w:numFmt w:val="lowerLetter"/>
      <w:lvlText w:val="%5."/>
      <w:lvlJc w:val="left"/>
      <w:pPr>
        <w:ind w:left="4100" w:hanging="360"/>
      </w:pPr>
    </w:lvl>
    <w:lvl w:ilvl="5" w:tplc="0409001B" w:tentative="1">
      <w:start w:val="1"/>
      <w:numFmt w:val="lowerRoman"/>
      <w:lvlText w:val="%6."/>
      <w:lvlJc w:val="right"/>
      <w:pPr>
        <w:ind w:left="4820" w:hanging="180"/>
      </w:pPr>
    </w:lvl>
    <w:lvl w:ilvl="6" w:tplc="0409000F" w:tentative="1">
      <w:start w:val="1"/>
      <w:numFmt w:val="decimal"/>
      <w:lvlText w:val="%7."/>
      <w:lvlJc w:val="left"/>
      <w:pPr>
        <w:ind w:left="5540" w:hanging="360"/>
      </w:pPr>
    </w:lvl>
    <w:lvl w:ilvl="7" w:tplc="04090019" w:tentative="1">
      <w:start w:val="1"/>
      <w:numFmt w:val="lowerLetter"/>
      <w:lvlText w:val="%8."/>
      <w:lvlJc w:val="left"/>
      <w:pPr>
        <w:ind w:left="6260" w:hanging="360"/>
      </w:pPr>
    </w:lvl>
    <w:lvl w:ilvl="8" w:tplc="0409001B" w:tentative="1">
      <w:start w:val="1"/>
      <w:numFmt w:val="lowerRoman"/>
      <w:lvlText w:val="%9."/>
      <w:lvlJc w:val="right"/>
      <w:pPr>
        <w:ind w:left="6980" w:hanging="180"/>
      </w:pPr>
    </w:lvl>
  </w:abstractNum>
  <w:abstractNum w:abstractNumId="83" w15:restartNumberingAfterBreak="0">
    <w:nsid w:val="6E3E1B6D"/>
    <w:multiLevelType w:val="hybridMultilevel"/>
    <w:tmpl w:val="920C71DE"/>
    <w:lvl w:ilvl="0" w:tplc="B750ECEA">
      <w:start w:val="1"/>
      <w:numFmt w:val="lowerRoman"/>
      <w:lvlText w:val="(%1)"/>
      <w:lvlJc w:val="left"/>
      <w:pPr>
        <w:ind w:left="1854" w:hanging="360"/>
      </w:pPr>
      <w:rPr>
        <w:rFonts w:hint="default"/>
        <w:b w:val="0"/>
        <w:snapToGrid/>
        <w:color w:val="000000"/>
        <w:spacing w:val="10"/>
        <w:sz w:val="24"/>
        <w:szCs w:val="24"/>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4" w15:restartNumberingAfterBreak="0">
    <w:nsid w:val="6F793D21"/>
    <w:multiLevelType w:val="hybridMultilevel"/>
    <w:tmpl w:val="3FFAE88A"/>
    <w:lvl w:ilvl="0" w:tplc="97AE82B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1786659"/>
    <w:multiLevelType w:val="hybridMultilevel"/>
    <w:tmpl w:val="5E7EA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3CB0BFC"/>
    <w:multiLevelType w:val="hybridMultilevel"/>
    <w:tmpl w:val="D29C5326"/>
    <w:lvl w:ilvl="0" w:tplc="B31CCCC0">
      <w:numFmt w:val="bullet"/>
      <w:lvlText w:val="-"/>
      <w:lvlJc w:val="left"/>
      <w:pPr>
        <w:ind w:left="1440" w:hanging="360"/>
      </w:pPr>
      <w:rPr>
        <w:rFonts w:ascii="Arial" w:eastAsia="Calibri" w:hAnsi="Arial" w:cs="Aria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75336A52"/>
    <w:multiLevelType w:val="hybridMultilevel"/>
    <w:tmpl w:val="95D22F3C"/>
    <w:lvl w:ilvl="0" w:tplc="9B6E66C2">
      <w:start w:val="1"/>
      <w:numFmt w:val="lowerLetter"/>
      <w:lvlText w:val="%1."/>
      <w:lvlJc w:val="left"/>
      <w:pPr>
        <w:ind w:left="1287" w:hanging="360"/>
      </w:pPr>
      <w:rPr>
        <w:color w:val="000000" w:themeColor="text1"/>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8" w15:restartNumberingAfterBreak="0">
    <w:nsid w:val="75BF7FDD"/>
    <w:multiLevelType w:val="hybridMultilevel"/>
    <w:tmpl w:val="12E8C38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9" w15:restartNumberingAfterBreak="0">
    <w:nsid w:val="76684F79"/>
    <w:multiLevelType w:val="hybridMultilevel"/>
    <w:tmpl w:val="F496D28A"/>
    <w:lvl w:ilvl="0" w:tplc="780E2512">
      <w:start w:val="1"/>
      <w:numFmt w:val="lowerLetter"/>
      <w:lvlText w:val="%1."/>
      <w:lvlJc w:val="left"/>
      <w:pPr>
        <w:ind w:left="1287" w:hanging="360"/>
      </w:pPr>
      <w:rPr>
        <w:color w:val="000000" w:themeColor="text1"/>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0" w15:restartNumberingAfterBreak="0">
    <w:nsid w:val="776A64B1"/>
    <w:multiLevelType w:val="hybridMultilevel"/>
    <w:tmpl w:val="52B691F8"/>
    <w:lvl w:ilvl="0" w:tplc="7C1E16B0">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84E277D"/>
    <w:multiLevelType w:val="hybridMultilevel"/>
    <w:tmpl w:val="2FB45D9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2" w15:restartNumberingAfterBreak="0">
    <w:nsid w:val="785F1EDD"/>
    <w:multiLevelType w:val="hybridMultilevel"/>
    <w:tmpl w:val="4B0A1DF2"/>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93" w15:restartNumberingAfterBreak="0">
    <w:nsid w:val="7B566B4E"/>
    <w:multiLevelType w:val="hybridMultilevel"/>
    <w:tmpl w:val="A41C4B18"/>
    <w:lvl w:ilvl="0" w:tplc="B750ECEA">
      <w:start w:val="1"/>
      <w:numFmt w:val="lowerRoman"/>
      <w:lvlText w:val="(%1)"/>
      <w:lvlJc w:val="left"/>
      <w:pPr>
        <w:ind w:left="1854" w:hanging="360"/>
      </w:pPr>
      <w:rPr>
        <w:rFonts w:hint="default"/>
        <w:b w:val="0"/>
        <w:snapToGrid/>
        <w:color w:val="000000"/>
        <w:spacing w:val="10"/>
        <w:sz w:val="24"/>
        <w:szCs w:val="24"/>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4" w15:restartNumberingAfterBreak="0">
    <w:nsid w:val="7BA37715"/>
    <w:multiLevelType w:val="hybridMultilevel"/>
    <w:tmpl w:val="68587E42"/>
    <w:lvl w:ilvl="0" w:tplc="17325C84">
      <w:start w:val="1"/>
      <w:numFmt w:val="lowerLetter"/>
      <w:lvlText w:val="(%1)"/>
      <w:lvlJc w:val="left"/>
      <w:pPr>
        <w:ind w:left="1484" w:hanging="360"/>
      </w:pPr>
      <w:rPr>
        <w:rFonts w:hint="default"/>
        <w:b w:val="0"/>
        <w:bCs/>
      </w:rPr>
    </w:lvl>
    <w:lvl w:ilvl="1" w:tplc="04090019" w:tentative="1">
      <w:start w:val="1"/>
      <w:numFmt w:val="lowerLetter"/>
      <w:lvlText w:val="%2."/>
      <w:lvlJc w:val="left"/>
      <w:pPr>
        <w:ind w:left="2204" w:hanging="360"/>
      </w:pPr>
    </w:lvl>
    <w:lvl w:ilvl="2" w:tplc="0409001B" w:tentative="1">
      <w:start w:val="1"/>
      <w:numFmt w:val="lowerRoman"/>
      <w:lvlText w:val="%3."/>
      <w:lvlJc w:val="right"/>
      <w:pPr>
        <w:ind w:left="2924" w:hanging="180"/>
      </w:pPr>
    </w:lvl>
    <w:lvl w:ilvl="3" w:tplc="0409000F" w:tentative="1">
      <w:start w:val="1"/>
      <w:numFmt w:val="decimal"/>
      <w:lvlText w:val="%4."/>
      <w:lvlJc w:val="left"/>
      <w:pPr>
        <w:ind w:left="3644" w:hanging="360"/>
      </w:pPr>
    </w:lvl>
    <w:lvl w:ilvl="4" w:tplc="04090019" w:tentative="1">
      <w:start w:val="1"/>
      <w:numFmt w:val="lowerLetter"/>
      <w:lvlText w:val="%5."/>
      <w:lvlJc w:val="left"/>
      <w:pPr>
        <w:ind w:left="4364" w:hanging="360"/>
      </w:pPr>
    </w:lvl>
    <w:lvl w:ilvl="5" w:tplc="0409001B" w:tentative="1">
      <w:start w:val="1"/>
      <w:numFmt w:val="lowerRoman"/>
      <w:lvlText w:val="%6."/>
      <w:lvlJc w:val="right"/>
      <w:pPr>
        <w:ind w:left="5084" w:hanging="180"/>
      </w:pPr>
    </w:lvl>
    <w:lvl w:ilvl="6" w:tplc="0409000F" w:tentative="1">
      <w:start w:val="1"/>
      <w:numFmt w:val="decimal"/>
      <w:lvlText w:val="%7."/>
      <w:lvlJc w:val="left"/>
      <w:pPr>
        <w:ind w:left="5804" w:hanging="360"/>
      </w:pPr>
    </w:lvl>
    <w:lvl w:ilvl="7" w:tplc="04090019" w:tentative="1">
      <w:start w:val="1"/>
      <w:numFmt w:val="lowerLetter"/>
      <w:lvlText w:val="%8."/>
      <w:lvlJc w:val="left"/>
      <w:pPr>
        <w:ind w:left="6524" w:hanging="360"/>
      </w:pPr>
    </w:lvl>
    <w:lvl w:ilvl="8" w:tplc="0409001B" w:tentative="1">
      <w:start w:val="1"/>
      <w:numFmt w:val="lowerRoman"/>
      <w:lvlText w:val="%9."/>
      <w:lvlJc w:val="right"/>
      <w:pPr>
        <w:ind w:left="7244" w:hanging="180"/>
      </w:pPr>
    </w:lvl>
  </w:abstractNum>
  <w:abstractNum w:abstractNumId="95" w15:restartNumberingAfterBreak="0">
    <w:nsid w:val="7FA372C9"/>
    <w:multiLevelType w:val="hybridMultilevel"/>
    <w:tmpl w:val="CFD002F2"/>
    <w:lvl w:ilvl="0" w:tplc="B750ECEA">
      <w:start w:val="1"/>
      <w:numFmt w:val="lowerRoman"/>
      <w:lvlText w:val="(%1)"/>
      <w:lvlJc w:val="left"/>
      <w:pPr>
        <w:ind w:left="2160" w:hanging="360"/>
      </w:pPr>
      <w:rPr>
        <w:rFonts w:hint="default"/>
        <w:b w:val="0"/>
        <w:snapToGrid/>
        <w:color w:val="000000"/>
        <w:spacing w:val="10"/>
        <w:sz w:val="24"/>
        <w:szCs w:val="24"/>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6" w15:restartNumberingAfterBreak="0">
    <w:nsid w:val="7FFE762D"/>
    <w:multiLevelType w:val="hybridMultilevel"/>
    <w:tmpl w:val="BCD853E2"/>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72"/>
  </w:num>
  <w:num w:numId="2">
    <w:abstractNumId w:val="2"/>
  </w:num>
  <w:num w:numId="3">
    <w:abstractNumId w:val="86"/>
  </w:num>
  <w:num w:numId="4">
    <w:abstractNumId w:val="15"/>
  </w:num>
  <w:num w:numId="5">
    <w:abstractNumId w:val="90"/>
  </w:num>
  <w:num w:numId="6">
    <w:abstractNumId w:val="61"/>
  </w:num>
  <w:num w:numId="7">
    <w:abstractNumId w:val="64"/>
  </w:num>
  <w:num w:numId="8">
    <w:abstractNumId w:val="22"/>
  </w:num>
  <w:num w:numId="9">
    <w:abstractNumId w:val="75"/>
  </w:num>
  <w:num w:numId="10">
    <w:abstractNumId w:val="78"/>
  </w:num>
  <w:num w:numId="11">
    <w:abstractNumId w:val="27"/>
  </w:num>
  <w:num w:numId="12">
    <w:abstractNumId w:val="30"/>
  </w:num>
  <w:num w:numId="13">
    <w:abstractNumId w:val="28"/>
  </w:num>
  <w:num w:numId="14">
    <w:abstractNumId w:val="25"/>
  </w:num>
  <w:num w:numId="15">
    <w:abstractNumId w:val="80"/>
  </w:num>
  <w:num w:numId="16">
    <w:abstractNumId w:val="39"/>
  </w:num>
  <w:num w:numId="17">
    <w:abstractNumId w:val="38"/>
  </w:num>
  <w:num w:numId="18">
    <w:abstractNumId w:val="59"/>
  </w:num>
  <w:num w:numId="19">
    <w:abstractNumId w:val="55"/>
  </w:num>
  <w:num w:numId="20">
    <w:abstractNumId w:val="14"/>
  </w:num>
  <w:num w:numId="21">
    <w:abstractNumId w:val="60"/>
  </w:num>
  <w:num w:numId="22">
    <w:abstractNumId w:val="66"/>
  </w:num>
  <w:num w:numId="23">
    <w:abstractNumId w:val="18"/>
  </w:num>
  <w:num w:numId="24">
    <w:abstractNumId w:val="0"/>
  </w:num>
  <w:num w:numId="25">
    <w:abstractNumId w:val="7"/>
  </w:num>
  <w:num w:numId="26">
    <w:abstractNumId w:val="34"/>
  </w:num>
  <w:num w:numId="27">
    <w:abstractNumId w:val="76"/>
  </w:num>
  <w:num w:numId="28">
    <w:abstractNumId w:val="21"/>
  </w:num>
  <w:num w:numId="29">
    <w:abstractNumId w:val="41"/>
  </w:num>
  <w:num w:numId="30">
    <w:abstractNumId w:val="51"/>
  </w:num>
  <w:num w:numId="31">
    <w:abstractNumId w:val="67"/>
  </w:num>
  <w:num w:numId="32">
    <w:abstractNumId w:val="24"/>
  </w:num>
  <w:num w:numId="33">
    <w:abstractNumId w:val="23"/>
  </w:num>
  <w:num w:numId="34">
    <w:abstractNumId w:val="87"/>
  </w:num>
  <w:num w:numId="35">
    <w:abstractNumId w:val="31"/>
  </w:num>
  <w:num w:numId="36">
    <w:abstractNumId w:val="70"/>
  </w:num>
  <w:num w:numId="37">
    <w:abstractNumId w:val="68"/>
  </w:num>
  <w:num w:numId="38">
    <w:abstractNumId w:val="16"/>
  </w:num>
  <w:num w:numId="39">
    <w:abstractNumId w:val="49"/>
  </w:num>
  <w:num w:numId="40">
    <w:abstractNumId w:val="93"/>
  </w:num>
  <w:num w:numId="41">
    <w:abstractNumId w:val="62"/>
  </w:num>
  <w:num w:numId="42">
    <w:abstractNumId w:val="52"/>
  </w:num>
  <w:num w:numId="43">
    <w:abstractNumId w:val="46"/>
  </w:num>
  <w:num w:numId="44">
    <w:abstractNumId w:val="91"/>
  </w:num>
  <w:num w:numId="45">
    <w:abstractNumId w:val="63"/>
  </w:num>
  <w:num w:numId="46">
    <w:abstractNumId w:val="44"/>
  </w:num>
  <w:num w:numId="47">
    <w:abstractNumId w:val="13"/>
  </w:num>
  <w:num w:numId="48">
    <w:abstractNumId w:val="58"/>
  </w:num>
  <w:num w:numId="49">
    <w:abstractNumId w:val="6"/>
  </w:num>
  <w:num w:numId="50">
    <w:abstractNumId w:val="1"/>
  </w:num>
  <w:num w:numId="51">
    <w:abstractNumId w:val="19"/>
  </w:num>
  <w:num w:numId="52">
    <w:abstractNumId w:val="50"/>
  </w:num>
  <w:num w:numId="53">
    <w:abstractNumId w:val="77"/>
  </w:num>
  <w:num w:numId="54">
    <w:abstractNumId w:val="35"/>
  </w:num>
  <w:num w:numId="55">
    <w:abstractNumId w:val="4"/>
  </w:num>
  <w:num w:numId="56">
    <w:abstractNumId w:val="88"/>
  </w:num>
  <w:num w:numId="57">
    <w:abstractNumId w:val="89"/>
  </w:num>
  <w:num w:numId="58">
    <w:abstractNumId w:val="33"/>
  </w:num>
  <w:num w:numId="59">
    <w:abstractNumId w:val="71"/>
  </w:num>
  <w:num w:numId="60">
    <w:abstractNumId w:val="65"/>
  </w:num>
  <w:num w:numId="61">
    <w:abstractNumId w:val="74"/>
  </w:num>
  <w:num w:numId="62">
    <w:abstractNumId w:val="9"/>
  </w:num>
  <w:num w:numId="63">
    <w:abstractNumId w:val="37"/>
  </w:num>
  <w:num w:numId="64">
    <w:abstractNumId w:val="53"/>
  </w:num>
  <w:num w:numId="65">
    <w:abstractNumId w:val="95"/>
  </w:num>
  <w:num w:numId="66">
    <w:abstractNumId w:val="29"/>
  </w:num>
  <w:num w:numId="67">
    <w:abstractNumId w:val="96"/>
  </w:num>
  <w:num w:numId="68">
    <w:abstractNumId w:val="83"/>
  </w:num>
  <w:num w:numId="69">
    <w:abstractNumId w:val="56"/>
  </w:num>
  <w:num w:numId="70">
    <w:abstractNumId w:val="85"/>
  </w:num>
  <w:num w:numId="71">
    <w:abstractNumId w:val="81"/>
  </w:num>
  <w:num w:numId="72">
    <w:abstractNumId w:val="10"/>
  </w:num>
  <w:num w:numId="73">
    <w:abstractNumId w:val="8"/>
  </w:num>
  <w:num w:numId="74">
    <w:abstractNumId w:val="94"/>
  </w:num>
  <w:num w:numId="75">
    <w:abstractNumId w:val="5"/>
  </w:num>
  <w:num w:numId="76">
    <w:abstractNumId w:val="36"/>
  </w:num>
  <w:num w:numId="77">
    <w:abstractNumId w:val="40"/>
  </w:num>
  <w:num w:numId="78">
    <w:abstractNumId w:val="26"/>
  </w:num>
  <w:num w:numId="79">
    <w:abstractNumId w:val="69"/>
  </w:num>
  <w:num w:numId="80">
    <w:abstractNumId w:val="32"/>
  </w:num>
  <w:num w:numId="81">
    <w:abstractNumId w:val="17"/>
  </w:num>
  <w:num w:numId="82">
    <w:abstractNumId w:val="54"/>
  </w:num>
  <w:num w:numId="83">
    <w:abstractNumId w:val="42"/>
  </w:num>
  <w:num w:numId="84">
    <w:abstractNumId w:val="79"/>
  </w:num>
  <w:num w:numId="85">
    <w:abstractNumId w:val="45"/>
  </w:num>
  <w:num w:numId="86">
    <w:abstractNumId w:val="47"/>
  </w:num>
  <w:num w:numId="87">
    <w:abstractNumId w:val="82"/>
  </w:num>
  <w:num w:numId="88">
    <w:abstractNumId w:val="12"/>
  </w:num>
  <w:num w:numId="89">
    <w:abstractNumId w:val="84"/>
  </w:num>
  <w:num w:numId="90">
    <w:abstractNumId w:val="48"/>
  </w:num>
  <w:num w:numId="91">
    <w:abstractNumId w:val="73"/>
  </w:num>
  <w:num w:numId="92">
    <w:abstractNumId w:val="43"/>
  </w:num>
  <w:num w:numId="93">
    <w:abstractNumId w:val="11"/>
  </w:num>
  <w:num w:numId="94">
    <w:abstractNumId w:val="20"/>
  </w:num>
  <w:num w:numId="95">
    <w:abstractNumId w:val="57"/>
  </w:num>
  <w:num w:numId="96">
    <w:abstractNumId w:val="92"/>
  </w:num>
  <w:num w:numId="97">
    <w:abstractNumId w:val="3"/>
  </w:num>
  <w:numIdMacAtCleanup w:val="9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김현주 (Hyunjoo Kim)">
    <w15:presenceInfo w15:providerId="AD" w15:userId="S-1-12-1-959339916-1126444457-3701622442-21065328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proofState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BA5"/>
    <w:rsid w:val="00010AB1"/>
    <w:rsid w:val="0001140A"/>
    <w:rsid w:val="0001204C"/>
    <w:rsid w:val="00013CA7"/>
    <w:rsid w:val="00016230"/>
    <w:rsid w:val="0001660E"/>
    <w:rsid w:val="00017932"/>
    <w:rsid w:val="00017FA7"/>
    <w:rsid w:val="00020FF1"/>
    <w:rsid w:val="000224F9"/>
    <w:rsid w:val="00022571"/>
    <w:rsid w:val="00025BA8"/>
    <w:rsid w:val="00032C8F"/>
    <w:rsid w:val="00033B4B"/>
    <w:rsid w:val="00035B1F"/>
    <w:rsid w:val="00040E4B"/>
    <w:rsid w:val="00042A31"/>
    <w:rsid w:val="00042B8F"/>
    <w:rsid w:val="0004314C"/>
    <w:rsid w:val="0006053C"/>
    <w:rsid w:val="000612A7"/>
    <w:rsid w:val="00063BDD"/>
    <w:rsid w:val="00072138"/>
    <w:rsid w:val="00080750"/>
    <w:rsid w:val="000811A7"/>
    <w:rsid w:val="000845B9"/>
    <w:rsid w:val="00090555"/>
    <w:rsid w:val="00091041"/>
    <w:rsid w:val="00096103"/>
    <w:rsid w:val="00097657"/>
    <w:rsid w:val="000B475E"/>
    <w:rsid w:val="000C2D3A"/>
    <w:rsid w:val="000C2F0E"/>
    <w:rsid w:val="000C3AF0"/>
    <w:rsid w:val="000D0A35"/>
    <w:rsid w:val="000D6483"/>
    <w:rsid w:val="000D7CAF"/>
    <w:rsid w:val="000E15CB"/>
    <w:rsid w:val="000F3FCC"/>
    <w:rsid w:val="001025DD"/>
    <w:rsid w:val="001119AC"/>
    <w:rsid w:val="001147C1"/>
    <w:rsid w:val="00117DFD"/>
    <w:rsid w:val="0014361E"/>
    <w:rsid w:val="0014433F"/>
    <w:rsid w:val="0014701E"/>
    <w:rsid w:val="0016158F"/>
    <w:rsid w:val="00165141"/>
    <w:rsid w:val="00165619"/>
    <w:rsid w:val="00176F4E"/>
    <w:rsid w:val="00180546"/>
    <w:rsid w:val="00191ED4"/>
    <w:rsid w:val="00192FB7"/>
    <w:rsid w:val="00197FA4"/>
    <w:rsid w:val="001A05D3"/>
    <w:rsid w:val="001A1E53"/>
    <w:rsid w:val="001B6567"/>
    <w:rsid w:val="001B6FDE"/>
    <w:rsid w:val="001C0CBE"/>
    <w:rsid w:val="001C1072"/>
    <w:rsid w:val="001C6B2B"/>
    <w:rsid w:val="001D08A7"/>
    <w:rsid w:val="001E4F0E"/>
    <w:rsid w:val="001F0711"/>
    <w:rsid w:val="001F52B9"/>
    <w:rsid w:val="001F5E14"/>
    <w:rsid w:val="00200051"/>
    <w:rsid w:val="00207772"/>
    <w:rsid w:val="00215FD7"/>
    <w:rsid w:val="00221014"/>
    <w:rsid w:val="00234BE0"/>
    <w:rsid w:val="00241CAB"/>
    <w:rsid w:val="002520B1"/>
    <w:rsid w:val="00256581"/>
    <w:rsid w:val="00256844"/>
    <w:rsid w:val="00262256"/>
    <w:rsid w:val="00263BFA"/>
    <w:rsid w:val="00270532"/>
    <w:rsid w:val="00273FE6"/>
    <w:rsid w:val="00277979"/>
    <w:rsid w:val="00280DDB"/>
    <w:rsid w:val="00293505"/>
    <w:rsid w:val="002942D2"/>
    <w:rsid w:val="002A2598"/>
    <w:rsid w:val="002B6E00"/>
    <w:rsid w:val="002E3D35"/>
    <w:rsid w:val="002F3DC0"/>
    <w:rsid w:val="002F5067"/>
    <w:rsid w:val="002F5E32"/>
    <w:rsid w:val="003024E1"/>
    <w:rsid w:val="00323ED5"/>
    <w:rsid w:val="003408BA"/>
    <w:rsid w:val="00340A46"/>
    <w:rsid w:val="00340B04"/>
    <w:rsid w:val="0034225F"/>
    <w:rsid w:val="00342FB3"/>
    <w:rsid w:val="00344E3A"/>
    <w:rsid w:val="00350F88"/>
    <w:rsid w:val="003604B2"/>
    <w:rsid w:val="00361B19"/>
    <w:rsid w:val="00362BE3"/>
    <w:rsid w:val="00365F52"/>
    <w:rsid w:val="00370082"/>
    <w:rsid w:val="00376DEF"/>
    <w:rsid w:val="00381C8D"/>
    <w:rsid w:val="00381F64"/>
    <w:rsid w:val="00383A3F"/>
    <w:rsid w:val="0038688D"/>
    <w:rsid w:val="00386C68"/>
    <w:rsid w:val="00387D87"/>
    <w:rsid w:val="00391D0F"/>
    <w:rsid w:val="00393823"/>
    <w:rsid w:val="0039614A"/>
    <w:rsid w:val="003A17AB"/>
    <w:rsid w:val="003A66A5"/>
    <w:rsid w:val="003D2865"/>
    <w:rsid w:val="003D5F37"/>
    <w:rsid w:val="003D610A"/>
    <w:rsid w:val="003E1999"/>
    <w:rsid w:val="003E2291"/>
    <w:rsid w:val="003E56D8"/>
    <w:rsid w:val="003F3061"/>
    <w:rsid w:val="003F57BE"/>
    <w:rsid w:val="00402D67"/>
    <w:rsid w:val="0042085A"/>
    <w:rsid w:val="00421586"/>
    <w:rsid w:val="00422AC9"/>
    <w:rsid w:val="00422B95"/>
    <w:rsid w:val="00423F8A"/>
    <w:rsid w:val="0043001E"/>
    <w:rsid w:val="00433705"/>
    <w:rsid w:val="004452FE"/>
    <w:rsid w:val="004516E0"/>
    <w:rsid w:val="00454FB3"/>
    <w:rsid w:val="00455865"/>
    <w:rsid w:val="004604C7"/>
    <w:rsid w:val="00466159"/>
    <w:rsid w:val="00466F70"/>
    <w:rsid w:val="00490706"/>
    <w:rsid w:val="00492930"/>
    <w:rsid w:val="00493E76"/>
    <w:rsid w:val="004A13CD"/>
    <w:rsid w:val="004A6F7A"/>
    <w:rsid w:val="004B02D8"/>
    <w:rsid w:val="004B2424"/>
    <w:rsid w:val="004B3CE3"/>
    <w:rsid w:val="004B47D6"/>
    <w:rsid w:val="004C2633"/>
    <w:rsid w:val="004D75DC"/>
    <w:rsid w:val="004E0713"/>
    <w:rsid w:val="004E48A2"/>
    <w:rsid w:val="004E574D"/>
    <w:rsid w:val="004E6812"/>
    <w:rsid w:val="004F6173"/>
    <w:rsid w:val="004F6771"/>
    <w:rsid w:val="00501800"/>
    <w:rsid w:val="0051525B"/>
    <w:rsid w:val="0051585B"/>
    <w:rsid w:val="005318AC"/>
    <w:rsid w:val="00531DE1"/>
    <w:rsid w:val="00533974"/>
    <w:rsid w:val="0053707B"/>
    <w:rsid w:val="00542E8E"/>
    <w:rsid w:val="00551337"/>
    <w:rsid w:val="00552497"/>
    <w:rsid w:val="00554FA3"/>
    <w:rsid w:val="005555F7"/>
    <w:rsid w:val="00556297"/>
    <w:rsid w:val="00561E40"/>
    <w:rsid w:val="005643FE"/>
    <w:rsid w:val="005701B5"/>
    <w:rsid w:val="00571036"/>
    <w:rsid w:val="00580663"/>
    <w:rsid w:val="00583BAD"/>
    <w:rsid w:val="005931A0"/>
    <w:rsid w:val="005A0280"/>
    <w:rsid w:val="005B0A59"/>
    <w:rsid w:val="005C2857"/>
    <w:rsid w:val="005C2EF5"/>
    <w:rsid w:val="005C562B"/>
    <w:rsid w:val="005C57FD"/>
    <w:rsid w:val="005C651E"/>
    <w:rsid w:val="005D44FF"/>
    <w:rsid w:val="005E011F"/>
    <w:rsid w:val="005F279D"/>
    <w:rsid w:val="005F2DC8"/>
    <w:rsid w:val="005F5553"/>
    <w:rsid w:val="006018D5"/>
    <w:rsid w:val="0060346B"/>
    <w:rsid w:val="006038C7"/>
    <w:rsid w:val="00612756"/>
    <w:rsid w:val="00616984"/>
    <w:rsid w:val="0062452F"/>
    <w:rsid w:val="00625483"/>
    <w:rsid w:val="006262B8"/>
    <w:rsid w:val="00636A32"/>
    <w:rsid w:val="00640C19"/>
    <w:rsid w:val="006414B3"/>
    <w:rsid w:val="00646824"/>
    <w:rsid w:val="00646B18"/>
    <w:rsid w:val="00647F9E"/>
    <w:rsid w:val="00650F99"/>
    <w:rsid w:val="00652794"/>
    <w:rsid w:val="00656C6A"/>
    <w:rsid w:val="006678F3"/>
    <w:rsid w:val="00673CDF"/>
    <w:rsid w:val="0067625F"/>
    <w:rsid w:val="00677C4D"/>
    <w:rsid w:val="0068430F"/>
    <w:rsid w:val="0069053F"/>
    <w:rsid w:val="006906DA"/>
    <w:rsid w:val="00697CC3"/>
    <w:rsid w:val="006A1E83"/>
    <w:rsid w:val="006A3A79"/>
    <w:rsid w:val="006A3AA6"/>
    <w:rsid w:val="006A4F98"/>
    <w:rsid w:val="006B19FA"/>
    <w:rsid w:val="006C2FC5"/>
    <w:rsid w:val="006C419D"/>
    <w:rsid w:val="006D2341"/>
    <w:rsid w:val="006D6698"/>
    <w:rsid w:val="006D687D"/>
    <w:rsid w:val="006E14F2"/>
    <w:rsid w:val="006E36FA"/>
    <w:rsid w:val="006E5D2F"/>
    <w:rsid w:val="006F071F"/>
    <w:rsid w:val="006F3B35"/>
    <w:rsid w:val="006F49CC"/>
    <w:rsid w:val="00704932"/>
    <w:rsid w:val="007126FE"/>
    <w:rsid w:val="00712A87"/>
    <w:rsid w:val="00717275"/>
    <w:rsid w:val="00717381"/>
    <w:rsid w:val="00725C35"/>
    <w:rsid w:val="0072694D"/>
    <w:rsid w:val="00726E09"/>
    <w:rsid w:val="00731F18"/>
    <w:rsid w:val="007416C4"/>
    <w:rsid w:val="0074344E"/>
    <w:rsid w:val="00764EDB"/>
    <w:rsid w:val="0076528B"/>
    <w:rsid w:val="00772EC7"/>
    <w:rsid w:val="00773225"/>
    <w:rsid w:val="00773AE9"/>
    <w:rsid w:val="0078028E"/>
    <w:rsid w:val="0078103C"/>
    <w:rsid w:val="00781222"/>
    <w:rsid w:val="007943FA"/>
    <w:rsid w:val="007A19FF"/>
    <w:rsid w:val="007A22AE"/>
    <w:rsid w:val="007A3D50"/>
    <w:rsid w:val="007A4E23"/>
    <w:rsid w:val="007C4E19"/>
    <w:rsid w:val="007D26F9"/>
    <w:rsid w:val="007E4356"/>
    <w:rsid w:val="007E5D67"/>
    <w:rsid w:val="007F2B98"/>
    <w:rsid w:val="007F35FF"/>
    <w:rsid w:val="007F7FA3"/>
    <w:rsid w:val="00800555"/>
    <w:rsid w:val="00802506"/>
    <w:rsid w:val="0081379A"/>
    <w:rsid w:val="00820B3E"/>
    <w:rsid w:val="008215A3"/>
    <w:rsid w:val="008264D7"/>
    <w:rsid w:val="00830BE9"/>
    <w:rsid w:val="0083280C"/>
    <w:rsid w:val="00835B51"/>
    <w:rsid w:val="008403BC"/>
    <w:rsid w:val="00840A6A"/>
    <w:rsid w:val="0084330A"/>
    <w:rsid w:val="00846CE0"/>
    <w:rsid w:val="008509D4"/>
    <w:rsid w:val="00860393"/>
    <w:rsid w:val="00863C99"/>
    <w:rsid w:val="00866852"/>
    <w:rsid w:val="008815F5"/>
    <w:rsid w:val="008852E3"/>
    <w:rsid w:val="00885544"/>
    <w:rsid w:val="00890808"/>
    <w:rsid w:val="008A0450"/>
    <w:rsid w:val="008A42ED"/>
    <w:rsid w:val="008B2B0F"/>
    <w:rsid w:val="008B488B"/>
    <w:rsid w:val="008C2FDB"/>
    <w:rsid w:val="008C3285"/>
    <w:rsid w:val="008C626A"/>
    <w:rsid w:val="008C7197"/>
    <w:rsid w:val="008D6F7C"/>
    <w:rsid w:val="008E3410"/>
    <w:rsid w:val="008F123B"/>
    <w:rsid w:val="00900F75"/>
    <w:rsid w:val="00902C5D"/>
    <w:rsid w:val="00915CAC"/>
    <w:rsid w:val="00916455"/>
    <w:rsid w:val="00925AC1"/>
    <w:rsid w:val="0092695F"/>
    <w:rsid w:val="00927316"/>
    <w:rsid w:val="009273C9"/>
    <w:rsid w:val="0092786F"/>
    <w:rsid w:val="009533D8"/>
    <w:rsid w:val="00953B35"/>
    <w:rsid w:val="0095664D"/>
    <w:rsid w:val="0097614B"/>
    <w:rsid w:val="0098769D"/>
    <w:rsid w:val="009918E4"/>
    <w:rsid w:val="00991A90"/>
    <w:rsid w:val="00992F2A"/>
    <w:rsid w:val="009D72C2"/>
    <w:rsid w:val="009E7626"/>
    <w:rsid w:val="009F0315"/>
    <w:rsid w:val="009F2B6F"/>
    <w:rsid w:val="009F5824"/>
    <w:rsid w:val="00A04106"/>
    <w:rsid w:val="00A0657E"/>
    <w:rsid w:val="00A13241"/>
    <w:rsid w:val="00A1397D"/>
    <w:rsid w:val="00A268E4"/>
    <w:rsid w:val="00A32AC3"/>
    <w:rsid w:val="00A33C0F"/>
    <w:rsid w:val="00A3498F"/>
    <w:rsid w:val="00A40246"/>
    <w:rsid w:val="00A4272F"/>
    <w:rsid w:val="00A428FE"/>
    <w:rsid w:val="00A46886"/>
    <w:rsid w:val="00A46AEC"/>
    <w:rsid w:val="00A5450A"/>
    <w:rsid w:val="00A547D3"/>
    <w:rsid w:val="00A54DE8"/>
    <w:rsid w:val="00A57F4E"/>
    <w:rsid w:val="00A608F4"/>
    <w:rsid w:val="00A61FE9"/>
    <w:rsid w:val="00A63947"/>
    <w:rsid w:val="00A655AF"/>
    <w:rsid w:val="00A705F7"/>
    <w:rsid w:val="00A73EC8"/>
    <w:rsid w:val="00A8021C"/>
    <w:rsid w:val="00A80D15"/>
    <w:rsid w:val="00A84E4E"/>
    <w:rsid w:val="00A8501A"/>
    <w:rsid w:val="00A912F3"/>
    <w:rsid w:val="00A93FB7"/>
    <w:rsid w:val="00A94168"/>
    <w:rsid w:val="00AA408E"/>
    <w:rsid w:val="00AA5856"/>
    <w:rsid w:val="00AB475D"/>
    <w:rsid w:val="00AC1928"/>
    <w:rsid w:val="00AD20F4"/>
    <w:rsid w:val="00AD6615"/>
    <w:rsid w:val="00AE0311"/>
    <w:rsid w:val="00AE1016"/>
    <w:rsid w:val="00AE1B7D"/>
    <w:rsid w:val="00AE4EBD"/>
    <w:rsid w:val="00AE70DD"/>
    <w:rsid w:val="00AF5CC1"/>
    <w:rsid w:val="00AF64AC"/>
    <w:rsid w:val="00B062C6"/>
    <w:rsid w:val="00B06620"/>
    <w:rsid w:val="00B069E1"/>
    <w:rsid w:val="00B15AA1"/>
    <w:rsid w:val="00B229D5"/>
    <w:rsid w:val="00B35F42"/>
    <w:rsid w:val="00B37F99"/>
    <w:rsid w:val="00B41F15"/>
    <w:rsid w:val="00B4326B"/>
    <w:rsid w:val="00B5150E"/>
    <w:rsid w:val="00B6681E"/>
    <w:rsid w:val="00B67D4B"/>
    <w:rsid w:val="00B72A79"/>
    <w:rsid w:val="00B76627"/>
    <w:rsid w:val="00B91F30"/>
    <w:rsid w:val="00B93F02"/>
    <w:rsid w:val="00B95E26"/>
    <w:rsid w:val="00B97728"/>
    <w:rsid w:val="00BA240C"/>
    <w:rsid w:val="00BA2F6E"/>
    <w:rsid w:val="00BA4804"/>
    <w:rsid w:val="00BA6269"/>
    <w:rsid w:val="00BA7CF5"/>
    <w:rsid w:val="00BB0148"/>
    <w:rsid w:val="00BC0854"/>
    <w:rsid w:val="00BC16B5"/>
    <w:rsid w:val="00BD05B2"/>
    <w:rsid w:val="00BD4989"/>
    <w:rsid w:val="00BD7D90"/>
    <w:rsid w:val="00BE24FF"/>
    <w:rsid w:val="00BE6E77"/>
    <w:rsid w:val="00BF1B85"/>
    <w:rsid w:val="00BF2600"/>
    <w:rsid w:val="00BF2FAB"/>
    <w:rsid w:val="00C00A8D"/>
    <w:rsid w:val="00C02AF7"/>
    <w:rsid w:val="00C05D7A"/>
    <w:rsid w:val="00C0612C"/>
    <w:rsid w:val="00C1153D"/>
    <w:rsid w:val="00C23E6C"/>
    <w:rsid w:val="00C2467F"/>
    <w:rsid w:val="00C31EA5"/>
    <w:rsid w:val="00C41C23"/>
    <w:rsid w:val="00C51991"/>
    <w:rsid w:val="00C617FA"/>
    <w:rsid w:val="00C61C2A"/>
    <w:rsid w:val="00C62AAE"/>
    <w:rsid w:val="00C64C03"/>
    <w:rsid w:val="00C70780"/>
    <w:rsid w:val="00C712D9"/>
    <w:rsid w:val="00C720D5"/>
    <w:rsid w:val="00C83BB9"/>
    <w:rsid w:val="00C84F48"/>
    <w:rsid w:val="00C85214"/>
    <w:rsid w:val="00C85F01"/>
    <w:rsid w:val="00C90F13"/>
    <w:rsid w:val="00C92C5E"/>
    <w:rsid w:val="00C96122"/>
    <w:rsid w:val="00C97414"/>
    <w:rsid w:val="00CA381B"/>
    <w:rsid w:val="00CB4591"/>
    <w:rsid w:val="00CB71F8"/>
    <w:rsid w:val="00CC01DD"/>
    <w:rsid w:val="00CC281C"/>
    <w:rsid w:val="00CC3919"/>
    <w:rsid w:val="00CD54D0"/>
    <w:rsid w:val="00CE0532"/>
    <w:rsid w:val="00CE1C18"/>
    <w:rsid w:val="00CE1DDD"/>
    <w:rsid w:val="00CE24B1"/>
    <w:rsid w:val="00CE2EBF"/>
    <w:rsid w:val="00CE3E11"/>
    <w:rsid w:val="00CE5387"/>
    <w:rsid w:val="00D03D2C"/>
    <w:rsid w:val="00D047F2"/>
    <w:rsid w:val="00D05AC8"/>
    <w:rsid w:val="00D07077"/>
    <w:rsid w:val="00D1188C"/>
    <w:rsid w:val="00D11E27"/>
    <w:rsid w:val="00D1698B"/>
    <w:rsid w:val="00D17964"/>
    <w:rsid w:val="00D20CEE"/>
    <w:rsid w:val="00D26537"/>
    <w:rsid w:val="00D265AA"/>
    <w:rsid w:val="00D27C01"/>
    <w:rsid w:val="00D33004"/>
    <w:rsid w:val="00D42F52"/>
    <w:rsid w:val="00D50873"/>
    <w:rsid w:val="00D5778E"/>
    <w:rsid w:val="00D70A4F"/>
    <w:rsid w:val="00D75AE3"/>
    <w:rsid w:val="00D76E6E"/>
    <w:rsid w:val="00D83D32"/>
    <w:rsid w:val="00D85F47"/>
    <w:rsid w:val="00D9319E"/>
    <w:rsid w:val="00D93844"/>
    <w:rsid w:val="00DA3D8E"/>
    <w:rsid w:val="00DA6723"/>
    <w:rsid w:val="00DB0277"/>
    <w:rsid w:val="00DB0F38"/>
    <w:rsid w:val="00DD2669"/>
    <w:rsid w:val="00DD4779"/>
    <w:rsid w:val="00DD6961"/>
    <w:rsid w:val="00DD6F0E"/>
    <w:rsid w:val="00DD793C"/>
    <w:rsid w:val="00DE38A0"/>
    <w:rsid w:val="00DF7552"/>
    <w:rsid w:val="00E006BA"/>
    <w:rsid w:val="00E01A70"/>
    <w:rsid w:val="00E02649"/>
    <w:rsid w:val="00E04144"/>
    <w:rsid w:val="00E07367"/>
    <w:rsid w:val="00E104B6"/>
    <w:rsid w:val="00E107CA"/>
    <w:rsid w:val="00E1166E"/>
    <w:rsid w:val="00E12296"/>
    <w:rsid w:val="00E20D37"/>
    <w:rsid w:val="00E23221"/>
    <w:rsid w:val="00E25474"/>
    <w:rsid w:val="00E30119"/>
    <w:rsid w:val="00E32664"/>
    <w:rsid w:val="00E35C49"/>
    <w:rsid w:val="00E421BC"/>
    <w:rsid w:val="00E46F0E"/>
    <w:rsid w:val="00E52492"/>
    <w:rsid w:val="00E53310"/>
    <w:rsid w:val="00E62DB2"/>
    <w:rsid w:val="00E74115"/>
    <w:rsid w:val="00E83549"/>
    <w:rsid w:val="00E9250D"/>
    <w:rsid w:val="00E95155"/>
    <w:rsid w:val="00E96553"/>
    <w:rsid w:val="00E96F48"/>
    <w:rsid w:val="00EA04C3"/>
    <w:rsid w:val="00EA2DFB"/>
    <w:rsid w:val="00EB2B73"/>
    <w:rsid w:val="00EB3EC0"/>
    <w:rsid w:val="00EB5ABB"/>
    <w:rsid w:val="00EC1C69"/>
    <w:rsid w:val="00EC7212"/>
    <w:rsid w:val="00ED28E4"/>
    <w:rsid w:val="00ED3355"/>
    <w:rsid w:val="00EE1467"/>
    <w:rsid w:val="00EE4C73"/>
    <w:rsid w:val="00EE5414"/>
    <w:rsid w:val="00EF05D2"/>
    <w:rsid w:val="00EF4BC8"/>
    <w:rsid w:val="00EF665B"/>
    <w:rsid w:val="00F00C2B"/>
    <w:rsid w:val="00F03DE7"/>
    <w:rsid w:val="00F04CF1"/>
    <w:rsid w:val="00F07333"/>
    <w:rsid w:val="00F07BA0"/>
    <w:rsid w:val="00F118C6"/>
    <w:rsid w:val="00F21BA1"/>
    <w:rsid w:val="00F30CD3"/>
    <w:rsid w:val="00F3287E"/>
    <w:rsid w:val="00F356F5"/>
    <w:rsid w:val="00F42BA5"/>
    <w:rsid w:val="00F46144"/>
    <w:rsid w:val="00F470DD"/>
    <w:rsid w:val="00F4711B"/>
    <w:rsid w:val="00F4735F"/>
    <w:rsid w:val="00F51EC9"/>
    <w:rsid w:val="00F51F50"/>
    <w:rsid w:val="00F531D5"/>
    <w:rsid w:val="00F541D2"/>
    <w:rsid w:val="00F560FA"/>
    <w:rsid w:val="00F5761D"/>
    <w:rsid w:val="00F60C32"/>
    <w:rsid w:val="00F60F7B"/>
    <w:rsid w:val="00F62A3E"/>
    <w:rsid w:val="00F74161"/>
    <w:rsid w:val="00F768DD"/>
    <w:rsid w:val="00F800F7"/>
    <w:rsid w:val="00F80191"/>
    <w:rsid w:val="00F80850"/>
    <w:rsid w:val="00F81433"/>
    <w:rsid w:val="00F901B4"/>
    <w:rsid w:val="00F9389B"/>
    <w:rsid w:val="00FA4B09"/>
    <w:rsid w:val="00FB2418"/>
    <w:rsid w:val="00FB26B1"/>
    <w:rsid w:val="00FB4DB9"/>
    <w:rsid w:val="00FB5601"/>
    <w:rsid w:val="00FB6EFF"/>
    <w:rsid w:val="00FC08AC"/>
    <w:rsid w:val="00FC568A"/>
    <w:rsid w:val="00FD2E31"/>
    <w:rsid w:val="00FD5554"/>
    <w:rsid w:val="00FE1FCC"/>
    <w:rsid w:val="00FE21DB"/>
    <w:rsid w:val="00FF66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BA12B4"/>
  <w15:chartTrackingRefBased/>
  <w15:docId w15:val="{15162A85-C7A3-A941-BB00-6E87564A3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바탕" w:hAnsiTheme="minorHAnsi" w:cstheme="minorBidi"/>
        <w:kern w:val="2"/>
        <w:sz w:val="24"/>
        <w:szCs w:val="24"/>
        <w:lang w:val="en"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F42BA5"/>
    <w:rPr>
      <w:rFonts w:ascii="Times New Roman" w:eastAsia="Times New Roman" w:hAnsi="Times New Roman" w:cs="Times New Roman"/>
      <w:kern w:val="0"/>
      <w14:ligatures w14:val="none"/>
    </w:rPr>
  </w:style>
  <w:style w:type="paragraph" w:styleId="1">
    <w:name w:val="heading 1"/>
    <w:basedOn w:val="a"/>
    <w:next w:val="a"/>
    <w:link w:val="1Char"/>
    <w:uiPriority w:val="9"/>
    <w:qFormat/>
    <w:rsid w:val="00F60C32"/>
    <w:pPr>
      <w:keepNext/>
      <w:keepLines/>
      <w:spacing w:before="240"/>
      <w:jc w:val="both"/>
      <w:outlineLvl w:val="0"/>
    </w:pPr>
    <w:rPr>
      <w:rFonts w:eastAsiaTheme="majorEastAsia" w:cstheme="majorBidi"/>
      <w:b/>
      <w:color w:val="2F5496" w:themeColor="accent1" w:themeShade="BF"/>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TOC style,lp1,Content,Ref,Use Case List Paragraph,List1,List Paragraph Option,Bullet List Paragraph,EG Bullet 1,Equipment,Bullet List,FooterText,Bulleted List1,List Paragraph11,b1,Bullet for no #'s,Body Bullet,Table Number Paragraph,B1"/>
    <w:basedOn w:val="a"/>
    <w:link w:val="Char"/>
    <w:uiPriority w:val="34"/>
    <w:qFormat/>
    <w:rsid w:val="000224F9"/>
    <w:pPr>
      <w:ind w:left="720"/>
      <w:contextualSpacing/>
    </w:pPr>
  </w:style>
  <w:style w:type="character" w:customStyle="1" w:styleId="1Char">
    <w:name w:val="제목 1 Char"/>
    <w:basedOn w:val="a0"/>
    <w:link w:val="1"/>
    <w:uiPriority w:val="9"/>
    <w:rsid w:val="00F60C32"/>
    <w:rPr>
      <w:rFonts w:ascii="Times New Roman" w:eastAsiaTheme="majorEastAsia" w:hAnsi="Times New Roman" w:cstheme="majorBidi"/>
      <w:b/>
      <w:color w:val="2F5496" w:themeColor="accent1" w:themeShade="BF"/>
      <w:kern w:val="0"/>
      <w:szCs w:val="32"/>
      <w14:ligatures w14:val="none"/>
    </w:rPr>
  </w:style>
  <w:style w:type="paragraph" w:styleId="a4">
    <w:name w:val="Balloon Text"/>
    <w:basedOn w:val="a"/>
    <w:link w:val="Char0"/>
    <w:uiPriority w:val="99"/>
    <w:semiHidden/>
    <w:unhideWhenUsed/>
    <w:rsid w:val="00AF64AC"/>
    <w:rPr>
      <w:rFonts w:ascii="Segoe UI" w:hAnsi="Segoe UI" w:cs="Segoe UI"/>
      <w:sz w:val="18"/>
      <w:szCs w:val="18"/>
    </w:rPr>
  </w:style>
  <w:style w:type="character" w:customStyle="1" w:styleId="Char0">
    <w:name w:val="풍선 도움말 텍스트 Char"/>
    <w:basedOn w:val="a0"/>
    <w:link w:val="a4"/>
    <w:uiPriority w:val="99"/>
    <w:semiHidden/>
    <w:rsid w:val="00AF64AC"/>
    <w:rPr>
      <w:rFonts w:ascii="Segoe UI" w:eastAsia="Times New Roman" w:hAnsi="Segoe UI" w:cs="Segoe UI"/>
      <w:kern w:val="0"/>
      <w:sz w:val="18"/>
      <w:szCs w:val="18"/>
      <w:lang w:val="en"/>
      <w14:ligatures w14:val="none"/>
    </w:rPr>
  </w:style>
  <w:style w:type="paragraph" w:customStyle="1" w:styleId="ColorfulList-Accent11">
    <w:name w:val="Colorful List - Accent 11"/>
    <w:basedOn w:val="a"/>
    <w:uiPriority w:val="34"/>
    <w:qFormat/>
    <w:rsid w:val="00AF64AC"/>
    <w:pPr>
      <w:ind w:left="720"/>
      <w:contextualSpacing/>
    </w:pPr>
    <w:rPr>
      <w:rFonts w:eastAsia="바탕"/>
      <w:lang w:eastAsia="ko-KR"/>
    </w:rPr>
  </w:style>
  <w:style w:type="character" w:customStyle="1" w:styleId="Char">
    <w:name w:val="목록 단락 Char"/>
    <w:aliases w:val="TOC style Char,lp1 Char,Content Char,Ref Char,Use Case List Paragraph Char,List1 Char,List Paragraph Option Char,Bullet List Paragraph Char,EG Bullet 1 Char,Equipment Char,Bullet List Char,FooterText Char,Bulleted List1 Char,b1 Char,B1 Char"/>
    <w:link w:val="a3"/>
    <w:uiPriority w:val="34"/>
    <w:qFormat/>
    <w:locked/>
    <w:rsid w:val="00097657"/>
    <w:rPr>
      <w:rFonts w:ascii="Times New Roman" w:eastAsia="Times New Roman" w:hAnsi="Times New Roman" w:cs="Times New Roman"/>
      <w:kern w:val="0"/>
      <w14:ligatures w14:val="none"/>
    </w:rPr>
  </w:style>
  <w:style w:type="paragraph" w:customStyle="1" w:styleId="FWBL3">
    <w:name w:val="FWB_L3"/>
    <w:basedOn w:val="a"/>
    <w:link w:val="FWBL3CharChar"/>
    <w:rsid w:val="0004314C"/>
    <w:pPr>
      <w:spacing w:after="240"/>
      <w:jc w:val="both"/>
    </w:pPr>
    <w:rPr>
      <w:szCs w:val="20"/>
    </w:rPr>
  </w:style>
  <w:style w:type="paragraph" w:customStyle="1" w:styleId="AOHead1">
    <w:name w:val="AOHead1"/>
    <w:basedOn w:val="a"/>
    <w:next w:val="a"/>
    <w:rsid w:val="0004314C"/>
    <w:pPr>
      <w:keepNext/>
      <w:numPr>
        <w:numId w:val="42"/>
      </w:numPr>
      <w:spacing w:before="240" w:line="260" w:lineRule="atLeast"/>
      <w:jc w:val="both"/>
      <w:outlineLvl w:val="0"/>
    </w:pPr>
    <w:rPr>
      <w:rFonts w:eastAsia="Calibri"/>
      <w:b/>
      <w:caps/>
      <w:kern w:val="28"/>
      <w:sz w:val="22"/>
      <w:szCs w:val="22"/>
    </w:rPr>
  </w:style>
  <w:style w:type="paragraph" w:customStyle="1" w:styleId="AOHead2">
    <w:name w:val="AOHead2"/>
    <w:basedOn w:val="a"/>
    <w:next w:val="a"/>
    <w:rsid w:val="0004314C"/>
    <w:pPr>
      <w:keepNext/>
      <w:numPr>
        <w:ilvl w:val="1"/>
        <w:numId w:val="42"/>
      </w:numPr>
      <w:spacing w:before="240" w:line="260" w:lineRule="atLeast"/>
      <w:jc w:val="both"/>
      <w:outlineLvl w:val="1"/>
    </w:pPr>
    <w:rPr>
      <w:rFonts w:eastAsia="Calibri"/>
      <w:b/>
      <w:sz w:val="22"/>
      <w:szCs w:val="22"/>
    </w:rPr>
  </w:style>
  <w:style w:type="paragraph" w:customStyle="1" w:styleId="AOHead3">
    <w:name w:val="AOHead3"/>
    <w:basedOn w:val="a"/>
    <w:next w:val="a"/>
    <w:rsid w:val="0004314C"/>
    <w:pPr>
      <w:numPr>
        <w:ilvl w:val="2"/>
        <w:numId w:val="42"/>
      </w:numPr>
      <w:spacing w:before="240" w:line="260" w:lineRule="atLeast"/>
      <w:jc w:val="both"/>
      <w:outlineLvl w:val="2"/>
    </w:pPr>
    <w:rPr>
      <w:rFonts w:eastAsia="Calibri"/>
      <w:sz w:val="22"/>
      <w:szCs w:val="22"/>
    </w:rPr>
  </w:style>
  <w:style w:type="paragraph" w:customStyle="1" w:styleId="AOHead4">
    <w:name w:val="AOHead4"/>
    <w:basedOn w:val="a"/>
    <w:next w:val="a"/>
    <w:rsid w:val="0004314C"/>
    <w:pPr>
      <w:numPr>
        <w:ilvl w:val="3"/>
        <w:numId w:val="42"/>
      </w:numPr>
      <w:spacing w:before="240" w:line="260" w:lineRule="atLeast"/>
      <w:jc w:val="both"/>
      <w:outlineLvl w:val="3"/>
    </w:pPr>
    <w:rPr>
      <w:rFonts w:eastAsia="Calibri"/>
      <w:sz w:val="22"/>
      <w:szCs w:val="22"/>
    </w:rPr>
  </w:style>
  <w:style w:type="paragraph" w:customStyle="1" w:styleId="AOHead5">
    <w:name w:val="AOHead5"/>
    <w:basedOn w:val="a"/>
    <w:next w:val="a"/>
    <w:rsid w:val="0004314C"/>
    <w:pPr>
      <w:numPr>
        <w:ilvl w:val="4"/>
        <w:numId w:val="42"/>
      </w:numPr>
      <w:spacing w:before="240" w:line="260" w:lineRule="atLeast"/>
      <w:jc w:val="both"/>
      <w:outlineLvl w:val="4"/>
    </w:pPr>
    <w:rPr>
      <w:rFonts w:eastAsia="Calibri"/>
      <w:sz w:val="22"/>
      <w:szCs w:val="22"/>
    </w:rPr>
  </w:style>
  <w:style w:type="paragraph" w:customStyle="1" w:styleId="AOHead6">
    <w:name w:val="AOHead6"/>
    <w:basedOn w:val="a"/>
    <w:next w:val="a"/>
    <w:rsid w:val="0004314C"/>
    <w:pPr>
      <w:numPr>
        <w:ilvl w:val="5"/>
        <w:numId w:val="42"/>
      </w:numPr>
      <w:spacing w:before="240" w:line="260" w:lineRule="atLeast"/>
      <w:jc w:val="both"/>
      <w:outlineLvl w:val="5"/>
    </w:pPr>
    <w:rPr>
      <w:rFonts w:eastAsia="Calibri"/>
      <w:sz w:val="22"/>
      <w:szCs w:val="22"/>
    </w:rPr>
  </w:style>
  <w:style w:type="character" w:customStyle="1" w:styleId="FWBL3CharChar">
    <w:name w:val="FWB_L3 Char Char"/>
    <w:link w:val="FWBL3"/>
    <w:rsid w:val="0004314C"/>
    <w:rPr>
      <w:rFonts w:ascii="Times New Roman" w:eastAsia="Times New Roman" w:hAnsi="Times New Roman" w:cs="Times New Roman"/>
      <w:kern w:val="0"/>
      <w:szCs w:val="20"/>
      <w:lang w:val="en"/>
      <w14:ligatures w14:val="none"/>
    </w:rPr>
  </w:style>
  <w:style w:type="paragraph" w:customStyle="1" w:styleId="AODocTxt">
    <w:name w:val="AODocTxt"/>
    <w:basedOn w:val="a"/>
    <w:rsid w:val="0004314C"/>
    <w:pPr>
      <w:numPr>
        <w:numId w:val="43"/>
      </w:numPr>
      <w:spacing w:before="240" w:line="260" w:lineRule="atLeast"/>
      <w:jc w:val="both"/>
    </w:pPr>
    <w:rPr>
      <w:rFonts w:eastAsia="SimSun"/>
      <w:sz w:val="22"/>
      <w:szCs w:val="22"/>
    </w:rPr>
  </w:style>
  <w:style w:type="paragraph" w:customStyle="1" w:styleId="AODocTxtL1">
    <w:name w:val="AODocTxtL1"/>
    <w:basedOn w:val="AODocTxt"/>
    <w:rsid w:val="0004314C"/>
    <w:pPr>
      <w:numPr>
        <w:ilvl w:val="1"/>
      </w:numPr>
      <w:tabs>
        <w:tab w:val="num" w:pos="360"/>
      </w:tabs>
    </w:pPr>
  </w:style>
  <w:style w:type="paragraph" w:customStyle="1" w:styleId="AODocTxtL2">
    <w:name w:val="AODocTxtL2"/>
    <w:basedOn w:val="AODocTxt"/>
    <w:rsid w:val="0004314C"/>
    <w:pPr>
      <w:numPr>
        <w:ilvl w:val="2"/>
      </w:numPr>
      <w:tabs>
        <w:tab w:val="num" w:pos="360"/>
      </w:tabs>
    </w:pPr>
  </w:style>
  <w:style w:type="paragraph" w:customStyle="1" w:styleId="AODocTxtL3">
    <w:name w:val="AODocTxtL3"/>
    <w:basedOn w:val="AODocTxt"/>
    <w:rsid w:val="0004314C"/>
    <w:pPr>
      <w:numPr>
        <w:ilvl w:val="3"/>
      </w:numPr>
      <w:tabs>
        <w:tab w:val="num" w:pos="360"/>
        <w:tab w:val="num" w:pos="2160"/>
      </w:tabs>
    </w:pPr>
  </w:style>
  <w:style w:type="paragraph" w:customStyle="1" w:styleId="AODocTxtL4">
    <w:name w:val="AODocTxtL4"/>
    <w:basedOn w:val="AODocTxt"/>
    <w:rsid w:val="0004314C"/>
    <w:pPr>
      <w:numPr>
        <w:ilvl w:val="4"/>
      </w:numPr>
      <w:tabs>
        <w:tab w:val="num" w:pos="360"/>
        <w:tab w:val="num" w:pos="2880"/>
      </w:tabs>
    </w:pPr>
  </w:style>
  <w:style w:type="paragraph" w:customStyle="1" w:styleId="AODocTxtL5">
    <w:name w:val="AODocTxtL5"/>
    <w:basedOn w:val="AODocTxt"/>
    <w:rsid w:val="0004314C"/>
    <w:pPr>
      <w:numPr>
        <w:ilvl w:val="5"/>
      </w:numPr>
      <w:tabs>
        <w:tab w:val="num" w:pos="360"/>
        <w:tab w:val="num" w:pos="3600"/>
      </w:tabs>
    </w:pPr>
  </w:style>
  <w:style w:type="paragraph" w:customStyle="1" w:styleId="AODocTxtL6">
    <w:name w:val="AODocTxtL6"/>
    <w:basedOn w:val="AODocTxt"/>
    <w:rsid w:val="0004314C"/>
    <w:pPr>
      <w:numPr>
        <w:ilvl w:val="6"/>
      </w:numPr>
      <w:tabs>
        <w:tab w:val="num" w:pos="360"/>
        <w:tab w:val="num" w:pos="4320"/>
      </w:tabs>
    </w:pPr>
  </w:style>
  <w:style w:type="paragraph" w:customStyle="1" w:styleId="AODocTxtL7">
    <w:name w:val="AODocTxtL7"/>
    <w:basedOn w:val="AODocTxt"/>
    <w:rsid w:val="0004314C"/>
    <w:pPr>
      <w:numPr>
        <w:ilvl w:val="7"/>
      </w:numPr>
      <w:tabs>
        <w:tab w:val="num" w:pos="360"/>
        <w:tab w:val="num" w:pos="5760"/>
      </w:tabs>
    </w:pPr>
  </w:style>
  <w:style w:type="paragraph" w:customStyle="1" w:styleId="AODocTxtL8">
    <w:name w:val="AODocTxtL8"/>
    <w:basedOn w:val="AODocTxt"/>
    <w:rsid w:val="0004314C"/>
    <w:pPr>
      <w:numPr>
        <w:ilvl w:val="8"/>
      </w:numPr>
      <w:tabs>
        <w:tab w:val="num" w:pos="360"/>
        <w:tab w:val="num" w:pos="6480"/>
      </w:tabs>
    </w:pPr>
  </w:style>
  <w:style w:type="table" w:styleId="a5">
    <w:name w:val="Table Grid"/>
    <w:basedOn w:val="a1"/>
    <w:uiPriority w:val="39"/>
    <w:qFormat/>
    <w:rsid w:val="00F81433"/>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footer"/>
    <w:basedOn w:val="a"/>
    <w:link w:val="Char1"/>
    <w:uiPriority w:val="99"/>
    <w:unhideWhenUsed/>
    <w:rsid w:val="00AD6615"/>
    <w:pPr>
      <w:tabs>
        <w:tab w:val="center" w:pos="4680"/>
        <w:tab w:val="right" w:pos="9360"/>
      </w:tabs>
    </w:pPr>
  </w:style>
  <w:style w:type="character" w:customStyle="1" w:styleId="Char1">
    <w:name w:val="바닥글 Char"/>
    <w:basedOn w:val="a0"/>
    <w:link w:val="a6"/>
    <w:uiPriority w:val="99"/>
    <w:rsid w:val="00AD6615"/>
    <w:rPr>
      <w:rFonts w:ascii="Times New Roman" w:eastAsia="Times New Roman" w:hAnsi="Times New Roman" w:cs="Times New Roman"/>
      <w:kern w:val="0"/>
      <w14:ligatures w14:val="none"/>
    </w:rPr>
  </w:style>
  <w:style w:type="character" w:styleId="a7">
    <w:name w:val="page number"/>
    <w:basedOn w:val="a0"/>
    <w:uiPriority w:val="99"/>
    <w:semiHidden/>
    <w:unhideWhenUsed/>
    <w:rsid w:val="00AD6615"/>
  </w:style>
  <w:style w:type="paragraph" w:styleId="a8">
    <w:name w:val="header"/>
    <w:basedOn w:val="a"/>
    <w:link w:val="Char2"/>
    <w:uiPriority w:val="99"/>
    <w:unhideWhenUsed/>
    <w:rsid w:val="00AD6615"/>
    <w:pPr>
      <w:tabs>
        <w:tab w:val="center" w:pos="4680"/>
        <w:tab w:val="right" w:pos="9360"/>
      </w:tabs>
    </w:pPr>
  </w:style>
  <w:style w:type="character" w:customStyle="1" w:styleId="Char2">
    <w:name w:val="머리글 Char"/>
    <w:basedOn w:val="a0"/>
    <w:link w:val="a8"/>
    <w:uiPriority w:val="99"/>
    <w:rsid w:val="00AD6615"/>
    <w:rPr>
      <w:rFonts w:ascii="Times New Roman" w:eastAsia="Times New Roman" w:hAnsi="Times New Roman" w:cs="Times New Roman"/>
      <w:kern w:val="0"/>
      <w14:ligatures w14:val="none"/>
    </w:rPr>
  </w:style>
  <w:style w:type="paragraph" w:styleId="TOC">
    <w:name w:val="TOC Heading"/>
    <w:basedOn w:val="1"/>
    <w:next w:val="a"/>
    <w:uiPriority w:val="39"/>
    <w:unhideWhenUsed/>
    <w:qFormat/>
    <w:rsid w:val="00AD6615"/>
    <w:pPr>
      <w:spacing w:before="480" w:line="276" w:lineRule="auto"/>
      <w:jc w:val="left"/>
      <w:outlineLvl w:val="9"/>
    </w:pPr>
    <w:rPr>
      <w:rFonts w:asciiTheme="majorHAnsi" w:hAnsiTheme="majorHAnsi"/>
      <w:bCs/>
      <w:sz w:val="28"/>
      <w:szCs w:val="28"/>
    </w:rPr>
  </w:style>
  <w:style w:type="paragraph" w:styleId="10">
    <w:name w:val="toc 1"/>
    <w:basedOn w:val="a"/>
    <w:next w:val="a"/>
    <w:autoRedefine/>
    <w:uiPriority w:val="39"/>
    <w:unhideWhenUsed/>
    <w:rsid w:val="00A84E4E"/>
    <w:pPr>
      <w:tabs>
        <w:tab w:val="right" w:leader="dot" w:pos="9350"/>
      </w:tabs>
      <w:spacing w:before="120"/>
    </w:pPr>
    <w:rPr>
      <w:rFonts w:asciiTheme="minorHAnsi" w:hAnsiTheme="minorHAnsi" w:cstheme="minorHAnsi"/>
      <w:b/>
      <w:bCs/>
      <w:i/>
      <w:iCs/>
    </w:rPr>
  </w:style>
  <w:style w:type="character" w:styleId="a9">
    <w:name w:val="Hyperlink"/>
    <w:basedOn w:val="a0"/>
    <w:uiPriority w:val="99"/>
    <w:unhideWhenUsed/>
    <w:rsid w:val="00AD6615"/>
    <w:rPr>
      <w:color w:val="0563C1" w:themeColor="hyperlink"/>
      <w:u w:val="single"/>
    </w:rPr>
  </w:style>
  <w:style w:type="paragraph" w:styleId="2">
    <w:name w:val="toc 2"/>
    <w:basedOn w:val="a"/>
    <w:next w:val="a"/>
    <w:autoRedefine/>
    <w:uiPriority w:val="39"/>
    <w:semiHidden/>
    <w:unhideWhenUsed/>
    <w:rsid w:val="00AD6615"/>
    <w:pPr>
      <w:spacing w:before="120"/>
      <w:ind w:left="240"/>
    </w:pPr>
    <w:rPr>
      <w:rFonts w:asciiTheme="minorHAnsi" w:hAnsiTheme="minorHAnsi" w:cstheme="minorHAnsi"/>
      <w:b/>
      <w:bCs/>
      <w:sz w:val="22"/>
      <w:szCs w:val="22"/>
    </w:rPr>
  </w:style>
  <w:style w:type="paragraph" w:styleId="3">
    <w:name w:val="toc 3"/>
    <w:basedOn w:val="a"/>
    <w:next w:val="a"/>
    <w:autoRedefine/>
    <w:uiPriority w:val="39"/>
    <w:semiHidden/>
    <w:unhideWhenUsed/>
    <w:rsid w:val="00AD6615"/>
    <w:pPr>
      <w:ind w:left="480"/>
    </w:pPr>
    <w:rPr>
      <w:rFonts w:asciiTheme="minorHAnsi" w:hAnsiTheme="minorHAnsi" w:cstheme="minorHAnsi"/>
      <w:sz w:val="20"/>
      <w:szCs w:val="20"/>
    </w:rPr>
  </w:style>
  <w:style w:type="paragraph" w:styleId="4">
    <w:name w:val="toc 4"/>
    <w:basedOn w:val="a"/>
    <w:next w:val="a"/>
    <w:autoRedefine/>
    <w:uiPriority w:val="39"/>
    <w:semiHidden/>
    <w:unhideWhenUsed/>
    <w:rsid w:val="00AD6615"/>
    <w:pPr>
      <w:ind w:left="720"/>
    </w:pPr>
    <w:rPr>
      <w:rFonts w:asciiTheme="minorHAnsi" w:hAnsiTheme="minorHAnsi" w:cstheme="minorHAnsi"/>
      <w:sz w:val="20"/>
      <w:szCs w:val="20"/>
    </w:rPr>
  </w:style>
  <w:style w:type="paragraph" w:styleId="5">
    <w:name w:val="toc 5"/>
    <w:basedOn w:val="a"/>
    <w:next w:val="a"/>
    <w:autoRedefine/>
    <w:uiPriority w:val="39"/>
    <w:semiHidden/>
    <w:unhideWhenUsed/>
    <w:rsid w:val="00AD6615"/>
    <w:pPr>
      <w:ind w:left="960"/>
    </w:pPr>
    <w:rPr>
      <w:rFonts w:asciiTheme="minorHAnsi" w:hAnsiTheme="minorHAnsi" w:cstheme="minorHAnsi"/>
      <w:sz w:val="20"/>
      <w:szCs w:val="20"/>
    </w:rPr>
  </w:style>
  <w:style w:type="paragraph" w:styleId="6">
    <w:name w:val="toc 6"/>
    <w:basedOn w:val="a"/>
    <w:next w:val="a"/>
    <w:autoRedefine/>
    <w:uiPriority w:val="39"/>
    <w:semiHidden/>
    <w:unhideWhenUsed/>
    <w:rsid w:val="00AD6615"/>
    <w:pPr>
      <w:ind w:left="1200"/>
    </w:pPr>
    <w:rPr>
      <w:rFonts w:asciiTheme="minorHAnsi" w:hAnsiTheme="minorHAnsi" w:cstheme="minorHAnsi"/>
      <w:sz w:val="20"/>
      <w:szCs w:val="20"/>
    </w:rPr>
  </w:style>
  <w:style w:type="paragraph" w:styleId="7">
    <w:name w:val="toc 7"/>
    <w:basedOn w:val="a"/>
    <w:next w:val="a"/>
    <w:autoRedefine/>
    <w:uiPriority w:val="39"/>
    <w:semiHidden/>
    <w:unhideWhenUsed/>
    <w:rsid w:val="00AD6615"/>
    <w:pPr>
      <w:ind w:left="1440"/>
    </w:pPr>
    <w:rPr>
      <w:rFonts w:asciiTheme="minorHAnsi" w:hAnsiTheme="minorHAnsi" w:cstheme="minorHAnsi"/>
      <w:sz w:val="20"/>
      <w:szCs w:val="20"/>
    </w:rPr>
  </w:style>
  <w:style w:type="paragraph" w:styleId="8">
    <w:name w:val="toc 8"/>
    <w:basedOn w:val="a"/>
    <w:next w:val="a"/>
    <w:autoRedefine/>
    <w:uiPriority w:val="39"/>
    <w:semiHidden/>
    <w:unhideWhenUsed/>
    <w:rsid w:val="00AD6615"/>
    <w:pPr>
      <w:ind w:left="1680"/>
    </w:pPr>
    <w:rPr>
      <w:rFonts w:asciiTheme="minorHAnsi" w:hAnsiTheme="minorHAnsi" w:cstheme="minorHAnsi"/>
      <w:sz w:val="20"/>
      <w:szCs w:val="20"/>
    </w:rPr>
  </w:style>
  <w:style w:type="paragraph" w:styleId="9">
    <w:name w:val="toc 9"/>
    <w:basedOn w:val="a"/>
    <w:next w:val="a"/>
    <w:autoRedefine/>
    <w:uiPriority w:val="39"/>
    <w:semiHidden/>
    <w:unhideWhenUsed/>
    <w:rsid w:val="00AD6615"/>
    <w:pPr>
      <w:ind w:left="1920"/>
    </w:pPr>
    <w:rPr>
      <w:rFonts w:asciiTheme="minorHAnsi" w:hAnsiTheme="minorHAnsi" w:cstheme="minorHAnsi"/>
      <w:sz w:val="20"/>
      <w:szCs w:val="20"/>
    </w:rPr>
  </w:style>
  <w:style w:type="character" w:customStyle="1" w:styleId="Picturecaption">
    <w:name w:val="Picture caption_"/>
    <w:basedOn w:val="a0"/>
    <w:link w:val="Picturecaption0"/>
    <w:rsid w:val="00A705F7"/>
    <w:rPr>
      <w:rFonts w:ascii="Arial" w:eastAsia="Arial" w:hAnsi="Arial" w:cs="Arial"/>
      <w:sz w:val="12"/>
      <w:szCs w:val="12"/>
    </w:rPr>
  </w:style>
  <w:style w:type="character" w:customStyle="1" w:styleId="Other">
    <w:name w:val="Other_"/>
    <w:basedOn w:val="a0"/>
    <w:link w:val="Other0"/>
    <w:rsid w:val="00A705F7"/>
    <w:rPr>
      <w:rFonts w:ascii="Tahoma" w:eastAsia="Tahoma" w:hAnsi="Tahoma" w:cs="Tahoma"/>
      <w:sz w:val="18"/>
      <w:szCs w:val="18"/>
    </w:rPr>
  </w:style>
  <w:style w:type="character" w:customStyle="1" w:styleId="Char3">
    <w:name w:val="본문 Char"/>
    <w:basedOn w:val="a0"/>
    <w:link w:val="aa"/>
    <w:rsid w:val="00A705F7"/>
    <w:rPr>
      <w:rFonts w:ascii="Tahoma" w:eastAsia="Tahoma" w:hAnsi="Tahoma" w:cs="Tahoma"/>
      <w:sz w:val="18"/>
      <w:szCs w:val="18"/>
    </w:rPr>
  </w:style>
  <w:style w:type="paragraph" w:customStyle="1" w:styleId="Picturecaption0">
    <w:name w:val="Picture caption"/>
    <w:basedOn w:val="a"/>
    <w:link w:val="Picturecaption"/>
    <w:rsid w:val="00A705F7"/>
    <w:pPr>
      <w:widowControl w:val="0"/>
    </w:pPr>
    <w:rPr>
      <w:rFonts w:ascii="Arial" w:eastAsia="Arial" w:hAnsi="Arial" w:cs="Arial"/>
      <w:kern w:val="2"/>
      <w:sz w:val="12"/>
      <w:szCs w:val="12"/>
      <w14:ligatures w14:val="standardContextual"/>
    </w:rPr>
  </w:style>
  <w:style w:type="paragraph" w:customStyle="1" w:styleId="Other0">
    <w:name w:val="Other"/>
    <w:basedOn w:val="a"/>
    <w:link w:val="Other"/>
    <w:rsid w:val="00A705F7"/>
    <w:pPr>
      <w:widowControl w:val="0"/>
      <w:spacing w:after="320" w:line="288" w:lineRule="auto"/>
    </w:pPr>
    <w:rPr>
      <w:rFonts w:ascii="Tahoma" w:eastAsia="Tahoma" w:hAnsi="Tahoma" w:cs="Tahoma"/>
      <w:kern w:val="2"/>
      <w:sz w:val="18"/>
      <w:szCs w:val="18"/>
      <w14:ligatures w14:val="standardContextual"/>
    </w:rPr>
  </w:style>
  <w:style w:type="paragraph" w:styleId="aa">
    <w:name w:val="Body Text"/>
    <w:basedOn w:val="a"/>
    <w:link w:val="Char3"/>
    <w:qFormat/>
    <w:rsid w:val="00A705F7"/>
    <w:pPr>
      <w:widowControl w:val="0"/>
      <w:spacing w:after="320" w:line="288" w:lineRule="auto"/>
    </w:pPr>
    <w:rPr>
      <w:rFonts w:ascii="Tahoma" w:eastAsia="Tahoma" w:hAnsi="Tahoma" w:cs="Tahoma"/>
      <w:kern w:val="2"/>
      <w:sz w:val="18"/>
      <w:szCs w:val="18"/>
      <w14:ligatures w14:val="standardContextual"/>
    </w:rPr>
  </w:style>
  <w:style w:type="character" w:customStyle="1" w:styleId="BodyTextChar1">
    <w:name w:val="Body Text Char1"/>
    <w:basedOn w:val="a0"/>
    <w:uiPriority w:val="99"/>
    <w:semiHidden/>
    <w:rsid w:val="00A705F7"/>
    <w:rPr>
      <w:rFonts w:ascii="Times New Roman" w:eastAsia="Times New Roman" w:hAnsi="Times New Roman" w:cs="Times New Roman"/>
      <w:kern w:val="0"/>
      <w14:ligatures w14:val="none"/>
    </w:rPr>
  </w:style>
  <w:style w:type="character" w:customStyle="1" w:styleId="Bodytext5">
    <w:name w:val="Body text (5)_"/>
    <w:basedOn w:val="a0"/>
    <w:link w:val="Bodytext50"/>
    <w:rsid w:val="00381C8D"/>
    <w:rPr>
      <w:rFonts w:ascii="Times New Roman" w:eastAsia="Times New Roman" w:hAnsi="Times New Roman" w:cs="Times New Roman"/>
      <w:b/>
      <w:bCs/>
      <w:color w:val="D53155"/>
      <w:sz w:val="15"/>
      <w:szCs w:val="15"/>
    </w:rPr>
  </w:style>
  <w:style w:type="character" w:customStyle="1" w:styleId="Heading2">
    <w:name w:val="Heading #2_"/>
    <w:basedOn w:val="a0"/>
    <w:link w:val="Heading20"/>
    <w:rsid w:val="00381C8D"/>
    <w:rPr>
      <w:rFonts w:ascii="Arial" w:eastAsia="Arial" w:hAnsi="Arial" w:cs="Arial"/>
      <w:sz w:val="30"/>
      <w:szCs w:val="30"/>
    </w:rPr>
  </w:style>
  <w:style w:type="paragraph" w:customStyle="1" w:styleId="Bodytext50">
    <w:name w:val="Body text (5)"/>
    <w:basedOn w:val="a"/>
    <w:link w:val="Bodytext5"/>
    <w:rsid w:val="00381C8D"/>
    <w:pPr>
      <w:widowControl w:val="0"/>
      <w:spacing w:after="300"/>
      <w:jc w:val="right"/>
    </w:pPr>
    <w:rPr>
      <w:b/>
      <w:bCs/>
      <w:color w:val="D53155"/>
      <w:kern w:val="2"/>
      <w:sz w:val="15"/>
      <w:szCs w:val="15"/>
      <w14:ligatures w14:val="standardContextual"/>
    </w:rPr>
  </w:style>
  <w:style w:type="paragraph" w:customStyle="1" w:styleId="Heading20">
    <w:name w:val="Heading #2"/>
    <w:basedOn w:val="a"/>
    <w:link w:val="Heading2"/>
    <w:rsid w:val="00381C8D"/>
    <w:pPr>
      <w:widowControl w:val="0"/>
      <w:spacing w:after="60"/>
      <w:ind w:firstLine="320"/>
      <w:outlineLvl w:val="1"/>
    </w:pPr>
    <w:rPr>
      <w:rFonts w:ascii="Arial" w:eastAsia="Arial" w:hAnsi="Arial" w:cs="Arial"/>
      <w:kern w:val="2"/>
      <w:sz w:val="30"/>
      <w:szCs w:val="30"/>
      <w14:ligatures w14:val="standardContextual"/>
    </w:rPr>
  </w:style>
  <w:style w:type="paragraph" w:customStyle="1" w:styleId="Level1">
    <w:name w:val="Level 1"/>
    <w:basedOn w:val="a"/>
    <w:next w:val="a"/>
    <w:rsid w:val="00AD20F4"/>
    <w:pPr>
      <w:numPr>
        <w:numId w:val="88"/>
      </w:numPr>
      <w:spacing w:after="210" w:line="264" w:lineRule="auto"/>
      <w:jc w:val="both"/>
      <w:outlineLvl w:val="0"/>
    </w:pPr>
    <w:rPr>
      <w:rFonts w:ascii="Arial" w:eastAsia="SimSun" w:hAnsi="Arial"/>
      <w:kern w:val="28"/>
      <w:sz w:val="21"/>
      <w:szCs w:val="20"/>
      <w:lang w:eastAsia="zh-CN"/>
    </w:rPr>
  </w:style>
  <w:style w:type="paragraph" w:customStyle="1" w:styleId="Level2">
    <w:name w:val="Level 2"/>
    <w:basedOn w:val="a"/>
    <w:next w:val="a"/>
    <w:rsid w:val="00AD20F4"/>
    <w:pPr>
      <w:numPr>
        <w:ilvl w:val="1"/>
        <w:numId w:val="88"/>
      </w:numPr>
      <w:spacing w:after="210" w:line="264" w:lineRule="auto"/>
      <w:jc w:val="both"/>
      <w:outlineLvl w:val="1"/>
    </w:pPr>
    <w:rPr>
      <w:rFonts w:ascii="Century Gothic" w:eastAsia="SimSun" w:hAnsi="Century Gothic"/>
      <w:b/>
      <w:kern w:val="28"/>
      <w:sz w:val="20"/>
      <w:szCs w:val="20"/>
      <w:lang w:eastAsia="zh-CN"/>
    </w:rPr>
  </w:style>
  <w:style w:type="paragraph" w:customStyle="1" w:styleId="Level3">
    <w:name w:val="Level 3"/>
    <w:basedOn w:val="a"/>
    <w:next w:val="a"/>
    <w:rsid w:val="00AD20F4"/>
    <w:pPr>
      <w:numPr>
        <w:ilvl w:val="2"/>
        <w:numId w:val="88"/>
      </w:numPr>
      <w:spacing w:after="210" w:line="264" w:lineRule="auto"/>
      <w:jc w:val="both"/>
      <w:outlineLvl w:val="2"/>
    </w:pPr>
    <w:rPr>
      <w:rFonts w:ascii="Century Gothic" w:eastAsia="SimSun" w:hAnsi="Century Gothic"/>
      <w:kern w:val="28"/>
      <w:sz w:val="20"/>
      <w:szCs w:val="20"/>
      <w:lang w:eastAsia="zh-CN"/>
    </w:rPr>
  </w:style>
  <w:style w:type="paragraph" w:customStyle="1" w:styleId="Level4">
    <w:name w:val="Level 4"/>
    <w:basedOn w:val="a"/>
    <w:next w:val="a"/>
    <w:rsid w:val="00AD20F4"/>
    <w:pPr>
      <w:numPr>
        <w:ilvl w:val="3"/>
        <w:numId w:val="88"/>
      </w:numPr>
      <w:spacing w:after="210" w:line="264" w:lineRule="auto"/>
      <w:jc w:val="both"/>
      <w:outlineLvl w:val="3"/>
    </w:pPr>
    <w:rPr>
      <w:rFonts w:ascii="Century Gothic" w:eastAsia="SimSun" w:hAnsi="Century Gothic"/>
      <w:kern w:val="28"/>
      <w:sz w:val="20"/>
      <w:szCs w:val="20"/>
      <w:lang w:eastAsia="zh-CN"/>
    </w:rPr>
  </w:style>
  <w:style w:type="paragraph" w:customStyle="1" w:styleId="Level5">
    <w:name w:val="Level 5"/>
    <w:basedOn w:val="a"/>
    <w:next w:val="a"/>
    <w:rsid w:val="00AD20F4"/>
    <w:pPr>
      <w:numPr>
        <w:ilvl w:val="4"/>
        <w:numId w:val="88"/>
      </w:numPr>
      <w:spacing w:after="210" w:line="264" w:lineRule="auto"/>
      <w:jc w:val="both"/>
      <w:outlineLvl w:val="4"/>
    </w:pPr>
    <w:rPr>
      <w:rFonts w:ascii="Century Gothic" w:eastAsia="SimSun" w:hAnsi="Century Gothic"/>
      <w:kern w:val="28"/>
      <w:sz w:val="20"/>
      <w:szCs w:val="20"/>
      <w:lang w:eastAsia="zh-CN"/>
    </w:rPr>
  </w:style>
  <w:style w:type="paragraph" w:customStyle="1" w:styleId="Body2">
    <w:name w:val="Body 2"/>
    <w:basedOn w:val="a"/>
    <w:rsid w:val="00AD20F4"/>
    <w:pPr>
      <w:spacing w:after="210" w:line="264" w:lineRule="auto"/>
      <w:ind w:left="709"/>
      <w:jc w:val="both"/>
    </w:pPr>
    <w:rPr>
      <w:rFonts w:ascii="Arial" w:eastAsia="SimSun" w:hAnsi="Arial"/>
      <w:kern w:val="28"/>
      <w:sz w:val="21"/>
      <w:szCs w:val="20"/>
      <w:lang w:eastAsia="zh-CN"/>
    </w:rPr>
  </w:style>
  <w:style w:type="paragraph" w:styleId="ab">
    <w:name w:val="Revision"/>
    <w:hidden/>
    <w:uiPriority w:val="99"/>
    <w:semiHidden/>
    <w:rsid w:val="00C712D9"/>
    <w:rPr>
      <w:rFonts w:ascii="Times New Roman" w:eastAsia="Times New Roman" w:hAnsi="Times New Roman" w:cs="Times New Roman"/>
      <w:kern w:val="0"/>
      <w14:ligatures w14:val="none"/>
    </w:rPr>
  </w:style>
  <w:style w:type="character" w:styleId="ac">
    <w:name w:val="Unresolved Mention"/>
    <w:basedOn w:val="a0"/>
    <w:uiPriority w:val="99"/>
    <w:semiHidden/>
    <w:unhideWhenUsed/>
    <w:rsid w:val="0014361E"/>
    <w:rPr>
      <w:color w:val="605E5C"/>
      <w:shd w:val="clear" w:color="auto" w:fill="E1DFDD"/>
    </w:rPr>
  </w:style>
  <w:style w:type="character" w:styleId="ad">
    <w:name w:val="annotation reference"/>
    <w:basedOn w:val="a0"/>
    <w:uiPriority w:val="99"/>
    <w:semiHidden/>
    <w:unhideWhenUsed/>
    <w:rsid w:val="00EF05D2"/>
    <w:rPr>
      <w:sz w:val="16"/>
      <w:szCs w:val="16"/>
    </w:rPr>
  </w:style>
  <w:style w:type="paragraph" w:styleId="ae">
    <w:name w:val="annotation text"/>
    <w:basedOn w:val="a"/>
    <w:link w:val="Char4"/>
    <w:uiPriority w:val="99"/>
    <w:unhideWhenUsed/>
    <w:rsid w:val="00EF05D2"/>
    <w:rPr>
      <w:sz w:val="20"/>
      <w:szCs w:val="20"/>
      <w:lang w:val="en-US"/>
    </w:rPr>
  </w:style>
  <w:style w:type="character" w:customStyle="1" w:styleId="Char4">
    <w:name w:val="메모 텍스트 Char"/>
    <w:basedOn w:val="a0"/>
    <w:link w:val="ae"/>
    <w:uiPriority w:val="99"/>
    <w:rsid w:val="00EF05D2"/>
    <w:rPr>
      <w:rFonts w:ascii="Times New Roman" w:eastAsia="Times New Roman" w:hAnsi="Times New Roman" w:cs="Times New Roman"/>
      <w:kern w:val="0"/>
      <w:sz w:val="20"/>
      <w:szCs w:val="20"/>
      <w:lang w:val="en-US"/>
      <w14:ligatures w14:val="none"/>
    </w:rPr>
  </w:style>
  <w:style w:type="character" w:customStyle="1" w:styleId="A00">
    <w:name w:val="A0"/>
    <w:rsid w:val="00EF05D2"/>
    <w:rPr>
      <w:rFonts w:ascii="Arial" w:hAnsi="Arial" w:cs="Arial" w:hint="default"/>
      <w:b/>
      <w:bCs/>
      <w:color w:val="B85B2E"/>
      <w:sz w:val="60"/>
      <w:szCs w:val="60"/>
    </w:rPr>
  </w:style>
  <w:style w:type="paragraph" w:customStyle="1" w:styleId="Default">
    <w:name w:val="Default"/>
    <w:rsid w:val="00EF05D2"/>
    <w:pPr>
      <w:autoSpaceDE w:val="0"/>
      <w:autoSpaceDN w:val="0"/>
      <w:adjustRightInd w:val="0"/>
      <w:spacing w:before="120"/>
      <w:jc w:val="both"/>
    </w:pPr>
    <w:rPr>
      <w:rFonts w:ascii="Times New Roman" w:eastAsia="Times New Roman" w:hAnsi="Times New Roman" w:cs="Times New Roman"/>
      <w:color w:val="000000"/>
      <w:kern w:val="0"/>
      <w:lang w:val="en-US"/>
      <w14:ligatures w14:val="none"/>
    </w:rPr>
  </w:style>
  <w:style w:type="paragraph" w:styleId="af">
    <w:name w:val="Subtitle"/>
    <w:basedOn w:val="a"/>
    <w:next w:val="a"/>
    <w:link w:val="Char5"/>
    <w:uiPriority w:val="11"/>
    <w:qFormat/>
    <w:rsid w:val="00EF05D2"/>
    <w:pPr>
      <w:spacing w:after="60"/>
      <w:jc w:val="center"/>
      <w:outlineLvl w:val="1"/>
    </w:pPr>
    <w:rPr>
      <w:rFonts w:ascii="Calibri Light" w:hAnsi="Calibri Light"/>
      <w:lang w:val="en-US"/>
    </w:rPr>
  </w:style>
  <w:style w:type="character" w:customStyle="1" w:styleId="Char5">
    <w:name w:val="부제 Char"/>
    <w:basedOn w:val="a0"/>
    <w:link w:val="af"/>
    <w:uiPriority w:val="11"/>
    <w:rsid w:val="00EF05D2"/>
    <w:rPr>
      <w:rFonts w:ascii="Calibri Light" w:eastAsia="Times New Roman" w:hAnsi="Calibri Light" w:cs="Times New Roman"/>
      <w:kern w:val="0"/>
      <w:lang w:val="en-US"/>
      <w14:ligatures w14:val="none"/>
    </w:rPr>
  </w:style>
  <w:style w:type="paragraph" w:customStyle="1" w:styleId="Pa0">
    <w:name w:val="Pa0"/>
    <w:basedOn w:val="Default"/>
    <w:next w:val="Default"/>
    <w:rsid w:val="00EF05D2"/>
    <w:pPr>
      <w:widowControl w:val="0"/>
      <w:spacing w:before="0" w:line="241" w:lineRule="atLeast"/>
      <w:jc w:val="left"/>
    </w:pPr>
    <w:rPr>
      <w:rFonts w:ascii="Arial" w:eastAsia="맑은 고딕" w:hAnsi="Arial" w:cs="Arial"/>
      <w:color w:val="auto"/>
    </w:rPr>
  </w:style>
  <w:style w:type="character" w:customStyle="1" w:styleId="A10">
    <w:name w:val="A1"/>
    <w:rsid w:val="00EF05D2"/>
    <w:rPr>
      <w:b/>
      <w:bCs/>
      <w:color w:val="B85B2E"/>
      <w:sz w:val="60"/>
      <w:szCs w:val="60"/>
    </w:rPr>
  </w:style>
  <w:style w:type="paragraph" w:styleId="af0">
    <w:name w:val="annotation subject"/>
    <w:basedOn w:val="ae"/>
    <w:next w:val="ae"/>
    <w:link w:val="Char6"/>
    <w:uiPriority w:val="99"/>
    <w:semiHidden/>
    <w:unhideWhenUsed/>
    <w:rsid w:val="00556297"/>
    <w:rPr>
      <w:b/>
      <w:bCs/>
      <w:sz w:val="24"/>
      <w:szCs w:val="24"/>
      <w:lang w:val="en"/>
    </w:rPr>
  </w:style>
  <w:style w:type="character" w:customStyle="1" w:styleId="Char6">
    <w:name w:val="메모 주제 Char"/>
    <w:basedOn w:val="Char4"/>
    <w:link w:val="af0"/>
    <w:uiPriority w:val="99"/>
    <w:semiHidden/>
    <w:rsid w:val="00556297"/>
    <w:rPr>
      <w:rFonts w:ascii="Times New Roman" w:eastAsia="Times New Roman" w:hAnsi="Times New Roman" w:cs="Times New Roman"/>
      <w:b/>
      <w:bCs/>
      <w:kern w:val="0"/>
      <w:sz w:val="20"/>
      <w:szCs w:val="20"/>
      <w:lang w:val="en-US"/>
      <w14:ligatures w14:val="none"/>
    </w:rPr>
  </w:style>
  <w:style w:type="paragraph" w:styleId="af1">
    <w:name w:val="Normal (Web)"/>
    <w:basedOn w:val="a"/>
    <w:uiPriority w:val="99"/>
    <w:semiHidden/>
    <w:unhideWhenUsed/>
    <w:rsid w:val="00DD2669"/>
    <w:pPr>
      <w:spacing w:before="100" w:beforeAutospacing="1" w:after="100" w:afterAutospacing="1"/>
    </w:pPr>
    <w:rPr>
      <w:rFonts w:ascii="굴림" w:eastAsia="굴림" w:hAnsi="굴림" w:cs="굴림"/>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752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47699-601E-4EB9-9140-76DD4A64C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17048</Words>
  <Characters>97174</Characters>
  <Application>Microsoft Office Word</Application>
  <DocSecurity>0</DocSecurity>
  <Lines>809</Lines>
  <Paragraphs>227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Thao Dang</dc:creator>
  <cp:keywords/>
  <dc:description/>
  <cp:lastModifiedBy>김현주 (Hyunjoo Kim)</cp:lastModifiedBy>
  <cp:revision>2</cp:revision>
  <dcterms:created xsi:type="dcterms:W3CDTF">2025-04-17T00:54:00Z</dcterms:created>
  <dcterms:modified xsi:type="dcterms:W3CDTF">2025-04-17T00:54:00Z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1c155388d0a40555c42f1cec899ef6e8832bde8411b27c4dc94e472600a62e8a</vt:lpwstr>
  </property>
</Properties>
</file>