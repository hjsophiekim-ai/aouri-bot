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8B4D79" w14:textId="6B4933BD" w:rsidR="00090CB2" w:rsidRDefault="00090CB2" w:rsidP="00090CB2">
      <w:pPr>
        <w:rPr>
          <w:b/>
        </w:rPr>
      </w:pPr>
      <w:bookmarkStart w:id="0" w:name="_GoBack"/>
      <w:bookmarkEnd w:id="0"/>
      <w:r w:rsidRPr="008B4933">
        <w:rPr>
          <w:b/>
        </w:rPr>
        <w:t>Information for Employee handbook</w:t>
      </w:r>
    </w:p>
    <w:p w14:paraId="7252DA62" w14:textId="77777777" w:rsidR="004E46CB" w:rsidRPr="008B4933" w:rsidRDefault="004E46CB" w:rsidP="00090CB2">
      <w:pPr>
        <w:rPr>
          <w:b/>
        </w:rPr>
      </w:pPr>
    </w:p>
    <w:p w14:paraId="3E7F8102" w14:textId="5ABE35F8" w:rsidR="00774C29" w:rsidRDefault="00090CB2" w:rsidP="00090CB2">
      <w:pPr>
        <w:pStyle w:val="a3"/>
        <w:numPr>
          <w:ilvl w:val="0"/>
          <w:numId w:val="1"/>
        </w:numPr>
        <w:ind w:leftChars="0"/>
      </w:pPr>
      <w:r>
        <w:rPr>
          <w:rFonts w:hint="eastAsia"/>
        </w:rPr>
        <w:t xml:space="preserve">회사의 </w:t>
      </w:r>
      <w:r>
        <w:t>Legal name:</w:t>
      </w:r>
      <w:r w:rsidR="001274DD">
        <w:t xml:space="preserve"> </w:t>
      </w:r>
      <w:r w:rsidR="00585DC4">
        <w:rPr>
          <w:rFonts w:hint="eastAsia"/>
          <w:color w:val="0000FF"/>
        </w:rPr>
        <w:t>Fursys America</w:t>
      </w:r>
    </w:p>
    <w:p w14:paraId="68E4E702" w14:textId="76EA53A4" w:rsidR="00977F53" w:rsidRDefault="00977F53" w:rsidP="00977F53">
      <w:pPr>
        <w:pStyle w:val="a3"/>
        <w:numPr>
          <w:ilvl w:val="0"/>
          <w:numId w:val="1"/>
        </w:numPr>
        <w:ind w:leftChars="0"/>
      </w:pPr>
      <w:r>
        <w:rPr>
          <w:rFonts w:hint="eastAsia"/>
        </w:rPr>
        <w:t>주소:</w:t>
      </w:r>
      <w:r>
        <w:t xml:space="preserve"> </w:t>
      </w:r>
      <w:r w:rsidR="00893A78" w:rsidRPr="002B0162">
        <w:rPr>
          <w:color w:val="0000FF"/>
        </w:rPr>
        <w:t>19700 S. Vermont Ave. Suite 200 Torrance, CA 90502</w:t>
      </w:r>
    </w:p>
    <w:p w14:paraId="7906FBF8" w14:textId="5988E234" w:rsidR="00090CB2" w:rsidRDefault="00090CB2" w:rsidP="00090CB2">
      <w:pPr>
        <w:pStyle w:val="a3"/>
        <w:numPr>
          <w:ilvl w:val="0"/>
          <w:numId w:val="1"/>
        </w:numPr>
        <w:ind w:leftChars="0"/>
      </w:pPr>
      <w:r>
        <w:rPr>
          <w:rFonts w:hint="eastAsia"/>
        </w:rPr>
        <w:t>현재 직원 총 수:</w:t>
      </w:r>
      <w:r>
        <w:t xml:space="preserve"> </w:t>
      </w:r>
      <w:r w:rsidR="004E46CB">
        <w:rPr>
          <w:color w:val="0000FF"/>
        </w:rPr>
        <w:t>3</w:t>
      </w:r>
      <w:r w:rsidR="00893A78" w:rsidRPr="00893A78">
        <w:rPr>
          <w:rFonts w:hint="eastAsia"/>
          <w:color w:val="0000FF"/>
        </w:rPr>
        <w:t>명</w:t>
      </w:r>
    </w:p>
    <w:p w14:paraId="3ADD81ED" w14:textId="7E591AD0" w:rsidR="00464AED" w:rsidRDefault="00464AED" w:rsidP="00464AED">
      <w:pPr>
        <w:pStyle w:val="a3"/>
        <w:ind w:leftChars="0" w:left="760"/>
      </w:pPr>
      <w:r>
        <w:rPr>
          <w:rFonts w:hint="eastAsia"/>
        </w:rPr>
        <w:t>F</w:t>
      </w:r>
      <w:r>
        <w:t xml:space="preserve">ull-time: </w:t>
      </w:r>
      <w:r w:rsidR="004E46CB">
        <w:rPr>
          <w:color w:val="0000FF"/>
        </w:rPr>
        <w:t>3</w:t>
      </w:r>
      <w:r w:rsidR="00893A78" w:rsidRPr="00893A78">
        <w:rPr>
          <w:rFonts w:hint="eastAsia"/>
          <w:color w:val="0000FF"/>
        </w:rPr>
        <w:t>명</w:t>
      </w:r>
    </w:p>
    <w:p w14:paraId="5F5F9DD9" w14:textId="5DC8799D" w:rsidR="00464AED" w:rsidRDefault="00464AED" w:rsidP="00464AED">
      <w:pPr>
        <w:pStyle w:val="a3"/>
        <w:ind w:leftChars="0" w:left="760"/>
      </w:pPr>
      <w:r>
        <w:t>Part-time:</w:t>
      </w:r>
      <w:r w:rsidR="00893A78">
        <w:t xml:space="preserve"> </w:t>
      </w:r>
      <w:r w:rsidR="00893A78" w:rsidRPr="00893A78">
        <w:rPr>
          <w:color w:val="0000FF"/>
        </w:rPr>
        <w:t>0</w:t>
      </w:r>
      <w:r w:rsidR="00893A78" w:rsidRPr="00893A78">
        <w:rPr>
          <w:rFonts w:hint="eastAsia"/>
          <w:color w:val="0000FF"/>
        </w:rPr>
        <w:t>명</w:t>
      </w:r>
    </w:p>
    <w:p w14:paraId="53BB56B8" w14:textId="2A5ECF66" w:rsidR="00090CB2" w:rsidRDefault="00090CB2" w:rsidP="00090CB2">
      <w:pPr>
        <w:pStyle w:val="a3"/>
        <w:numPr>
          <w:ilvl w:val="0"/>
          <w:numId w:val="1"/>
        </w:numPr>
        <w:ind w:leftChars="0"/>
      </w:pPr>
      <w:r>
        <w:rPr>
          <w:rFonts w:hint="eastAsia"/>
        </w:rPr>
        <w:t>직원들 근무 스케</w:t>
      </w:r>
      <w:r w:rsidR="003D03B3">
        <w:rPr>
          <w:rFonts w:hint="eastAsia"/>
        </w:rPr>
        <w:t>줄</w:t>
      </w:r>
    </w:p>
    <w:p w14:paraId="4FDE05D1" w14:textId="0999E1D8" w:rsidR="00090CB2" w:rsidRDefault="00090CB2" w:rsidP="00090CB2">
      <w:pPr>
        <w:pStyle w:val="a3"/>
        <w:numPr>
          <w:ilvl w:val="0"/>
          <w:numId w:val="2"/>
        </w:numPr>
        <w:ind w:leftChars="0"/>
      </w:pPr>
      <w:r>
        <w:rPr>
          <w:rFonts w:hint="eastAsia"/>
        </w:rPr>
        <w:t>근무 요일</w:t>
      </w:r>
      <w:r w:rsidR="00161FA8">
        <w:rPr>
          <w:rFonts w:hint="eastAsia"/>
        </w:rPr>
        <w:t>:</w:t>
      </w:r>
      <w:r>
        <w:rPr>
          <w:rFonts w:hint="eastAsia"/>
        </w:rPr>
        <w:t xml:space="preserve"> </w:t>
      </w:r>
      <w:r w:rsidR="00893A78" w:rsidRPr="00893A78">
        <w:rPr>
          <w:rFonts w:hint="eastAsia"/>
          <w:color w:val="0000FF"/>
        </w:rPr>
        <w:t>월~금</w:t>
      </w:r>
    </w:p>
    <w:p w14:paraId="19EC7B1D" w14:textId="2B54CC4B" w:rsidR="00090CB2" w:rsidRDefault="00090CB2" w:rsidP="00090CB2">
      <w:pPr>
        <w:pStyle w:val="a3"/>
        <w:numPr>
          <w:ilvl w:val="0"/>
          <w:numId w:val="2"/>
        </w:numPr>
        <w:ind w:leftChars="0"/>
      </w:pPr>
      <w:r>
        <w:rPr>
          <w:rFonts w:hint="eastAsia"/>
        </w:rPr>
        <w:t>근무 시간</w:t>
      </w:r>
      <w:r w:rsidR="00161FA8">
        <w:rPr>
          <w:rFonts w:hint="eastAsia"/>
        </w:rPr>
        <w:t>:</w:t>
      </w:r>
      <w:r w:rsidR="001D3DAF">
        <w:t xml:space="preserve"> </w:t>
      </w:r>
      <w:r w:rsidR="00893A78" w:rsidRPr="00893A78">
        <w:rPr>
          <w:color w:val="0000FF"/>
        </w:rPr>
        <w:t>9am~5pm</w:t>
      </w:r>
    </w:p>
    <w:p w14:paraId="56CA0322" w14:textId="4BE111F2" w:rsidR="00090CB2" w:rsidRDefault="00090CB2" w:rsidP="00090CB2">
      <w:pPr>
        <w:pStyle w:val="a3"/>
        <w:numPr>
          <w:ilvl w:val="0"/>
          <w:numId w:val="2"/>
        </w:numPr>
        <w:ind w:leftChars="0"/>
      </w:pPr>
      <w:r>
        <w:rPr>
          <w:rFonts w:hint="eastAsia"/>
        </w:rPr>
        <w:t>점심 시간</w:t>
      </w:r>
      <w:r w:rsidR="00161FA8">
        <w:rPr>
          <w:rFonts w:hint="eastAsia"/>
        </w:rPr>
        <w:t>:</w:t>
      </w:r>
      <w:r>
        <w:rPr>
          <w:rFonts w:hint="eastAsia"/>
        </w:rPr>
        <w:t xml:space="preserve"> </w:t>
      </w:r>
      <w:r w:rsidR="00893A78" w:rsidRPr="00893A78">
        <w:rPr>
          <w:color w:val="0000FF"/>
        </w:rPr>
        <w:t>12noon~1pm</w:t>
      </w:r>
    </w:p>
    <w:p w14:paraId="315AA94C" w14:textId="2D2D830B" w:rsidR="00090CB2" w:rsidRDefault="00090CB2" w:rsidP="00090CB2">
      <w:pPr>
        <w:pStyle w:val="a3"/>
        <w:numPr>
          <w:ilvl w:val="0"/>
          <w:numId w:val="2"/>
        </w:numPr>
        <w:ind w:leftChars="0"/>
      </w:pPr>
      <w:r>
        <w:rPr>
          <w:rFonts w:hint="eastAsia"/>
        </w:rPr>
        <w:t>쉬는 시간</w:t>
      </w:r>
      <w:r w:rsidR="00161FA8">
        <w:rPr>
          <w:rFonts w:hint="eastAsia"/>
        </w:rPr>
        <w:t>:</w:t>
      </w:r>
      <w:r w:rsidR="001D3DAF">
        <w:t xml:space="preserve"> </w:t>
      </w:r>
      <w:del w:id="1" w:author="만든 이">
        <w:r w:rsidR="00893A78" w:rsidRPr="00893A78" w:rsidDel="009E0F6E">
          <w:rPr>
            <w:rFonts w:hint="eastAsia"/>
            <w:color w:val="0000FF"/>
          </w:rPr>
          <w:delText>별도로 없으나 자유롭게 간단한 휴식 가질 수 있음</w:delText>
        </w:r>
      </w:del>
      <w:ins w:id="2" w:author="만든 이">
        <w:r w:rsidR="00CB12A3">
          <w:rPr>
            <w:rFonts w:hint="eastAsia"/>
            <w:color w:val="0000FF"/>
          </w:rPr>
          <w:t xml:space="preserve"> </w:t>
        </w:r>
        <w:commentRangeStart w:id="3"/>
        <w:r w:rsidR="00CB12A3">
          <w:rPr>
            <w:rFonts w:hint="eastAsia"/>
            <w:color w:val="0000FF"/>
          </w:rPr>
          <w:t xml:space="preserve">4시간 근무마다 최소 </w:t>
        </w:r>
        <w:r w:rsidR="00CB12A3">
          <w:rPr>
            <w:color w:val="0000FF"/>
          </w:rPr>
          <w:t>10</w:t>
        </w:r>
        <w:r w:rsidR="00CB12A3">
          <w:rPr>
            <w:rFonts w:hint="eastAsia"/>
            <w:color w:val="0000FF"/>
          </w:rPr>
          <w:t xml:space="preserve">분 이상의 쉬는 시간 부여 </w:t>
        </w:r>
        <w:commentRangeEnd w:id="3"/>
        <w:r w:rsidR="00CB12A3">
          <w:rPr>
            <w:rStyle w:val="a6"/>
          </w:rPr>
          <w:commentReference w:id="3"/>
        </w:r>
      </w:ins>
    </w:p>
    <w:p w14:paraId="0DF15F94" w14:textId="3B66A15D" w:rsidR="00090CB2" w:rsidRDefault="00090CB2" w:rsidP="00090CB2">
      <w:pPr>
        <w:pStyle w:val="a3"/>
        <w:numPr>
          <w:ilvl w:val="0"/>
          <w:numId w:val="2"/>
        </w:numPr>
        <w:ind w:leftChars="0"/>
      </w:pPr>
      <w:r>
        <w:rPr>
          <w:rFonts w:hint="eastAsia"/>
        </w:rPr>
        <w:t>주말 근무가 있는지 여부</w:t>
      </w:r>
      <w:r w:rsidR="00161FA8">
        <w:rPr>
          <w:rFonts w:hint="eastAsia"/>
        </w:rPr>
        <w:t>:</w:t>
      </w:r>
      <w:r w:rsidR="001D3DAF">
        <w:t xml:space="preserve"> </w:t>
      </w:r>
      <w:r w:rsidR="008A2E67">
        <w:rPr>
          <w:color w:val="0000FF"/>
        </w:rPr>
        <w:t>출장</w:t>
      </w:r>
      <w:r w:rsidR="008A2E67">
        <w:rPr>
          <w:rFonts w:hint="eastAsia"/>
          <w:color w:val="0000FF"/>
        </w:rPr>
        <w:t xml:space="preserve"> </w:t>
      </w:r>
      <w:r w:rsidR="008A2E67">
        <w:rPr>
          <w:color w:val="0000FF"/>
        </w:rPr>
        <w:t xml:space="preserve">등으로 </w:t>
      </w:r>
      <w:r w:rsidR="008A2E67">
        <w:rPr>
          <w:rFonts w:hint="eastAsia"/>
          <w:color w:val="0000FF"/>
        </w:rPr>
        <w:t>발생할 경우</w:t>
      </w:r>
      <w:r w:rsidR="00893A78" w:rsidRPr="00893A78">
        <w:rPr>
          <w:rFonts w:hint="eastAsia"/>
          <w:color w:val="0000FF"/>
        </w:rPr>
        <w:t xml:space="preserve"> 평일 같은 시간을 보상</w:t>
      </w:r>
    </w:p>
    <w:p w14:paraId="13B6C313" w14:textId="68344056" w:rsidR="00090CB2" w:rsidRDefault="00090CB2" w:rsidP="00090CB2">
      <w:pPr>
        <w:pStyle w:val="a3"/>
        <w:numPr>
          <w:ilvl w:val="0"/>
          <w:numId w:val="2"/>
        </w:numPr>
        <w:ind w:leftChars="0"/>
      </w:pPr>
      <w:r>
        <w:rPr>
          <w:rFonts w:hint="eastAsia"/>
        </w:rPr>
        <w:t>O</w:t>
      </w:r>
      <w:r>
        <w:t xml:space="preserve">vertime </w:t>
      </w:r>
      <w:r>
        <w:rPr>
          <w:rFonts w:hint="eastAsia"/>
        </w:rPr>
        <w:t xml:space="preserve">근무가 있는지 여부 </w:t>
      </w:r>
      <w:r>
        <w:t>(</w:t>
      </w:r>
      <w:r>
        <w:rPr>
          <w:rFonts w:hint="eastAsia"/>
        </w:rPr>
        <w:t xml:space="preserve">하루 </w:t>
      </w:r>
      <w:r>
        <w:t>8</w:t>
      </w:r>
      <w:r>
        <w:rPr>
          <w:rFonts w:hint="eastAsia"/>
        </w:rPr>
        <w:t xml:space="preserve">시간을 초과하여 근무 또는 주 </w:t>
      </w:r>
      <w:r>
        <w:t>40</w:t>
      </w:r>
      <w:r>
        <w:rPr>
          <w:rFonts w:hint="eastAsia"/>
        </w:rPr>
        <w:t>시간을 초과하여 근무)</w:t>
      </w:r>
      <w:r w:rsidR="00161FA8">
        <w:t xml:space="preserve">: </w:t>
      </w:r>
      <w:r w:rsidR="00893A78" w:rsidRPr="00893A78">
        <w:rPr>
          <w:rFonts w:hint="eastAsia"/>
          <w:color w:val="0000FF"/>
        </w:rPr>
        <w:t xml:space="preserve">있을 경우 </w:t>
      </w:r>
      <w:commentRangeStart w:id="5"/>
      <w:ins w:id="6" w:author="만든 이">
        <w:r w:rsidR="00031ABE">
          <w:rPr>
            <w:rFonts w:hint="eastAsia"/>
            <w:color w:val="0000FF"/>
          </w:rPr>
          <w:t xml:space="preserve">초과근무 수당 지급 </w:t>
        </w:r>
        <w:commentRangeEnd w:id="5"/>
        <w:r w:rsidR="00031ABE">
          <w:rPr>
            <w:rStyle w:val="a6"/>
          </w:rPr>
          <w:commentReference w:id="5"/>
        </w:r>
      </w:ins>
      <w:del w:id="8" w:author="만든 이">
        <w:r w:rsidR="00893A78" w:rsidRPr="00893A78" w:rsidDel="00031ABE">
          <w:rPr>
            <w:rFonts w:hint="eastAsia"/>
            <w:color w:val="0000FF"/>
          </w:rPr>
          <w:delText>평일 같은 시간을 보상</w:delText>
        </w:r>
      </w:del>
    </w:p>
    <w:p w14:paraId="3AF1A32F" w14:textId="6F79D576" w:rsidR="00464AED" w:rsidRDefault="00464AED" w:rsidP="00464AED">
      <w:pPr>
        <w:pStyle w:val="a3"/>
        <w:numPr>
          <w:ilvl w:val="0"/>
          <w:numId w:val="1"/>
        </w:numPr>
        <w:ind w:leftChars="0"/>
      </w:pPr>
      <w:r>
        <w:rPr>
          <w:rFonts w:hint="eastAsia"/>
        </w:rPr>
        <w:t>유급 병가(</w:t>
      </w:r>
      <w:r>
        <w:t xml:space="preserve">Paid Sick Leave): </w:t>
      </w:r>
      <w:r>
        <w:rPr>
          <w:rFonts w:hint="eastAsia"/>
        </w:rPr>
        <w:t>일년에 몇 시간을 제공하고 어떤 방식(적립방식 또는 연초 또는 지정일에 한 번에 제공하는 방식)으로 제공하시는지요?</w:t>
      </w:r>
    </w:p>
    <w:p w14:paraId="2FFF0BD6" w14:textId="30160BF1" w:rsidR="00893A78" w:rsidRPr="00893A78" w:rsidRDefault="00893A78" w:rsidP="00893A78">
      <w:pPr>
        <w:pStyle w:val="a3"/>
        <w:ind w:leftChars="0" w:left="760"/>
        <w:rPr>
          <w:color w:val="0000FF"/>
        </w:rPr>
      </w:pPr>
      <w:commentRangeStart w:id="9"/>
      <w:r w:rsidRPr="00893A78">
        <w:rPr>
          <w:rFonts w:hint="eastAsia"/>
          <w:color w:val="0000FF"/>
        </w:rPr>
        <w:t>총</w:t>
      </w:r>
      <w:r w:rsidR="00585DC4">
        <w:rPr>
          <w:rFonts w:hint="eastAsia"/>
          <w:color w:val="0000FF"/>
        </w:rPr>
        <w:t xml:space="preserve"> </w:t>
      </w:r>
      <w:ins w:id="10" w:author="만든 이">
        <w:r w:rsidR="00564392">
          <w:rPr>
            <w:rFonts w:hint="eastAsia"/>
            <w:color w:val="0000FF"/>
          </w:rPr>
          <w:t>5</w:t>
        </w:r>
      </w:ins>
      <w:del w:id="11" w:author="만든 이">
        <w:r w:rsidR="00585DC4" w:rsidDel="00564392">
          <w:rPr>
            <w:rFonts w:hint="eastAsia"/>
            <w:color w:val="0000FF"/>
          </w:rPr>
          <w:delText>몇</w:delText>
        </w:r>
      </w:del>
      <w:r w:rsidRPr="00893A78">
        <w:rPr>
          <w:rFonts w:hint="eastAsia"/>
          <w:color w:val="0000FF"/>
        </w:rPr>
        <w:t>일 제공</w:t>
      </w:r>
      <w:commentRangeEnd w:id="9"/>
      <w:r w:rsidR="00564392">
        <w:rPr>
          <w:rStyle w:val="a6"/>
        </w:rPr>
        <w:commentReference w:id="9"/>
      </w:r>
    </w:p>
    <w:p w14:paraId="4677215D" w14:textId="013BAECB" w:rsidR="00090CB2" w:rsidRDefault="00090CB2" w:rsidP="00090CB2">
      <w:pPr>
        <w:pStyle w:val="a3"/>
        <w:numPr>
          <w:ilvl w:val="0"/>
          <w:numId w:val="1"/>
        </w:numPr>
        <w:ind w:leftChars="0"/>
      </w:pPr>
      <w:r>
        <w:rPr>
          <w:rFonts w:hint="eastAsia"/>
        </w:rPr>
        <w:t xml:space="preserve">직원들의 복지 혜택 </w:t>
      </w:r>
    </w:p>
    <w:p w14:paraId="164BA795" w14:textId="30B5A90A" w:rsidR="00D33A6E" w:rsidRPr="008A2E67" w:rsidRDefault="00090CB2" w:rsidP="00090CB2">
      <w:pPr>
        <w:pStyle w:val="a3"/>
        <w:numPr>
          <w:ilvl w:val="0"/>
          <w:numId w:val="3"/>
        </w:numPr>
        <w:ind w:leftChars="0"/>
      </w:pPr>
      <w:r>
        <w:rPr>
          <w:rFonts w:hint="eastAsia"/>
        </w:rPr>
        <w:t xml:space="preserve">유급 휴가 </w:t>
      </w:r>
      <w:r>
        <w:t xml:space="preserve">(Paid Vacation) </w:t>
      </w:r>
      <w:r>
        <w:rPr>
          <w:rFonts w:hint="eastAsia"/>
        </w:rPr>
        <w:t>제공 유무</w:t>
      </w:r>
      <w:r w:rsidR="00161FA8">
        <w:t>:</w:t>
      </w:r>
      <w:r w:rsidR="001D3DAF">
        <w:t xml:space="preserve"> </w:t>
      </w:r>
      <w:r w:rsidR="000268DC" w:rsidRPr="000268DC">
        <w:rPr>
          <w:rFonts w:hint="eastAsia"/>
          <w:color w:val="0000FF"/>
        </w:rPr>
        <w:t>있음</w:t>
      </w:r>
    </w:p>
    <w:p w14:paraId="18BC06D0" w14:textId="77777777" w:rsidR="00307854" w:rsidRDefault="008A2E67" w:rsidP="003123BA">
      <w:pPr>
        <w:pStyle w:val="a3"/>
        <w:ind w:leftChars="0" w:left="1120"/>
        <w:rPr>
          <w:ins w:id="12" w:author="만든 이"/>
          <w:color w:val="0000FF"/>
        </w:rPr>
      </w:pPr>
      <w:r w:rsidRPr="008A2E67">
        <w:rPr>
          <w:rFonts w:hint="eastAsia"/>
          <w:color w:val="0000FF"/>
        </w:rPr>
        <w:t xml:space="preserve">기본 </w:t>
      </w:r>
      <w:r w:rsidR="003123BA">
        <w:rPr>
          <w:color w:val="0000FF"/>
        </w:rPr>
        <w:t>1</w:t>
      </w:r>
      <w:r w:rsidR="00C140DE">
        <w:rPr>
          <w:color w:val="0000FF"/>
        </w:rPr>
        <w:t>5</w:t>
      </w:r>
      <w:r w:rsidRPr="008A2E67">
        <w:rPr>
          <w:rFonts w:hint="eastAsia"/>
          <w:color w:val="0000FF"/>
        </w:rPr>
        <w:t xml:space="preserve">일에 </w:t>
      </w:r>
      <w:r w:rsidRPr="008A2E67">
        <w:rPr>
          <w:color w:val="0000FF"/>
        </w:rPr>
        <w:t>2</w:t>
      </w:r>
      <w:r w:rsidRPr="008A2E67">
        <w:rPr>
          <w:rFonts w:hint="eastAsia"/>
          <w:color w:val="0000FF"/>
        </w:rPr>
        <w:t xml:space="preserve">년에 </w:t>
      </w:r>
      <w:r w:rsidRPr="008A2E67">
        <w:rPr>
          <w:color w:val="0000FF"/>
        </w:rPr>
        <w:t>1</w:t>
      </w:r>
      <w:r w:rsidRPr="008A2E67">
        <w:rPr>
          <w:rFonts w:hint="eastAsia"/>
          <w:color w:val="0000FF"/>
        </w:rPr>
        <w:t>일씩 추가</w:t>
      </w:r>
      <w:r w:rsidR="007377AA">
        <w:rPr>
          <w:rFonts w:hint="eastAsia"/>
          <w:color w:val="0000FF"/>
        </w:rPr>
        <w:t>.</w:t>
      </w:r>
      <w:r w:rsidR="007377AA">
        <w:rPr>
          <w:color w:val="0000FF"/>
        </w:rPr>
        <w:t xml:space="preserve"> </w:t>
      </w:r>
      <w:ins w:id="13" w:author="만든 이">
        <w:r w:rsidR="00307854">
          <w:rPr>
            <w:color w:val="0000FF"/>
          </w:rPr>
          <w:br/>
        </w:r>
      </w:ins>
    </w:p>
    <w:tbl>
      <w:tblPr>
        <w:tblW w:w="8630" w:type="dxa"/>
        <w:tblInd w:w="-10" w:type="dxa"/>
        <w:tblCellMar>
          <w:left w:w="0" w:type="dxa"/>
          <w:right w:w="0" w:type="dxa"/>
        </w:tblCellMar>
        <w:tblLook w:val="04A0" w:firstRow="1" w:lastRow="0" w:firstColumn="1" w:lastColumn="0" w:noHBand="0" w:noVBand="1"/>
      </w:tblPr>
      <w:tblGrid>
        <w:gridCol w:w="3330"/>
        <w:gridCol w:w="2811"/>
        <w:gridCol w:w="2489"/>
      </w:tblGrid>
      <w:tr w:rsidR="00307854" w:rsidRPr="005D1FA9" w14:paraId="7B1A702D" w14:textId="77777777" w:rsidTr="003310A7">
        <w:trPr>
          <w:ins w:id="14" w:author="만든 이"/>
        </w:trPr>
        <w:tc>
          <w:tcPr>
            <w:tcW w:w="333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14:paraId="005E1D4D" w14:textId="77777777" w:rsidR="00307854" w:rsidRPr="005D1FA9" w:rsidRDefault="00307854" w:rsidP="003310A7">
            <w:pPr>
              <w:jc w:val="center"/>
              <w:rPr>
                <w:ins w:id="15" w:author="만든 이"/>
                <w:rFonts w:eastAsia="Times New Roman"/>
              </w:rPr>
            </w:pPr>
            <w:ins w:id="16" w:author="만든 이">
              <w:r w:rsidRPr="005D1FA9">
                <w:rPr>
                  <w:rFonts w:eastAsia="Times New Roman"/>
                  <w:sz w:val="24"/>
                  <w:szCs w:val="24"/>
                </w:rPr>
                <w:lastRenderedPageBreak/>
                <w:t>Anniversary Years of Continuous Service</w:t>
              </w:r>
            </w:ins>
          </w:p>
        </w:tc>
        <w:tc>
          <w:tcPr>
            <w:tcW w:w="2811"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14:paraId="3596CE3E" w14:textId="77777777" w:rsidR="00307854" w:rsidRPr="005D1FA9" w:rsidRDefault="00307854" w:rsidP="003310A7">
            <w:pPr>
              <w:jc w:val="center"/>
              <w:rPr>
                <w:ins w:id="17" w:author="만든 이"/>
                <w:rFonts w:eastAsia="Times New Roman"/>
                <w:sz w:val="24"/>
                <w:szCs w:val="24"/>
              </w:rPr>
            </w:pPr>
            <w:ins w:id="18" w:author="만든 이">
              <w:r w:rsidRPr="005D1FA9">
                <w:rPr>
                  <w:rFonts w:eastAsia="Times New Roman"/>
                  <w:sz w:val="24"/>
                  <w:szCs w:val="24"/>
                </w:rPr>
                <w:t xml:space="preserve">Maximum Paid Vacation Earned </w:t>
              </w:r>
            </w:ins>
          </w:p>
          <w:p w14:paraId="7572EDFF" w14:textId="77777777" w:rsidR="00307854" w:rsidRPr="005D1FA9" w:rsidRDefault="00307854" w:rsidP="003310A7">
            <w:pPr>
              <w:jc w:val="center"/>
              <w:rPr>
                <w:ins w:id="19" w:author="만든 이"/>
                <w:rFonts w:eastAsia="Times New Roman"/>
              </w:rPr>
            </w:pPr>
            <w:ins w:id="20" w:author="만든 이">
              <w:r w:rsidRPr="005D1FA9">
                <w:rPr>
                  <w:rFonts w:eastAsia="Times New Roman"/>
                  <w:sz w:val="24"/>
                  <w:szCs w:val="24"/>
                </w:rPr>
                <w:t>in 12-Month Period</w:t>
              </w:r>
            </w:ins>
          </w:p>
        </w:tc>
        <w:tc>
          <w:tcPr>
            <w:tcW w:w="2489" w:type="dxa"/>
            <w:tcBorders>
              <w:top w:val="single" w:sz="8" w:space="0" w:color="000000"/>
              <w:left w:val="nil"/>
              <w:bottom w:val="single" w:sz="8" w:space="0" w:color="000000"/>
              <w:right w:val="single" w:sz="8" w:space="0" w:color="000000"/>
            </w:tcBorders>
          </w:tcPr>
          <w:p w14:paraId="5521572E" w14:textId="77777777" w:rsidR="00307854" w:rsidRPr="005D1FA9" w:rsidRDefault="00307854" w:rsidP="003310A7">
            <w:pPr>
              <w:jc w:val="center"/>
              <w:rPr>
                <w:ins w:id="21" w:author="만든 이"/>
                <w:rFonts w:eastAsia="Times New Roman"/>
                <w:sz w:val="24"/>
                <w:szCs w:val="24"/>
              </w:rPr>
            </w:pPr>
            <w:ins w:id="22" w:author="만든 이">
              <w:r w:rsidRPr="005D1FA9">
                <w:rPr>
                  <w:rFonts w:eastAsia="Times New Roman"/>
                  <w:sz w:val="24"/>
                  <w:szCs w:val="24"/>
                </w:rPr>
                <w:t>Maximum Vacation Accrual</w:t>
              </w:r>
            </w:ins>
          </w:p>
        </w:tc>
      </w:tr>
      <w:tr w:rsidR="00307854" w:rsidRPr="005D1FA9" w14:paraId="41FD5649" w14:textId="77777777" w:rsidTr="003310A7">
        <w:trPr>
          <w:ins w:id="23" w:author="만든 이"/>
        </w:trPr>
        <w:tc>
          <w:tcPr>
            <w:tcW w:w="333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404E60D7" w14:textId="77777777" w:rsidR="00307854" w:rsidRPr="005D1FA9" w:rsidRDefault="00307854" w:rsidP="003310A7">
            <w:pPr>
              <w:jc w:val="center"/>
              <w:rPr>
                <w:ins w:id="24" w:author="만든 이"/>
                <w:sz w:val="24"/>
                <w:szCs w:val="24"/>
              </w:rPr>
            </w:pPr>
            <w:ins w:id="25" w:author="만든 이">
              <w:r w:rsidRPr="005D1FA9">
                <w:rPr>
                  <w:sz w:val="24"/>
                  <w:szCs w:val="24"/>
                </w:rPr>
                <w:t>1</w:t>
              </w:r>
              <w:r w:rsidRPr="005D1FA9">
                <w:rPr>
                  <w:sz w:val="24"/>
                  <w:szCs w:val="24"/>
                  <w:vertAlign w:val="superscript"/>
                </w:rPr>
                <w:t>st</w:t>
              </w:r>
              <w:r w:rsidRPr="005D1FA9">
                <w:rPr>
                  <w:sz w:val="24"/>
                  <w:szCs w:val="24"/>
                </w:rPr>
                <w:t xml:space="preserve"> Year </w:t>
              </w:r>
            </w:ins>
          </w:p>
          <w:p w14:paraId="19E5E090" w14:textId="77777777" w:rsidR="00307854" w:rsidRPr="005D1FA9" w:rsidRDefault="00307854" w:rsidP="003310A7">
            <w:pPr>
              <w:jc w:val="center"/>
              <w:rPr>
                <w:ins w:id="26" w:author="만든 이"/>
                <w:rFonts w:eastAsia="Times New Roman"/>
              </w:rPr>
            </w:pPr>
            <w:ins w:id="27" w:author="만든 이">
              <w:r w:rsidRPr="005D1FA9">
                <w:rPr>
                  <w:sz w:val="24"/>
                  <w:szCs w:val="24"/>
                </w:rPr>
                <w:t>(hire date ~ 1</w:t>
              </w:r>
              <w:r w:rsidRPr="005D1FA9">
                <w:rPr>
                  <w:sz w:val="24"/>
                  <w:szCs w:val="24"/>
                  <w:vertAlign w:val="superscript"/>
                </w:rPr>
                <w:t>st</w:t>
              </w:r>
              <w:r w:rsidRPr="005D1FA9">
                <w:rPr>
                  <w:sz w:val="24"/>
                  <w:szCs w:val="24"/>
                </w:rPr>
                <w:t xml:space="preserve"> anniversary date)</w:t>
              </w:r>
            </w:ins>
          </w:p>
        </w:tc>
        <w:tc>
          <w:tcPr>
            <w:tcW w:w="2811" w:type="dxa"/>
            <w:tcBorders>
              <w:top w:val="nil"/>
              <w:left w:val="nil"/>
              <w:bottom w:val="single" w:sz="8" w:space="0" w:color="000000"/>
              <w:right w:val="single" w:sz="8" w:space="0" w:color="000000"/>
            </w:tcBorders>
            <w:tcMar>
              <w:top w:w="0" w:type="dxa"/>
              <w:left w:w="108" w:type="dxa"/>
              <w:bottom w:w="0" w:type="dxa"/>
              <w:right w:w="108" w:type="dxa"/>
            </w:tcMar>
            <w:hideMark/>
          </w:tcPr>
          <w:p w14:paraId="22E4C097" w14:textId="77777777" w:rsidR="00307854" w:rsidRPr="005D1FA9" w:rsidRDefault="00307854" w:rsidP="003310A7">
            <w:pPr>
              <w:jc w:val="center"/>
              <w:rPr>
                <w:ins w:id="28" w:author="만든 이"/>
                <w:rFonts w:eastAsia="Times New Roman"/>
                <w:sz w:val="24"/>
                <w:szCs w:val="24"/>
              </w:rPr>
            </w:pPr>
            <w:ins w:id="29" w:author="만든 이">
              <w:r w:rsidRPr="005D1FA9">
                <w:rPr>
                  <w:rFonts w:eastAsia="Times New Roman"/>
                  <w:sz w:val="24"/>
                  <w:szCs w:val="24"/>
                </w:rPr>
                <w:t>120 hours (15 days)</w:t>
              </w:r>
            </w:ins>
          </w:p>
        </w:tc>
        <w:tc>
          <w:tcPr>
            <w:tcW w:w="2489" w:type="dxa"/>
            <w:tcBorders>
              <w:top w:val="nil"/>
              <w:left w:val="nil"/>
              <w:bottom w:val="single" w:sz="8" w:space="0" w:color="000000"/>
              <w:right w:val="single" w:sz="8" w:space="0" w:color="000000"/>
            </w:tcBorders>
          </w:tcPr>
          <w:p w14:paraId="3CBD3740" w14:textId="77777777" w:rsidR="00307854" w:rsidRPr="005D1FA9" w:rsidRDefault="00307854" w:rsidP="003310A7">
            <w:pPr>
              <w:jc w:val="center"/>
              <w:rPr>
                <w:ins w:id="30" w:author="만든 이"/>
                <w:rFonts w:eastAsia="Times New Roman"/>
                <w:sz w:val="24"/>
                <w:szCs w:val="24"/>
              </w:rPr>
            </w:pPr>
            <w:ins w:id="31" w:author="만든 이">
              <w:r w:rsidRPr="005D1FA9">
                <w:rPr>
                  <w:rFonts w:eastAsia="Times New Roman"/>
                  <w:sz w:val="24"/>
                  <w:szCs w:val="24"/>
                </w:rPr>
                <w:t>120 hours (15 days)</w:t>
              </w:r>
            </w:ins>
          </w:p>
        </w:tc>
      </w:tr>
      <w:tr w:rsidR="00307854" w:rsidRPr="005D1FA9" w14:paraId="2441FE2D" w14:textId="77777777" w:rsidTr="003310A7">
        <w:trPr>
          <w:ins w:id="32" w:author="만든 이"/>
        </w:trPr>
        <w:tc>
          <w:tcPr>
            <w:tcW w:w="3330" w:type="dxa"/>
            <w:tcBorders>
              <w:top w:val="nil"/>
              <w:left w:val="single" w:sz="8" w:space="0" w:color="000000"/>
              <w:bottom w:val="single" w:sz="8" w:space="0" w:color="000000"/>
              <w:right w:val="single" w:sz="8" w:space="0" w:color="000000"/>
            </w:tcBorders>
            <w:tcMar>
              <w:top w:w="0" w:type="dxa"/>
              <w:left w:w="108" w:type="dxa"/>
              <w:bottom w:w="0" w:type="dxa"/>
              <w:right w:w="108" w:type="dxa"/>
            </w:tcMar>
          </w:tcPr>
          <w:p w14:paraId="2EE405AA" w14:textId="77777777" w:rsidR="00307854" w:rsidRPr="005D1FA9" w:rsidRDefault="00307854" w:rsidP="003310A7">
            <w:pPr>
              <w:jc w:val="center"/>
              <w:rPr>
                <w:ins w:id="33" w:author="만든 이"/>
                <w:sz w:val="24"/>
                <w:szCs w:val="24"/>
              </w:rPr>
            </w:pPr>
            <w:ins w:id="34" w:author="만든 이">
              <w:r w:rsidRPr="005D1FA9">
                <w:rPr>
                  <w:sz w:val="24"/>
                  <w:szCs w:val="24"/>
                </w:rPr>
                <w:t>2</w:t>
              </w:r>
              <w:r w:rsidRPr="005D1FA9">
                <w:rPr>
                  <w:sz w:val="24"/>
                  <w:szCs w:val="24"/>
                  <w:vertAlign w:val="superscript"/>
                </w:rPr>
                <w:t>nd</w:t>
              </w:r>
              <w:r w:rsidRPr="005D1FA9">
                <w:rPr>
                  <w:sz w:val="24"/>
                  <w:szCs w:val="24"/>
                </w:rPr>
                <w:t xml:space="preserve"> Year</w:t>
              </w:r>
            </w:ins>
          </w:p>
        </w:tc>
        <w:tc>
          <w:tcPr>
            <w:tcW w:w="2811" w:type="dxa"/>
            <w:tcBorders>
              <w:top w:val="nil"/>
              <w:left w:val="nil"/>
              <w:bottom w:val="single" w:sz="8" w:space="0" w:color="000000"/>
              <w:right w:val="single" w:sz="8" w:space="0" w:color="000000"/>
            </w:tcBorders>
            <w:tcMar>
              <w:top w:w="0" w:type="dxa"/>
              <w:left w:w="108" w:type="dxa"/>
              <w:bottom w:w="0" w:type="dxa"/>
              <w:right w:w="108" w:type="dxa"/>
            </w:tcMar>
          </w:tcPr>
          <w:p w14:paraId="7CBA07BF" w14:textId="77777777" w:rsidR="00307854" w:rsidRPr="005D1FA9" w:rsidRDefault="00307854" w:rsidP="003310A7">
            <w:pPr>
              <w:jc w:val="center"/>
              <w:rPr>
                <w:ins w:id="35" w:author="만든 이"/>
                <w:rFonts w:eastAsia="Times New Roman"/>
                <w:sz w:val="24"/>
                <w:szCs w:val="24"/>
              </w:rPr>
            </w:pPr>
            <w:ins w:id="36" w:author="만든 이">
              <w:r w:rsidRPr="005D1FA9">
                <w:rPr>
                  <w:rFonts w:eastAsia="Times New Roman"/>
                  <w:sz w:val="24"/>
                  <w:szCs w:val="24"/>
                </w:rPr>
                <w:t>120 hours (15 days)</w:t>
              </w:r>
            </w:ins>
          </w:p>
        </w:tc>
        <w:tc>
          <w:tcPr>
            <w:tcW w:w="2489" w:type="dxa"/>
            <w:tcBorders>
              <w:top w:val="nil"/>
              <w:left w:val="nil"/>
              <w:bottom w:val="single" w:sz="8" w:space="0" w:color="000000"/>
              <w:right w:val="single" w:sz="8" w:space="0" w:color="000000"/>
            </w:tcBorders>
          </w:tcPr>
          <w:p w14:paraId="07C8250C" w14:textId="77777777" w:rsidR="00307854" w:rsidRPr="005D1FA9" w:rsidRDefault="00307854" w:rsidP="003310A7">
            <w:pPr>
              <w:jc w:val="center"/>
              <w:rPr>
                <w:ins w:id="37" w:author="만든 이"/>
                <w:rFonts w:eastAsia="Times New Roman"/>
                <w:sz w:val="24"/>
                <w:szCs w:val="24"/>
              </w:rPr>
            </w:pPr>
            <w:ins w:id="38" w:author="만든 이">
              <w:r w:rsidRPr="005D1FA9">
                <w:rPr>
                  <w:rFonts w:eastAsia="Times New Roman"/>
                  <w:sz w:val="24"/>
                  <w:szCs w:val="24"/>
                </w:rPr>
                <w:t>182 hours (22.5 days)</w:t>
              </w:r>
            </w:ins>
          </w:p>
        </w:tc>
      </w:tr>
      <w:tr w:rsidR="00307854" w:rsidRPr="005D1FA9" w14:paraId="73A5C716" w14:textId="77777777" w:rsidTr="003310A7">
        <w:trPr>
          <w:ins w:id="39" w:author="만든 이"/>
        </w:trPr>
        <w:tc>
          <w:tcPr>
            <w:tcW w:w="3330"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14:paraId="12C0BC66" w14:textId="77777777" w:rsidR="00307854" w:rsidRPr="005D1FA9" w:rsidRDefault="00307854" w:rsidP="003310A7">
            <w:pPr>
              <w:jc w:val="center"/>
              <w:rPr>
                <w:ins w:id="40" w:author="만든 이"/>
                <w:rFonts w:eastAsia="Times New Roman"/>
              </w:rPr>
            </w:pPr>
            <w:ins w:id="41" w:author="만든 이">
              <w:r w:rsidRPr="005D1FA9">
                <w:rPr>
                  <w:sz w:val="24"/>
                  <w:szCs w:val="24"/>
                </w:rPr>
                <w:t>3</w:t>
              </w:r>
              <w:r w:rsidRPr="005D1FA9">
                <w:rPr>
                  <w:sz w:val="24"/>
                  <w:szCs w:val="24"/>
                  <w:vertAlign w:val="superscript"/>
                </w:rPr>
                <w:t>rd</w:t>
              </w:r>
              <w:r w:rsidRPr="005D1FA9">
                <w:rPr>
                  <w:sz w:val="24"/>
                  <w:szCs w:val="24"/>
                </w:rPr>
                <w:t xml:space="preserve"> Year ~ 4</w:t>
              </w:r>
              <w:r w:rsidRPr="005D1FA9">
                <w:rPr>
                  <w:sz w:val="24"/>
                  <w:szCs w:val="24"/>
                  <w:vertAlign w:val="superscript"/>
                </w:rPr>
                <w:t>th</w:t>
              </w:r>
              <w:r w:rsidRPr="005D1FA9">
                <w:rPr>
                  <w:sz w:val="24"/>
                  <w:szCs w:val="24"/>
                </w:rPr>
                <w:t xml:space="preserve"> Year</w:t>
              </w:r>
            </w:ins>
          </w:p>
        </w:tc>
        <w:tc>
          <w:tcPr>
            <w:tcW w:w="2811" w:type="dxa"/>
            <w:tcBorders>
              <w:top w:val="nil"/>
              <w:left w:val="nil"/>
              <w:bottom w:val="single" w:sz="8" w:space="0" w:color="000000"/>
              <w:right w:val="single" w:sz="8" w:space="0" w:color="000000"/>
            </w:tcBorders>
            <w:tcMar>
              <w:top w:w="0" w:type="dxa"/>
              <w:left w:w="108" w:type="dxa"/>
              <w:bottom w:w="0" w:type="dxa"/>
              <w:right w:w="108" w:type="dxa"/>
            </w:tcMar>
            <w:hideMark/>
          </w:tcPr>
          <w:p w14:paraId="07084370" w14:textId="77777777" w:rsidR="00307854" w:rsidRPr="005D1FA9" w:rsidRDefault="00307854" w:rsidP="003310A7">
            <w:pPr>
              <w:jc w:val="center"/>
              <w:rPr>
                <w:ins w:id="42" w:author="만든 이"/>
                <w:rFonts w:eastAsia="Times New Roman"/>
                <w:sz w:val="24"/>
                <w:szCs w:val="24"/>
              </w:rPr>
            </w:pPr>
            <w:ins w:id="43" w:author="만든 이">
              <w:r w:rsidRPr="005D1FA9">
                <w:rPr>
                  <w:rFonts w:eastAsia="Times New Roman"/>
                  <w:sz w:val="24"/>
                  <w:szCs w:val="24"/>
                </w:rPr>
                <w:t xml:space="preserve"> 128 hours (16 days)</w:t>
              </w:r>
            </w:ins>
          </w:p>
        </w:tc>
        <w:tc>
          <w:tcPr>
            <w:tcW w:w="2489" w:type="dxa"/>
            <w:tcBorders>
              <w:top w:val="nil"/>
              <w:left w:val="nil"/>
              <w:bottom w:val="single" w:sz="8" w:space="0" w:color="000000"/>
              <w:right w:val="single" w:sz="8" w:space="0" w:color="000000"/>
            </w:tcBorders>
          </w:tcPr>
          <w:p w14:paraId="630FE3DF" w14:textId="77777777" w:rsidR="00307854" w:rsidRPr="005D1FA9" w:rsidRDefault="00307854" w:rsidP="003310A7">
            <w:pPr>
              <w:jc w:val="center"/>
              <w:rPr>
                <w:ins w:id="44" w:author="만든 이"/>
                <w:rFonts w:eastAsia="Times New Roman"/>
                <w:sz w:val="24"/>
                <w:szCs w:val="24"/>
              </w:rPr>
            </w:pPr>
            <w:ins w:id="45" w:author="만든 이">
              <w:r w:rsidRPr="005D1FA9">
                <w:rPr>
                  <w:rFonts w:eastAsia="Times New Roman"/>
                  <w:sz w:val="24"/>
                  <w:szCs w:val="24"/>
                </w:rPr>
                <w:t xml:space="preserve"> 192 hours (24 days)</w:t>
              </w:r>
            </w:ins>
          </w:p>
        </w:tc>
      </w:tr>
      <w:tr w:rsidR="00307854" w:rsidRPr="005D1FA9" w14:paraId="73B59305" w14:textId="77777777" w:rsidTr="003310A7">
        <w:trPr>
          <w:ins w:id="46" w:author="만든 이"/>
        </w:trPr>
        <w:tc>
          <w:tcPr>
            <w:tcW w:w="3330" w:type="dxa"/>
            <w:tcBorders>
              <w:top w:val="single" w:sz="4" w:space="0" w:color="auto"/>
              <w:left w:val="single" w:sz="8" w:space="0" w:color="000000"/>
              <w:bottom w:val="single" w:sz="4" w:space="0" w:color="auto"/>
              <w:right w:val="single" w:sz="8" w:space="0" w:color="000000"/>
            </w:tcBorders>
            <w:tcMar>
              <w:top w:w="0" w:type="dxa"/>
              <w:left w:w="108" w:type="dxa"/>
              <w:bottom w:w="0" w:type="dxa"/>
              <w:right w:w="108" w:type="dxa"/>
            </w:tcMar>
          </w:tcPr>
          <w:p w14:paraId="39D39878" w14:textId="77777777" w:rsidR="00307854" w:rsidRPr="005D1FA9" w:rsidRDefault="00307854" w:rsidP="003310A7">
            <w:pPr>
              <w:jc w:val="center"/>
              <w:rPr>
                <w:ins w:id="47" w:author="만든 이"/>
                <w:rFonts w:eastAsia="Times New Roman"/>
              </w:rPr>
            </w:pPr>
            <w:ins w:id="48" w:author="만든 이">
              <w:r w:rsidRPr="005D1FA9">
                <w:rPr>
                  <w:sz w:val="24"/>
                  <w:szCs w:val="24"/>
                </w:rPr>
                <w:t>5</w:t>
              </w:r>
              <w:r w:rsidRPr="005D1FA9">
                <w:rPr>
                  <w:sz w:val="24"/>
                  <w:szCs w:val="24"/>
                  <w:vertAlign w:val="superscript"/>
                </w:rPr>
                <w:t>th</w:t>
              </w:r>
              <w:r w:rsidRPr="005D1FA9">
                <w:rPr>
                  <w:sz w:val="24"/>
                  <w:szCs w:val="24"/>
                </w:rPr>
                <w:t xml:space="preserve"> Year and thereafter</w:t>
              </w:r>
            </w:ins>
          </w:p>
        </w:tc>
        <w:tc>
          <w:tcPr>
            <w:tcW w:w="2811" w:type="dxa"/>
            <w:tcBorders>
              <w:top w:val="single" w:sz="4" w:space="0" w:color="auto"/>
              <w:left w:val="nil"/>
              <w:bottom w:val="single" w:sz="4" w:space="0" w:color="auto"/>
              <w:right w:val="single" w:sz="8" w:space="0" w:color="000000"/>
            </w:tcBorders>
            <w:tcMar>
              <w:top w:w="0" w:type="dxa"/>
              <w:left w:w="108" w:type="dxa"/>
              <w:bottom w:w="0" w:type="dxa"/>
              <w:right w:w="108" w:type="dxa"/>
            </w:tcMar>
          </w:tcPr>
          <w:p w14:paraId="058D08A4" w14:textId="77777777" w:rsidR="00307854" w:rsidRPr="005D1FA9" w:rsidRDefault="00307854" w:rsidP="003310A7">
            <w:pPr>
              <w:jc w:val="center"/>
              <w:rPr>
                <w:ins w:id="49" w:author="만든 이"/>
                <w:rFonts w:eastAsia="Times New Roman"/>
                <w:sz w:val="24"/>
                <w:szCs w:val="24"/>
              </w:rPr>
            </w:pPr>
            <w:ins w:id="50" w:author="만든 이">
              <w:r w:rsidRPr="005D1FA9">
                <w:rPr>
                  <w:rFonts w:eastAsia="Times New Roman"/>
                  <w:sz w:val="24"/>
                  <w:szCs w:val="24"/>
                </w:rPr>
                <w:t>136 hours (17 days)</w:t>
              </w:r>
            </w:ins>
          </w:p>
        </w:tc>
        <w:tc>
          <w:tcPr>
            <w:tcW w:w="2489" w:type="dxa"/>
            <w:tcBorders>
              <w:top w:val="single" w:sz="4" w:space="0" w:color="auto"/>
              <w:left w:val="nil"/>
              <w:bottom w:val="single" w:sz="4" w:space="0" w:color="auto"/>
              <w:right w:val="single" w:sz="8" w:space="0" w:color="000000"/>
            </w:tcBorders>
          </w:tcPr>
          <w:p w14:paraId="0E913547" w14:textId="77777777" w:rsidR="00307854" w:rsidRPr="005D1FA9" w:rsidRDefault="00307854" w:rsidP="003310A7">
            <w:pPr>
              <w:jc w:val="center"/>
              <w:rPr>
                <w:ins w:id="51" w:author="만든 이"/>
                <w:rFonts w:eastAsia="Times New Roman"/>
                <w:sz w:val="24"/>
                <w:szCs w:val="24"/>
              </w:rPr>
            </w:pPr>
            <w:ins w:id="52" w:author="만든 이">
              <w:r w:rsidRPr="005D1FA9">
                <w:rPr>
                  <w:rFonts w:eastAsia="Times New Roman"/>
                  <w:sz w:val="24"/>
                  <w:szCs w:val="24"/>
                </w:rPr>
                <w:t>204 hours (25.5 days)</w:t>
              </w:r>
            </w:ins>
          </w:p>
        </w:tc>
      </w:tr>
    </w:tbl>
    <w:p w14:paraId="25C60B9A" w14:textId="37D8F1AB" w:rsidR="003123BA" w:rsidRDefault="003123BA" w:rsidP="003123BA">
      <w:pPr>
        <w:pStyle w:val="a3"/>
        <w:ind w:leftChars="0" w:left="1120"/>
        <w:rPr>
          <w:color w:val="0000FF"/>
        </w:rPr>
      </w:pPr>
    </w:p>
    <w:p w14:paraId="465CFF56" w14:textId="4A367226" w:rsidR="00977F53" w:rsidRDefault="00977F53" w:rsidP="003123BA">
      <w:pPr>
        <w:pStyle w:val="a3"/>
        <w:ind w:leftChars="0" w:left="1120"/>
      </w:pPr>
      <w:r>
        <w:rPr>
          <w:rFonts w:hint="eastAsia"/>
        </w:rPr>
        <w:t>건강보험 제공 유무</w:t>
      </w:r>
      <w:r w:rsidR="00161FA8">
        <w:t>:</w:t>
      </w:r>
      <w:r w:rsidR="001D3DAF">
        <w:t xml:space="preserve"> </w:t>
      </w:r>
      <w:r w:rsidR="003123BA">
        <w:rPr>
          <w:color w:val="0000FF"/>
        </w:rPr>
        <w:t>제공</w:t>
      </w:r>
    </w:p>
    <w:p w14:paraId="7472E8EB" w14:textId="458E6C93" w:rsidR="00977F53" w:rsidRDefault="00977F53" w:rsidP="00977F53">
      <w:pPr>
        <w:pStyle w:val="a3"/>
        <w:numPr>
          <w:ilvl w:val="0"/>
          <w:numId w:val="3"/>
        </w:numPr>
        <w:ind w:leftChars="0"/>
      </w:pPr>
      <w:r>
        <w:rPr>
          <w:rFonts w:hint="eastAsia"/>
        </w:rPr>
        <w:t>회사가 휴일로 지정한 H</w:t>
      </w:r>
      <w:r>
        <w:t>oliday</w:t>
      </w:r>
      <w:r>
        <w:rPr>
          <w:rFonts w:hint="eastAsia"/>
        </w:rPr>
        <w:t>는 언제</w:t>
      </w:r>
      <w:r w:rsidR="00161FA8">
        <w:rPr>
          <w:rFonts w:hint="eastAsia"/>
        </w:rPr>
        <w:t xml:space="preserve"> </w:t>
      </w:r>
      <w:r>
        <w:rPr>
          <w:rFonts w:hint="eastAsia"/>
        </w:rPr>
        <w:t>인지요?</w:t>
      </w:r>
    </w:p>
    <w:p w14:paraId="3DB83B13" w14:textId="5EE3B48B" w:rsidR="000E5C2B" w:rsidRPr="000268DC" w:rsidRDefault="000E5C2B" w:rsidP="000E5C2B">
      <w:pPr>
        <w:shd w:val="clear" w:color="auto" w:fill="FFFFFF"/>
        <w:wordWrap w:val="0"/>
        <w:spacing w:before="48" w:after="48" w:line="240" w:lineRule="auto"/>
        <w:ind w:left="320" w:firstLine="800"/>
        <w:rPr>
          <w:rFonts w:ascii="Microsoft YaHei" w:eastAsia="Microsoft YaHei" w:hAnsi="Microsoft YaHei" w:cs="굴림"/>
          <w:color w:val="0000FF"/>
          <w:sz w:val="23"/>
          <w:szCs w:val="23"/>
        </w:rPr>
      </w:pPr>
      <w:r>
        <w:rPr>
          <w:rFonts w:ascii="Microsoft YaHei" w:hAnsi="Microsoft YaHei" w:cs="굴림" w:hint="eastAsia"/>
          <w:color w:val="0000FF"/>
          <w:sz w:val="23"/>
          <w:szCs w:val="23"/>
        </w:rPr>
        <w:t>N</w:t>
      </w:r>
      <w:r>
        <w:rPr>
          <w:rFonts w:ascii="Microsoft YaHei" w:hAnsi="Microsoft YaHei" w:cs="굴림"/>
          <w:color w:val="0000FF"/>
          <w:sz w:val="23"/>
          <w:szCs w:val="23"/>
        </w:rPr>
        <w:t xml:space="preserve">ew </w:t>
      </w:r>
      <w:r>
        <w:rPr>
          <w:rFonts w:ascii="Microsoft YaHei" w:eastAsia="Microsoft YaHei" w:hAnsi="Microsoft YaHei" w:cs="굴림"/>
          <w:color w:val="0000FF"/>
          <w:sz w:val="23"/>
          <w:szCs w:val="23"/>
        </w:rPr>
        <w:t>Year</w:t>
      </w:r>
      <w:r w:rsidRPr="000268DC">
        <w:rPr>
          <w:rFonts w:ascii="Microsoft YaHei" w:eastAsia="Microsoft YaHei" w:hAnsi="Microsoft YaHei" w:cs="굴림" w:hint="eastAsia"/>
          <w:color w:val="0000FF"/>
          <w:sz w:val="23"/>
          <w:szCs w:val="23"/>
        </w:rPr>
        <w:t xml:space="preserve">'s Day </w:t>
      </w:r>
    </w:p>
    <w:p w14:paraId="0CF43507" w14:textId="2D5BD8A9" w:rsidR="000268DC" w:rsidRPr="000268DC" w:rsidRDefault="000268DC" w:rsidP="000268DC">
      <w:pPr>
        <w:shd w:val="clear" w:color="auto" w:fill="FFFFFF"/>
        <w:wordWrap w:val="0"/>
        <w:spacing w:before="48" w:after="48" w:line="240" w:lineRule="auto"/>
        <w:ind w:left="1120"/>
        <w:rPr>
          <w:rFonts w:ascii="Microsoft YaHei" w:eastAsia="Microsoft YaHei" w:hAnsi="Microsoft YaHei" w:cs="굴림"/>
          <w:color w:val="0000FF"/>
          <w:sz w:val="23"/>
          <w:szCs w:val="23"/>
        </w:rPr>
      </w:pPr>
      <w:r w:rsidRPr="000268DC">
        <w:rPr>
          <w:rFonts w:ascii="Microsoft YaHei" w:eastAsia="Microsoft YaHei" w:hAnsi="Microsoft YaHei" w:cs="굴림" w:hint="eastAsia"/>
          <w:color w:val="0000FF"/>
          <w:sz w:val="23"/>
          <w:szCs w:val="23"/>
        </w:rPr>
        <w:t xml:space="preserve">Martin Luther King Jr. Day </w:t>
      </w:r>
    </w:p>
    <w:p w14:paraId="1E5AF7AE" w14:textId="1B769E92" w:rsidR="000268DC" w:rsidRPr="000268DC" w:rsidRDefault="000268DC" w:rsidP="000268DC">
      <w:pPr>
        <w:shd w:val="clear" w:color="auto" w:fill="FFFFFF"/>
        <w:wordWrap w:val="0"/>
        <w:spacing w:before="48" w:after="48" w:line="240" w:lineRule="auto"/>
        <w:ind w:left="320" w:firstLine="800"/>
        <w:rPr>
          <w:rFonts w:ascii="Microsoft YaHei" w:eastAsia="Microsoft YaHei" w:hAnsi="Microsoft YaHei" w:cs="굴림"/>
          <w:color w:val="0000FF"/>
          <w:sz w:val="23"/>
          <w:szCs w:val="23"/>
        </w:rPr>
      </w:pPr>
      <w:r w:rsidRPr="000268DC">
        <w:rPr>
          <w:rFonts w:ascii="Microsoft YaHei" w:eastAsia="Microsoft YaHei" w:hAnsi="Microsoft YaHei" w:cs="굴림" w:hint="eastAsia"/>
          <w:color w:val="0000FF"/>
          <w:sz w:val="23"/>
          <w:szCs w:val="23"/>
        </w:rPr>
        <w:t xml:space="preserve">President's Day </w:t>
      </w:r>
    </w:p>
    <w:p w14:paraId="62733544" w14:textId="30AE157E" w:rsidR="000268DC" w:rsidRPr="000268DC" w:rsidRDefault="000268DC" w:rsidP="000268DC">
      <w:pPr>
        <w:shd w:val="clear" w:color="auto" w:fill="FFFFFF"/>
        <w:wordWrap w:val="0"/>
        <w:spacing w:before="48" w:after="48" w:line="240" w:lineRule="auto"/>
        <w:ind w:left="320" w:firstLine="800"/>
        <w:rPr>
          <w:rFonts w:ascii="Microsoft YaHei" w:eastAsia="Microsoft YaHei" w:hAnsi="Microsoft YaHei" w:cs="굴림"/>
          <w:color w:val="0000FF"/>
          <w:sz w:val="23"/>
          <w:szCs w:val="23"/>
        </w:rPr>
      </w:pPr>
      <w:r w:rsidRPr="000268DC">
        <w:rPr>
          <w:rFonts w:ascii="Microsoft YaHei" w:eastAsia="Microsoft YaHei" w:hAnsi="Microsoft YaHei" w:cs="굴림" w:hint="eastAsia"/>
          <w:color w:val="0000FF"/>
          <w:sz w:val="23"/>
          <w:szCs w:val="23"/>
        </w:rPr>
        <w:t xml:space="preserve">Memorial Day </w:t>
      </w:r>
    </w:p>
    <w:p w14:paraId="0C38DDC1" w14:textId="60921A47" w:rsidR="000268DC" w:rsidRPr="000268DC" w:rsidRDefault="000268DC" w:rsidP="000268DC">
      <w:pPr>
        <w:shd w:val="clear" w:color="auto" w:fill="FFFFFF"/>
        <w:wordWrap w:val="0"/>
        <w:spacing w:before="48" w:after="48" w:line="240" w:lineRule="auto"/>
        <w:ind w:left="320" w:firstLine="800"/>
        <w:rPr>
          <w:rFonts w:ascii="Microsoft YaHei" w:eastAsia="Microsoft YaHei" w:hAnsi="Microsoft YaHei" w:cs="굴림"/>
          <w:color w:val="0000FF"/>
          <w:sz w:val="23"/>
          <w:szCs w:val="23"/>
        </w:rPr>
      </w:pPr>
      <w:r w:rsidRPr="000268DC">
        <w:rPr>
          <w:rFonts w:ascii="Microsoft YaHei" w:eastAsia="Microsoft YaHei" w:hAnsi="Microsoft YaHei" w:cs="굴림" w:hint="eastAsia"/>
          <w:color w:val="0000FF"/>
          <w:sz w:val="23"/>
          <w:szCs w:val="23"/>
        </w:rPr>
        <w:t>Juneteenth Day</w:t>
      </w:r>
    </w:p>
    <w:p w14:paraId="683B24EE" w14:textId="0FE29B28" w:rsidR="000268DC" w:rsidRPr="000268DC" w:rsidRDefault="000268DC" w:rsidP="000268DC">
      <w:pPr>
        <w:shd w:val="clear" w:color="auto" w:fill="FFFFFF"/>
        <w:wordWrap w:val="0"/>
        <w:spacing w:before="48" w:after="48" w:line="240" w:lineRule="auto"/>
        <w:ind w:left="320" w:firstLine="800"/>
        <w:rPr>
          <w:rFonts w:ascii="Microsoft YaHei" w:eastAsia="Microsoft YaHei" w:hAnsi="Microsoft YaHei" w:cs="굴림"/>
          <w:color w:val="0000FF"/>
          <w:sz w:val="23"/>
          <w:szCs w:val="23"/>
        </w:rPr>
      </w:pPr>
      <w:r w:rsidRPr="000268DC">
        <w:rPr>
          <w:rFonts w:ascii="Microsoft YaHei" w:eastAsia="Microsoft YaHei" w:hAnsi="Microsoft YaHei" w:cs="굴림" w:hint="eastAsia"/>
          <w:color w:val="0000FF"/>
          <w:sz w:val="23"/>
          <w:szCs w:val="23"/>
        </w:rPr>
        <w:t xml:space="preserve">Independence Day </w:t>
      </w:r>
    </w:p>
    <w:p w14:paraId="0A2F254B" w14:textId="0367092E" w:rsidR="000268DC" w:rsidRPr="000268DC" w:rsidRDefault="000268DC" w:rsidP="000268DC">
      <w:pPr>
        <w:shd w:val="clear" w:color="auto" w:fill="FFFFFF"/>
        <w:wordWrap w:val="0"/>
        <w:spacing w:before="48" w:after="48" w:line="240" w:lineRule="auto"/>
        <w:ind w:left="320" w:firstLine="800"/>
        <w:rPr>
          <w:rFonts w:ascii="Microsoft YaHei" w:eastAsia="Microsoft YaHei" w:hAnsi="Microsoft YaHei" w:cs="굴림"/>
          <w:color w:val="0000FF"/>
          <w:sz w:val="23"/>
          <w:szCs w:val="23"/>
        </w:rPr>
      </w:pPr>
      <w:r w:rsidRPr="000268DC">
        <w:rPr>
          <w:rFonts w:ascii="Microsoft YaHei" w:eastAsia="Microsoft YaHei" w:hAnsi="Microsoft YaHei" w:cs="굴림" w:hint="eastAsia"/>
          <w:color w:val="0000FF"/>
          <w:sz w:val="23"/>
          <w:szCs w:val="23"/>
        </w:rPr>
        <w:t xml:space="preserve">Labor Day </w:t>
      </w:r>
    </w:p>
    <w:p w14:paraId="12E058CA" w14:textId="22D7CD4E" w:rsidR="000268DC" w:rsidRPr="000268DC" w:rsidRDefault="000268DC" w:rsidP="000268DC">
      <w:pPr>
        <w:shd w:val="clear" w:color="auto" w:fill="FFFFFF"/>
        <w:wordWrap w:val="0"/>
        <w:spacing w:before="48" w:after="48" w:line="240" w:lineRule="auto"/>
        <w:ind w:left="320" w:firstLine="800"/>
        <w:rPr>
          <w:rFonts w:ascii="Microsoft YaHei" w:eastAsia="Microsoft YaHei" w:hAnsi="Microsoft YaHei" w:cs="굴림"/>
          <w:color w:val="0000FF"/>
          <w:sz w:val="23"/>
          <w:szCs w:val="23"/>
        </w:rPr>
      </w:pPr>
      <w:r w:rsidRPr="000268DC">
        <w:rPr>
          <w:rFonts w:ascii="Microsoft YaHei" w:eastAsia="Microsoft YaHei" w:hAnsi="Microsoft YaHei" w:cs="굴림" w:hint="eastAsia"/>
          <w:color w:val="0000FF"/>
          <w:sz w:val="23"/>
          <w:szCs w:val="23"/>
        </w:rPr>
        <w:t xml:space="preserve">Columbus Day </w:t>
      </w:r>
    </w:p>
    <w:p w14:paraId="67A54EFE" w14:textId="4BEBE787" w:rsidR="000268DC" w:rsidRPr="000268DC" w:rsidRDefault="000268DC" w:rsidP="000268DC">
      <w:pPr>
        <w:shd w:val="clear" w:color="auto" w:fill="FFFFFF"/>
        <w:wordWrap w:val="0"/>
        <w:spacing w:before="48" w:after="48" w:line="240" w:lineRule="auto"/>
        <w:ind w:left="320" w:firstLine="800"/>
        <w:rPr>
          <w:rFonts w:ascii="Microsoft YaHei" w:eastAsia="Microsoft YaHei" w:hAnsi="Microsoft YaHei" w:cs="굴림"/>
          <w:color w:val="0000FF"/>
          <w:sz w:val="23"/>
          <w:szCs w:val="23"/>
        </w:rPr>
      </w:pPr>
      <w:r w:rsidRPr="000268DC">
        <w:rPr>
          <w:rFonts w:ascii="Microsoft YaHei" w:eastAsia="Microsoft YaHei" w:hAnsi="Microsoft YaHei" w:cs="굴림" w:hint="eastAsia"/>
          <w:color w:val="0000FF"/>
          <w:sz w:val="23"/>
          <w:szCs w:val="23"/>
        </w:rPr>
        <w:t xml:space="preserve">Veterans Day </w:t>
      </w:r>
    </w:p>
    <w:p w14:paraId="63AC42BC" w14:textId="341DF6BE" w:rsidR="000268DC" w:rsidRPr="000268DC" w:rsidRDefault="000268DC" w:rsidP="000268DC">
      <w:pPr>
        <w:shd w:val="clear" w:color="auto" w:fill="FFFFFF"/>
        <w:wordWrap w:val="0"/>
        <w:spacing w:before="48" w:after="48" w:line="240" w:lineRule="auto"/>
        <w:ind w:left="320" w:firstLine="800"/>
        <w:rPr>
          <w:rFonts w:ascii="Microsoft YaHei" w:hAnsi="Microsoft YaHei" w:cs="굴림"/>
          <w:color w:val="0000FF"/>
          <w:sz w:val="23"/>
          <w:szCs w:val="23"/>
        </w:rPr>
      </w:pPr>
      <w:r w:rsidRPr="000268DC">
        <w:rPr>
          <w:rFonts w:ascii="Microsoft YaHei" w:eastAsia="Microsoft YaHei" w:hAnsi="Microsoft YaHei" w:cs="굴림" w:hint="eastAsia"/>
          <w:color w:val="0000FF"/>
          <w:sz w:val="23"/>
          <w:szCs w:val="23"/>
        </w:rPr>
        <w:t xml:space="preserve">Thanksgiving Day </w:t>
      </w:r>
    </w:p>
    <w:p w14:paraId="4409C618" w14:textId="7C8FA28C" w:rsidR="000268DC" w:rsidRPr="000268DC" w:rsidRDefault="000268DC" w:rsidP="000268DC">
      <w:pPr>
        <w:shd w:val="clear" w:color="auto" w:fill="FFFFFF"/>
        <w:wordWrap w:val="0"/>
        <w:spacing w:before="48" w:after="48" w:line="240" w:lineRule="auto"/>
        <w:ind w:left="320" w:firstLine="800"/>
        <w:rPr>
          <w:rFonts w:ascii="Microsoft YaHei" w:eastAsia="Microsoft YaHei" w:hAnsi="Microsoft YaHei" w:cs="굴림"/>
          <w:color w:val="0000FF"/>
          <w:sz w:val="23"/>
          <w:szCs w:val="23"/>
        </w:rPr>
      </w:pPr>
      <w:r w:rsidRPr="000268DC">
        <w:rPr>
          <w:rFonts w:ascii="Microsoft YaHei" w:eastAsia="Microsoft YaHei" w:hAnsi="Microsoft YaHei" w:cs="굴림" w:hint="eastAsia"/>
          <w:color w:val="0000FF"/>
          <w:sz w:val="23"/>
          <w:szCs w:val="23"/>
        </w:rPr>
        <w:t xml:space="preserve">Christmas Day </w:t>
      </w:r>
    </w:p>
    <w:p w14:paraId="2A41C5CE" w14:textId="1D970EE1" w:rsidR="00977F53" w:rsidRDefault="00977F53" w:rsidP="00977F53">
      <w:pPr>
        <w:pStyle w:val="a3"/>
        <w:ind w:leftChars="0" w:left="1120"/>
      </w:pPr>
      <w:r>
        <w:t>Holiday</w:t>
      </w:r>
      <w:r>
        <w:rPr>
          <w:rFonts w:hint="eastAsia"/>
        </w:rPr>
        <w:t>는 유급/무급인지요?</w:t>
      </w:r>
      <w:r>
        <w:t xml:space="preserve"> </w:t>
      </w:r>
      <w:r w:rsidR="00893A78" w:rsidRPr="00893A78">
        <w:rPr>
          <w:rFonts w:hint="eastAsia"/>
          <w:color w:val="0000FF"/>
        </w:rPr>
        <w:t>유급</w:t>
      </w:r>
    </w:p>
    <w:p w14:paraId="048FFC2D" w14:textId="6EAF0C65" w:rsidR="00464AED" w:rsidRDefault="00464AED" w:rsidP="00464AED">
      <w:pPr>
        <w:pStyle w:val="a3"/>
        <w:numPr>
          <w:ilvl w:val="0"/>
          <w:numId w:val="3"/>
        </w:numPr>
        <w:ind w:leftChars="0"/>
      </w:pPr>
      <w:r>
        <w:rPr>
          <w:rFonts w:hint="eastAsia"/>
        </w:rPr>
        <w:lastRenderedPageBreak/>
        <w:t xml:space="preserve">이 외에 제공하는 다른 </w:t>
      </w:r>
      <w:r>
        <w:t>leave</w:t>
      </w:r>
      <w:r>
        <w:rPr>
          <w:rFonts w:hint="eastAsia"/>
        </w:rPr>
        <w:t>가 있는지요?</w:t>
      </w:r>
      <w:r w:rsidR="000268DC">
        <w:t xml:space="preserve"> </w:t>
      </w:r>
      <w:r w:rsidR="007377AA">
        <w:rPr>
          <w:rFonts w:hint="eastAsia"/>
          <w:color w:val="0000FF"/>
        </w:rPr>
        <w:t>병가</w:t>
      </w:r>
      <w:r w:rsidR="007377AA">
        <w:rPr>
          <w:color w:val="0000FF"/>
        </w:rPr>
        <w:t>(</w:t>
      </w:r>
      <w:ins w:id="53" w:author="만든 이">
        <w:r w:rsidR="00C13298">
          <w:rPr>
            <w:color w:val="0000FF"/>
          </w:rPr>
          <w:t>5</w:t>
        </w:r>
      </w:ins>
      <w:del w:id="54" w:author="만든 이">
        <w:r w:rsidR="007377AA" w:rsidDel="00C13298">
          <w:rPr>
            <w:color w:val="0000FF"/>
          </w:rPr>
          <w:delText>6</w:delText>
        </w:r>
      </w:del>
      <w:r w:rsidR="007377AA">
        <w:rPr>
          <w:rFonts w:hint="eastAsia"/>
          <w:color w:val="0000FF"/>
        </w:rPr>
        <w:t>일/년).</w:t>
      </w:r>
      <w:r w:rsidR="007377AA">
        <w:rPr>
          <w:color w:val="0000FF"/>
        </w:rPr>
        <w:t xml:space="preserve"> </w:t>
      </w:r>
      <w:r w:rsidR="007377AA">
        <w:rPr>
          <w:rFonts w:hint="eastAsia"/>
          <w:color w:val="0000FF"/>
        </w:rPr>
        <w:t>경조사</w:t>
      </w:r>
      <w:r w:rsidR="007377AA">
        <w:rPr>
          <w:color w:val="0000FF"/>
        </w:rPr>
        <w:t>(</w:t>
      </w:r>
      <w:ins w:id="55" w:author="만든 이">
        <w:r w:rsidR="00C13298">
          <w:rPr>
            <w:rFonts w:hint="eastAsia"/>
            <w:color w:val="0000FF"/>
          </w:rPr>
          <w:t xml:space="preserve">본인결혼 또는 가족 구성원사망시 </w:t>
        </w:r>
      </w:ins>
      <w:r w:rsidR="007377AA">
        <w:rPr>
          <w:color w:val="0000FF"/>
        </w:rPr>
        <w:t>5</w:t>
      </w:r>
      <w:r w:rsidR="007377AA">
        <w:rPr>
          <w:rFonts w:hint="eastAsia"/>
          <w:color w:val="0000FF"/>
        </w:rPr>
        <w:t>일/년)</w:t>
      </w:r>
      <w:ins w:id="56" w:author="만든 이">
        <w:r w:rsidR="00C13298">
          <w:rPr>
            <w:color w:val="0000FF"/>
          </w:rPr>
          <w:br/>
        </w:r>
        <w:r w:rsidR="00C13298">
          <w:rPr>
            <w:rFonts w:hint="eastAsia"/>
            <w:color w:val="0000FF"/>
          </w:rPr>
          <w:t>가족의료휴가(</w:t>
        </w:r>
        <w:r w:rsidR="00C13298" w:rsidRPr="00B35BCF">
          <w:t>Family and Medical Leave</w:t>
        </w:r>
        <w:r w:rsidR="00C13298">
          <w:t xml:space="preserve"> 12</w:t>
        </w:r>
        <w:r w:rsidR="00C13298">
          <w:rPr>
            <w:rFonts w:hint="eastAsia"/>
          </w:rPr>
          <w:t>주</w:t>
        </w:r>
        <w:r w:rsidR="00C13298">
          <w:t xml:space="preserve">), </w:t>
        </w:r>
        <w:r w:rsidR="00C13298">
          <w:rPr>
            <w:rFonts w:hint="eastAsia"/>
          </w:rPr>
          <w:t>임신장애휴가(</w:t>
        </w:r>
        <w:r w:rsidR="00C13298">
          <w:t>Pregnancy-Related Disability Leaves/4</w:t>
        </w:r>
        <w:r w:rsidR="00C13298">
          <w:rPr>
            <w:rFonts w:hint="eastAsia"/>
          </w:rPr>
          <w:t>개월</w:t>
        </w:r>
        <w:r w:rsidR="00C13298">
          <w:t xml:space="preserve">), </w:t>
        </w:r>
        <w:r w:rsidR="00C13298">
          <w:rPr>
            <w:rFonts w:hint="eastAsia"/>
          </w:rPr>
          <w:t>손실휴가</w:t>
        </w:r>
        <w:r w:rsidR="00C13298">
          <w:t>(</w:t>
        </w:r>
        <w:r w:rsidR="00C13298" w:rsidRPr="00B35BCF">
          <w:t>Reproductive Loss Leave</w:t>
        </w:r>
        <w:r w:rsidR="00C13298">
          <w:t>/5</w:t>
        </w:r>
        <w:r w:rsidR="00C13298">
          <w:rPr>
            <w:rFonts w:hint="eastAsia"/>
          </w:rPr>
          <w:t>일</w:t>
        </w:r>
        <w:r w:rsidR="00C13298">
          <w:t>),</w:t>
        </w:r>
        <w:r w:rsidR="00F13E1B">
          <w:t xml:space="preserve"> </w:t>
        </w:r>
        <w:r w:rsidR="00F13E1B">
          <w:rPr>
            <w:rFonts w:hint="eastAsia"/>
          </w:rPr>
          <w:t xml:space="preserve">공민권행사 시 </w:t>
        </w:r>
        <w:r w:rsidR="00C13298">
          <w:t xml:space="preserve"> </w:t>
        </w:r>
        <w:r w:rsidR="00F13E1B">
          <w:t>(</w:t>
        </w:r>
        <w:r w:rsidR="00C13298">
          <w:rPr>
            <w:rFonts w:hint="eastAsia"/>
          </w:rPr>
          <w:t>배심원</w:t>
        </w:r>
        <w:r w:rsidR="00C13298">
          <w:t>5</w:t>
        </w:r>
        <w:r w:rsidR="00C13298">
          <w:rPr>
            <w:rFonts w:hint="eastAsia"/>
          </w:rPr>
          <w:t>일</w:t>
        </w:r>
        <w:r w:rsidR="00C13298">
          <w:t xml:space="preserve">, </w:t>
        </w:r>
        <w:r w:rsidR="00F13E1B">
          <w:rPr>
            <w:rFonts w:hint="eastAsia"/>
          </w:rPr>
          <w:t>투표</w:t>
        </w:r>
        <w:r w:rsidR="00F13E1B">
          <w:t>2</w:t>
        </w:r>
        <w:r w:rsidR="00F13E1B">
          <w:rPr>
            <w:rFonts w:hint="eastAsia"/>
          </w:rPr>
          <w:t>시간)</w:t>
        </w:r>
      </w:ins>
    </w:p>
    <w:p w14:paraId="613C0984" w14:textId="066B439B" w:rsidR="00D33A6E" w:rsidRDefault="00977F53" w:rsidP="00977F53">
      <w:pPr>
        <w:pStyle w:val="a3"/>
        <w:numPr>
          <w:ilvl w:val="0"/>
          <w:numId w:val="1"/>
        </w:numPr>
        <w:ind w:leftChars="0"/>
      </w:pPr>
      <w:r>
        <w:rPr>
          <w:rFonts w:hint="eastAsia"/>
        </w:rPr>
        <w:t xml:space="preserve">현재 직원들의 </w:t>
      </w:r>
      <w:r>
        <w:t xml:space="preserve">position: </w:t>
      </w:r>
      <w:r w:rsidR="000268DC" w:rsidRPr="000268DC">
        <w:rPr>
          <w:rFonts w:hint="eastAsia"/>
          <w:color w:val="0000FF"/>
        </w:rPr>
        <w:t>주재원(</w:t>
      </w:r>
      <w:r w:rsidR="003123BA">
        <w:rPr>
          <w:color w:val="0000FF"/>
        </w:rPr>
        <w:t>법인장</w:t>
      </w:r>
      <w:r w:rsidR="000268DC" w:rsidRPr="000268DC">
        <w:rPr>
          <w:rFonts w:hint="eastAsia"/>
          <w:color w:val="0000FF"/>
        </w:rPr>
        <w:t>)</w:t>
      </w:r>
      <w:r w:rsidR="000268DC" w:rsidRPr="000268DC">
        <w:rPr>
          <w:color w:val="0000FF"/>
        </w:rPr>
        <w:t xml:space="preserve">, </w:t>
      </w:r>
      <w:r w:rsidR="000268DC" w:rsidRPr="000268DC">
        <w:rPr>
          <w:rFonts w:hint="eastAsia"/>
          <w:color w:val="0000FF"/>
        </w:rPr>
        <w:t>현지직원(</w:t>
      </w:r>
      <w:r w:rsidR="003123BA">
        <w:rPr>
          <w:color w:val="0000FF"/>
        </w:rPr>
        <w:t>2</w:t>
      </w:r>
      <w:r w:rsidR="000268DC" w:rsidRPr="000268DC">
        <w:rPr>
          <w:rFonts w:hint="eastAsia"/>
          <w:color w:val="0000FF"/>
        </w:rPr>
        <w:t>명</w:t>
      </w:r>
      <w:ins w:id="57" w:author="만든 이">
        <w:r w:rsidR="00BA43DB">
          <w:rPr>
            <w:rFonts w:hint="eastAsia"/>
            <w:color w:val="0000FF"/>
          </w:rPr>
          <w:t>A</w:t>
        </w:r>
        <w:r w:rsidR="00BA43DB">
          <w:rPr>
            <w:color w:val="0000FF"/>
          </w:rPr>
          <w:t>T-Will Employment</w:t>
        </w:r>
      </w:ins>
      <w:r w:rsidR="000268DC" w:rsidRPr="000268DC">
        <w:rPr>
          <w:rFonts w:hint="eastAsia"/>
          <w:color w:val="0000FF"/>
        </w:rPr>
        <w:t>)</w:t>
      </w:r>
    </w:p>
    <w:p w14:paraId="12A3882E" w14:textId="17ED3A92" w:rsidR="00977F53" w:rsidRDefault="00977F53" w:rsidP="00977F53">
      <w:pPr>
        <w:pStyle w:val="a3"/>
        <w:numPr>
          <w:ilvl w:val="0"/>
          <w:numId w:val="1"/>
        </w:numPr>
        <w:ind w:leftChars="0"/>
      </w:pPr>
      <w:r>
        <w:rPr>
          <w:rFonts w:hint="eastAsia"/>
        </w:rPr>
        <w:t xml:space="preserve">임금 지급 방법 </w:t>
      </w:r>
    </w:p>
    <w:p w14:paraId="02ECB73A" w14:textId="698C95B2" w:rsidR="00977F53" w:rsidRDefault="00977F53" w:rsidP="00977F53">
      <w:pPr>
        <w:pStyle w:val="a3"/>
        <w:numPr>
          <w:ilvl w:val="0"/>
          <w:numId w:val="2"/>
        </w:numPr>
        <w:ind w:leftChars="0"/>
      </w:pPr>
      <w:r>
        <w:t xml:space="preserve">Salary or Hourly: </w:t>
      </w:r>
      <w:r w:rsidR="000268DC" w:rsidRPr="000268DC">
        <w:rPr>
          <w:color w:val="0000FF"/>
        </w:rPr>
        <w:t xml:space="preserve">모든 </w:t>
      </w:r>
      <w:r w:rsidR="000268DC" w:rsidRPr="000268DC">
        <w:rPr>
          <w:rFonts w:hint="eastAsia"/>
          <w:color w:val="0000FF"/>
        </w:rPr>
        <w:t xml:space="preserve">직원 </w:t>
      </w:r>
      <w:r w:rsidR="000268DC" w:rsidRPr="000268DC">
        <w:rPr>
          <w:color w:val="0000FF"/>
        </w:rPr>
        <w:t>Salary</w:t>
      </w:r>
    </w:p>
    <w:p w14:paraId="5BA025E8" w14:textId="11B77E05" w:rsidR="00977F53" w:rsidRDefault="00977F53" w:rsidP="00977F53">
      <w:pPr>
        <w:pStyle w:val="a3"/>
        <w:numPr>
          <w:ilvl w:val="0"/>
          <w:numId w:val="2"/>
        </w:numPr>
        <w:ind w:leftChars="0"/>
      </w:pPr>
      <w:r>
        <w:t>Bi-weekly or Semi-monthly:</w:t>
      </w:r>
      <w:r w:rsidR="001D3DAF">
        <w:t xml:space="preserve"> </w:t>
      </w:r>
      <w:r w:rsidR="000268DC" w:rsidRPr="000268DC">
        <w:rPr>
          <w:color w:val="0000FF"/>
        </w:rPr>
        <w:t>Monthly</w:t>
      </w:r>
    </w:p>
    <w:p w14:paraId="6CAFDAE8" w14:textId="2F1A08C2" w:rsidR="004E45E5" w:rsidRDefault="004E45E5" w:rsidP="004E45E5">
      <w:pPr>
        <w:pStyle w:val="a3"/>
        <w:numPr>
          <w:ilvl w:val="0"/>
          <w:numId w:val="1"/>
        </w:numPr>
        <w:ind w:leftChars="0"/>
      </w:pPr>
      <w:r>
        <w:rPr>
          <w:rFonts w:hint="eastAsia"/>
        </w:rPr>
        <w:t xml:space="preserve">만약 직원이 개인 사정으로 회사에 늦거나 결석을 하게 될 시에 </w:t>
      </w:r>
      <w:r w:rsidR="004D1364">
        <w:rPr>
          <w:rFonts w:hint="eastAsia"/>
        </w:rPr>
        <w:t xml:space="preserve">해당 직원 근무시간 얼마나 전까지 회사에 연락하면 되나요? </w:t>
      </w:r>
      <w:r w:rsidR="00536D3C">
        <w:rPr>
          <w:rFonts w:hint="eastAsia"/>
        </w:rPr>
        <w:t>(</w:t>
      </w:r>
      <w:r w:rsidR="004D1364">
        <w:t>E</w:t>
      </w:r>
      <w:r w:rsidR="004D1364">
        <w:rPr>
          <w:rFonts w:hint="eastAsia"/>
        </w:rPr>
        <w:t>x.</w:t>
      </w:r>
      <w:r w:rsidR="00536D3C">
        <w:rPr>
          <w:rFonts w:hint="eastAsia"/>
        </w:rPr>
        <w:t xml:space="preserve"> 직원 shift 시작하기 2시간 전)</w:t>
      </w:r>
      <w:r w:rsidR="00D33A6E">
        <w:t xml:space="preserve"> </w:t>
      </w:r>
    </w:p>
    <w:p w14:paraId="14CEB4B3" w14:textId="6F38755D" w:rsidR="002B0162" w:rsidRPr="002B0162" w:rsidRDefault="002B0162" w:rsidP="002B0162">
      <w:pPr>
        <w:pStyle w:val="a3"/>
        <w:ind w:leftChars="0" w:left="760"/>
        <w:rPr>
          <w:color w:val="0000FF"/>
        </w:rPr>
      </w:pPr>
      <w:r w:rsidRPr="002B0162">
        <w:rPr>
          <w:rFonts w:hint="eastAsia"/>
          <w:color w:val="0000FF"/>
        </w:rPr>
        <w:t>정해진 시간 규정 없으나 사전 연락하고 있음</w:t>
      </w:r>
    </w:p>
    <w:p w14:paraId="6FBE48DA" w14:textId="63FB617A" w:rsidR="00977F53" w:rsidRDefault="00840F2C" w:rsidP="00840F2C">
      <w:pPr>
        <w:pStyle w:val="a3"/>
        <w:numPr>
          <w:ilvl w:val="0"/>
          <w:numId w:val="1"/>
        </w:numPr>
        <w:ind w:leftChars="0"/>
      </w:pPr>
      <w:r>
        <w:t>Employee Handbook</w:t>
      </w:r>
      <w:r>
        <w:rPr>
          <w:rFonts w:hint="eastAsia"/>
        </w:rPr>
        <w:t>에 특별히 반영하고 싶은 내용이 있다면 알려주세요.</w:t>
      </w:r>
      <w:r>
        <w:t xml:space="preserve"> </w:t>
      </w:r>
    </w:p>
    <w:p w14:paraId="4953CED0" w14:textId="77777777" w:rsidR="00977F53" w:rsidRPr="00C965D1" w:rsidRDefault="00977F53" w:rsidP="00977F53"/>
    <w:sectPr w:rsidR="00977F53" w:rsidRPr="00C965D1" w:rsidSect="00B778B8">
      <w:pgSz w:w="12240" w:h="15840" w:code="1"/>
      <w:pgMar w:top="1440" w:right="1440" w:bottom="1440" w:left="1440" w:header="851" w:footer="992" w:gutter="0"/>
      <w:cols w:space="425"/>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 w:author="만든 이" w:initials="오전">
    <w:p w14:paraId="4F582A92" w14:textId="77777777" w:rsidR="00CB12A3" w:rsidRPr="00B35BCF" w:rsidRDefault="00CB12A3" w:rsidP="00CB12A3">
      <w:pPr>
        <w:pStyle w:val="2"/>
        <w:pBdr>
          <w:bottom w:val="single" w:sz="6" w:space="2" w:color="auto"/>
        </w:pBdr>
        <w:jc w:val="both"/>
      </w:pPr>
      <w:r>
        <w:rPr>
          <w:rStyle w:val="a6"/>
        </w:rPr>
        <w:annotationRef/>
      </w:r>
      <w:bookmarkStart w:id="4" w:name="_Toc157012214"/>
      <w:r w:rsidRPr="00B35BCF">
        <w:t>Rest Break Periods Policy</w:t>
      </w:r>
      <w:bookmarkEnd w:id="4"/>
    </w:p>
    <w:p w14:paraId="0465F923" w14:textId="77777777" w:rsidR="00CB12A3" w:rsidRPr="00B35BCF" w:rsidRDefault="00CB12A3" w:rsidP="00CB12A3">
      <w:pPr>
        <w:jc w:val="both"/>
        <w:rPr>
          <w:sz w:val="24"/>
          <w:szCs w:val="24"/>
        </w:rPr>
      </w:pPr>
      <w:r w:rsidRPr="00B35BCF">
        <w:rPr>
          <w:sz w:val="24"/>
          <w:szCs w:val="24"/>
        </w:rPr>
        <w:t>A paid rest break period, consisting of a minimum of ten (10) minutes, is normally scheduled near the midpoint of each half of a full workday.  Non-exempt employees are required by law and Company policy to take a paid rest break, consisting of a minimum of ten (10) minutes, during every four (4) hours worked or a major fraction thereof.  If, for example, an employee works 6.5 hours, the employee is entitled to 20 minutes of break time, 10 minutes for the initial 4 hours worked, and another 10 minutes</w:t>
      </w:r>
      <w:r w:rsidRPr="00B35BCF" w:rsidDel="00CA1FD6">
        <w:rPr>
          <w:sz w:val="24"/>
          <w:szCs w:val="24"/>
        </w:rPr>
        <w:t xml:space="preserve"> </w:t>
      </w:r>
      <w:r w:rsidRPr="00B35BCF">
        <w:rPr>
          <w:sz w:val="24"/>
          <w:szCs w:val="24"/>
        </w:rPr>
        <w:t xml:space="preserve">for the major fraction of the remaining 4 hours, i.e., 2.5 hours.  Further, if you are scheduled to work two (2) or more hours overtime in one workday, you are required by law and Company policy to take an additional paid rest break, consisting of a minimum of ten (10) minutes, at the end of the first eight (8) hours of the workday.  </w:t>
      </w:r>
    </w:p>
    <w:p w14:paraId="277EA6A1" w14:textId="40CB390B" w:rsidR="00CB12A3" w:rsidRDefault="00CB12A3">
      <w:pPr>
        <w:pStyle w:val="a7"/>
      </w:pPr>
    </w:p>
  </w:comment>
  <w:comment w:id="5" w:author="만든 이" w:initials="오전">
    <w:p w14:paraId="1447BF1E" w14:textId="77777777" w:rsidR="00031ABE" w:rsidRPr="00B35BCF" w:rsidRDefault="00031ABE" w:rsidP="00031ABE">
      <w:pPr>
        <w:pStyle w:val="2"/>
        <w:pBdr>
          <w:bottom w:val="single" w:sz="6" w:space="1" w:color="auto"/>
        </w:pBdr>
        <w:jc w:val="both"/>
      </w:pPr>
      <w:r>
        <w:rPr>
          <w:rStyle w:val="a6"/>
        </w:rPr>
        <w:annotationRef/>
      </w:r>
      <w:bookmarkStart w:id="7" w:name="_Toc157012207"/>
      <w:r w:rsidRPr="00B35BCF">
        <w:t>Overtime</w:t>
      </w:r>
      <w:bookmarkEnd w:id="7"/>
      <w:r>
        <w:rPr>
          <w:rStyle w:val="a6"/>
          <w:rFonts w:ascii="Times New Roman" w:eastAsia="바탕" w:hAnsi="Times New Roman"/>
          <w:b w:val="0"/>
          <w:i w:val="0"/>
        </w:rPr>
        <w:annotationRef/>
      </w:r>
    </w:p>
    <w:p w14:paraId="1F7B96A6" w14:textId="77777777" w:rsidR="00031ABE" w:rsidRPr="00B35BCF" w:rsidRDefault="00031ABE" w:rsidP="00031ABE">
      <w:pPr>
        <w:jc w:val="both"/>
        <w:rPr>
          <w:bCs/>
          <w:sz w:val="24"/>
          <w:szCs w:val="24"/>
        </w:rPr>
      </w:pPr>
      <w:r w:rsidRPr="00B35BCF">
        <w:rPr>
          <w:bCs/>
          <w:sz w:val="24"/>
          <w:szCs w:val="24"/>
        </w:rPr>
        <w:t xml:space="preserve">Occasionally it may be necessary for an employee to work beyond his or her normal workday hours. Overtime pay is paid only when work is scheduled, approved, and made known to you in advance by your supervisor. Under no circumstances shall an employee work overtime without the prior approval of his or her supervisor. </w:t>
      </w:r>
    </w:p>
    <w:p w14:paraId="634F3359" w14:textId="77777777" w:rsidR="00031ABE" w:rsidRPr="00B35BCF" w:rsidRDefault="00031ABE" w:rsidP="00031ABE">
      <w:pPr>
        <w:jc w:val="both"/>
        <w:rPr>
          <w:bCs/>
          <w:sz w:val="24"/>
          <w:szCs w:val="24"/>
        </w:rPr>
      </w:pPr>
    </w:p>
    <w:p w14:paraId="7071BD63" w14:textId="77777777" w:rsidR="00031ABE" w:rsidRPr="00B35BCF" w:rsidRDefault="00031ABE" w:rsidP="00031ABE">
      <w:pPr>
        <w:jc w:val="both"/>
        <w:rPr>
          <w:bCs/>
          <w:sz w:val="24"/>
          <w:szCs w:val="24"/>
        </w:rPr>
      </w:pPr>
      <w:r w:rsidRPr="00B35BCF">
        <w:rPr>
          <w:bCs/>
          <w:sz w:val="24"/>
          <w:szCs w:val="24"/>
        </w:rPr>
        <w:t>Overtime pay will be paid as required by state and federal regulations.  All non-exempt employees who work more than eight (8) hours up to twelve (12) hours per workday, more than forty (40) hours per workweek, and first (8) hours of work during the seventh (7</w:t>
      </w:r>
      <w:r w:rsidRPr="00B35BCF">
        <w:rPr>
          <w:bCs/>
          <w:sz w:val="24"/>
          <w:szCs w:val="24"/>
          <w:vertAlign w:val="superscript"/>
        </w:rPr>
        <w:t>th</w:t>
      </w:r>
      <w:r w:rsidRPr="00B35BCF">
        <w:rPr>
          <w:bCs/>
          <w:sz w:val="24"/>
          <w:szCs w:val="24"/>
        </w:rPr>
        <w:t xml:space="preserve">) consecutive day of work in a workweek will be entitled to receive overtime pay at the rate of 1.5 times the straight-time.  </w:t>
      </w:r>
    </w:p>
    <w:p w14:paraId="567B79EC" w14:textId="77777777" w:rsidR="00031ABE" w:rsidRPr="00B35BCF" w:rsidRDefault="00031ABE" w:rsidP="00031ABE">
      <w:pPr>
        <w:jc w:val="both"/>
        <w:rPr>
          <w:bCs/>
          <w:sz w:val="24"/>
          <w:szCs w:val="24"/>
        </w:rPr>
      </w:pPr>
    </w:p>
    <w:p w14:paraId="5A012F6B" w14:textId="77777777" w:rsidR="00031ABE" w:rsidRPr="00B35BCF" w:rsidRDefault="00031ABE" w:rsidP="00031ABE">
      <w:pPr>
        <w:jc w:val="both"/>
        <w:rPr>
          <w:bCs/>
          <w:sz w:val="24"/>
          <w:szCs w:val="24"/>
        </w:rPr>
      </w:pPr>
      <w:r w:rsidRPr="00B35BCF">
        <w:rPr>
          <w:bCs/>
          <w:sz w:val="24"/>
          <w:szCs w:val="24"/>
        </w:rPr>
        <w:t xml:space="preserve">Overtime pay at the rate of two (2) times your regular hourly rate of pay is paid for all hours of work performed in excess of twelve (12) hours in one workday and for all hours of work in excess of eight (8) hours on the seventh consecutive day of work in any work week. </w:t>
      </w:r>
    </w:p>
    <w:p w14:paraId="7A851028" w14:textId="77777777" w:rsidR="00031ABE" w:rsidRPr="00B35BCF" w:rsidRDefault="00031ABE" w:rsidP="00031ABE">
      <w:pPr>
        <w:jc w:val="both"/>
        <w:rPr>
          <w:b/>
          <w:bCs/>
          <w:sz w:val="24"/>
          <w:szCs w:val="24"/>
        </w:rPr>
      </w:pPr>
      <w:r w:rsidRPr="00B35BCF">
        <w:rPr>
          <w:b/>
          <w:bCs/>
          <w:sz w:val="24"/>
          <w:szCs w:val="24"/>
        </w:rPr>
        <w:t xml:space="preserve"> </w:t>
      </w:r>
    </w:p>
    <w:p w14:paraId="5DC9CB23" w14:textId="77777777" w:rsidR="00031ABE" w:rsidRPr="00B35BCF" w:rsidRDefault="00031ABE" w:rsidP="00031ABE">
      <w:pPr>
        <w:jc w:val="both"/>
        <w:rPr>
          <w:bCs/>
          <w:sz w:val="24"/>
          <w:szCs w:val="24"/>
        </w:rPr>
      </w:pPr>
      <w:r w:rsidRPr="00B35BCF">
        <w:rPr>
          <w:bCs/>
          <w:sz w:val="24"/>
          <w:szCs w:val="24"/>
        </w:rPr>
        <w:t xml:space="preserve">Exempt employees may have to work hours beyond their normal schedules as work demands require.  </w:t>
      </w:r>
      <w:r w:rsidRPr="00B35BCF">
        <w:rPr>
          <w:b/>
          <w:bCs/>
          <w:sz w:val="24"/>
          <w:szCs w:val="24"/>
        </w:rPr>
        <w:t>No overtime compensation will be paid to exempt employees</w:t>
      </w:r>
      <w:r w:rsidRPr="00B35BCF">
        <w:rPr>
          <w:bCs/>
          <w:sz w:val="24"/>
          <w:szCs w:val="24"/>
        </w:rPr>
        <w:t>.</w:t>
      </w:r>
    </w:p>
    <w:p w14:paraId="37951DAD" w14:textId="6EA0480B" w:rsidR="00031ABE" w:rsidRDefault="00031ABE">
      <w:pPr>
        <w:pStyle w:val="a7"/>
      </w:pPr>
    </w:p>
  </w:comment>
  <w:comment w:id="9" w:author="만든 이" w:initials="오전">
    <w:p w14:paraId="58D4EEE5" w14:textId="308647DD" w:rsidR="00564392" w:rsidRDefault="00564392">
      <w:pPr>
        <w:pStyle w:val="a7"/>
      </w:pPr>
      <w:r>
        <w:rPr>
          <w:rStyle w:val="a6"/>
        </w:rPr>
        <w:annotationRef/>
      </w:r>
      <w:r>
        <w:rPr>
          <w:rFonts w:hint="eastAsia"/>
        </w:rPr>
        <w:t>h</w:t>
      </w:r>
      <w:r>
        <w:t>andbook</w:t>
      </w:r>
      <w:r>
        <w:rPr>
          <w:rFonts w:hint="eastAsia"/>
        </w:rPr>
        <w:t xml:space="preserve">초안에 </w:t>
      </w:r>
      <w:r>
        <w:t>5</w:t>
      </w:r>
      <w:r>
        <w:rPr>
          <w:rFonts w:hint="eastAsia"/>
        </w:rPr>
        <w:t xml:space="preserve">일로 작성되어있으나 캘리포니아법에 따라 </w:t>
      </w:r>
      <w:r>
        <w:t>3</w:t>
      </w:r>
      <w:r>
        <w:rPr>
          <w:rFonts w:hint="eastAsia"/>
        </w:rPr>
        <w:t>일만 지급하여도</w:t>
      </w:r>
      <w:r>
        <w:t xml:space="preserve"> </w:t>
      </w:r>
      <w:r>
        <w:rPr>
          <w:rFonts w:hint="eastAsia"/>
        </w:rPr>
        <w:t>무방합니다.</w:t>
      </w:r>
      <w:r>
        <w:t xml:space="preserv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77EA6A1" w15:done="0"/>
  <w15:commentEx w15:paraId="37951DAD" w15:done="0"/>
  <w15:commentEx w15:paraId="58D4EEE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77EA6A1" w16cid:durableId="2AEEE2F3"/>
  <w16cid:commentId w16cid:paraId="37951DAD" w16cid:durableId="2AEEE42E"/>
  <w16cid:commentId w16cid:paraId="58D4EEE5" w16cid:durableId="2AEEE59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64A2B9C" w14:textId="77777777" w:rsidR="00B10B4E" w:rsidRDefault="00B10B4E" w:rsidP="008C2261">
      <w:pPr>
        <w:spacing w:after="0" w:line="240" w:lineRule="auto"/>
      </w:pPr>
      <w:r>
        <w:separator/>
      </w:r>
    </w:p>
  </w:endnote>
  <w:endnote w:type="continuationSeparator" w:id="0">
    <w:p w14:paraId="1BA46D83" w14:textId="77777777" w:rsidR="00B10B4E" w:rsidRDefault="00B10B4E" w:rsidP="008C22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Microsoft YaHei">
    <w:panose1 w:val="020B0503020204020204"/>
    <w:charset w:val="86"/>
    <w:family w:val="swiss"/>
    <w:pitch w:val="variable"/>
    <w:sig w:usb0="80000287" w:usb1="2ACF3C50" w:usb2="00000016" w:usb3="00000000" w:csb0="0004001F"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DFAD372" w14:textId="77777777" w:rsidR="00B10B4E" w:rsidRDefault="00B10B4E" w:rsidP="008C2261">
      <w:pPr>
        <w:spacing w:after="0" w:line="240" w:lineRule="auto"/>
      </w:pPr>
      <w:r>
        <w:separator/>
      </w:r>
    </w:p>
  </w:footnote>
  <w:footnote w:type="continuationSeparator" w:id="0">
    <w:p w14:paraId="3C85BD82" w14:textId="77777777" w:rsidR="00B10B4E" w:rsidRDefault="00B10B4E" w:rsidP="008C226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100922"/>
    <w:multiLevelType w:val="multilevel"/>
    <w:tmpl w:val="15F6D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0308CB"/>
    <w:multiLevelType w:val="multilevel"/>
    <w:tmpl w:val="F67C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43CEA"/>
    <w:multiLevelType w:val="multilevel"/>
    <w:tmpl w:val="5B9A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8E1E1C"/>
    <w:multiLevelType w:val="multilevel"/>
    <w:tmpl w:val="A26EC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675DB"/>
    <w:multiLevelType w:val="multilevel"/>
    <w:tmpl w:val="583A3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553BA6"/>
    <w:multiLevelType w:val="hybridMultilevel"/>
    <w:tmpl w:val="9CF6084E"/>
    <w:lvl w:ilvl="0" w:tplc="80606B66">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3A7F5ADA"/>
    <w:multiLevelType w:val="multilevel"/>
    <w:tmpl w:val="26F86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112803"/>
    <w:multiLevelType w:val="multilevel"/>
    <w:tmpl w:val="60E6C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8307F4"/>
    <w:multiLevelType w:val="multilevel"/>
    <w:tmpl w:val="B3DC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BD563C"/>
    <w:multiLevelType w:val="hybridMultilevel"/>
    <w:tmpl w:val="D570CAB2"/>
    <w:lvl w:ilvl="0" w:tplc="636C80A6">
      <w:start w:val="1"/>
      <w:numFmt w:val="bullet"/>
      <w:lvlText w:val="-"/>
      <w:lvlJc w:val="left"/>
      <w:pPr>
        <w:ind w:left="1120" w:hanging="360"/>
      </w:pPr>
      <w:rPr>
        <w:rFonts w:ascii="맑은 고딕" w:eastAsia="맑은 고딕" w:hAnsi="맑은 고딕" w:cstheme="minorBidi" w:hint="eastAsia"/>
      </w:rPr>
    </w:lvl>
    <w:lvl w:ilvl="1" w:tplc="04090003" w:tentative="1">
      <w:start w:val="1"/>
      <w:numFmt w:val="bullet"/>
      <w:lvlText w:val=""/>
      <w:lvlJc w:val="left"/>
      <w:pPr>
        <w:ind w:left="1560" w:hanging="400"/>
      </w:pPr>
      <w:rPr>
        <w:rFonts w:ascii="Wingdings" w:hAnsi="Wingdings" w:hint="default"/>
      </w:rPr>
    </w:lvl>
    <w:lvl w:ilvl="2" w:tplc="04090005" w:tentative="1">
      <w:start w:val="1"/>
      <w:numFmt w:val="bullet"/>
      <w:lvlText w:val=""/>
      <w:lvlJc w:val="left"/>
      <w:pPr>
        <w:ind w:left="1960" w:hanging="400"/>
      </w:pPr>
      <w:rPr>
        <w:rFonts w:ascii="Wingdings" w:hAnsi="Wingdings" w:hint="default"/>
      </w:rPr>
    </w:lvl>
    <w:lvl w:ilvl="3" w:tplc="04090001" w:tentative="1">
      <w:start w:val="1"/>
      <w:numFmt w:val="bullet"/>
      <w:lvlText w:val=""/>
      <w:lvlJc w:val="left"/>
      <w:pPr>
        <w:ind w:left="2360" w:hanging="400"/>
      </w:pPr>
      <w:rPr>
        <w:rFonts w:ascii="Wingdings" w:hAnsi="Wingdings" w:hint="default"/>
      </w:rPr>
    </w:lvl>
    <w:lvl w:ilvl="4" w:tplc="04090003" w:tentative="1">
      <w:start w:val="1"/>
      <w:numFmt w:val="bullet"/>
      <w:lvlText w:val=""/>
      <w:lvlJc w:val="left"/>
      <w:pPr>
        <w:ind w:left="2760" w:hanging="400"/>
      </w:pPr>
      <w:rPr>
        <w:rFonts w:ascii="Wingdings" w:hAnsi="Wingdings" w:hint="default"/>
      </w:rPr>
    </w:lvl>
    <w:lvl w:ilvl="5" w:tplc="04090005" w:tentative="1">
      <w:start w:val="1"/>
      <w:numFmt w:val="bullet"/>
      <w:lvlText w:val=""/>
      <w:lvlJc w:val="left"/>
      <w:pPr>
        <w:ind w:left="3160" w:hanging="400"/>
      </w:pPr>
      <w:rPr>
        <w:rFonts w:ascii="Wingdings" w:hAnsi="Wingdings" w:hint="default"/>
      </w:rPr>
    </w:lvl>
    <w:lvl w:ilvl="6" w:tplc="04090001" w:tentative="1">
      <w:start w:val="1"/>
      <w:numFmt w:val="bullet"/>
      <w:lvlText w:val=""/>
      <w:lvlJc w:val="left"/>
      <w:pPr>
        <w:ind w:left="3560" w:hanging="400"/>
      </w:pPr>
      <w:rPr>
        <w:rFonts w:ascii="Wingdings" w:hAnsi="Wingdings" w:hint="default"/>
      </w:rPr>
    </w:lvl>
    <w:lvl w:ilvl="7" w:tplc="04090003" w:tentative="1">
      <w:start w:val="1"/>
      <w:numFmt w:val="bullet"/>
      <w:lvlText w:val=""/>
      <w:lvlJc w:val="left"/>
      <w:pPr>
        <w:ind w:left="3960" w:hanging="400"/>
      </w:pPr>
      <w:rPr>
        <w:rFonts w:ascii="Wingdings" w:hAnsi="Wingdings" w:hint="default"/>
      </w:rPr>
    </w:lvl>
    <w:lvl w:ilvl="8" w:tplc="04090005" w:tentative="1">
      <w:start w:val="1"/>
      <w:numFmt w:val="bullet"/>
      <w:lvlText w:val=""/>
      <w:lvlJc w:val="left"/>
      <w:pPr>
        <w:ind w:left="4360" w:hanging="400"/>
      </w:pPr>
      <w:rPr>
        <w:rFonts w:ascii="Wingdings" w:hAnsi="Wingdings" w:hint="default"/>
      </w:rPr>
    </w:lvl>
  </w:abstractNum>
  <w:abstractNum w:abstractNumId="10" w15:restartNumberingAfterBreak="0">
    <w:nsid w:val="677826DE"/>
    <w:multiLevelType w:val="multilevel"/>
    <w:tmpl w:val="8066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5B7015"/>
    <w:multiLevelType w:val="multilevel"/>
    <w:tmpl w:val="4DCC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D3313B7"/>
    <w:multiLevelType w:val="hybridMultilevel"/>
    <w:tmpl w:val="25AA6A14"/>
    <w:lvl w:ilvl="0" w:tplc="8F624B04">
      <w:start w:val="1"/>
      <w:numFmt w:val="decimal"/>
      <w:lvlText w:val="(%1)"/>
      <w:lvlJc w:val="left"/>
      <w:pPr>
        <w:ind w:left="1120" w:hanging="360"/>
      </w:pPr>
      <w:rPr>
        <w:rFonts w:hint="eastAsia"/>
      </w:rPr>
    </w:lvl>
    <w:lvl w:ilvl="1" w:tplc="04090019" w:tentative="1">
      <w:start w:val="1"/>
      <w:numFmt w:val="upperLetter"/>
      <w:lvlText w:val="%2."/>
      <w:lvlJc w:val="left"/>
      <w:pPr>
        <w:ind w:left="1560" w:hanging="400"/>
      </w:pPr>
    </w:lvl>
    <w:lvl w:ilvl="2" w:tplc="0409001B" w:tentative="1">
      <w:start w:val="1"/>
      <w:numFmt w:val="lowerRoman"/>
      <w:lvlText w:val="%3."/>
      <w:lvlJc w:val="right"/>
      <w:pPr>
        <w:ind w:left="1960" w:hanging="400"/>
      </w:pPr>
    </w:lvl>
    <w:lvl w:ilvl="3" w:tplc="0409000F" w:tentative="1">
      <w:start w:val="1"/>
      <w:numFmt w:val="decimal"/>
      <w:lvlText w:val="%4."/>
      <w:lvlJc w:val="left"/>
      <w:pPr>
        <w:ind w:left="2360" w:hanging="400"/>
      </w:pPr>
    </w:lvl>
    <w:lvl w:ilvl="4" w:tplc="04090019" w:tentative="1">
      <w:start w:val="1"/>
      <w:numFmt w:val="upperLetter"/>
      <w:lvlText w:val="%5."/>
      <w:lvlJc w:val="left"/>
      <w:pPr>
        <w:ind w:left="2760" w:hanging="400"/>
      </w:pPr>
    </w:lvl>
    <w:lvl w:ilvl="5" w:tplc="0409001B" w:tentative="1">
      <w:start w:val="1"/>
      <w:numFmt w:val="lowerRoman"/>
      <w:lvlText w:val="%6."/>
      <w:lvlJc w:val="right"/>
      <w:pPr>
        <w:ind w:left="3160" w:hanging="400"/>
      </w:pPr>
    </w:lvl>
    <w:lvl w:ilvl="6" w:tplc="0409000F" w:tentative="1">
      <w:start w:val="1"/>
      <w:numFmt w:val="decimal"/>
      <w:lvlText w:val="%7."/>
      <w:lvlJc w:val="left"/>
      <w:pPr>
        <w:ind w:left="3560" w:hanging="400"/>
      </w:pPr>
    </w:lvl>
    <w:lvl w:ilvl="7" w:tplc="04090019" w:tentative="1">
      <w:start w:val="1"/>
      <w:numFmt w:val="upperLetter"/>
      <w:lvlText w:val="%8."/>
      <w:lvlJc w:val="left"/>
      <w:pPr>
        <w:ind w:left="3960" w:hanging="400"/>
      </w:pPr>
    </w:lvl>
    <w:lvl w:ilvl="8" w:tplc="0409001B" w:tentative="1">
      <w:start w:val="1"/>
      <w:numFmt w:val="lowerRoman"/>
      <w:lvlText w:val="%9."/>
      <w:lvlJc w:val="right"/>
      <w:pPr>
        <w:ind w:left="4360" w:hanging="400"/>
      </w:pPr>
    </w:lvl>
  </w:abstractNum>
  <w:abstractNum w:abstractNumId="13" w15:restartNumberingAfterBreak="0">
    <w:nsid w:val="6EF738AA"/>
    <w:multiLevelType w:val="multilevel"/>
    <w:tmpl w:val="0C4C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3D2590"/>
    <w:multiLevelType w:val="multilevel"/>
    <w:tmpl w:val="837210FE"/>
    <w:lvl w:ilvl="0">
      <w:start w:val="1"/>
      <w:numFmt w:val="bullet"/>
      <w:lvlText w:val=""/>
      <w:lvlJc w:val="left"/>
      <w:pPr>
        <w:tabs>
          <w:tab w:val="num" w:pos="3040"/>
        </w:tabs>
        <w:ind w:left="3040" w:hanging="360"/>
      </w:pPr>
      <w:rPr>
        <w:rFonts w:ascii="Symbol" w:hAnsi="Symbol" w:hint="default"/>
        <w:sz w:val="20"/>
      </w:rPr>
    </w:lvl>
    <w:lvl w:ilvl="1" w:tentative="1">
      <w:start w:val="1"/>
      <w:numFmt w:val="bullet"/>
      <w:lvlText w:val="o"/>
      <w:lvlJc w:val="left"/>
      <w:pPr>
        <w:tabs>
          <w:tab w:val="num" w:pos="3760"/>
        </w:tabs>
        <w:ind w:left="3760" w:hanging="360"/>
      </w:pPr>
      <w:rPr>
        <w:rFonts w:ascii="Courier New" w:hAnsi="Courier New" w:hint="default"/>
        <w:sz w:val="20"/>
      </w:rPr>
    </w:lvl>
    <w:lvl w:ilvl="2" w:tentative="1">
      <w:start w:val="1"/>
      <w:numFmt w:val="bullet"/>
      <w:lvlText w:val=""/>
      <w:lvlJc w:val="left"/>
      <w:pPr>
        <w:tabs>
          <w:tab w:val="num" w:pos="4480"/>
        </w:tabs>
        <w:ind w:left="4480" w:hanging="360"/>
      </w:pPr>
      <w:rPr>
        <w:rFonts w:ascii="Wingdings" w:hAnsi="Wingdings" w:hint="default"/>
        <w:sz w:val="20"/>
      </w:rPr>
    </w:lvl>
    <w:lvl w:ilvl="3" w:tentative="1">
      <w:start w:val="1"/>
      <w:numFmt w:val="bullet"/>
      <w:lvlText w:val=""/>
      <w:lvlJc w:val="left"/>
      <w:pPr>
        <w:tabs>
          <w:tab w:val="num" w:pos="5200"/>
        </w:tabs>
        <w:ind w:left="5200" w:hanging="360"/>
      </w:pPr>
      <w:rPr>
        <w:rFonts w:ascii="Wingdings" w:hAnsi="Wingdings" w:hint="default"/>
        <w:sz w:val="20"/>
      </w:rPr>
    </w:lvl>
    <w:lvl w:ilvl="4" w:tentative="1">
      <w:start w:val="1"/>
      <w:numFmt w:val="bullet"/>
      <w:lvlText w:val=""/>
      <w:lvlJc w:val="left"/>
      <w:pPr>
        <w:tabs>
          <w:tab w:val="num" w:pos="5920"/>
        </w:tabs>
        <w:ind w:left="5920" w:hanging="360"/>
      </w:pPr>
      <w:rPr>
        <w:rFonts w:ascii="Wingdings" w:hAnsi="Wingdings" w:hint="default"/>
        <w:sz w:val="20"/>
      </w:rPr>
    </w:lvl>
    <w:lvl w:ilvl="5" w:tentative="1">
      <w:start w:val="1"/>
      <w:numFmt w:val="bullet"/>
      <w:lvlText w:val=""/>
      <w:lvlJc w:val="left"/>
      <w:pPr>
        <w:tabs>
          <w:tab w:val="num" w:pos="6640"/>
        </w:tabs>
        <w:ind w:left="6640" w:hanging="360"/>
      </w:pPr>
      <w:rPr>
        <w:rFonts w:ascii="Wingdings" w:hAnsi="Wingdings" w:hint="default"/>
        <w:sz w:val="20"/>
      </w:rPr>
    </w:lvl>
    <w:lvl w:ilvl="6" w:tentative="1">
      <w:start w:val="1"/>
      <w:numFmt w:val="bullet"/>
      <w:lvlText w:val=""/>
      <w:lvlJc w:val="left"/>
      <w:pPr>
        <w:tabs>
          <w:tab w:val="num" w:pos="7360"/>
        </w:tabs>
        <w:ind w:left="7360" w:hanging="360"/>
      </w:pPr>
      <w:rPr>
        <w:rFonts w:ascii="Wingdings" w:hAnsi="Wingdings" w:hint="default"/>
        <w:sz w:val="20"/>
      </w:rPr>
    </w:lvl>
    <w:lvl w:ilvl="7" w:tentative="1">
      <w:start w:val="1"/>
      <w:numFmt w:val="bullet"/>
      <w:lvlText w:val=""/>
      <w:lvlJc w:val="left"/>
      <w:pPr>
        <w:tabs>
          <w:tab w:val="num" w:pos="8080"/>
        </w:tabs>
        <w:ind w:left="8080" w:hanging="360"/>
      </w:pPr>
      <w:rPr>
        <w:rFonts w:ascii="Wingdings" w:hAnsi="Wingdings" w:hint="default"/>
        <w:sz w:val="20"/>
      </w:rPr>
    </w:lvl>
    <w:lvl w:ilvl="8" w:tentative="1">
      <w:start w:val="1"/>
      <w:numFmt w:val="bullet"/>
      <w:lvlText w:val=""/>
      <w:lvlJc w:val="left"/>
      <w:pPr>
        <w:tabs>
          <w:tab w:val="num" w:pos="8800"/>
        </w:tabs>
        <w:ind w:left="8800" w:hanging="360"/>
      </w:pPr>
      <w:rPr>
        <w:rFonts w:ascii="Wingdings" w:hAnsi="Wingdings" w:hint="default"/>
        <w:sz w:val="20"/>
      </w:rPr>
    </w:lvl>
  </w:abstractNum>
  <w:abstractNum w:abstractNumId="15" w15:restartNumberingAfterBreak="0">
    <w:nsid w:val="74CF6741"/>
    <w:multiLevelType w:val="multilevel"/>
    <w:tmpl w:val="041E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533EED"/>
    <w:multiLevelType w:val="multilevel"/>
    <w:tmpl w:val="789C7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12"/>
  </w:num>
  <w:num w:numId="4">
    <w:abstractNumId w:val="4"/>
  </w:num>
  <w:num w:numId="5">
    <w:abstractNumId w:val="14"/>
  </w:num>
  <w:num w:numId="6">
    <w:abstractNumId w:val="2"/>
  </w:num>
  <w:num w:numId="7">
    <w:abstractNumId w:val="10"/>
  </w:num>
  <w:num w:numId="8">
    <w:abstractNumId w:val="1"/>
  </w:num>
  <w:num w:numId="9">
    <w:abstractNumId w:val="3"/>
  </w:num>
  <w:num w:numId="10">
    <w:abstractNumId w:val="11"/>
  </w:num>
  <w:num w:numId="11">
    <w:abstractNumId w:val="16"/>
  </w:num>
  <w:num w:numId="12">
    <w:abstractNumId w:val="13"/>
  </w:num>
  <w:num w:numId="13">
    <w:abstractNumId w:val="6"/>
  </w:num>
  <w:num w:numId="14">
    <w:abstractNumId w:val="0"/>
  </w:num>
  <w:num w:numId="15">
    <w:abstractNumId w:val="15"/>
  </w:num>
  <w:num w:numId="16">
    <w:abstractNumId w:val="7"/>
  </w:num>
  <w:num w:numId="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bordersDoNotSurroundHeader/>
  <w:bordersDoNotSurroundFooter/>
  <w:hideSpellingErrors/>
  <w:hideGrammaticalErrors/>
  <w:trackRevisions/>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YwMjQ3NjQwMzU1NjdR0lEKTi0uzszPAykwrAUAjB4blCwAAAA="/>
  </w:docVars>
  <w:rsids>
    <w:rsidRoot w:val="00090CB2"/>
    <w:rsid w:val="00010C1C"/>
    <w:rsid w:val="000268DC"/>
    <w:rsid w:val="00031ABE"/>
    <w:rsid w:val="00090CB2"/>
    <w:rsid w:val="000D3C30"/>
    <w:rsid w:val="000E5C2B"/>
    <w:rsid w:val="001274DD"/>
    <w:rsid w:val="00161FA8"/>
    <w:rsid w:val="00193E52"/>
    <w:rsid w:val="001D3DAF"/>
    <w:rsid w:val="002B0162"/>
    <w:rsid w:val="002B465C"/>
    <w:rsid w:val="00305CFD"/>
    <w:rsid w:val="00307854"/>
    <w:rsid w:val="003123BA"/>
    <w:rsid w:val="003D03B3"/>
    <w:rsid w:val="004561CC"/>
    <w:rsid w:val="00464AED"/>
    <w:rsid w:val="004D1364"/>
    <w:rsid w:val="004E45E5"/>
    <w:rsid w:val="004E46CB"/>
    <w:rsid w:val="005057FA"/>
    <w:rsid w:val="00536D3C"/>
    <w:rsid w:val="00555D22"/>
    <w:rsid w:val="00564392"/>
    <w:rsid w:val="00585DC4"/>
    <w:rsid w:val="0064119C"/>
    <w:rsid w:val="006B2C1A"/>
    <w:rsid w:val="007377AA"/>
    <w:rsid w:val="00770DEC"/>
    <w:rsid w:val="00774C29"/>
    <w:rsid w:val="007C1263"/>
    <w:rsid w:val="00840F2C"/>
    <w:rsid w:val="00893A78"/>
    <w:rsid w:val="008A2E67"/>
    <w:rsid w:val="008C2261"/>
    <w:rsid w:val="00977F53"/>
    <w:rsid w:val="009A5456"/>
    <w:rsid w:val="009E0F6E"/>
    <w:rsid w:val="00A61650"/>
    <w:rsid w:val="00A926A7"/>
    <w:rsid w:val="00A967B9"/>
    <w:rsid w:val="00B10B4E"/>
    <w:rsid w:val="00B778B8"/>
    <w:rsid w:val="00B90B7F"/>
    <w:rsid w:val="00BA43DB"/>
    <w:rsid w:val="00BA6DD2"/>
    <w:rsid w:val="00C13298"/>
    <w:rsid w:val="00C140DE"/>
    <w:rsid w:val="00C43C49"/>
    <w:rsid w:val="00C965D1"/>
    <w:rsid w:val="00CB12A3"/>
    <w:rsid w:val="00CE24FD"/>
    <w:rsid w:val="00D25223"/>
    <w:rsid w:val="00D25E51"/>
    <w:rsid w:val="00D33A6E"/>
    <w:rsid w:val="00E2082F"/>
    <w:rsid w:val="00E45EC3"/>
    <w:rsid w:val="00E649A0"/>
    <w:rsid w:val="00E80840"/>
    <w:rsid w:val="00ED05DD"/>
    <w:rsid w:val="00F13E1B"/>
    <w:rsid w:val="00FA332A"/>
    <w:rsid w:val="00FD530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3A822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090CB2"/>
    <w:pPr>
      <w:jc w:val="left"/>
    </w:pPr>
    <w:rPr>
      <w:kern w:val="0"/>
      <w:sz w:val="22"/>
    </w:rPr>
  </w:style>
  <w:style w:type="paragraph" w:styleId="2">
    <w:name w:val="heading 2"/>
    <w:basedOn w:val="a"/>
    <w:next w:val="a"/>
    <w:link w:val="2Char"/>
    <w:uiPriority w:val="9"/>
    <w:unhideWhenUsed/>
    <w:qFormat/>
    <w:rsid w:val="00CB12A3"/>
    <w:pPr>
      <w:keepNext/>
      <w:spacing w:after="0" w:line="240" w:lineRule="auto"/>
      <w:outlineLvl w:val="1"/>
    </w:pPr>
    <w:rPr>
      <w:rFonts w:ascii="Arial" w:eastAsia="맑은 고딕" w:hAnsi="Arial" w:cs="Times New Roman"/>
      <w:b/>
      <w:i/>
      <w:sz w:val="26"/>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090CB2"/>
    <w:pPr>
      <w:ind w:leftChars="400" w:left="800"/>
    </w:pPr>
  </w:style>
  <w:style w:type="paragraph" w:styleId="a4">
    <w:name w:val="header"/>
    <w:basedOn w:val="a"/>
    <w:link w:val="Char"/>
    <w:uiPriority w:val="99"/>
    <w:unhideWhenUsed/>
    <w:rsid w:val="008C2261"/>
    <w:pPr>
      <w:tabs>
        <w:tab w:val="center" w:pos="4513"/>
        <w:tab w:val="right" w:pos="9026"/>
      </w:tabs>
      <w:snapToGrid w:val="0"/>
    </w:pPr>
  </w:style>
  <w:style w:type="character" w:customStyle="1" w:styleId="Char">
    <w:name w:val="머리글 Char"/>
    <w:basedOn w:val="a0"/>
    <w:link w:val="a4"/>
    <w:uiPriority w:val="99"/>
    <w:rsid w:val="008C2261"/>
    <w:rPr>
      <w:kern w:val="0"/>
      <w:sz w:val="22"/>
    </w:rPr>
  </w:style>
  <w:style w:type="paragraph" w:styleId="a5">
    <w:name w:val="footer"/>
    <w:basedOn w:val="a"/>
    <w:link w:val="Char0"/>
    <w:uiPriority w:val="99"/>
    <w:unhideWhenUsed/>
    <w:rsid w:val="008C2261"/>
    <w:pPr>
      <w:tabs>
        <w:tab w:val="center" w:pos="4513"/>
        <w:tab w:val="right" w:pos="9026"/>
      </w:tabs>
      <w:snapToGrid w:val="0"/>
    </w:pPr>
  </w:style>
  <w:style w:type="character" w:customStyle="1" w:styleId="Char0">
    <w:name w:val="바닥글 Char"/>
    <w:basedOn w:val="a0"/>
    <w:link w:val="a5"/>
    <w:uiPriority w:val="99"/>
    <w:rsid w:val="008C2261"/>
    <w:rPr>
      <w:kern w:val="0"/>
      <w:sz w:val="22"/>
    </w:rPr>
  </w:style>
  <w:style w:type="character" w:styleId="a6">
    <w:name w:val="annotation reference"/>
    <w:basedOn w:val="a0"/>
    <w:uiPriority w:val="99"/>
    <w:semiHidden/>
    <w:unhideWhenUsed/>
    <w:rsid w:val="00CB12A3"/>
    <w:rPr>
      <w:sz w:val="18"/>
      <w:szCs w:val="18"/>
    </w:rPr>
  </w:style>
  <w:style w:type="paragraph" w:styleId="a7">
    <w:name w:val="annotation text"/>
    <w:basedOn w:val="a"/>
    <w:link w:val="Char1"/>
    <w:uiPriority w:val="99"/>
    <w:unhideWhenUsed/>
    <w:rsid w:val="00CB12A3"/>
  </w:style>
  <w:style w:type="character" w:customStyle="1" w:styleId="Char1">
    <w:name w:val="메모 텍스트 Char"/>
    <w:basedOn w:val="a0"/>
    <w:link w:val="a7"/>
    <w:uiPriority w:val="99"/>
    <w:rsid w:val="00CB12A3"/>
    <w:rPr>
      <w:kern w:val="0"/>
      <w:sz w:val="22"/>
    </w:rPr>
  </w:style>
  <w:style w:type="paragraph" w:styleId="a8">
    <w:name w:val="annotation subject"/>
    <w:basedOn w:val="a7"/>
    <w:next w:val="a7"/>
    <w:link w:val="Char2"/>
    <w:uiPriority w:val="99"/>
    <w:semiHidden/>
    <w:unhideWhenUsed/>
    <w:rsid w:val="00CB12A3"/>
    <w:rPr>
      <w:b/>
      <w:bCs/>
    </w:rPr>
  </w:style>
  <w:style w:type="character" w:customStyle="1" w:styleId="Char2">
    <w:name w:val="메모 주제 Char"/>
    <w:basedOn w:val="Char1"/>
    <w:link w:val="a8"/>
    <w:uiPriority w:val="99"/>
    <w:semiHidden/>
    <w:rsid w:val="00CB12A3"/>
    <w:rPr>
      <w:b/>
      <w:bCs/>
      <w:kern w:val="0"/>
      <w:sz w:val="22"/>
    </w:rPr>
  </w:style>
  <w:style w:type="paragraph" w:styleId="a9">
    <w:name w:val="Balloon Text"/>
    <w:basedOn w:val="a"/>
    <w:link w:val="Char3"/>
    <w:uiPriority w:val="99"/>
    <w:semiHidden/>
    <w:unhideWhenUsed/>
    <w:rsid w:val="00CB12A3"/>
    <w:pPr>
      <w:spacing w:after="0" w:line="240" w:lineRule="auto"/>
    </w:pPr>
    <w:rPr>
      <w:rFonts w:asciiTheme="majorHAnsi" w:eastAsiaTheme="majorEastAsia" w:hAnsiTheme="majorHAnsi" w:cstheme="majorBidi"/>
      <w:sz w:val="18"/>
      <w:szCs w:val="18"/>
    </w:rPr>
  </w:style>
  <w:style w:type="character" w:customStyle="1" w:styleId="Char3">
    <w:name w:val="풍선 도움말 텍스트 Char"/>
    <w:basedOn w:val="a0"/>
    <w:link w:val="a9"/>
    <w:uiPriority w:val="99"/>
    <w:semiHidden/>
    <w:rsid w:val="00CB12A3"/>
    <w:rPr>
      <w:rFonts w:asciiTheme="majorHAnsi" w:eastAsiaTheme="majorEastAsia" w:hAnsiTheme="majorHAnsi" w:cstheme="majorBidi"/>
      <w:kern w:val="0"/>
      <w:sz w:val="18"/>
      <w:szCs w:val="18"/>
    </w:rPr>
  </w:style>
  <w:style w:type="character" w:customStyle="1" w:styleId="2Char">
    <w:name w:val="제목 2 Char"/>
    <w:basedOn w:val="a0"/>
    <w:link w:val="2"/>
    <w:uiPriority w:val="9"/>
    <w:rsid w:val="00CB12A3"/>
    <w:rPr>
      <w:rFonts w:ascii="Arial" w:eastAsia="맑은 고딕" w:hAnsi="Arial" w:cs="Times New Roman"/>
      <w:b/>
      <w:i/>
      <w:kern w:val="0"/>
      <w:sz w:val="26"/>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671587">
      <w:bodyDiv w:val="1"/>
      <w:marLeft w:val="0"/>
      <w:marRight w:val="0"/>
      <w:marTop w:val="0"/>
      <w:marBottom w:val="0"/>
      <w:divBdr>
        <w:top w:val="none" w:sz="0" w:space="0" w:color="auto"/>
        <w:left w:val="none" w:sz="0" w:space="0" w:color="auto"/>
        <w:bottom w:val="none" w:sz="0" w:space="0" w:color="auto"/>
        <w:right w:val="none" w:sz="0" w:space="0" w:color="auto"/>
      </w:divBdr>
    </w:div>
    <w:div w:id="264700597">
      <w:bodyDiv w:val="1"/>
      <w:marLeft w:val="0"/>
      <w:marRight w:val="0"/>
      <w:marTop w:val="0"/>
      <w:marBottom w:val="0"/>
      <w:divBdr>
        <w:top w:val="none" w:sz="0" w:space="0" w:color="auto"/>
        <w:left w:val="none" w:sz="0" w:space="0" w:color="auto"/>
        <w:bottom w:val="none" w:sz="0" w:space="0" w:color="auto"/>
        <w:right w:val="none" w:sz="0" w:space="0" w:color="auto"/>
      </w:divBdr>
    </w:div>
    <w:div w:id="391926381">
      <w:bodyDiv w:val="1"/>
      <w:marLeft w:val="0"/>
      <w:marRight w:val="0"/>
      <w:marTop w:val="0"/>
      <w:marBottom w:val="0"/>
      <w:divBdr>
        <w:top w:val="none" w:sz="0" w:space="0" w:color="auto"/>
        <w:left w:val="none" w:sz="0" w:space="0" w:color="auto"/>
        <w:bottom w:val="none" w:sz="0" w:space="0" w:color="auto"/>
        <w:right w:val="none" w:sz="0" w:space="0" w:color="auto"/>
      </w:divBdr>
    </w:div>
    <w:div w:id="406609449">
      <w:bodyDiv w:val="1"/>
      <w:marLeft w:val="0"/>
      <w:marRight w:val="0"/>
      <w:marTop w:val="0"/>
      <w:marBottom w:val="0"/>
      <w:divBdr>
        <w:top w:val="none" w:sz="0" w:space="0" w:color="auto"/>
        <w:left w:val="none" w:sz="0" w:space="0" w:color="auto"/>
        <w:bottom w:val="none" w:sz="0" w:space="0" w:color="auto"/>
        <w:right w:val="none" w:sz="0" w:space="0" w:color="auto"/>
      </w:divBdr>
    </w:div>
    <w:div w:id="480850611">
      <w:bodyDiv w:val="1"/>
      <w:marLeft w:val="0"/>
      <w:marRight w:val="0"/>
      <w:marTop w:val="0"/>
      <w:marBottom w:val="0"/>
      <w:divBdr>
        <w:top w:val="none" w:sz="0" w:space="0" w:color="auto"/>
        <w:left w:val="none" w:sz="0" w:space="0" w:color="auto"/>
        <w:bottom w:val="none" w:sz="0" w:space="0" w:color="auto"/>
        <w:right w:val="none" w:sz="0" w:space="0" w:color="auto"/>
      </w:divBdr>
    </w:div>
    <w:div w:id="1075784625">
      <w:bodyDiv w:val="1"/>
      <w:marLeft w:val="0"/>
      <w:marRight w:val="0"/>
      <w:marTop w:val="0"/>
      <w:marBottom w:val="0"/>
      <w:divBdr>
        <w:top w:val="none" w:sz="0" w:space="0" w:color="auto"/>
        <w:left w:val="none" w:sz="0" w:space="0" w:color="auto"/>
        <w:bottom w:val="none" w:sz="0" w:space="0" w:color="auto"/>
        <w:right w:val="none" w:sz="0" w:space="0" w:color="auto"/>
      </w:divBdr>
    </w:div>
    <w:div w:id="1168248940">
      <w:bodyDiv w:val="1"/>
      <w:marLeft w:val="0"/>
      <w:marRight w:val="0"/>
      <w:marTop w:val="0"/>
      <w:marBottom w:val="0"/>
      <w:divBdr>
        <w:top w:val="none" w:sz="0" w:space="0" w:color="auto"/>
        <w:left w:val="none" w:sz="0" w:space="0" w:color="auto"/>
        <w:bottom w:val="none" w:sz="0" w:space="0" w:color="auto"/>
        <w:right w:val="none" w:sz="0" w:space="0" w:color="auto"/>
      </w:divBdr>
    </w:div>
    <w:div w:id="1381594991">
      <w:bodyDiv w:val="1"/>
      <w:marLeft w:val="0"/>
      <w:marRight w:val="0"/>
      <w:marTop w:val="0"/>
      <w:marBottom w:val="0"/>
      <w:divBdr>
        <w:top w:val="none" w:sz="0" w:space="0" w:color="auto"/>
        <w:left w:val="none" w:sz="0" w:space="0" w:color="auto"/>
        <w:bottom w:val="none" w:sz="0" w:space="0" w:color="auto"/>
        <w:right w:val="none" w:sz="0" w:space="0" w:color="auto"/>
      </w:divBdr>
    </w:div>
    <w:div w:id="1425882309">
      <w:bodyDiv w:val="1"/>
      <w:marLeft w:val="0"/>
      <w:marRight w:val="0"/>
      <w:marTop w:val="0"/>
      <w:marBottom w:val="0"/>
      <w:divBdr>
        <w:top w:val="none" w:sz="0" w:space="0" w:color="auto"/>
        <w:left w:val="none" w:sz="0" w:space="0" w:color="auto"/>
        <w:bottom w:val="none" w:sz="0" w:space="0" w:color="auto"/>
        <w:right w:val="none" w:sz="0" w:space="0" w:color="auto"/>
      </w:divBdr>
    </w:div>
    <w:div w:id="1442651805">
      <w:bodyDiv w:val="1"/>
      <w:marLeft w:val="0"/>
      <w:marRight w:val="0"/>
      <w:marTop w:val="0"/>
      <w:marBottom w:val="0"/>
      <w:divBdr>
        <w:top w:val="none" w:sz="0" w:space="0" w:color="auto"/>
        <w:left w:val="none" w:sz="0" w:space="0" w:color="auto"/>
        <w:bottom w:val="none" w:sz="0" w:space="0" w:color="auto"/>
        <w:right w:val="none" w:sz="0" w:space="0" w:color="auto"/>
      </w:divBdr>
    </w:div>
    <w:div w:id="1486817453">
      <w:bodyDiv w:val="1"/>
      <w:marLeft w:val="0"/>
      <w:marRight w:val="0"/>
      <w:marTop w:val="0"/>
      <w:marBottom w:val="0"/>
      <w:divBdr>
        <w:top w:val="none" w:sz="0" w:space="0" w:color="auto"/>
        <w:left w:val="none" w:sz="0" w:space="0" w:color="auto"/>
        <w:bottom w:val="none" w:sz="0" w:space="0" w:color="auto"/>
        <w:right w:val="none" w:sz="0" w:space="0" w:color="auto"/>
      </w:divBdr>
    </w:div>
    <w:div w:id="1646856454">
      <w:bodyDiv w:val="1"/>
      <w:marLeft w:val="0"/>
      <w:marRight w:val="0"/>
      <w:marTop w:val="0"/>
      <w:marBottom w:val="0"/>
      <w:divBdr>
        <w:top w:val="none" w:sz="0" w:space="0" w:color="auto"/>
        <w:left w:val="none" w:sz="0" w:space="0" w:color="auto"/>
        <w:bottom w:val="none" w:sz="0" w:space="0" w:color="auto"/>
        <w:right w:val="none" w:sz="0" w:space="0" w:color="auto"/>
      </w:divBdr>
    </w:div>
    <w:div w:id="1782871668">
      <w:bodyDiv w:val="1"/>
      <w:marLeft w:val="0"/>
      <w:marRight w:val="0"/>
      <w:marTop w:val="0"/>
      <w:marBottom w:val="0"/>
      <w:divBdr>
        <w:top w:val="none" w:sz="0" w:space="0" w:color="auto"/>
        <w:left w:val="none" w:sz="0" w:space="0" w:color="auto"/>
        <w:bottom w:val="none" w:sz="0" w:space="0" w:color="auto"/>
        <w:right w:val="none" w:sz="0" w:space="0" w:color="auto"/>
      </w:divBdr>
    </w:div>
    <w:div w:id="21275814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3" Type="http://schemas.openxmlformats.org/officeDocument/2006/relationships/settings" Target="settings.xml"/><Relationship Id="rId7" Type="http://schemas.openxmlformats.org/officeDocument/2006/relationships/comments" Target="commen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16/09/relationships/commentsIds" Target="commentsId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256</Words>
  <Characters>1463</Characters>
  <Application>Microsoft Office Word</Application>
  <DocSecurity>0</DocSecurity>
  <Lines>12</Lines>
  <Paragraphs>3</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2024-11-26T00:50:00Z</dcterms:created>
  <dcterms:modified xsi:type="dcterms:W3CDTF">2024-11-26T00:50:00Z</dcterms:modified>
</cp:coreProperties>
</file>