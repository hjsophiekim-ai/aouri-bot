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9875DD" w14:textId="48BF3208" w:rsidR="00734D0A" w:rsidRPr="007870DF" w:rsidRDefault="00B579E4" w:rsidP="00252D11">
      <w:pPr>
        <w:pStyle w:val="1"/>
        <w:spacing w:before="0"/>
        <w:jc w:val="both"/>
        <w:rPr>
          <w:rFonts w:ascii="돋움" w:eastAsia="돋움" w:hAnsi="돋움" w:cs="Arial"/>
          <w:b/>
          <w:szCs w:val="18"/>
          <w:lang w:eastAsia="ko-KR"/>
        </w:rPr>
      </w:pPr>
      <w:proofErr w:type="spellStart"/>
      <w:r w:rsidRPr="007870DF">
        <w:rPr>
          <w:rFonts w:ascii="돋움" w:eastAsia="돋움" w:hAnsi="돋움" w:cs="Arial" w:hint="eastAsia"/>
          <w:b/>
          <w:szCs w:val="18"/>
        </w:rPr>
        <w:t>계약</w:t>
      </w:r>
      <w:proofErr w:type="spellEnd"/>
      <w:r w:rsidR="00631953">
        <w:rPr>
          <w:rFonts w:ascii="돋움" w:eastAsia="돋움" w:hAnsi="돋움" w:cs="Arial" w:hint="eastAsia"/>
          <w:b/>
          <w:szCs w:val="18"/>
          <w:lang w:eastAsia="ko-KR"/>
        </w:rPr>
        <w:t xml:space="preserve"> </w:t>
      </w:r>
      <w:proofErr w:type="spellStart"/>
      <w:r w:rsidRPr="007870DF">
        <w:rPr>
          <w:rFonts w:ascii="돋움" w:eastAsia="돋움" w:hAnsi="돋움" w:cs="Arial" w:hint="eastAsia"/>
          <w:b/>
          <w:szCs w:val="18"/>
        </w:rPr>
        <w:t>구조</w:t>
      </w:r>
      <w:proofErr w:type="spellEnd"/>
    </w:p>
    <w:p w14:paraId="64EE7680" w14:textId="666595B8" w:rsidR="00734D0A" w:rsidRPr="007870DF" w:rsidRDefault="00B579E4" w:rsidP="00252D11">
      <w:pPr>
        <w:pStyle w:val="Level1"/>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본 계약일반조건(</w:t>
      </w:r>
      <w:r w:rsidR="00F20873">
        <w:rPr>
          <w:rFonts w:ascii="돋움" w:eastAsia="돋움" w:hAnsi="돋움" w:cs="굴림" w:hint="eastAsia"/>
          <w:bCs/>
          <w:color w:val="000000"/>
          <w:szCs w:val="18"/>
          <w:lang w:eastAsia="ko-KR"/>
        </w:rPr>
        <w:t xml:space="preserve">이하 </w:t>
      </w:r>
      <w:r w:rsidR="00F20873">
        <w:rPr>
          <w:rFonts w:ascii="돋움" w:eastAsia="돋움" w:hAnsi="돋움" w:cs="굴림"/>
          <w:bCs/>
          <w:color w:val="000000"/>
          <w:szCs w:val="18"/>
          <w:lang w:eastAsia="ko-KR"/>
        </w:rPr>
        <w:t>“</w:t>
      </w:r>
      <w:r w:rsidRPr="007870DF">
        <w:rPr>
          <w:rFonts w:ascii="돋움" w:eastAsia="돋움" w:hAnsi="돋움" w:cs="굴림"/>
          <w:bCs/>
          <w:color w:val="000000"/>
          <w:szCs w:val="18"/>
          <w:lang w:eastAsia="ko-KR"/>
        </w:rPr>
        <w:t>GTCs</w:t>
      </w:r>
      <w:r w:rsidR="00F20873">
        <w:rPr>
          <w:rFonts w:ascii="돋움" w:eastAsia="돋움" w:hAnsi="돋움" w:cs="굴림"/>
          <w:bCs/>
          <w:color w:val="000000"/>
          <w:szCs w:val="18"/>
          <w:lang w:eastAsia="ko-KR"/>
        </w:rPr>
        <w:t>”</w:t>
      </w:r>
      <w:r w:rsidRPr="007870DF">
        <w:rPr>
          <w:rFonts w:ascii="돋움" w:eastAsia="돋움" w:hAnsi="돋움" w:cs="굴림"/>
          <w:bCs/>
          <w:color w:val="000000"/>
          <w:szCs w:val="18"/>
          <w:lang w:eastAsia="ko-KR"/>
        </w:rPr>
        <w:t>)</w:t>
      </w:r>
      <w:r w:rsidRPr="007870DF">
        <w:rPr>
          <w:rFonts w:ascii="돋움" w:eastAsia="돋움" w:hAnsi="돋움" w:cs="굴림" w:hint="eastAsia"/>
          <w:bCs/>
          <w:color w:val="000000"/>
          <w:szCs w:val="18"/>
          <w:lang w:eastAsia="ko-KR"/>
        </w:rPr>
        <w:t>은 표지문(</w:t>
      </w:r>
      <w:r w:rsidR="00F20873">
        <w:rPr>
          <w:rFonts w:ascii="돋움" w:eastAsia="돋움" w:hAnsi="돋움" w:cs="굴림" w:hint="eastAsia"/>
          <w:bCs/>
          <w:color w:val="000000"/>
          <w:szCs w:val="18"/>
          <w:lang w:eastAsia="ko-KR"/>
        </w:rPr>
        <w:t xml:space="preserve">이하 </w:t>
      </w:r>
      <w:r w:rsidR="00F20873">
        <w:rPr>
          <w:rFonts w:ascii="돋움" w:eastAsia="돋움" w:hAnsi="돋움" w:cs="굴림"/>
          <w:bCs/>
          <w:color w:val="000000"/>
          <w:szCs w:val="18"/>
          <w:lang w:eastAsia="ko-KR"/>
        </w:rPr>
        <w:t>“</w:t>
      </w:r>
      <w:r w:rsidRPr="007870DF">
        <w:rPr>
          <w:rFonts w:ascii="돋움" w:eastAsia="돋움" w:hAnsi="돋움" w:cs="굴림" w:hint="eastAsia"/>
          <w:bCs/>
          <w:color w:val="000000"/>
          <w:szCs w:val="18"/>
          <w:lang w:eastAsia="ko-KR"/>
        </w:rPr>
        <w:t>Cover Letter</w:t>
      </w:r>
      <w:r w:rsidR="00F20873">
        <w:rPr>
          <w:rFonts w:ascii="돋움" w:eastAsia="돋움" w:hAnsi="돋움" w:cs="굴림"/>
          <w:bCs/>
          <w:color w:val="000000"/>
          <w:szCs w:val="18"/>
          <w:lang w:eastAsia="ko-KR"/>
        </w:rPr>
        <w:t>”</w:t>
      </w:r>
      <w:r w:rsidRPr="007870DF">
        <w:rPr>
          <w:rFonts w:ascii="돋움" w:eastAsia="돋움" w:hAnsi="돋움" w:cs="굴림" w:hint="eastAsia"/>
          <w:bCs/>
          <w:color w:val="000000"/>
          <w:szCs w:val="18"/>
          <w:lang w:eastAsia="ko-KR"/>
        </w:rPr>
        <w:t>), 계약서 본문(별첨자료 포함,</w:t>
      </w:r>
      <w:r w:rsidRPr="007870DF">
        <w:rPr>
          <w:rFonts w:ascii="돋움" w:eastAsia="돋움" w:hAnsi="돋움" w:cs="굴림"/>
          <w:bCs/>
          <w:color w:val="000000"/>
          <w:szCs w:val="18"/>
          <w:lang w:eastAsia="ko-KR"/>
        </w:rPr>
        <w:t xml:space="preserve"> </w:t>
      </w:r>
      <w:r w:rsidRPr="007870DF">
        <w:rPr>
          <w:rFonts w:ascii="돋움" w:eastAsia="돋움" w:hAnsi="돋움" w:cs="굴림" w:hint="eastAsia"/>
          <w:bCs/>
          <w:color w:val="000000"/>
          <w:szCs w:val="18"/>
          <w:lang w:eastAsia="ko-KR"/>
        </w:rPr>
        <w:t>이하 “SOW”) 및 기타 부속서와 함께 EY가 고객사에게 본 용역을 제공하기 위한 일체의 계약을 구성한다.</w:t>
      </w:r>
    </w:p>
    <w:p w14:paraId="2B44F6D3" w14:textId="77777777" w:rsidR="00734D0A" w:rsidRPr="007870DF" w:rsidRDefault="00734D0A" w:rsidP="00252D11">
      <w:pPr>
        <w:pStyle w:val="af"/>
        <w:jc w:val="both"/>
        <w:rPr>
          <w:rFonts w:ascii="돋움" w:eastAsia="돋움" w:hAnsi="돋움" w:cs="Arial"/>
          <w:bCs/>
          <w:sz w:val="18"/>
          <w:szCs w:val="18"/>
          <w:lang w:eastAsia="ko-KR"/>
        </w:rPr>
      </w:pPr>
    </w:p>
    <w:p w14:paraId="0FBDCCD4" w14:textId="58120F2C" w:rsidR="00734D0A" w:rsidRPr="007870DF" w:rsidRDefault="00B579E4" w:rsidP="00252D11">
      <w:pPr>
        <w:pStyle w:val="Level1"/>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본 계약에서 "당사자"는 EY 또는 고객사를 의미한다.</w:t>
      </w:r>
      <w:r w:rsidR="00734D0A" w:rsidRPr="007870DF">
        <w:rPr>
          <w:rFonts w:ascii="돋움" w:eastAsia="돋움" w:hAnsi="돋움" w:cs="Arial"/>
          <w:bCs/>
          <w:szCs w:val="18"/>
          <w:lang w:eastAsia="ko-KR"/>
        </w:rPr>
        <w:t xml:space="preserve"> </w:t>
      </w:r>
    </w:p>
    <w:p w14:paraId="7F67A220" w14:textId="77777777" w:rsidR="00734D0A" w:rsidRPr="007870DF" w:rsidRDefault="00734D0A" w:rsidP="00252D11">
      <w:pPr>
        <w:pStyle w:val="af"/>
        <w:jc w:val="both"/>
        <w:rPr>
          <w:rFonts w:ascii="돋움" w:eastAsia="돋움" w:hAnsi="돋움" w:cs="Arial"/>
          <w:bCs/>
          <w:sz w:val="18"/>
          <w:szCs w:val="18"/>
          <w:lang w:eastAsia="ko-KR"/>
        </w:rPr>
      </w:pPr>
    </w:p>
    <w:p w14:paraId="45C39FE8" w14:textId="622DAB47" w:rsidR="00734D0A" w:rsidRPr="007870DF" w:rsidRDefault="00B579E4" w:rsidP="00252D11">
      <w:pPr>
        <w:pStyle w:val="Level1"/>
        <w:jc w:val="both"/>
        <w:rPr>
          <w:rFonts w:ascii="돋움" w:eastAsia="돋움" w:hAnsi="돋움" w:cs="Arial"/>
          <w:bCs/>
          <w:szCs w:val="18"/>
          <w:lang w:eastAsia="ko-KR"/>
        </w:rPr>
      </w:pPr>
      <w:r w:rsidRPr="007870DF">
        <w:rPr>
          <w:rFonts w:ascii="돋움" w:eastAsia="돋움" w:hAnsi="돋움" w:cs="Arial" w:hint="eastAsia"/>
          <w:bCs/>
          <w:szCs w:val="18"/>
          <w:lang w:eastAsia="ko-KR"/>
        </w:rPr>
        <w:t xml:space="preserve">본 계약의 </w:t>
      </w:r>
      <w:r w:rsidRPr="007870DF">
        <w:rPr>
          <w:rFonts w:ascii="돋움" w:eastAsia="돋움" w:hAnsi="돋움" w:cs="Arial" w:hint="eastAsia"/>
          <w:bCs/>
          <w:color w:val="000000" w:themeColor="text1"/>
          <w:szCs w:val="18"/>
          <w:lang w:eastAsia="ko-KR"/>
        </w:rPr>
        <w:t xml:space="preserve">조항들 간에 불일치하는 내용이 있는 </w:t>
      </w:r>
      <w:r w:rsidRPr="007870DF">
        <w:rPr>
          <w:rFonts w:ascii="돋움" w:eastAsia="돋움" w:hAnsi="돋움" w:cs="Arial" w:hint="eastAsia"/>
          <w:bCs/>
          <w:szCs w:val="18"/>
          <w:lang w:eastAsia="ko-KR"/>
        </w:rPr>
        <w:t xml:space="preserve">경우, 당사자들이 달리 명시적으로 합의하지 않는 한, </w:t>
      </w:r>
      <w:r w:rsidRPr="007870DF">
        <w:rPr>
          <w:rFonts w:ascii="돋움" w:eastAsia="돋움" w:hAnsi="돋움" w:cs="Arial"/>
          <w:bCs/>
          <w:szCs w:val="18"/>
          <w:lang w:eastAsia="ko-KR"/>
        </w:rPr>
        <w:t>(</w:t>
      </w:r>
      <w:r w:rsidRPr="007870DF">
        <w:rPr>
          <w:rFonts w:ascii="돋움" w:eastAsia="돋움" w:hAnsi="돋움" w:cs="Arial" w:hint="eastAsia"/>
          <w:bCs/>
          <w:szCs w:val="18"/>
          <w:lang w:eastAsia="ko-KR"/>
        </w:rPr>
        <w:t>가)</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표지문(</w:t>
      </w:r>
      <w:r w:rsidRPr="007870DF">
        <w:rPr>
          <w:rFonts w:ascii="돋움" w:eastAsia="돋움" w:hAnsi="돋움" w:cs="Arial"/>
          <w:bCs/>
          <w:szCs w:val="18"/>
          <w:lang w:eastAsia="ko-KR"/>
        </w:rPr>
        <w:t>Cover Letter)</w:t>
      </w:r>
      <w:r w:rsidRPr="007870DF">
        <w:rPr>
          <w:rFonts w:ascii="돋움" w:eastAsia="돋움" w:hAnsi="돋움" w:cs="Arial" w:hint="eastAsia"/>
          <w:bCs/>
          <w:szCs w:val="18"/>
          <w:lang w:eastAsia="ko-KR"/>
        </w:rPr>
        <w:t xml:space="preserve">, </w:t>
      </w:r>
      <w:r w:rsidRPr="007870DF">
        <w:rPr>
          <w:rFonts w:ascii="돋움" w:eastAsia="돋움" w:hAnsi="돋움" w:cs="Arial"/>
          <w:bCs/>
          <w:szCs w:val="18"/>
          <w:lang w:eastAsia="ko-KR"/>
        </w:rPr>
        <w:t>(</w:t>
      </w:r>
      <w:r w:rsidRPr="007870DF">
        <w:rPr>
          <w:rFonts w:ascii="돋움" w:eastAsia="돋움" w:hAnsi="돋움" w:cs="Arial" w:hint="eastAsia"/>
          <w:bCs/>
          <w:szCs w:val="18"/>
          <w:lang w:eastAsia="ko-KR"/>
        </w:rPr>
        <w:t>나)</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계약서 본문(</w:t>
      </w:r>
      <w:r w:rsidRPr="007870DF">
        <w:rPr>
          <w:rFonts w:ascii="돋움" w:eastAsia="돋움" w:hAnsi="돋움" w:cs="Arial"/>
          <w:bCs/>
          <w:szCs w:val="18"/>
          <w:lang w:eastAsia="ko-KR"/>
        </w:rPr>
        <w:t>SOW)</w:t>
      </w:r>
      <w:r w:rsidRPr="007870DF">
        <w:rPr>
          <w:rFonts w:ascii="돋움" w:eastAsia="돋움" w:hAnsi="돋움" w:cs="Arial" w:hint="eastAsia"/>
          <w:bCs/>
          <w:szCs w:val="18"/>
          <w:lang w:eastAsia="ko-KR"/>
        </w:rPr>
        <w:t xml:space="preserve">, </w:t>
      </w:r>
      <w:r w:rsidRPr="007870DF">
        <w:rPr>
          <w:rFonts w:ascii="돋움" w:eastAsia="돋움" w:hAnsi="돋움" w:cs="Arial"/>
          <w:bCs/>
          <w:szCs w:val="18"/>
          <w:lang w:eastAsia="ko-KR"/>
        </w:rPr>
        <w:t>(</w:t>
      </w:r>
      <w:r w:rsidRPr="007870DF">
        <w:rPr>
          <w:rFonts w:ascii="돋움" w:eastAsia="돋움" w:hAnsi="돋움" w:cs="Arial" w:hint="eastAsia"/>
          <w:bCs/>
          <w:szCs w:val="18"/>
          <w:lang w:eastAsia="ko-KR"/>
        </w:rPr>
        <w:t>다)</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계약일반조건(</w:t>
      </w:r>
      <w:r w:rsidRPr="007870DF">
        <w:rPr>
          <w:rFonts w:ascii="돋움" w:eastAsia="돋움" w:hAnsi="돋움" w:cs="Arial"/>
          <w:bCs/>
          <w:szCs w:val="18"/>
          <w:lang w:eastAsia="ko-KR"/>
        </w:rPr>
        <w:t>GTCs)</w:t>
      </w:r>
      <w:r w:rsidRPr="007870DF">
        <w:rPr>
          <w:rFonts w:ascii="돋움" w:eastAsia="돋움" w:hAnsi="돋움" w:cs="Arial" w:hint="eastAsia"/>
          <w:bCs/>
          <w:szCs w:val="18"/>
          <w:lang w:eastAsia="ko-KR"/>
        </w:rPr>
        <w:t xml:space="preserve"> 및 </w:t>
      </w:r>
      <w:r w:rsidRPr="007870DF">
        <w:rPr>
          <w:rFonts w:ascii="돋움" w:eastAsia="돋움" w:hAnsi="돋움" w:cs="Arial"/>
          <w:bCs/>
          <w:szCs w:val="18"/>
          <w:lang w:eastAsia="ko-KR"/>
        </w:rPr>
        <w:t>(</w:t>
      </w:r>
      <w:r w:rsidRPr="007870DF">
        <w:rPr>
          <w:rFonts w:ascii="돋움" w:eastAsia="돋움" w:hAnsi="돋움" w:cs="Arial" w:hint="eastAsia"/>
          <w:bCs/>
          <w:szCs w:val="18"/>
          <w:lang w:eastAsia="ko-KR"/>
        </w:rPr>
        <w:t>라)</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기타 부속서 순으로 해석한다</w:t>
      </w:r>
      <w:r w:rsidR="00A321BC">
        <w:rPr>
          <w:rFonts w:ascii="돋움" w:eastAsia="돋움" w:hAnsi="돋움" w:cs="Arial" w:hint="eastAsia"/>
          <w:bCs/>
          <w:szCs w:val="18"/>
          <w:lang w:eastAsia="ko-KR"/>
        </w:rPr>
        <w:t>.</w:t>
      </w:r>
    </w:p>
    <w:p w14:paraId="29FE2F66" w14:textId="77777777" w:rsidR="00CB0BCA" w:rsidRPr="007870DF" w:rsidRDefault="00CB0BCA" w:rsidP="00252D11">
      <w:pPr>
        <w:pStyle w:val="Level1"/>
        <w:numPr>
          <w:ilvl w:val="0"/>
          <w:numId w:val="0"/>
        </w:numPr>
        <w:ind w:left="403"/>
        <w:jc w:val="both"/>
        <w:rPr>
          <w:rFonts w:ascii="돋움" w:eastAsia="돋움" w:hAnsi="돋움" w:cs="Arial"/>
          <w:bCs/>
          <w:szCs w:val="18"/>
          <w:lang w:eastAsia="ko-KR"/>
        </w:rPr>
      </w:pPr>
    </w:p>
    <w:p w14:paraId="29DBD1D3" w14:textId="768DA01C" w:rsidR="00EC75BC" w:rsidRPr="007870DF" w:rsidRDefault="00B579E4" w:rsidP="00252D11">
      <w:pPr>
        <w:pStyle w:val="1"/>
        <w:spacing w:before="0"/>
        <w:jc w:val="both"/>
        <w:rPr>
          <w:rFonts w:ascii="돋움" w:eastAsia="돋움" w:hAnsi="돋움" w:cs="Arial"/>
          <w:b/>
          <w:szCs w:val="18"/>
        </w:rPr>
      </w:pPr>
      <w:proofErr w:type="spellStart"/>
      <w:r w:rsidRPr="007870DF">
        <w:rPr>
          <w:rFonts w:ascii="돋움" w:eastAsia="돋움" w:hAnsi="돋움" w:cs="Arial" w:hint="eastAsia"/>
          <w:b/>
          <w:szCs w:val="18"/>
        </w:rPr>
        <w:t>정의</w:t>
      </w:r>
      <w:proofErr w:type="spellEnd"/>
    </w:p>
    <w:p w14:paraId="7DD1E2FE" w14:textId="4B12B252" w:rsidR="00856E2B" w:rsidRPr="007870DF" w:rsidRDefault="00B579E4" w:rsidP="00252D11">
      <w:pPr>
        <w:pStyle w:val="Level1"/>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 xml:space="preserve">본 </w:t>
      </w:r>
      <w:r w:rsidR="00AB1AB2">
        <w:rPr>
          <w:rFonts w:ascii="돋움" w:eastAsia="돋움" w:hAnsi="돋움" w:cs="굴림"/>
          <w:bCs/>
          <w:color w:val="000000"/>
          <w:szCs w:val="18"/>
          <w:lang w:eastAsia="ko-KR"/>
        </w:rPr>
        <w:t>GTCs</w:t>
      </w:r>
      <w:r w:rsidRPr="007870DF">
        <w:rPr>
          <w:rFonts w:ascii="돋움" w:eastAsia="돋움" w:hAnsi="돋움" w:cs="굴림" w:hint="eastAsia"/>
          <w:bCs/>
          <w:color w:val="000000"/>
          <w:szCs w:val="18"/>
          <w:lang w:eastAsia="ko-KR"/>
        </w:rPr>
        <w:t>에</w:t>
      </w:r>
      <w:r w:rsidR="00A321BC">
        <w:rPr>
          <w:rFonts w:ascii="돋움" w:eastAsia="돋움" w:hAnsi="돋움" w:cs="굴림" w:hint="eastAsia"/>
          <w:bCs/>
          <w:color w:val="000000"/>
          <w:szCs w:val="18"/>
          <w:lang w:eastAsia="ko-KR"/>
        </w:rPr>
        <w:t>서</w:t>
      </w:r>
      <w:r w:rsidRPr="007870DF">
        <w:rPr>
          <w:rFonts w:ascii="돋움" w:eastAsia="돋움" w:hAnsi="돋움" w:cs="굴림" w:hint="eastAsia"/>
          <w:bCs/>
          <w:color w:val="000000"/>
          <w:szCs w:val="18"/>
          <w:lang w:eastAsia="ko-KR"/>
        </w:rPr>
        <w:t xml:space="preserve"> 사용</w:t>
      </w:r>
      <w:r w:rsidR="00A321BC">
        <w:rPr>
          <w:rFonts w:ascii="돋움" w:eastAsia="돋움" w:hAnsi="돋움" w:cs="굴림" w:hint="eastAsia"/>
          <w:bCs/>
          <w:color w:val="000000"/>
          <w:szCs w:val="18"/>
          <w:lang w:eastAsia="ko-KR"/>
        </w:rPr>
        <w:t>되는 다음의 용어는 아래와 같이 정의한다.</w:t>
      </w:r>
      <w:r w:rsidR="00A321BC">
        <w:rPr>
          <w:rFonts w:ascii="돋움" w:eastAsia="돋움" w:hAnsi="돋움" w:cs="굴림"/>
          <w:bCs/>
          <w:color w:val="000000"/>
          <w:szCs w:val="18"/>
          <w:lang w:eastAsia="ko-KR"/>
        </w:rPr>
        <w:t xml:space="preserve"> </w:t>
      </w:r>
      <w:r w:rsidR="00A321BC">
        <w:rPr>
          <w:rFonts w:ascii="돋움" w:eastAsia="돋움" w:hAnsi="돋움" w:cs="굴림" w:hint="eastAsia"/>
          <w:bCs/>
          <w:color w:val="000000"/>
          <w:szCs w:val="18"/>
          <w:lang w:eastAsia="ko-KR"/>
        </w:rPr>
        <w:t xml:space="preserve">아래에 </w:t>
      </w:r>
      <w:r w:rsidRPr="007870DF">
        <w:rPr>
          <w:rFonts w:ascii="돋움" w:eastAsia="돋움" w:hAnsi="돋움" w:cs="굴림" w:hint="eastAsia"/>
          <w:bCs/>
          <w:color w:val="000000"/>
          <w:szCs w:val="18"/>
          <w:lang w:eastAsia="ko-KR"/>
        </w:rPr>
        <w:t>정의</w:t>
      </w:r>
      <w:r w:rsidR="00CA1211">
        <w:rPr>
          <w:rFonts w:ascii="돋움" w:eastAsia="돋움" w:hAnsi="돋움" w:cs="굴림" w:hint="eastAsia"/>
          <w:bCs/>
          <w:color w:val="000000"/>
          <w:szCs w:val="18"/>
          <w:lang w:eastAsia="ko-KR"/>
        </w:rPr>
        <w:t>되</w:t>
      </w:r>
      <w:r w:rsidRPr="007870DF">
        <w:rPr>
          <w:rFonts w:ascii="돋움" w:eastAsia="돋움" w:hAnsi="돋움" w:cs="굴림" w:hint="eastAsia"/>
          <w:bCs/>
          <w:color w:val="000000"/>
          <w:szCs w:val="18"/>
          <w:lang w:eastAsia="ko-KR"/>
        </w:rPr>
        <w:t xml:space="preserve">지 않은 용어는 </w:t>
      </w:r>
      <w:r w:rsidRPr="007870DF">
        <w:rPr>
          <w:rFonts w:ascii="돋움" w:eastAsia="돋움" w:hAnsi="돋움" w:cs="굴림"/>
          <w:bCs/>
          <w:color w:val="000000"/>
          <w:szCs w:val="18"/>
          <w:lang w:eastAsia="ko-KR"/>
        </w:rPr>
        <w:t>Cover Letter</w:t>
      </w:r>
      <w:r w:rsidRPr="007870DF">
        <w:rPr>
          <w:rFonts w:ascii="돋움" w:eastAsia="돋움" w:hAnsi="돋움" w:cs="굴림" w:hint="eastAsia"/>
          <w:bCs/>
          <w:color w:val="000000"/>
          <w:szCs w:val="18"/>
          <w:lang w:eastAsia="ko-KR"/>
        </w:rPr>
        <w:t xml:space="preserve"> 또는 </w:t>
      </w:r>
      <w:r w:rsidRPr="007870DF">
        <w:rPr>
          <w:rFonts w:ascii="돋움" w:eastAsia="돋움" w:hAnsi="돋움" w:cs="굴림"/>
          <w:bCs/>
          <w:color w:val="000000"/>
          <w:szCs w:val="18"/>
          <w:lang w:eastAsia="ko-KR"/>
        </w:rPr>
        <w:t>SOW</w:t>
      </w:r>
      <w:r w:rsidRPr="007870DF">
        <w:rPr>
          <w:rFonts w:ascii="돋움" w:eastAsia="돋움" w:hAnsi="돋움" w:cs="굴림" w:hint="eastAsia"/>
          <w:bCs/>
          <w:color w:val="000000"/>
          <w:szCs w:val="18"/>
          <w:lang w:eastAsia="ko-KR"/>
        </w:rPr>
        <w:t xml:space="preserve">상의 정의를 따른다. </w:t>
      </w:r>
    </w:p>
    <w:p w14:paraId="09787C93" w14:textId="77777777" w:rsidR="00956B6A" w:rsidRPr="007870DF" w:rsidRDefault="00956B6A" w:rsidP="00252D11">
      <w:pPr>
        <w:pStyle w:val="Level1"/>
        <w:numPr>
          <w:ilvl w:val="0"/>
          <w:numId w:val="0"/>
        </w:numPr>
        <w:ind w:left="403"/>
        <w:jc w:val="both"/>
        <w:rPr>
          <w:rFonts w:ascii="돋움" w:eastAsia="돋움" w:hAnsi="돋움" w:cs="Arial"/>
          <w:bCs/>
          <w:szCs w:val="18"/>
          <w:lang w:eastAsia="ko-KR"/>
        </w:rPr>
      </w:pPr>
    </w:p>
    <w:p w14:paraId="4EA536A1" w14:textId="742F389D" w:rsidR="00415FEF" w:rsidRPr="007870DF" w:rsidRDefault="00B579E4" w:rsidP="00252D11">
      <w:pPr>
        <w:pStyle w:val="Level1"/>
        <w:numPr>
          <w:ilvl w:val="0"/>
          <w:numId w:val="2"/>
        </w:numPr>
        <w:tabs>
          <w:tab w:val="left" w:pos="480"/>
        </w:tabs>
        <w:spacing w:after="120"/>
        <w:ind w:left="760" w:hanging="357"/>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"고객사의</w:t>
      </w:r>
      <w:r w:rsidRPr="007870DF">
        <w:rPr>
          <w:rFonts w:ascii="돋움" w:eastAsia="돋움" w:hAnsi="돋움" w:cs="Arial"/>
          <w:bCs/>
          <w:color w:val="000000"/>
          <w:szCs w:val="18"/>
          <w:lang w:eastAsia="ko-KR"/>
        </w:rPr>
        <w:t xml:space="preserve"> </w:t>
      </w:r>
      <w:r w:rsidRPr="007870DF">
        <w:rPr>
          <w:rFonts w:ascii="돋움" w:eastAsia="돋움" w:hAnsi="돋움" w:cs="굴림" w:hint="eastAsia"/>
          <w:bCs/>
          <w:color w:val="000000"/>
          <w:szCs w:val="18"/>
          <w:lang w:eastAsia="ko-KR"/>
        </w:rPr>
        <w:t>관계회사</w:t>
      </w:r>
      <w:r w:rsidRPr="007870DF">
        <w:rPr>
          <w:rFonts w:ascii="돋움" w:eastAsia="돋움" w:hAnsi="돋움" w:cs="Arial"/>
          <w:bCs/>
          <w:color w:val="000000"/>
          <w:szCs w:val="18"/>
          <w:lang w:eastAsia="ko-KR"/>
        </w:rPr>
        <w:t>"</w:t>
      </w:r>
      <w:r w:rsidRPr="007870DF">
        <w:rPr>
          <w:rFonts w:ascii="돋움" w:eastAsia="돋움" w:hAnsi="돋움" w:cs="굴림" w:hint="eastAsia"/>
          <w:bCs/>
          <w:color w:val="000000"/>
          <w:szCs w:val="18"/>
          <w:lang w:eastAsia="ko-KR"/>
        </w:rPr>
        <w:t>는</w:t>
      </w:r>
      <w:r w:rsidRPr="007870DF">
        <w:rPr>
          <w:rFonts w:ascii="돋움" w:eastAsia="돋움" w:hAnsi="돋움" w:cs="Arial"/>
          <w:bCs/>
          <w:color w:val="000000"/>
          <w:szCs w:val="18"/>
          <w:lang w:eastAsia="ko-KR"/>
        </w:rPr>
        <w:t xml:space="preserve"> </w:t>
      </w:r>
      <w:r w:rsidRPr="007870DF">
        <w:rPr>
          <w:rFonts w:ascii="돋움" w:eastAsia="돋움" w:hAnsi="돋움" w:cs="굴림" w:hint="eastAsia"/>
          <w:bCs/>
          <w:color w:val="000000"/>
          <w:szCs w:val="18"/>
          <w:lang w:eastAsia="ko-KR"/>
        </w:rPr>
        <w:t>고객사를</w:t>
      </w:r>
      <w:r w:rsidRPr="007870DF">
        <w:rPr>
          <w:rFonts w:ascii="돋움" w:eastAsia="돋움" w:hAnsi="돋움" w:cs="Arial"/>
          <w:bCs/>
          <w:color w:val="000000"/>
          <w:szCs w:val="18"/>
          <w:lang w:eastAsia="ko-KR"/>
        </w:rPr>
        <w:t xml:space="preserve"> </w:t>
      </w:r>
      <w:r w:rsidRPr="007870DF">
        <w:rPr>
          <w:rFonts w:ascii="돋움" w:eastAsia="돋움" w:hAnsi="돋움" w:cs="굴림" w:hint="eastAsia"/>
          <w:bCs/>
          <w:color w:val="000000"/>
          <w:szCs w:val="18"/>
          <w:lang w:eastAsia="ko-KR"/>
        </w:rPr>
        <w:t>통제하거나</w:t>
      </w:r>
      <w:r w:rsidRPr="007870DF">
        <w:rPr>
          <w:rFonts w:ascii="돋움" w:eastAsia="돋움" w:hAnsi="돋움" w:cs="Arial"/>
          <w:bCs/>
          <w:color w:val="000000"/>
          <w:szCs w:val="18"/>
          <w:lang w:eastAsia="ko-KR"/>
        </w:rPr>
        <w:t xml:space="preserve">, </w:t>
      </w:r>
      <w:r w:rsidRPr="007870DF">
        <w:rPr>
          <w:rFonts w:ascii="돋움" w:eastAsia="돋움" w:hAnsi="돋움" w:cs="굴림" w:hint="eastAsia"/>
          <w:bCs/>
          <w:color w:val="000000"/>
          <w:szCs w:val="18"/>
          <w:lang w:eastAsia="ko-KR"/>
        </w:rPr>
        <w:t>고객사에</w:t>
      </w:r>
      <w:r w:rsidRPr="007870DF">
        <w:rPr>
          <w:rFonts w:ascii="돋움" w:eastAsia="돋움" w:hAnsi="돋움" w:cs="Arial"/>
          <w:bCs/>
          <w:color w:val="000000"/>
          <w:szCs w:val="18"/>
          <w:lang w:eastAsia="ko-KR"/>
        </w:rPr>
        <w:t xml:space="preserve"> </w:t>
      </w:r>
      <w:r w:rsidRPr="007870DF">
        <w:rPr>
          <w:rFonts w:ascii="돋움" w:eastAsia="돋움" w:hAnsi="돋움" w:cs="굴림" w:hint="eastAsia"/>
          <w:bCs/>
          <w:color w:val="000000"/>
          <w:szCs w:val="18"/>
          <w:lang w:eastAsia="ko-KR"/>
        </w:rPr>
        <w:t>의해</w:t>
      </w:r>
      <w:r w:rsidRPr="007870DF">
        <w:rPr>
          <w:rFonts w:ascii="돋움" w:eastAsia="돋움" w:hAnsi="돋움" w:cs="Arial"/>
          <w:bCs/>
          <w:color w:val="000000"/>
          <w:szCs w:val="18"/>
          <w:lang w:eastAsia="ko-KR"/>
        </w:rPr>
        <w:t xml:space="preserve"> </w:t>
      </w:r>
      <w:r w:rsidRPr="007870DF">
        <w:rPr>
          <w:rFonts w:ascii="돋움" w:eastAsia="돋움" w:hAnsi="돋움" w:cs="굴림" w:hint="eastAsia"/>
          <w:bCs/>
          <w:color w:val="000000"/>
          <w:szCs w:val="18"/>
          <w:lang w:eastAsia="ko-KR"/>
        </w:rPr>
        <w:t>통제되거나</w:t>
      </w:r>
      <w:r w:rsidRPr="007870DF">
        <w:rPr>
          <w:rFonts w:ascii="돋움" w:eastAsia="돋움" w:hAnsi="돋움" w:cs="Arial"/>
          <w:bCs/>
          <w:color w:val="000000"/>
          <w:szCs w:val="18"/>
          <w:lang w:eastAsia="ko-KR"/>
        </w:rPr>
        <w:t xml:space="preserve">, </w:t>
      </w:r>
      <w:r w:rsidRPr="007870DF">
        <w:rPr>
          <w:rFonts w:ascii="돋움" w:eastAsia="돋움" w:hAnsi="돋움" w:cs="굴림" w:hint="eastAsia"/>
          <w:bCs/>
          <w:color w:val="000000"/>
          <w:szCs w:val="18"/>
          <w:lang w:eastAsia="ko-KR"/>
        </w:rPr>
        <w:t>고객사와</w:t>
      </w:r>
      <w:r w:rsidRPr="007870DF">
        <w:rPr>
          <w:rFonts w:ascii="돋움" w:eastAsia="돋움" w:hAnsi="돋움" w:cs="Arial"/>
          <w:bCs/>
          <w:color w:val="000000"/>
          <w:szCs w:val="18"/>
          <w:lang w:eastAsia="ko-KR"/>
        </w:rPr>
        <w:t xml:space="preserve"> </w:t>
      </w:r>
      <w:r w:rsidRPr="007870DF">
        <w:rPr>
          <w:rFonts w:ascii="돋움" w:eastAsia="돋움" w:hAnsi="돋움" w:cs="굴림" w:hint="eastAsia"/>
          <w:bCs/>
          <w:color w:val="000000"/>
          <w:szCs w:val="18"/>
          <w:lang w:eastAsia="ko-KR"/>
        </w:rPr>
        <w:t>동일한</w:t>
      </w:r>
      <w:r w:rsidRPr="007870DF">
        <w:rPr>
          <w:rFonts w:ascii="돋움" w:eastAsia="돋움" w:hAnsi="돋움" w:cs="Arial"/>
          <w:bCs/>
          <w:color w:val="000000"/>
          <w:szCs w:val="18"/>
          <w:lang w:eastAsia="ko-KR"/>
        </w:rPr>
        <w:t xml:space="preserve"> </w:t>
      </w:r>
      <w:r w:rsidRPr="007870DF">
        <w:rPr>
          <w:rFonts w:ascii="돋움" w:eastAsia="돋움" w:hAnsi="돋움" w:cs="굴림" w:hint="eastAsia"/>
          <w:bCs/>
          <w:color w:val="000000"/>
          <w:szCs w:val="18"/>
          <w:lang w:eastAsia="ko-KR"/>
        </w:rPr>
        <w:t>통제권한</w:t>
      </w:r>
      <w:r w:rsidRPr="007870DF">
        <w:rPr>
          <w:rFonts w:ascii="돋움" w:eastAsia="돋움" w:hAnsi="돋움" w:cs="Arial"/>
          <w:bCs/>
          <w:color w:val="000000"/>
          <w:szCs w:val="18"/>
          <w:lang w:eastAsia="ko-KR"/>
        </w:rPr>
        <w:t xml:space="preserve"> </w:t>
      </w:r>
      <w:r w:rsidRPr="007870DF">
        <w:rPr>
          <w:rFonts w:ascii="돋움" w:eastAsia="돋움" w:hAnsi="돋움" w:cs="굴림" w:hint="eastAsia"/>
          <w:bCs/>
          <w:color w:val="000000"/>
          <w:szCs w:val="18"/>
          <w:lang w:eastAsia="ko-KR"/>
        </w:rPr>
        <w:t>하에</w:t>
      </w:r>
      <w:r w:rsidRPr="007870DF">
        <w:rPr>
          <w:rFonts w:ascii="돋움" w:eastAsia="돋움" w:hAnsi="돋움" w:cs="Arial"/>
          <w:bCs/>
          <w:color w:val="000000"/>
          <w:szCs w:val="18"/>
          <w:lang w:eastAsia="ko-KR"/>
        </w:rPr>
        <w:t xml:space="preserve"> </w:t>
      </w:r>
      <w:r w:rsidRPr="007870DF">
        <w:rPr>
          <w:rFonts w:ascii="돋움" w:eastAsia="돋움" w:hAnsi="돋움" w:cs="굴림" w:hint="eastAsia"/>
          <w:bCs/>
          <w:color w:val="000000"/>
          <w:szCs w:val="18"/>
          <w:lang w:eastAsia="ko-KR"/>
        </w:rPr>
        <w:t>있는</w:t>
      </w:r>
      <w:r w:rsidRPr="007870DF">
        <w:rPr>
          <w:rFonts w:ascii="돋움" w:eastAsia="돋움" w:hAnsi="돋움" w:cs="Arial"/>
          <w:bCs/>
          <w:color w:val="000000"/>
          <w:szCs w:val="18"/>
          <w:lang w:eastAsia="ko-KR"/>
        </w:rPr>
        <w:t xml:space="preserve"> </w:t>
      </w:r>
      <w:r w:rsidRPr="007870DF">
        <w:rPr>
          <w:rFonts w:ascii="돋움" w:eastAsia="돋움" w:hAnsi="돋움" w:cs="굴림" w:hint="eastAsia"/>
          <w:bCs/>
          <w:color w:val="000000"/>
          <w:szCs w:val="18"/>
          <w:lang w:eastAsia="ko-KR"/>
        </w:rPr>
        <w:t>법인을</w:t>
      </w:r>
      <w:r w:rsidRPr="007870DF">
        <w:rPr>
          <w:rFonts w:ascii="돋움" w:eastAsia="돋움" w:hAnsi="돋움" w:cs="Arial"/>
          <w:bCs/>
          <w:color w:val="000000"/>
          <w:szCs w:val="18"/>
          <w:lang w:eastAsia="ko-KR"/>
        </w:rPr>
        <w:t xml:space="preserve"> </w:t>
      </w:r>
      <w:r w:rsidRPr="007870DF">
        <w:rPr>
          <w:rFonts w:ascii="돋움" w:eastAsia="돋움" w:hAnsi="돋움" w:cs="굴림" w:hint="eastAsia"/>
          <w:bCs/>
          <w:color w:val="000000"/>
          <w:szCs w:val="18"/>
          <w:lang w:eastAsia="ko-KR"/>
        </w:rPr>
        <w:t>의미한다</w:t>
      </w:r>
      <w:r w:rsidRPr="007870DF">
        <w:rPr>
          <w:rFonts w:ascii="돋움" w:eastAsia="돋움" w:hAnsi="돋움" w:cs="Arial"/>
          <w:bCs/>
          <w:color w:val="000000"/>
          <w:szCs w:val="18"/>
          <w:lang w:eastAsia="ko-KR"/>
        </w:rPr>
        <w:t>.</w:t>
      </w:r>
      <w:r w:rsidRPr="007870DF">
        <w:rPr>
          <w:rFonts w:ascii="돋움" w:eastAsia="돋움" w:hAnsi="돋움" w:cs="Arial"/>
          <w:bCs/>
          <w:szCs w:val="18"/>
          <w:lang w:eastAsia="ko-KR"/>
        </w:rPr>
        <w:t xml:space="preserve"> </w:t>
      </w:r>
      <w:r w:rsidRPr="007870DF">
        <w:rPr>
          <w:rFonts w:ascii="돋움" w:eastAsia="돋움" w:hAnsi="돋움" w:cs="굴림" w:hint="eastAsia"/>
          <w:bCs/>
          <w:szCs w:val="18"/>
          <w:lang w:eastAsia="ko-KR"/>
        </w:rPr>
        <w:t>“통제”란</w:t>
      </w:r>
      <w:r w:rsidRPr="007870DF">
        <w:rPr>
          <w:rFonts w:ascii="돋움" w:eastAsia="돋움" w:hAnsi="돋움"/>
          <w:bCs/>
          <w:szCs w:val="18"/>
          <w:lang w:eastAsia="ko-KR"/>
        </w:rPr>
        <w:t xml:space="preserve"> </w:t>
      </w:r>
      <w:r w:rsidRPr="007870DF">
        <w:rPr>
          <w:rFonts w:ascii="돋움" w:eastAsia="돋움" w:hAnsi="돋움" w:cs="굴림" w:hint="eastAsia"/>
          <w:bCs/>
          <w:szCs w:val="18"/>
          <w:lang w:eastAsia="ko-KR"/>
        </w:rPr>
        <w:t>계약이나</w:t>
      </w:r>
      <w:r w:rsidRPr="007870DF">
        <w:rPr>
          <w:rFonts w:ascii="돋움" w:eastAsia="돋움" w:hAnsi="돋움"/>
          <w:bCs/>
          <w:szCs w:val="18"/>
          <w:lang w:eastAsia="ko-KR"/>
        </w:rPr>
        <w:t xml:space="preserve">, </w:t>
      </w:r>
      <w:r w:rsidRPr="007870DF">
        <w:rPr>
          <w:rFonts w:ascii="돋움" w:eastAsia="돋움" w:hAnsi="돋움" w:cs="굴림" w:hint="eastAsia"/>
          <w:bCs/>
          <w:szCs w:val="18"/>
          <w:lang w:eastAsia="ko-KR"/>
        </w:rPr>
        <w:t>지분소유</w:t>
      </w:r>
      <w:r w:rsidRPr="007870DF">
        <w:rPr>
          <w:rFonts w:ascii="돋움" w:eastAsia="돋움" w:hAnsi="돋움"/>
          <w:bCs/>
          <w:szCs w:val="18"/>
          <w:lang w:eastAsia="ko-KR"/>
        </w:rPr>
        <w:t xml:space="preserve"> </w:t>
      </w:r>
      <w:r w:rsidRPr="007870DF">
        <w:rPr>
          <w:rFonts w:ascii="돋움" w:eastAsia="돋움" w:hAnsi="돋움" w:cs="굴림" w:hint="eastAsia"/>
          <w:bCs/>
          <w:szCs w:val="18"/>
          <w:lang w:eastAsia="ko-KR"/>
        </w:rPr>
        <w:t>및</w:t>
      </w:r>
      <w:r w:rsidRPr="007870DF">
        <w:rPr>
          <w:rFonts w:ascii="돋움" w:eastAsia="돋움" w:hAnsi="돋움"/>
          <w:bCs/>
          <w:szCs w:val="18"/>
          <w:lang w:eastAsia="ko-KR"/>
        </w:rPr>
        <w:t xml:space="preserve"> </w:t>
      </w:r>
      <w:r w:rsidRPr="007870DF">
        <w:rPr>
          <w:rFonts w:ascii="돋움" w:eastAsia="돋움" w:hAnsi="돋움" w:cs="굴림" w:hint="eastAsia"/>
          <w:bCs/>
          <w:szCs w:val="18"/>
          <w:lang w:eastAsia="ko-KR"/>
        </w:rPr>
        <w:t>기타</w:t>
      </w:r>
      <w:r w:rsidRPr="007870DF">
        <w:rPr>
          <w:rFonts w:ascii="돋움" w:eastAsia="돋움" w:hAnsi="돋움"/>
          <w:bCs/>
          <w:szCs w:val="18"/>
          <w:lang w:eastAsia="ko-KR"/>
        </w:rPr>
        <w:t xml:space="preserve"> </w:t>
      </w:r>
      <w:r w:rsidRPr="007870DF">
        <w:rPr>
          <w:rFonts w:ascii="돋움" w:eastAsia="돋움" w:hAnsi="돋움" w:cs="굴림" w:hint="eastAsia"/>
          <w:bCs/>
          <w:szCs w:val="18"/>
          <w:lang w:eastAsia="ko-KR"/>
        </w:rPr>
        <w:t>방법을</w:t>
      </w:r>
      <w:r w:rsidRPr="007870DF">
        <w:rPr>
          <w:rFonts w:ascii="돋움" w:eastAsia="돋움" w:hAnsi="돋움"/>
          <w:bCs/>
          <w:szCs w:val="18"/>
          <w:lang w:eastAsia="ko-KR"/>
        </w:rPr>
        <w:t xml:space="preserve"> </w:t>
      </w:r>
      <w:r w:rsidRPr="007870DF">
        <w:rPr>
          <w:rFonts w:ascii="돋움" w:eastAsia="돋움" w:hAnsi="돋움" w:cs="굴림" w:hint="eastAsia"/>
          <w:bCs/>
          <w:szCs w:val="18"/>
          <w:lang w:eastAsia="ko-KR"/>
        </w:rPr>
        <w:t>통해</w:t>
      </w:r>
      <w:r w:rsidRPr="007870DF">
        <w:rPr>
          <w:rFonts w:ascii="돋움" w:eastAsia="돋움" w:hAnsi="돋움"/>
          <w:bCs/>
          <w:szCs w:val="18"/>
          <w:lang w:eastAsia="ko-KR"/>
        </w:rPr>
        <w:t xml:space="preserve"> </w:t>
      </w:r>
      <w:r w:rsidRPr="007870DF">
        <w:rPr>
          <w:rFonts w:ascii="돋움" w:eastAsia="돋움" w:hAnsi="돋움" w:cs="굴림" w:hint="eastAsia"/>
          <w:bCs/>
          <w:szCs w:val="18"/>
          <w:lang w:eastAsia="ko-KR"/>
        </w:rPr>
        <w:t>기업의</w:t>
      </w:r>
      <w:r w:rsidRPr="007870DF">
        <w:rPr>
          <w:rFonts w:ascii="돋움" w:eastAsia="돋움" w:hAnsi="돋움"/>
          <w:bCs/>
          <w:szCs w:val="18"/>
          <w:lang w:eastAsia="ko-KR"/>
        </w:rPr>
        <w:t xml:space="preserve"> </w:t>
      </w:r>
      <w:r w:rsidRPr="007870DF">
        <w:rPr>
          <w:rFonts w:ascii="돋움" w:eastAsia="돋움" w:hAnsi="돋움" w:cs="굴림" w:hint="eastAsia"/>
          <w:bCs/>
          <w:szCs w:val="18"/>
          <w:lang w:eastAsia="ko-KR"/>
        </w:rPr>
        <w:t>정책이나</w:t>
      </w:r>
      <w:r w:rsidRPr="007870DF">
        <w:rPr>
          <w:rFonts w:ascii="돋움" w:eastAsia="돋움" w:hAnsi="돋움"/>
          <w:bCs/>
          <w:szCs w:val="18"/>
          <w:lang w:eastAsia="ko-KR"/>
        </w:rPr>
        <w:t xml:space="preserve"> </w:t>
      </w:r>
      <w:r w:rsidRPr="007870DF">
        <w:rPr>
          <w:rFonts w:ascii="돋움" w:eastAsia="돋움" w:hAnsi="돋움" w:cs="굴림" w:hint="eastAsia"/>
          <w:bCs/>
          <w:szCs w:val="18"/>
          <w:lang w:eastAsia="ko-KR"/>
        </w:rPr>
        <w:t>운영을</w:t>
      </w:r>
      <w:r w:rsidRPr="007870DF">
        <w:rPr>
          <w:rFonts w:ascii="돋움" w:eastAsia="돋움" w:hAnsi="돋움"/>
          <w:bCs/>
          <w:szCs w:val="18"/>
          <w:lang w:eastAsia="ko-KR"/>
        </w:rPr>
        <w:t xml:space="preserve"> </w:t>
      </w:r>
      <w:r w:rsidRPr="007870DF">
        <w:rPr>
          <w:rFonts w:ascii="돋움" w:eastAsia="돋움" w:hAnsi="돋움" w:cs="굴림" w:hint="eastAsia"/>
          <w:bCs/>
          <w:szCs w:val="18"/>
          <w:lang w:eastAsia="ko-KR"/>
        </w:rPr>
        <w:t>지휘할</w:t>
      </w:r>
      <w:r w:rsidRPr="007870DF">
        <w:rPr>
          <w:rFonts w:ascii="돋움" w:eastAsia="돋움" w:hAnsi="돋움"/>
          <w:bCs/>
          <w:szCs w:val="18"/>
          <w:lang w:eastAsia="ko-KR"/>
        </w:rPr>
        <w:t xml:space="preserve"> </w:t>
      </w:r>
      <w:r w:rsidRPr="007870DF">
        <w:rPr>
          <w:rFonts w:ascii="돋움" w:eastAsia="돋움" w:hAnsi="돋움" w:cs="굴림" w:hint="eastAsia"/>
          <w:bCs/>
          <w:szCs w:val="18"/>
          <w:lang w:eastAsia="ko-KR"/>
        </w:rPr>
        <w:t>수</w:t>
      </w:r>
      <w:r w:rsidRPr="007870DF">
        <w:rPr>
          <w:rFonts w:ascii="돋움" w:eastAsia="돋움" w:hAnsi="돋움"/>
          <w:bCs/>
          <w:szCs w:val="18"/>
          <w:lang w:eastAsia="ko-KR"/>
        </w:rPr>
        <w:t xml:space="preserve"> </w:t>
      </w:r>
      <w:r w:rsidRPr="007870DF">
        <w:rPr>
          <w:rFonts w:ascii="돋움" w:eastAsia="돋움" w:hAnsi="돋움" w:cs="굴림" w:hint="eastAsia"/>
          <w:bCs/>
          <w:szCs w:val="18"/>
          <w:lang w:eastAsia="ko-KR"/>
        </w:rPr>
        <w:t>있는</w:t>
      </w:r>
      <w:r w:rsidRPr="007870DF">
        <w:rPr>
          <w:rFonts w:ascii="돋움" w:eastAsia="돋움" w:hAnsi="돋움"/>
          <w:bCs/>
          <w:szCs w:val="18"/>
          <w:lang w:eastAsia="ko-KR"/>
        </w:rPr>
        <w:t xml:space="preserve"> </w:t>
      </w:r>
      <w:r w:rsidRPr="007870DF">
        <w:rPr>
          <w:rFonts w:ascii="돋움" w:eastAsia="돋움" w:hAnsi="돋움" w:cs="굴림" w:hint="eastAsia"/>
          <w:bCs/>
          <w:szCs w:val="18"/>
          <w:lang w:eastAsia="ko-KR"/>
        </w:rPr>
        <w:t>능력을</w:t>
      </w:r>
      <w:r w:rsidRPr="007870DF">
        <w:rPr>
          <w:rFonts w:ascii="돋움" w:eastAsia="돋움" w:hAnsi="돋움"/>
          <w:bCs/>
          <w:szCs w:val="18"/>
          <w:lang w:eastAsia="ko-KR"/>
        </w:rPr>
        <w:t xml:space="preserve"> </w:t>
      </w:r>
      <w:r w:rsidRPr="007870DF">
        <w:rPr>
          <w:rFonts w:ascii="돋움" w:eastAsia="돋움" w:hAnsi="돋움" w:cs="굴림" w:hint="eastAsia"/>
          <w:bCs/>
          <w:szCs w:val="18"/>
          <w:lang w:eastAsia="ko-KR"/>
        </w:rPr>
        <w:t>가리킨다</w:t>
      </w:r>
      <w:r w:rsidRPr="007870DF">
        <w:rPr>
          <w:rFonts w:ascii="돋움" w:eastAsia="돋움" w:hAnsi="돋움"/>
          <w:bCs/>
          <w:szCs w:val="18"/>
          <w:lang w:eastAsia="ko-KR"/>
        </w:rPr>
        <w:t>.</w:t>
      </w:r>
    </w:p>
    <w:p w14:paraId="36343F52" w14:textId="04D21BBD" w:rsidR="00956B6A" w:rsidRPr="007870DF" w:rsidRDefault="00B579E4" w:rsidP="00252D11">
      <w:pPr>
        <w:pStyle w:val="Level1"/>
        <w:numPr>
          <w:ilvl w:val="0"/>
          <w:numId w:val="2"/>
        </w:numPr>
        <w:tabs>
          <w:tab w:val="left" w:pos="480"/>
        </w:tabs>
        <w:spacing w:after="120"/>
        <w:ind w:left="760" w:hanging="357"/>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"고객사 정보"는 고객사가 직접 또는 제3자를 통해 EY에게 제공하는 정보를 의미한다.</w:t>
      </w:r>
      <w:r w:rsidRPr="007870DF">
        <w:rPr>
          <w:rFonts w:ascii="돋움" w:eastAsia="돋움" w:hAnsi="돋움" w:cs="Arial"/>
          <w:bCs/>
          <w:szCs w:val="18"/>
          <w:lang w:eastAsia="ko-KR"/>
        </w:rPr>
        <w:t xml:space="preserve"> </w:t>
      </w:r>
    </w:p>
    <w:p w14:paraId="479872BE" w14:textId="3CFB3A74" w:rsidR="00956B6A" w:rsidRPr="007870DF" w:rsidRDefault="00B579E4" w:rsidP="00252D11">
      <w:pPr>
        <w:pStyle w:val="Level1"/>
        <w:numPr>
          <w:ilvl w:val="0"/>
          <w:numId w:val="2"/>
        </w:numPr>
        <w:tabs>
          <w:tab w:val="left" w:pos="480"/>
        </w:tabs>
        <w:spacing w:after="120"/>
        <w:ind w:left="760" w:hanging="357"/>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"산출물"은 EY가 본 계약에 따라 제공하는 모든 조언, 커뮤니케이션, 정보, 기술 또는 그 밖의 내용물을 의미한다.</w:t>
      </w:r>
      <w:r w:rsidRPr="007870DF">
        <w:rPr>
          <w:rFonts w:ascii="돋움" w:eastAsia="돋움" w:hAnsi="돋움" w:cs="Arial"/>
          <w:bCs/>
          <w:szCs w:val="18"/>
          <w:lang w:eastAsia="ko-KR"/>
        </w:rPr>
        <w:t xml:space="preserve"> </w:t>
      </w:r>
    </w:p>
    <w:p w14:paraId="4AD166E0" w14:textId="6527EF24" w:rsidR="00BF7843" w:rsidRPr="007870DF" w:rsidRDefault="00B579E4" w:rsidP="00252D11">
      <w:pPr>
        <w:pStyle w:val="Level1"/>
        <w:numPr>
          <w:ilvl w:val="0"/>
          <w:numId w:val="2"/>
        </w:numPr>
        <w:tabs>
          <w:tab w:val="left" w:pos="480"/>
        </w:tabs>
        <w:spacing w:after="120"/>
        <w:ind w:left="760" w:hanging="357"/>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"EY 회원사"는 EY 네트워크의 구성원 그리고 EY 네트워크의 구성원과 멤버펌 계약 하에 운영되는 모든 법인을 의미한다</w:t>
      </w:r>
      <w:r w:rsidR="007936BB" w:rsidRPr="007870DF">
        <w:rPr>
          <w:rFonts w:ascii="돋움" w:eastAsia="돋움" w:hAnsi="돋움" w:cs="Arial"/>
          <w:bCs/>
          <w:szCs w:val="18"/>
          <w:lang w:eastAsia="ko-KR"/>
        </w:rPr>
        <w:t>.</w:t>
      </w:r>
    </w:p>
    <w:p w14:paraId="6DE05EB5" w14:textId="632A3DC4" w:rsidR="00BF7843" w:rsidRPr="007870DF" w:rsidRDefault="00B579E4" w:rsidP="00252D11">
      <w:pPr>
        <w:pStyle w:val="Level1"/>
        <w:numPr>
          <w:ilvl w:val="0"/>
          <w:numId w:val="2"/>
        </w:numPr>
        <w:tabs>
          <w:tab w:val="left" w:pos="480"/>
        </w:tabs>
        <w:spacing w:after="120"/>
        <w:ind w:left="760" w:hanging="357"/>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"EY 임직원"은 EY 또는 다른 EY 회원사의 하청업체, 구성원, 주주, 이사, 파트너, 또는 임직원 등을 의미한다.</w:t>
      </w:r>
    </w:p>
    <w:p w14:paraId="3372CAAA" w14:textId="74C5C146" w:rsidR="00956B6A" w:rsidRPr="007870DF" w:rsidRDefault="00B579E4" w:rsidP="00252D11">
      <w:pPr>
        <w:pStyle w:val="Level1"/>
        <w:numPr>
          <w:ilvl w:val="0"/>
          <w:numId w:val="2"/>
        </w:numPr>
        <w:tabs>
          <w:tab w:val="left" w:pos="480"/>
        </w:tabs>
        <w:spacing w:after="120"/>
        <w:ind w:left="763"/>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"내부 지원 서비스"는 EY에서 사용하는 내부 지원 서비스를 의미하며, 다음 내용을 포함하되 이에 국한되지 않는다: (가) 행정 지원, (나) 회계 및 재무 지원, (다) 네트워크망의 운용, (라) 비즈니스 애플리케이션, 시스템 관리 및 데이터 보안∙저장∙복구를 포함하는 각종 IT 지원, (마) 이해상충 확인, 위험 관리 및 품질 검토.</w:t>
      </w:r>
      <w:r w:rsidRPr="007870DF">
        <w:rPr>
          <w:rFonts w:ascii="돋움" w:eastAsia="돋움" w:hAnsi="돋움" w:cs="Arial"/>
          <w:bCs/>
          <w:szCs w:val="18"/>
          <w:lang w:eastAsia="ko-KR"/>
        </w:rPr>
        <w:t xml:space="preserve"> </w:t>
      </w:r>
    </w:p>
    <w:p w14:paraId="52A67C59" w14:textId="269260D5" w:rsidR="004E3BD7" w:rsidRPr="007870DF" w:rsidRDefault="00B579E4" w:rsidP="00252D11">
      <w:pPr>
        <w:pStyle w:val="Level1"/>
        <w:numPr>
          <w:ilvl w:val="0"/>
          <w:numId w:val="2"/>
        </w:numPr>
        <w:tabs>
          <w:tab w:val="left" w:pos="480"/>
        </w:tabs>
        <w:spacing w:after="120"/>
        <w:ind w:left="760" w:hanging="357"/>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"개인정보"는 식별되었거나 식별 가능한 자연인과 관련된 고객사 정보를 의미한다.</w:t>
      </w:r>
      <w:r w:rsidRPr="007870DF">
        <w:rPr>
          <w:rFonts w:ascii="돋움" w:eastAsia="돋움" w:hAnsi="돋움" w:cs="Arial"/>
          <w:bCs/>
          <w:szCs w:val="18"/>
          <w:lang w:eastAsia="ko-KR"/>
        </w:rPr>
        <w:t xml:space="preserve"> </w:t>
      </w:r>
    </w:p>
    <w:p w14:paraId="586C19AD" w14:textId="77777777" w:rsidR="00B579E4" w:rsidRPr="007870DF" w:rsidRDefault="00B579E4" w:rsidP="00252D11">
      <w:pPr>
        <w:pStyle w:val="Level1"/>
        <w:numPr>
          <w:ilvl w:val="0"/>
          <w:numId w:val="2"/>
        </w:numPr>
        <w:tabs>
          <w:tab w:val="left" w:pos="480"/>
        </w:tabs>
        <w:spacing w:after="120"/>
        <w:ind w:left="760" w:hanging="357"/>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"보고서"는 EY 레터헤드 또는 EY 로고 등 브랜드 표지를 사용하여 발행되었거나, EY∙다른 EY 회원사∙EY 임직원이 작성했거나 작성에 관여한 것으로 식별되는 산출물(또는 산출물의 일부분)을 의미한다.</w:t>
      </w:r>
      <w:r w:rsidRPr="007870DF">
        <w:rPr>
          <w:rFonts w:ascii="돋움" w:eastAsia="돋움" w:hAnsi="돋움" w:cs="Arial"/>
          <w:bCs/>
          <w:szCs w:val="18"/>
          <w:lang w:eastAsia="ko-KR"/>
        </w:rPr>
        <w:t xml:space="preserve"> </w:t>
      </w:r>
    </w:p>
    <w:p w14:paraId="304AC00F" w14:textId="06FF4C06" w:rsidR="00956B6A" w:rsidRPr="007870DF" w:rsidRDefault="00B579E4" w:rsidP="00252D11">
      <w:pPr>
        <w:pStyle w:val="Level1"/>
        <w:numPr>
          <w:ilvl w:val="0"/>
          <w:numId w:val="2"/>
        </w:numPr>
        <w:tabs>
          <w:tab w:val="left" w:pos="480"/>
        </w:tabs>
        <w:spacing w:after="120"/>
        <w:ind w:left="760" w:hanging="357"/>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"지원업체"는 EY, 다른 EY 회원사 및 이들의 하도급업체에게 서비스를 제공하는 외부 업체를 의미한다.</w:t>
      </w:r>
    </w:p>
    <w:p w14:paraId="27CD49D8" w14:textId="6CDDC71B" w:rsidR="00856E2B" w:rsidRPr="007870DF" w:rsidRDefault="00B579E4" w:rsidP="00252D11">
      <w:pPr>
        <w:pStyle w:val="Level1"/>
        <w:numPr>
          <w:ilvl w:val="0"/>
          <w:numId w:val="2"/>
        </w:numPr>
        <w:tabs>
          <w:tab w:val="left" w:pos="480"/>
        </w:tabs>
        <w:spacing w:after="120"/>
        <w:ind w:left="760" w:hanging="357"/>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"세무 자문"은 본 용역과 관련성이 있는 일체의 거래에 대한 세무자문, 세무의견, 세무조정, 세무처리 및 세무구조를 포함한 세금 정보를 의미한다</w:t>
      </w:r>
      <w:r w:rsidR="00AB0CB7" w:rsidRPr="007870DF">
        <w:rPr>
          <w:rFonts w:ascii="돋움" w:eastAsia="돋움" w:hAnsi="돋움" w:cs="Arial"/>
          <w:bCs/>
          <w:szCs w:val="18"/>
          <w:lang w:eastAsia="ko-KR"/>
        </w:rPr>
        <w:t>.</w:t>
      </w:r>
    </w:p>
    <w:p w14:paraId="53511B1E" w14:textId="77777777" w:rsidR="00CB0BCA" w:rsidRPr="007870DF" w:rsidRDefault="00CB0BCA" w:rsidP="00252D11">
      <w:pPr>
        <w:pStyle w:val="Level1"/>
        <w:numPr>
          <w:ilvl w:val="0"/>
          <w:numId w:val="0"/>
        </w:numPr>
        <w:tabs>
          <w:tab w:val="left" w:pos="480"/>
        </w:tabs>
        <w:spacing w:after="120"/>
        <w:ind w:left="760"/>
        <w:jc w:val="both"/>
        <w:rPr>
          <w:rFonts w:ascii="돋움" w:eastAsia="돋움" w:hAnsi="돋움" w:cs="Arial"/>
          <w:bCs/>
          <w:szCs w:val="18"/>
          <w:lang w:eastAsia="ko-KR"/>
        </w:rPr>
      </w:pPr>
    </w:p>
    <w:p w14:paraId="01AF86C7" w14:textId="2C30BFAC" w:rsidR="004A0E4D" w:rsidRPr="007870DF" w:rsidRDefault="00B579E4" w:rsidP="00252D11">
      <w:pPr>
        <w:pStyle w:val="1"/>
        <w:spacing w:before="0"/>
        <w:jc w:val="both"/>
        <w:rPr>
          <w:rFonts w:ascii="돋움" w:eastAsia="돋움" w:hAnsi="돋움" w:cs="Arial"/>
          <w:b/>
          <w:szCs w:val="18"/>
        </w:rPr>
      </w:pPr>
      <w:proofErr w:type="spellStart"/>
      <w:r w:rsidRPr="007870DF">
        <w:rPr>
          <w:rFonts w:ascii="돋움" w:eastAsia="돋움" w:hAnsi="돋움" w:cs="Arial" w:hint="eastAsia"/>
          <w:b/>
          <w:szCs w:val="18"/>
        </w:rPr>
        <w:t>용역의</w:t>
      </w:r>
      <w:proofErr w:type="spellEnd"/>
      <w:r w:rsidRPr="007870DF">
        <w:rPr>
          <w:rFonts w:ascii="돋움" w:eastAsia="돋움" w:hAnsi="돋움" w:cs="Arial" w:hint="eastAsia"/>
          <w:b/>
          <w:szCs w:val="18"/>
        </w:rPr>
        <w:t xml:space="preserve"> </w:t>
      </w:r>
      <w:proofErr w:type="spellStart"/>
      <w:r w:rsidRPr="007870DF">
        <w:rPr>
          <w:rFonts w:ascii="돋움" w:eastAsia="돋움" w:hAnsi="돋움" w:cs="Arial" w:hint="eastAsia"/>
          <w:b/>
          <w:szCs w:val="18"/>
        </w:rPr>
        <w:t>제공</w:t>
      </w:r>
      <w:proofErr w:type="spellEnd"/>
    </w:p>
    <w:p w14:paraId="06110737" w14:textId="1AEE75B3" w:rsidR="00415FEF" w:rsidRPr="007870DF" w:rsidRDefault="00B579E4" w:rsidP="00252D11">
      <w:pPr>
        <w:pStyle w:val="Level1"/>
        <w:jc w:val="both"/>
        <w:rPr>
          <w:rFonts w:ascii="돋움" w:eastAsia="돋움" w:hAnsi="돋움"/>
          <w:bCs/>
          <w:szCs w:val="18"/>
          <w:lang w:eastAsia="ko-KR"/>
        </w:rPr>
      </w:pPr>
      <w:r w:rsidRPr="007870DF">
        <w:rPr>
          <w:rFonts w:ascii="돋움" w:eastAsia="돋움" w:hAnsi="돋움" w:cs="굴림" w:hint="eastAsia"/>
          <w:bCs/>
          <w:color w:val="000000"/>
          <w:szCs w:val="18"/>
          <w:lang w:eastAsia="ko-KR"/>
        </w:rPr>
        <w:t xml:space="preserve">EY는 </w:t>
      </w:r>
      <w:r w:rsidRPr="007870DF">
        <w:rPr>
          <w:rFonts w:ascii="돋움" w:eastAsia="돋움" w:hAnsi="돋움" w:cs="굴림" w:hint="eastAsia"/>
          <w:bCs/>
          <w:color w:val="000000" w:themeColor="text1"/>
          <w:szCs w:val="18"/>
          <w:lang w:eastAsia="ko-KR"/>
        </w:rPr>
        <w:t xml:space="preserve">대한민국의 법령, 규제와 전문가적 기준에 따라 </w:t>
      </w:r>
      <w:r w:rsidRPr="007870DF">
        <w:rPr>
          <w:rFonts w:ascii="돋움" w:eastAsia="돋움" w:hAnsi="돋움" w:cs="굴림" w:hint="eastAsia"/>
          <w:bCs/>
          <w:color w:val="000000"/>
          <w:szCs w:val="18"/>
          <w:lang w:eastAsia="ko-KR"/>
        </w:rPr>
        <w:t>합리적인 기술과 주의를 기울여 본 용역을 수행하여야 한다.</w:t>
      </w:r>
    </w:p>
    <w:p w14:paraId="4A1F2CDF" w14:textId="253E95DC" w:rsidR="008653DA" w:rsidRPr="007870DF" w:rsidRDefault="008653DA" w:rsidP="00252D11">
      <w:pPr>
        <w:pStyle w:val="Level1"/>
        <w:numPr>
          <w:ilvl w:val="0"/>
          <w:numId w:val="0"/>
        </w:numPr>
        <w:jc w:val="both"/>
        <w:rPr>
          <w:rFonts w:ascii="돋움" w:eastAsia="돋움" w:hAnsi="돋움" w:cs="Arial"/>
          <w:bCs/>
          <w:szCs w:val="18"/>
          <w:lang w:eastAsia="ko-KR"/>
        </w:rPr>
      </w:pPr>
    </w:p>
    <w:p w14:paraId="78619307" w14:textId="6257EAAE" w:rsidR="004F2D91" w:rsidRPr="007870DF" w:rsidRDefault="00B579E4" w:rsidP="00252D11">
      <w:pPr>
        <w:pStyle w:val="Level1"/>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 xml:space="preserve">EY는 </w:t>
      </w:r>
      <w:ins w:id="0" w:author="김현주 (Hyunjoo Kim)" w:date="2025-05-30T16:51:00Z">
        <w:r w:rsidR="00B3780C">
          <w:rPr>
            <w:rFonts w:ascii="돋움" w:eastAsia="돋움" w:hAnsi="돋움" w:cs="굴림" w:hint="eastAsia"/>
            <w:bCs/>
            <w:color w:val="000000"/>
            <w:szCs w:val="18"/>
            <w:lang w:eastAsia="ko-KR"/>
          </w:rPr>
          <w:t xml:space="preserve">고객사의 사전 승인하에 </w:t>
        </w:r>
      </w:ins>
      <w:r w:rsidRPr="007870DF">
        <w:rPr>
          <w:rFonts w:ascii="돋움" w:eastAsia="돋움" w:hAnsi="돋움" w:cs="굴림" w:hint="eastAsia"/>
          <w:bCs/>
          <w:color w:val="000000"/>
          <w:szCs w:val="18"/>
          <w:lang w:eastAsia="ko-KR"/>
        </w:rPr>
        <w:t>하나 이상의 EY 회원사 또는 제3자에게 본 용역의 일부를 하도급</w:t>
      </w:r>
      <w:r w:rsidR="00631953">
        <w:rPr>
          <w:rFonts w:ascii="돋움" w:eastAsia="돋움" w:hAnsi="돋움" w:cs="굴림" w:hint="eastAsia"/>
          <w:bCs/>
          <w:color w:val="000000"/>
          <w:szCs w:val="18"/>
          <w:lang w:eastAsia="ko-KR"/>
        </w:rPr>
        <w:t xml:space="preserve"> </w:t>
      </w:r>
      <w:r w:rsidRPr="007870DF">
        <w:rPr>
          <w:rFonts w:ascii="돋움" w:eastAsia="돋움" w:hAnsi="돋움" w:cs="굴림" w:hint="eastAsia"/>
          <w:bCs/>
          <w:color w:val="000000"/>
          <w:szCs w:val="18"/>
          <w:lang w:eastAsia="ko-KR"/>
        </w:rPr>
        <w:t>할 수 있고, 이들은 고객사에게 직접 해당 용역을 제공할 수 있다. 이 경우, 고객사에 대한 본 용역 수행의 책임은 EY가 전적으로 부담</w:t>
      </w:r>
      <w:ins w:id="1" w:author="김현주 (Hyunjoo Kim)" w:date="2025-05-30T16:51:00Z">
        <w:r w:rsidR="0039617B">
          <w:rPr>
            <w:rFonts w:ascii="돋움" w:eastAsia="돋움" w:hAnsi="돋움" w:cs="굴림" w:hint="eastAsia"/>
            <w:bCs/>
            <w:color w:val="000000"/>
            <w:szCs w:val="18"/>
            <w:lang w:eastAsia="ko-KR"/>
          </w:rPr>
          <w:t>하며,</w:t>
        </w:r>
        <w:r w:rsidR="0039617B">
          <w:rPr>
            <w:rFonts w:ascii="돋움" w:eastAsia="돋움" w:hAnsi="돋움" w:cs="굴림"/>
            <w:bCs/>
            <w:color w:val="000000"/>
            <w:szCs w:val="18"/>
            <w:lang w:eastAsia="ko-KR"/>
          </w:rPr>
          <w:t xml:space="preserve"> EY</w:t>
        </w:r>
        <w:r w:rsidR="0039617B">
          <w:rPr>
            <w:rFonts w:ascii="돋움" w:eastAsia="돋움" w:hAnsi="돋움" w:cs="굴림" w:hint="eastAsia"/>
            <w:bCs/>
            <w:color w:val="000000"/>
            <w:szCs w:val="18"/>
            <w:lang w:eastAsia="ko-KR"/>
          </w:rPr>
          <w:t>의</w:t>
        </w:r>
      </w:ins>
      <w:ins w:id="2" w:author="김현주 (Hyunjoo Kim)" w:date="2025-05-30T16:53:00Z">
        <w:r w:rsidR="0039617B">
          <w:rPr>
            <w:rFonts w:ascii="돋움" w:eastAsia="돋움" w:hAnsi="돋움" w:cs="굴림" w:hint="eastAsia"/>
            <w:bCs/>
            <w:color w:val="000000"/>
            <w:szCs w:val="18"/>
            <w:lang w:eastAsia="ko-KR"/>
          </w:rPr>
          <w:t xml:space="preserve"> 하도급사는 </w:t>
        </w:r>
        <w:r w:rsidR="0039617B">
          <w:rPr>
            <w:rFonts w:ascii="돋움" w:eastAsia="돋움" w:hAnsi="돋움" w:cs="굴림"/>
            <w:bCs/>
            <w:color w:val="000000"/>
            <w:szCs w:val="18"/>
            <w:lang w:eastAsia="ko-KR"/>
          </w:rPr>
          <w:t>EY</w:t>
        </w:r>
        <w:r w:rsidR="0039617B">
          <w:rPr>
            <w:rFonts w:ascii="돋움" w:eastAsia="돋움" w:hAnsi="돋움" w:cs="굴림" w:hint="eastAsia"/>
            <w:bCs/>
            <w:color w:val="000000"/>
            <w:szCs w:val="18"/>
            <w:lang w:eastAsia="ko-KR"/>
          </w:rPr>
          <w:t xml:space="preserve">와 동일한 수준의 비밀유지의무를 부담하며 이에 대한 </w:t>
        </w:r>
      </w:ins>
      <w:ins w:id="3" w:author="김현주 (Hyunjoo Kim)" w:date="2025-05-30T16:54:00Z">
        <w:r w:rsidR="0039617B">
          <w:rPr>
            <w:rFonts w:ascii="돋움" w:eastAsia="돋움" w:hAnsi="돋움" w:cs="굴림" w:hint="eastAsia"/>
            <w:bCs/>
            <w:color w:val="000000"/>
            <w:szCs w:val="18"/>
            <w:lang w:eastAsia="ko-KR"/>
          </w:rPr>
          <w:t xml:space="preserve">책임은 </w:t>
        </w:r>
        <w:r w:rsidR="0039617B">
          <w:rPr>
            <w:rFonts w:ascii="돋움" w:eastAsia="돋움" w:hAnsi="돋움" w:cs="굴림"/>
            <w:bCs/>
            <w:color w:val="000000"/>
            <w:szCs w:val="18"/>
            <w:lang w:eastAsia="ko-KR"/>
          </w:rPr>
          <w:t>EY</w:t>
        </w:r>
        <w:r w:rsidR="0039617B">
          <w:rPr>
            <w:rFonts w:ascii="돋움" w:eastAsia="돋움" w:hAnsi="돋움" w:cs="굴림" w:hint="eastAsia"/>
            <w:bCs/>
            <w:color w:val="000000"/>
            <w:szCs w:val="18"/>
            <w:lang w:eastAsia="ko-KR"/>
          </w:rPr>
          <w:t>가 부담한다.</w:t>
        </w:r>
        <w:r w:rsidR="0039617B">
          <w:rPr>
            <w:rFonts w:ascii="돋움" w:eastAsia="돋움" w:hAnsi="돋움" w:cs="굴림"/>
            <w:bCs/>
            <w:color w:val="000000"/>
            <w:szCs w:val="18"/>
            <w:lang w:eastAsia="ko-KR"/>
          </w:rPr>
          <w:t xml:space="preserve"> </w:t>
        </w:r>
      </w:ins>
      <w:ins w:id="4" w:author="김현주 (Hyunjoo Kim)" w:date="2025-05-30T16:51:00Z">
        <w:r w:rsidR="0039617B">
          <w:rPr>
            <w:rFonts w:ascii="돋움" w:eastAsia="돋움" w:hAnsi="돋움" w:cs="굴림" w:hint="eastAsia"/>
            <w:bCs/>
            <w:color w:val="000000"/>
            <w:szCs w:val="18"/>
            <w:lang w:eastAsia="ko-KR"/>
          </w:rPr>
          <w:t xml:space="preserve"> </w:t>
        </w:r>
      </w:ins>
      <w:del w:id="5" w:author="김현주 (Hyunjoo Kim)" w:date="2025-05-30T16:51:00Z">
        <w:r w:rsidRPr="007870DF" w:rsidDel="0039617B">
          <w:rPr>
            <w:rFonts w:ascii="돋움" w:eastAsia="돋움" w:hAnsi="돋움" w:cs="굴림" w:hint="eastAsia"/>
            <w:bCs/>
            <w:color w:val="000000"/>
            <w:szCs w:val="18"/>
            <w:lang w:eastAsia="ko-KR"/>
          </w:rPr>
          <w:delText>한다.</w:delText>
        </w:r>
      </w:del>
    </w:p>
    <w:p w14:paraId="4E7783EE" w14:textId="77777777" w:rsidR="00BE2F77" w:rsidRPr="007870DF" w:rsidRDefault="00BE2F77" w:rsidP="00252D11">
      <w:pPr>
        <w:pStyle w:val="Level1"/>
        <w:numPr>
          <w:ilvl w:val="0"/>
          <w:numId w:val="0"/>
        </w:numPr>
        <w:jc w:val="both"/>
        <w:rPr>
          <w:rFonts w:ascii="돋움" w:eastAsia="돋움" w:hAnsi="돋움" w:cs="Arial"/>
          <w:bCs/>
          <w:szCs w:val="18"/>
          <w:lang w:eastAsia="ko-KR"/>
        </w:rPr>
      </w:pPr>
    </w:p>
    <w:p w14:paraId="56F23376" w14:textId="5D09544B" w:rsidR="00074F1D" w:rsidRPr="007870DF" w:rsidRDefault="00B579E4" w:rsidP="00252D11">
      <w:pPr>
        <w:pStyle w:val="Level1"/>
        <w:jc w:val="both"/>
        <w:rPr>
          <w:rFonts w:ascii="돋움" w:eastAsia="돋움" w:hAnsi="돋움" w:cs="Arial"/>
          <w:bCs/>
          <w:szCs w:val="18"/>
          <w:lang w:eastAsia="ko-KR"/>
        </w:rPr>
      </w:pPr>
      <w:r w:rsidRPr="007870DF">
        <w:rPr>
          <w:rFonts w:ascii="돋움" w:eastAsia="돋움" w:hAnsi="돋움" w:cs="Arial" w:hint="eastAsia"/>
          <w:bCs/>
          <w:szCs w:val="18"/>
          <w:lang w:eastAsia="ko-KR"/>
        </w:rPr>
        <w:t>EY는 고객사의 직원, 대리인 또는 파트너가 아닌 독립적인 계약자로서 행위하며,</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본</w:t>
      </w:r>
      <w:r w:rsidRPr="007870DF">
        <w:rPr>
          <w:rFonts w:ascii="돋움" w:eastAsia="돋움" w:hAnsi="돋움" w:cs="굴림"/>
          <w:bCs/>
          <w:color w:val="000000"/>
          <w:szCs w:val="18"/>
          <w:lang w:eastAsia="ko-KR"/>
        </w:rPr>
        <w:t xml:space="preserve"> 용역과 관련된 경영 판단과 본 용역이 고객사의 목적에 적합한지에 대한 결정의 책임은 전적으로 고객사에게 있다. 고객사는 본 용역 수행과 본 용역 및 산출물의 사용∙구현을 감독할 자격을 갖춘 직원을 배정해야 한다.</w:t>
      </w:r>
    </w:p>
    <w:p w14:paraId="24AD073E" w14:textId="77777777" w:rsidR="00074F1D" w:rsidRPr="007870DF" w:rsidRDefault="00074F1D" w:rsidP="00252D11">
      <w:pPr>
        <w:pStyle w:val="af"/>
        <w:jc w:val="both"/>
        <w:rPr>
          <w:rFonts w:ascii="돋움" w:eastAsia="돋움" w:hAnsi="돋움" w:cs="Arial"/>
          <w:bCs/>
          <w:sz w:val="18"/>
          <w:szCs w:val="18"/>
          <w:lang w:eastAsia="ko-KR"/>
        </w:rPr>
      </w:pPr>
    </w:p>
    <w:p w14:paraId="1CFB930B" w14:textId="2BA2ECC5" w:rsidR="00074F1D" w:rsidRPr="007870DF" w:rsidRDefault="00B579E4" w:rsidP="00252D11">
      <w:pPr>
        <w:pStyle w:val="Level1"/>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 xml:space="preserve">고객사는 EY가 본 용역을 수행하기 위해 합리적으로 필요한 고객사 정보, 자원 및 지원(기록, 시스템, 장소 및 임직원에 대한 접근을 포함)을 </w:t>
      </w:r>
      <w:r w:rsidRPr="007870DF">
        <w:rPr>
          <w:rFonts w:ascii="돋움" w:eastAsia="돋움" w:hAnsi="돋움" w:cs="굴림" w:hint="eastAsia"/>
          <w:bCs/>
          <w:color w:val="000000" w:themeColor="text1"/>
          <w:szCs w:val="18"/>
          <w:lang w:eastAsia="ko-KR"/>
        </w:rPr>
        <w:t>EY에 지체없이 제공하거나 제3자로 하여금 지체없이</w:t>
      </w:r>
      <w:r w:rsidRPr="007870DF">
        <w:rPr>
          <w:rFonts w:ascii="돋움" w:eastAsia="돋움" w:hAnsi="돋움" w:cs="굴림" w:hint="eastAsia"/>
          <w:bCs/>
          <w:color w:val="0070C0"/>
          <w:szCs w:val="18"/>
          <w:lang w:eastAsia="ko-KR"/>
        </w:rPr>
        <w:t xml:space="preserve"> </w:t>
      </w:r>
      <w:r w:rsidRPr="007870DF">
        <w:rPr>
          <w:rFonts w:ascii="돋움" w:eastAsia="돋움" w:hAnsi="돋움" w:cs="굴림" w:hint="eastAsia"/>
          <w:bCs/>
          <w:color w:val="000000"/>
          <w:szCs w:val="18"/>
          <w:lang w:eastAsia="ko-KR"/>
        </w:rPr>
        <w:t>제공하도록 하여야 한다.</w:t>
      </w:r>
      <w:r w:rsidR="00074F1D" w:rsidRPr="007870DF">
        <w:rPr>
          <w:rFonts w:ascii="돋움" w:eastAsia="돋움" w:hAnsi="돋움" w:cs="Arial"/>
          <w:bCs/>
          <w:szCs w:val="18"/>
          <w:lang w:eastAsia="ko-KR"/>
        </w:rPr>
        <w:t xml:space="preserve"> </w:t>
      </w:r>
    </w:p>
    <w:p w14:paraId="7A44C557" w14:textId="77777777" w:rsidR="00074F1D" w:rsidRPr="007870DF" w:rsidRDefault="00074F1D" w:rsidP="00252D11">
      <w:pPr>
        <w:pStyle w:val="af"/>
        <w:jc w:val="both"/>
        <w:rPr>
          <w:rFonts w:ascii="돋움" w:eastAsia="돋움" w:hAnsi="돋움" w:cs="Arial"/>
          <w:bCs/>
          <w:sz w:val="18"/>
          <w:szCs w:val="18"/>
          <w:lang w:eastAsia="ko-KR"/>
        </w:rPr>
      </w:pPr>
    </w:p>
    <w:p w14:paraId="1601C304" w14:textId="6010BB23" w:rsidR="00074F1D" w:rsidRPr="007870DF" w:rsidRDefault="00B579E4" w:rsidP="00252D11">
      <w:pPr>
        <w:pStyle w:val="Level1"/>
        <w:jc w:val="both"/>
        <w:rPr>
          <w:rFonts w:ascii="돋움" w:eastAsia="돋움" w:hAnsi="돋움" w:cs="Arial"/>
          <w:bCs/>
          <w:szCs w:val="18"/>
          <w:lang w:eastAsia="ko-KR"/>
        </w:rPr>
      </w:pPr>
      <w:bookmarkStart w:id="6" w:name="_Hlk85100633"/>
      <w:r w:rsidRPr="007870DF">
        <w:rPr>
          <w:rFonts w:ascii="돋움" w:eastAsia="돋움" w:hAnsi="돋움" w:cs="굴림" w:hint="eastAsia"/>
          <w:bCs/>
          <w:color w:val="000000"/>
          <w:szCs w:val="18"/>
          <w:lang w:eastAsia="ko-KR"/>
        </w:rPr>
        <w:t>고객사</w:t>
      </w:r>
      <w:r w:rsidRPr="007870DF">
        <w:rPr>
          <w:rFonts w:ascii="돋움" w:eastAsia="돋움" w:hAnsi="돋움" w:cs="굴림"/>
          <w:bCs/>
          <w:color w:val="000000"/>
          <w:szCs w:val="18"/>
          <w:lang w:eastAsia="ko-KR"/>
        </w:rPr>
        <w:t xml:space="preserve"> 정보는 모든 중요한 부분에서 정확하고 완전해야 한다. </w:t>
      </w:r>
      <w:r w:rsidRPr="007870DF">
        <w:rPr>
          <w:rFonts w:ascii="돋움" w:eastAsia="돋움" w:hAnsi="돋움" w:cs="굴림"/>
          <w:bCs/>
          <w:color w:val="000000" w:themeColor="text1"/>
          <w:szCs w:val="18"/>
          <w:lang w:eastAsia="ko-KR"/>
        </w:rPr>
        <w:t>EY는 고객사 정보에 의존하여 용역을 수행하며, EY가 달리 서면으로 명시적인 동의를 제공하지 않는 한, EY는 고객사 정보의 정확성 및 완전성까지 확인할 책임이 없다. EY에게 고객사 정보(개인정보 포함), 자원 및 지원을 제공하는 것은 관련 법령을 따라 이루어져야 하며, 저작권 등 기타 제3자의 권리를 침해하지 않아야 한다.</w:t>
      </w:r>
      <w:bookmarkEnd w:id="6"/>
    </w:p>
    <w:p w14:paraId="5E207905" w14:textId="77777777" w:rsidR="00CB0BCA" w:rsidRPr="007870DF" w:rsidRDefault="00CB0BCA" w:rsidP="00252D11">
      <w:pPr>
        <w:pStyle w:val="Level1"/>
        <w:numPr>
          <w:ilvl w:val="0"/>
          <w:numId w:val="0"/>
        </w:numPr>
        <w:ind w:left="403"/>
        <w:jc w:val="both"/>
        <w:rPr>
          <w:rFonts w:ascii="돋움" w:eastAsia="돋움" w:hAnsi="돋움" w:cs="Arial"/>
          <w:bCs/>
          <w:szCs w:val="18"/>
          <w:lang w:eastAsia="ko-KR"/>
        </w:rPr>
      </w:pPr>
    </w:p>
    <w:p w14:paraId="47927431" w14:textId="551138B1" w:rsidR="00A63770" w:rsidRPr="007870DF" w:rsidRDefault="00B579E4" w:rsidP="00252D11">
      <w:pPr>
        <w:pStyle w:val="1"/>
        <w:spacing w:before="0"/>
        <w:jc w:val="both"/>
        <w:rPr>
          <w:rFonts w:ascii="돋움" w:eastAsia="돋움" w:hAnsi="돋움" w:cs="Arial"/>
          <w:b/>
          <w:szCs w:val="18"/>
        </w:rPr>
      </w:pPr>
      <w:proofErr w:type="spellStart"/>
      <w:r w:rsidRPr="007870DF">
        <w:rPr>
          <w:rFonts w:ascii="돋움" w:eastAsia="돋움" w:hAnsi="돋움" w:cs="Arial" w:hint="eastAsia"/>
          <w:b/>
          <w:szCs w:val="18"/>
        </w:rPr>
        <w:t>산출물</w:t>
      </w:r>
      <w:proofErr w:type="spellEnd"/>
    </w:p>
    <w:p w14:paraId="14910A69" w14:textId="1681B8F4" w:rsidR="00B6699E" w:rsidRPr="007870DF" w:rsidRDefault="00B579E4" w:rsidP="00252D11">
      <w:pPr>
        <w:pStyle w:val="Level1"/>
        <w:jc w:val="both"/>
        <w:rPr>
          <w:rFonts w:ascii="돋움" w:eastAsia="돋움" w:hAnsi="돋움" w:cs="Arial"/>
          <w:bCs/>
          <w:szCs w:val="18"/>
          <w:lang w:eastAsia="ko-KR"/>
        </w:rPr>
      </w:pPr>
      <w:r w:rsidRPr="007870DF">
        <w:rPr>
          <w:rFonts w:ascii="돋움" w:eastAsia="돋움" w:hAnsi="돋움" w:cs="굴림" w:hint="eastAsia"/>
          <w:bCs/>
          <w:color w:val="000000" w:themeColor="text1"/>
          <w:szCs w:val="18"/>
          <w:lang w:eastAsia="ko-KR"/>
        </w:rPr>
        <w:t xml:space="preserve">모든 산출물은 </w:t>
      </w:r>
      <w:r w:rsidRPr="007870DF">
        <w:rPr>
          <w:rFonts w:ascii="돋움" w:eastAsia="돋움" w:hAnsi="돋움" w:cs="굴림" w:hint="eastAsia"/>
          <w:bCs/>
          <w:color w:val="000000"/>
          <w:szCs w:val="18"/>
          <w:lang w:eastAsia="ko-KR"/>
        </w:rPr>
        <w:t>고객사가 해당 SOW에 명시된 바에 따라 사용할 것을 전제로 한 것이다</w:t>
      </w:r>
      <w:r w:rsidR="00CF647D" w:rsidRPr="007870DF">
        <w:rPr>
          <w:rFonts w:ascii="돋움" w:eastAsia="돋움" w:hAnsi="돋움" w:cs="Arial"/>
          <w:bCs/>
          <w:szCs w:val="18"/>
          <w:lang w:eastAsia="ko-KR"/>
        </w:rPr>
        <w:t>.</w:t>
      </w:r>
    </w:p>
    <w:p w14:paraId="01F8D2AB" w14:textId="77777777" w:rsidR="007A2EFE" w:rsidRPr="007870DF" w:rsidRDefault="007A2EFE" w:rsidP="00252D11">
      <w:pPr>
        <w:pStyle w:val="Level1"/>
        <w:numPr>
          <w:ilvl w:val="0"/>
          <w:numId w:val="0"/>
        </w:numPr>
        <w:ind w:left="403"/>
        <w:jc w:val="both"/>
        <w:rPr>
          <w:rFonts w:ascii="돋움" w:eastAsia="돋움" w:hAnsi="돋움" w:cs="Arial"/>
          <w:bCs/>
          <w:szCs w:val="18"/>
          <w:lang w:eastAsia="ko-KR"/>
        </w:rPr>
      </w:pPr>
    </w:p>
    <w:p w14:paraId="4A5350D1" w14:textId="61E7338F" w:rsidR="007A2EFE" w:rsidRPr="007870DF" w:rsidRDefault="00B579E4" w:rsidP="00252D11">
      <w:pPr>
        <w:pStyle w:val="Level1"/>
        <w:spacing w:after="240"/>
        <w:jc w:val="both"/>
        <w:rPr>
          <w:rFonts w:ascii="돋움" w:eastAsia="돋움" w:hAnsi="돋움" w:cs="Arial"/>
          <w:bCs/>
          <w:szCs w:val="18"/>
          <w:lang w:eastAsia="ko-KR"/>
        </w:rPr>
      </w:pPr>
      <w:bookmarkStart w:id="7" w:name="_Ref38646046"/>
      <w:r w:rsidRPr="007870DF">
        <w:rPr>
          <w:rFonts w:ascii="돋움" w:eastAsia="돋움" w:hAnsi="돋움" w:cs="굴림" w:hint="eastAsia"/>
          <w:bCs/>
          <w:color w:val="000000"/>
          <w:szCs w:val="18"/>
          <w:lang w:eastAsia="ko-KR"/>
        </w:rPr>
        <w:t xml:space="preserve">고객사는 </w:t>
      </w:r>
      <w:r w:rsidRPr="007870DF">
        <w:rPr>
          <w:rFonts w:ascii="돋움" w:eastAsia="돋움" w:hAnsi="돋움" w:cs="굴림" w:hint="eastAsia"/>
          <w:bCs/>
          <w:color w:val="000000" w:themeColor="text1"/>
          <w:szCs w:val="18"/>
          <w:lang w:eastAsia="ko-KR"/>
        </w:rPr>
        <w:t>산출물</w:t>
      </w:r>
      <w:r w:rsidRPr="007870DF">
        <w:rPr>
          <w:rFonts w:ascii="돋움" w:eastAsia="돋움" w:hAnsi="돋움" w:cs="굴림" w:hint="eastAsia"/>
          <w:bCs/>
          <w:color w:val="000000"/>
          <w:szCs w:val="18"/>
          <w:lang w:eastAsia="ko-KR"/>
        </w:rPr>
        <w:t xml:space="preserve">의 초안을 신뢰하여서는 아니된다. EY는 </w:t>
      </w:r>
      <w:r w:rsidRPr="007870DF">
        <w:rPr>
          <w:rFonts w:ascii="돋움" w:eastAsia="돋움" w:hAnsi="돋움" w:cs="굴림" w:hint="eastAsia"/>
          <w:bCs/>
          <w:color w:val="000000" w:themeColor="text1"/>
          <w:szCs w:val="18"/>
          <w:lang w:eastAsia="ko-KR"/>
        </w:rPr>
        <w:t>최종 산출물</w:t>
      </w:r>
      <w:r w:rsidRPr="007870DF">
        <w:rPr>
          <w:rFonts w:ascii="돋움" w:eastAsia="돋움" w:hAnsi="돋움" w:cs="굴림" w:hint="eastAsia"/>
          <w:bCs/>
          <w:color w:val="000000"/>
          <w:szCs w:val="18"/>
          <w:lang w:eastAsia="ko-KR"/>
        </w:rPr>
        <w:t xml:space="preserve">을 전달한 이후 시점에 인지하게 되거나 발생한 사항들을 </w:t>
      </w:r>
      <w:r w:rsidRPr="007870DF">
        <w:rPr>
          <w:rFonts w:ascii="돋움" w:eastAsia="돋움" w:hAnsi="돋움" w:cs="굴림" w:hint="eastAsia"/>
          <w:bCs/>
          <w:color w:val="000000" w:themeColor="text1"/>
          <w:szCs w:val="18"/>
          <w:lang w:eastAsia="ko-KR"/>
        </w:rPr>
        <w:t>최종 산출물</w:t>
      </w:r>
      <w:r w:rsidRPr="007870DF">
        <w:rPr>
          <w:rFonts w:ascii="돋움" w:eastAsia="돋움" w:hAnsi="돋움" w:cs="굴림" w:hint="eastAsia"/>
          <w:bCs/>
          <w:color w:val="000000"/>
          <w:szCs w:val="18"/>
          <w:lang w:eastAsia="ko-KR"/>
        </w:rPr>
        <w:t>에 수정, 반영할 의무를 부담하지 않는다.</w:t>
      </w:r>
    </w:p>
    <w:p w14:paraId="5F5A8C2E" w14:textId="6935F428" w:rsidR="007A2EFE" w:rsidRPr="007870DF" w:rsidRDefault="00B579E4" w:rsidP="00252D11">
      <w:pPr>
        <w:pStyle w:val="Level1"/>
        <w:jc w:val="both"/>
        <w:rPr>
          <w:rFonts w:ascii="돋움" w:eastAsia="돋움" w:hAnsi="돋움" w:cs="Arial"/>
          <w:bCs/>
          <w:szCs w:val="18"/>
          <w:lang w:eastAsia="ko-KR"/>
        </w:rPr>
      </w:pPr>
      <w:bookmarkStart w:id="8" w:name="_Ref65160031"/>
      <w:r w:rsidRPr="007870DF">
        <w:rPr>
          <w:rFonts w:ascii="돋움" w:eastAsia="돋움" w:hAnsi="돋움" w:cs="Arial"/>
          <w:bCs/>
          <w:szCs w:val="18"/>
          <w:lang w:eastAsia="ko-KR"/>
        </w:rPr>
        <w:lastRenderedPageBreak/>
        <w:t>SOW</w:t>
      </w:r>
      <w:r w:rsidR="00F20873">
        <w:rPr>
          <w:rFonts w:ascii="돋움" w:eastAsia="돋움" w:hAnsi="돋움" w:cs="Arial" w:hint="eastAsia"/>
          <w:bCs/>
          <w:szCs w:val="18"/>
          <w:lang w:eastAsia="ko-KR"/>
        </w:rPr>
        <w:t>에서</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달리</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규정하지</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않는</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한</w:t>
      </w:r>
      <w:r w:rsidR="00F20873">
        <w:rPr>
          <w:rFonts w:ascii="돋움" w:eastAsia="돋움" w:hAnsi="돋움" w:cs="Arial" w:hint="eastAsia"/>
          <w:bCs/>
          <w:szCs w:val="18"/>
          <w:lang w:eastAsia="ko-KR"/>
        </w:rPr>
        <w:t>,</w:t>
      </w:r>
      <w:r w:rsidRPr="007870DF">
        <w:rPr>
          <w:rFonts w:ascii="돋움" w:eastAsia="돋움" w:hAnsi="돋움" w:cs="Arial"/>
          <w:bCs/>
          <w:szCs w:val="18"/>
          <w:lang w:eastAsia="ko-KR"/>
        </w:rPr>
        <w:t xml:space="preserve"> </w:t>
      </w:r>
      <w:r w:rsidR="00F20873" w:rsidRPr="007870DF">
        <w:rPr>
          <w:rFonts w:ascii="돋움" w:eastAsia="돋움" w:hAnsi="돋움" w:cs="Arial" w:hint="eastAsia"/>
          <w:bCs/>
          <w:szCs w:val="18"/>
          <w:lang w:eastAsia="ko-KR"/>
        </w:rPr>
        <w:t>고객사는</w:t>
      </w:r>
      <w:r w:rsidR="00F20873"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보고서의</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전부</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일부</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또는</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요약본을</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공개하거나</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본</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용역과</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관련하여</w:t>
      </w:r>
      <w:r w:rsidRPr="007870DF">
        <w:rPr>
          <w:rFonts w:ascii="돋움" w:eastAsia="돋움" w:hAnsi="돋움" w:cs="Arial"/>
          <w:bCs/>
          <w:szCs w:val="18"/>
          <w:lang w:eastAsia="ko-KR"/>
        </w:rPr>
        <w:t xml:space="preserve"> EY∙</w:t>
      </w:r>
      <w:r w:rsidRPr="007870DF">
        <w:rPr>
          <w:rFonts w:ascii="돋움" w:eastAsia="돋움" w:hAnsi="돋움" w:cs="Arial" w:hint="eastAsia"/>
          <w:bCs/>
          <w:szCs w:val="18"/>
          <w:lang w:eastAsia="ko-KR"/>
        </w:rPr>
        <w:t>다른</w:t>
      </w:r>
      <w:r w:rsidRPr="007870DF">
        <w:rPr>
          <w:rFonts w:ascii="돋움" w:eastAsia="돋움" w:hAnsi="돋움" w:cs="Arial"/>
          <w:bCs/>
          <w:szCs w:val="18"/>
          <w:lang w:eastAsia="ko-KR"/>
        </w:rPr>
        <w:t xml:space="preserve"> EY </w:t>
      </w:r>
      <w:r w:rsidRPr="007870DF">
        <w:rPr>
          <w:rFonts w:ascii="돋움" w:eastAsia="돋움" w:hAnsi="돋움" w:cs="Arial" w:hint="eastAsia"/>
          <w:bCs/>
          <w:szCs w:val="18"/>
          <w:lang w:eastAsia="ko-KR"/>
        </w:rPr>
        <w:t>회원사</w:t>
      </w:r>
      <w:r w:rsidRPr="007870DF">
        <w:rPr>
          <w:rFonts w:ascii="돋움" w:eastAsia="돋움" w:hAnsi="돋움" w:cs="Arial"/>
          <w:bCs/>
          <w:szCs w:val="18"/>
          <w:lang w:eastAsia="ko-KR"/>
        </w:rPr>
        <w:t xml:space="preserve">∙EY </w:t>
      </w:r>
      <w:r w:rsidRPr="007870DF">
        <w:rPr>
          <w:rFonts w:ascii="돋움" w:eastAsia="돋움" w:hAnsi="돋움" w:cs="Arial" w:hint="eastAsia"/>
          <w:bCs/>
          <w:szCs w:val="18"/>
          <w:lang w:eastAsia="ko-KR"/>
        </w:rPr>
        <w:t>임직원을</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언급하여서는</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아니된다</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단</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다음</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각</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호는</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예외로</w:t>
      </w:r>
      <w:r w:rsidRPr="007870DF">
        <w:rPr>
          <w:rFonts w:ascii="돋움" w:eastAsia="돋움" w:hAnsi="돋움" w:cs="Arial"/>
          <w:bCs/>
          <w:szCs w:val="18"/>
          <w:lang w:eastAsia="ko-KR"/>
        </w:rPr>
        <w:t xml:space="preserve"> </w:t>
      </w:r>
      <w:r w:rsidRPr="007870DF">
        <w:rPr>
          <w:rFonts w:ascii="돋움" w:eastAsia="돋움" w:hAnsi="돋움" w:cs="Arial" w:hint="eastAsia"/>
          <w:bCs/>
          <w:szCs w:val="18"/>
          <w:lang w:eastAsia="ko-KR"/>
        </w:rPr>
        <w:t>한다</w:t>
      </w:r>
      <w:r w:rsidRPr="007870DF">
        <w:rPr>
          <w:rFonts w:ascii="돋움" w:eastAsia="돋움" w:hAnsi="돋움" w:cs="Arial"/>
          <w:bCs/>
          <w:szCs w:val="18"/>
          <w:lang w:eastAsia="ko-KR"/>
        </w:rPr>
        <w:t>.</w:t>
      </w:r>
      <w:bookmarkEnd w:id="8"/>
    </w:p>
    <w:p w14:paraId="2339D9B4" w14:textId="77777777" w:rsidR="007A2EFE" w:rsidRPr="007870DF" w:rsidRDefault="007A2EFE" w:rsidP="00252D11">
      <w:pPr>
        <w:pStyle w:val="Level1"/>
        <w:numPr>
          <w:ilvl w:val="0"/>
          <w:numId w:val="0"/>
        </w:numPr>
        <w:ind w:left="403"/>
        <w:jc w:val="both"/>
        <w:rPr>
          <w:rFonts w:ascii="돋움" w:eastAsia="돋움" w:hAnsi="돋움" w:cs="Arial"/>
          <w:bCs/>
          <w:szCs w:val="18"/>
          <w:lang w:eastAsia="ko-KR"/>
        </w:rPr>
      </w:pPr>
    </w:p>
    <w:p w14:paraId="1F292512" w14:textId="6E806685" w:rsidR="007513E8" w:rsidRPr="007870DF" w:rsidRDefault="00B579E4" w:rsidP="00252D11">
      <w:pPr>
        <w:pStyle w:val="Level1"/>
        <w:numPr>
          <w:ilvl w:val="0"/>
          <w:numId w:val="14"/>
        </w:numPr>
        <w:spacing w:after="120"/>
        <w:ind w:left="763"/>
        <w:jc w:val="both"/>
        <w:rPr>
          <w:rFonts w:ascii="돋움" w:eastAsia="돋움" w:hAnsi="돋움" w:cs="Arial"/>
          <w:bCs/>
          <w:szCs w:val="18"/>
          <w:lang w:eastAsia="ko-KR"/>
        </w:rPr>
      </w:pPr>
      <w:r w:rsidRPr="007870DF">
        <w:rPr>
          <w:rFonts w:ascii="돋움" w:eastAsia="돋움" w:hAnsi="돋움" w:cs="Arial" w:hint="eastAsia"/>
          <w:bCs/>
          <w:szCs w:val="18"/>
          <w:lang w:eastAsia="ko-KR"/>
        </w:rPr>
        <w:t>고객사의 관계회사에게 공개하는 경우(이 경우 해당 관계회사도 본 조에 따른 공개 제한 의무를 준수하여야 함)</w:t>
      </w:r>
      <w:bookmarkStart w:id="9" w:name="_Hlk48899778"/>
    </w:p>
    <w:p w14:paraId="04C084BB" w14:textId="23EB124E" w:rsidR="007513E8" w:rsidRPr="007870DF" w:rsidRDefault="00B579E4" w:rsidP="00252D11">
      <w:pPr>
        <w:pStyle w:val="Level1"/>
        <w:numPr>
          <w:ilvl w:val="0"/>
          <w:numId w:val="14"/>
        </w:numPr>
        <w:spacing w:after="120"/>
        <w:ind w:left="763"/>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 xml:space="preserve">고객사의 변호사로 하여금 </w:t>
      </w:r>
      <w:r w:rsidRPr="007870DF">
        <w:rPr>
          <w:rFonts w:ascii="돋움" w:eastAsia="돋움" w:hAnsi="돋움" w:cs="굴림" w:hint="eastAsia"/>
          <w:bCs/>
          <w:color w:val="000000" w:themeColor="text1"/>
          <w:szCs w:val="18"/>
          <w:lang w:eastAsia="ko-KR"/>
        </w:rPr>
        <w:t xml:space="preserve">본 용역에 관한 자문을 제공할 수 있도록 하는 한도 내에서 </w:t>
      </w:r>
      <w:r w:rsidRPr="007870DF">
        <w:rPr>
          <w:rFonts w:ascii="돋움" w:eastAsia="돋움" w:hAnsi="돋움" w:cs="굴림" w:hint="eastAsia"/>
          <w:bCs/>
          <w:color w:val="000000"/>
          <w:szCs w:val="18"/>
          <w:lang w:eastAsia="ko-KR"/>
        </w:rPr>
        <w:t>공개하는 경우(이 경우 해당 변호사도 본 조에 따른 공개 제한 의무를 준수하여야 함)</w:t>
      </w:r>
    </w:p>
    <w:p w14:paraId="1704282A" w14:textId="21AE9804" w:rsidR="004C1EB1" w:rsidRPr="007870DF" w:rsidRDefault="00B579E4" w:rsidP="00252D11">
      <w:pPr>
        <w:pStyle w:val="Level1"/>
        <w:numPr>
          <w:ilvl w:val="0"/>
          <w:numId w:val="14"/>
        </w:numPr>
        <w:spacing w:after="120"/>
        <w:ind w:left="763"/>
        <w:jc w:val="both"/>
        <w:rPr>
          <w:rFonts w:ascii="돋움" w:eastAsia="돋움" w:hAnsi="돋움" w:cs="Arial"/>
          <w:bCs/>
          <w:szCs w:val="18"/>
          <w:lang w:eastAsia="ko-KR"/>
        </w:rPr>
      </w:pPr>
      <w:r w:rsidRPr="007870DF">
        <w:rPr>
          <w:rFonts w:ascii="돋움" w:eastAsia="돋움" w:hAnsi="돋움" w:cs="굴림" w:hint="eastAsia"/>
          <w:bCs/>
          <w:color w:val="000000" w:themeColor="text1"/>
          <w:szCs w:val="18"/>
          <w:lang w:eastAsia="ko-KR"/>
        </w:rPr>
        <w:t>고객사의 법정 감사인으로 하여금 감사와 관련하여 검토할 수 있도록 하는 한도 내에서 공개하는 경우</w:t>
      </w:r>
      <w:r w:rsidRPr="007870DF">
        <w:rPr>
          <w:rFonts w:ascii="돋움" w:eastAsia="돋움" w:hAnsi="돋움" w:cs="굴림" w:hint="eastAsia"/>
          <w:bCs/>
          <w:color w:val="000000"/>
          <w:szCs w:val="18"/>
          <w:lang w:eastAsia="ko-KR"/>
        </w:rPr>
        <w:t>(이 경우 해당 감사인도 본 조에 따른 공개 제한 의무를 준수하여야 함)</w:t>
      </w:r>
    </w:p>
    <w:bookmarkEnd w:id="9"/>
    <w:p w14:paraId="3E11405C" w14:textId="57364CFD" w:rsidR="007513E8" w:rsidRPr="007870DF" w:rsidRDefault="00B579E4" w:rsidP="00252D11">
      <w:pPr>
        <w:pStyle w:val="Level1"/>
        <w:numPr>
          <w:ilvl w:val="0"/>
          <w:numId w:val="14"/>
        </w:numPr>
        <w:spacing w:after="120"/>
        <w:ind w:left="763"/>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법령에 의해 요구된 범위 및 목적 하에서 공개하는 경우(이 경우 고객사는 법적으로 허용되는 한도에서 EY에게 그러한 법적 요구사항에 대하여 즉시 통보하여야 함)</w:t>
      </w:r>
    </w:p>
    <w:p w14:paraId="61B415E0" w14:textId="651869CC" w:rsidR="007513E8" w:rsidRPr="007870DF" w:rsidRDefault="00B579E4" w:rsidP="00252D11">
      <w:pPr>
        <w:pStyle w:val="Level1"/>
        <w:numPr>
          <w:ilvl w:val="0"/>
          <w:numId w:val="14"/>
        </w:numPr>
        <w:spacing w:after="120"/>
        <w:ind w:left="763"/>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EY의 사전 서면 동의를 받아 동의서에 명시된 대로 보고서를 사용하고자 하는 자에게 공개하는 경우</w:t>
      </w:r>
      <w:r w:rsidRPr="007870DF">
        <w:rPr>
          <w:rFonts w:ascii="돋움" w:eastAsia="돋움" w:hAnsi="돋움" w:cs="Arial"/>
          <w:bCs/>
          <w:szCs w:val="18"/>
          <w:lang w:eastAsia="ko-KR"/>
        </w:rPr>
        <w:t xml:space="preserve"> </w:t>
      </w:r>
    </w:p>
    <w:p w14:paraId="46C70CD5" w14:textId="288E71AF" w:rsidR="007513E8" w:rsidRPr="007870DF" w:rsidRDefault="00B579E4" w:rsidP="00252D11">
      <w:pPr>
        <w:pStyle w:val="Level1"/>
        <w:numPr>
          <w:ilvl w:val="0"/>
          <w:numId w:val="14"/>
        </w:numPr>
        <w:spacing w:after="240"/>
        <w:ind w:left="760" w:hanging="357"/>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세무 자문이 포함된 보고서를 공개하는 경우</w:t>
      </w:r>
      <w:r w:rsidRPr="007870DF">
        <w:rPr>
          <w:rFonts w:ascii="돋움" w:eastAsia="돋움" w:hAnsi="돋움" w:cs="Arial"/>
          <w:bCs/>
          <w:szCs w:val="18"/>
          <w:lang w:eastAsia="ko-KR"/>
        </w:rPr>
        <w:t xml:space="preserve"> </w:t>
      </w:r>
    </w:p>
    <w:bookmarkEnd w:id="7"/>
    <w:p w14:paraId="2CF65AD6" w14:textId="5B1BCB15" w:rsidR="00CB0BCA" w:rsidRDefault="00765984" w:rsidP="00252D11">
      <w:pPr>
        <w:pStyle w:val="Level1"/>
        <w:numPr>
          <w:ilvl w:val="0"/>
          <w:numId w:val="0"/>
        </w:numPr>
        <w:spacing w:before="120"/>
        <w:ind w:left="403"/>
        <w:jc w:val="both"/>
        <w:rPr>
          <w:rFonts w:ascii="돋움" w:eastAsia="돋움" w:hAnsi="돋움" w:cs="Arial"/>
          <w:bCs/>
          <w:szCs w:val="18"/>
          <w:lang w:eastAsia="ko-KR"/>
        </w:rPr>
      </w:pPr>
      <w:r w:rsidRPr="007870DF">
        <w:rPr>
          <w:rFonts w:ascii="돋움" w:eastAsia="돋움" w:hAnsi="돋움" w:cs="Arial" w:hint="eastAsia"/>
          <w:bCs/>
          <w:szCs w:val="18"/>
          <w:lang w:eastAsia="ko-KR"/>
        </w:rPr>
        <w:t>고객사가 보고서(또는 그 일부)를 공개하는 경우에도 고객사는 EY가 제공한 보고서를 변경, 편집 또는 수정하여서는 아니된다. 고객사는 보고서를 공개하는 대상에게 EY의 사전 서면 동의 없이는 어떤 목적으로도 그 보고서를 신뢰할 수 없음을 알려야 한다(조세 당국에 대하여 세무 자문 내용을 공개하는 경우는 제외). 다만, 보고서가 아닌 용역 산출물의 경우, 고객사가 (가) 그러한 산출물에 EY 또는 다른 EY 회원사가 관여했다는 언급을 하지 않으며, (나) 그러한 산출물 사용 또는 커뮤니케이션 등에 대하여 전적인 책임을 진다는 각 전제 하에, 고객사가 제3자와의 커뮤니케이션에서 보고서가 아닌 용역 산출물을 사용하는 것은 금지되지 않는다.</w:t>
      </w:r>
    </w:p>
    <w:p w14:paraId="2A64C765" w14:textId="77777777" w:rsidR="007870DF" w:rsidRPr="007870DF" w:rsidRDefault="007870DF" w:rsidP="00252D11">
      <w:pPr>
        <w:pStyle w:val="Level1"/>
        <w:numPr>
          <w:ilvl w:val="0"/>
          <w:numId w:val="0"/>
        </w:numPr>
        <w:spacing w:before="120"/>
        <w:ind w:left="403"/>
        <w:jc w:val="both"/>
        <w:rPr>
          <w:rFonts w:ascii="돋움" w:eastAsia="돋움" w:hAnsi="돋움" w:cs="Arial"/>
          <w:bCs/>
          <w:szCs w:val="18"/>
          <w:lang w:eastAsia="ko-KR"/>
        </w:rPr>
      </w:pPr>
    </w:p>
    <w:p w14:paraId="25FF1C88" w14:textId="482EB175" w:rsidR="005C0287" w:rsidRPr="007870DF" w:rsidRDefault="007870DF" w:rsidP="00252D11">
      <w:pPr>
        <w:pStyle w:val="1"/>
        <w:spacing w:before="0"/>
        <w:jc w:val="both"/>
        <w:rPr>
          <w:rFonts w:ascii="돋움" w:eastAsia="돋움" w:hAnsi="돋움" w:cs="Arial"/>
          <w:b/>
          <w:szCs w:val="18"/>
        </w:rPr>
      </w:pPr>
      <w:r>
        <w:rPr>
          <w:rFonts w:ascii="돋움" w:eastAsia="돋움" w:hAnsi="돋움" w:cs="Arial" w:hint="eastAsia"/>
          <w:b/>
          <w:szCs w:val="18"/>
          <w:lang w:eastAsia="ko-KR"/>
        </w:rPr>
        <w:t>책임제한</w:t>
      </w:r>
    </w:p>
    <w:p w14:paraId="68BABD91" w14:textId="454BAB79" w:rsidR="005F5B1D" w:rsidRPr="007870DF" w:rsidRDefault="00765984" w:rsidP="00252D11">
      <w:pPr>
        <w:pStyle w:val="Level1"/>
        <w:jc w:val="both"/>
        <w:rPr>
          <w:rFonts w:ascii="돋움" w:eastAsia="돋움" w:hAnsi="돋움" w:cs="Arial"/>
          <w:bCs/>
          <w:szCs w:val="18"/>
          <w:lang w:eastAsia="ko-KR"/>
        </w:rPr>
      </w:pPr>
      <w:bookmarkStart w:id="10" w:name="_Hlk85448156"/>
      <w:r w:rsidRPr="007870DF">
        <w:rPr>
          <w:rFonts w:ascii="돋움" w:eastAsia="돋움" w:hAnsi="돋움" w:cs="굴림" w:hint="eastAsia"/>
          <w:bCs/>
          <w:color w:val="000000"/>
          <w:szCs w:val="18"/>
          <w:lang w:eastAsia="ko-KR"/>
        </w:rPr>
        <w:t>양 당사자는 다음과 같은 책임 제한에 합의한다</w:t>
      </w:r>
      <w:bookmarkStart w:id="11" w:name="_Hlk85447811"/>
      <w:r w:rsidR="000C5F02">
        <w:rPr>
          <w:rFonts w:ascii="돋움" w:eastAsia="돋움" w:hAnsi="돋움" w:cs="굴림" w:hint="eastAsia"/>
          <w:bCs/>
          <w:color w:val="000000"/>
          <w:szCs w:val="18"/>
          <w:lang w:eastAsia="ko-KR"/>
        </w:rPr>
        <w:t>.</w:t>
      </w:r>
      <w:r w:rsidR="000C5F02">
        <w:rPr>
          <w:rFonts w:ascii="돋움" w:eastAsia="돋움" w:hAnsi="돋움" w:cs="굴림"/>
          <w:bCs/>
          <w:color w:val="000000"/>
          <w:szCs w:val="18"/>
          <w:lang w:eastAsia="ko-KR"/>
        </w:rPr>
        <w:t xml:space="preserve"> </w:t>
      </w:r>
      <w:r w:rsidRPr="007870DF">
        <w:rPr>
          <w:rFonts w:ascii="돋움" w:eastAsia="돋움" w:hAnsi="돋움" w:cs="굴림" w:hint="eastAsia"/>
          <w:bCs/>
          <w:color w:val="000000"/>
          <w:szCs w:val="18"/>
          <w:lang w:eastAsia="ko-KR"/>
        </w:rPr>
        <w:t>이러한 책임 제한은 본 계약에 따라 본 용역</w:t>
      </w:r>
      <w:r w:rsidR="000C5F02">
        <w:rPr>
          <w:rFonts w:ascii="돋움" w:eastAsia="돋움" w:hAnsi="돋움" w:cs="굴림" w:hint="eastAsia"/>
          <w:bCs/>
          <w:color w:val="000000"/>
          <w:szCs w:val="18"/>
          <w:lang w:eastAsia="ko-KR"/>
        </w:rPr>
        <w:t>을</w:t>
      </w:r>
      <w:r w:rsidRPr="007870DF">
        <w:rPr>
          <w:rFonts w:ascii="돋움" w:eastAsia="돋움" w:hAnsi="돋움" w:cs="굴림" w:hint="eastAsia"/>
          <w:bCs/>
          <w:color w:val="000000"/>
          <w:szCs w:val="18"/>
          <w:lang w:eastAsia="ko-KR"/>
        </w:rPr>
        <w:t xml:space="preserve"> 제공</w:t>
      </w:r>
      <w:r w:rsidR="000C5F02">
        <w:rPr>
          <w:rFonts w:ascii="돋움" w:eastAsia="돋움" w:hAnsi="돋움" w:cs="굴림" w:hint="eastAsia"/>
          <w:bCs/>
          <w:color w:val="000000"/>
          <w:szCs w:val="18"/>
          <w:lang w:eastAsia="ko-KR"/>
        </w:rPr>
        <w:t>받</w:t>
      </w:r>
      <w:r w:rsidRPr="007870DF">
        <w:rPr>
          <w:rFonts w:ascii="돋움" w:eastAsia="돋움" w:hAnsi="돋움" w:cs="굴림" w:hint="eastAsia"/>
          <w:bCs/>
          <w:color w:val="000000"/>
          <w:szCs w:val="18"/>
          <w:lang w:eastAsia="ko-KR"/>
        </w:rPr>
        <w:t>는 제3자</w:t>
      </w:r>
      <w:r w:rsidR="000C5F02">
        <w:rPr>
          <w:rFonts w:ascii="돋움" w:eastAsia="돋움" w:hAnsi="돋움" w:cs="굴림" w:hint="eastAsia"/>
          <w:bCs/>
          <w:color w:val="000000"/>
          <w:szCs w:val="18"/>
          <w:lang w:eastAsia="ko-KR"/>
        </w:rPr>
        <w:t xml:space="preserve">(이하 </w:t>
      </w:r>
      <w:r w:rsidR="000C5F02">
        <w:rPr>
          <w:rFonts w:ascii="돋움" w:eastAsia="돋움" w:hAnsi="돋움" w:cs="굴림"/>
          <w:bCs/>
          <w:color w:val="000000"/>
          <w:szCs w:val="18"/>
          <w:lang w:eastAsia="ko-KR"/>
        </w:rPr>
        <w:t>“</w:t>
      </w:r>
      <w:r w:rsidR="000C5F02">
        <w:rPr>
          <w:rFonts w:ascii="돋움" w:eastAsia="돋움" w:hAnsi="돋움" w:cs="굴림" w:hint="eastAsia"/>
          <w:bCs/>
          <w:color w:val="000000"/>
          <w:szCs w:val="18"/>
          <w:lang w:eastAsia="ko-KR"/>
        </w:rPr>
        <w:t>본 용역을 제공받는 제3자</w:t>
      </w:r>
      <w:r w:rsidR="000C5F02">
        <w:rPr>
          <w:rFonts w:ascii="돋움" w:eastAsia="돋움" w:hAnsi="돋움" w:cs="굴림"/>
          <w:bCs/>
          <w:color w:val="000000"/>
          <w:szCs w:val="18"/>
          <w:lang w:eastAsia="ko-KR"/>
        </w:rPr>
        <w:t>”)</w:t>
      </w:r>
      <w:r w:rsidRPr="007870DF">
        <w:rPr>
          <w:rFonts w:ascii="돋움" w:eastAsia="돋움" w:hAnsi="돋움" w:cs="굴림" w:hint="eastAsia"/>
          <w:bCs/>
          <w:color w:val="000000"/>
          <w:szCs w:val="18"/>
          <w:lang w:eastAsia="ko-KR"/>
        </w:rPr>
        <w:t>에게도 적용</w:t>
      </w:r>
      <w:r w:rsidR="000C5F02">
        <w:rPr>
          <w:rFonts w:ascii="돋움" w:eastAsia="돋움" w:hAnsi="돋움" w:cs="굴림" w:hint="eastAsia"/>
          <w:bCs/>
          <w:color w:val="000000"/>
          <w:szCs w:val="18"/>
          <w:lang w:eastAsia="ko-KR"/>
        </w:rPr>
        <w:t>된다</w:t>
      </w:r>
      <w:bookmarkEnd w:id="11"/>
      <w:r w:rsidR="000C5F02">
        <w:rPr>
          <w:rFonts w:ascii="돋움" w:eastAsia="돋움" w:hAnsi="돋움" w:cs="굴림" w:hint="eastAsia"/>
          <w:bCs/>
          <w:color w:val="000000"/>
          <w:szCs w:val="18"/>
          <w:lang w:eastAsia="ko-KR"/>
        </w:rPr>
        <w:t>.</w:t>
      </w:r>
    </w:p>
    <w:bookmarkEnd w:id="10"/>
    <w:p w14:paraId="39BA9E79" w14:textId="77777777" w:rsidR="005F5B1D" w:rsidRPr="000C5F02" w:rsidRDefault="005F5B1D" w:rsidP="00252D11">
      <w:pPr>
        <w:pStyle w:val="Level1"/>
        <w:numPr>
          <w:ilvl w:val="0"/>
          <w:numId w:val="0"/>
        </w:numPr>
        <w:ind w:left="403"/>
        <w:jc w:val="both"/>
        <w:rPr>
          <w:rFonts w:ascii="돋움" w:eastAsia="돋움" w:hAnsi="돋움" w:cs="Arial"/>
          <w:bCs/>
          <w:szCs w:val="18"/>
          <w:lang w:eastAsia="ko-KR"/>
        </w:rPr>
      </w:pPr>
    </w:p>
    <w:p w14:paraId="7BD624F7" w14:textId="6CDB7825" w:rsidR="005F5B1D" w:rsidRPr="007870DF" w:rsidRDefault="00765984" w:rsidP="00252D11">
      <w:pPr>
        <w:pStyle w:val="Level1"/>
        <w:numPr>
          <w:ilvl w:val="0"/>
          <w:numId w:val="9"/>
        </w:numPr>
        <w:tabs>
          <w:tab w:val="left" w:pos="851"/>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 xml:space="preserve">양 당사자는 본 계약 또는 본 용역과 관련하여 발생하는 클레임과 관련된 이익상실∙데이터 손실∙영업권의 손실 또는 기타 </w:t>
      </w:r>
      <w:r w:rsidRPr="007870DF">
        <w:rPr>
          <w:rFonts w:ascii="돋움" w:eastAsia="돋움" w:hAnsi="돋움" w:cs="굴림" w:hint="eastAsia"/>
          <w:bCs/>
          <w:color w:val="000000" w:themeColor="text1"/>
          <w:szCs w:val="18"/>
          <w:lang w:eastAsia="ko-KR"/>
        </w:rPr>
        <w:t xml:space="preserve">결과적, 부수적, 간접적, 징벌적, </w:t>
      </w:r>
      <w:r w:rsidRPr="007870DF">
        <w:rPr>
          <w:rFonts w:ascii="돋움" w:eastAsia="돋움" w:hAnsi="돋움" w:cs="굴림" w:hint="eastAsia"/>
          <w:bCs/>
          <w:color w:val="000000"/>
          <w:szCs w:val="18"/>
          <w:lang w:eastAsia="ko-KR"/>
        </w:rPr>
        <w:t>특별 손해에 대하여 책임이 없다. 본 조는 그러한 손실 또는 손해의 가능성을 예상하였는지를 불문하고 적용된다.</w:t>
      </w:r>
      <w:r w:rsidR="000D677F" w:rsidRPr="007870DF">
        <w:rPr>
          <w:rFonts w:ascii="돋움" w:eastAsia="돋움" w:hAnsi="돋움"/>
          <w:bCs/>
          <w:szCs w:val="18"/>
          <w:lang w:eastAsia="ko-KR"/>
        </w:rPr>
        <w:t xml:space="preserve"> </w:t>
      </w:r>
    </w:p>
    <w:p w14:paraId="2C58530C" w14:textId="266F3FB8" w:rsidR="00FC523D" w:rsidRPr="007870DF" w:rsidDel="0039617B" w:rsidRDefault="00765984" w:rsidP="00252D11">
      <w:pPr>
        <w:pStyle w:val="Level1"/>
        <w:numPr>
          <w:ilvl w:val="0"/>
          <w:numId w:val="9"/>
        </w:numPr>
        <w:tabs>
          <w:tab w:val="left" w:pos="851"/>
        </w:tabs>
        <w:spacing w:after="120"/>
        <w:jc w:val="both"/>
        <w:rPr>
          <w:del w:id="12" w:author="김현주 (Hyunjoo Kim)" w:date="2025-05-30T16:55:00Z"/>
          <w:rFonts w:ascii="돋움" w:eastAsia="돋움" w:hAnsi="돋움" w:cs="Arial"/>
          <w:bCs/>
          <w:szCs w:val="18"/>
          <w:lang w:eastAsia="ko-KR"/>
        </w:rPr>
      </w:pPr>
      <w:bookmarkStart w:id="13" w:name="_Ref65160064"/>
      <w:bookmarkStart w:id="14" w:name="_Hlk83819195"/>
      <w:bookmarkStart w:id="15" w:name="_Hlk85445682"/>
      <w:del w:id="16" w:author="김현주 (Hyunjoo Kim)" w:date="2025-05-30T16:55:00Z">
        <w:r w:rsidRPr="007870DF" w:rsidDel="0039617B">
          <w:rPr>
            <w:rFonts w:ascii="돋움" w:eastAsia="돋움" w:hAnsi="돋움" w:cs="굴림" w:hint="eastAsia"/>
            <w:bCs/>
            <w:color w:val="000000"/>
            <w:szCs w:val="18"/>
            <w:lang w:eastAsia="ko-KR"/>
          </w:rPr>
          <w:delText xml:space="preserve">본 계약 또는 본 용역과 관련하여 </w:delText>
        </w:r>
        <w:r w:rsidR="000501D2" w:rsidDel="0039617B">
          <w:rPr>
            <w:rFonts w:ascii="돋움" w:eastAsia="돋움" w:hAnsi="돋움" w:cs="굴림" w:hint="eastAsia"/>
            <w:bCs/>
            <w:color w:val="000000"/>
            <w:szCs w:val="18"/>
            <w:lang w:eastAsia="ko-KR"/>
          </w:rPr>
          <w:delText>E</w:delText>
        </w:r>
        <w:r w:rsidR="000501D2" w:rsidDel="0039617B">
          <w:rPr>
            <w:rFonts w:ascii="돋움" w:eastAsia="돋움" w:hAnsi="돋움" w:cs="굴림"/>
            <w:bCs/>
            <w:color w:val="000000"/>
            <w:szCs w:val="18"/>
            <w:lang w:eastAsia="ko-KR"/>
          </w:rPr>
          <w:delText>Y</w:delText>
        </w:r>
        <w:r w:rsidRPr="007870DF" w:rsidDel="0039617B">
          <w:rPr>
            <w:rFonts w:ascii="돋움" w:eastAsia="돋움" w:hAnsi="돋움" w:cs="굴림" w:hint="eastAsia"/>
            <w:bCs/>
            <w:color w:val="000000"/>
            <w:szCs w:val="18"/>
            <w:lang w:eastAsia="ko-KR"/>
          </w:rPr>
          <w:delText xml:space="preserve">의 채무불이행이나 불법행위로 인해 </w:delText>
        </w:r>
        <w:r w:rsidR="000501D2" w:rsidDel="0039617B">
          <w:rPr>
            <w:rFonts w:ascii="돋움" w:eastAsia="돋움" w:hAnsi="돋움" w:cs="굴림" w:hint="eastAsia"/>
            <w:bCs/>
            <w:color w:val="000000"/>
            <w:szCs w:val="18"/>
            <w:lang w:eastAsia="ko-KR"/>
          </w:rPr>
          <w:delText>고객사</w:delText>
        </w:r>
        <w:r w:rsidRPr="007870DF" w:rsidDel="0039617B">
          <w:rPr>
            <w:rFonts w:ascii="돋움" w:eastAsia="돋움" w:hAnsi="돋움" w:cs="굴림" w:hint="eastAsia"/>
            <w:bCs/>
            <w:color w:val="000000"/>
            <w:szCs w:val="18"/>
            <w:lang w:eastAsia="ko-KR"/>
          </w:rPr>
          <w:delText>(본 용역</w:delText>
        </w:r>
        <w:r w:rsidR="000C5F02" w:rsidDel="0039617B">
          <w:rPr>
            <w:rFonts w:ascii="돋움" w:eastAsia="돋움" w:hAnsi="돋움" w:cs="굴림" w:hint="eastAsia"/>
            <w:bCs/>
            <w:color w:val="000000"/>
            <w:szCs w:val="18"/>
            <w:lang w:eastAsia="ko-KR"/>
          </w:rPr>
          <w:delText>을</w:delText>
        </w:r>
        <w:r w:rsidRPr="007870DF" w:rsidDel="0039617B">
          <w:rPr>
            <w:rFonts w:ascii="돋움" w:eastAsia="돋움" w:hAnsi="돋움" w:cs="굴림" w:hint="eastAsia"/>
            <w:bCs/>
            <w:color w:val="000000"/>
            <w:szCs w:val="18"/>
            <w:lang w:eastAsia="ko-KR"/>
          </w:rPr>
          <w:delText xml:space="preserve"> 제공</w:delText>
        </w:r>
        <w:r w:rsidR="000C5F02" w:rsidDel="0039617B">
          <w:rPr>
            <w:rFonts w:ascii="돋움" w:eastAsia="돋움" w:hAnsi="돋움" w:cs="굴림" w:hint="eastAsia"/>
            <w:bCs/>
            <w:color w:val="000000"/>
            <w:szCs w:val="18"/>
            <w:lang w:eastAsia="ko-KR"/>
          </w:rPr>
          <w:delText>받</w:delText>
        </w:r>
        <w:r w:rsidRPr="007870DF" w:rsidDel="0039617B">
          <w:rPr>
            <w:rFonts w:ascii="돋움" w:eastAsia="돋움" w:hAnsi="돋움" w:cs="굴림" w:hint="eastAsia"/>
            <w:bCs/>
            <w:color w:val="000000"/>
            <w:szCs w:val="18"/>
            <w:lang w:eastAsia="ko-KR"/>
          </w:rPr>
          <w:delText xml:space="preserve">는 </w:delText>
        </w:r>
        <w:r w:rsidR="00AB1AB2" w:rsidDel="0039617B">
          <w:rPr>
            <w:rFonts w:ascii="돋움" w:eastAsia="돋움" w:hAnsi="돋움" w:cs="굴림" w:hint="eastAsia"/>
            <w:bCs/>
            <w:color w:val="000000"/>
            <w:szCs w:val="18"/>
            <w:lang w:eastAsia="ko-KR"/>
          </w:rPr>
          <w:delText>제3자</w:delText>
        </w:r>
        <w:r w:rsidRPr="007870DF" w:rsidDel="0039617B">
          <w:rPr>
            <w:rFonts w:ascii="돋움" w:eastAsia="돋움" w:hAnsi="돋움" w:cs="굴림" w:hint="eastAsia"/>
            <w:bCs/>
            <w:color w:val="000000"/>
            <w:szCs w:val="18"/>
            <w:lang w:eastAsia="ko-KR"/>
          </w:rPr>
          <w:delText xml:space="preserve"> 포함)에게 발생한 손해에 대한</w:delText>
        </w:r>
        <w:r w:rsidR="000501D2" w:rsidDel="0039617B">
          <w:rPr>
            <w:rFonts w:ascii="돋움" w:eastAsia="돋움" w:hAnsi="돋움" w:cs="굴림" w:hint="eastAsia"/>
            <w:bCs/>
            <w:color w:val="000000"/>
            <w:szCs w:val="18"/>
            <w:lang w:eastAsia="ko-KR"/>
          </w:rPr>
          <w:delText xml:space="preserve"> E</w:delText>
        </w:r>
        <w:r w:rsidR="000501D2" w:rsidDel="0039617B">
          <w:rPr>
            <w:rFonts w:ascii="돋움" w:eastAsia="돋움" w:hAnsi="돋움" w:cs="굴림"/>
            <w:bCs/>
            <w:color w:val="000000"/>
            <w:szCs w:val="18"/>
            <w:lang w:eastAsia="ko-KR"/>
          </w:rPr>
          <w:delText>Y</w:delText>
        </w:r>
        <w:r w:rsidRPr="007870DF" w:rsidDel="0039617B">
          <w:rPr>
            <w:rFonts w:ascii="돋움" w:eastAsia="돋움" w:hAnsi="돋움" w:cs="굴림" w:hint="eastAsia"/>
            <w:bCs/>
            <w:color w:val="000000"/>
            <w:szCs w:val="18"/>
            <w:lang w:eastAsia="ko-KR"/>
          </w:rPr>
          <w:delText xml:space="preserve">의 배상책임은 </w:delText>
        </w:r>
        <w:r w:rsidR="000501D2" w:rsidDel="0039617B">
          <w:rPr>
            <w:rFonts w:ascii="돋움" w:eastAsia="돋움" w:hAnsi="돋움" w:cs="굴림" w:hint="eastAsia"/>
            <w:bCs/>
            <w:color w:val="000000"/>
            <w:szCs w:val="18"/>
            <w:lang w:eastAsia="ko-KR"/>
          </w:rPr>
          <w:delText>E</w:delText>
        </w:r>
        <w:r w:rsidR="000501D2" w:rsidDel="0039617B">
          <w:rPr>
            <w:rFonts w:ascii="돋움" w:eastAsia="돋움" w:hAnsi="돋움" w:cs="굴림"/>
            <w:bCs/>
            <w:color w:val="000000"/>
            <w:szCs w:val="18"/>
            <w:lang w:eastAsia="ko-KR"/>
          </w:rPr>
          <w:delText>Y</w:delText>
        </w:r>
        <w:r w:rsidR="000501D2" w:rsidDel="0039617B">
          <w:rPr>
            <w:rFonts w:ascii="돋움" w:eastAsia="돋움" w:hAnsi="돋움" w:cs="굴림" w:hint="eastAsia"/>
            <w:bCs/>
            <w:color w:val="000000"/>
            <w:szCs w:val="18"/>
            <w:lang w:eastAsia="ko-KR"/>
          </w:rPr>
          <w:delText>가</w:delText>
        </w:r>
        <w:r w:rsidRPr="007870DF" w:rsidDel="0039617B">
          <w:rPr>
            <w:rFonts w:ascii="돋움" w:eastAsia="돋움" w:hAnsi="돋움" w:cs="굴림" w:hint="eastAsia"/>
            <w:bCs/>
            <w:color w:val="000000"/>
            <w:szCs w:val="18"/>
            <w:lang w:eastAsia="ko-KR"/>
          </w:rPr>
          <w:delText xml:space="preserve"> </w:delText>
        </w:r>
        <w:r w:rsidR="000501D2" w:rsidDel="0039617B">
          <w:rPr>
            <w:rFonts w:ascii="돋움" w:eastAsia="돋움" w:hAnsi="돋움" w:cs="굴림" w:hint="eastAsia"/>
            <w:bCs/>
            <w:color w:val="000000"/>
            <w:szCs w:val="18"/>
            <w:lang w:eastAsia="ko-KR"/>
          </w:rPr>
          <w:delText>고객사</w:delText>
        </w:r>
        <w:r w:rsidRPr="007870DF" w:rsidDel="0039617B">
          <w:rPr>
            <w:rFonts w:ascii="돋움" w:eastAsia="돋움" w:hAnsi="돋움" w:cs="굴림" w:hint="eastAsia"/>
            <w:bCs/>
            <w:color w:val="000000"/>
            <w:szCs w:val="18"/>
            <w:lang w:eastAsia="ko-KR"/>
          </w:rPr>
          <w:delText xml:space="preserve">로부터 지급받은 용역보수의 </w:delText>
        </w:r>
        <w:r w:rsidRPr="007870DF" w:rsidDel="0039617B">
          <w:rPr>
            <w:rFonts w:ascii="돋움" w:eastAsia="돋움" w:hAnsi="돋움" w:cs="굴림"/>
            <w:bCs/>
            <w:color w:val="000000"/>
            <w:szCs w:val="18"/>
            <w:lang w:eastAsia="ko-KR"/>
          </w:rPr>
          <w:delText xml:space="preserve">( </w:delText>
        </w:r>
        <w:r w:rsidRPr="007870DF" w:rsidDel="0039617B">
          <w:rPr>
            <w:rFonts w:ascii="돋움" w:eastAsia="돋움" w:hAnsi="돋움" w:cs="굴림"/>
            <w:bCs/>
            <w:color w:val="808080" w:themeColor="background1" w:themeShade="80"/>
            <w:szCs w:val="18"/>
            <w:lang w:eastAsia="ko-KR"/>
          </w:rPr>
          <w:delText>1</w:delText>
        </w:r>
        <w:r w:rsidRPr="007870DF" w:rsidDel="0039617B">
          <w:rPr>
            <w:rFonts w:ascii="돋움" w:eastAsia="돋움" w:hAnsi="돋움" w:cs="굴림"/>
            <w:bCs/>
            <w:color w:val="000000"/>
            <w:szCs w:val="18"/>
            <w:lang w:eastAsia="ko-KR"/>
          </w:rPr>
          <w:delText xml:space="preserve"> )</w:delText>
        </w:r>
        <w:r w:rsidRPr="007870DF" w:rsidDel="0039617B">
          <w:rPr>
            <w:rFonts w:ascii="돋움" w:eastAsia="돋움" w:hAnsi="돋움" w:cs="굴림" w:hint="eastAsia"/>
            <w:bCs/>
            <w:color w:val="000000"/>
            <w:szCs w:val="18"/>
            <w:lang w:eastAsia="ko-KR"/>
          </w:rPr>
          <w:delText>배를 한도로 한다.</w:delText>
        </w:r>
        <w:bookmarkEnd w:id="13"/>
        <w:bookmarkEnd w:id="14"/>
      </w:del>
    </w:p>
    <w:bookmarkEnd w:id="15"/>
    <w:p w14:paraId="31FD72B5" w14:textId="4FEE3050" w:rsidR="00765984" w:rsidRPr="007870DF" w:rsidRDefault="00765984" w:rsidP="00252D11">
      <w:pPr>
        <w:pStyle w:val="Level1"/>
        <w:numPr>
          <w:ilvl w:val="0"/>
          <w:numId w:val="9"/>
        </w:numPr>
        <w:tabs>
          <w:tab w:val="left" w:pos="851"/>
        </w:tabs>
        <w:spacing w:after="120"/>
        <w:jc w:val="both"/>
        <w:rPr>
          <w:rFonts w:ascii="돋움" w:eastAsia="돋움" w:hAnsi="돋움" w:cs="Arial"/>
          <w:bCs/>
          <w:szCs w:val="18"/>
          <w:lang w:eastAsia="ko-KR"/>
        </w:rPr>
      </w:pPr>
      <w:r w:rsidRPr="007870DF">
        <w:rPr>
          <w:rFonts w:ascii="돋움" w:eastAsia="돋움" w:hAnsi="돋움" w:cs="Arial" w:hint="eastAsia"/>
          <w:bCs/>
          <w:szCs w:val="18"/>
          <w:lang w:eastAsia="ko-KR"/>
        </w:rPr>
        <w:t xml:space="preserve">만일 본 계약 또는 본 용역과 관련하여 EY가 </w:t>
      </w:r>
      <w:bookmarkStart w:id="17" w:name="_Hlk85447879"/>
      <w:r w:rsidRPr="007870DF">
        <w:rPr>
          <w:rFonts w:ascii="돋움" w:eastAsia="돋움" w:hAnsi="돋움" w:cs="Arial" w:hint="eastAsia"/>
          <w:bCs/>
          <w:szCs w:val="18"/>
          <w:lang w:eastAsia="ko-KR"/>
        </w:rPr>
        <w:t xml:space="preserve">고객사(또는 본 용역을 제공받는 </w:t>
      </w:r>
      <w:r w:rsidR="000501D2">
        <w:rPr>
          <w:rFonts w:ascii="돋움" w:eastAsia="돋움" w:hAnsi="돋움" w:cs="Arial" w:hint="eastAsia"/>
          <w:bCs/>
          <w:szCs w:val="18"/>
          <w:lang w:eastAsia="ko-KR"/>
        </w:rPr>
        <w:t>제3</w:t>
      </w:r>
      <w:r w:rsidRPr="007870DF">
        <w:rPr>
          <w:rFonts w:ascii="돋움" w:eastAsia="돋움" w:hAnsi="돋움" w:cs="Arial" w:hint="eastAsia"/>
          <w:bCs/>
          <w:szCs w:val="18"/>
          <w:lang w:eastAsia="ko-KR"/>
        </w:rPr>
        <w:t xml:space="preserve">자)에게 부담하는 손해배상책임에 제3자가 기여한 부분이 있는 경우, EY는 </w:t>
      </w:r>
      <w:r w:rsidR="000C5F02">
        <w:rPr>
          <w:rFonts w:ascii="돋움" w:eastAsia="돋움" w:hAnsi="돋움" w:cs="Arial" w:hint="eastAsia"/>
          <w:bCs/>
          <w:szCs w:val="18"/>
          <w:lang w:eastAsia="ko-KR"/>
        </w:rPr>
        <w:t xml:space="preserve">그 </w:t>
      </w:r>
      <w:r w:rsidRPr="007870DF">
        <w:rPr>
          <w:rFonts w:ascii="돋움" w:eastAsia="돋움" w:hAnsi="돋움" w:cs="Arial" w:hint="eastAsia"/>
          <w:bCs/>
          <w:szCs w:val="18"/>
          <w:lang w:eastAsia="ko-KR"/>
        </w:rPr>
        <w:t xml:space="preserve">제3자와의 연대 책임이 아닌, </w:t>
      </w:r>
      <w:bookmarkEnd w:id="17"/>
      <w:r w:rsidRPr="007870DF">
        <w:rPr>
          <w:rFonts w:ascii="돋움" w:eastAsia="돋움" w:hAnsi="돋움" w:cs="Arial" w:hint="eastAsia"/>
          <w:bCs/>
          <w:szCs w:val="18"/>
          <w:lang w:eastAsia="ko-KR"/>
        </w:rPr>
        <w:t>총 손해액 중 EY가 기여한 책임범위에 한하여 그 과실 비율에 따른 배상책임을 부담한다. 또한 다음 (가) 내지 (라)의 사항은 EY가 기여한 책임범위를 산정함에 있어 어떠한 영향도 미치지 아니한다.</w:t>
      </w:r>
    </w:p>
    <w:p w14:paraId="6326502F" w14:textId="1D85068A" w:rsidR="00765984" w:rsidRPr="007870DF" w:rsidRDefault="00765984" w:rsidP="00252D11">
      <w:pPr>
        <w:pStyle w:val="Level1"/>
        <w:numPr>
          <w:ilvl w:val="1"/>
          <w:numId w:val="22"/>
        </w:numPr>
        <w:tabs>
          <w:tab w:val="left" w:pos="851"/>
        </w:tabs>
        <w:spacing w:after="120"/>
        <w:jc w:val="both"/>
        <w:rPr>
          <w:rFonts w:ascii="돋움" w:eastAsia="돋움" w:hAnsi="돋움" w:cs="Arial"/>
          <w:bCs/>
          <w:szCs w:val="18"/>
          <w:lang w:eastAsia="ko-KR"/>
        </w:rPr>
      </w:pPr>
      <w:r w:rsidRPr="007870DF">
        <w:rPr>
          <w:rFonts w:ascii="돋움" w:eastAsia="돋움" w:hAnsi="돋움" w:cs="Arial" w:hint="eastAsia"/>
          <w:bCs/>
          <w:szCs w:val="18"/>
          <w:lang w:eastAsia="ko-KR"/>
        </w:rPr>
        <w:t>상호합의나 법률에 의해 제3자의 고객사에 대한 손해배상책임이 제한되거나 면제되는 경우</w:t>
      </w:r>
    </w:p>
    <w:p w14:paraId="4FDF1163" w14:textId="2DA67331" w:rsidR="00765984" w:rsidRPr="007870DF" w:rsidRDefault="00765984" w:rsidP="00252D11">
      <w:pPr>
        <w:pStyle w:val="Level1"/>
        <w:numPr>
          <w:ilvl w:val="1"/>
          <w:numId w:val="22"/>
        </w:numPr>
        <w:tabs>
          <w:tab w:val="left" w:pos="851"/>
        </w:tabs>
        <w:spacing w:after="120"/>
        <w:jc w:val="both"/>
        <w:rPr>
          <w:rFonts w:ascii="돋움" w:eastAsia="돋움" w:hAnsi="돋움" w:cs="Arial"/>
          <w:bCs/>
          <w:szCs w:val="18"/>
          <w:lang w:eastAsia="ko-KR"/>
        </w:rPr>
      </w:pPr>
      <w:r w:rsidRPr="007870DF">
        <w:rPr>
          <w:rFonts w:ascii="돋움" w:eastAsia="돋움" w:hAnsi="돋움" w:cs="Arial" w:hint="eastAsia"/>
          <w:bCs/>
          <w:szCs w:val="18"/>
          <w:lang w:eastAsia="ko-KR"/>
        </w:rPr>
        <w:t>고객사와 제3자 사이의 클레임이 종결되거나, 고객사가 제3자에게 클레임을 제기하기 어려운 경우</w:t>
      </w:r>
    </w:p>
    <w:p w14:paraId="3BAAD589" w14:textId="659DEEBF" w:rsidR="00765984" w:rsidRPr="007870DF" w:rsidRDefault="00765984" w:rsidP="00252D11">
      <w:pPr>
        <w:pStyle w:val="Level1"/>
        <w:numPr>
          <w:ilvl w:val="1"/>
          <w:numId w:val="22"/>
        </w:numPr>
        <w:tabs>
          <w:tab w:val="left" w:pos="851"/>
        </w:tabs>
        <w:spacing w:after="120"/>
        <w:jc w:val="both"/>
        <w:rPr>
          <w:rFonts w:ascii="돋움" w:eastAsia="돋움" w:hAnsi="돋움" w:cs="Arial"/>
          <w:bCs/>
          <w:szCs w:val="18"/>
          <w:lang w:eastAsia="ko-KR"/>
        </w:rPr>
      </w:pPr>
      <w:r w:rsidRPr="007870DF">
        <w:rPr>
          <w:rFonts w:ascii="돋움" w:eastAsia="돋움" w:hAnsi="돋움" w:cs="Arial" w:hint="eastAsia"/>
          <w:bCs/>
          <w:szCs w:val="18"/>
          <w:lang w:eastAsia="ko-KR"/>
        </w:rPr>
        <w:t>제3자가 사망 또는 해산하거나 지급불능 상태에 빠지는 경우</w:t>
      </w:r>
    </w:p>
    <w:p w14:paraId="5376B944" w14:textId="76DD0E51" w:rsidR="002D0E44" w:rsidRPr="007870DF" w:rsidRDefault="00765984" w:rsidP="00252D11">
      <w:pPr>
        <w:pStyle w:val="Level1"/>
        <w:numPr>
          <w:ilvl w:val="1"/>
          <w:numId w:val="22"/>
        </w:numPr>
        <w:tabs>
          <w:tab w:val="left" w:pos="851"/>
        </w:tabs>
        <w:spacing w:after="120"/>
        <w:jc w:val="both"/>
        <w:rPr>
          <w:rFonts w:ascii="돋움" w:eastAsia="돋움" w:hAnsi="돋움" w:cs="Arial"/>
          <w:bCs/>
          <w:szCs w:val="18"/>
          <w:lang w:eastAsia="ko-KR"/>
        </w:rPr>
      </w:pPr>
      <w:r w:rsidRPr="007870DF">
        <w:rPr>
          <w:rFonts w:ascii="돋움" w:eastAsia="돋움" w:hAnsi="돋움" w:cs="Arial" w:hint="eastAsia"/>
          <w:bCs/>
          <w:szCs w:val="18"/>
          <w:lang w:eastAsia="ko-KR"/>
        </w:rPr>
        <w:t>제3자의 손해배상책임이 소멸하는 경우</w:t>
      </w:r>
    </w:p>
    <w:p w14:paraId="79DB97F7" w14:textId="5220ACF9" w:rsidR="00765984" w:rsidRPr="007870DF" w:rsidRDefault="00765984" w:rsidP="00252D11">
      <w:pPr>
        <w:pStyle w:val="af"/>
        <w:numPr>
          <w:ilvl w:val="0"/>
          <w:numId w:val="9"/>
        </w:numPr>
        <w:jc w:val="both"/>
        <w:rPr>
          <w:rFonts w:ascii="돋움" w:eastAsia="돋움" w:hAnsi="돋움" w:cs="굴림"/>
          <w:bCs/>
          <w:color w:val="000000"/>
          <w:sz w:val="18"/>
          <w:szCs w:val="18"/>
          <w:lang w:eastAsia="ko-KR"/>
        </w:rPr>
      </w:pPr>
      <w:bookmarkStart w:id="18" w:name="_Ref65160067"/>
      <w:r w:rsidRPr="007870DF">
        <w:rPr>
          <w:rFonts w:ascii="돋움" w:eastAsia="돋움" w:hAnsi="돋움" w:cs="맑은 고딕" w:hint="eastAsia"/>
          <w:bCs/>
          <w:color w:val="000000"/>
          <w:sz w:val="18"/>
          <w:szCs w:val="18"/>
          <w:lang w:eastAsia="ko-KR"/>
        </w:rPr>
        <w:t>고객사는</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본</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계약</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또는</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본</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용역과</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관련된</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클레임을</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본</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계약</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기간</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만료</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후</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굴림"/>
          <w:bCs/>
          <w:color w:val="000000"/>
          <w:sz w:val="18"/>
          <w:szCs w:val="18"/>
          <w:lang w:eastAsia="ko-KR"/>
        </w:rPr>
        <w:t>5</w:t>
      </w:r>
      <w:r w:rsidRPr="007870DF">
        <w:rPr>
          <w:rFonts w:ascii="돋움" w:eastAsia="돋움" w:hAnsi="돋움" w:cs="맑은 고딕" w:hint="eastAsia"/>
          <w:bCs/>
          <w:color w:val="000000"/>
          <w:sz w:val="18"/>
          <w:szCs w:val="18"/>
          <w:lang w:eastAsia="ko-KR"/>
        </w:rPr>
        <w:t>년</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이내에</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제기하여야</w:t>
      </w:r>
      <w:r w:rsidRPr="007870DF">
        <w:rPr>
          <w:rFonts w:ascii="돋움" w:eastAsia="돋움" w:hAnsi="돋움" w:cs="굴림" w:hint="eastAsia"/>
          <w:bCs/>
          <w:color w:val="000000"/>
          <w:sz w:val="18"/>
          <w:szCs w:val="18"/>
          <w:lang w:eastAsia="ko-KR"/>
        </w:rPr>
        <w:t xml:space="preserve"> </w:t>
      </w:r>
      <w:r w:rsidRPr="007870DF">
        <w:rPr>
          <w:rFonts w:ascii="돋움" w:eastAsia="돋움" w:hAnsi="돋움" w:cs="맑은 고딕" w:hint="eastAsia"/>
          <w:bCs/>
          <w:color w:val="000000"/>
          <w:sz w:val="18"/>
          <w:szCs w:val="18"/>
          <w:lang w:eastAsia="ko-KR"/>
        </w:rPr>
        <w:t>한다</w:t>
      </w:r>
      <w:r w:rsidRPr="007870DF">
        <w:rPr>
          <w:rFonts w:ascii="돋움" w:eastAsia="돋움" w:hAnsi="돋움" w:cs="굴림" w:hint="eastAsia"/>
          <w:bCs/>
          <w:color w:val="000000"/>
          <w:sz w:val="18"/>
          <w:szCs w:val="18"/>
          <w:lang w:eastAsia="ko-KR"/>
        </w:rPr>
        <w:t>.</w:t>
      </w:r>
    </w:p>
    <w:p w14:paraId="4A989AE9" w14:textId="77777777" w:rsidR="00765984" w:rsidRPr="007870DF" w:rsidRDefault="00765984" w:rsidP="00252D11">
      <w:pPr>
        <w:pStyle w:val="af"/>
        <w:ind w:left="765"/>
        <w:jc w:val="both"/>
        <w:rPr>
          <w:rFonts w:ascii="돋움" w:eastAsia="돋움" w:hAnsi="돋움" w:cs="굴림"/>
          <w:bCs/>
          <w:color w:val="000000"/>
          <w:sz w:val="18"/>
          <w:szCs w:val="18"/>
          <w:lang w:eastAsia="ko-KR"/>
        </w:rPr>
      </w:pPr>
    </w:p>
    <w:bookmarkEnd w:id="18"/>
    <w:p w14:paraId="167D4A01" w14:textId="7357E1B0" w:rsidR="00FA2FD7" w:rsidRPr="007870DF" w:rsidRDefault="00765984"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제13조 제(2)항 및 제(4)항의 책임제한 규정은 EY의 고의나 기망행위로 인해 발생한 손해와, 관련 법령이나 전문가 규정에서 금지된 경우에는 적용되지 않는다.</w:t>
      </w:r>
      <w:r w:rsidR="00FA2FD7" w:rsidRPr="007870DF">
        <w:rPr>
          <w:rFonts w:ascii="돋움" w:eastAsia="돋움" w:hAnsi="돋움" w:cs="Arial"/>
          <w:bCs/>
          <w:szCs w:val="18"/>
          <w:vertAlign w:val="superscript"/>
          <w:lang w:eastAsia="ko-KR"/>
        </w:rPr>
        <w:t xml:space="preserve"> </w:t>
      </w:r>
    </w:p>
    <w:p w14:paraId="5F8CBFA9" w14:textId="0535F3C0" w:rsidR="00FC523D" w:rsidRPr="007870DF" w:rsidRDefault="00765984" w:rsidP="00252D11">
      <w:pPr>
        <w:pStyle w:val="Level1"/>
        <w:tabs>
          <w:tab w:val="clear" w:pos="403"/>
        </w:tabs>
        <w:spacing w:after="120"/>
        <w:jc w:val="both"/>
        <w:rPr>
          <w:rFonts w:ascii="돋움" w:eastAsia="돋움" w:hAnsi="돋움" w:cs="Arial"/>
          <w:bCs/>
          <w:szCs w:val="18"/>
          <w:lang w:eastAsia="ko-KR"/>
        </w:rPr>
      </w:pPr>
      <w:bookmarkStart w:id="19" w:name="_Hlk85447934"/>
      <w:bookmarkStart w:id="20" w:name="_Ref65159948"/>
      <w:r w:rsidRPr="007870DF">
        <w:rPr>
          <w:rFonts w:ascii="돋움" w:eastAsia="돋움" w:hAnsi="돋움" w:cs="굴림" w:hint="eastAsia"/>
          <w:bCs/>
          <w:color w:val="000000"/>
          <w:szCs w:val="18"/>
          <w:lang w:eastAsia="ko-KR"/>
        </w:rPr>
        <w:t>고객사(</w:t>
      </w:r>
      <w:r w:rsidR="000C5F02" w:rsidRPr="007870DF">
        <w:rPr>
          <w:rFonts w:ascii="돋움" w:eastAsia="돋움" w:hAnsi="돋움" w:cs="굴림" w:hint="eastAsia"/>
          <w:bCs/>
          <w:color w:val="000000"/>
          <w:szCs w:val="18"/>
          <w:lang w:eastAsia="ko-KR"/>
        </w:rPr>
        <w:t>본 용역</w:t>
      </w:r>
      <w:r w:rsidR="000C5F02">
        <w:rPr>
          <w:rFonts w:ascii="돋움" w:eastAsia="돋움" w:hAnsi="돋움" w:cs="굴림" w:hint="eastAsia"/>
          <w:bCs/>
          <w:color w:val="000000"/>
          <w:szCs w:val="18"/>
          <w:lang w:eastAsia="ko-KR"/>
        </w:rPr>
        <w:t>을</w:t>
      </w:r>
      <w:r w:rsidR="000C5F02" w:rsidRPr="007870DF">
        <w:rPr>
          <w:rFonts w:ascii="돋움" w:eastAsia="돋움" w:hAnsi="돋움" w:cs="굴림" w:hint="eastAsia"/>
          <w:bCs/>
          <w:color w:val="000000"/>
          <w:szCs w:val="18"/>
          <w:lang w:eastAsia="ko-KR"/>
        </w:rPr>
        <w:t xml:space="preserve"> 제공</w:t>
      </w:r>
      <w:r w:rsidR="000C5F02">
        <w:rPr>
          <w:rFonts w:ascii="돋움" w:eastAsia="돋움" w:hAnsi="돋움" w:cs="굴림" w:hint="eastAsia"/>
          <w:bCs/>
          <w:color w:val="000000"/>
          <w:szCs w:val="18"/>
          <w:lang w:eastAsia="ko-KR"/>
        </w:rPr>
        <w:t>받</w:t>
      </w:r>
      <w:r w:rsidR="000C5F02" w:rsidRPr="007870DF">
        <w:rPr>
          <w:rFonts w:ascii="돋움" w:eastAsia="돋움" w:hAnsi="돋움" w:cs="굴림" w:hint="eastAsia"/>
          <w:bCs/>
          <w:color w:val="000000"/>
          <w:szCs w:val="18"/>
          <w:lang w:eastAsia="ko-KR"/>
        </w:rPr>
        <w:t>는 제3자</w:t>
      </w:r>
      <w:r w:rsidR="000C5F02">
        <w:rPr>
          <w:rFonts w:ascii="돋움" w:eastAsia="돋움" w:hAnsi="돋움" w:cs="굴림" w:hint="eastAsia"/>
          <w:bCs/>
          <w:color w:val="000000"/>
          <w:szCs w:val="18"/>
          <w:lang w:eastAsia="ko-KR"/>
        </w:rPr>
        <w:t xml:space="preserve"> 포함</w:t>
      </w:r>
      <w:r w:rsidRPr="007870DF">
        <w:rPr>
          <w:rFonts w:ascii="돋움" w:eastAsia="돋움" w:hAnsi="돋움" w:cs="굴림" w:hint="eastAsia"/>
          <w:bCs/>
          <w:color w:val="000000"/>
          <w:szCs w:val="18"/>
          <w:lang w:eastAsia="ko-KR"/>
        </w:rPr>
        <w:t>)는</w:t>
      </w:r>
      <w:bookmarkEnd w:id="19"/>
      <w:r w:rsidRPr="007870DF">
        <w:rPr>
          <w:rFonts w:ascii="돋움" w:eastAsia="돋움" w:hAnsi="돋움" w:cs="굴림" w:hint="eastAsia"/>
          <w:bCs/>
          <w:color w:val="000000"/>
          <w:szCs w:val="18"/>
          <w:lang w:eastAsia="ko-KR"/>
        </w:rPr>
        <w:t xml:space="preserve"> 다른 EY 회원사 또는 EY 임직원을 대상으로 본 용역 또는 본 계약에 따른 </w:t>
      </w:r>
      <w:r w:rsidRPr="007870DF">
        <w:rPr>
          <w:rFonts w:ascii="돋움" w:eastAsia="돋움" w:hAnsi="돋움" w:cs="굴림" w:hint="eastAsia"/>
          <w:bCs/>
          <w:color w:val="000000" w:themeColor="text1"/>
          <w:szCs w:val="18"/>
          <w:lang w:eastAsia="ko-KR"/>
        </w:rPr>
        <w:t xml:space="preserve">청구권을 행사하거나 소를 제기할 수 없다. </w:t>
      </w:r>
      <w:r w:rsidRPr="007870DF">
        <w:rPr>
          <w:rFonts w:ascii="돋움" w:eastAsia="돋움" w:hAnsi="돋움" w:cs="굴림" w:hint="eastAsia"/>
          <w:bCs/>
          <w:color w:val="000000"/>
          <w:szCs w:val="18"/>
          <w:lang w:eastAsia="ko-KR"/>
        </w:rPr>
        <w:t xml:space="preserve">고객사는 오로지 EY에 대해서만 </w:t>
      </w:r>
      <w:r w:rsidRPr="007870DF">
        <w:rPr>
          <w:rFonts w:ascii="돋움" w:eastAsia="돋움" w:hAnsi="돋움" w:cs="굴림" w:hint="eastAsia"/>
          <w:bCs/>
          <w:color w:val="000000" w:themeColor="text1"/>
          <w:szCs w:val="18"/>
          <w:lang w:eastAsia="ko-KR"/>
        </w:rPr>
        <w:t>청구권을 행사하거나 소를 제기할 수 있다.</w:t>
      </w:r>
      <w:bookmarkEnd w:id="20"/>
      <w:r w:rsidR="00163546" w:rsidRPr="007870DF">
        <w:rPr>
          <w:rFonts w:ascii="돋움" w:eastAsia="돋움" w:hAnsi="돋움" w:cs="Arial"/>
          <w:bCs/>
          <w:szCs w:val="18"/>
          <w:lang w:eastAsia="ko-KR"/>
        </w:rPr>
        <w:t xml:space="preserve"> </w:t>
      </w:r>
    </w:p>
    <w:p w14:paraId="7EB9FAC7" w14:textId="77777777" w:rsidR="00CB0BCA" w:rsidRPr="007870DF" w:rsidRDefault="00CB0BCA" w:rsidP="00252D11">
      <w:pPr>
        <w:pStyle w:val="Level1"/>
        <w:numPr>
          <w:ilvl w:val="0"/>
          <w:numId w:val="0"/>
        </w:numPr>
        <w:spacing w:after="120"/>
        <w:ind w:left="403"/>
        <w:jc w:val="both"/>
        <w:rPr>
          <w:rFonts w:ascii="돋움" w:eastAsia="돋움" w:hAnsi="돋움" w:cs="Arial"/>
          <w:bCs/>
          <w:szCs w:val="18"/>
          <w:lang w:eastAsia="ko-KR"/>
        </w:rPr>
      </w:pPr>
    </w:p>
    <w:p w14:paraId="35A1922F" w14:textId="62AC1B63" w:rsidR="00FC523D" w:rsidRPr="007870DF" w:rsidRDefault="00765984" w:rsidP="00252D11">
      <w:pPr>
        <w:pStyle w:val="1"/>
        <w:spacing w:before="0"/>
        <w:jc w:val="both"/>
        <w:rPr>
          <w:rFonts w:ascii="돋움" w:eastAsia="돋움" w:hAnsi="돋움" w:cs="Arial"/>
          <w:b/>
          <w:szCs w:val="18"/>
          <w:lang w:eastAsia="ko-KR"/>
        </w:rPr>
      </w:pPr>
      <w:r w:rsidRPr="007870DF">
        <w:rPr>
          <w:rFonts w:ascii="돋움" w:eastAsia="돋움" w:hAnsi="돋움" w:cs="Arial" w:hint="eastAsia"/>
          <w:b/>
          <w:szCs w:val="18"/>
          <w:lang w:eastAsia="ko-KR"/>
        </w:rPr>
        <w:t>면책</w:t>
      </w:r>
    </w:p>
    <w:p w14:paraId="3515D924" w14:textId="29DF2CA8" w:rsidR="00194360" w:rsidRPr="007870DF" w:rsidRDefault="00765984" w:rsidP="00252D11">
      <w:pPr>
        <w:pStyle w:val="Level1"/>
        <w:tabs>
          <w:tab w:val="clear" w:pos="403"/>
        </w:tabs>
        <w:spacing w:after="120"/>
        <w:jc w:val="both"/>
        <w:rPr>
          <w:rFonts w:ascii="돋움" w:eastAsia="돋움" w:hAnsi="돋움" w:cs="Arial"/>
          <w:bCs/>
          <w:szCs w:val="18"/>
          <w:lang w:eastAsia="ko-KR"/>
        </w:rPr>
      </w:pPr>
      <w:bookmarkStart w:id="21" w:name="_Ref65159960"/>
      <w:r w:rsidRPr="007870DF">
        <w:rPr>
          <w:rFonts w:ascii="돋움" w:eastAsia="돋움" w:hAnsi="돋움" w:cs="굴림" w:hint="eastAsia"/>
          <w:bCs/>
          <w:color w:val="000000"/>
          <w:szCs w:val="18"/>
          <w:lang w:eastAsia="ko-KR"/>
        </w:rPr>
        <w:t xml:space="preserve">고객사와 달리 서면 합의하지 않는 한, EY는 오로지 고객사에 대해서만 본 용역 수행에 대한 책임을 진다. </w:t>
      </w:r>
      <w:r w:rsidR="00B91285">
        <w:rPr>
          <w:rFonts w:ascii="돋움" w:eastAsia="돋움" w:hAnsi="돋움" w:cs="굴림" w:hint="eastAsia"/>
          <w:bCs/>
          <w:color w:val="000000"/>
          <w:szCs w:val="18"/>
          <w:lang w:eastAsia="ko-KR"/>
        </w:rPr>
        <w:t xml:space="preserve">산출물이 </w:t>
      </w:r>
      <w:r w:rsidRPr="007870DF">
        <w:rPr>
          <w:rFonts w:ascii="돋움" w:eastAsia="돋움" w:hAnsi="돋움" w:cs="굴림" w:hint="eastAsia"/>
          <w:bCs/>
          <w:color w:val="000000" w:themeColor="text1"/>
          <w:szCs w:val="18"/>
          <w:lang w:eastAsia="ko-KR"/>
        </w:rPr>
        <w:t>고객사에 의해 또는 고객사를 통해(또는 고객사의 요청에 따라) 제3자에게 공개되는 경우</w:t>
      </w:r>
      <w:r w:rsidRPr="007870DF">
        <w:rPr>
          <w:rFonts w:ascii="돋움" w:eastAsia="돋움" w:hAnsi="돋움" w:cs="굴림" w:hint="eastAsia"/>
          <w:bCs/>
          <w:color w:val="000000"/>
          <w:szCs w:val="18"/>
          <w:lang w:eastAsia="ko-KR"/>
        </w:rPr>
        <w:t>(제12조에 따라 제3자에게 공개하는 것을 포함하되 이에 국한되지 않음), 고객사는 이러한 공개로 인해 발생하는 제3자의 모든 청</w:t>
      </w:r>
      <w:bookmarkStart w:id="22" w:name="_GoBack"/>
      <w:r w:rsidRPr="007870DF">
        <w:rPr>
          <w:rFonts w:ascii="돋움" w:eastAsia="돋움" w:hAnsi="돋움" w:cs="굴림" w:hint="eastAsia"/>
          <w:bCs/>
          <w:color w:val="000000"/>
          <w:szCs w:val="18"/>
          <w:lang w:eastAsia="ko-KR"/>
        </w:rPr>
        <w:t>구 및 그에 따른 책임, 손실, 손해, 비용 등(합리적인 외부 및 내부 법률서비스 비용 포함)으로부터 EY∙다른 EY 회원사∙EY 임직원을 면책하여야 한다.</w:t>
      </w:r>
      <w:bookmarkEnd w:id="21"/>
      <w:bookmarkEnd w:id="22"/>
    </w:p>
    <w:p w14:paraId="1D1A61C3" w14:textId="77777777" w:rsidR="00CB0BCA" w:rsidRPr="007870DF" w:rsidRDefault="00CB0BCA" w:rsidP="00252D11">
      <w:pPr>
        <w:pStyle w:val="Level1"/>
        <w:numPr>
          <w:ilvl w:val="0"/>
          <w:numId w:val="0"/>
        </w:numPr>
        <w:spacing w:after="120"/>
        <w:ind w:left="403"/>
        <w:jc w:val="both"/>
        <w:rPr>
          <w:rFonts w:ascii="돋움" w:eastAsia="돋움" w:hAnsi="돋움" w:cs="Arial"/>
          <w:bCs/>
          <w:szCs w:val="18"/>
          <w:lang w:eastAsia="ko-KR"/>
        </w:rPr>
      </w:pPr>
    </w:p>
    <w:p w14:paraId="2238120C" w14:textId="3DC25EA3" w:rsidR="00194360" w:rsidRPr="007870DF" w:rsidRDefault="007870DF" w:rsidP="00252D11">
      <w:pPr>
        <w:pStyle w:val="1"/>
        <w:spacing w:before="0"/>
        <w:jc w:val="both"/>
        <w:rPr>
          <w:rFonts w:ascii="돋움" w:eastAsia="돋움" w:hAnsi="돋움" w:cs="Arial"/>
          <w:b/>
          <w:szCs w:val="18"/>
          <w:lang w:eastAsia="ko-KR"/>
        </w:rPr>
      </w:pPr>
      <w:r w:rsidRPr="007870DF">
        <w:rPr>
          <w:rFonts w:ascii="돋움" w:eastAsia="돋움" w:hAnsi="돋움" w:cs="Arial" w:hint="eastAsia"/>
          <w:b/>
          <w:szCs w:val="18"/>
          <w:lang w:eastAsia="ko-KR"/>
        </w:rPr>
        <w:lastRenderedPageBreak/>
        <w:t>지식재산권</w:t>
      </w:r>
    </w:p>
    <w:p w14:paraId="104A12EB" w14:textId="23AF2737" w:rsidR="001C6D7B" w:rsidRPr="007870DF" w:rsidRDefault="00765984" w:rsidP="00252D11">
      <w:pPr>
        <w:pStyle w:val="Level1"/>
        <w:tabs>
          <w:tab w:val="clear" w:pos="403"/>
        </w:tabs>
        <w:spacing w:after="120"/>
        <w:ind w:left="488" w:hanging="488"/>
        <w:jc w:val="both"/>
        <w:rPr>
          <w:rFonts w:ascii="돋움" w:eastAsia="돋움" w:hAnsi="돋움" w:cs="Arial"/>
          <w:bCs/>
          <w:szCs w:val="18"/>
          <w:lang w:eastAsia="ko-KR"/>
        </w:rPr>
      </w:pPr>
      <w:r w:rsidRPr="007870DF">
        <w:rPr>
          <w:rFonts w:ascii="돋움" w:eastAsia="돋움" w:hAnsi="돋움" w:cs="굴림" w:hint="eastAsia"/>
          <w:bCs/>
          <w:color w:val="000000" w:themeColor="text1"/>
          <w:szCs w:val="18"/>
          <w:lang w:eastAsia="ko-KR"/>
        </w:rPr>
        <w:t>본 용역 이전부터 각 당사자가 보유하고 있는 지식 재산권은 그대로 각자에게 귀속한다.</w:t>
      </w:r>
      <w:r w:rsidRPr="007870DF">
        <w:rPr>
          <w:rFonts w:ascii="돋움" w:eastAsia="돋움" w:hAnsi="돋움" w:cs="굴림" w:hint="eastAsia"/>
          <w:bCs/>
          <w:color w:val="000000"/>
          <w:szCs w:val="18"/>
          <w:lang w:eastAsia="ko-KR"/>
        </w:rPr>
        <w:t xml:space="preserve"> SOW에 달리 규정된 경우를 제외하고, EY가 개발한 모든 지</w:t>
      </w:r>
      <w:r w:rsidR="005B796C">
        <w:rPr>
          <w:rFonts w:ascii="돋움" w:eastAsia="돋움" w:hAnsi="돋움" w:cs="굴림" w:hint="eastAsia"/>
          <w:bCs/>
          <w:color w:val="000000"/>
          <w:szCs w:val="18"/>
          <w:lang w:eastAsia="ko-KR"/>
        </w:rPr>
        <w:t>식</w:t>
      </w:r>
      <w:r w:rsidRPr="007870DF">
        <w:rPr>
          <w:rFonts w:ascii="돋움" w:eastAsia="돋움" w:hAnsi="돋움" w:cs="굴림" w:hint="eastAsia"/>
          <w:bCs/>
          <w:color w:val="000000"/>
          <w:szCs w:val="18"/>
          <w:lang w:eastAsia="ko-KR"/>
        </w:rPr>
        <w:t xml:space="preserve"> 재산 및 본 용역과 관련하여 </w:t>
      </w:r>
      <w:r w:rsidRPr="007870DF">
        <w:rPr>
          <w:rFonts w:ascii="돋움" w:eastAsia="돋움" w:hAnsi="돋움" w:cs="굴림" w:hint="eastAsia"/>
          <w:bCs/>
          <w:color w:val="000000" w:themeColor="text1"/>
          <w:szCs w:val="18"/>
          <w:lang w:eastAsia="ko-KR"/>
        </w:rPr>
        <w:t xml:space="preserve">작성된 작업 문서(working papers)는 EY의 재산이다. </w:t>
      </w:r>
      <w:r w:rsidRPr="007870DF">
        <w:rPr>
          <w:rFonts w:ascii="돋움" w:eastAsia="돋움" w:hAnsi="돋움" w:cs="굴림" w:hint="eastAsia"/>
          <w:bCs/>
          <w:color w:val="000000"/>
          <w:szCs w:val="18"/>
          <w:lang w:eastAsia="ko-KR"/>
        </w:rPr>
        <w:t>단, 작업 문서에 포함된 고객사 정보는 제외한다.</w:t>
      </w:r>
    </w:p>
    <w:p w14:paraId="02479C76" w14:textId="63CE676D" w:rsidR="001C6D7B" w:rsidRPr="007870DF" w:rsidRDefault="00B91285" w:rsidP="00252D11">
      <w:pPr>
        <w:pStyle w:val="Level1"/>
        <w:tabs>
          <w:tab w:val="clear" w:pos="403"/>
        </w:tabs>
        <w:spacing w:after="120"/>
        <w:jc w:val="both"/>
        <w:rPr>
          <w:rFonts w:ascii="돋움" w:eastAsia="돋움" w:hAnsi="돋움" w:cs="Arial"/>
          <w:bCs/>
          <w:szCs w:val="18"/>
          <w:lang w:eastAsia="ko-KR"/>
        </w:rPr>
      </w:pPr>
      <w:r>
        <w:rPr>
          <w:rFonts w:ascii="돋움" w:eastAsia="돋움" w:hAnsi="돋움" w:cs="굴림" w:hint="eastAsia"/>
          <w:bCs/>
          <w:color w:val="000000"/>
          <w:szCs w:val="18"/>
          <w:lang w:eastAsia="ko-KR"/>
        </w:rPr>
        <w:t>고객사가 산출물을 사용할</w:t>
      </w:r>
      <w:r w:rsidR="00765984" w:rsidRPr="007870DF">
        <w:rPr>
          <w:rFonts w:ascii="돋움" w:eastAsia="돋움" w:hAnsi="돋움" w:cs="굴림" w:hint="eastAsia"/>
          <w:bCs/>
          <w:color w:val="000000"/>
          <w:szCs w:val="18"/>
          <w:lang w:eastAsia="ko-KR"/>
        </w:rPr>
        <w:t xml:space="preserve"> 수 있는 </w:t>
      </w:r>
      <w:r w:rsidR="00D82BCF">
        <w:rPr>
          <w:rFonts w:ascii="돋움" w:eastAsia="돋움" w:hAnsi="돋움" w:cs="굴림" w:hint="eastAsia"/>
          <w:bCs/>
          <w:color w:val="000000"/>
          <w:szCs w:val="18"/>
          <w:lang w:eastAsia="ko-KR"/>
        </w:rPr>
        <w:t xml:space="preserve">본 계약상의 </w:t>
      </w:r>
      <w:r w:rsidR="00765984" w:rsidRPr="007870DF">
        <w:rPr>
          <w:rFonts w:ascii="돋움" w:eastAsia="돋움" w:hAnsi="돋움" w:cs="굴림" w:hint="eastAsia"/>
          <w:bCs/>
          <w:color w:val="000000"/>
          <w:szCs w:val="18"/>
          <w:lang w:eastAsia="ko-KR"/>
        </w:rPr>
        <w:t>권리는 용역 보수를 지급한 후 발생한다.</w:t>
      </w:r>
    </w:p>
    <w:p w14:paraId="505E928E" w14:textId="77777777" w:rsidR="007870DF" w:rsidRPr="007870DF" w:rsidRDefault="007870DF" w:rsidP="00252D11">
      <w:pPr>
        <w:pStyle w:val="Level1"/>
        <w:numPr>
          <w:ilvl w:val="0"/>
          <w:numId w:val="0"/>
        </w:numPr>
        <w:spacing w:after="120"/>
        <w:ind w:left="403"/>
        <w:jc w:val="both"/>
        <w:rPr>
          <w:rFonts w:ascii="돋움" w:eastAsia="돋움" w:hAnsi="돋움" w:cs="Arial"/>
          <w:bCs/>
          <w:szCs w:val="18"/>
          <w:lang w:eastAsia="ko-KR"/>
        </w:rPr>
      </w:pPr>
    </w:p>
    <w:p w14:paraId="754B1653" w14:textId="51800F15" w:rsidR="00FC523D" w:rsidRPr="007870DF" w:rsidRDefault="007870DF" w:rsidP="00252D11">
      <w:pPr>
        <w:pStyle w:val="1"/>
        <w:spacing w:before="0"/>
        <w:jc w:val="both"/>
        <w:rPr>
          <w:rFonts w:ascii="돋움" w:eastAsia="돋움" w:hAnsi="돋움" w:cs="Arial"/>
          <w:b/>
          <w:szCs w:val="18"/>
          <w:lang w:eastAsia="ko-KR"/>
        </w:rPr>
      </w:pPr>
      <w:r w:rsidRPr="007870DF">
        <w:rPr>
          <w:rFonts w:ascii="돋움" w:eastAsia="돋움" w:hAnsi="돋움" w:cs="Arial" w:hint="eastAsia"/>
          <w:b/>
          <w:szCs w:val="18"/>
          <w:lang w:eastAsia="ko-KR"/>
        </w:rPr>
        <w:t>비밀유지 및</w:t>
      </w:r>
      <w:r w:rsidRPr="007870DF">
        <w:rPr>
          <w:rFonts w:ascii="돋움" w:eastAsia="돋움" w:hAnsi="돋움" w:cs="Arial"/>
          <w:b/>
          <w:szCs w:val="18"/>
          <w:lang w:eastAsia="ko-KR"/>
        </w:rPr>
        <w:t xml:space="preserve"> </w:t>
      </w:r>
      <w:r w:rsidRPr="007870DF">
        <w:rPr>
          <w:rFonts w:ascii="돋움" w:eastAsia="돋움" w:hAnsi="돋움" w:cs="Arial" w:hint="eastAsia"/>
          <w:b/>
          <w:szCs w:val="18"/>
          <w:lang w:eastAsia="ko-KR"/>
        </w:rPr>
        <w:t>정보 보호</w:t>
      </w:r>
    </w:p>
    <w:p w14:paraId="4BAB6F20" w14:textId="572B0A44" w:rsidR="00266040" w:rsidRPr="007870DF" w:rsidRDefault="00765984"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Arial" w:hint="eastAsia"/>
          <w:bCs/>
          <w:szCs w:val="18"/>
          <w:lang w:eastAsia="ko-KR"/>
        </w:rPr>
        <w:t>본 계약에서 달리 허용하는 경우를 제외하고, 각 당사자는 상대방에 의해 또는 상대방을 대신하여 제공된 정보 중 비밀정보로 취급되어야 하는 정보(EY의 경우에는 고객사 정보를 포함)를 제3자에게 공개할 수 없다(세무 자문은 제외). 단, 다음의 경우는 예외로 한다.</w:t>
      </w:r>
    </w:p>
    <w:p w14:paraId="6AC5DECC" w14:textId="7C94B23D" w:rsidR="0029062A" w:rsidRPr="007870DF" w:rsidRDefault="00765984" w:rsidP="00252D11">
      <w:pPr>
        <w:pStyle w:val="Level1"/>
        <w:numPr>
          <w:ilvl w:val="0"/>
          <w:numId w:val="7"/>
        </w:numPr>
        <w:spacing w:after="120"/>
        <w:ind w:left="763" w:hanging="36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해당 정보가 본 계약의 위반</w:t>
      </w:r>
      <w:r w:rsidR="008756E6">
        <w:rPr>
          <w:rFonts w:ascii="돋움" w:eastAsia="돋움" w:hAnsi="돋움" w:cs="굴림" w:hint="eastAsia"/>
          <w:bCs/>
          <w:color w:val="000000"/>
          <w:szCs w:val="18"/>
          <w:lang w:eastAsia="ko-KR"/>
        </w:rPr>
        <w:t xml:space="preserve"> </w:t>
      </w:r>
      <w:r w:rsidRPr="007870DF">
        <w:rPr>
          <w:rFonts w:ascii="돋움" w:eastAsia="돋움" w:hAnsi="돋움" w:cs="굴림" w:hint="eastAsia"/>
          <w:bCs/>
          <w:color w:val="000000"/>
          <w:szCs w:val="18"/>
          <w:lang w:eastAsia="ko-KR"/>
        </w:rPr>
        <w:t>없이 공개되었거나 공개되는 경우</w:t>
      </w:r>
      <w:r w:rsidRPr="007870DF">
        <w:rPr>
          <w:rFonts w:ascii="돋움" w:eastAsia="돋움" w:hAnsi="돋움" w:cs="Arial"/>
          <w:bCs/>
          <w:szCs w:val="18"/>
          <w:lang w:eastAsia="ko-KR"/>
        </w:rPr>
        <w:t xml:space="preserve"> </w:t>
      </w:r>
    </w:p>
    <w:p w14:paraId="44013A56" w14:textId="57ACA223" w:rsidR="0029062A" w:rsidRPr="007870DF" w:rsidRDefault="00765984" w:rsidP="00252D11">
      <w:pPr>
        <w:pStyle w:val="Level1"/>
        <w:numPr>
          <w:ilvl w:val="0"/>
          <w:numId w:val="7"/>
        </w:numPr>
        <w:spacing w:after="120"/>
        <w:ind w:left="763" w:hanging="36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정보수령인이 인지하는 범위 내에서, 정보제공인에 대한 비밀유지의무가 없는 정보를 제3자로부터 후속적으로 입수하는 경우</w:t>
      </w:r>
    </w:p>
    <w:p w14:paraId="7E27C364" w14:textId="61166C58" w:rsidR="0029062A" w:rsidRPr="007870DF" w:rsidRDefault="00765984" w:rsidP="00252D11">
      <w:pPr>
        <w:pStyle w:val="Level1"/>
        <w:numPr>
          <w:ilvl w:val="0"/>
          <w:numId w:val="7"/>
        </w:numPr>
        <w:spacing w:after="120"/>
        <w:ind w:left="763" w:hanging="36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공개 당시 정보수령인이 이미 알고 있었거나 이후 독립적으로 생성되는 정보의 경우</w:t>
      </w:r>
    </w:p>
    <w:p w14:paraId="4DE6FAB5" w14:textId="2E86438A" w:rsidR="002A3BB5" w:rsidRPr="007870DF" w:rsidRDefault="00765984" w:rsidP="00252D11">
      <w:pPr>
        <w:pStyle w:val="Level1"/>
        <w:numPr>
          <w:ilvl w:val="0"/>
          <w:numId w:val="7"/>
        </w:numPr>
        <w:spacing w:after="120"/>
        <w:ind w:left="763" w:hanging="36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본 계약에 따른 정보수령인의 권리 행사를 위해 필요한 정보인 경우</w:t>
      </w:r>
    </w:p>
    <w:p w14:paraId="567FBE79" w14:textId="68F945E6" w:rsidR="0029062A" w:rsidRPr="007870DF" w:rsidRDefault="00765984" w:rsidP="00252D11">
      <w:pPr>
        <w:pStyle w:val="Level1"/>
        <w:numPr>
          <w:ilvl w:val="0"/>
          <w:numId w:val="7"/>
        </w:numPr>
        <w:spacing w:after="120"/>
        <w:ind w:left="763" w:hanging="36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관련 법령, 법적 절차나 전문가 규정에 따라 공개되어야 하는 정보인 경우</w:t>
      </w:r>
    </w:p>
    <w:p w14:paraId="37427C7A" w14:textId="470FF2D9" w:rsidR="00044CB6" w:rsidRPr="007870DF" w:rsidRDefault="00765984" w:rsidP="00252D11">
      <w:pPr>
        <w:pStyle w:val="Level1"/>
        <w:tabs>
          <w:tab w:val="clear" w:pos="403"/>
        </w:tabs>
        <w:spacing w:after="120"/>
        <w:ind w:left="488" w:hanging="488"/>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EY는 본 용역과 내부 지원 서비스 제공을 위하여 다른 EY 회원사, EY 임직원 및 지원업체를 활용할 수 있으며, 다른 EY 회원사, EY임직원 및 지원업체는 용역과 내부 지원 서비스 제공에 필요한 범위에서 고객사 정보에 접근할 수 있다. 다른 EY 회원사, EY 임직원 또는 지원업체에 의한 고객사 정보의 사용 또는 공개와 관련하여서는 EY가 직접 한 것으로 보아 EY가 이에 대한 책임을 진다.</w:t>
      </w:r>
    </w:p>
    <w:p w14:paraId="0CAE1CC8" w14:textId="5A7C9ABC" w:rsidR="00044CB6" w:rsidRPr="007870DF" w:rsidRDefault="00765984" w:rsidP="00252D11">
      <w:pPr>
        <w:pStyle w:val="Level1"/>
        <w:tabs>
          <w:tab w:val="clear" w:pos="403"/>
        </w:tabs>
        <w:spacing w:after="120"/>
        <w:ind w:left="488" w:hanging="488"/>
        <w:jc w:val="both"/>
        <w:rPr>
          <w:rFonts w:ascii="돋움" w:eastAsia="돋움" w:hAnsi="돋움" w:cs="Arial"/>
          <w:bCs/>
          <w:szCs w:val="18"/>
          <w:lang w:eastAsia="ko-KR"/>
        </w:rPr>
      </w:pPr>
      <w:bookmarkStart w:id="23" w:name="_Ref65159971"/>
      <w:r w:rsidRPr="007870DF">
        <w:rPr>
          <w:rFonts w:ascii="돋움" w:eastAsia="돋움" w:hAnsi="돋움" w:cs="굴림" w:hint="eastAsia"/>
          <w:bCs/>
          <w:color w:val="000000"/>
          <w:szCs w:val="18"/>
          <w:lang w:eastAsia="ko-KR"/>
        </w:rPr>
        <w:t>고객사는 개인정보를 포함한 고객사 정보가 EY, 다른 EY 회원사, EY 임직원 및 지원업체에 의해 그들이 사업활동을 영위하는 다양한 관할에서(EY 사무실의 위치는 www.ey.com상의 목록 참조) 처리될 수 있다는 점에 대해 동의한다. 개인정보를 포함한 고객사 정보는 관련 법령에 따라 처리되며, 이를 보호하기 위해 적절한 기술적이고 조직적인 보안 조치가 시행된다. EY 네트워크 구성원 간의 개인정보 전송은 www.ey.com/bcr에서 확인할 수 있는 EY의 구속적기업준칙 프로그램(EY Binding Corporate Rules Program)의 적용을 받는다. EY의 보안 조치 및 개인정보 처리에 대한 추가적인 정보는 www.ey.com/privacy에서 확인할 수 있다.</w:t>
      </w:r>
      <w:bookmarkEnd w:id="23"/>
      <w:r w:rsidR="00044CB6" w:rsidRPr="007870DF" w:rsidDel="00C862A9">
        <w:rPr>
          <w:rStyle w:val="ab"/>
          <w:rFonts w:ascii="돋움" w:eastAsia="돋움" w:hAnsi="돋움" w:cs="Arial"/>
          <w:bCs/>
          <w:szCs w:val="18"/>
          <w:u w:val="none"/>
          <w:lang w:eastAsia="ko-KR"/>
        </w:rPr>
        <w:t xml:space="preserve"> </w:t>
      </w:r>
    </w:p>
    <w:p w14:paraId="0E8806DC" w14:textId="54413950" w:rsidR="00CC2FFC" w:rsidRPr="007870DF" w:rsidRDefault="00765984"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 xml:space="preserve">EY는 전문서비스를 제공하는 전문가 집단으로서, 용역 수행 과정에서 개인정보의 처리 목적과 수단에 대한 자체적인 판단력을 행사할 의무가 있다. 따라서, 달리 규정되지 않은 한, EU의 일반 개인정보보호법(General Data Protection Regulation) 또는 </w:t>
      </w:r>
      <w:r w:rsidRPr="007870DF">
        <w:rPr>
          <w:rFonts w:ascii="돋움" w:eastAsia="돋움" w:hAnsi="돋움" w:cs="굴림"/>
          <w:bCs/>
          <w:color w:val="000000"/>
          <w:szCs w:val="18"/>
          <w:lang w:eastAsia="ko-KR"/>
        </w:rPr>
        <w:t xml:space="preserve">기타 </w:t>
      </w:r>
      <w:r w:rsidRPr="007870DF">
        <w:rPr>
          <w:rFonts w:ascii="돋움" w:eastAsia="돋움" w:hAnsi="돋움" w:cs="굴림" w:hint="eastAsia"/>
          <w:bCs/>
          <w:color w:val="000000"/>
          <w:szCs w:val="18"/>
          <w:lang w:eastAsia="ko-KR"/>
        </w:rPr>
        <w:t>적용 가능한 국내외 개인정보보호 법령에 따라 개인정보를 처리할 때 EY는 독립적인 개인정보처리자(controller)의 역할을 수행하며, 고객사의 통제 하에 있는 개인정보처리자(controller) 또는 고객사와의 공동 개인정보처리자(controller)에 해당하지 않는다. EY가 고객사를 대신하여 개인정보를 처리하는 수탁처리자(processor)의 역할을 하는 용역의 경우, 양 당사자는 SOW에 적절한 정보 처리 조건을 추가하는 것에 합의한다.</w:t>
      </w:r>
    </w:p>
    <w:p w14:paraId="2224073A" w14:textId="42F3DDA0" w:rsidR="00564202" w:rsidRDefault="00564202" w:rsidP="00252D11">
      <w:pPr>
        <w:pStyle w:val="Level1"/>
        <w:tabs>
          <w:tab w:val="clear" w:pos="403"/>
        </w:tabs>
        <w:spacing w:after="120"/>
        <w:jc w:val="both"/>
        <w:rPr>
          <w:rFonts w:ascii="돋움" w:eastAsia="돋움" w:hAnsi="돋움" w:cs="Arial"/>
          <w:bCs/>
          <w:szCs w:val="18"/>
          <w:lang w:eastAsia="ko-KR"/>
        </w:rPr>
      </w:pPr>
      <w:r>
        <w:rPr>
          <w:rFonts w:ascii="돋움" w:eastAsia="돋움" w:hAnsi="돋움" w:cs="Arial" w:hint="eastAsia"/>
          <w:bCs/>
          <w:szCs w:val="18"/>
          <w:lang w:eastAsia="ko-KR"/>
        </w:rPr>
        <w:t>고객사는</w:t>
      </w:r>
      <w:r w:rsidRPr="00564202">
        <w:rPr>
          <w:rFonts w:ascii="돋움" w:eastAsia="돋움" w:hAnsi="돋움" w:cs="Arial" w:hint="eastAsia"/>
          <w:bCs/>
          <w:szCs w:val="18"/>
          <w:lang w:eastAsia="ko-KR"/>
        </w:rPr>
        <w:t xml:space="preserve"> 본 용역 수행과 관련하여 </w:t>
      </w:r>
      <w:r>
        <w:rPr>
          <w:rFonts w:ascii="돋움" w:eastAsia="돋움" w:hAnsi="돋움" w:cs="Arial"/>
          <w:bCs/>
          <w:szCs w:val="18"/>
          <w:lang w:eastAsia="ko-KR"/>
        </w:rPr>
        <w:t>EY</w:t>
      </w:r>
      <w:r w:rsidRPr="00564202">
        <w:rPr>
          <w:rFonts w:ascii="돋움" w:eastAsia="돋움" w:hAnsi="돋움" w:cs="Arial" w:hint="eastAsia"/>
          <w:bCs/>
          <w:szCs w:val="18"/>
          <w:lang w:eastAsia="ko-KR"/>
        </w:rPr>
        <w:t xml:space="preserve">에게 개인정보를 제공할 권한이 있으며, </w:t>
      </w:r>
      <w:r>
        <w:rPr>
          <w:rFonts w:ascii="돋움" w:eastAsia="돋움" w:hAnsi="돋움" w:cs="Arial" w:hint="eastAsia"/>
          <w:bCs/>
          <w:szCs w:val="18"/>
          <w:lang w:eastAsia="ko-KR"/>
        </w:rPr>
        <w:t>E</w:t>
      </w:r>
      <w:r>
        <w:rPr>
          <w:rFonts w:ascii="돋움" w:eastAsia="돋움" w:hAnsi="돋움" w:cs="Arial"/>
          <w:bCs/>
          <w:szCs w:val="18"/>
          <w:lang w:eastAsia="ko-KR"/>
        </w:rPr>
        <w:t>Y</w:t>
      </w:r>
      <w:r w:rsidRPr="00564202">
        <w:rPr>
          <w:rFonts w:ascii="돋움" w:eastAsia="돋움" w:hAnsi="돋움" w:cs="Arial" w:hint="eastAsia"/>
          <w:bCs/>
          <w:szCs w:val="18"/>
          <w:lang w:eastAsia="ko-KR"/>
        </w:rPr>
        <w:t>에게 제공된 일체의 개인정보는 관련 법을 준수하여 처리되었다는 사실을 보증한다.</w:t>
      </w:r>
    </w:p>
    <w:p w14:paraId="186C249D" w14:textId="0BE66E59" w:rsidR="00CF254D" w:rsidRPr="00CF254D" w:rsidRDefault="0017019C" w:rsidP="00252D11">
      <w:pPr>
        <w:pStyle w:val="Level1"/>
        <w:tabs>
          <w:tab w:val="clear" w:pos="403"/>
        </w:tabs>
        <w:spacing w:after="120"/>
        <w:jc w:val="both"/>
        <w:rPr>
          <w:rFonts w:ascii="돋움" w:eastAsia="돋움" w:hAnsi="돋움" w:cs="Arial"/>
          <w:bCs/>
          <w:szCs w:val="18"/>
          <w:lang w:eastAsia="ko-KR"/>
        </w:rPr>
      </w:pPr>
      <w:r w:rsidRPr="00CF254D">
        <w:rPr>
          <w:rFonts w:ascii="돋움" w:eastAsia="돋움" w:hAnsi="돋움" w:cs="Arial" w:hint="eastAsia"/>
          <w:bCs/>
          <w:szCs w:val="18"/>
          <w:lang w:eastAsia="ko-KR"/>
        </w:rPr>
        <w:t xml:space="preserve">EY 및 </w:t>
      </w:r>
      <w:r>
        <w:rPr>
          <w:rFonts w:ascii="돋움" w:eastAsia="돋움" w:hAnsi="돋움" w:cs="Arial" w:hint="eastAsia"/>
          <w:bCs/>
          <w:szCs w:val="18"/>
          <w:lang w:eastAsia="ko-KR"/>
        </w:rPr>
        <w:t xml:space="preserve">다른 </w:t>
      </w:r>
      <w:r w:rsidRPr="00CF254D">
        <w:rPr>
          <w:rFonts w:ascii="돋움" w:eastAsia="돋움" w:hAnsi="돋움" w:cs="Arial" w:hint="eastAsia"/>
          <w:bCs/>
          <w:szCs w:val="18"/>
          <w:lang w:eastAsia="ko-KR"/>
        </w:rPr>
        <w:t>EY 회</w:t>
      </w:r>
      <w:r>
        <w:rPr>
          <w:rFonts w:ascii="돋움" w:eastAsia="돋움" w:hAnsi="돋움" w:cs="Arial" w:hint="eastAsia"/>
          <w:bCs/>
          <w:szCs w:val="18"/>
          <w:lang w:eastAsia="ko-KR"/>
        </w:rPr>
        <w:t>원</w:t>
      </w:r>
      <w:r w:rsidRPr="00CF254D">
        <w:rPr>
          <w:rFonts w:ascii="돋움" w:eastAsia="돋움" w:hAnsi="돋움" w:cs="Arial" w:hint="eastAsia"/>
          <w:bCs/>
          <w:szCs w:val="18"/>
          <w:lang w:eastAsia="ko-KR"/>
        </w:rPr>
        <w:t>사는</w:t>
      </w:r>
      <w:r>
        <w:rPr>
          <w:rFonts w:ascii="돋움" w:eastAsia="돋움" w:hAnsi="돋움" w:cs="Arial" w:hint="eastAsia"/>
          <w:bCs/>
          <w:szCs w:val="18"/>
          <w:lang w:eastAsia="ko-KR"/>
        </w:rPr>
        <w:t xml:space="preserve"> </w:t>
      </w:r>
      <w:r w:rsidR="00872DA0">
        <w:rPr>
          <w:rFonts w:ascii="돋움" w:eastAsia="돋움" w:hAnsi="돋움" w:cs="Arial" w:hint="eastAsia"/>
          <w:bCs/>
          <w:szCs w:val="18"/>
          <w:lang w:eastAsia="ko-KR"/>
        </w:rPr>
        <w:t>고객사</w:t>
      </w:r>
      <w:r w:rsidR="00A849FD">
        <w:rPr>
          <w:rFonts w:ascii="돋움" w:eastAsia="돋움" w:hAnsi="돋움" w:cs="Arial" w:hint="eastAsia"/>
          <w:bCs/>
          <w:szCs w:val="18"/>
          <w:lang w:eastAsia="ko-KR"/>
        </w:rPr>
        <w:t xml:space="preserve"> 정보</w:t>
      </w:r>
      <w:r w:rsidR="009B5F13">
        <w:rPr>
          <w:rFonts w:ascii="돋움" w:eastAsia="돋움" w:hAnsi="돋움" w:cs="Arial" w:hint="eastAsia"/>
          <w:bCs/>
          <w:szCs w:val="18"/>
          <w:lang w:eastAsia="ko-KR"/>
        </w:rPr>
        <w:t xml:space="preserve">임이 외관상 </w:t>
      </w:r>
      <w:r w:rsidR="00CF254D">
        <w:rPr>
          <w:rFonts w:ascii="돋움" w:eastAsia="돋움" w:hAnsi="돋움" w:cs="Arial" w:hint="eastAsia"/>
          <w:bCs/>
          <w:szCs w:val="18"/>
          <w:lang w:eastAsia="ko-KR"/>
        </w:rPr>
        <w:t>식별</w:t>
      </w:r>
      <w:r w:rsidR="009B5F13">
        <w:rPr>
          <w:rFonts w:ascii="돋움" w:eastAsia="돋움" w:hAnsi="돋움" w:cs="Arial" w:hint="eastAsia"/>
          <w:bCs/>
          <w:szCs w:val="18"/>
          <w:lang w:eastAsia="ko-KR"/>
        </w:rPr>
        <w:t>되지 않는다는 전제에서</w:t>
      </w:r>
      <w:r w:rsidR="00CF254D" w:rsidRPr="00CF254D">
        <w:rPr>
          <w:rFonts w:ascii="돋움" w:eastAsia="돋움" w:hAnsi="돋움" w:cs="Arial" w:hint="eastAsia"/>
          <w:bCs/>
          <w:szCs w:val="18"/>
          <w:lang w:eastAsia="ko-KR"/>
        </w:rPr>
        <w:t xml:space="preserve"> 벤치마킹, 분석, 연구 및 개발, 사고 리더십과 서비스 향상을 위</w:t>
      </w:r>
      <w:r w:rsidR="00343505">
        <w:rPr>
          <w:rFonts w:ascii="돋움" w:eastAsia="돋움" w:hAnsi="돋움" w:cs="Arial" w:hint="eastAsia"/>
          <w:bCs/>
          <w:szCs w:val="18"/>
          <w:lang w:eastAsia="ko-KR"/>
        </w:rPr>
        <w:t xml:space="preserve">한 </w:t>
      </w:r>
      <w:r w:rsidR="00D30957">
        <w:rPr>
          <w:rFonts w:ascii="돋움" w:eastAsia="돋움" w:hAnsi="돋움" w:cs="Arial" w:hint="eastAsia"/>
          <w:bCs/>
          <w:szCs w:val="18"/>
          <w:lang w:eastAsia="ko-KR"/>
        </w:rPr>
        <w:t xml:space="preserve">내부 </w:t>
      </w:r>
      <w:r w:rsidR="00343505">
        <w:rPr>
          <w:rFonts w:ascii="돋움" w:eastAsia="돋움" w:hAnsi="돋움" w:cs="Arial" w:hint="eastAsia"/>
          <w:bCs/>
          <w:szCs w:val="18"/>
          <w:lang w:eastAsia="ko-KR"/>
        </w:rPr>
        <w:t>목적으로</w:t>
      </w:r>
      <w:r w:rsidR="00CF254D" w:rsidRPr="00CF254D">
        <w:rPr>
          <w:rFonts w:ascii="돋움" w:eastAsia="돋움" w:hAnsi="돋움" w:cs="Arial" w:hint="eastAsia"/>
          <w:bCs/>
          <w:szCs w:val="18"/>
          <w:lang w:eastAsia="ko-KR"/>
        </w:rPr>
        <w:t xml:space="preserve"> 고객</w:t>
      </w:r>
      <w:r w:rsidR="00CF254D">
        <w:rPr>
          <w:rFonts w:ascii="돋움" w:eastAsia="돋움" w:hAnsi="돋움" w:cs="Arial" w:hint="eastAsia"/>
          <w:bCs/>
          <w:szCs w:val="18"/>
          <w:lang w:eastAsia="ko-KR"/>
        </w:rPr>
        <w:t>사</w:t>
      </w:r>
      <w:r w:rsidR="00CF254D" w:rsidRPr="00CF254D">
        <w:rPr>
          <w:rFonts w:ascii="돋움" w:eastAsia="돋움" w:hAnsi="돋움" w:cs="Arial" w:hint="eastAsia"/>
          <w:bCs/>
          <w:szCs w:val="18"/>
          <w:lang w:eastAsia="ko-KR"/>
        </w:rPr>
        <w:t xml:space="preserve"> 정보를 보유 및 사용할 수 있</w:t>
      </w:r>
      <w:r w:rsidR="00EF6554">
        <w:rPr>
          <w:rFonts w:ascii="돋움" w:eastAsia="돋움" w:hAnsi="돋움" w:cs="Arial" w:hint="eastAsia"/>
          <w:bCs/>
          <w:szCs w:val="18"/>
          <w:lang w:eastAsia="ko-KR"/>
        </w:rPr>
        <w:t>다.</w:t>
      </w:r>
      <w:r w:rsidR="00CF254D">
        <w:rPr>
          <w:rFonts w:ascii="돋움" w:eastAsia="돋움" w:hAnsi="돋움" w:cs="Arial"/>
          <w:bCs/>
          <w:szCs w:val="18"/>
          <w:lang w:eastAsia="ko-KR"/>
        </w:rPr>
        <w:t xml:space="preserve"> </w:t>
      </w:r>
      <w:r w:rsidR="00EC622B">
        <w:rPr>
          <w:rFonts w:ascii="돋움" w:eastAsia="돋움" w:hAnsi="돋움" w:cs="Arial" w:hint="eastAsia"/>
          <w:bCs/>
          <w:szCs w:val="18"/>
          <w:lang w:eastAsia="ko-KR"/>
        </w:rPr>
        <w:t xml:space="preserve">이와 관련한 모든 문제에 있어 </w:t>
      </w:r>
      <w:r w:rsidR="00EF6554" w:rsidRPr="00CF254D">
        <w:rPr>
          <w:rFonts w:ascii="돋움" w:eastAsia="돋움" w:hAnsi="돋움" w:cs="Arial" w:hint="eastAsia"/>
          <w:bCs/>
          <w:szCs w:val="18"/>
          <w:lang w:eastAsia="ko-KR"/>
        </w:rPr>
        <w:t xml:space="preserve">EY 및 </w:t>
      </w:r>
      <w:r w:rsidR="00EF6554">
        <w:rPr>
          <w:rFonts w:ascii="돋움" w:eastAsia="돋움" w:hAnsi="돋움" w:cs="Arial" w:hint="eastAsia"/>
          <w:bCs/>
          <w:szCs w:val="18"/>
          <w:lang w:eastAsia="ko-KR"/>
        </w:rPr>
        <w:t xml:space="preserve">다른 </w:t>
      </w:r>
      <w:r w:rsidR="00EF6554" w:rsidRPr="00CF254D">
        <w:rPr>
          <w:rFonts w:ascii="돋움" w:eastAsia="돋움" w:hAnsi="돋움" w:cs="Arial" w:hint="eastAsia"/>
          <w:bCs/>
          <w:szCs w:val="18"/>
          <w:lang w:eastAsia="ko-KR"/>
        </w:rPr>
        <w:t>EY 회</w:t>
      </w:r>
      <w:r w:rsidR="00EF6554">
        <w:rPr>
          <w:rFonts w:ascii="돋움" w:eastAsia="돋움" w:hAnsi="돋움" w:cs="Arial" w:hint="eastAsia"/>
          <w:bCs/>
          <w:szCs w:val="18"/>
          <w:lang w:eastAsia="ko-KR"/>
        </w:rPr>
        <w:t>원</w:t>
      </w:r>
      <w:r w:rsidR="00EF6554" w:rsidRPr="00CF254D">
        <w:rPr>
          <w:rFonts w:ascii="돋움" w:eastAsia="돋움" w:hAnsi="돋움" w:cs="Arial" w:hint="eastAsia"/>
          <w:bCs/>
          <w:szCs w:val="18"/>
          <w:lang w:eastAsia="ko-KR"/>
        </w:rPr>
        <w:t>사는</w:t>
      </w:r>
      <w:r w:rsidR="00EF6554">
        <w:rPr>
          <w:rFonts w:ascii="돋움" w:eastAsia="돋움" w:hAnsi="돋움" w:cs="Arial" w:hint="eastAsia"/>
          <w:bCs/>
          <w:szCs w:val="18"/>
          <w:lang w:eastAsia="ko-KR"/>
        </w:rPr>
        <w:t xml:space="preserve"> </w:t>
      </w:r>
      <w:r w:rsidR="00CF254D">
        <w:rPr>
          <w:rFonts w:ascii="돋움" w:eastAsia="돋움" w:hAnsi="돋움" w:cs="Arial" w:hint="eastAsia"/>
          <w:bCs/>
          <w:szCs w:val="18"/>
          <w:lang w:eastAsia="ko-KR"/>
        </w:rPr>
        <w:t xml:space="preserve">관련 </w:t>
      </w:r>
      <w:r w:rsidR="00CF254D" w:rsidRPr="00CF254D">
        <w:rPr>
          <w:rFonts w:ascii="돋움" w:eastAsia="돋움" w:hAnsi="돋움" w:cs="Arial" w:hint="eastAsia"/>
          <w:bCs/>
          <w:szCs w:val="18"/>
          <w:lang w:eastAsia="ko-KR"/>
        </w:rPr>
        <w:t>법</w:t>
      </w:r>
      <w:r w:rsidR="00CF254D">
        <w:rPr>
          <w:rFonts w:ascii="돋움" w:eastAsia="돋움" w:hAnsi="돋움" w:cs="Arial" w:hint="eastAsia"/>
          <w:bCs/>
          <w:szCs w:val="18"/>
          <w:lang w:eastAsia="ko-KR"/>
        </w:rPr>
        <w:t>령</w:t>
      </w:r>
      <w:r w:rsidR="00CF254D" w:rsidRPr="00CF254D">
        <w:rPr>
          <w:rFonts w:ascii="돋움" w:eastAsia="돋움" w:hAnsi="돋움" w:cs="Arial" w:hint="eastAsia"/>
          <w:bCs/>
          <w:szCs w:val="18"/>
          <w:lang w:eastAsia="ko-KR"/>
        </w:rPr>
        <w:t xml:space="preserve"> 및 </w:t>
      </w:r>
      <w:r w:rsidR="00CF254D">
        <w:rPr>
          <w:rFonts w:ascii="돋움" w:eastAsia="돋움" w:hAnsi="돋움" w:cs="Arial" w:hint="eastAsia"/>
          <w:bCs/>
          <w:szCs w:val="18"/>
          <w:lang w:eastAsia="ko-KR"/>
        </w:rPr>
        <w:t xml:space="preserve">전문가적 </w:t>
      </w:r>
      <w:r w:rsidR="00EF6554">
        <w:rPr>
          <w:rFonts w:ascii="돋움" w:eastAsia="돋움" w:hAnsi="돋움" w:cs="Arial" w:hint="eastAsia"/>
          <w:bCs/>
          <w:szCs w:val="18"/>
          <w:lang w:eastAsia="ko-KR"/>
        </w:rPr>
        <w:t>의무를</w:t>
      </w:r>
      <w:r w:rsidR="00CF254D">
        <w:rPr>
          <w:rFonts w:ascii="돋움" w:eastAsia="돋움" w:hAnsi="돋움" w:cs="Arial" w:hint="eastAsia"/>
          <w:bCs/>
          <w:szCs w:val="18"/>
          <w:lang w:eastAsia="ko-KR"/>
        </w:rPr>
        <w:t xml:space="preserve"> </w:t>
      </w:r>
      <w:r w:rsidR="00CF254D" w:rsidRPr="00CF254D">
        <w:rPr>
          <w:rFonts w:ascii="돋움" w:eastAsia="돋움" w:hAnsi="돋움" w:cs="Arial" w:hint="eastAsia"/>
          <w:bCs/>
          <w:szCs w:val="18"/>
          <w:lang w:eastAsia="ko-KR"/>
        </w:rPr>
        <w:t>준수</w:t>
      </w:r>
      <w:r w:rsidR="00CF254D">
        <w:rPr>
          <w:rFonts w:ascii="돋움" w:eastAsia="돋움" w:hAnsi="돋움" w:cs="Arial" w:hint="eastAsia"/>
          <w:bCs/>
          <w:szCs w:val="18"/>
          <w:lang w:eastAsia="ko-KR"/>
        </w:rPr>
        <w:t>한</w:t>
      </w:r>
      <w:r w:rsidR="00CF254D" w:rsidRPr="00CF254D">
        <w:rPr>
          <w:rFonts w:ascii="돋움" w:eastAsia="돋움" w:hAnsi="돋움" w:cs="Arial" w:hint="eastAsia"/>
          <w:bCs/>
          <w:szCs w:val="18"/>
          <w:lang w:eastAsia="ko-KR"/>
        </w:rPr>
        <w:t>다.</w:t>
      </w:r>
    </w:p>
    <w:p w14:paraId="2443E979" w14:textId="1C663782" w:rsidR="00BE327C" w:rsidRPr="007870DF" w:rsidRDefault="00765984"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 xml:space="preserve">고객사가 EY로 하여금 고객사 또는 제3자의 시스템 또는 장치에 접근하거나 이를 사용하도록 요구하는 경우, EY는 해당 시스템∙장치의 (가) 비밀유지∙보안∙데이터 보호 기능 및 성능 그리고 (나) 고객사가 준수해야 할 요건이나 적용되는 관련 법령의 준수 여부에 대하여 책임이 없다. </w:t>
      </w:r>
    </w:p>
    <w:p w14:paraId="0678258B" w14:textId="4F875717" w:rsidR="00DC713E" w:rsidRPr="007870DF" w:rsidRDefault="00765984"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EY는, 본 용역의 효율적인 수행을 위하여, 고객사의 임직원 또는 고객사를 대리하거나 고객사의 요청에 따라 본 용역에 관여하는 제3자 에게 기술 기반 협업 도구 및 플랫폼에 대한 접근권한을 부여할 수 있다. 고객사는 이를 사용하는 모든 자들이 각 도구 및 플랫폼의 사용 조건을 준수하도록 할 책임이 있다.</w:t>
      </w:r>
    </w:p>
    <w:p w14:paraId="66FEFF74" w14:textId="77777777" w:rsidR="00CB0BCA" w:rsidRPr="007870DF" w:rsidRDefault="00CB0BCA" w:rsidP="00252D11">
      <w:pPr>
        <w:pStyle w:val="Level1"/>
        <w:numPr>
          <w:ilvl w:val="0"/>
          <w:numId w:val="0"/>
        </w:numPr>
        <w:spacing w:after="120"/>
        <w:ind w:left="403"/>
        <w:jc w:val="both"/>
        <w:rPr>
          <w:rFonts w:ascii="돋움" w:eastAsia="돋움" w:hAnsi="돋움" w:cs="Arial"/>
          <w:bCs/>
          <w:szCs w:val="18"/>
          <w:lang w:eastAsia="ko-KR"/>
        </w:rPr>
      </w:pPr>
    </w:p>
    <w:p w14:paraId="37EE69A2" w14:textId="74F15364" w:rsidR="00F47868" w:rsidRPr="007870DF" w:rsidRDefault="007870DF" w:rsidP="00252D11">
      <w:pPr>
        <w:pStyle w:val="1"/>
        <w:spacing w:before="0"/>
        <w:jc w:val="both"/>
        <w:rPr>
          <w:rFonts w:ascii="돋움" w:eastAsia="돋움" w:hAnsi="돋움" w:cs="Arial"/>
          <w:b/>
          <w:szCs w:val="18"/>
          <w:lang w:eastAsia="ko-KR"/>
        </w:rPr>
      </w:pPr>
      <w:r w:rsidRPr="007870DF">
        <w:rPr>
          <w:rFonts w:ascii="돋움" w:eastAsia="돋움" w:hAnsi="돋움" w:cs="Arial" w:hint="eastAsia"/>
          <w:b/>
          <w:szCs w:val="18"/>
          <w:lang w:eastAsia="ko-KR"/>
        </w:rPr>
        <w:t>부패방지법령의 준수</w:t>
      </w:r>
    </w:p>
    <w:p w14:paraId="7F92A55E" w14:textId="789036A4" w:rsidR="0087698D" w:rsidRPr="007870DF" w:rsidRDefault="00765984"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EY와 고객사는 본 계약에 따른 각자의 권리와 의무를 이행함에 있어 그 당시 적용 가능한 모든 뇌물 또는 부패방지 관련 법령과 규정을 준수한다.</w:t>
      </w:r>
    </w:p>
    <w:p w14:paraId="5859DBF3" w14:textId="77777777" w:rsidR="00CB0BCA" w:rsidRPr="007870DF" w:rsidRDefault="00CB0BCA" w:rsidP="00252D11">
      <w:pPr>
        <w:pStyle w:val="Level1"/>
        <w:numPr>
          <w:ilvl w:val="0"/>
          <w:numId w:val="0"/>
        </w:numPr>
        <w:spacing w:after="120"/>
        <w:ind w:left="403"/>
        <w:jc w:val="both"/>
        <w:rPr>
          <w:rFonts w:ascii="돋움" w:eastAsia="돋움" w:hAnsi="돋움" w:cs="Arial"/>
          <w:bCs/>
          <w:szCs w:val="18"/>
          <w:lang w:eastAsia="ko-KR"/>
        </w:rPr>
      </w:pPr>
    </w:p>
    <w:p w14:paraId="04919220" w14:textId="5DEAC219" w:rsidR="00FC523D" w:rsidRPr="007870DF" w:rsidRDefault="007870DF" w:rsidP="00252D11">
      <w:pPr>
        <w:pStyle w:val="1"/>
        <w:spacing w:before="0"/>
        <w:jc w:val="both"/>
        <w:rPr>
          <w:rFonts w:ascii="돋움" w:eastAsia="돋움" w:hAnsi="돋움" w:cs="Arial"/>
          <w:b/>
          <w:szCs w:val="18"/>
          <w:lang w:eastAsia="ko-KR"/>
        </w:rPr>
      </w:pPr>
      <w:r w:rsidRPr="007870DF">
        <w:rPr>
          <w:rFonts w:ascii="돋움" w:eastAsia="돋움" w:hAnsi="돋움" w:cs="Arial" w:hint="eastAsia"/>
          <w:b/>
          <w:szCs w:val="18"/>
          <w:lang w:eastAsia="ko-KR"/>
        </w:rPr>
        <w:t>보수 및 비용 관련 일반사항</w:t>
      </w:r>
    </w:p>
    <w:p w14:paraId="07894E8B" w14:textId="418112FC" w:rsidR="0004370A" w:rsidRPr="007870DF" w:rsidRDefault="00765984"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 xml:space="preserve">고객사는 SOW에 구체적으로 명시된 용역보수 및 비용과 기타 본 용역을 수행하면서 발생한 합리적인 비용을 지급해야 한다. </w:t>
      </w:r>
      <w:r w:rsidRPr="007870DF">
        <w:rPr>
          <w:rFonts w:ascii="돋움" w:eastAsia="돋움" w:hAnsi="돋움" w:cs="굴림" w:hint="eastAsia"/>
          <w:bCs/>
          <w:color w:val="000000" w:themeColor="text1"/>
          <w:szCs w:val="18"/>
          <w:lang w:eastAsia="ko-KR"/>
        </w:rPr>
        <w:t>보수는 부가가치세 등의 세금이 포함되어 있지 않은 금액으로</w:t>
      </w:r>
      <w:r w:rsidRPr="007870DF">
        <w:rPr>
          <w:rFonts w:ascii="돋움" w:eastAsia="돋움" w:hAnsi="돋움" w:cs="굴림" w:hint="eastAsia"/>
          <w:bCs/>
          <w:color w:val="0070C0"/>
          <w:szCs w:val="18"/>
          <w:lang w:eastAsia="ko-KR"/>
        </w:rPr>
        <w:t xml:space="preserve">, </w:t>
      </w:r>
      <w:r w:rsidRPr="007870DF">
        <w:rPr>
          <w:rFonts w:ascii="돋움" w:eastAsia="돋움" w:hAnsi="돋움" w:cs="굴림" w:hint="eastAsia"/>
          <w:bCs/>
          <w:color w:val="000000"/>
          <w:szCs w:val="18"/>
          <w:lang w:eastAsia="ko-KR"/>
        </w:rPr>
        <w:t xml:space="preserve">부가가치세 </w:t>
      </w:r>
      <w:r w:rsidRPr="007870DF">
        <w:rPr>
          <w:rFonts w:ascii="돋움" w:eastAsia="돋움" w:hAnsi="돋움" w:cs="굴림" w:hint="eastAsia"/>
          <w:bCs/>
          <w:color w:val="000000" w:themeColor="text1"/>
          <w:szCs w:val="18"/>
          <w:lang w:eastAsia="ko-KR"/>
        </w:rPr>
        <w:t xml:space="preserve">및 각종 관세 등의 세금은 </w:t>
      </w:r>
      <w:r w:rsidRPr="007870DF">
        <w:rPr>
          <w:rFonts w:ascii="돋움" w:eastAsia="돋움" w:hAnsi="돋움" w:cs="굴림" w:hint="eastAsia"/>
          <w:bCs/>
          <w:color w:val="000000"/>
          <w:szCs w:val="18"/>
          <w:lang w:eastAsia="ko-KR"/>
        </w:rPr>
        <w:t>고객사가 별도로 지급하여야 한다(</w:t>
      </w:r>
      <w:r w:rsidRPr="007870DF">
        <w:rPr>
          <w:rFonts w:ascii="돋움" w:eastAsia="돋움" w:hAnsi="돋움" w:cs="굴림" w:hint="eastAsia"/>
          <w:bCs/>
          <w:color w:val="000000" w:themeColor="text1"/>
          <w:szCs w:val="18"/>
          <w:lang w:eastAsia="ko-KR"/>
        </w:rPr>
        <w:t>EY에 적용되는 소득세는 제외</w:t>
      </w:r>
      <w:r w:rsidRPr="007870DF">
        <w:rPr>
          <w:rFonts w:ascii="돋움" w:eastAsia="돋움" w:hAnsi="돋움" w:cs="굴림"/>
          <w:bCs/>
          <w:color w:val="000000"/>
          <w:szCs w:val="18"/>
          <w:lang w:eastAsia="ko-KR"/>
        </w:rPr>
        <w:t>).</w:t>
      </w:r>
      <w:r w:rsidRPr="007870DF">
        <w:rPr>
          <w:rFonts w:ascii="돋움" w:eastAsia="돋움" w:hAnsi="돋움" w:cs="굴림" w:hint="eastAsia"/>
          <w:bCs/>
          <w:color w:val="000000"/>
          <w:szCs w:val="18"/>
          <w:lang w:eastAsia="ko-KR"/>
        </w:rPr>
        <w:t xml:space="preserve"> SOW에 달리 명시하지 않는 </w:t>
      </w:r>
      <w:r w:rsidRPr="007870DF">
        <w:rPr>
          <w:rFonts w:ascii="돋움" w:eastAsia="돋움" w:hAnsi="돋움" w:cs="굴림" w:hint="eastAsia"/>
          <w:bCs/>
          <w:color w:val="000000"/>
          <w:szCs w:val="18"/>
          <w:lang w:eastAsia="ko-KR"/>
        </w:rPr>
        <w:lastRenderedPageBreak/>
        <w:t>한, 고객사는 EY의 대금지급의뢰서를 수령한 날로부터 14일 내에 지급하여야 한다.</w:t>
      </w:r>
    </w:p>
    <w:p w14:paraId="5747D1A6" w14:textId="660087D2" w:rsidR="004F463F" w:rsidRPr="007870DF" w:rsidRDefault="00765984"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 xml:space="preserve">EY의 통제범위를 벗어난 사정(고객사의 작위나 부작위를 포함)으로 인하여 EY가 본 용역을 </w:t>
      </w:r>
      <w:r w:rsidRPr="007870DF">
        <w:rPr>
          <w:rFonts w:ascii="돋움" w:eastAsia="돋움" w:hAnsi="돋움" w:cs="굴림" w:hint="eastAsia"/>
          <w:bCs/>
          <w:color w:val="000000" w:themeColor="text1"/>
          <w:szCs w:val="18"/>
          <w:lang w:eastAsia="ko-KR"/>
        </w:rPr>
        <w:t>SOW에 합의된 대로 수행하는 데에 영향을 받거나</w:t>
      </w:r>
      <w:r w:rsidRPr="007870DF">
        <w:rPr>
          <w:rFonts w:ascii="돋움" w:eastAsia="돋움" w:hAnsi="돋움" w:cs="굴림" w:hint="eastAsia"/>
          <w:bCs/>
          <w:color w:val="0070C0"/>
          <w:szCs w:val="18"/>
          <w:lang w:eastAsia="ko-KR"/>
        </w:rPr>
        <w:t xml:space="preserve"> </w:t>
      </w:r>
      <w:r w:rsidRPr="007870DF">
        <w:rPr>
          <w:rFonts w:ascii="돋움" w:eastAsia="돋움" w:hAnsi="돋움" w:cs="굴림" w:hint="eastAsia"/>
          <w:bCs/>
          <w:color w:val="000000"/>
          <w:szCs w:val="18"/>
          <w:lang w:eastAsia="ko-KR"/>
        </w:rPr>
        <w:t>고객사가 추가적인 업무수행을 요청하는 경우, EY는 고객사에게 추가보수를 청구할 수 있다.</w:t>
      </w:r>
    </w:p>
    <w:p w14:paraId="4FD85382" w14:textId="5020E7EC" w:rsidR="00990138" w:rsidRPr="007870DF" w:rsidRDefault="00545451"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 xml:space="preserve">EY가 해당 법적 절차의 당사자이거나 </w:t>
      </w:r>
      <w:r>
        <w:rPr>
          <w:rFonts w:ascii="돋움" w:eastAsia="돋움" w:hAnsi="돋움" w:cs="굴림" w:hint="eastAsia"/>
          <w:bCs/>
          <w:color w:val="000000"/>
          <w:szCs w:val="18"/>
          <w:lang w:eastAsia="ko-KR"/>
        </w:rPr>
        <w:t>하</w:t>
      </w:r>
      <w:r w:rsidRPr="007870DF">
        <w:rPr>
          <w:rFonts w:ascii="돋움" w:eastAsia="돋움" w:hAnsi="돋움" w:cs="굴림" w:hint="eastAsia"/>
          <w:bCs/>
          <w:color w:val="000000"/>
          <w:szCs w:val="18"/>
          <w:lang w:eastAsia="ko-KR"/>
        </w:rPr>
        <w:t xml:space="preserve">기 조사의 대상이 되지 않는 한, </w:t>
      </w:r>
      <w:r w:rsidR="007870DF" w:rsidRPr="007870DF">
        <w:rPr>
          <w:rFonts w:ascii="돋움" w:eastAsia="돋움" w:hAnsi="돋움" w:cs="굴림" w:hint="eastAsia"/>
          <w:bCs/>
          <w:color w:val="000000"/>
          <w:szCs w:val="18"/>
          <w:lang w:eastAsia="ko-KR"/>
        </w:rPr>
        <w:t>관련 법령, 법적 절차 또는 정부 조치에 의하여, EY가 본 계약 또는 본 용역과 관련된 자료의 제출하도록 요청받거나 EY 임직원이 증인으로 출석할 것을 요청받은 경우, 고객사는 EY가 상기 요청에 응하는데 소요된 시간에 상응하는 보수 및 비용(합리적인 수준의 외부 및 내부 법률서비스 비용 포함)을 EY에게 지급하여야 한다.</w:t>
      </w:r>
    </w:p>
    <w:p w14:paraId="6A7287B8" w14:textId="77777777" w:rsidR="00CB0BCA" w:rsidRPr="007870DF" w:rsidRDefault="00CB0BCA" w:rsidP="00252D11">
      <w:pPr>
        <w:pStyle w:val="Level1"/>
        <w:numPr>
          <w:ilvl w:val="0"/>
          <w:numId w:val="0"/>
        </w:numPr>
        <w:spacing w:after="120"/>
        <w:ind w:left="403"/>
        <w:jc w:val="both"/>
        <w:rPr>
          <w:rFonts w:ascii="돋움" w:eastAsia="돋움" w:hAnsi="돋움" w:cs="Arial"/>
          <w:bCs/>
          <w:szCs w:val="18"/>
          <w:lang w:eastAsia="ko-KR"/>
        </w:rPr>
      </w:pPr>
    </w:p>
    <w:p w14:paraId="3F253E1D" w14:textId="04206504" w:rsidR="00A4634F" w:rsidRPr="007870DF" w:rsidRDefault="007870DF" w:rsidP="00252D11">
      <w:pPr>
        <w:pStyle w:val="1"/>
        <w:spacing w:before="0"/>
        <w:jc w:val="both"/>
        <w:rPr>
          <w:rFonts w:ascii="돋움" w:eastAsia="돋움" w:hAnsi="돋움" w:cs="Arial"/>
          <w:b/>
          <w:szCs w:val="18"/>
          <w:lang w:eastAsia="ko-KR"/>
        </w:rPr>
      </w:pPr>
      <w:r w:rsidRPr="007870DF">
        <w:rPr>
          <w:rFonts w:ascii="돋움" w:eastAsia="돋움" w:hAnsi="돋움" w:cs="Arial" w:hint="eastAsia"/>
          <w:b/>
          <w:szCs w:val="18"/>
          <w:lang w:eastAsia="ko-KR"/>
        </w:rPr>
        <w:t>불가항력</w:t>
      </w:r>
    </w:p>
    <w:p w14:paraId="58ECF079" w14:textId="01D478C5" w:rsidR="00A4634F" w:rsidRPr="007870DF" w:rsidRDefault="007870DF"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양 당사자는 자신의 합리적인 통제를 벗어난 사유로 인하여 발생한 본 계약의 위반(보수지급 의무는 제외)에 대하여 책임이 없다.</w:t>
      </w:r>
      <w:r w:rsidR="00D701B1" w:rsidRPr="007870DF">
        <w:rPr>
          <w:rFonts w:ascii="돋움" w:eastAsia="돋움" w:hAnsi="돋움" w:cs="Arial"/>
          <w:bCs/>
          <w:szCs w:val="18"/>
          <w:highlight w:val="green"/>
          <w:vertAlign w:val="superscript"/>
          <w:lang w:eastAsia="ko-KR"/>
        </w:rPr>
        <w:t xml:space="preserve"> </w:t>
      </w:r>
    </w:p>
    <w:p w14:paraId="74E679B6" w14:textId="77777777" w:rsidR="00CB0BCA" w:rsidRPr="007870DF" w:rsidRDefault="00CB0BCA" w:rsidP="00252D11">
      <w:pPr>
        <w:pStyle w:val="Level1"/>
        <w:numPr>
          <w:ilvl w:val="0"/>
          <w:numId w:val="0"/>
        </w:numPr>
        <w:spacing w:after="120"/>
        <w:ind w:left="403"/>
        <w:jc w:val="both"/>
        <w:rPr>
          <w:rFonts w:ascii="돋움" w:eastAsia="돋움" w:hAnsi="돋움" w:cs="Arial"/>
          <w:bCs/>
          <w:szCs w:val="18"/>
          <w:lang w:eastAsia="ko-KR"/>
        </w:rPr>
      </w:pPr>
    </w:p>
    <w:p w14:paraId="75F4864E" w14:textId="4AB043C5" w:rsidR="00073912" w:rsidRPr="007870DF" w:rsidRDefault="007870DF" w:rsidP="00252D11">
      <w:pPr>
        <w:pStyle w:val="1"/>
        <w:spacing w:before="0"/>
        <w:jc w:val="both"/>
        <w:rPr>
          <w:rFonts w:ascii="돋움" w:eastAsia="돋움" w:hAnsi="돋움" w:cs="Arial"/>
          <w:b/>
          <w:szCs w:val="18"/>
          <w:lang w:eastAsia="ko-KR"/>
        </w:rPr>
      </w:pPr>
      <w:r w:rsidRPr="007870DF">
        <w:rPr>
          <w:rFonts w:ascii="돋움" w:eastAsia="돋움" w:hAnsi="돋움" w:cs="Arial" w:hint="eastAsia"/>
          <w:b/>
          <w:szCs w:val="18"/>
          <w:lang w:eastAsia="ko-KR"/>
        </w:rPr>
        <w:t>계약기간 및 계약해지</w:t>
      </w:r>
    </w:p>
    <w:p w14:paraId="3AC2EA47" w14:textId="69574B78" w:rsidR="00073912" w:rsidRPr="007870DF" w:rsidRDefault="007870DF"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본 계약은 본 계약 또는 SOW의 체결일 이전에 본 용역과 관련하여 제공되거나 착수된 업무를 포함하여 적용된다.</w:t>
      </w:r>
    </w:p>
    <w:p w14:paraId="0D902952" w14:textId="4B05F468" w:rsidR="005D52A3" w:rsidRPr="007870DF" w:rsidRDefault="007870DF"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 xml:space="preserve">본 계약은 용역의 제공이 완료된 때에 종료된다. </w:t>
      </w:r>
      <w:r w:rsidRPr="007870DF">
        <w:rPr>
          <w:rFonts w:ascii="돋움" w:eastAsia="돋움" w:hAnsi="돋움" w:cs="굴림" w:hint="eastAsia"/>
          <w:bCs/>
          <w:color w:val="000000" w:themeColor="text1"/>
          <w:szCs w:val="18"/>
          <w:lang w:eastAsia="ko-KR"/>
        </w:rPr>
        <w:t>일방 당사자는 상대방에게 14일 이전에 서면 통지하여 본 계약 또는 특정 용역을 해지할 수 있다.</w:t>
      </w:r>
      <w:r w:rsidRPr="007870DF">
        <w:rPr>
          <w:rFonts w:ascii="돋움" w:eastAsia="돋움" w:hAnsi="돋움" w:cs="굴림" w:hint="eastAsia"/>
          <w:bCs/>
          <w:color w:val="000000"/>
          <w:szCs w:val="18"/>
          <w:lang w:eastAsia="ko-KR"/>
        </w:rPr>
        <w:t xml:space="preserve"> 또한, EY는 관련 법령이나 전문가적 의무사항에 따라 용역을 더 이상 수행할 수 없다고 합리적으로 판단하는 경우 고객사에게 서면 통지하여 본 계약이나 해당 용역을 </w:t>
      </w:r>
      <w:r w:rsidRPr="007870DF">
        <w:rPr>
          <w:rFonts w:ascii="돋움" w:eastAsia="돋움" w:hAnsi="돋움" w:cs="굴림" w:hint="eastAsia"/>
          <w:bCs/>
          <w:color w:val="000000" w:themeColor="text1"/>
          <w:szCs w:val="18"/>
          <w:lang w:eastAsia="ko-KR"/>
        </w:rPr>
        <w:t>즉시</w:t>
      </w:r>
      <w:r w:rsidRPr="007870DF">
        <w:rPr>
          <w:rFonts w:ascii="돋움" w:eastAsia="돋움" w:hAnsi="돋움" w:cs="굴림" w:hint="eastAsia"/>
          <w:bCs/>
          <w:color w:val="000000"/>
          <w:szCs w:val="18"/>
          <w:lang w:eastAsia="ko-KR"/>
        </w:rPr>
        <w:t xml:space="preserve"> 해지할 수 있다. </w:t>
      </w:r>
    </w:p>
    <w:p w14:paraId="76522CAF" w14:textId="0062A53B" w:rsidR="00073912" w:rsidRPr="007870DF" w:rsidRDefault="007870DF" w:rsidP="00252D11">
      <w:pPr>
        <w:pStyle w:val="Level1"/>
        <w:tabs>
          <w:tab w:val="clear" w:pos="403"/>
        </w:tabs>
        <w:spacing w:after="120"/>
        <w:jc w:val="both"/>
        <w:rPr>
          <w:rFonts w:ascii="돋움" w:eastAsia="돋움" w:hAnsi="돋움" w:cs="Arial"/>
          <w:bCs/>
          <w:szCs w:val="18"/>
          <w:lang w:val="cs-CZ" w:eastAsia="cs-CZ"/>
        </w:rPr>
      </w:pPr>
      <w:r w:rsidRPr="007870DF">
        <w:rPr>
          <w:rFonts w:ascii="돋움" w:eastAsia="돋움" w:hAnsi="돋움" w:cs="굴림" w:hint="eastAsia"/>
          <w:bCs/>
          <w:color w:val="000000"/>
          <w:szCs w:val="18"/>
          <w:lang w:eastAsia="ko-KR"/>
        </w:rPr>
        <w:t>고객사는 계약해지시EY에게 계약해지의 효력</w:t>
      </w:r>
      <w:r w:rsidR="00D82BCF">
        <w:rPr>
          <w:rFonts w:ascii="돋움" w:eastAsia="돋움" w:hAnsi="돋움" w:cs="굴림" w:hint="eastAsia"/>
          <w:bCs/>
          <w:color w:val="000000"/>
          <w:szCs w:val="18"/>
          <w:lang w:eastAsia="ko-KR"/>
        </w:rPr>
        <w:t xml:space="preserve"> </w:t>
      </w:r>
      <w:r w:rsidRPr="007870DF">
        <w:rPr>
          <w:rFonts w:ascii="돋움" w:eastAsia="돋움" w:hAnsi="돋움" w:cs="굴림" w:hint="eastAsia"/>
          <w:bCs/>
          <w:color w:val="000000"/>
          <w:szCs w:val="18"/>
          <w:lang w:eastAsia="ko-KR"/>
        </w:rPr>
        <w:t>발생일까지 진행되거나 완료된 용역에 대한 보수, 비용 및 SOW에 규정된 계약해지 수수료를 지급하여야 한다.</w:t>
      </w:r>
    </w:p>
    <w:p w14:paraId="2FE5232A" w14:textId="77777777" w:rsidR="00CB0BCA" w:rsidRPr="007870DF" w:rsidRDefault="00CB0BCA" w:rsidP="00252D11">
      <w:pPr>
        <w:pStyle w:val="Level1"/>
        <w:numPr>
          <w:ilvl w:val="0"/>
          <w:numId w:val="0"/>
        </w:numPr>
        <w:spacing w:after="120"/>
        <w:ind w:left="403"/>
        <w:jc w:val="both"/>
        <w:rPr>
          <w:rFonts w:ascii="돋움" w:eastAsia="돋움" w:hAnsi="돋움" w:cs="Arial"/>
          <w:bCs/>
          <w:szCs w:val="18"/>
          <w:lang w:val="cs-CZ" w:eastAsia="cs-CZ"/>
        </w:rPr>
      </w:pPr>
    </w:p>
    <w:p w14:paraId="18734CF2" w14:textId="0CFA269D" w:rsidR="00FC523D" w:rsidRPr="007870DF" w:rsidRDefault="007870DF" w:rsidP="00252D11">
      <w:pPr>
        <w:pStyle w:val="1"/>
        <w:spacing w:before="0"/>
        <w:jc w:val="both"/>
        <w:rPr>
          <w:rFonts w:ascii="돋움" w:eastAsia="돋움" w:hAnsi="돋움" w:cs="Arial"/>
          <w:b/>
          <w:szCs w:val="18"/>
          <w:lang w:eastAsia="ko-KR"/>
        </w:rPr>
      </w:pPr>
      <w:r w:rsidRPr="007870DF">
        <w:rPr>
          <w:rFonts w:ascii="돋움" w:eastAsia="돋움" w:hAnsi="돋움" w:cs="Arial" w:hint="eastAsia"/>
          <w:b/>
          <w:szCs w:val="18"/>
          <w:lang w:eastAsia="ko-KR"/>
        </w:rPr>
        <w:t>준거법 및 분쟁 해결</w:t>
      </w:r>
    </w:p>
    <w:p w14:paraId="34C3F5B4" w14:textId="544ACD27" w:rsidR="00CB0BCA" w:rsidRPr="007870DF" w:rsidRDefault="007870DF" w:rsidP="00252D11">
      <w:pPr>
        <w:pStyle w:val="Level1"/>
        <w:jc w:val="both"/>
        <w:rPr>
          <w:rFonts w:ascii="돋움" w:eastAsia="돋움" w:hAnsi="돋움" w:cs="Arial"/>
          <w:bCs/>
          <w:szCs w:val="18"/>
          <w:lang w:eastAsia="ko-KR"/>
        </w:rPr>
      </w:pPr>
      <w:r w:rsidRPr="007870DF">
        <w:rPr>
          <w:rFonts w:ascii="돋움" w:eastAsia="돋움" w:hAnsi="돋움" w:cs="Arial" w:hint="eastAsia"/>
          <w:bCs/>
          <w:szCs w:val="18"/>
          <w:lang w:eastAsia="ko-KR"/>
        </w:rPr>
        <w:t>본 계약 및 본 용역과 관련한 의무사항은 대한민국 법률에 따라 해석되고 규율</w:t>
      </w:r>
      <w:r w:rsidR="002420E5">
        <w:rPr>
          <w:rFonts w:ascii="돋움" w:eastAsia="돋움" w:hAnsi="돋움" w:cs="Arial" w:hint="eastAsia"/>
          <w:bCs/>
          <w:szCs w:val="18"/>
          <w:lang w:eastAsia="ko-KR"/>
        </w:rPr>
        <w:t xml:space="preserve"> </w:t>
      </w:r>
      <w:r w:rsidRPr="007870DF">
        <w:rPr>
          <w:rFonts w:ascii="돋움" w:eastAsia="돋움" w:hAnsi="돋움" w:cs="Arial" w:hint="eastAsia"/>
          <w:bCs/>
          <w:szCs w:val="18"/>
          <w:lang w:eastAsia="ko-KR"/>
        </w:rPr>
        <w:t>된다. 당사자들은 본 계약 또는 본 용역과 관련된 모든 분쟁에 대해 서울중앙지방법원을 전속적 관할 법원으로 함에 동의한다.</w:t>
      </w:r>
    </w:p>
    <w:p w14:paraId="26F2AE6B" w14:textId="77777777" w:rsidR="00CB0BCA" w:rsidRPr="007870DF" w:rsidRDefault="00CB0BCA" w:rsidP="00252D11">
      <w:pPr>
        <w:pStyle w:val="Level1"/>
        <w:numPr>
          <w:ilvl w:val="0"/>
          <w:numId w:val="0"/>
        </w:numPr>
        <w:tabs>
          <w:tab w:val="left" w:pos="480"/>
        </w:tabs>
        <w:spacing w:after="120"/>
        <w:jc w:val="both"/>
        <w:rPr>
          <w:rFonts w:ascii="돋움" w:eastAsia="돋움" w:hAnsi="돋움" w:cs="Arial"/>
          <w:bCs/>
          <w:szCs w:val="18"/>
          <w:lang w:eastAsia="ko-KR"/>
        </w:rPr>
      </w:pPr>
    </w:p>
    <w:p w14:paraId="1B73FAE9" w14:textId="20D36649" w:rsidR="00CB0BCA" w:rsidRPr="007870DF" w:rsidRDefault="007870DF" w:rsidP="00252D11">
      <w:pPr>
        <w:pStyle w:val="1"/>
        <w:spacing w:before="0"/>
        <w:jc w:val="both"/>
        <w:rPr>
          <w:rFonts w:ascii="돋움" w:eastAsia="돋움" w:hAnsi="돋움" w:cs="Arial"/>
          <w:b/>
          <w:szCs w:val="18"/>
          <w:lang w:eastAsia="ko-KR"/>
        </w:rPr>
      </w:pPr>
      <w:r w:rsidRPr="007870DF">
        <w:rPr>
          <w:rFonts w:ascii="돋움" w:eastAsia="돋움" w:hAnsi="돋움" w:cs="Arial" w:hint="eastAsia"/>
          <w:b/>
          <w:szCs w:val="18"/>
          <w:lang w:eastAsia="ko-KR"/>
        </w:rPr>
        <w:t>법령상 의무</w:t>
      </w:r>
    </w:p>
    <w:p w14:paraId="1250041B" w14:textId="0BFC9BAD" w:rsidR="00CB0BCA" w:rsidRPr="007870DF" w:rsidRDefault="007870DF" w:rsidP="00252D11">
      <w:pPr>
        <w:pStyle w:val="Level1"/>
        <w:tabs>
          <w:tab w:val="clear" w:pos="403"/>
        </w:tabs>
        <w:spacing w:after="120"/>
        <w:jc w:val="both"/>
        <w:rPr>
          <w:rFonts w:ascii="돋움" w:eastAsia="돋움" w:hAnsi="돋움"/>
          <w:bCs/>
          <w:szCs w:val="18"/>
          <w:lang w:eastAsia="ko-KR"/>
        </w:rPr>
      </w:pPr>
      <w:r w:rsidRPr="007870DF">
        <w:rPr>
          <w:rFonts w:ascii="돋움" w:eastAsia="돋움" w:hAnsi="돋움" w:cs="굴림" w:hint="eastAsia"/>
          <w:bCs/>
          <w:color w:val="000000"/>
          <w:szCs w:val="18"/>
          <w:lang w:eastAsia="ko-KR"/>
        </w:rPr>
        <w:t xml:space="preserve">본 계약에 규정된 양 당사자의 모든 권리와 의무는, 감사인의 비밀 유지 의무 및 독립성 의무를 포함하여 </w:t>
      </w:r>
      <w:r w:rsidRPr="007870DF">
        <w:rPr>
          <w:rFonts w:ascii="돋움" w:eastAsia="돋움" w:hAnsi="돋움" w:cs="굴림" w:hint="eastAsia"/>
          <w:bCs/>
          <w:color w:val="000000"/>
          <w:szCs w:val="18"/>
          <w:lang w:eastAsia="ko-KR"/>
        </w:rPr>
        <w:t>관련 법령 및 규정에 따른 감사인의 제반 의무들과 충돌하지 않는 범위 내에서 해석되고 행사되어야 한다.</w:t>
      </w:r>
    </w:p>
    <w:p w14:paraId="131EC1A7" w14:textId="4327EEC6" w:rsidR="00CB0BCA" w:rsidRPr="007870DF" w:rsidRDefault="007870DF" w:rsidP="00252D11">
      <w:pPr>
        <w:pStyle w:val="Level1"/>
        <w:tabs>
          <w:tab w:val="clear" w:pos="403"/>
        </w:tabs>
        <w:spacing w:after="120"/>
        <w:jc w:val="both"/>
        <w:rPr>
          <w:rFonts w:ascii="돋움" w:eastAsia="돋움" w:hAnsi="돋움"/>
          <w:bCs/>
          <w:szCs w:val="18"/>
          <w:lang w:eastAsia="ko-KR"/>
        </w:rPr>
      </w:pPr>
      <w:r w:rsidRPr="007870DF">
        <w:rPr>
          <w:rFonts w:ascii="돋움" w:eastAsia="돋움" w:hAnsi="돋움" w:cs="굴림" w:hint="eastAsia"/>
          <w:bCs/>
          <w:color w:val="000000"/>
          <w:szCs w:val="18"/>
          <w:lang w:eastAsia="ko-KR"/>
        </w:rPr>
        <w:t>EY가 고객사의 감사인으로 지정되고 그로 인해 독립성 문제가 발생하는 경우, 양 당사자는 상호 협의를 통해 본 계약을 해지하고 본 용역을 종료하는 것을 전제로 감사 계약을 체결한다. 감사 계약을 체결하기 위하여 본 계약을 해지하는 경우, 용역의 종료일까지의 기 수행 보수에 관한 사항은 양 당사자가 별도로 합의한다. 양 당사자는 본 조에 따른 계약의 해지와 관련하여 상대방에게 일체의 민·형사, 행정상 이의를 제기하지 아니한다.</w:t>
      </w:r>
    </w:p>
    <w:p w14:paraId="7CBDB813" w14:textId="77777777" w:rsidR="00CB0BCA" w:rsidRPr="007870DF" w:rsidRDefault="00CB0BCA" w:rsidP="00252D11">
      <w:pPr>
        <w:pStyle w:val="Level1"/>
        <w:numPr>
          <w:ilvl w:val="0"/>
          <w:numId w:val="0"/>
        </w:numPr>
        <w:spacing w:after="120"/>
        <w:ind w:left="403"/>
        <w:jc w:val="both"/>
        <w:rPr>
          <w:rFonts w:ascii="돋움" w:eastAsia="돋움" w:hAnsi="돋움"/>
          <w:bCs/>
          <w:szCs w:val="18"/>
          <w:lang w:eastAsia="ko-KR"/>
        </w:rPr>
      </w:pPr>
    </w:p>
    <w:p w14:paraId="5E70519A" w14:textId="0203F284" w:rsidR="00FC523D" w:rsidRPr="007870DF" w:rsidRDefault="007870DF" w:rsidP="00252D11">
      <w:pPr>
        <w:pStyle w:val="1"/>
        <w:spacing w:before="0"/>
        <w:jc w:val="both"/>
        <w:rPr>
          <w:rFonts w:ascii="돋움" w:eastAsia="돋움" w:hAnsi="돋움" w:cs="Arial"/>
          <w:b/>
          <w:szCs w:val="18"/>
          <w:lang w:eastAsia="ko-KR"/>
        </w:rPr>
      </w:pPr>
      <w:r w:rsidRPr="007870DF">
        <w:rPr>
          <w:rFonts w:ascii="돋움" w:eastAsia="돋움" w:hAnsi="돋움" w:cs="Arial" w:hint="eastAsia"/>
          <w:b/>
          <w:szCs w:val="18"/>
          <w:lang w:eastAsia="ko-KR"/>
        </w:rPr>
        <w:t>기타사항</w:t>
      </w:r>
    </w:p>
    <w:p w14:paraId="50C6BBA2" w14:textId="3325E2B4" w:rsidR="003465BC" w:rsidRPr="007870DF" w:rsidRDefault="007870DF"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본 계약은 본 용역과 본 용역이 다루는 제반 사항에 관한 양 당사자간의 완전한 합의를 구성하며, 당사자들 간에 앞서 체결된 비밀유지계약 등을 포함한 모든 기존 합의, 약정 및 의사표시에 우선한다.</w:t>
      </w:r>
    </w:p>
    <w:p w14:paraId="346B2826" w14:textId="34629AC2" w:rsidR="005D52A3" w:rsidRPr="007870DF" w:rsidRDefault="007870DF"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각 당사자는 본 계약 및 이에 대한 변경을 전자적 방식으로</w:t>
      </w:r>
      <w:r w:rsidR="00D82BCF">
        <w:rPr>
          <w:rFonts w:ascii="돋움" w:eastAsia="돋움" w:hAnsi="돋움" w:cs="굴림" w:hint="eastAsia"/>
          <w:bCs/>
          <w:color w:val="000000"/>
          <w:szCs w:val="18"/>
          <w:lang w:eastAsia="ko-KR"/>
        </w:rPr>
        <w:t>도</w:t>
      </w:r>
      <w:r w:rsidRPr="007870DF">
        <w:rPr>
          <w:rFonts w:ascii="돋움" w:eastAsia="돋움" w:hAnsi="돋움" w:cs="굴림" w:hint="eastAsia"/>
          <w:bCs/>
          <w:color w:val="000000"/>
          <w:szCs w:val="18"/>
          <w:lang w:eastAsia="ko-KR"/>
        </w:rPr>
        <w:t xml:space="preserve"> 체결할 수 있으며, 양 당사자는 동일 문서의 각 부본에 서명할 수 있다. </w:t>
      </w:r>
      <w:r w:rsidR="002460EB">
        <w:rPr>
          <w:rFonts w:ascii="돋움" w:eastAsia="돋움" w:hAnsi="돋움" w:cs="굴림" w:hint="eastAsia"/>
          <w:bCs/>
          <w:color w:val="000000"/>
          <w:szCs w:val="18"/>
          <w:lang w:eastAsia="ko-KR"/>
        </w:rPr>
        <w:t xml:space="preserve">본 </w:t>
      </w:r>
      <w:r w:rsidRPr="007870DF">
        <w:rPr>
          <w:rFonts w:ascii="돋움" w:eastAsia="돋움" w:hAnsi="돋움" w:cs="굴림" w:hint="eastAsia"/>
          <w:bCs/>
          <w:color w:val="000000"/>
          <w:szCs w:val="18"/>
          <w:lang w:eastAsia="ko-KR"/>
        </w:rPr>
        <w:t>계약</w:t>
      </w:r>
      <w:r w:rsidR="002460EB">
        <w:rPr>
          <w:rFonts w:ascii="돋움" w:eastAsia="돋움" w:hAnsi="돋움" w:cs="굴림" w:hint="eastAsia"/>
          <w:bCs/>
          <w:color w:val="000000"/>
          <w:szCs w:val="18"/>
          <w:lang w:eastAsia="ko-KR"/>
        </w:rPr>
        <w:t>은</w:t>
      </w:r>
      <w:r w:rsidRPr="007870DF">
        <w:rPr>
          <w:rFonts w:ascii="돋움" w:eastAsia="돋움" w:hAnsi="돋움" w:cs="굴림" w:hint="eastAsia"/>
          <w:bCs/>
          <w:color w:val="000000"/>
          <w:szCs w:val="18"/>
          <w:lang w:eastAsia="ko-KR"/>
        </w:rPr>
        <w:t xml:space="preserve"> 양 당사자의 서면 합의를 통해서만 변경될 수 있다.</w:t>
      </w:r>
    </w:p>
    <w:p w14:paraId="1E4320FC" w14:textId="276FB2E4" w:rsidR="005D52A3" w:rsidRPr="007870DF" w:rsidRDefault="007870DF" w:rsidP="00252D11">
      <w:pPr>
        <w:pStyle w:val="Level1"/>
        <w:tabs>
          <w:tab w:val="clear" w:pos="403"/>
        </w:tabs>
        <w:spacing w:after="120"/>
        <w:jc w:val="both"/>
        <w:rPr>
          <w:rFonts w:ascii="돋움" w:eastAsia="돋움" w:hAnsi="돋움" w:cs="Arial"/>
          <w:bCs/>
          <w:szCs w:val="18"/>
          <w:lang w:eastAsia="ko-KR"/>
        </w:rPr>
      </w:pPr>
      <w:bookmarkStart w:id="24" w:name="_Ref65159994"/>
      <w:r w:rsidRPr="007870DF">
        <w:rPr>
          <w:rFonts w:ascii="돋움" w:eastAsia="돋움" w:hAnsi="돋움" w:cs="굴림" w:hint="eastAsia"/>
          <w:bCs/>
          <w:color w:val="000000"/>
          <w:szCs w:val="18"/>
          <w:lang w:eastAsia="ko-KR"/>
        </w:rPr>
        <w:t>고객사는 EY 및 다른 EY 회원사가 전문가적 의무사항을 준수하는 것을 전제로 고객사의 경쟁사를 포함한 다른 고객에게 용역을 제공할 수 있음에 동의한다.</w:t>
      </w:r>
      <w:bookmarkEnd w:id="24"/>
    </w:p>
    <w:p w14:paraId="42069452" w14:textId="684FCE2F" w:rsidR="005D52A3" w:rsidRPr="007870DF" w:rsidRDefault="00D248E1" w:rsidP="00252D11">
      <w:pPr>
        <w:pStyle w:val="Level1"/>
        <w:tabs>
          <w:tab w:val="clear" w:pos="403"/>
        </w:tabs>
        <w:spacing w:after="120"/>
        <w:jc w:val="both"/>
        <w:rPr>
          <w:rFonts w:ascii="돋움" w:eastAsia="돋움" w:hAnsi="돋움" w:cs="Arial"/>
          <w:bCs/>
          <w:szCs w:val="18"/>
          <w:lang w:eastAsia="ko-KR"/>
        </w:rPr>
      </w:pPr>
      <w:r w:rsidRPr="00D248E1">
        <w:rPr>
          <w:rFonts w:hint="eastAsia"/>
          <w:lang w:eastAsia="ko-KR"/>
        </w:rPr>
        <w:t xml:space="preserve"> </w:t>
      </w:r>
      <w:r w:rsidRPr="00D248E1">
        <w:rPr>
          <w:rFonts w:ascii="돋움" w:eastAsia="돋움" w:hAnsi="돋움" w:cs="굴림" w:hint="eastAsia"/>
          <w:bCs/>
          <w:color w:val="000000"/>
          <w:szCs w:val="18"/>
          <w:lang w:eastAsia="ko-KR"/>
        </w:rPr>
        <w:t xml:space="preserve">양 당사자는 상대방의 서면 동의 없이 본 계약과 관련하여 발생하는 청구권을 포함한 모든 권리 및 의무의 전부 또는 일부를 양도할 수 없다. 단, </w:t>
      </w:r>
      <w:r w:rsidR="00F110E3">
        <w:rPr>
          <w:rFonts w:ascii="돋움" w:eastAsia="돋움" w:hAnsi="돋움" w:cs="굴림" w:hint="eastAsia"/>
          <w:bCs/>
          <w:color w:val="000000"/>
          <w:szCs w:val="18"/>
          <w:lang w:eastAsia="ko-KR"/>
        </w:rPr>
        <w:t>E</w:t>
      </w:r>
      <w:r w:rsidR="00F110E3">
        <w:rPr>
          <w:rFonts w:ascii="돋움" w:eastAsia="돋움" w:hAnsi="돋움" w:cs="굴림"/>
          <w:bCs/>
          <w:color w:val="000000"/>
          <w:szCs w:val="18"/>
          <w:lang w:eastAsia="ko-KR"/>
        </w:rPr>
        <w:t>Y</w:t>
      </w:r>
      <w:r w:rsidR="00F110E3">
        <w:rPr>
          <w:rFonts w:ascii="돋움" w:eastAsia="돋움" w:hAnsi="돋움" w:cs="굴림" w:hint="eastAsia"/>
          <w:bCs/>
          <w:color w:val="000000"/>
          <w:szCs w:val="18"/>
          <w:lang w:eastAsia="ko-KR"/>
        </w:rPr>
        <w:t>는</w:t>
      </w:r>
      <w:r w:rsidRPr="00D248E1">
        <w:rPr>
          <w:rFonts w:ascii="돋움" w:eastAsia="돋움" w:hAnsi="돋움" w:cs="굴림" w:hint="eastAsia"/>
          <w:bCs/>
          <w:color w:val="000000"/>
          <w:szCs w:val="18"/>
          <w:lang w:eastAsia="ko-KR"/>
        </w:rPr>
        <w:t xml:space="preserve"> (가) 다른 EY회원사 및/또는 (나) EY 회원사의 </w:t>
      </w:r>
      <w:r w:rsidR="00C64BCB">
        <w:rPr>
          <w:rFonts w:ascii="돋움" w:eastAsia="돋움" w:hAnsi="돋움" w:cs="굴림" w:hint="eastAsia"/>
          <w:bCs/>
          <w:color w:val="000000"/>
          <w:szCs w:val="18"/>
          <w:lang w:eastAsia="ko-KR"/>
        </w:rPr>
        <w:t xml:space="preserve">전체 </w:t>
      </w:r>
      <w:r w:rsidR="00E351AC">
        <w:rPr>
          <w:rFonts w:ascii="돋움" w:eastAsia="돋움" w:hAnsi="돋움" w:cs="굴림" w:hint="eastAsia"/>
          <w:bCs/>
          <w:color w:val="000000"/>
          <w:szCs w:val="18"/>
          <w:lang w:eastAsia="ko-KR"/>
        </w:rPr>
        <w:t>또는 일부</w:t>
      </w:r>
      <w:r w:rsidRPr="00D248E1">
        <w:rPr>
          <w:rFonts w:ascii="돋움" w:eastAsia="돋움" w:hAnsi="돋움" w:cs="굴림" w:hint="eastAsia"/>
          <w:bCs/>
          <w:color w:val="000000"/>
          <w:szCs w:val="18"/>
          <w:lang w:eastAsia="ko-KR"/>
        </w:rPr>
        <w:t>의 매각, 영업양도 또는 구조조정</w:t>
      </w:r>
      <w:r w:rsidR="00E53475">
        <w:rPr>
          <w:rFonts w:ascii="돋움" w:eastAsia="돋움" w:hAnsi="돋움" w:cs="굴림" w:hint="eastAsia"/>
          <w:bCs/>
          <w:color w:val="000000"/>
          <w:szCs w:val="18"/>
          <w:lang w:eastAsia="ko-KR"/>
        </w:rPr>
        <w:t xml:space="preserve"> 등</w:t>
      </w:r>
      <w:r w:rsidRPr="00D248E1">
        <w:rPr>
          <w:rFonts w:ascii="돋움" w:eastAsia="돋움" w:hAnsi="돋움" w:cs="굴림" w:hint="eastAsia"/>
          <w:bCs/>
          <w:color w:val="000000"/>
          <w:szCs w:val="18"/>
          <w:lang w:eastAsia="ko-KR"/>
        </w:rPr>
        <w:t xml:space="preserve">으로 인하여 </w:t>
      </w:r>
      <w:r w:rsidR="008E4D0E">
        <w:rPr>
          <w:rFonts w:ascii="돋움" w:eastAsia="돋움" w:hAnsi="돋움" w:cs="굴림" w:hint="eastAsia"/>
          <w:bCs/>
          <w:color w:val="000000"/>
          <w:szCs w:val="18"/>
          <w:lang w:eastAsia="ko-KR"/>
        </w:rPr>
        <w:t>인수,</w:t>
      </w:r>
      <w:r w:rsidR="008E4D0E">
        <w:rPr>
          <w:rFonts w:ascii="돋움" w:eastAsia="돋움" w:hAnsi="돋움" w:cs="굴림"/>
          <w:bCs/>
          <w:color w:val="000000"/>
          <w:szCs w:val="18"/>
          <w:lang w:eastAsia="ko-KR"/>
        </w:rPr>
        <w:t xml:space="preserve"> </w:t>
      </w:r>
      <w:r w:rsidRPr="00D248E1">
        <w:rPr>
          <w:rFonts w:ascii="돋움" w:eastAsia="돋움" w:hAnsi="돋움" w:cs="굴림" w:hint="eastAsia"/>
          <w:bCs/>
          <w:color w:val="000000"/>
          <w:szCs w:val="18"/>
          <w:lang w:eastAsia="ko-KR"/>
        </w:rPr>
        <w:t>파생</w:t>
      </w:r>
      <w:r w:rsidR="00E17D90">
        <w:rPr>
          <w:rFonts w:ascii="돋움" w:eastAsia="돋움" w:hAnsi="돋움" w:cs="굴림" w:hint="eastAsia"/>
          <w:bCs/>
          <w:color w:val="000000"/>
          <w:szCs w:val="18"/>
          <w:lang w:eastAsia="ko-KR"/>
        </w:rPr>
        <w:t>,</w:t>
      </w:r>
      <w:r w:rsidR="00E17D90">
        <w:rPr>
          <w:rFonts w:ascii="돋움" w:eastAsia="돋움" w:hAnsi="돋움" w:cs="굴림"/>
          <w:bCs/>
          <w:color w:val="000000"/>
          <w:szCs w:val="18"/>
          <w:lang w:eastAsia="ko-KR"/>
        </w:rPr>
        <w:t xml:space="preserve"> </w:t>
      </w:r>
      <w:r w:rsidRPr="00D248E1">
        <w:rPr>
          <w:rFonts w:ascii="돋움" w:eastAsia="돋움" w:hAnsi="돋움" w:cs="굴림" w:hint="eastAsia"/>
          <w:bCs/>
          <w:color w:val="000000"/>
          <w:szCs w:val="18"/>
          <w:lang w:eastAsia="ko-KR"/>
        </w:rPr>
        <w:t>설립된 모든 법인에게 본 계약에 따른 권리 및 의무</w:t>
      </w:r>
      <w:r w:rsidR="00A858FE">
        <w:rPr>
          <w:rFonts w:ascii="돋움" w:eastAsia="돋움" w:hAnsi="돋움" w:cs="굴림" w:hint="eastAsia"/>
          <w:bCs/>
          <w:color w:val="000000"/>
          <w:szCs w:val="18"/>
          <w:lang w:eastAsia="ko-KR"/>
        </w:rPr>
        <w:t xml:space="preserve">의 전체 </w:t>
      </w:r>
      <w:r w:rsidR="00AE2ED3">
        <w:rPr>
          <w:rFonts w:ascii="돋움" w:eastAsia="돋움" w:hAnsi="돋움" w:cs="굴림" w:hint="eastAsia"/>
          <w:bCs/>
          <w:color w:val="000000"/>
          <w:szCs w:val="18"/>
          <w:lang w:eastAsia="ko-KR"/>
        </w:rPr>
        <w:t>또는 일부</w:t>
      </w:r>
      <w:r w:rsidRPr="00D248E1">
        <w:rPr>
          <w:rFonts w:ascii="돋움" w:eastAsia="돋움" w:hAnsi="돋움" w:cs="굴림" w:hint="eastAsia"/>
          <w:bCs/>
          <w:color w:val="000000"/>
          <w:szCs w:val="18"/>
          <w:lang w:eastAsia="ko-KR"/>
        </w:rPr>
        <w:t>를 양도</w:t>
      </w:r>
      <w:r w:rsidR="009D5AA5">
        <w:rPr>
          <w:rFonts w:ascii="돋움" w:eastAsia="돋움" w:hAnsi="돋움" w:cs="굴림" w:hint="eastAsia"/>
          <w:bCs/>
          <w:color w:val="000000"/>
          <w:szCs w:val="18"/>
          <w:lang w:eastAsia="ko-KR"/>
        </w:rPr>
        <w:t xml:space="preserve"> 또는 변경</w:t>
      </w:r>
      <w:r w:rsidRPr="00D248E1">
        <w:rPr>
          <w:rFonts w:ascii="돋움" w:eastAsia="돋움" w:hAnsi="돋움" w:cs="굴림" w:hint="eastAsia"/>
          <w:bCs/>
          <w:color w:val="000000"/>
          <w:szCs w:val="18"/>
          <w:lang w:eastAsia="ko-KR"/>
        </w:rPr>
        <w:t xml:space="preserve">할 수 있다. </w:t>
      </w:r>
      <w:r w:rsidR="006536C0" w:rsidRPr="006536C0">
        <w:rPr>
          <w:rFonts w:ascii="돋움" w:eastAsia="돋움" w:hAnsi="돋움" w:cs="굴림" w:hint="eastAsia"/>
          <w:bCs/>
          <w:color w:val="000000"/>
          <w:szCs w:val="18"/>
          <w:lang w:eastAsia="ko-KR"/>
        </w:rPr>
        <w:t>또한 EY는 본 용역의 연속성을 위하여 합리적으로 필요한 용도로 사용할 목적으로, 고객사의 기밀 정보를 포함하여 본 계약과 관련된 데이터를 해당 법인에게 제공할 수 있다.</w:t>
      </w:r>
      <w:r w:rsidR="006536C0">
        <w:rPr>
          <w:rFonts w:ascii="돋움" w:eastAsia="돋움" w:hAnsi="돋움" w:cs="굴림"/>
          <w:bCs/>
          <w:color w:val="000000"/>
          <w:szCs w:val="18"/>
          <w:lang w:eastAsia="ko-KR"/>
        </w:rPr>
        <w:t xml:space="preserve"> </w:t>
      </w:r>
      <w:r w:rsidRPr="00D248E1">
        <w:rPr>
          <w:rFonts w:ascii="돋움" w:eastAsia="돋움" w:hAnsi="돋움" w:cs="굴림" w:hint="eastAsia"/>
          <w:bCs/>
          <w:color w:val="000000"/>
          <w:szCs w:val="18"/>
          <w:lang w:eastAsia="ko-KR"/>
        </w:rPr>
        <w:t>이와 같은 양도</w:t>
      </w:r>
      <w:r w:rsidR="0024149A">
        <w:rPr>
          <w:rFonts w:ascii="돋움" w:eastAsia="돋움" w:hAnsi="돋움" w:cs="굴림" w:hint="eastAsia"/>
          <w:bCs/>
          <w:color w:val="000000"/>
          <w:szCs w:val="18"/>
          <w:lang w:eastAsia="ko-KR"/>
        </w:rPr>
        <w:t xml:space="preserve"> 및 변경</w:t>
      </w:r>
      <w:r w:rsidRPr="00D248E1">
        <w:rPr>
          <w:rFonts w:ascii="돋움" w:eastAsia="돋움" w:hAnsi="돋움" w:cs="굴림" w:hint="eastAsia"/>
          <w:bCs/>
          <w:color w:val="000000"/>
          <w:szCs w:val="18"/>
          <w:lang w:eastAsia="ko-KR"/>
        </w:rPr>
        <w:t xml:space="preserve"> 등에 대하여 EY는 고객사에게 통지하여야 한다.</w:t>
      </w:r>
    </w:p>
    <w:p w14:paraId="755F0B71" w14:textId="66E584BE" w:rsidR="00FE5164" w:rsidRPr="007870DF" w:rsidRDefault="007870DF"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본 계약 조항의 내용이 그 전부 또는 일부가 법에 저촉되거나, 무효이거나 또는 실행할 수 없는 것으로 판단되더라도 나머지 조항들은 완전한 효력을 유지한다.</w:t>
      </w:r>
    </w:p>
    <w:p w14:paraId="06E96247" w14:textId="6C19771B" w:rsidR="00C45360" w:rsidRPr="003554F5" w:rsidRDefault="003554F5" w:rsidP="00252D11">
      <w:pPr>
        <w:pStyle w:val="Level1"/>
        <w:tabs>
          <w:tab w:val="clear" w:pos="403"/>
        </w:tabs>
        <w:spacing w:after="120"/>
        <w:jc w:val="both"/>
        <w:rPr>
          <w:rFonts w:ascii="돋움" w:eastAsia="돋움" w:hAnsi="돋움" w:cs="굴림"/>
          <w:bCs/>
          <w:color w:val="000000"/>
          <w:szCs w:val="18"/>
          <w:lang w:eastAsia="ko-KR"/>
        </w:rPr>
      </w:pPr>
      <w:bookmarkStart w:id="25" w:name="_Hlk83813647"/>
      <w:r w:rsidRPr="003554F5">
        <w:rPr>
          <w:rFonts w:ascii="돋움" w:eastAsia="돋움" w:hAnsi="돋움" w:cs="굴림" w:hint="eastAsia"/>
          <w:bCs/>
          <w:color w:val="000000"/>
          <w:szCs w:val="18"/>
          <w:lang w:eastAsia="ko-KR"/>
        </w:rPr>
        <w:t xml:space="preserve">고객사는 </w:t>
      </w:r>
      <w:r w:rsidRPr="003554F5">
        <w:rPr>
          <w:rFonts w:ascii="돋움" w:eastAsia="돋움" w:hAnsi="돋움" w:cs="굴림"/>
          <w:bCs/>
          <w:color w:val="000000"/>
          <w:szCs w:val="18"/>
          <w:lang w:eastAsia="ko-KR"/>
        </w:rPr>
        <w:t>미국증권거래위원회(US SEC) 규정에 따라 EY</w:t>
      </w:r>
      <w:r w:rsidRPr="003554F5">
        <w:rPr>
          <w:rFonts w:ascii="돋움" w:eastAsia="돋움" w:hAnsi="돋움" w:cs="굴림" w:hint="eastAsia"/>
          <w:bCs/>
          <w:color w:val="000000"/>
          <w:szCs w:val="18"/>
          <w:lang w:eastAsia="ko-KR"/>
        </w:rPr>
        <w:t xml:space="preserve">회원사의 </w:t>
      </w:r>
      <w:r w:rsidRPr="003554F5">
        <w:rPr>
          <w:rFonts w:ascii="돋움" w:eastAsia="돋움" w:hAnsi="돋움" w:cs="굴림"/>
          <w:bCs/>
          <w:color w:val="000000"/>
          <w:szCs w:val="18"/>
          <w:lang w:eastAsia="ko-KR"/>
        </w:rPr>
        <w:t>감사인 독립성이 요구</w:t>
      </w:r>
      <w:r w:rsidRPr="003554F5">
        <w:rPr>
          <w:rFonts w:ascii="돋움" w:eastAsia="돋움" w:hAnsi="돋움" w:cs="굴림" w:hint="eastAsia"/>
          <w:bCs/>
          <w:color w:val="000000"/>
          <w:szCs w:val="18"/>
          <w:lang w:eastAsia="ko-KR"/>
        </w:rPr>
        <w:t>되는 경우</w:t>
      </w:r>
      <w:r w:rsidRPr="003554F5">
        <w:rPr>
          <w:rFonts w:ascii="돋움" w:eastAsia="돋움" w:hAnsi="돋움" w:cs="굴림"/>
          <w:bCs/>
          <w:color w:val="000000"/>
          <w:szCs w:val="18"/>
          <w:lang w:eastAsia="ko-KR"/>
        </w:rPr>
        <w:t xml:space="preserve">, </w:t>
      </w:r>
      <w:r w:rsidRPr="003554F5">
        <w:rPr>
          <w:rFonts w:ascii="돋움" w:eastAsia="돋움" w:hAnsi="돋움" w:cs="굴림" w:hint="eastAsia"/>
          <w:bCs/>
          <w:color w:val="000000"/>
          <w:szCs w:val="18"/>
          <w:lang w:eastAsia="ko-KR"/>
        </w:rPr>
        <w:t>고객사나 그 관계회사</w:t>
      </w:r>
      <w:r w:rsidR="00F7101C">
        <w:rPr>
          <w:rFonts w:ascii="돋움" w:eastAsia="돋움" w:hAnsi="돋움" w:cs="굴림" w:hint="eastAsia"/>
          <w:bCs/>
          <w:color w:val="000000"/>
          <w:szCs w:val="18"/>
          <w:lang w:eastAsia="ko-KR"/>
        </w:rPr>
        <w:t xml:space="preserve">의 </w:t>
      </w:r>
      <w:r w:rsidRPr="003554F5">
        <w:rPr>
          <w:rFonts w:ascii="돋움" w:eastAsia="돋움" w:hAnsi="돋움" w:cs="굴림" w:hint="eastAsia"/>
          <w:bCs/>
          <w:color w:val="000000"/>
          <w:szCs w:val="18"/>
          <w:lang w:eastAsia="ko-KR"/>
        </w:rPr>
        <w:t>세무처리</w:t>
      </w:r>
      <w:r w:rsidR="00F7101C">
        <w:rPr>
          <w:rFonts w:ascii="돋움" w:eastAsia="돋움" w:hAnsi="돋움" w:cs="굴림" w:hint="eastAsia"/>
          <w:bCs/>
          <w:color w:val="000000"/>
          <w:szCs w:val="18"/>
          <w:lang w:eastAsia="ko-KR"/>
        </w:rPr>
        <w:t xml:space="preserve"> 또는</w:t>
      </w:r>
      <w:r w:rsidRPr="003554F5">
        <w:rPr>
          <w:rFonts w:ascii="돋움" w:eastAsia="돋움" w:hAnsi="돋움" w:cs="굴림" w:hint="eastAsia"/>
          <w:bCs/>
          <w:color w:val="000000"/>
          <w:szCs w:val="18"/>
          <w:lang w:eastAsia="ko-KR"/>
        </w:rPr>
        <w:t xml:space="preserve"> </w:t>
      </w:r>
      <w:r w:rsidRPr="003554F5">
        <w:rPr>
          <w:rFonts w:ascii="돋움" w:eastAsia="돋움" w:hAnsi="돋움" w:cs="굴림"/>
          <w:bCs/>
          <w:color w:val="000000"/>
          <w:szCs w:val="18"/>
          <w:lang w:eastAsia="ko-KR"/>
        </w:rPr>
        <w:t>세무구조</w:t>
      </w:r>
      <w:r w:rsidR="00F7101C">
        <w:rPr>
          <w:rFonts w:ascii="돋움" w:eastAsia="돋움" w:hAnsi="돋움" w:cs="굴림" w:hint="eastAsia"/>
          <w:bCs/>
          <w:color w:val="000000"/>
          <w:szCs w:val="18"/>
          <w:lang w:eastAsia="ko-KR"/>
        </w:rPr>
        <w:t>의</w:t>
      </w:r>
      <w:r w:rsidRPr="003554F5">
        <w:rPr>
          <w:rFonts w:ascii="돋움" w:eastAsia="돋움" w:hAnsi="돋움" w:cs="굴림"/>
          <w:bCs/>
          <w:color w:val="000000"/>
          <w:szCs w:val="18"/>
          <w:lang w:eastAsia="ko-KR"/>
        </w:rPr>
        <w:t xml:space="preserve"> </w:t>
      </w:r>
      <w:r w:rsidRPr="003554F5">
        <w:rPr>
          <w:rFonts w:ascii="돋움" w:eastAsia="돋움" w:hAnsi="돋움" w:cs="굴림" w:hint="eastAsia"/>
          <w:bCs/>
          <w:color w:val="000000"/>
          <w:szCs w:val="18"/>
          <w:lang w:eastAsia="ko-KR"/>
        </w:rPr>
        <w:t>공개를 제한</w:t>
      </w:r>
      <w:r w:rsidR="00E9549D">
        <w:rPr>
          <w:rFonts w:ascii="돋움" w:eastAsia="돋움" w:hAnsi="돋움" w:cs="굴림" w:hint="eastAsia"/>
          <w:bCs/>
          <w:color w:val="000000"/>
          <w:szCs w:val="18"/>
          <w:lang w:eastAsia="ko-KR"/>
        </w:rPr>
        <w:t>시키</w:t>
      </w:r>
      <w:r w:rsidRPr="003554F5">
        <w:rPr>
          <w:rFonts w:ascii="돋움" w:eastAsia="돋움" w:hAnsi="돋움" w:cs="굴림" w:hint="eastAsia"/>
          <w:bCs/>
          <w:color w:val="000000"/>
          <w:szCs w:val="18"/>
          <w:lang w:eastAsia="ko-KR"/>
        </w:rPr>
        <w:t>는 것이</w:t>
      </w:r>
      <w:r w:rsidR="0027172F">
        <w:rPr>
          <w:rFonts w:ascii="돋움" w:eastAsia="돋움" w:hAnsi="돋움" w:cs="굴림" w:hint="eastAsia"/>
          <w:bCs/>
          <w:color w:val="000000"/>
          <w:szCs w:val="18"/>
          <w:lang w:eastAsia="ko-KR"/>
        </w:rPr>
        <w:t xml:space="preserve"> </w:t>
      </w:r>
      <w:r w:rsidR="0027172F">
        <w:rPr>
          <w:rFonts w:ascii="돋움" w:eastAsia="돋움" w:hAnsi="돋움" w:cs="굴림"/>
          <w:bCs/>
          <w:color w:val="000000"/>
          <w:szCs w:val="18"/>
          <w:lang w:eastAsia="ko-KR"/>
        </w:rPr>
        <w:t>EY</w:t>
      </w:r>
      <w:r w:rsidR="0027172F">
        <w:rPr>
          <w:rFonts w:ascii="돋움" w:eastAsia="돋움" w:hAnsi="돋움" w:cs="굴림" w:hint="eastAsia"/>
          <w:bCs/>
          <w:color w:val="000000"/>
          <w:szCs w:val="18"/>
          <w:lang w:eastAsia="ko-KR"/>
        </w:rPr>
        <w:t xml:space="preserve">회원사의 </w:t>
      </w:r>
      <w:r w:rsidRPr="003554F5">
        <w:rPr>
          <w:rFonts w:ascii="돋움" w:eastAsia="돋움" w:hAnsi="돋움" w:cs="굴림"/>
          <w:bCs/>
          <w:color w:val="000000"/>
          <w:szCs w:val="18"/>
          <w:lang w:eastAsia="ko-KR"/>
        </w:rPr>
        <w:t>감사인 독립성</w:t>
      </w:r>
      <w:r w:rsidRPr="003554F5">
        <w:rPr>
          <w:rFonts w:ascii="돋움" w:eastAsia="돋움" w:hAnsi="돋움" w:cs="굴림" w:hint="eastAsia"/>
          <w:bCs/>
          <w:color w:val="000000"/>
          <w:szCs w:val="18"/>
          <w:lang w:eastAsia="ko-KR"/>
        </w:rPr>
        <w:t>을</w:t>
      </w:r>
      <w:r w:rsidRPr="003554F5">
        <w:rPr>
          <w:rFonts w:ascii="돋움" w:eastAsia="돋움" w:hAnsi="돋움" w:cs="굴림"/>
          <w:bCs/>
          <w:color w:val="000000"/>
          <w:szCs w:val="18"/>
          <w:lang w:eastAsia="ko-KR"/>
        </w:rPr>
        <w:t xml:space="preserve"> 훼손</w:t>
      </w:r>
      <w:r w:rsidR="00E9549D">
        <w:rPr>
          <w:rFonts w:ascii="돋움" w:eastAsia="돋움" w:hAnsi="돋움" w:cs="굴림" w:hint="eastAsia"/>
          <w:bCs/>
          <w:color w:val="000000"/>
          <w:szCs w:val="18"/>
          <w:lang w:eastAsia="ko-KR"/>
        </w:rPr>
        <w:t>하</w:t>
      </w:r>
      <w:r w:rsidRPr="003554F5">
        <w:rPr>
          <w:rFonts w:ascii="돋움" w:eastAsia="돋움" w:hAnsi="돋움" w:cs="굴림" w:hint="eastAsia"/>
          <w:bCs/>
          <w:color w:val="000000"/>
          <w:szCs w:val="18"/>
          <w:lang w:eastAsia="ko-KR"/>
        </w:rPr>
        <w:t>는</w:t>
      </w:r>
      <w:r w:rsidRPr="003554F5">
        <w:rPr>
          <w:rFonts w:ascii="돋움" w:eastAsia="돋움" w:hAnsi="돋움" w:cs="굴림"/>
          <w:bCs/>
          <w:color w:val="000000"/>
          <w:szCs w:val="18"/>
          <w:lang w:eastAsia="ko-KR"/>
        </w:rPr>
        <w:t xml:space="preserve"> 것으로 간주</w:t>
      </w:r>
      <w:r w:rsidRPr="003554F5">
        <w:rPr>
          <w:rFonts w:ascii="돋움" w:eastAsia="돋움" w:hAnsi="돋움" w:cs="굴림" w:hint="eastAsia"/>
          <w:bCs/>
          <w:color w:val="000000"/>
          <w:szCs w:val="18"/>
          <w:lang w:eastAsia="ko-KR"/>
        </w:rPr>
        <w:t>될 수 있다는 사실</w:t>
      </w:r>
      <w:r w:rsidR="0027172F">
        <w:rPr>
          <w:rFonts w:ascii="돋움" w:eastAsia="돋움" w:hAnsi="돋움" w:cs="굴림" w:hint="eastAsia"/>
          <w:bCs/>
          <w:color w:val="000000"/>
          <w:szCs w:val="18"/>
          <w:lang w:eastAsia="ko-KR"/>
        </w:rPr>
        <w:t>을</w:t>
      </w:r>
      <w:r w:rsidRPr="003554F5">
        <w:rPr>
          <w:rFonts w:ascii="돋움" w:eastAsia="돋움" w:hAnsi="돋움" w:cs="굴림" w:hint="eastAsia"/>
          <w:bCs/>
          <w:color w:val="000000"/>
          <w:szCs w:val="18"/>
          <w:lang w:eastAsia="ko-KR"/>
        </w:rPr>
        <w:t xml:space="preserve"> 인지하고 있음을 확인한</w:t>
      </w:r>
      <w:r w:rsidRPr="003554F5">
        <w:rPr>
          <w:rFonts w:ascii="돋움" w:eastAsia="돋움" w:hAnsi="돋움" w:cs="굴림"/>
          <w:bCs/>
          <w:color w:val="000000"/>
          <w:szCs w:val="18"/>
          <w:lang w:eastAsia="ko-KR"/>
        </w:rPr>
        <w:t xml:space="preserve">다. </w:t>
      </w:r>
      <w:r w:rsidRPr="003554F5">
        <w:rPr>
          <w:rFonts w:ascii="돋움" w:eastAsia="돋움" w:hAnsi="돋움" w:cs="굴림" w:hint="eastAsia"/>
          <w:bCs/>
          <w:color w:val="000000"/>
          <w:szCs w:val="18"/>
          <w:lang w:eastAsia="ko-KR"/>
        </w:rPr>
        <w:t xml:space="preserve">이에 </w:t>
      </w:r>
      <w:r w:rsidRPr="003554F5">
        <w:rPr>
          <w:rFonts w:ascii="돋움" w:eastAsia="돋움" w:hAnsi="돋움" w:cs="굴림"/>
          <w:bCs/>
          <w:color w:val="000000"/>
          <w:szCs w:val="18"/>
          <w:lang w:eastAsia="ko-KR"/>
        </w:rPr>
        <w:t xml:space="preserve">따라, 고객사나 </w:t>
      </w:r>
      <w:r w:rsidRPr="003554F5">
        <w:rPr>
          <w:rFonts w:ascii="돋움" w:eastAsia="돋움" w:hAnsi="돋움" w:cs="굴림" w:hint="eastAsia"/>
          <w:bCs/>
          <w:color w:val="000000"/>
          <w:szCs w:val="18"/>
          <w:lang w:eastAsia="ko-KR"/>
        </w:rPr>
        <w:t>그</w:t>
      </w:r>
      <w:r w:rsidRPr="003554F5">
        <w:rPr>
          <w:rFonts w:ascii="돋움" w:eastAsia="돋움" w:hAnsi="돋움" w:cs="굴림"/>
          <w:bCs/>
          <w:color w:val="000000"/>
          <w:szCs w:val="18"/>
          <w:lang w:eastAsia="ko-KR"/>
        </w:rPr>
        <w:t xml:space="preserve"> 관계회사와 EY 회원사 간의 관계가 </w:t>
      </w:r>
      <w:r w:rsidRPr="003554F5">
        <w:rPr>
          <w:rFonts w:ascii="돋움" w:eastAsia="돋움" w:hAnsi="돋움" w:cs="굴림" w:hint="eastAsia"/>
          <w:bCs/>
          <w:color w:val="000000"/>
          <w:szCs w:val="18"/>
          <w:lang w:eastAsia="ko-KR"/>
        </w:rPr>
        <w:t>위</w:t>
      </w:r>
      <w:r w:rsidRPr="003554F5">
        <w:rPr>
          <w:rFonts w:ascii="돋움" w:eastAsia="돋움" w:hAnsi="돋움" w:cs="굴림"/>
          <w:bCs/>
          <w:color w:val="000000"/>
          <w:szCs w:val="18"/>
          <w:lang w:eastAsia="ko-KR"/>
        </w:rPr>
        <w:t xml:space="preserve"> 규정을 적용 받는 경우, </w:t>
      </w:r>
      <w:r w:rsidR="00DE0DAB">
        <w:rPr>
          <w:rFonts w:ascii="돋움" w:eastAsia="돋움" w:hAnsi="돋움" w:cs="굴림"/>
          <w:bCs/>
          <w:color w:val="000000"/>
          <w:szCs w:val="18"/>
          <w:lang w:eastAsia="ko-KR"/>
        </w:rPr>
        <w:t>(</w:t>
      </w:r>
      <w:r w:rsidR="00DE0DAB" w:rsidRPr="003554F5">
        <w:rPr>
          <w:rFonts w:ascii="돋움" w:eastAsia="돋움" w:hAnsi="돋움" w:cs="굴림"/>
          <w:bCs/>
          <w:color w:val="000000"/>
          <w:szCs w:val="18"/>
          <w:lang w:eastAsia="ko-KR"/>
        </w:rPr>
        <w:t>고객사가 인지하는 한도 내에서</w:t>
      </w:r>
      <w:r w:rsidR="00DE0DAB">
        <w:rPr>
          <w:rFonts w:ascii="돋움" w:eastAsia="돋움" w:hAnsi="돋움" w:cs="굴림" w:hint="eastAsia"/>
          <w:bCs/>
          <w:color w:val="000000"/>
          <w:szCs w:val="18"/>
          <w:lang w:eastAsia="ko-KR"/>
        </w:rPr>
        <w:t>)</w:t>
      </w:r>
      <w:r w:rsidR="00DE0DAB">
        <w:rPr>
          <w:rFonts w:ascii="돋움" w:eastAsia="돋움" w:hAnsi="돋움" w:cs="굴림"/>
          <w:bCs/>
          <w:color w:val="000000"/>
          <w:szCs w:val="18"/>
          <w:lang w:eastAsia="ko-KR"/>
        </w:rPr>
        <w:t xml:space="preserve"> </w:t>
      </w:r>
      <w:r w:rsidRPr="003554F5">
        <w:rPr>
          <w:rFonts w:ascii="돋움" w:eastAsia="돋움" w:hAnsi="돋움" w:cs="굴림"/>
          <w:bCs/>
          <w:color w:val="000000"/>
          <w:szCs w:val="18"/>
          <w:lang w:eastAsia="ko-KR"/>
        </w:rPr>
        <w:t xml:space="preserve">고객사는 본 계약 체결일 현재 고객사나 그 관계회사 중 누구도 </w:t>
      </w:r>
      <w:r w:rsidR="0074466A">
        <w:rPr>
          <w:rFonts w:ascii="돋움" w:eastAsia="돋움" w:hAnsi="돋움" w:cs="굴림" w:hint="eastAsia"/>
          <w:bCs/>
          <w:color w:val="000000"/>
          <w:szCs w:val="18"/>
          <w:lang w:eastAsia="ko-KR"/>
        </w:rPr>
        <w:t xml:space="preserve">기타 자문기관과의 사이에서 </w:t>
      </w:r>
      <w:r w:rsidRPr="003554F5">
        <w:rPr>
          <w:rFonts w:ascii="돋움" w:eastAsia="돋움" w:hAnsi="돋움" w:cs="굴림"/>
          <w:bCs/>
          <w:color w:val="000000"/>
          <w:szCs w:val="18"/>
          <w:lang w:eastAsia="ko-KR"/>
        </w:rPr>
        <w:t xml:space="preserve">본 용역과 </w:t>
      </w:r>
      <w:r w:rsidRPr="003554F5">
        <w:rPr>
          <w:rFonts w:ascii="돋움" w:eastAsia="돋움" w:hAnsi="돋움" w:cs="굴림" w:hint="eastAsia"/>
          <w:bCs/>
          <w:color w:val="000000"/>
          <w:szCs w:val="18"/>
          <w:lang w:eastAsia="ko-KR"/>
        </w:rPr>
        <w:t>관련된</w:t>
      </w:r>
      <w:r w:rsidRPr="003554F5">
        <w:rPr>
          <w:rFonts w:ascii="돋움" w:eastAsia="돋움" w:hAnsi="돋움" w:cs="굴림"/>
          <w:bCs/>
          <w:color w:val="000000"/>
          <w:szCs w:val="18"/>
          <w:lang w:eastAsia="ko-KR"/>
        </w:rPr>
        <w:t xml:space="preserve"> 어</w:t>
      </w:r>
      <w:r w:rsidR="0074466A">
        <w:rPr>
          <w:rFonts w:ascii="돋움" w:eastAsia="돋움" w:hAnsi="돋움" w:cs="굴림" w:hint="eastAsia"/>
          <w:bCs/>
          <w:color w:val="000000"/>
          <w:szCs w:val="18"/>
          <w:lang w:eastAsia="ko-KR"/>
        </w:rPr>
        <w:t>떠한</w:t>
      </w:r>
      <w:r w:rsidRPr="003554F5">
        <w:rPr>
          <w:rFonts w:ascii="돋움" w:eastAsia="돋움" w:hAnsi="돋움" w:cs="굴림"/>
          <w:bCs/>
          <w:color w:val="000000"/>
          <w:szCs w:val="18"/>
          <w:lang w:eastAsia="ko-KR"/>
        </w:rPr>
        <w:t xml:space="preserve"> 거래의 </w:t>
      </w:r>
      <w:r w:rsidRPr="003554F5">
        <w:rPr>
          <w:rFonts w:ascii="돋움" w:eastAsia="돋움" w:hAnsi="돋움" w:cs="굴림" w:hint="eastAsia"/>
          <w:bCs/>
          <w:color w:val="000000"/>
          <w:szCs w:val="18"/>
          <w:lang w:eastAsia="ko-KR"/>
        </w:rPr>
        <w:t>세무처리</w:t>
      </w:r>
      <w:r w:rsidR="0074466A">
        <w:rPr>
          <w:rFonts w:ascii="돋움" w:eastAsia="돋움" w:hAnsi="돋움" w:cs="굴림" w:hint="eastAsia"/>
          <w:bCs/>
          <w:color w:val="000000"/>
          <w:szCs w:val="18"/>
          <w:lang w:eastAsia="ko-KR"/>
        </w:rPr>
        <w:t xml:space="preserve"> 또는</w:t>
      </w:r>
      <w:r w:rsidRPr="003554F5">
        <w:rPr>
          <w:rFonts w:ascii="돋움" w:eastAsia="돋움" w:hAnsi="돋움" w:cs="굴림" w:hint="eastAsia"/>
          <w:bCs/>
          <w:color w:val="000000"/>
          <w:szCs w:val="18"/>
          <w:lang w:eastAsia="ko-KR"/>
        </w:rPr>
        <w:t xml:space="preserve"> </w:t>
      </w:r>
      <w:r w:rsidRPr="003554F5">
        <w:rPr>
          <w:rFonts w:ascii="돋움" w:eastAsia="돋움" w:hAnsi="돋움" w:cs="굴림"/>
          <w:bCs/>
          <w:color w:val="000000"/>
          <w:szCs w:val="18"/>
          <w:lang w:eastAsia="ko-KR"/>
        </w:rPr>
        <w:t>세무구조</w:t>
      </w:r>
      <w:r w:rsidRPr="003554F5">
        <w:rPr>
          <w:rFonts w:ascii="돋움" w:eastAsia="돋움" w:hAnsi="돋움" w:cs="굴림" w:hint="eastAsia"/>
          <w:bCs/>
          <w:color w:val="000000"/>
          <w:szCs w:val="18"/>
          <w:lang w:eastAsia="ko-KR"/>
        </w:rPr>
        <w:t>의</w:t>
      </w:r>
      <w:r w:rsidRPr="003554F5">
        <w:rPr>
          <w:rFonts w:ascii="돋움" w:eastAsia="돋움" w:hAnsi="돋움" w:cs="굴림"/>
          <w:bCs/>
          <w:color w:val="000000"/>
          <w:szCs w:val="18"/>
          <w:lang w:eastAsia="ko-KR"/>
        </w:rPr>
        <w:t xml:space="preserve"> 공개를 제한하는 </w:t>
      </w:r>
      <w:r w:rsidRPr="003554F5">
        <w:rPr>
          <w:rFonts w:ascii="돋움" w:eastAsia="돋움" w:hAnsi="돋움" w:cs="굴림"/>
          <w:bCs/>
          <w:color w:val="000000"/>
          <w:szCs w:val="18"/>
          <w:lang w:eastAsia="ko-KR"/>
        </w:rPr>
        <w:lastRenderedPageBreak/>
        <w:t>내용</w:t>
      </w:r>
      <w:r w:rsidR="0074466A">
        <w:rPr>
          <w:rFonts w:ascii="돋움" w:eastAsia="돋움" w:hAnsi="돋움" w:cs="굴림" w:hint="eastAsia"/>
          <w:bCs/>
          <w:color w:val="000000"/>
          <w:szCs w:val="18"/>
          <w:lang w:eastAsia="ko-KR"/>
        </w:rPr>
        <w:t>의</w:t>
      </w:r>
      <w:r w:rsidRPr="003554F5">
        <w:rPr>
          <w:rFonts w:ascii="돋움" w:eastAsia="돋움" w:hAnsi="돋움" w:cs="굴림"/>
          <w:bCs/>
          <w:color w:val="000000"/>
          <w:szCs w:val="18"/>
          <w:lang w:eastAsia="ko-KR"/>
        </w:rPr>
        <w:t xml:space="preserve"> 구두 또는 서면 합의를 체결한 사실이 없음을 확인한다. 만약 이러한 합의가 존재하는 경우, 이로 인한 제반 결과는 고객사의 책임</w:t>
      </w:r>
      <w:r w:rsidRPr="003554F5">
        <w:rPr>
          <w:rFonts w:ascii="돋움" w:eastAsia="돋움" w:hAnsi="돋움" w:cs="굴림" w:hint="eastAsia"/>
          <w:bCs/>
          <w:color w:val="000000"/>
          <w:szCs w:val="18"/>
          <w:lang w:eastAsia="ko-KR"/>
        </w:rPr>
        <w:t>이라는</w:t>
      </w:r>
      <w:r w:rsidRPr="003554F5">
        <w:rPr>
          <w:rFonts w:ascii="돋움" w:eastAsia="돋움" w:hAnsi="돋움" w:cs="굴림"/>
          <w:bCs/>
          <w:color w:val="000000"/>
          <w:szCs w:val="18"/>
          <w:lang w:eastAsia="ko-KR"/>
        </w:rPr>
        <w:t xml:space="preserve"> 것에 동의한다.</w:t>
      </w:r>
      <w:bookmarkEnd w:id="25"/>
    </w:p>
    <w:p w14:paraId="2E211244" w14:textId="07F5268F" w:rsidR="005D52A3" w:rsidRPr="007870DF" w:rsidRDefault="007870DF"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 xml:space="preserve">각 당사자는 </w:t>
      </w:r>
      <w:r w:rsidRPr="007870DF">
        <w:rPr>
          <w:rFonts w:ascii="돋움" w:eastAsia="돋움" w:hAnsi="돋움" w:cs="굴림" w:hint="eastAsia"/>
          <w:bCs/>
          <w:color w:val="000000" w:themeColor="text1"/>
          <w:szCs w:val="18"/>
          <w:lang w:eastAsia="ko-KR"/>
        </w:rPr>
        <w:t xml:space="preserve">사전 서면 동의 없이 상대방의 회사명, 로고 또는 상표를 사용하거나 인용할 수 없다. </w:t>
      </w:r>
      <w:r w:rsidRPr="007870DF">
        <w:rPr>
          <w:rFonts w:ascii="돋움" w:eastAsia="돋움" w:hAnsi="돋움" w:cs="굴림" w:hint="eastAsia"/>
          <w:bCs/>
          <w:color w:val="000000"/>
          <w:szCs w:val="18"/>
          <w:lang w:eastAsia="ko-KR"/>
        </w:rPr>
        <w:t>단, EY는 특정 용역 등과 관련하여 고객사가 자신의 고객임을 알리기 위하여 고객사의 회사명을 공개적으로 사용할 수 있다.</w:t>
      </w:r>
    </w:p>
    <w:p w14:paraId="5E03743D" w14:textId="4F596DAE" w:rsidR="005D52A3" w:rsidRPr="007870DF" w:rsidRDefault="007870DF" w:rsidP="00252D11">
      <w:pPr>
        <w:pStyle w:val="Level1"/>
        <w:tabs>
          <w:tab w:val="clear" w:pos="403"/>
        </w:tabs>
        <w:spacing w:after="120"/>
        <w:jc w:val="both"/>
        <w:rPr>
          <w:rFonts w:ascii="돋움" w:eastAsia="돋움" w:hAnsi="돋움" w:cs="Arial"/>
          <w:bCs/>
          <w:szCs w:val="18"/>
          <w:lang w:eastAsia="ko-KR"/>
        </w:rPr>
      </w:pPr>
      <w:r w:rsidRPr="007870DF">
        <w:rPr>
          <w:rFonts w:ascii="돋움" w:eastAsia="돋움" w:hAnsi="돋움" w:cs="굴림" w:hint="eastAsia"/>
          <w:bCs/>
          <w:color w:val="000000"/>
          <w:szCs w:val="18"/>
          <w:lang w:eastAsia="ko-KR"/>
        </w:rPr>
        <w:t>제13조, 제15조의 책임제한 조항과 제16조,</w:t>
      </w:r>
      <w:r w:rsidR="004378C8">
        <w:rPr>
          <w:rFonts w:ascii="돋움" w:eastAsia="돋움" w:hAnsi="돋움" w:cs="굴림"/>
          <w:bCs/>
          <w:color w:val="000000"/>
          <w:szCs w:val="18"/>
          <w:lang w:eastAsia="ko-KR"/>
        </w:rPr>
        <w:t xml:space="preserve"> </w:t>
      </w:r>
      <w:r w:rsidRPr="007870DF">
        <w:rPr>
          <w:rFonts w:ascii="돋움" w:eastAsia="돋움" w:hAnsi="돋움" w:cs="굴림" w:hint="eastAsia"/>
          <w:bCs/>
          <w:color w:val="000000"/>
          <w:szCs w:val="18"/>
          <w:lang w:eastAsia="ko-KR"/>
        </w:rPr>
        <w:t>제21조</w:t>
      </w:r>
      <w:r w:rsidR="00EF6554">
        <w:rPr>
          <w:rFonts w:ascii="돋움" w:eastAsia="돋움" w:hAnsi="돋움" w:cs="굴림" w:hint="eastAsia"/>
          <w:bCs/>
          <w:color w:val="000000"/>
          <w:szCs w:val="18"/>
          <w:lang w:eastAsia="ko-KR"/>
        </w:rPr>
        <w:t>,</w:t>
      </w:r>
      <w:r w:rsidR="00EF6554">
        <w:rPr>
          <w:rFonts w:ascii="돋움" w:eastAsia="돋움" w:hAnsi="돋움" w:cs="굴림"/>
          <w:bCs/>
          <w:color w:val="000000"/>
          <w:szCs w:val="18"/>
          <w:lang w:eastAsia="ko-KR"/>
        </w:rPr>
        <w:t xml:space="preserve"> </w:t>
      </w:r>
      <w:r w:rsidR="00EF6554">
        <w:rPr>
          <w:rFonts w:ascii="돋움" w:eastAsia="돋움" w:hAnsi="돋움" w:cs="굴림" w:hint="eastAsia"/>
          <w:bCs/>
          <w:color w:val="000000"/>
          <w:szCs w:val="18"/>
          <w:lang w:eastAsia="ko-KR"/>
        </w:rPr>
        <w:t>제</w:t>
      </w:r>
      <w:r w:rsidR="00EF6554">
        <w:rPr>
          <w:rFonts w:ascii="돋움" w:eastAsia="돋움" w:hAnsi="돋움" w:cs="굴림"/>
          <w:bCs/>
          <w:color w:val="000000"/>
          <w:szCs w:val="18"/>
          <w:lang w:eastAsia="ko-KR"/>
        </w:rPr>
        <w:t>2</w:t>
      </w:r>
      <w:r w:rsidR="00FF22CE">
        <w:rPr>
          <w:rFonts w:ascii="돋움" w:eastAsia="돋움" w:hAnsi="돋움" w:cs="굴림"/>
          <w:bCs/>
          <w:color w:val="000000"/>
          <w:szCs w:val="18"/>
          <w:lang w:eastAsia="ko-KR"/>
        </w:rPr>
        <w:t>3</w:t>
      </w:r>
      <w:r w:rsidR="00EF6554">
        <w:rPr>
          <w:rFonts w:ascii="돋움" w:eastAsia="돋움" w:hAnsi="돋움" w:cs="굴림" w:hint="eastAsia"/>
          <w:bCs/>
          <w:color w:val="000000"/>
          <w:szCs w:val="18"/>
          <w:lang w:eastAsia="ko-KR"/>
        </w:rPr>
        <w:t>조</w:t>
      </w:r>
      <w:r w:rsidRPr="007870DF">
        <w:rPr>
          <w:rFonts w:ascii="돋움" w:eastAsia="돋움" w:hAnsi="돋움" w:cs="굴림" w:hint="eastAsia"/>
          <w:bCs/>
          <w:color w:val="000000"/>
          <w:szCs w:val="18"/>
          <w:lang w:eastAsia="ko-KR"/>
        </w:rPr>
        <w:t xml:space="preserve"> 및 제3</w:t>
      </w:r>
      <w:r w:rsidR="00564202">
        <w:rPr>
          <w:rFonts w:ascii="돋움" w:eastAsia="돋움" w:hAnsi="돋움" w:cs="굴림"/>
          <w:bCs/>
          <w:color w:val="000000"/>
          <w:szCs w:val="18"/>
          <w:lang w:eastAsia="ko-KR"/>
        </w:rPr>
        <w:t>9</w:t>
      </w:r>
      <w:r w:rsidRPr="007870DF">
        <w:rPr>
          <w:rFonts w:ascii="돋움" w:eastAsia="돋움" w:hAnsi="돋움" w:cs="굴림" w:hint="eastAsia"/>
          <w:bCs/>
          <w:color w:val="000000"/>
          <w:szCs w:val="18"/>
          <w:lang w:eastAsia="ko-KR"/>
        </w:rPr>
        <w:t>조는 다른 EY 회원사와 EY 임직원 전원을 위한 것으로, 이들에게도 상기 조항들을 시행할 권한이 있다.</w:t>
      </w:r>
    </w:p>
    <w:p w14:paraId="1B270B1D" w14:textId="3A6791A0" w:rsidR="006567E0" w:rsidRPr="007870DF" w:rsidRDefault="00AC2BD4" w:rsidP="00252D11">
      <w:pPr>
        <w:pStyle w:val="Level1"/>
        <w:numPr>
          <w:ilvl w:val="0"/>
          <w:numId w:val="0"/>
        </w:numPr>
        <w:tabs>
          <w:tab w:val="left" w:pos="480"/>
        </w:tabs>
        <w:spacing w:after="240"/>
        <w:ind w:left="480" w:hanging="480"/>
        <w:jc w:val="both"/>
        <w:rPr>
          <w:rFonts w:ascii="돋움" w:eastAsia="돋움" w:hAnsi="돋움" w:cs="Arial"/>
          <w:bCs/>
          <w:szCs w:val="18"/>
          <w:lang w:eastAsia="ko-KR"/>
        </w:rPr>
      </w:pPr>
      <w:r w:rsidRPr="007870DF">
        <w:rPr>
          <w:rFonts w:ascii="돋움" w:eastAsia="돋움" w:hAnsi="돋움" w:cs="Arial"/>
          <w:bCs/>
          <w:szCs w:val="18"/>
          <w:lang w:eastAsia="ko-KR"/>
        </w:rPr>
        <w:tab/>
      </w:r>
    </w:p>
    <w:sectPr w:rsidR="006567E0" w:rsidRPr="007870DF" w:rsidSect="00EB2A5D">
      <w:footerReference w:type="even" r:id="rId11"/>
      <w:footerReference w:type="default" r:id="rId12"/>
      <w:headerReference w:type="first" r:id="rId13"/>
      <w:footerReference w:type="first" r:id="rId14"/>
      <w:footnotePr>
        <w:pos w:val="beneathText"/>
      </w:footnotePr>
      <w:endnotePr>
        <w:numFmt w:val="decimal"/>
      </w:endnotePr>
      <w:pgSz w:w="12240" w:h="15840" w:code="1"/>
      <w:pgMar w:top="1418" w:right="1077" w:bottom="1440" w:left="1077" w:header="720" w:footer="720" w:gutter="0"/>
      <w:cols w:num="2" w:space="51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B027D4" w14:textId="77777777" w:rsidR="00E1513F" w:rsidRDefault="00E1513F">
      <w:r>
        <w:separator/>
      </w:r>
    </w:p>
  </w:endnote>
  <w:endnote w:type="continuationSeparator" w:id="0">
    <w:p w14:paraId="4E438206" w14:textId="77777777" w:rsidR="00E1513F" w:rsidRDefault="00E1513F">
      <w:r>
        <w:continuationSeparator/>
      </w:r>
    </w:p>
  </w:endnote>
  <w:endnote w:type="continuationNotice" w:id="1">
    <w:p w14:paraId="43AF4AA8" w14:textId="77777777" w:rsidR="00E1513F" w:rsidRDefault="00E151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EYInterstate">
    <w:altName w:val="Calibri"/>
    <w:charset w:val="00"/>
    <w:family w:val="auto"/>
    <w:pitch w:val="variable"/>
    <w:sig w:usb0="800002AF" w:usb1="5000204A"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Light">
    <w:charset w:val="00"/>
    <w:family w:val="auto"/>
    <w:pitch w:val="variable"/>
    <w:sig w:usb0="A00002AF" w:usb1="5000206A" w:usb2="00000000" w:usb3="00000000" w:csb0="0000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383242" w14:textId="77777777" w:rsidR="00B454A8" w:rsidRPr="00481130" w:rsidRDefault="00B454A8">
    <w:pPr>
      <w:pStyle w:val="a6"/>
      <w:framePr w:wrap="around" w:vAnchor="text" w:hAnchor="margin" w:xAlign="center" w:y="1"/>
      <w:rPr>
        <w:rStyle w:val="ac"/>
      </w:rPr>
    </w:pPr>
    <w:r>
      <w:rPr>
        <w:rStyle w:val="ac"/>
        <w:noProof/>
      </w:rPr>
      <w:t>{20110187 00177946}</w:t>
    </w:r>
    <w:r w:rsidRPr="00481130">
      <w:rPr>
        <w:rStyle w:val="ac"/>
        <w:noProof/>
      </w:rPr>
      <w:t>{20110187 00177946}</w:t>
    </w:r>
    <w:r w:rsidRPr="00481130">
      <w:rPr>
        <w:rStyle w:val="ac"/>
      </w:rPr>
      <w:fldChar w:fldCharType="begin"/>
    </w:r>
    <w:r w:rsidRPr="00481130">
      <w:rPr>
        <w:rStyle w:val="ac"/>
      </w:rPr>
      <w:instrText xml:space="preserve">PAGE  </w:instrText>
    </w:r>
    <w:r w:rsidRPr="00481130">
      <w:rPr>
        <w:rStyle w:val="ac"/>
      </w:rPr>
      <w:fldChar w:fldCharType="end"/>
    </w:r>
  </w:p>
  <w:p w14:paraId="33ECB59D" w14:textId="753CF73F" w:rsidR="00B454A8" w:rsidRPr="00481130" w:rsidRDefault="00B454A8">
    <w:pPr>
      <w:pStyle w:val="a6"/>
    </w:pPr>
    <w:r>
      <w:rPr>
        <w:sz w:val="16"/>
      </w:rPr>
      <w:fldChar w:fldCharType="begin"/>
    </w:r>
    <w:r>
      <w:rPr>
        <w:sz w:val="16"/>
      </w:rPr>
      <w:instrText xml:space="preserve"> DOCVARIABLE #DNDocID \* MERGEFORMAT </w:instrText>
    </w:r>
    <w:r>
      <w:rPr>
        <w:sz w:val="16"/>
      </w:rPr>
      <w:fldChar w:fldCharType="separate"/>
    </w:r>
    <w:r w:rsidR="00D612C7">
      <w:rPr>
        <w:sz w:val="16"/>
      </w:rPr>
      <w:t>LODB01 37597261.3 29-Oct-08 11:03</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4654707"/>
      <w:docPartObj>
        <w:docPartGallery w:val="Page Numbers (Bottom of Page)"/>
        <w:docPartUnique/>
      </w:docPartObj>
    </w:sdtPr>
    <w:sdtEndPr>
      <w:rPr>
        <w:rFonts w:ascii="Arial" w:hAnsi="Arial" w:cs="Arial"/>
        <w:sz w:val="18"/>
        <w:szCs w:val="18"/>
      </w:rPr>
    </w:sdtEndPr>
    <w:sdtContent>
      <w:p w14:paraId="6FA1BA39" w14:textId="052DA133" w:rsidR="00B454A8" w:rsidRPr="009E45F8" w:rsidRDefault="00B454A8">
        <w:pPr>
          <w:pStyle w:val="a6"/>
          <w:jc w:val="right"/>
          <w:rPr>
            <w:rFonts w:ascii="Arial" w:hAnsi="Arial" w:cs="Arial"/>
            <w:sz w:val="18"/>
            <w:szCs w:val="18"/>
          </w:rPr>
        </w:pPr>
        <w:r w:rsidRPr="009E45F8">
          <w:rPr>
            <w:rFonts w:ascii="Arial" w:hAnsi="Arial" w:cs="Arial"/>
            <w:sz w:val="18"/>
            <w:szCs w:val="18"/>
          </w:rPr>
          <w:fldChar w:fldCharType="begin"/>
        </w:r>
        <w:r w:rsidRPr="009E45F8">
          <w:rPr>
            <w:rFonts w:ascii="Arial" w:hAnsi="Arial" w:cs="Arial"/>
            <w:sz w:val="18"/>
            <w:szCs w:val="18"/>
          </w:rPr>
          <w:instrText xml:space="preserve"> PAGE   \* MERGEFORMAT </w:instrText>
        </w:r>
        <w:r w:rsidRPr="009E45F8">
          <w:rPr>
            <w:rFonts w:ascii="Arial" w:hAnsi="Arial" w:cs="Arial"/>
            <w:sz w:val="18"/>
            <w:szCs w:val="18"/>
          </w:rPr>
          <w:fldChar w:fldCharType="separate"/>
        </w:r>
        <w:r w:rsidR="000750E7">
          <w:rPr>
            <w:rFonts w:ascii="Arial" w:hAnsi="Arial" w:cs="Arial"/>
            <w:noProof/>
            <w:sz w:val="18"/>
            <w:szCs w:val="18"/>
          </w:rPr>
          <w:t>5</w:t>
        </w:r>
        <w:r w:rsidRPr="009E45F8">
          <w:rPr>
            <w:rFonts w:ascii="Arial" w:hAnsi="Arial" w:cs="Arial"/>
            <w:sz w:val="18"/>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545D29" w14:textId="4923B8EE" w:rsidR="00B454A8" w:rsidRPr="008F791F" w:rsidRDefault="008F791F">
    <w:pPr>
      <w:pStyle w:val="a6"/>
      <w:jc w:val="right"/>
      <w:rPr>
        <w:rFonts w:ascii="Arial" w:hAnsi="Arial" w:cs="Arial"/>
        <w:noProof/>
        <w:sz w:val="18"/>
        <w:szCs w:val="18"/>
      </w:rPr>
    </w:pPr>
    <w:r w:rsidRPr="008F791F">
      <w:rPr>
        <w:rFonts w:ascii="Arial" w:hAnsi="Arial" w:cs="Arial" w:hint="eastAsia"/>
        <w:noProof/>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243720" w14:textId="77777777" w:rsidR="00E1513F" w:rsidRDefault="00E1513F">
      <w:r>
        <w:separator/>
      </w:r>
    </w:p>
  </w:footnote>
  <w:footnote w:type="continuationSeparator" w:id="0">
    <w:p w14:paraId="42BA0D50" w14:textId="77777777" w:rsidR="00E1513F" w:rsidRDefault="00E1513F">
      <w:r>
        <w:continuationSeparator/>
      </w:r>
    </w:p>
  </w:footnote>
  <w:footnote w:type="continuationNotice" w:id="1">
    <w:p w14:paraId="150849B5" w14:textId="77777777" w:rsidR="00E1513F" w:rsidRDefault="00E151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226819" w14:textId="2A53E559" w:rsidR="00B454A8" w:rsidRPr="005403FD" w:rsidRDefault="007870DF" w:rsidP="003A615B">
    <w:pPr>
      <w:pStyle w:val="a5"/>
      <w:tabs>
        <w:tab w:val="clear" w:pos="4320"/>
      </w:tabs>
      <w:jc w:val="center"/>
      <w:rPr>
        <w:rFonts w:asciiTheme="majorEastAsia" w:eastAsiaTheme="majorEastAsia" w:hAnsiTheme="majorEastAsia" w:cs="Arial"/>
        <w:b/>
        <w:sz w:val="28"/>
        <w:szCs w:val="28"/>
        <w:lang w:eastAsia="ko-KR"/>
      </w:rPr>
    </w:pPr>
    <w:r w:rsidRPr="005403FD">
      <w:rPr>
        <w:rFonts w:asciiTheme="majorEastAsia" w:eastAsiaTheme="majorEastAsia" w:hAnsiTheme="majorEastAsia" w:cs="Arial" w:hint="eastAsia"/>
        <w:b/>
        <w:sz w:val="28"/>
        <w:szCs w:val="28"/>
        <w:lang w:eastAsia="ko-KR"/>
      </w:rPr>
      <w:t>계약일반조건</w:t>
    </w:r>
    <w:r w:rsidR="00F20873" w:rsidRPr="005403FD">
      <w:rPr>
        <w:rFonts w:asciiTheme="majorEastAsia" w:eastAsiaTheme="majorEastAsia" w:hAnsiTheme="majorEastAsia" w:cs="Arial"/>
        <w:b/>
        <w:sz w:val="28"/>
        <w:szCs w:val="28"/>
        <w:lang w:eastAsia="ko-KR"/>
      </w:rPr>
      <w:t>(GTCs)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B52718"/>
    <w:multiLevelType w:val="hybridMultilevel"/>
    <w:tmpl w:val="E40A039C"/>
    <w:lvl w:ilvl="0" w:tplc="398C02B4">
      <w:start w:val="1"/>
      <w:numFmt w:val="lowerLetter"/>
      <w:lvlText w:val="(%1)"/>
      <w:lvlJc w:val="left"/>
      <w:pPr>
        <w:ind w:left="1123" w:hanging="360"/>
      </w:pPr>
      <w:rPr>
        <w:rFonts w:hint="default"/>
      </w:rPr>
    </w:lvl>
    <w:lvl w:ilvl="1" w:tplc="04090019" w:tentative="1">
      <w:start w:val="1"/>
      <w:numFmt w:val="lowerLetter"/>
      <w:lvlText w:val="%2."/>
      <w:lvlJc w:val="left"/>
      <w:pPr>
        <w:ind w:left="1843" w:hanging="360"/>
      </w:pPr>
    </w:lvl>
    <w:lvl w:ilvl="2" w:tplc="0409001B">
      <w:start w:val="1"/>
      <w:numFmt w:val="lowerRoman"/>
      <w:lvlText w:val="%3."/>
      <w:lvlJc w:val="right"/>
      <w:pPr>
        <w:ind w:left="2563" w:hanging="180"/>
      </w:pPr>
    </w:lvl>
    <w:lvl w:ilvl="3" w:tplc="0409000F" w:tentative="1">
      <w:start w:val="1"/>
      <w:numFmt w:val="decimal"/>
      <w:lvlText w:val="%4."/>
      <w:lvlJc w:val="left"/>
      <w:pPr>
        <w:ind w:left="3283" w:hanging="360"/>
      </w:pPr>
    </w:lvl>
    <w:lvl w:ilvl="4" w:tplc="04090019" w:tentative="1">
      <w:start w:val="1"/>
      <w:numFmt w:val="lowerLetter"/>
      <w:lvlText w:val="%5."/>
      <w:lvlJc w:val="left"/>
      <w:pPr>
        <w:ind w:left="4003" w:hanging="360"/>
      </w:pPr>
    </w:lvl>
    <w:lvl w:ilvl="5" w:tplc="0409001B" w:tentative="1">
      <w:start w:val="1"/>
      <w:numFmt w:val="lowerRoman"/>
      <w:lvlText w:val="%6."/>
      <w:lvlJc w:val="right"/>
      <w:pPr>
        <w:ind w:left="4723" w:hanging="180"/>
      </w:pPr>
    </w:lvl>
    <w:lvl w:ilvl="6" w:tplc="0409000F" w:tentative="1">
      <w:start w:val="1"/>
      <w:numFmt w:val="decimal"/>
      <w:lvlText w:val="%7."/>
      <w:lvlJc w:val="left"/>
      <w:pPr>
        <w:ind w:left="5443" w:hanging="360"/>
      </w:pPr>
    </w:lvl>
    <w:lvl w:ilvl="7" w:tplc="04090019" w:tentative="1">
      <w:start w:val="1"/>
      <w:numFmt w:val="lowerLetter"/>
      <w:lvlText w:val="%8."/>
      <w:lvlJc w:val="left"/>
      <w:pPr>
        <w:ind w:left="6163" w:hanging="360"/>
      </w:pPr>
    </w:lvl>
    <w:lvl w:ilvl="8" w:tplc="0409001B" w:tentative="1">
      <w:start w:val="1"/>
      <w:numFmt w:val="lowerRoman"/>
      <w:lvlText w:val="%9."/>
      <w:lvlJc w:val="right"/>
      <w:pPr>
        <w:ind w:left="6883" w:hanging="180"/>
      </w:pPr>
    </w:lvl>
  </w:abstractNum>
  <w:abstractNum w:abstractNumId="1" w15:restartNumberingAfterBreak="0">
    <w:nsid w:val="12324C2B"/>
    <w:multiLevelType w:val="hybridMultilevel"/>
    <w:tmpl w:val="2BBC3604"/>
    <w:lvl w:ilvl="0" w:tplc="398C02B4">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17A66F9F"/>
    <w:multiLevelType w:val="multilevel"/>
    <w:tmpl w:val="7F34889E"/>
    <w:styleLink w:val="MultilevelListStyleGray"/>
    <w:lvl w:ilvl="0">
      <w:start w:val="1"/>
      <w:numFmt w:val="bullet"/>
      <w:pStyle w:val="ListBulletGray1"/>
      <w:lvlText w:val="•"/>
      <w:lvlJc w:val="left"/>
      <w:pPr>
        <w:ind w:left="284" w:hanging="284"/>
      </w:pPr>
      <w:rPr>
        <w:rFonts w:ascii="EYInterstate" w:hAnsi="EYInterstate" w:cs="Times New Roman" w:hint="default"/>
        <w:b/>
        <w:i w:val="0"/>
        <w:color w:val="808080"/>
        <w:sz w:val="20"/>
        <w:szCs w:val="20"/>
        <w:u w:val="none"/>
      </w:rPr>
    </w:lvl>
    <w:lvl w:ilvl="1">
      <w:start w:val="1"/>
      <w:numFmt w:val="bullet"/>
      <w:pStyle w:val="ListBulletGray2"/>
      <w:lvlText w:val="•"/>
      <w:lvlJc w:val="left"/>
      <w:pPr>
        <w:ind w:left="568" w:hanging="284"/>
      </w:pPr>
      <w:rPr>
        <w:rFonts w:ascii="EYInterstate" w:hAnsi="EYInterstate" w:cs="Times New Roman" w:hint="default"/>
        <w:b/>
        <w:i w:val="0"/>
        <w:color w:val="808080"/>
        <w:sz w:val="20"/>
        <w:szCs w:val="20"/>
        <w:u w:val="none"/>
      </w:rPr>
    </w:lvl>
    <w:lvl w:ilvl="2">
      <w:start w:val="1"/>
      <w:numFmt w:val="bullet"/>
      <w:pStyle w:val="ListBulletGray3"/>
      <w:lvlText w:val="•"/>
      <w:lvlJc w:val="left"/>
      <w:pPr>
        <w:ind w:left="852" w:hanging="284"/>
      </w:pPr>
      <w:rPr>
        <w:rFonts w:ascii="EYInterstate" w:hAnsi="EYInterstate" w:cs="Times New Roman" w:hint="default"/>
        <w:b/>
        <w:i w:val="0"/>
        <w:color w:val="808080"/>
        <w:sz w:val="20"/>
        <w:szCs w:val="20"/>
        <w:u w:val="none"/>
      </w:rPr>
    </w:lvl>
    <w:lvl w:ilvl="3">
      <w:start w:val="1"/>
      <w:numFmt w:val="bullet"/>
      <w:lvlText w:val="•"/>
      <w:lvlJc w:val="left"/>
      <w:pPr>
        <w:ind w:left="1136" w:hanging="284"/>
      </w:pPr>
      <w:rPr>
        <w:rFonts w:ascii="EYInterstate" w:hAnsi="EYInterstate" w:cs="Times New Roman" w:hint="default"/>
        <w:b/>
        <w:i w:val="0"/>
        <w:color w:val="808080"/>
        <w:sz w:val="20"/>
        <w:szCs w:val="20"/>
        <w:u w:val="none"/>
      </w:rPr>
    </w:lvl>
    <w:lvl w:ilvl="4">
      <w:start w:val="1"/>
      <w:numFmt w:val="bullet"/>
      <w:lvlText w:val="•"/>
      <w:lvlJc w:val="left"/>
      <w:pPr>
        <w:ind w:left="1420" w:hanging="284"/>
      </w:pPr>
      <w:rPr>
        <w:rFonts w:ascii="EYInterstate" w:hAnsi="EYInterstate" w:cs="Times New Roman" w:hint="default"/>
        <w:b/>
        <w:i w:val="0"/>
        <w:color w:val="808080"/>
        <w:sz w:val="20"/>
        <w:szCs w:val="20"/>
        <w:u w:val="none"/>
      </w:rPr>
    </w:lvl>
    <w:lvl w:ilvl="5">
      <w:start w:val="1"/>
      <w:numFmt w:val="bullet"/>
      <w:lvlText w:val="•"/>
      <w:lvlJc w:val="left"/>
      <w:pPr>
        <w:tabs>
          <w:tab w:val="num" w:pos="1701"/>
        </w:tabs>
        <w:ind w:left="1701" w:hanging="281"/>
      </w:pPr>
      <w:rPr>
        <w:rFonts w:ascii="EYInterstate" w:hAnsi="EYInterstate" w:cs="Times New Roman" w:hint="default"/>
        <w:b/>
        <w:i w:val="0"/>
        <w:color w:val="808080"/>
        <w:sz w:val="20"/>
        <w:szCs w:val="20"/>
        <w:u w:val="none"/>
      </w:rPr>
    </w:lvl>
    <w:lvl w:ilvl="6">
      <w:start w:val="1"/>
      <w:numFmt w:val="bullet"/>
      <w:lvlText w:val="•"/>
      <w:lvlJc w:val="left"/>
      <w:pPr>
        <w:tabs>
          <w:tab w:val="num" w:pos="1985"/>
        </w:tabs>
        <w:ind w:left="1985" w:hanging="284"/>
      </w:pPr>
      <w:rPr>
        <w:rFonts w:ascii="EYInterstate" w:hAnsi="EYInterstate" w:cs="Times New Roman" w:hint="default"/>
        <w:b/>
        <w:i w:val="0"/>
        <w:color w:val="808080"/>
        <w:sz w:val="20"/>
        <w:szCs w:val="20"/>
        <w:u w:val="none"/>
      </w:rPr>
    </w:lvl>
    <w:lvl w:ilvl="7">
      <w:start w:val="1"/>
      <w:numFmt w:val="bullet"/>
      <w:lvlText w:val="•"/>
      <w:lvlJc w:val="left"/>
      <w:pPr>
        <w:tabs>
          <w:tab w:val="num" w:pos="2268"/>
        </w:tabs>
        <w:ind w:left="2268" w:hanging="283"/>
      </w:pPr>
      <w:rPr>
        <w:rFonts w:ascii="EYInterstate" w:hAnsi="EYInterstate" w:cs="Times New Roman" w:hint="default"/>
        <w:b/>
        <w:i w:val="0"/>
        <w:color w:val="808080"/>
        <w:sz w:val="20"/>
        <w:szCs w:val="20"/>
        <w:u w:val="none"/>
      </w:rPr>
    </w:lvl>
    <w:lvl w:ilvl="8">
      <w:start w:val="1"/>
      <w:numFmt w:val="bullet"/>
      <w:lvlText w:val="•"/>
      <w:lvlJc w:val="left"/>
      <w:pPr>
        <w:tabs>
          <w:tab w:val="num" w:pos="2552"/>
        </w:tabs>
        <w:ind w:left="2552" w:hanging="284"/>
      </w:pPr>
      <w:rPr>
        <w:rFonts w:ascii="EYInterstate" w:hAnsi="EYInterstate" w:cs="Times New Roman" w:hint="default"/>
        <w:b/>
        <w:i w:val="0"/>
        <w:color w:val="808080"/>
        <w:sz w:val="20"/>
        <w:szCs w:val="20"/>
        <w:u w:val="none"/>
      </w:rPr>
    </w:lvl>
  </w:abstractNum>
  <w:abstractNum w:abstractNumId="3" w15:restartNumberingAfterBreak="0">
    <w:nsid w:val="20F501C9"/>
    <w:multiLevelType w:val="hybridMultilevel"/>
    <w:tmpl w:val="76A4D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3773B03"/>
    <w:multiLevelType w:val="hybridMultilevel"/>
    <w:tmpl w:val="1FF45EAE"/>
    <w:lvl w:ilvl="0" w:tplc="A3546716">
      <w:start w:val="1"/>
      <w:numFmt w:val="bullet"/>
      <w:pStyle w:val="body-bullet"/>
      <w:lvlText w:val="►"/>
      <w:lvlJc w:val="left"/>
      <w:pPr>
        <w:tabs>
          <w:tab w:val="num" w:pos="1080"/>
        </w:tabs>
        <w:ind w:left="1080" w:hanging="360"/>
      </w:pPr>
      <w:rPr>
        <w:rFonts w:ascii="Arial" w:hAnsi="Arial" w:hint="default"/>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A2D30D3"/>
    <w:multiLevelType w:val="multilevel"/>
    <w:tmpl w:val="8F08D0CC"/>
    <w:lvl w:ilvl="0">
      <w:start w:val="1"/>
      <w:numFmt w:val="decimal"/>
      <w:lvlText w:val="(%1)"/>
      <w:lvlJc w:val="left"/>
      <w:pPr>
        <w:tabs>
          <w:tab w:val="num" w:pos="403"/>
        </w:tabs>
        <w:ind w:left="403" w:hanging="403"/>
      </w:pPr>
      <w:rPr>
        <w:rFonts w:hint="default"/>
        <w:b w:val="0"/>
        <w:bCs w:val="0"/>
        <w:i w:val="0"/>
        <w:iCs w:val="0"/>
        <w:caps w:val="0"/>
        <w:smallCaps w:val="0"/>
        <w:strike w:val="0"/>
        <w:dstrike w:val="0"/>
        <w:outline w:val="0"/>
        <w:shadow w:val="0"/>
        <w:emboss w:val="0"/>
        <w:imprint w:val="0"/>
        <w:color w:val="auto"/>
        <w:spacing w:val="0"/>
        <w:w w:val="100"/>
        <w:kern w:val="0"/>
        <w:position w:val="0"/>
        <w:sz w:val="18"/>
        <w:szCs w:val="18"/>
        <w:u w:val="none"/>
        <w:effect w:val="none"/>
        <w:bdr w:val="none" w:sz="0" w:space="0" w:color="auto"/>
        <w:shd w:val="clear" w:color="auto" w:fill="auto"/>
        <w:vertAlign w:val="baseline"/>
        <w:em w:val="none"/>
      </w:rPr>
    </w:lvl>
    <w:lvl w:ilvl="1">
      <w:start w:val="1"/>
      <w:numFmt w:val="decimal"/>
      <w:lvlText w:val="%1.%2"/>
      <w:lvlJc w:val="left"/>
      <w:pPr>
        <w:tabs>
          <w:tab w:val="num" w:pos="792"/>
        </w:tabs>
        <w:ind w:left="403" w:hanging="403"/>
      </w:pPr>
      <w:rPr>
        <w:rFonts w:ascii="Times New Roman" w:hAnsi="Times New Roman" w:hint="default"/>
        <w:b/>
        <w:i w:val="0"/>
        <w:sz w:val="18"/>
      </w:rPr>
    </w:lvl>
    <w:lvl w:ilvl="2">
      <w:start w:val="1"/>
      <w:numFmt w:val="lowerLetter"/>
      <w:lvlText w:val="(%3)"/>
      <w:lvlJc w:val="left"/>
      <w:pPr>
        <w:tabs>
          <w:tab w:val="num" w:pos="1195"/>
        </w:tabs>
        <w:ind w:left="1195" w:hanging="403"/>
      </w:pPr>
      <w:rPr>
        <w:rFonts w:ascii="Times New Roman" w:hAnsi="Times New Roman" w:hint="default"/>
        <w:b/>
        <w:i w:val="0"/>
        <w:sz w:val="18"/>
      </w:rPr>
    </w:lvl>
    <w:lvl w:ilvl="3">
      <w:start w:val="1"/>
      <w:numFmt w:val="lowerRoman"/>
      <w:lvlText w:val="(%4)"/>
      <w:lvlJc w:val="left"/>
      <w:pPr>
        <w:tabs>
          <w:tab w:val="num" w:pos="2722"/>
        </w:tabs>
        <w:ind w:left="2722" w:hanging="681"/>
      </w:pPr>
      <w:rPr>
        <w:rFonts w:hint="default"/>
      </w:rPr>
    </w:lvl>
    <w:lvl w:ilvl="4">
      <w:start w:val="1"/>
      <w:numFmt w:val="lowerLetter"/>
      <w:lvlText w:val="(%5)"/>
      <w:lvlJc w:val="left"/>
      <w:pPr>
        <w:tabs>
          <w:tab w:val="num" w:pos="3289"/>
        </w:tabs>
        <w:ind w:left="3289" w:hanging="567"/>
      </w:pPr>
      <w:rPr>
        <w:rFonts w:hint="default"/>
      </w:rPr>
    </w:lvl>
    <w:lvl w:ilvl="5">
      <w:start w:val="1"/>
      <w:numFmt w:val="upperRoman"/>
      <w:lvlText w:val="(%6)"/>
      <w:lvlJc w:val="left"/>
      <w:pPr>
        <w:tabs>
          <w:tab w:val="num" w:pos="3969"/>
        </w:tabs>
        <w:ind w:left="3969"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6" w15:restartNumberingAfterBreak="0">
    <w:nsid w:val="2D414ADE"/>
    <w:multiLevelType w:val="hybridMultilevel"/>
    <w:tmpl w:val="EE7227C6"/>
    <w:lvl w:ilvl="0" w:tplc="97F65F46">
      <w:start w:val="1"/>
      <w:numFmt w:val="ganada"/>
      <w:lvlText w:val="(%1)"/>
      <w:lvlJc w:val="left"/>
      <w:pPr>
        <w:ind w:left="1565"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57A358C"/>
    <w:multiLevelType w:val="hybridMultilevel"/>
    <w:tmpl w:val="03B6CB28"/>
    <w:lvl w:ilvl="0" w:tplc="97F65F46">
      <w:start w:val="1"/>
      <w:numFmt w:val="ganada"/>
      <w:lvlText w:val="(%1)"/>
      <w:lvlJc w:val="left"/>
      <w:pPr>
        <w:ind w:left="1565" w:hanging="400"/>
      </w:pPr>
      <w:rPr>
        <w:rFonts w:hint="eastAsia"/>
      </w:rPr>
    </w:lvl>
    <w:lvl w:ilvl="1" w:tplc="97F65F46">
      <w:start w:val="1"/>
      <w:numFmt w:val="ganada"/>
      <w:lvlText w:val="(%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381952B2"/>
    <w:multiLevelType w:val="hybridMultilevel"/>
    <w:tmpl w:val="4412DD32"/>
    <w:lvl w:ilvl="0" w:tplc="FA3C58FC">
      <w:start w:val="1"/>
      <w:numFmt w:val="decimal"/>
      <w:lvlText w:val="(%1)"/>
      <w:lvlJc w:val="left"/>
      <w:pPr>
        <w:ind w:left="1123" w:hanging="360"/>
      </w:pPr>
      <w:rPr>
        <w:rFonts w:hint="default"/>
      </w:rPr>
    </w:lvl>
    <w:lvl w:ilvl="1" w:tplc="04090019" w:tentative="1">
      <w:start w:val="1"/>
      <w:numFmt w:val="lowerLetter"/>
      <w:lvlText w:val="%2."/>
      <w:lvlJc w:val="left"/>
      <w:pPr>
        <w:ind w:left="1843" w:hanging="360"/>
      </w:pPr>
    </w:lvl>
    <w:lvl w:ilvl="2" w:tplc="0409001B">
      <w:start w:val="1"/>
      <w:numFmt w:val="lowerRoman"/>
      <w:lvlText w:val="%3."/>
      <w:lvlJc w:val="right"/>
      <w:pPr>
        <w:ind w:left="2563" w:hanging="180"/>
      </w:pPr>
    </w:lvl>
    <w:lvl w:ilvl="3" w:tplc="0409000F" w:tentative="1">
      <w:start w:val="1"/>
      <w:numFmt w:val="decimal"/>
      <w:lvlText w:val="%4."/>
      <w:lvlJc w:val="left"/>
      <w:pPr>
        <w:ind w:left="3283" w:hanging="360"/>
      </w:pPr>
    </w:lvl>
    <w:lvl w:ilvl="4" w:tplc="04090019" w:tentative="1">
      <w:start w:val="1"/>
      <w:numFmt w:val="lowerLetter"/>
      <w:lvlText w:val="%5."/>
      <w:lvlJc w:val="left"/>
      <w:pPr>
        <w:ind w:left="4003" w:hanging="360"/>
      </w:pPr>
    </w:lvl>
    <w:lvl w:ilvl="5" w:tplc="0409001B" w:tentative="1">
      <w:start w:val="1"/>
      <w:numFmt w:val="lowerRoman"/>
      <w:lvlText w:val="%6."/>
      <w:lvlJc w:val="right"/>
      <w:pPr>
        <w:ind w:left="4723" w:hanging="180"/>
      </w:pPr>
    </w:lvl>
    <w:lvl w:ilvl="6" w:tplc="0409000F" w:tentative="1">
      <w:start w:val="1"/>
      <w:numFmt w:val="decimal"/>
      <w:lvlText w:val="%7."/>
      <w:lvlJc w:val="left"/>
      <w:pPr>
        <w:ind w:left="5443" w:hanging="360"/>
      </w:pPr>
    </w:lvl>
    <w:lvl w:ilvl="7" w:tplc="04090019" w:tentative="1">
      <w:start w:val="1"/>
      <w:numFmt w:val="lowerLetter"/>
      <w:lvlText w:val="%8."/>
      <w:lvlJc w:val="left"/>
      <w:pPr>
        <w:ind w:left="6163" w:hanging="360"/>
      </w:pPr>
    </w:lvl>
    <w:lvl w:ilvl="8" w:tplc="0409001B" w:tentative="1">
      <w:start w:val="1"/>
      <w:numFmt w:val="lowerRoman"/>
      <w:lvlText w:val="%9."/>
      <w:lvlJc w:val="right"/>
      <w:pPr>
        <w:ind w:left="6883" w:hanging="180"/>
      </w:pPr>
    </w:lvl>
  </w:abstractNum>
  <w:abstractNum w:abstractNumId="9" w15:restartNumberingAfterBreak="0">
    <w:nsid w:val="3CA017FA"/>
    <w:multiLevelType w:val="multilevel"/>
    <w:tmpl w:val="A990A2C2"/>
    <w:lvl w:ilvl="0">
      <w:start w:val="1"/>
      <w:numFmt w:val="decimal"/>
      <w:pStyle w:val="EYNumber"/>
      <w:lvlText w:val="%1."/>
      <w:lvlJc w:val="left"/>
      <w:pPr>
        <w:tabs>
          <w:tab w:val="num" w:pos="425"/>
        </w:tabs>
        <w:ind w:left="425" w:hanging="425"/>
      </w:pPr>
      <w:rPr>
        <w:rFonts w:cs="Times New Roman"/>
        <w:b w:val="0"/>
        <w:bCs/>
        <w:color w:val="auto"/>
      </w:rPr>
    </w:lvl>
    <w:lvl w:ilvl="1">
      <w:start w:val="1"/>
      <w:numFmt w:val="lowerLetter"/>
      <w:pStyle w:val="EYLetter"/>
      <w:lvlText w:val="%2."/>
      <w:lvlJc w:val="left"/>
      <w:pPr>
        <w:tabs>
          <w:tab w:val="num" w:pos="851"/>
        </w:tabs>
        <w:ind w:left="851" w:hanging="426"/>
      </w:pPr>
      <w:rPr>
        <w:rFonts w:cs="Times New Roman"/>
        <w:b w:val="0"/>
        <w:i w:val="0"/>
        <w:color w:val="auto"/>
      </w:rPr>
    </w:lvl>
    <w:lvl w:ilvl="2">
      <w:start w:val="1"/>
      <w:numFmt w:val="none"/>
      <w:lvlText w:val=""/>
      <w:lvlJc w:val="left"/>
      <w:pPr>
        <w:tabs>
          <w:tab w:val="num" w:pos="0"/>
        </w:tabs>
        <w:ind w:left="0" w:firstLine="0"/>
      </w:pPr>
      <w:rPr>
        <w:rFonts w:cs="Times New Roman"/>
        <w:color w:val="002261"/>
      </w:rPr>
    </w:lvl>
    <w:lvl w:ilvl="3">
      <w:start w:val="1"/>
      <w:numFmt w:val="none"/>
      <w:lvlText w:val=""/>
      <w:lvlJc w:val="left"/>
      <w:pPr>
        <w:tabs>
          <w:tab w:val="num" w:pos="0"/>
        </w:tabs>
        <w:ind w:left="0" w:firstLine="0"/>
      </w:pPr>
      <w:rPr>
        <w:rFonts w:cs="Times New Roman"/>
      </w:rPr>
    </w:lvl>
    <w:lvl w:ilvl="4">
      <w:start w:val="1"/>
      <w:numFmt w:val="none"/>
      <w:lvlText w:val=""/>
      <w:lvlJc w:val="left"/>
      <w:pPr>
        <w:tabs>
          <w:tab w:val="num" w:pos="3240"/>
        </w:tabs>
        <w:ind w:left="2232" w:hanging="792"/>
      </w:pPr>
      <w:rPr>
        <w:rFonts w:cs="Times New Roman"/>
      </w:rPr>
    </w:lvl>
    <w:lvl w:ilvl="5">
      <w:start w:val="1"/>
      <w:numFmt w:val="none"/>
      <w:lvlText w:val=""/>
      <w:lvlJc w:val="left"/>
      <w:pPr>
        <w:tabs>
          <w:tab w:val="num" w:pos="3960"/>
        </w:tabs>
        <w:ind w:left="2736" w:hanging="936"/>
      </w:pPr>
      <w:rPr>
        <w:rFonts w:cs="Times New Roman"/>
      </w:rPr>
    </w:lvl>
    <w:lvl w:ilvl="6">
      <w:start w:val="1"/>
      <w:numFmt w:val="none"/>
      <w:lvlText w:val=""/>
      <w:lvlJc w:val="left"/>
      <w:pPr>
        <w:tabs>
          <w:tab w:val="num" w:pos="4680"/>
        </w:tabs>
        <w:ind w:left="3240" w:hanging="1080"/>
      </w:pPr>
      <w:rPr>
        <w:rFonts w:cs="Times New Roman"/>
      </w:rPr>
    </w:lvl>
    <w:lvl w:ilvl="7">
      <w:start w:val="1"/>
      <w:numFmt w:val="none"/>
      <w:lvlText w:val=""/>
      <w:lvlJc w:val="left"/>
      <w:pPr>
        <w:tabs>
          <w:tab w:val="num" w:pos="5400"/>
        </w:tabs>
        <w:ind w:left="3744" w:hanging="1224"/>
      </w:pPr>
      <w:rPr>
        <w:rFonts w:cs="Times New Roman"/>
      </w:rPr>
    </w:lvl>
    <w:lvl w:ilvl="8">
      <w:start w:val="1"/>
      <w:numFmt w:val="none"/>
      <w:lvlText w:val=""/>
      <w:lvlJc w:val="left"/>
      <w:pPr>
        <w:tabs>
          <w:tab w:val="num" w:pos="5760"/>
        </w:tabs>
        <w:ind w:left="4320" w:hanging="1440"/>
      </w:pPr>
      <w:rPr>
        <w:rFonts w:cs="Times New Roman"/>
      </w:rPr>
    </w:lvl>
  </w:abstractNum>
  <w:abstractNum w:abstractNumId="10" w15:restartNumberingAfterBreak="0">
    <w:nsid w:val="440F23D1"/>
    <w:multiLevelType w:val="multilevel"/>
    <w:tmpl w:val="87125572"/>
    <w:lvl w:ilvl="0">
      <w:start w:val="1"/>
      <w:numFmt w:val="decimal"/>
      <w:pStyle w:val="Level1"/>
      <w:lvlText w:val="%1."/>
      <w:lvlJc w:val="left"/>
      <w:pPr>
        <w:tabs>
          <w:tab w:val="num" w:pos="403"/>
        </w:tabs>
        <w:ind w:left="403" w:hanging="403"/>
      </w:pPr>
      <w:rPr>
        <w:rFonts w:ascii="Arial" w:hAnsi="Arial" w:cs="Arial" w:hint="default"/>
        <w:b w:val="0"/>
        <w:bCs w:val="0"/>
        <w:i w:val="0"/>
        <w:iCs w:val="0"/>
        <w:caps w:val="0"/>
        <w:smallCaps w:val="0"/>
        <w:strike w:val="0"/>
        <w:dstrike w:val="0"/>
        <w:outline w:val="0"/>
        <w:shadow w:val="0"/>
        <w:emboss w:val="0"/>
        <w:imprint w:val="0"/>
        <w:color w:val="auto"/>
        <w:spacing w:val="0"/>
        <w:w w:val="100"/>
        <w:kern w:val="0"/>
        <w:position w:val="0"/>
        <w:sz w:val="18"/>
        <w:szCs w:val="18"/>
        <w:u w:val="none"/>
        <w:effect w:val="none"/>
        <w:bdr w:val="none" w:sz="0" w:space="0" w:color="auto"/>
        <w:shd w:val="clear" w:color="auto" w:fill="auto"/>
        <w:vertAlign w:val="baseline"/>
        <w:em w:val="none"/>
      </w:rPr>
    </w:lvl>
    <w:lvl w:ilvl="1">
      <w:start w:val="1"/>
      <w:numFmt w:val="decimal"/>
      <w:pStyle w:val="Level2"/>
      <w:lvlText w:val="%1.%2"/>
      <w:lvlJc w:val="left"/>
      <w:pPr>
        <w:tabs>
          <w:tab w:val="num" w:pos="792"/>
        </w:tabs>
        <w:ind w:left="403" w:hanging="403"/>
      </w:pPr>
      <w:rPr>
        <w:rFonts w:ascii="Times New Roman" w:hAnsi="Times New Roman" w:hint="default"/>
        <w:b/>
        <w:i w:val="0"/>
        <w:sz w:val="18"/>
      </w:rPr>
    </w:lvl>
    <w:lvl w:ilvl="2">
      <w:start w:val="1"/>
      <w:numFmt w:val="lowerLetter"/>
      <w:pStyle w:val="Level3"/>
      <w:lvlText w:val="(%3)"/>
      <w:lvlJc w:val="left"/>
      <w:pPr>
        <w:tabs>
          <w:tab w:val="num" w:pos="1195"/>
        </w:tabs>
        <w:ind w:left="1195" w:hanging="403"/>
      </w:pPr>
      <w:rPr>
        <w:rFonts w:ascii="Times New Roman" w:hAnsi="Times New Roman" w:hint="default"/>
        <w:b/>
        <w:i w:val="0"/>
        <w:sz w:val="18"/>
      </w:rPr>
    </w:lvl>
    <w:lvl w:ilvl="3">
      <w:start w:val="1"/>
      <w:numFmt w:val="lowerRoman"/>
      <w:pStyle w:val="Level4"/>
      <w:lvlText w:val="(%4)"/>
      <w:lvlJc w:val="left"/>
      <w:pPr>
        <w:tabs>
          <w:tab w:val="num" w:pos="2722"/>
        </w:tabs>
        <w:ind w:left="2722" w:hanging="681"/>
      </w:pPr>
      <w:rPr>
        <w:rFonts w:hint="default"/>
      </w:rPr>
    </w:lvl>
    <w:lvl w:ilvl="4">
      <w:start w:val="1"/>
      <w:numFmt w:val="lowerLetter"/>
      <w:pStyle w:val="Level5"/>
      <w:lvlText w:val="(%5)"/>
      <w:lvlJc w:val="left"/>
      <w:pPr>
        <w:tabs>
          <w:tab w:val="num" w:pos="3289"/>
        </w:tabs>
        <w:ind w:left="3289" w:hanging="567"/>
      </w:pPr>
      <w:rPr>
        <w:rFonts w:hint="default"/>
      </w:rPr>
    </w:lvl>
    <w:lvl w:ilvl="5">
      <w:start w:val="1"/>
      <w:numFmt w:val="upperRoman"/>
      <w:pStyle w:val="Level6"/>
      <w:lvlText w:val="(%6)"/>
      <w:lvlJc w:val="left"/>
      <w:pPr>
        <w:tabs>
          <w:tab w:val="num" w:pos="3969"/>
        </w:tabs>
        <w:ind w:left="3969" w:hanging="680"/>
      </w:pPr>
      <w:rPr>
        <w:rFonts w:hint="default"/>
      </w:rPr>
    </w:lvl>
    <w:lvl w:ilvl="6">
      <w:start w:val="1"/>
      <w:numFmt w:val="none"/>
      <w:pStyle w:val="Level7"/>
      <w:lvlText w:val=""/>
      <w:lvlJc w:val="left"/>
      <w:pPr>
        <w:tabs>
          <w:tab w:val="num" w:pos="3969"/>
        </w:tabs>
        <w:ind w:left="3969" w:hanging="680"/>
      </w:pPr>
      <w:rPr>
        <w:rFonts w:hint="default"/>
      </w:rPr>
    </w:lvl>
    <w:lvl w:ilvl="7">
      <w:start w:val="1"/>
      <w:numFmt w:val="none"/>
      <w:pStyle w:val="Level8"/>
      <w:lvlText w:val=""/>
      <w:lvlJc w:val="left"/>
      <w:pPr>
        <w:tabs>
          <w:tab w:val="num" w:pos="3969"/>
        </w:tabs>
        <w:ind w:left="3969" w:hanging="680"/>
      </w:pPr>
      <w:rPr>
        <w:rFonts w:hint="default"/>
      </w:rPr>
    </w:lvl>
    <w:lvl w:ilvl="8">
      <w:start w:val="1"/>
      <w:numFmt w:val="none"/>
      <w:pStyle w:val="Level9"/>
      <w:lvlText w:val=""/>
      <w:lvlJc w:val="left"/>
      <w:pPr>
        <w:tabs>
          <w:tab w:val="num" w:pos="3969"/>
        </w:tabs>
        <w:ind w:left="3969" w:hanging="680"/>
      </w:pPr>
      <w:rPr>
        <w:rFonts w:hint="default"/>
      </w:rPr>
    </w:lvl>
  </w:abstractNum>
  <w:abstractNum w:abstractNumId="11" w15:restartNumberingAfterBreak="0">
    <w:nsid w:val="49383E17"/>
    <w:multiLevelType w:val="hybridMultilevel"/>
    <w:tmpl w:val="FA30A504"/>
    <w:lvl w:ilvl="0" w:tplc="FA3C58FC">
      <w:start w:val="1"/>
      <w:numFmt w:val="decimal"/>
      <w:lvlText w:val="(%1)"/>
      <w:lvlJc w:val="left"/>
      <w:pPr>
        <w:ind w:left="842" w:hanging="360"/>
      </w:pPr>
      <w:rPr>
        <w:rFonts w:hint="default"/>
      </w:rPr>
    </w:lvl>
    <w:lvl w:ilvl="1" w:tplc="04090019" w:tentative="1">
      <w:start w:val="1"/>
      <w:numFmt w:val="lowerLetter"/>
      <w:lvlText w:val="%2."/>
      <w:lvlJc w:val="left"/>
      <w:pPr>
        <w:ind w:left="1562" w:hanging="360"/>
      </w:pPr>
    </w:lvl>
    <w:lvl w:ilvl="2" w:tplc="0409001B" w:tentative="1">
      <w:start w:val="1"/>
      <w:numFmt w:val="lowerRoman"/>
      <w:lvlText w:val="%3."/>
      <w:lvlJc w:val="right"/>
      <w:pPr>
        <w:ind w:left="2282" w:hanging="180"/>
      </w:pPr>
    </w:lvl>
    <w:lvl w:ilvl="3" w:tplc="0409000F" w:tentative="1">
      <w:start w:val="1"/>
      <w:numFmt w:val="decimal"/>
      <w:lvlText w:val="%4."/>
      <w:lvlJc w:val="left"/>
      <w:pPr>
        <w:ind w:left="3002" w:hanging="360"/>
      </w:pPr>
    </w:lvl>
    <w:lvl w:ilvl="4" w:tplc="04090019" w:tentative="1">
      <w:start w:val="1"/>
      <w:numFmt w:val="lowerLetter"/>
      <w:lvlText w:val="%5."/>
      <w:lvlJc w:val="left"/>
      <w:pPr>
        <w:ind w:left="3722" w:hanging="360"/>
      </w:pPr>
    </w:lvl>
    <w:lvl w:ilvl="5" w:tplc="0409001B" w:tentative="1">
      <w:start w:val="1"/>
      <w:numFmt w:val="lowerRoman"/>
      <w:lvlText w:val="%6."/>
      <w:lvlJc w:val="right"/>
      <w:pPr>
        <w:ind w:left="4442" w:hanging="180"/>
      </w:pPr>
    </w:lvl>
    <w:lvl w:ilvl="6" w:tplc="0409000F" w:tentative="1">
      <w:start w:val="1"/>
      <w:numFmt w:val="decimal"/>
      <w:lvlText w:val="%7."/>
      <w:lvlJc w:val="left"/>
      <w:pPr>
        <w:ind w:left="5162" w:hanging="360"/>
      </w:pPr>
    </w:lvl>
    <w:lvl w:ilvl="7" w:tplc="04090019" w:tentative="1">
      <w:start w:val="1"/>
      <w:numFmt w:val="lowerLetter"/>
      <w:lvlText w:val="%8."/>
      <w:lvlJc w:val="left"/>
      <w:pPr>
        <w:ind w:left="5882" w:hanging="360"/>
      </w:pPr>
    </w:lvl>
    <w:lvl w:ilvl="8" w:tplc="0409001B" w:tentative="1">
      <w:start w:val="1"/>
      <w:numFmt w:val="lowerRoman"/>
      <w:lvlText w:val="%9."/>
      <w:lvlJc w:val="right"/>
      <w:pPr>
        <w:ind w:left="6602" w:hanging="180"/>
      </w:pPr>
    </w:lvl>
  </w:abstractNum>
  <w:abstractNum w:abstractNumId="12" w15:restartNumberingAfterBreak="0">
    <w:nsid w:val="4D707DDA"/>
    <w:multiLevelType w:val="hybridMultilevel"/>
    <w:tmpl w:val="26B09864"/>
    <w:lvl w:ilvl="0" w:tplc="FA3C58FC">
      <w:start w:val="1"/>
      <w:numFmt w:val="decimal"/>
      <w:lvlText w:val="(%1)"/>
      <w:lvlJc w:val="left"/>
      <w:pPr>
        <w:ind w:left="765" w:hanging="360"/>
      </w:pPr>
      <w:rPr>
        <w:rFonts w:hint="default"/>
      </w:rPr>
    </w:lvl>
    <w:lvl w:ilvl="1" w:tplc="BBD8DAC6">
      <w:start w:val="1"/>
      <w:numFmt w:val="ganada"/>
      <w:lvlText w:val="(%2)"/>
      <w:lvlJc w:val="left"/>
      <w:pPr>
        <w:ind w:left="1525" w:hanging="400"/>
      </w:pPr>
      <w:rPr>
        <w:rFonts w:hint="default"/>
      </w:r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3" w15:restartNumberingAfterBreak="0">
    <w:nsid w:val="4DA87CC9"/>
    <w:multiLevelType w:val="multilevel"/>
    <w:tmpl w:val="0F7421D4"/>
    <w:lvl w:ilvl="0">
      <w:start w:val="1"/>
      <w:numFmt w:val="decimal"/>
      <w:lvlRestart w:val="0"/>
      <w:pStyle w:val="BijlageHeading1"/>
      <w:lvlText w:val="%1"/>
      <w:lvlJc w:val="left"/>
      <w:pPr>
        <w:tabs>
          <w:tab w:val="num" w:pos="720"/>
        </w:tabs>
        <w:ind w:left="720" w:hanging="720"/>
      </w:pPr>
      <w:rPr>
        <w:rFonts w:ascii="EYInterstate" w:hAnsi="EYInterstate" w:hint="default"/>
        <w:b/>
        <w:i w:val="0"/>
        <w:sz w:val="32"/>
      </w:rPr>
    </w:lvl>
    <w:lvl w:ilvl="1">
      <w:start w:val="1"/>
      <w:numFmt w:val="decimal"/>
      <w:pStyle w:val="BijlageHeading2"/>
      <w:lvlText w:val="%1.%2"/>
      <w:lvlJc w:val="left"/>
      <w:pPr>
        <w:tabs>
          <w:tab w:val="num" w:pos="720"/>
        </w:tabs>
        <w:ind w:left="720" w:hanging="720"/>
      </w:pPr>
      <w:rPr>
        <w:rFonts w:ascii="EYInterstate" w:hAnsi="EYInterstate" w:hint="default"/>
        <w:b/>
        <w:i w:val="0"/>
        <w:sz w:val="28"/>
      </w:rPr>
    </w:lvl>
    <w:lvl w:ilvl="2">
      <w:start w:val="1"/>
      <w:numFmt w:val="decimal"/>
      <w:pStyle w:val="BijlageHeading3"/>
      <w:lvlText w:val="%1.%2.%3"/>
      <w:lvlJc w:val="left"/>
      <w:pPr>
        <w:tabs>
          <w:tab w:val="num" w:pos="720"/>
        </w:tabs>
        <w:ind w:left="720" w:hanging="720"/>
      </w:pPr>
      <w:rPr>
        <w:rFonts w:ascii="EYInterstate" w:hAnsi="EYInterstate" w:hint="default"/>
        <w:b/>
        <w:i w:val="0"/>
        <w:sz w:val="24"/>
      </w:rPr>
    </w:lvl>
    <w:lvl w:ilvl="3">
      <w:start w:val="1"/>
      <w:numFmt w:val="decimal"/>
      <w:pStyle w:val="BijlageHeading4"/>
      <w:lvlText w:val="%1.%2.%3.%4"/>
      <w:lvlJc w:val="left"/>
      <w:pPr>
        <w:tabs>
          <w:tab w:val="num" w:pos="850"/>
        </w:tabs>
        <w:ind w:left="850" w:hanging="850"/>
      </w:pPr>
      <w:rPr>
        <w:rFonts w:ascii="EYInterstate Light" w:hAnsi="EYInterstate Light" w:hint="default"/>
        <w:b/>
        <w:i w:val="0"/>
        <w:sz w:val="22"/>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4" w15:restartNumberingAfterBreak="0">
    <w:nsid w:val="66837A09"/>
    <w:multiLevelType w:val="hybridMultilevel"/>
    <w:tmpl w:val="02D609E8"/>
    <w:lvl w:ilvl="0" w:tplc="7BB8C6D4">
      <w:start w:val="1"/>
      <w:numFmt w:val="decimal"/>
      <w:lvlText w:val="%1."/>
      <w:lvlJc w:val="left"/>
      <w:pPr>
        <w:tabs>
          <w:tab w:val="num" w:pos="720"/>
        </w:tabs>
        <w:ind w:left="720" w:hanging="360"/>
      </w:pPr>
      <w:rPr>
        <w:rFonts w:hint="default"/>
        <w:b w:val="0"/>
        <w:i w:val="0"/>
        <w:sz w:val="18"/>
        <w:szCs w:val="18"/>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11"/>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3"/>
  </w:num>
  <w:num w:numId="6">
    <w:abstractNumId w:val="2"/>
  </w:num>
  <w:num w:numId="7">
    <w:abstractNumId w:val="5"/>
  </w:num>
  <w:num w:numId="8">
    <w:abstractNumId w:val="4"/>
  </w:num>
  <w:num w:numId="9">
    <w:abstractNumId w:val="12"/>
  </w:num>
  <w:num w:numId="10">
    <w:abstractNumId w:val="10"/>
  </w:num>
  <w:num w:numId="11">
    <w:abstractNumId w:val="10"/>
  </w:num>
  <w:num w:numId="12">
    <w:abstractNumId w:val="10"/>
    <w:lvlOverride w:ilvl="0">
      <w:startOverride w:val="1"/>
    </w:lvlOverride>
    <w:lvlOverride w:ilvl="1">
      <w:startOverride w:val="1"/>
    </w:lvlOverride>
    <w:lvlOverride w:ilvl="2">
      <w:startOverride w:val="4"/>
    </w:lvlOverride>
  </w:num>
  <w:num w:numId="13">
    <w:abstractNumId w:val="0"/>
  </w:num>
  <w:num w:numId="14">
    <w:abstractNumId w:val="8"/>
  </w:num>
  <w:num w:numId="15">
    <w:abstractNumId w:val="10"/>
  </w:num>
  <w:num w:numId="16">
    <w:abstractNumId w:val="14"/>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10"/>
  </w:num>
  <w:num w:numId="20">
    <w:abstractNumId w:val="10"/>
  </w:num>
  <w:num w:numId="21">
    <w:abstractNumId w:val="6"/>
  </w:num>
  <w:num w:numId="22">
    <w:abstractNumId w:val="7"/>
  </w:num>
  <w:num w:numId="23">
    <w:abstractNumId w:val="1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12-1-959339916-1126444457-3701622442-21065328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120"/>
  <w:displayHorizontalDrawingGridEvery w:val="2"/>
  <w:displayVerticalDrawingGridEvery w:val="2"/>
  <w:characterSpacingControl w:val="doNotCompress"/>
  <w:hdrShapeDefaults>
    <o:shapedefaults v:ext="edit" spidmax="2049"/>
  </w:hdrShapeDefaults>
  <w:footnotePr>
    <w:pos w:val="beneathText"/>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NDateTime" w:val="-1"/>
    <w:docVar w:name="#DNDocDBase" w:val="-1"/>
    <w:docVar w:name="#DNDocID" w:val="LODB01 37597261.3 29-Oct-08 11:03"/>
    <w:docVar w:name="#DNDocMatterNo" w:val="0"/>
    <w:docVar w:name="#DNDocVer" w:val="-1"/>
    <w:docVar w:name="#DNFOpts" w:val="optFooter0"/>
    <w:docVar w:name="#DNLine2Chk" w:val="0"/>
    <w:docVar w:name="#DNPlacement" w:val="optAllPages"/>
    <w:docVar w:name="didIDFlag" w:val="10/29/2008 11:03:43 AM"/>
  </w:docVars>
  <w:rsids>
    <w:rsidRoot w:val="00D457B8"/>
    <w:rsid w:val="00000F84"/>
    <w:rsid w:val="00005F8E"/>
    <w:rsid w:val="00011010"/>
    <w:rsid w:val="00016297"/>
    <w:rsid w:val="000200F2"/>
    <w:rsid w:val="00020405"/>
    <w:rsid w:val="00022178"/>
    <w:rsid w:val="00022B89"/>
    <w:rsid w:val="000274EC"/>
    <w:rsid w:val="00027D27"/>
    <w:rsid w:val="0003047E"/>
    <w:rsid w:val="0003065B"/>
    <w:rsid w:val="00030CC8"/>
    <w:rsid w:val="0003115D"/>
    <w:rsid w:val="00031EF7"/>
    <w:rsid w:val="000326EC"/>
    <w:rsid w:val="000332E2"/>
    <w:rsid w:val="00033D8E"/>
    <w:rsid w:val="00034BA5"/>
    <w:rsid w:val="00035B60"/>
    <w:rsid w:val="00036513"/>
    <w:rsid w:val="0003696C"/>
    <w:rsid w:val="00036A52"/>
    <w:rsid w:val="000370C7"/>
    <w:rsid w:val="0004027F"/>
    <w:rsid w:val="0004370A"/>
    <w:rsid w:val="0004457B"/>
    <w:rsid w:val="00044863"/>
    <w:rsid w:val="00044CB6"/>
    <w:rsid w:val="00045148"/>
    <w:rsid w:val="00047C29"/>
    <w:rsid w:val="000501D2"/>
    <w:rsid w:val="00054B6D"/>
    <w:rsid w:val="000566BE"/>
    <w:rsid w:val="00060CF9"/>
    <w:rsid w:val="00062B64"/>
    <w:rsid w:val="00067910"/>
    <w:rsid w:val="00073912"/>
    <w:rsid w:val="00073F47"/>
    <w:rsid w:val="0007420E"/>
    <w:rsid w:val="00074F1D"/>
    <w:rsid w:val="000750E7"/>
    <w:rsid w:val="00075B51"/>
    <w:rsid w:val="00076C8D"/>
    <w:rsid w:val="00077788"/>
    <w:rsid w:val="000778A1"/>
    <w:rsid w:val="00084CB1"/>
    <w:rsid w:val="000850B7"/>
    <w:rsid w:val="000902D5"/>
    <w:rsid w:val="000910E0"/>
    <w:rsid w:val="00091D01"/>
    <w:rsid w:val="00093250"/>
    <w:rsid w:val="00095F51"/>
    <w:rsid w:val="000A00DC"/>
    <w:rsid w:val="000A0FB7"/>
    <w:rsid w:val="000A173C"/>
    <w:rsid w:val="000A3572"/>
    <w:rsid w:val="000A4404"/>
    <w:rsid w:val="000A4671"/>
    <w:rsid w:val="000A4A2C"/>
    <w:rsid w:val="000A52A6"/>
    <w:rsid w:val="000A7193"/>
    <w:rsid w:val="000A71A4"/>
    <w:rsid w:val="000B16F9"/>
    <w:rsid w:val="000B22CF"/>
    <w:rsid w:val="000B40CE"/>
    <w:rsid w:val="000B49A3"/>
    <w:rsid w:val="000B532B"/>
    <w:rsid w:val="000B58BC"/>
    <w:rsid w:val="000B5F72"/>
    <w:rsid w:val="000B74B7"/>
    <w:rsid w:val="000B7651"/>
    <w:rsid w:val="000B7CAC"/>
    <w:rsid w:val="000C3BF7"/>
    <w:rsid w:val="000C5F02"/>
    <w:rsid w:val="000D037F"/>
    <w:rsid w:val="000D38FF"/>
    <w:rsid w:val="000D586E"/>
    <w:rsid w:val="000D677F"/>
    <w:rsid w:val="000D778E"/>
    <w:rsid w:val="000D7CF0"/>
    <w:rsid w:val="000E2DB7"/>
    <w:rsid w:val="000E4669"/>
    <w:rsid w:val="000E480E"/>
    <w:rsid w:val="000E702A"/>
    <w:rsid w:val="000E7BA9"/>
    <w:rsid w:val="000F1133"/>
    <w:rsid w:val="000F1293"/>
    <w:rsid w:val="000F2A95"/>
    <w:rsid w:val="000F4CB8"/>
    <w:rsid w:val="000F70CB"/>
    <w:rsid w:val="000F7CD0"/>
    <w:rsid w:val="001011BE"/>
    <w:rsid w:val="00101F82"/>
    <w:rsid w:val="00102152"/>
    <w:rsid w:val="00103E6A"/>
    <w:rsid w:val="0010654A"/>
    <w:rsid w:val="00106C9D"/>
    <w:rsid w:val="001074AA"/>
    <w:rsid w:val="00112603"/>
    <w:rsid w:val="00113E08"/>
    <w:rsid w:val="00115892"/>
    <w:rsid w:val="0012186A"/>
    <w:rsid w:val="00123D56"/>
    <w:rsid w:val="00124753"/>
    <w:rsid w:val="00125DB6"/>
    <w:rsid w:val="0012658E"/>
    <w:rsid w:val="0012673A"/>
    <w:rsid w:val="001268C5"/>
    <w:rsid w:val="00130A99"/>
    <w:rsid w:val="001310C5"/>
    <w:rsid w:val="001325AE"/>
    <w:rsid w:val="0013440D"/>
    <w:rsid w:val="00134B1C"/>
    <w:rsid w:val="00135BCB"/>
    <w:rsid w:val="00136195"/>
    <w:rsid w:val="0013660B"/>
    <w:rsid w:val="001373F6"/>
    <w:rsid w:val="00140046"/>
    <w:rsid w:val="001428F3"/>
    <w:rsid w:val="00146D0F"/>
    <w:rsid w:val="001538AF"/>
    <w:rsid w:val="001567B4"/>
    <w:rsid w:val="00157799"/>
    <w:rsid w:val="00162EC3"/>
    <w:rsid w:val="00163546"/>
    <w:rsid w:val="001658D4"/>
    <w:rsid w:val="001675F7"/>
    <w:rsid w:val="0017019C"/>
    <w:rsid w:val="001826DF"/>
    <w:rsid w:val="00183C40"/>
    <w:rsid w:val="0018499F"/>
    <w:rsid w:val="001850F6"/>
    <w:rsid w:val="001854F0"/>
    <w:rsid w:val="001877E2"/>
    <w:rsid w:val="00190C3D"/>
    <w:rsid w:val="001919AB"/>
    <w:rsid w:val="00194036"/>
    <w:rsid w:val="00194360"/>
    <w:rsid w:val="00195F4D"/>
    <w:rsid w:val="00197089"/>
    <w:rsid w:val="001A29FA"/>
    <w:rsid w:val="001A43C7"/>
    <w:rsid w:val="001B0854"/>
    <w:rsid w:val="001B0A83"/>
    <w:rsid w:val="001B0B5E"/>
    <w:rsid w:val="001B1210"/>
    <w:rsid w:val="001B2C3A"/>
    <w:rsid w:val="001B33B7"/>
    <w:rsid w:val="001B5726"/>
    <w:rsid w:val="001B59EC"/>
    <w:rsid w:val="001B5D4E"/>
    <w:rsid w:val="001B7CE3"/>
    <w:rsid w:val="001C07B9"/>
    <w:rsid w:val="001C0FE7"/>
    <w:rsid w:val="001C3210"/>
    <w:rsid w:val="001C6D7B"/>
    <w:rsid w:val="001D089D"/>
    <w:rsid w:val="001D1305"/>
    <w:rsid w:val="001D1BBC"/>
    <w:rsid w:val="001D1C49"/>
    <w:rsid w:val="001D1C6D"/>
    <w:rsid w:val="001D29EF"/>
    <w:rsid w:val="001D3877"/>
    <w:rsid w:val="001D4B14"/>
    <w:rsid w:val="001E0161"/>
    <w:rsid w:val="001E031D"/>
    <w:rsid w:val="001E2B3A"/>
    <w:rsid w:val="001E4338"/>
    <w:rsid w:val="001E6369"/>
    <w:rsid w:val="001E7D4D"/>
    <w:rsid w:val="001E7EF2"/>
    <w:rsid w:val="001F0D0D"/>
    <w:rsid w:val="001F22AE"/>
    <w:rsid w:val="001F5171"/>
    <w:rsid w:val="001F782A"/>
    <w:rsid w:val="001F796C"/>
    <w:rsid w:val="0020090E"/>
    <w:rsid w:val="002016AA"/>
    <w:rsid w:val="00203CE0"/>
    <w:rsid w:val="002057FD"/>
    <w:rsid w:val="00205B04"/>
    <w:rsid w:val="002067C1"/>
    <w:rsid w:val="00210216"/>
    <w:rsid w:val="002103EC"/>
    <w:rsid w:val="002107C4"/>
    <w:rsid w:val="0021178D"/>
    <w:rsid w:val="00212229"/>
    <w:rsid w:val="00213205"/>
    <w:rsid w:val="00213FDE"/>
    <w:rsid w:val="0021406B"/>
    <w:rsid w:val="00214FBF"/>
    <w:rsid w:val="00220114"/>
    <w:rsid w:val="002202AB"/>
    <w:rsid w:val="00221AC1"/>
    <w:rsid w:val="0022233C"/>
    <w:rsid w:val="00223E49"/>
    <w:rsid w:val="002260D2"/>
    <w:rsid w:val="00233358"/>
    <w:rsid w:val="0023523C"/>
    <w:rsid w:val="002362E7"/>
    <w:rsid w:val="00237E8E"/>
    <w:rsid w:val="002413BD"/>
    <w:rsid w:val="0024149A"/>
    <w:rsid w:val="00241D05"/>
    <w:rsid w:val="002420E5"/>
    <w:rsid w:val="00242F3A"/>
    <w:rsid w:val="00243551"/>
    <w:rsid w:val="00244555"/>
    <w:rsid w:val="00245348"/>
    <w:rsid w:val="0024578E"/>
    <w:rsid w:val="00245F1A"/>
    <w:rsid w:val="002460EB"/>
    <w:rsid w:val="00246C13"/>
    <w:rsid w:val="00246C85"/>
    <w:rsid w:val="00251F8D"/>
    <w:rsid w:val="00252D11"/>
    <w:rsid w:val="00254063"/>
    <w:rsid w:val="00254732"/>
    <w:rsid w:val="00254B83"/>
    <w:rsid w:val="00260DAE"/>
    <w:rsid w:val="00263AA8"/>
    <w:rsid w:val="00264FBE"/>
    <w:rsid w:val="00265BA2"/>
    <w:rsid w:val="00266040"/>
    <w:rsid w:val="0027172F"/>
    <w:rsid w:val="002740C3"/>
    <w:rsid w:val="002805B6"/>
    <w:rsid w:val="00281945"/>
    <w:rsid w:val="00282205"/>
    <w:rsid w:val="00282F38"/>
    <w:rsid w:val="00283E30"/>
    <w:rsid w:val="00283F6D"/>
    <w:rsid w:val="00284A0D"/>
    <w:rsid w:val="00285017"/>
    <w:rsid w:val="002903C7"/>
    <w:rsid w:val="0029062A"/>
    <w:rsid w:val="00291996"/>
    <w:rsid w:val="00291DC0"/>
    <w:rsid w:val="002943BA"/>
    <w:rsid w:val="002A1939"/>
    <w:rsid w:val="002A20AD"/>
    <w:rsid w:val="002A2E6E"/>
    <w:rsid w:val="002A3BB5"/>
    <w:rsid w:val="002A4B88"/>
    <w:rsid w:val="002A78F4"/>
    <w:rsid w:val="002B5B74"/>
    <w:rsid w:val="002B62F6"/>
    <w:rsid w:val="002B6CDF"/>
    <w:rsid w:val="002C2071"/>
    <w:rsid w:val="002C34D3"/>
    <w:rsid w:val="002C477D"/>
    <w:rsid w:val="002C5624"/>
    <w:rsid w:val="002C5953"/>
    <w:rsid w:val="002C6A93"/>
    <w:rsid w:val="002D0E44"/>
    <w:rsid w:val="002D2476"/>
    <w:rsid w:val="002D3769"/>
    <w:rsid w:val="002D5A06"/>
    <w:rsid w:val="002E2E8B"/>
    <w:rsid w:val="002E344B"/>
    <w:rsid w:val="002E3C90"/>
    <w:rsid w:val="002E7D3D"/>
    <w:rsid w:val="002F122A"/>
    <w:rsid w:val="002F2938"/>
    <w:rsid w:val="00301023"/>
    <w:rsid w:val="00301183"/>
    <w:rsid w:val="00302262"/>
    <w:rsid w:val="00302D7E"/>
    <w:rsid w:val="00316C2E"/>
    <w:rsid w:val="00317A87"/>
    <w:rsid w:val="00320092"/>
    <w:rsid w:val="00322E70"/>
    <w:rsid w:val="00324902"/>
    <w:rsid w:val="00325B90"/>
    <w:rsid w:val="003269EA"/>
    <w:rsid w:val="00327C96"/>
    <w:rsid w:val="0033402B"/>
    <w:rsid w:val="00335573"/>
    <w:rsid w:val="003360D7"/>
    <w:rsid w:val="00337967"/>
    <w:rsid w:val="00342BD1"/>
    <w:rsid w:val="00343505"/>
    <w:rsid w:val="003438C7"/>
    <w:rsid w:val="003451C4"/>
    <w:rsid w:val="003465BC"/>
    <w:rsid w:val="00352402"/>
    <w:rsid w:val="003554F5"/>
    <w:rsid w:val="003574FD"/>
    <w:rsid w:val="00357DA7"/>
    <w:rsid w:val="0036108D"/>
    <w:rsid w:val="003611A6"/>
    <w:rsid w:val="00361B42"/>
    <w:rsid w:val="003633D5"/>
    <w:rsid w:val="00364BA6"/>
    <w:rsid w:val="00364E0B"/>
    <w:rsid w:val="00366490"/>
    <w:rsid w:val="0036737B"/>
    <w:rsid w:val="003723DB"/>
    <w:rsid w:val="00374FF5"/>
    <w:rsid w:val="00380501"/>
    <w:rsid w:val="00381850"/>
    <w:rsid w:val="00381D23"/>
    <w:rsid w:val="00382836"/>
    <w:rsid w:val="00382884"/>
    <w:rsid w:val="00382DFA"/>
    <w:rsid w:val="00382ECC"/>
    <w:rsid w:val="00386564"/>
    <w:rsid w:val="00392EE7"/>
    <w:rsid w:val="00393E63"/>
    <w:rsid w:val="0039617B"/>
    <w:rsid w:val="003966A9"/>
    <w:rsid w:val="0039697E"/>
    <w:rsid w:val="00397601"/>
    <w:rsid w:val="003A39E1"/>
    <w:rsid w:val="003A41B7"/>
    <w:rsid w:val="003A4710"/>
    <w:rsid w:val="003A615B"/>
    <w:rsid w:val="003A6A71"/>
    <w:rsid w:val="003A7C20"/>
    <w:rsid w:val="003A7EB8"/>
    <w:rsid w:val="003B1DE1"/>
    <w:rsid w:val="003B2CC5"/>
    <w:rsid w:val="003B3495"/>
    <w:rsid w:val="003B46B3"/>
    <w:rsid w:val="003B795E"/>
    <w:rsid w:val="003C072E"/>
    <w:rsid w:val="003C0A62"/>
    <w:rsid w:val="003C1CEE"/>
    <w:rsid w:val="003C1D63"/>
    <w:rsid w:val="003C28B3"/>
    <w:rsid w:val="003C4461"/>
    <w:rsid w:val="003C6DE0"/>
    <w:rsid w:val="003D083C"/>
    <w:rsid w:val="003D12BA"/>
    <w:rsid w:val="003D41A9"/>
    <w:rsid w:val="003D4544"/>
    <w:rsid w:val="003D7CA9"/>
    <w:rsid w:val="003E0E5E"/>
    <w:rsid w:val="003E155E"/>
    <w:rsid w:val="003E1C86"/>
    <w:rsid w:val="003E1EB5"/>
    <w:rsid w:val="003E22E6"/>
    <w:rsid w:val="003E460C"/>
    <w:rsid w:val="003E62C8"/>
    <w:rsid w:val="003E6D0D"/>
    <w:rsid w:val="003E7AA0"/>
    <w:rsid w:val="003E7D02"/>
    <w:rsid w:val="003F0E67"/>
    <w:rsid w:val="003F126F"/>
    <w:rsid w:val="003F1DFF"/>
    <w:rsid w:val="003F5560"/>
    <w:rsid w:val="003F62F4"/>
    <w:rsid w:val="003F7621"/>
    <w:rsid w:val="00406E22"/>
    <w:rsid w:val="00412789"/>
    <w:rsid w:val="00414305"/>
    <w:rsid w:val="00415FEF"/>
    <w:rsid w:val="004178BA"/>
    <w:rsid w:val="00421C47"/>
    <w:rsid w:val="00421DB8"/>
    <w:rsid w:val="00423240"/>
    <w:rsid w:val="00424EC9"/>
    <w:rsid w:val="004266F1"/>
    <w:rsid w:val="00430E57"/>
    <w:rsid w:val="0043139A"/>
    <w:rsid w:val="00432FF5"/>
    <w:rsid w:val="00437897"/>
    <w:rsid w:val="004378C8"/>
    <w:rsid w:val="00437D8F"/>
    <w:rsid w:val="004400D6"/>
    <w:rsid w:val="00440486"/>
    <w:rsid w:val="00441E21"/>
    <w:rsid w:val="00443066"/>
    <w:rsid w:val="00443097"/>
    <w:rsid w:val="00444721"/>
    <w:rsid w:val="00444E35"/>
    <w:rsid w:val="00445EAE"/>
    <w:rsid w:val="004476B7"/>
    <w:rsid w:val="0045036D"/>
    <w:rsid w:val="00450745"/>
    <w:rsid w:val="00450AA0"/>
    <w:rsid w:val="00450AB8"/>
    <w:rsid w:val="00454F79"/>
    <w:rsid w:val="0045674F"/>
    <w:rsid w:val="004602F6"/>
    <w:rsid w:val="004635FC"/>
    <w:rsid w:val="00463DEA"/>
    <w:rsid w:val="004718BD"/>
    <w:rsid w:val="004720B0"/>
    <w:rsid w:val="00472F4B"/>
    <w:rsid w:val="00475B06"/>
    <w:rsid w:val="00481130"/>
    <w:rsid w:val="00483E8F"/>
    <w:rsid w:val="0048428F"/>
    <w:rsid w:val="00484744"/>
    <w:rsid w:val="004871EF"/>
    <w:rsid w:val="0049065A"/>
    <w:rsid w:val="004928DB"/>
    <w:rsid w:val="00492C2A"/>
    <w:rsid w:val="00493E7B"/>
    <w:rsid w:val="00495002"/>
    <w:rsid w:val="00496A71"/>
    <w:rsid w:val="00497EC7"/>
    <w:rsid w:val="004A0E4D"/>
    <w:rsid w:val="004A59EE"/>
    <w:rsid w:val="004A6D3A"/>
    <w:rsid w:val="004A7C00"/>
    <w:rsid w:val="004B1BE7"/>
    <w:rsid w:val="004B369A"/>
    <w:rsid w:val="004B7196"/>
    <w:rsid w:val="004C07B0"/>
    <w:rsid w:val="004C0C68"/>
    <w:rsid w:val="004C1EB1"/>
    <w:rsid w:val="004C47A3"/>
    <w:rsid w:val="004C4898"/>
    <w:rsid w:val="004D0047"/>
    <w:rsid w:val="004D1183"/>
    <w:rsid w:val="004D2FE7"/>
    <w:rsid w:val="004D33C5"/>
    <w:rsid w:val="004D4D95"/>
    <w:rsid w:val="004E256F"/>
    <w:rsid w:val="004E2CD8"/>
    <w:rsid w:val="004E357D"/>
    <w:rsid w:val="004E3BD7"/>
    <w:rsid w:val="004E4FBE"/>
    <w:rsid w:val="004E5C98"/>
    <w:rsid w:val="004E7568"/>
    <w:rsid w:val="004F1700"/>
    <w:rsid w:val="004F2D91"/>
    <w:rsid w:val="004F40BB"/>
    <w:rsid w:val="004F45B0"/>
    <w:rsid w:val="004F463F"/>
    <w:rsid w:val="004F54FA"/>
    <w:rsid w:val="00503E57"/>
    <w:rsid w:val="0050400B"/>
    <w:rsid w:val="0050471E"/>
    <w:rsid w:val="00504781"/>
    <w:rsid w:val="00504B10"/>
    <w:rsid w:val="0050572A"/>
    <w:rsid w:val="005058A6"/>
    <w:rsid w:val="00507C6F"/>
    <w:rsid w:val="0051175F"/>
    <w:rsid w:val="005146ED"/>
    <w:rsid w:val="00515441"/>
    <w:rsid w:val="00517D25"/>
    <w:rsid w:val="005212C6"/>
    <w:rsid w:val="00522CB8"/>
    <w:rsid w:val="00525EF1"/>
    <w:rsid w:val="00526646"/>
    <w:rsid w:val="00527F70"/>
    <w:rsid w:val="00531283"/>
    <w:rsid w:val="00533440"/>
    <w:rsid w:val="005403FD"/>
    <w:rsid w:val="005425BB"/>
    <w:rsid w:val="00544A01"/>
    <w:rsid w:val="00545451"/>
    <w:rsid w:val="00546D1B"/>
    <w:rsid w:val="00546F93"/>
    <w:rsid w:val="00547034"/>
    <w:rsid w:val="00550054"/>
    <w:rsid w:val="00554033"/>
    <w:rsid w:val="005606E9"/>
    <w:rsid w:val="00560832"/>
    <w:rsid w:val="00561C38"/>
    <w:rsid w:val="00562ACB"/>
    <w:rsid w:val="00564202"/>
    <w:rsid w:val="005642BA"/>
    <w:rsid w:val="00566539"/>
    <w:rsid w:val="0057278C"/>
    <w:rsid w:val="00575620"/>
    <w:rsid w:val="00576315"/>
    <w:rsid w:val="0057642F"/>
    <w:rsid w:val="0057716E"/>
    <w:rsid w:val="0058145A"/>
    <w:rsid w:val="00581F32"/>
    <w:rsid w:val="00586FC6"/>
    <w:rsid w:val="00587571"/>
    <w:rsid w:val="00587B92"/>
    <w:rsid w:val="00590525"/>
    <w:rsid w:val="00590A14"/>
    <w:rsid w:val="005920C5"/>
    <w:rsid w:val="00592225"/>
    <w:rsid w:val="00592E04"/>
    <w:rsid w:val="00595228"/>
    <w:rsid w:val="005962B1"/>
    <w:rsid w:val="005A1536"/>
    <w:rsid w:val="005A2F50"/>
    <w:rsid w:val="005A4064"/>
    <w:rsid w:val="005B267B"/>
    <w:rsid w:val="005B5A64"/>
    <w:rsid w:val="005B60BF"/>
    <w:rsid w:val="005B7492"/>
    <w:rsid w:val="005B77D8"/>
    <w:rsid w:val="005B796C"/>
    <w:rsid w:val="005C0287"/>
    <w:rsid w:val="005C1F73"/>
    <w:rsid w:val="005C2C2A"/>
    <w:rsid w:val="005C5685"/>
    <w:rsid w:val="005C5DBE"/>
    <w:rsid w:val="005C7BD9"/>
    <w:rsid w:val="005D01C5"/>
    <w:rsid w:val="005D0BBE"/>
    <w:rsid w:val="005D2F38"/>
    <w:rsid w:val="005D3F01"/>
    <w:rsid w:val="005D52A3"/>
    <w:rsid w:val="005D5F30"/>
    <w:rsid w:val="005D6166"/>
    <w:rsid w:val="005D728B"/>
    <w:rsid w:val="005E4521"/>
    <w:rsid w:val="005E55AA"/>
    <w:rsid w:val="005E70EF"/>
    <w:rsid w:val="005F11CE"/>
    <w:rsid w:val="005F1409"/>
    <w:rsid w:val="005F29F3"/>
    <w:rsid w:val="005F35DB"/>
    <w:rsid w:val="005F3B2A"/>
    <w:rsid w:val="005F5B1D"/>
    <w:rsid w:val="005F6A9B"/>
    <w:rsid w:val="005F6E65"/>
    <w:rsid w:val="00603A12"/>
    <w:rsid w:val="00606C4B"/>
    <w:rsid w:val="006135EE"/>
    <w:rsid w:val="006158ED"/>
    <w:rsid w:val="0062028D"/>
    <w:rsid w:val="006235D5"/>
    <w:rsid w:val="00623F7F"/>
    <w:rsid w:val="006244C8"/>
    <w:rsid w:val="00625A11"/>
    <w:rsid w:val="0063079F"/>
    <w:rsid w:val="00631953"/>
    <w:rsid w:val="00633C27"/>
    <w:rsid w:val="00634754"/>
    <w:rsid w:val="006362B8"/>
    <w:rsid w:val="00637172"/>
    <w:rsid w:val="006409A4"/>
    <w:rsid w:val="006442DD"/>
    <w:rsid w:val="0064583F"/>
    <w:rsid w:val="00650AE2"/>
    <w:rsid w:val="00652742"/>
    <w:rsid w:val="00652DB7"/>
    <w:rsid w:val="006535AB"/>
    <w:rsid w:val="006536C0"/>
    <w:rsid w:val="0065426E"/>
    <w:rsid w:val="006567E0"/>
    <w:rsid w:val="0065688F"/>
    <w:rsid w:val="00656F86"/>
    <w:rsid w:val="00660B65"/>
    <w:rsid w:val="00660BC6"/>
    <w:rsid w:val="00661A89"/>
    <w:rsid w:val="00663366"/>
    <w:rsid w:val="00663B6F"/>
    <w:rsid w:val="00663C3D"/>
    <w:rsid w:val="006660B2"/>
    <w:rsid w:val="0066793E"/>
    <w:rsid w:val="006701C3"/>
    <w:rsid w:val="00673564"/>
    <w:rsid w:val="006804D3"/>
    <w:rsid w:val="0068066C"/>
    <w:rsid w:val="00680725"/>
    <w:rsid w:val="00681C00"/>
    <w:rsid w:val="00683344"/>
    <w:rsid w:val="00683FBF"/>
    <w:rsid w:val="006860AD"/>
    <w:rsid w:val="006862AA"/>
    <w:rsid w:val="00696DEB"/>
    <w:rsid w:val="006A0C45"/>
    <w:rsid w:val="006A0F51"/>
    <w:rsid w:val="006A0F6C"/>
    <w:rsid w:val="006A6083"/>
    <w:rsid w:val="006B174E"/>
    <w:rsid w:val="006B29AA"/>
    <w:rsid w:val="006B7A08"/>
    <w:rsid w:val="006B7DA1"/>
    <w:rsid w:val="006C1833"/>
    <w:rsid w:val="006C21D9"/>
    <w:rsid w:val="006C2FB6"/>
    <w:rsid w:val="006C4369"/>
    <w:rsid w:val="006C4B49"/>
    <w:rsid w:val="006D0248"/>
    <w:rsid w:val="006D30EE"/>
    <w:rsid w:val="006D360D"/>
    <w:rsid w:val="006D70A7"/>
    <w:rsid w:val="006E186F"/>
    <w:rsid w:val="006E2707"/>
    <w:rsid w:val="006E4E2D"/>
    <w:rsid w:val="006E4FB2"/>
    <w:rsid w:val="006F01FE"/>
    <w:rsid w:val="006F034C"/>
    <w:rsid w:val="006F0FB6"/>
    <w:rsid w:val="006F22AF"/>
    <w:rsid w:val="006F3317"/>
    <w:rsid w:val="006F3AC0"/>
    <w:rsid w:val="006F4122"/>
    <w:rsid w:val="006F4962"/>
    <w:rsid w:val="00700DCA"/>
    <w:rsid w:val="00702683"/>
    <w:rsid w:val="00702FFE"/>
    <w:rsid w:val="00705132"/>
    <w:rsid w:val="00706925"/>
    <w:rsid w:val="00707757"/>
    <w:rsid w:val="00707F41"/>
    <w:rsid w:val="00712267"/>
    <w:rsid w:val="007127FC"/>
    <w:rsid w:val="00714D92"/>
    <w:rsid w:val="007158E3"/>
    <w:rsid w:val="00715A28"/>
    <w:rsid w:val="007164FD"/>
    <w:rsid w:val="00722D3D"/>
    <w:rsid w:val="00724411"/>
    <w:rsid w:val="00725401"/>
    <w:rsid w:val="00726400"/>
    <w:rsid w:val="00731538"/>
    <w:rsid w:val="00733102"/>
    <w:rsid w:val="00733D38"/>
    <w:rsid w:val="007345F0"/>
    <w:rsid w:val="00734D0A"/>
    <w:rsid w:val="00737DA2"/>
    <w:rsid w:val="00740F5F"/>
    <w:rsid w:val="007414C0"/>
    <w:rsid w:val="00741F2A"/>
    <w:rsid w:val="0074451E"/>
    <w:rsid w:val="0074466A"/>
    <w:rsid w:val="007500A4"/>
    <w:rsid w:val="007513E8"/>
    <w:rsid w:val="0075255B"/>
    <w:rsid w:val="00757789"/>
    <w:rsid w:val="0076151E"/>
    <w:rsid w:val="0076155B"/>
    <w:rsid w:val="00763253"/>
    <w:rsid w:val="00763E22"/>
    <w:rsid w:val="00765984"/>
    <w:rsid w:val="0076625F"/>
    <w:rsid w:val="00766CC1"/>
    <w:rsid w:val="0076724B"/>
    <w:rsid w:val="007725E8"/>
    <w:rsid w:val="00777349"/>
    <w:rsid w:val="007802F9"/>
    <w:rsid w:val="0078076D"/>
    <w:rsid w:val="00780CAD"/>
    <w:rsid w:val="0078157F"/>
    <w:rsid w:val="007821D6"/>
    <w:rsid w:val="00783242"/>
    <w:rsid w:val="00783C60"/>
    <w:rsid w:val="00784B34"/>
    <w:rsid w:val="00786E74"/>
    <w:rsid w:val="007870DF"/>
    <w:rsid w:val="00787D24"/>
    <w:rsid w:val="0079097B"/>
    <w:rsid w:val="00792E35"/>
    <w:rsid w:val="007931A4"/>
    <w:rsid w:val="007936BB"/>
    <w:rsid w:val="00793AED"/>
    <w:rsid w:val="007957C8"/>
    <w:rsid w:val="007A25AF"/>
    <w:rsid w:val="007A27F9"/>
    <w:rsid w:val="007A2EFE"/>
    <w:rsid w:val="007A32E9"/>
    <w:rsid w:val="007A60C8"/>
    <w:rsid w:val="007A772C"/>
    <w:rsid w:val="007B16EC"/>
    <w:rsid w:val="007B1A7A"/>
    <w:rsid w:val="007B23B2"/>
    <w:rsid w:val="007B3AE0"/>
    <w:rsid w:val="007B5C75"/>
    <w:rsid w:val="007C12CC"/>
    <w:rsid w:val="007C4A75"/>
    <w:rsid w:val="007C7324"/>
    <w:rsid w:val="007D1414"/>
    <w:rsid w:val="007D15C5"/>
    <w:rsid w:val="007D36AC"/>
    <w:rsid w:val="007D3950"/>
    <w:rsid w:val="007D406A"/>
    <w:rsid w:val="007D42B6"/>
    <w:rsid w:val="007D42CD"/>
    <w:rsid w:val="007D4E65"/>
    <w:rsid w:val="007D5252"/>
    <w:rsid w:val="007D611C"/>
    <w:rsid w:val="007D7C6B"/>
    <w:rsid w:val="007E2539"/>
    <w:rsid w:val="007E5B24"/>
    <w:rsid w:val="007E7AAA"/>
    <w:rsid w:val="007E7DB6"/>
    <w:rsid w:val="007F2566"/>
    <w:rsid w:val="007F34DC"/>
    <w:rsid w:val="007F3E11"/>
    <w:rsid w:val="007F4860"/>
    <w:rsid w:val="007F6586"/>
    <w:rsid w:val="007F74F1"/>
    <w:rsid w:val="007F7A65"/>
    <w:rsid w:val="008001D8"/>
    <w:rsid w:val="00800B69"/>
    <w:rsid w:val="00801C55"/>
    <w:rsid w:val="008020E3"/>
    <w:rsid w:val="008025B8"/>
    <w:rsid w:val="00802BFC"/>
    <w:rsid w:val="0080332A"/>
    <w:rsid w:val="00810B68"/>
    <w:rsid w:val="00812B59"/>
    <w:rsid w:val="008134C3"/>
    <w:rsid w:val="00813E90"/>
    <w:rsid w:val="00815162"/>
    <w:rsid w:val="00817313"/>
    <w:rsid w:val="008225F8"/>
    <w:rsid w:val="008238AE"/>
    <w:rsid w:val="008255CC"/>
    <w:rsid w:val="00825C67"/>
    <w:rsid w:val="00826CC9"/>
    <w:rsid w:val="00827F29"/>
    <w:rsid w:val="00832434"/>
    <w:rsid w:val="00833F75"/>
    <w:rsid w:val="00837182"/>
    <w:rsid w:val="00837394"/>
    <w:rsid w:val="008416B9"/>
    <w:rsid w:val="00841DB1"/>
    <w:rsid w:val="008434E7"/>
    <w:rsid w:val="008435C9"/>
    <w:rsid w:val="008441AD"/>
    <w:rsid w:val="00844960"/>
    <w:rsid w:val="00846429"/>
    <w:rsid w:val="00847634"/>
    <w:rsid w:val="00850EFD"/>
    <w:rsid w:val="00851070"/>
    <w:rsid w:val="0085146A"/>
    <w:rsid w:val="0085255C"/>
    <w:rsid w:val="008535CC"/>
    <w:rsid w:val="008539CD"/>
    <w:rsid w:val="00854C06"/>
    <w:rsid w:val="00855033"/>
    <w:rsid w:val="00856E2B"/>
    <w:rsid w:val="00857EA7"/>
    <w:rsid w:val="0086188F"/>
    <w:rsid w:val="00863419"/>
    <w:rsid w:val="00864F04"/>
    <w:rsid w:val="008653DA"/>
    <w:rsid w:val="00872DA0"/>
    <w:rsid w:val="00875455"/>
    <w:rsid w:val="008756E6"/>
    <w:rsid w:val="0087698D"/>
    <w:rsid w:val="00877DBC"/>
    <w:rsid w:val="00877DE5"/>
    <w:rsid w:val="008814BE"/>
    <w:rsid w:val="00885989"/>
    <w:rsid w:val="00892934"/>
    <w:rsid w:val="00892BE0"/>
    <w:rsid w:val="00893C64"/>
    <w:rsid w:val="008A05D8"/>
    <w:rsid w:val="008A29FD"/>
    <w:rsid w:val="008A3FDB"/>
    <w:rsid w:val="008A489D"/>
    <w:rsid w:val="008A6EB1"/>
    <w:rsid w:val="008A7278"/>
    <w:rsid w:val="008A7805"/>
    <w:rsid w:val="008B42F8"/>
    <w:rsid w:val="008B4CB8"/>
    <w:rsid w:val="008B4FA0"/>
    <w:rsid w:val="008C5FE0"/>
    <w:rsid w:val="008C7E10"/>
    <w:rsid w:val="008D146D"/>
    <w:rsid w:val="008D334A"/>
    <w:rsid w:val="008D4447"/>
    <w:rsid w:val="008D60DB"/>
    <w:rsid w:val="008D73C4"/>
    <w:rsid w:val="008E07E5"/>
    <w:rsid w:val="008E0F77"/>
    <w:rsid w:val="008E15B0"/>
    <w:rsid w:val="008E4D0E"/>
    <w:rsid w:val="008F170A"/>
    <w:rsid w:val="008F1772"/>
    <w:rsid w:val="008F27D8"/>
    <w:rsid w:val="008F3D64"/>
    <w:rsid w:val="008F4822"/>
    <w:rsid w:val="008F791F"/>
    <w:rsid w:val="009027A6"/>
    <w:rsid w:val="00903FF9"/>
    <w:rsid w:val="00905571"/>
    <w:rsid w:val="00920327"/>
    <w:rsid w:val="00920495"/>
    <w:rsid w:val="009210DF"/>
    <w:rsid w:val="00921E64"/>
    <w:rsid w:val="0092211F"/>
    <w:rsid w:val="009226A2"/>
    <w:rsid w:val="00924E71"/>
    <w:rsid w:val="00926807"/>
    <w:rsid w:val="00927F76"/>
    <w:rsid w:val="00931940"/>
    <w:rsid w:val="00941460"/>
    <w:rsid w:val="009445DF"/>
    <w:rsid w:val="00945AC9"/>
    <w:rsid w:val="00946B72"/>
    <w:rsid w:val="00947211"/>
    <w:rsid w:val="009473D7"/>
    <w:rsid w:val="00952176"/>
    <w:rsid w:val="00952533"/>
    <w:rsid w:val="0095654B"/>
    <w:rsid w:val="00956B6A"/>
    <w:rsid w:val="00957743"/>
    <w:rsid w:val="00957DBD"/>
    <w:rsid w:val="0097151F"/>
    <w:rsid w:val="00971F3A"/>
    <w:rsid w:val="00976524"/>
    <w:rsid w:val="009768D3"/>
    <w:rsid w:val="0097699E"/>
    <w:rsid w:val="00983621"/>
    <w:rsid w:val="00983939"/>
    <w:rsid w:val="00986BF4"/>
    <w:rsid w:val="00990138"/>
    <w:rsid w:val="00991FAB"/>
    <w:rsid w:val="0099208A"/>
    <w:rsid w:val="0099414D"/>
    <w:rsid w:val="0099558B"/>
    <w:rsid w:val="009955C3"/>
    <w:rsid w:val="00996E57"/>
    <w:rsid w:val="00997074"/>
    <w:rsid w:val="009971DD"/>
    <w:rsid w:val="009A0CB8"/>
    <w:rsid w:val="009A212C"/>
    <w:rsid w:val="009B0455"/>
    <w:rsid w:val="009B0D0A"/>
    <w:rsid w:val="009B4EC6"/>
    <w:rsid w:val="009B5898"/>
    <w:rsid w:val="009B5F13"/>
    <w:rsid w:val="009B5F2A"/>
    <w:rsid w:val="009B64EE"/>
    <w:rsid w:val="009B7273"/>
    <w:rsid w:val="009B7435"/>
    <w:rsid w:val="009B75D3"/>
    <w:rsid w:val="009C0B2F"/>
    <w:rsid w:val="009C1A6C"/>
    <w:rsid w:val="009C3166"/>
    <w:rsid w:val="009C3A2E"/>
    <w:rsid w:val="009C717A"/>
    <w:rsid w:val="009C7E70"/>
    <w:rsid w:val="009D5067"/>
    <w:rsid w:val="009D5AA5"/>
    <w:rsid w:val="009D7D92"/>
    <w:rsid w:val="009E14D2"/>
    <w:rsid w:val="009E163D"/>
    <w:rsid w:val="009E167A"/>
    <w:rsid w:val="009E29E5"/>
    <w:rsid w:val="009E32E8"/>
    <w:rsid w:val="009E385E"/>
    <w:rsid w:val="009E45F8"/>
    <w:rsid w:val="009E4E39"/>
    <w:rsid w:val="009E56A3"/>
    <w:rsid w:val="009E5920"/>
    <w:rsid w:val="009E5EEC"/>
    <w:rsid w:val="009F06AF"/>
    <w:rsid w:val="009F294E"/>
    <w:rsid w:val="009F2C5F"/>
    <w:rsid w:val="009F41DB"/>
    <w:rsid w:val="009F4A94"/>
    <w:rsid w:val="009F6906"/>
    <w:rsid w:val="009F6FB5"/>
    <w:rsid w:val="00A01738"/>
    <w:rsid w:val="00A0191B"/>
    <w:rsid w:val="00A043DB"/>
    <w:rsid w:val="00A071DD"/>
    <w:rsid w:val="00A07A6D"/>
    <w:rsid w:val="00A11F43"/>
    <w:rsid w:val="00A120BD"/>
    <w:rsid w:val="00A12520"/>
    <w:rsid w:val="00A12588"/>
    <w:rsid w:val="00A159E8"/>
    <w:rsid w:val="00A216E5"/>
    <w:rsid w:val="00A2313F"/>
    <w:rsid w:val="00A2374B"/>
    <w:rsid w:val="00A23E84"/>
    <w:rsid w:val="00A2431D"/>
    <w:rsid w:val="00A25332"/>
    <w:rsid w:val="00A271FF"/>
    <w:rsid w:val="00A308E8"/>
    <w:rsid w:val="00A30F23"/>
    <w:rsid w:val="00A3177F"/>
    <w:rsid w:val="00A318CA"/>
    <w:rsid w:val="00A31CE8"/>
    <w:rsid w:val="00A31DDD"/>
    <w:rsid w:val="00A321BC"/>
    <w:rsid w:val="00A343E0"/>
    <w:rsid w:val="00A34A18"/>
    <w:rsid w:val="00A3581C"/>
    <w:rsid w:val="00A37CCA"/>
    <w:rsid w:val="00A43764"/>
    <w:rsid w:val="00A43931"/>
    <w:rsid w:val="00A45BBC"/>
    <w:rsid w:val="00A4634F"/>
    <w:rsid w:val="00A47C77"/>
    <w:rsid w:val="00A50581"/>
    <w:rsid w:val="00A51487"/>
    <w:rsid w:val="00A527EF"/>
    <w:rsid w:val="00A52BD2"/>
    <w:rsid w:val="00A52F4A"/>
    <w:rsid w:val="00A537CD"/>
    <w:rsid w:val="00A53BDF"/>
    <w:rsid w:val="00A54CD8"/>
    <w:rsid w:val="00A60771"/>
    <w:rsid w:val="00A6158F"/>
    <w:rsid w:val="00A61726"/>
    <w:rsid w:val="00A62166"/>
    <w:rsid w:val="00A62642"/>
    <w:rsid w:val="00A62C4C"/>
    <w:rsid w:val="00A63770"/>
    <w:rsid w:val="00A70BB2"/>
    <w:rsid w:val="00A748B6"/>
    <w:rsid w:val="00A8066F"/>
    <w:rsid w:val="00A819E0"/>
    <w:rsid w:val="00A83AE1"/>
    <w:rsid w:val="00A849FD"/>
    <w:rsid w:val="00A84E07"/>
    <w:rsid w:val="00A858FE"/>
    <w:rsid w:val="00A9682B"/>
    <w:rsid w:val="00A978C3"/>
    <w:rsid w:val="00AA4127"/>
    <w:rsid w:val="00AA4821"/>
    <w:rsid w:val="00AA4FF8"/>
    <w:rsid w:val="00AB0CB7"/>
    <w:rsid w:val="00AB1AB2"/>
    <w:rsid w:val="00AB235A"/>
    <w:rsid w:val="00AB33EC"/>
    <w:rsid w:val="00AB544C"/>
    <w:rsid w:val="00AC0286"/>
    <w:rsid w:val="00AC0A47"/>
    <w:rsid w:val="00AC0F22"/>
    <w:rsid w:val="00AC2BD4"/>
    <w:rsid w:val="00AC4262"/>
    <w:rsid w:val="00AD5B4E"/>
    <w:rsid w:val="00AE0C56"/>
    <w:rsid w:val="00AE1DBE"/>
    <w:rsid w:val="00AE2ED3"/>
    <w:rsid w:val="00AE398D"/>
    <w:rsid w:val="00AE52FC"/>
    <w:rsid w:val="00AE6103"/>
    <w:rsid w:val="00AF1A59"/>
    <w:rsid w:val="00AF5554"/>
    <w:rsid w:val="00AF64BA"/>
    <w:rsid w:val="00AF7DBD"/>
    <w:rsid w:val="00B00365"/>
    <w:rsid w:val="00B006AF"/>
    <w:rsid w:val="00B009F5"/>
    <w:rsid w:val="00B01769"/>
    <w:rsid w:val="00B01CD1"/>
    <w:rsid w:val="00B0261F"/>
    <w:rsid w:val="00B02DEA"/>
    <w:rsid w:val="00B05310"/>
    <w:rsid w:val="00B07365"/>
    <w:rsid w:val="00B131E0"/>
    <w:rsid w:val="00B139E7"/>
    <w:rsid w:val="00B13FEE"/>
    <w:rsid w:val="00B16AFB"/>
    <w:rsid w:val="00B17F5D"/>
    <w:rsid w:val="00B257D9"/>
    <w:rsid w:val="00B2613C"/>
    <w:rsid w:val="00B26490"/>
    <w:rsid w:val="00B27338"/>
    <w:rsid w:val="00B30BCB"/>
    <w:rsid w:val="00B317C7"/>
    <w:rsid w:val="00B32861"/>
    <w:rsid w:val="00B361C7"/>
    <w:rsid w:val="00B36B40"/>
    <w:rsid w:val="00B3746C"/>
    <w:rsid w:val="00B3780C"/>
    <w:rsid w:val="00B3781B"/>
    <w:rsid w:val="00B37960"/>
    <w:rsid w:val="00B454A8"/>
    <w:rsid w:val="00B459DE"/>
    <w:rsid w:val="00B46CE2"/>
    <w:rsid w:val="00B46D4A"/>
    <w:rsid w:val="00B47759"/>
    <w:rsid w:val="00B5653E"/>
    <w:rsid w:val="00B579E4"/>
    <w:rsid w:val="00B57A9B"/>
    <w:rsid w:val="00B60501"/>
    <w:rsid w:val="00B60847"/>
    <w:rsid w:val="00B61AD3"/>
    <w:rsid w:val="00B63AFC"/>
    <w:rsid w:val="00B6699E"/>
    <w:rsid w:val="00B71573"/>
    <w:rsid w:val="00B721E0"/>
    <w:rsid w:val="00B72707"/>
    <w:rsid w:val="00B73D98"/>
    <w:rsid w:val="00B74642"/>
    <w:rsid w:val="00B76FE1"/>
    <w:rsid w:val="00B77AB6"/>
    <w:rsid w:val="00B81567"/>
    <w:rsid w:val="00B8200B"/>
    <w:rsid w:val="00B827CA"/>
    <w:rsid w:val="00B8395C"/>
    <w:rsid w:val="00B848BE"/>
    <w:rsid w:val="00B84B37"/>
    <w:rsid w:val="00B850B1"/>
    <w:rsid w:val="00B85B12"/>
    <w:rsid w:val="00B91285"/>
    <w:rsid w:val="00B94786"/>
    <w:rsid w:val="00B94817"/>
    <w:rsid w:val="00B956C6"/>
    <w:rsid w:val="00BA0DD2"/>
    <w:rsid w:val="00BA1702"/>
    <w:rsid w:val="00BA44DB"/>
    <w:rsid w:val="00BA46A0"/>
    <w:rsid w:val="00BA7536"/>
    <w:rsid w:val="00BB0BD3"/>
    <w:rsid w:val="00BB3CC9"/>
    <w:rsid w:val="00BB3D57"/>
    <w:rsid w:val="00BB4FFA"/>
    <w:rsid w:val="00BB5617"/>
    <w:rsid w:val="00BB79D1"/>
    <w:rsid w:val="00BC0E5C"/>
    <w:rsid w:val="00BC6A14"/>
    <w:rsid w:val="00BD0683"/>
    <w:rsid w:val="00BD1AEC"/>
    <w:rsid w:val="00BD4898"/>
    <w:rsid w:val="00BD5E49"/>
    <w:rsid w:val="00BD5EEB"/>
    <w:rsid w:val="00BD6CC0"/>
    <w:rsid w:val="00BE2ABA"/>
    <w:rsid w:val="00BE2F77"/>
    <w:rsid w:val="00BE327C"/>
    <w:rsid w:val="00BE3B05"/>
    <w:rsid w:val="00BE5324"/>
    <w:rsid w:val="00BE54A9"/>
    <w:rsid w:val="00BE5ECB"/>
    <w:rsid w:val="00BE63AE"/>
    <w:rsid w:val="00BF1315"/>
    <w:rsid w:val="00BF1E6B"/>
    <w:rsid w:val="00BF7843"/>
    <w:rsid w:val="00BF7BC2"/>
    <w:rsid w:val="00C00E26"/>
    <w:rsid w:val="00C010B1"/>
    <w:rsid w:val="00C038E5"/>
    <w:rsid w:val="00C06F49"/>
    <w:rsid w:val="00C11D15"/>
    <w:rsid w:val="00C13A59"/>
    <w:rsid w:val="00C13B2D"/>
    <w:rsid w:val="00C15C79"/>
    <w:rsid w:val="00C16926"/>
    <w:rsid w:val="00C16AD9"/>
    <w:rsid w:val="00C16BF7"/>
    <w:rsid w:val="00C174CC"/>
    <w:rsid w:val="00C17B6D"/>
    <w:rsid w:val="00C202F1"/>
    <w:rsid w:val="00C2042C"/>
    <w:rsid w:val="00C227A0"/>
    <w:rsid w:val="00C27303"/>
    <w:rsid w:val="00C27E76"/>
    <w:rsid w:val="00C32A9A"/>
    <w:rsid w:val="00C35190"/>
    <w:rsid w:val="00C36BDF"/>
    <w:rsid w:val="00C37318"/>
    <w:rsid w:val="00C37D04"/>
    <w:rsid w:val="00C42C50"/>
    <w:rsid w:val="00C42E51"/>
    <w:rsid w:val="00C43C11"/>
    <w:rsid w:val="00C43DFE"/>
    <w:rsid w:val="00C45360"/>
    <w:rsid w:val="00C501B7"/>
    <w:rsid w:val="00C5077C"/>
    <w:rsid w:val="00C55146"/>
    <w:rsid w:val="00C55B9A"/>
    <w:rsid w:val="00C55C7A"/>
    <w:rsid w:val="00C62505"/>
    <w:rsid w:val="00C643B1"/>
    <w:rsid w:val="00C64BCB"/>
    <w:rsid w:val="00C64D84"/>
    <w:rsid w:val="00C64E5F"/>
    <w:rsid w:val="00C65B59"/>
    <w:rsid w:val="00C73386"/>
    <w:rsid w:val="00C745AE"/>
    <w:rsid w:val="00C765D0"/>
    <w:rsid w:val="00C769D9"/>
    <w:rsid w:val="00C77B31"/>
    <w:rsid w:val="00C77E2E"/>
    <w:rsid w:val="00C82216"/>
    <w:rsid w:val="00C8610B"/>
    <w:rsid w:val="00C861D8"/>
    <w:rsid w:val="00C862A9"/>
    <w:rsid w:val="00C86997"/>
    <w:rsid w:val="00C86D73"/>
    <w:rsid w:val="00C91EB2"/>
    <w:rsid w:val="00C9207B"/>
    <w:rsid w:val="00C9331B"/>
    <w:rsid w:val="00CA073A"/>
    <w:rsid w:val="00CA1211"/>
    <w:rsid w:val="00CA5833"/>
    <w:rsid w:val="00CA6517"/>
    <w:rsid w:val="00CA6A49"/>
    <w:rsid w:val="00CA74DB"/>
    <w:rsid w:val="00CA7839"/>
    <w:rsid w:val="00CB0BCA"/>
    <w:rsid w:val="00CB1A3B"/>
    <w:rsid w:val="00CB3847"/>
    <w:rsid w:val="00CB3E66"/>
    <w:rsid w:val="00CB481B"/>
    <w:rsid w:val="00CB661E"/>
    <w:rsid w:val="00CC1B3F"/>
    <w:rsid w:val="00CC21BB"/>
    <w:rsid w:val="00CC2FFC"/>
    <w:rsid w:val="00CC3BF9"/>
    <w:rsid w:val="00CC455D"/>
    <w:rsid w:val="00CC581B"/>
    <w:rsid w:val="00CD2437"/>
    <w:rsid w:val="00CD2C5D"/>
    <w:rsid w:val="00CD3415"/>
    <w:rsid w:val="00CD6054"/>
    <w:rsid w:val="00CE1233"/>
    <w:rsid w:val="00CE334A"/>
    <w:rsid w:val="00CE3422"/>
    <w:rsid w:val="00CE4BD7"/>
    <w:rsid w:val="00CE65F1"/>
    <w:rsid w:val="00CE6B01"/>
    <w:rsid w:val="00CF0B98"/>
    <w:rsid w:val="00CF10EC"/>
    <w:rsid w:val="00CF254D"/>
    <w:rsid w:val="00CF2B32"/>
    <w:rsid w:val="00CF3825"/>
    <w:rsid w:val="00CF40B9"/>
    <w:rsid w:val="00CF446D"/>
    <w:rsid w:val="00CF5198"/>
    <w:rsid w:val="00CF551F"/>
    <w:rsid w:val="00CF559B"/>
    <w:rsid w:val="00CF58C2"/>
    <w:rsid w:val="00CF647D"/>
    <w:rsid w:val="00CF65E0"/>
    <w:rsid w:val="00CF6BC2"/>
    <w:rsid w:val="00D02331"/>
    <w:rsid w:val="00D03FB0"/>
    <w:rsid w:val="00D04002"/>
    <w:rsid w:val="00D120CD"/>
    <w:rsid w:val="00D130CA"/>
    <w:rsid w:val="00D13861"/>
    <w:rsid w:val="00D13F49"/>
    <w:rsid w:val="00D1723D"/>
    <w:rsid w:val="00D1735E"/>
    <w:rsid w:val="00D20C40"/>
    <w:rsid w:val="00D21717"/>
    <w:rsid w:val="00D248E1"/>
    <w:rsid w:val="00D26190"/>
    <w:rsid w:val="00D261E8"/>
    <w:rsid w:val="00D27513"/>
    <w:rsid w:val="00D30957"/>
    <w:rsid w:val="00D318DA"/>
    <w:rsid w:val="00D33D48"/>
    <w:rsid w:val="00D35415"/>
    <w:rsid w:val="00D35748"/>
    <w:rsid w:val="00D457B8"/>
    <w:rsid w:val="00D47433"/>
    <w:rsid w:val="00D47A20"/>
    <w:rsid w:val="00D53F56"/>
    <w:rsid w:val="00D55B5D"/>
    <w:rsid w:val="00D56412"/>
    <w:rsid w:val="00D60108"/>
    <w:rsid w:val="00D612C7"/>
    <w:rsid w:val="00D61549"/>
    <w:rsid w:val="00D62521"/>
    <w:rsid w:val="00D62DF1"/>
    <w:rsid w:val="00D64239"/>
    <w:rsid w:val="00D65D45"/>
    <w:rsid w:val="00D66F6E"/>
    <w:rsid w:val="00D67BD8"/>
    <w:rsid w:val="00D701B1"/>
    <w:rsid w:val="00D70FE8"/>
    <w:rsid w:val="00D738C8"/>
    <w:rsid w:val="00D7496F"/>
    <w:rsid w:val="00D8089E"/>
    <w:rsid w:val="00D82BCF"/>
    <w:rsid w:val="00D83D59"/>
    <w:rsid w:val="00D87184"/>
    <w:rsid w:val="00D96A46"/>
    <w:rsid w:val="00DA04FE"/>
    <w:rsid w:val="00DA23F9"/>
    <w:rsid w:val="00DA3761"/>
    <w:rsid w:val="00DA7AA5"/>
    <w:rsid w:val="00DB1D93"/>
    <w:rsid w:val="00DB1E95"/>
    <w:rsid w:val="00DB20AE"/>
    <w:rsid w:val="00DB2C7F"/>
    <w:rsid w:val="00DB3C6D"/>
    <w:rsid w:val="00DB4147"/>
    <w:rsid w:val="00DB471E"/>
    <w:rsid w:val="00DB49E9"/>
    <w:rsid w:val="00DB4A17"/>
    <w:rsid w:val="00DB4BF0"/>
    <w:rsid w:val="00DB6DFC"/>
    <w:rsid w:val="00DB7A2B"/>
    <w:rsid w:val="00DB7D1B"/>
    <w:rsid w:val="00DC3E9B"/>
    <w:rsid w:val="00DC5048"/>
    <w:rsid w:val="00DC604A"/>
    <w:rsid w:val="00DC6F43"/>
    <w:rsid w:val="00DC713E"/>
    <w:rsid w:val="00DC7CF3"/>
    <w:rsid w:val="00DD0131"/>
    <w:rsid w:val="00DD0342"/>
    <w:rsid w:val="00DD383E"/>
    <w:rsid w:val="00DD4034"/>
    <w:rsid w:val="00DD4AF9"/>
    <w:rsid w:val="00DD4F5E"/>
    <w:rsid w:val="00DE0DAB"/>
    <w:rsid w:val="00DE13B3"/>
    <w:rsid w:val="00DE3BDB"/>
    <w:rsid w:val="00DE3E04"/>
    <w:rsid w:val="00DE413A"/>
    <w:rsid w:val="00DE4818"/>
    <w:rsid w:val="00DE4C6C"/>
    <w:rsid w:val="00DE5381"/>
    <w:rsid w:val="00DE6413"/>
    <w:rsid w:val="00DE7BD1"/>
    <w:rsid w:val="00DF0ADA"/>
    <w:rsid w:val="00DF0ED1"/>
    <w:rsid w:val="00DF32E9"/>
    <w:rsid w:val="00DF4E82"/>
    <w:rsid w:val="00DF5F13"/>
    <w:rsid w:val="00DF65B1"/>
    <w:rsid w:val="00E00429"/>
    <w:rsid w:val="00E04216"/>
    <w:rsid w:val="00E05110"/>
    <w:rsid w:val="00E06418"/>
    <w:rsid w:val="00E10617"/>
    <w:rsid w:val="00E12029"/>
    <w:rsid w:val="00E12890"/>
    <w:rsid w:val="00E12C48"/>
    <w:rsid w:val="00E1513F"/>
    <w:rsid w:val="00E178EF"/>
    <w:rsid w:val="00E17A9D"/>
    <w:rsid w:val="00E17D90"/>
    <w:rsid w:val="00E17E18"/>
    <w:rsid w:val="00E216CB"/>
    <w:rsid w:val="00E224B6"/>
    <w:rsid w:val="00E229C3"/>
    <w:rsid w:val="00E2546A"/>
    <w:rsid w:val="00E27749"/>
    <w:rsid w:val="00E306B6"/>
    <w:rsid w:val="00E33DFC"/>
    <w:rsid w:val="00E34048"/>
    <w:rsid w:val="00E3457F"/>
    <w:rsid w:val="00E34B1E"/>
    <w:rsid w:val="00E351AC"/>
    <w:rsid w:val="00E36FA9"/>
    <w:rsid w:val="00E409F1"/>
    <w:rsid w:val="00E41DAF"/>
    <w:rsid w:val="00E420C0"/>
    <w:rsid w:val="00E45D41"/>
    <w:rsid w:val="00E46154"/>
    <w:rsid w:val="00E47308"/>
    <w:rsid w:val="00E4760C"/>
    <w:rsid w:val="00E5165C"/>
    <w:rsid w:val="00E517E7"/>
    <w:rsid w:val="00E51E3B"/>
    <w:rsid w:val="00E529C9"/>
    <w:rsid w:val="00E53475"/>
    <w:rsid w:val="00E53EE7"/>
    <w:rsid w:val="00E55160"/>
    <w:rsid w:val="00E57CD8"/>
    <w:rsid w:val="00E619B2"/>
    <w:rsid w:val="00E66958"/>
    <w:rsid w:val="00E71B5B"/>
    <w:rsid w:val="00E72CF0"/>
    <w:rsid w:val="00E75F54"/>
    <w:rsid w:val="00E75FCD"/>
    <w:rsid w:val="00E77694"/>
    <w:rsid w:val="00E77B7C"/>
    <w:rsid w:val="00E800E0"/>
    <w:rsid w:val="00E81D7F"/>
    <w:rsid w:val="00E84A81"/>
    <w:rsid w:val="00E85CEA"/>
    <w:rsid w:val="00E86CA7"/>
    <w:rsid w:val="00E92F13"/>
    <w:rsid w:val="00E93C68"/>
    <w:rsid w:val="00E94156"/>
    <w:rsid w:val="00E9549D"/>
    <w:rsid w:val="00E96137"/>
    <w:rsid w:val="00E97FC4"/>
    <w:rsid w:val="00EA083F"/>
    <w:rsid w:val="00EA1B8D"/>
    <w:rsid w:val="00EA4F01"/>
    <w:rsid w:val="00EA79AE"/>
    <w:rsid w:val="00EA7AA0"/>
    <w:rsid w:val="00EB15D1"/>
    <w:rsid w:val="00EB1E9A"/>
    <w:rsid w:val="00EB2A36"/>
    <w:rsid w:val="00EB2A5D"/>
    <w:rsid w:val="00EB2D9C"/>
    <w:rsid w:val="00EB31DA"/>
    <w:rsid w:val="00EB3227"/>
    <w:rsid w:val="00EB4993"/>
    <w:rsid w:val="00EB5783"/>
    <w:rsid w:val="00EB63C1"/>
    <w:rsid w:val="00EB71EB"/>
    <w:rsid w:val="00EC0183"/>
    <w:rsid w:val="00EC301B"/>
    <w:rsid w:val="00EC302E"/>
    <w:rsid w:val="00EC3693"/>
    <w:rsid w:val="00EC622B"/>
    <w:rsid w:val="00EC6405"/>
    <w:rsid w:val="00EC75BC"/>
    <w:rsid w:val="00ED11A2"/>
    <w:rsid w:val="00ED54F1"/>
    <w:rsid w:val="00EE3823"/>
    <w:rsid w:val="00EE49A8"/>
    <w:rsid w:val="00EE62B8"/>
    <w:rsid w:val="00EE657B"/>
    <w:rsid w:val="00EE66AD"/>
    <w:rsid w:val="00EE7136"/>
    <w:rsid w:val="00EE7A9F"/>
    <w:rsid w:val="00EF0392"/>
    <w:rsid w:val="00EF2528"/>
    <w:rsid w:val="00EF6554"/>
    <w:rsid w:val="00EF77AB"/>
    <w:rsid w:val="00F00B4E"/>
    <w:rsid w:val="00F029A8"/>
    <w:rsid w:val="00F02DA6"/>
    <w:rsid w:val="00F0492A"/>
    <w:rsid w:val="00F05EAB"/>
    <w:rsid w:val="00F06992"/>
    <w:rsid w:val="00F07E5D"/>
    <w:rsid w:val="00F07FD2"/>
    <w:rsid w:val="00F110E3"/>
    <w:rsid w:val="00F118D8"/>
    <w:rsid w:val="00F11B87"/>
    <w:rsid w:val="00F13B64"/>
    <w:rsid w:val="00F14449"/>
    <w:rsid w:val="00F151B7"/>
    <w:rsid w:val="00F16C14"/>
    <w:rsid w:val="00F203D8"/>
    <w:rsid w:val="00F20873"/>
    <w:rsid w:val="00F243AE"/>
    <w:rsid w:val="00F24C38"/>
    <w:rsid w:val="00F25A8F"/>
    <w:rsid w:val="00F263DE"/>
    <w:rsid w:val="00F26CDA"/>
    <w:rsid w:val="00F31550"/>
    <w:rsid w:val="00F31590"/>
    <w:rsid w:val="00F326D1"/>
    <w:rsid w:val="00F32C9B"/>
    <w:rsid w:val="00F36BF9"/>
    <w:rsid w:val="00F40C41"/>
    <w:rsid w:val="00F416FD"/>
    <w:rsid w:val="00F439A7"/>
    <w:rsid w:val="00F45980"/>
    <w:rsid w:val="00F47868"/>
    <w:rsid w:val="00F51C4B"/>
    <w:rsid w:val="00F52189"/>
    <w:rsid w:val="00F534F5"/>
    <w:rsid w:val="00F546AB"/>
    <w:rsid w:val="00F54A3D"/>
    <w:rsid w:val="00F55947"/>
    <w:rsid w:val="00F61EAE"/>
    <w:rsid w:val="00F6400B"/>
    <w:rsid w:val="00F643F2"/>
    <w:rsid w:val="00F6559C"/>
    <w:rsid w:val="00F66358"/>
    <w:rsid w:val="00F66402"/>
    <w:rsid w:val="00F664E9"/>
    <w:rsid w:val="00F708FD"/>
    <w:rsid w:val="00F70CD8"/>
    <w:rsid w:val="00F7101C"/>
    <w:rsid w:val="00F71278"/>
    <w:rsid w:val="00F71CAB"/>
    <w:rsid w:val="00F720FD"/>
    <w:rsid w:val="00F72640"/>
    <w:rsid w:val="00F72AA9"/>
    <w:rsid w:val="00F740A3"/>
    <w:rsid w:val="00F753D4"/>
    <w:rsid w:val="00F75C29"/>
    <w:rsid w:val="00F80084"/>
    <w:rsid w:val="00F80567"/>
    <w:rsid w:val="00F80D35"/>
    <w:rsid w:val="00F84076"/>
    <w:rsid w:val="00F8434F"/>
    <w:rsid w:val="00F86304"/>
    <w:rsid w:val="00F86A8C"/>
    <w:rsid w:val="00F8760A"/>
    <w:rsid w:val="00F877FD"/>
    <w:rsid w:val="00F87F55"/>
    <w:rsid w:val="00F90E26"/>
    <w:rsid w:val="00F937B5"/>
    <w:rsid w:val="00FA2A59"/>
    <w:rsid w:val="00FA2FD7"/>
    <w:rsid w:val="00FA4135"/>
    <w:rsid w:val="00FA67B1"/>
    <w:rsid w:val="00FA7E32"/>
    <w:rsid w:val="00FB1CE9"/>
    <w:rsid w:val="00FB6032"/>
    <w:rsid w:val="00FC0510"/>
    <w:rsid w:val="00FC2152"/>
    <w:rsid w:val="00FC2705"/>
    <w:rsid w:val="00FC523D"/>
    <w:rsid w:val="00FC6EFC"/>
    <w:rsid w:val="00FD064F"/>
    <w:rsid w:val="00FD0A9B"/>
    <w:rsid w:val="00FD2E49"/>
    <w:rsid w:val="00FD5EB7"/>
    <w:rsid w:val="00FD67A6"/>
    <w:rsid w:val="00FE15DC"/>
    <w:rsid w:val="00FE5164"/>
    <w:rsid w:val="00FE68CC"/>
    <w:rsid w:val="00FF004D"/>
    <w:rsid w:val="00FF22CE"/>
    <w:rsid w:val="00FF5468"/>
    <w:rsid w:val="00FF612A"/>
    <w:rsid w:val="00FF6566"/>
    <w:rsid w:val="00FF6A44"/>
    <w:rsid w:val="00FF7C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F674E7"/>
  <w15:docId w15:val="{0EA01375-532B-4334-B9BC-6E2F9A14B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102152"/>
    <w:rPr>
      <w:sz w:val="24"/>
      <w:szCs w:val="24"/>
      <w:lang w:val="en-US" w:eastAsia="en-US"/>
    </w:rPr>
  </w:style>
  <w:style w:type="paragraph" w:styleId="1">
    <w:name w:val="heading 1"/>
    <w:basedOn w:val="a"/>
    <w:next w:val="a"/>
    <w:link w:val="1Char"/>
    <w:qFormat/>
    <w:rsid w:val="00BD1AEC"/>
    <w:pPr>
      <w:keepNext/>
      <w:keepLines/>
      <w:spacing w:before="120" w:after="120"/>
      <w:outlineLvl w:val="0"/>
    </w:pPr>
    <w:rPr>
      <w:rFonts w:eastAsiaTheme="majorEastAsia" w:cstheme="majorBidi"/>
      <w:sz w:val="18"/>
      <w:szCs w:val="32"/>
      <w:u w:val="single"/>
    </w:rPr>
  </w:style>
  <w:style w:type="paragraph" w:styleId="2">
    <w:name w:val="heading 2"/>
    <w:basedOn w:val="a"/>
    <w:next w:val="a"/>
    <w:link w:val="2Char"/>
    <w:semiHidden/>
    <w:unhideWhenUsed/>
    <w:qFormat/>
    <w:rsid w:val="00450AB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Level1">
    <w:name w:val="Level 1"/>
    <w:basedOn w:val="a"/>
    <w:link w:val="Level1Char"/>
    <w:rsid w:val="00C16AD9"/>
    <w:pPr>
      <w:numPr>
        <w:numId w:val="1"/>
      </w:numPr>
    </w:pPr>
    <w:rPr>
      <w:sz w:val="18"/>
    </w:rPr>
  </w:style>
  <w:style w:type="paragraph" w:customStyle="1" w:styleId="Level2">
    <w:name w:val="Level 2"/>
    <w:basedOn w:val="a"/>
    <w:rsid w:val="00102152"/>
    <w:pPr>
      <w:numPr>
        <w:ilvl w:val="1"/>
        <w:numId w:val="1"/>
      </w:numPr>
    </w:pPr>
  </w:style>
  <w:style w:type="paragraph" w:customStyle="1" w:styleId="Level3">
    <w:name w:val="Level 3"/>
    <w:basedOn w:val="a"/>
    <w:rsid w:val="00102152"/>
    <w:pPr>
      <w:numPr>
        <w:ilvl w:val="2"/>
        <w:numId w:val="1"/>
      </w:numPr>
    </w:pPr>
  </w:style>
  <w:style w:type="paragraph" w:customStyle="1" w:styleId="Level4">
    <w:name w:val="Level 4"/>
    <w:basedOn w:val="a"/>
    <w:rsid w:val="00102152"/>
    <w:pPr>
      <w:numPr>
        <w:ilvl w:val="3"/>
        <w:numId w:val="1"/>
      </w:numPr>
    </w:pPr>
  </w:style>
  <w:style w:type="paragraph" w:customStyle="1" w:styleId="Level5">
    <w:name w:val="Level 5"/>
    <w:basedOn w:val="a"/>
    <w:rsid w:val="00102152"/>
    <w:pPr>
      <w:numPr>
        <w:ilvl w:val="4"/>
        <w:numId w:val="1"/>
      </w:numPr>
    </w:pPr>
  </w:style>
  <w:style w:type="paragraph" w:customStyle="1" w:styleId="Level6">
    <w:name w:val="Level 6"/>
    <w:basedOn w:val="a"/>
    <w:rsid w:val="00102152"/>
    <w:pPr>
      <w:numPr>
        <w:ilvl w:val="5"/>
        <w:numId w:val="1"/>
      </w:numPr>
    </w:pPr>
  </w:style>
  <w:style w:type="paragraph" w:customStyle="1" w:styleId="Level7">
    <w:name w:val="Level 7"/>
    <w:basedOn w:val="a"/>
    <w:rsid w:val="00102152"/>
    <w:pPr>
      <w:numPr>
        <w:ilvl w:val="6"/>
        <w:numId w:val="1"/>
      </w:numPr>
    </w:pPr>
  </w:style>
  <w:style w:type="paragraph" w:customStyle="1" w:styleId="Level8">
    <w:name w:val="Level 8"/>
    <w:basedOn w:val="a"/>
    <w:rsid w:val="00102152"/>
    <w:pPr>
      <w:numPr>
        <w:ilvl w:val="7"/>
        <w:numId w:val="1"/>
      </w:numPr>
    </w:pPr>
  </w:style>
  <w:style w:type="paragraph" w:customStyle="1" w:styleId="Level9">
    <w:name w:val="Level 9"/>
    <w:basedOn w:val="a"/>
    <w:rsid w:val="00102152"/>
    <w:pPr>
      <w:numPr>
        <w:ilvl w:val="8"/>
        <w:numId w:val="1"/>
      </w:numPr>
    </w:pPr>
  </w:style>
  <w:style w:type="paragraph" w:styleId="a3">
    <w:name w:val="footnote text"/>
    <w:basedOn w:val="a"/>
    <w:autoRedefine/>
    <w:semiHidden/>
    <w:rsid w:val="00102152"/>
    <w:rPr>
      <w:sz w:val="16"/>
      <w:szCs w:val="20"/>
    </w:rPr>
  </w:style>
  <w:style w:type="character" w:styleId="a4">
    <w:name w:val="footnote reference"/>
    <w:basedOn w:val="a0"/>
    <w:semiHidden/>
    <w:rsid w:val="00102152"/>
    <w:rPr>
      <w:vertAlign w:val="superscript"/>
    </w:rPr>
  </w:style>
  <w:style w:type="paragraph" w:styleId="a5">
    <w:name w:val="header"/>
    <w:basedOn w:val="a"/>
    <w:rsid w:val="00102152"/>
    <w:pPr>
      <w:tabs>
        <w:tab w:val="center" w:pos="4320"/>
        <w:tab w:val="right" w:pos="8640"/>
      </w:tabs>
    </w:pPr>
  </w:style>
  <w:style w:type="paragraph" w:styleId="a6">
    <w:name w:val="footer"/>
    <w:basedOn w:val="a"/>
    <w:link w:val="Char"/>
    <w:uiPriority w:val="99"/>
    <w:rsid w:val="00102152"/>
    <w:pPr>
      <w:tabs>
        <w:tab w:val="center" w:pos="4320"/>
        <w:tab w:val="right" w:pos="8640"/>
      </w:tabs>
    </w:pPr>
  </w:style>
  <w:style w:type="paragraph" w:styleId="a7">
    <w:name w:val="Balloon Text"/>
    <w:basedOn w:val="a"/>
    <w:semiHidden/>
    <w:rsid w:val="00102152"/>
    <w:rPr>
      <w:rFonts w:ascii="Tahoma" w:hAnsi="Tahoma"/>
      <w:sz w:val="16"/>
      <w:szCs w:val="16"/>
    </w:rPr>
  </w:style>
  <w:style w:type="character" w:styleId="a8">
    <w:name w:val="annotation reference"/>
    <w:basedOn w:val="a0"/>
    <w:rsid w:val="00102152"/>
    <w:rPr>
      <w:sz w:val="16"/>
      <w:szCs w:val="16"/>
    </w:rPr>
  </w:style>
  <w:style w:type="paragraph" w:styleId="a9">
    <w:name w:val="annotation text"/>
    <w:basedOn w:val="a"/>
    <w:link w:val="Char0"/>
    <w:rsid w:val="00102152"/>
    <w:rPr>
      <w:sz w:val="20"/>
      <w:szCs w:val="20"/>
    </w:rPr>
  </w:style>
  <w:style w:type="paragraph" w:styleId="aa">
    <w:name w:val="annotation subject"/>
    <w:basedOn w:val="a9"/>
    <w:next w:val="a9"/>
    <w:semiHidden/>
    <w:rsid w:val="00102152"/>
    <w:rPr>
      <w:b/>
      <w:bCs/>
    </w:rPr>
  </w:style>
  <w:style w:type="character" w:styleId="ab">
    <w:name w:val="Hyperlink"/>
    <w:basedOn w:val="a0"/>
    <w:rsid w:val="00102152"/>
    <w:rPr>
      <w:color w:val="0000FF"/>
      <w:u w:val="single"/>
    </w:rPr>
  </w:style>
  <w:style w:type="character" w:styleId="ac">
    <w:name w:val="page number"/>
    <w:basedOn w:val="a0"/>
    <w:rsid w:val="00102152"/>
  </w:style>
  <w:style w:type="paragraph" w:styleId="ad">
    <w:name w:val="endnote text"/>
    <w:basedOn w:val="a"/>
    <w:link w:val="Char1"/>
    <w:semiHidden/>
    <w:rsid w:val="00102152"/>
    <w:rPr>
      <w:sz w:val="20"/>
      <w:szCs w:val="20"/>
    </w:rPr>
  </w:style>
  <w:style w:type="character" w:styleId="ae">
    <w:name w:val="endnote reference"/>
    <w:basedOn w:val="a0"/>
    <w:semiHidden/>
    <w:rsid w:val="00102152"/>
    <w:rPr>
      <w:vertAlign w:val="superscript"/>
    </w:rPr>
  </w:style>
  <w:style w:type="character" w:customStyle="1" w:styleId="Char">
    <w:name w:val="바닥글 Char"/>
    <w:basedOn w:val="a0"/>
    <w:link w:val="a6"/>
    <w:uiPriority w:val="99"/>
    <w:rsid w:val="0099414D"/>
    <w:rPr>
      <w:sz w:val="24"/>
      <w:szCs w:val="24"/>
      <w:lang w:val="en-US" w:eastAsia="en-US"/>
    </w:rPr>
  </w:style>
  <w:style w:type="character" w:customStyle="1" w:styleId="1Char">
    <w:name w:val="제목 1 Char"/>
    <w:basedOn w:val="a0"/>
    <w:link w:val="1"/>
    <w:rsid w:val="00BD1AEC"/>
    <w:rPr>
      <w:rFonts w:eastAsiaTheme="majorEastAsia" w:cstheme="majorBidi"/>
      <w:sz w:val="18"/>
      <w:szCs w:val="32"/>
      <w:u w:val="single"/>
      <w:lang w:val="en-US" w:eastAsia="en-US"/>
    </w:rPr>
  </w:style>
  <w:style w:type="paragraph" w:styleId="af">
    <w:name w:val="List Paragraph"/>
    <w:basedOn w:val="a"/>
    <w:uiPriority w:val="34"/>
    <w:qFormat/>
    <w:rsid w:val="00BE2F77"/>
    <w:pPr>
      <w:ind w:left="720"/>
      <w:contextualSpacing/>
    </w:pPr>
  </w:style>
  <w:style w:type="paragraph" w:customStyle="1" w:styleId="Nadpis2">
    <w:name w:val="Nadpis 2"/>
    <w:basedOn w:val="2"/>
    <w:link w:val="Nadpis2Char"/>
    <w:qFormat/>
    <w:rsid w:val="00450AB8"/>
    <w:rPr>
      <w:rFonts w:ascii="Times New Roman" w:hAnsi="Times New Roman"/>
      <w:color w:val="auto"/>
      <w:sz w:val="28"/>
      <w:u w:val="single"/>
    </w:rPr>
  </w:style>
  <w:style w:type="paragraph" w:customStyle="1" w:styleId="Odstavec2">
    <w:name w:val="Odstavec 2"/>
    <w:basedOn w:val="Level1"/>
    <w:link w:val="Odstavec2Char"/>
    <w:qFormat/>
    <w:rsid w:val="00450AB8"/>
    <w:pPr>
      <w:numPr>
        <w:numId w:val="0"/>
      </w:numPr>
      <w:ind w:left="403"/>
    </w:pPr>
  </w:style>
  <w:style w:type="character" w:customStyle="1" w:styleId="2Char">
    <w:name w:val="제목 2 Char"/>
    <w:basedOn w:val="a0"/>
    <w:link w:val="2"/>
    <w:semiHidden/>
    <w:rsid w:val="00450AB8"/>
    <w:rPr>
      <w:rFonts w:asciiTheme="majorHAnsi" w:eastAsiaTheme="majorEastAsia" w:hAnsiTheme="majorHAnsi" w:cstheme="majorBidi"/>
      <w:color w:val="365F91" w:themeColor="accent1" w:themeShade="BF"/>
      <w:sz w:val="26"/>
      <w:szCs w:val="26"/>
      <w:lang w:val="en-US" w:eastAsia="en-US"/>
    </w:rPr>
  </w:style>
  <w:style w:type="character" w:customStyle="1" w:styleId="Nadpis2Char">
    <w:name w:val="Nadpis 2 Char"/>
    <w:basedOn w:val="2Char"/>
    <w:link w:val="Nadpis2"/>
    <w:rsid w:val="00450AB8"/>
    <w:rPr>
      <w:rFonts w:asciiTheme="majorHAnsi" w:eastAsiaTheme="majorEastAsia" w:hAnsiTheme="majorHAnsi" w:cstheme="majorBidi"/>
      <w:color w:val="365F91" w:themeColor="accent1" w:themeShade="BF"/>
      <w:sz w:val="28"/>
      <w:szCs w:val="26"/>
      <w:u w:val="single"/>
      <w:lang w:val="en-US" w:eastAsia="en-US"/>
    </w:rPr>
  </w:style>
  <w:style w:type="paragraph" w:customStyle="1" w:styleId="Nadpis3">
    <w:name w:val="Nadpis 3"/>
    <w:basedOn w:val="1"/>
    <w:link w:val="Nadpis3Char"/>
    <w:qFormat/>
    <w:rsid w:val="0012673A"/>
  </w:style>
  <w:style w:type="character" w:customStyle="1" w:styleId="Level1Char">
    <w:name w:val="Level 1 Char"/>
    <w:basedOn w:val="a0"/>
    <w:link w:val="Level1"/>
    <w:rsid w:val="00450AB8"/>
    <w:rPr>
      <w:sz w:val="18"/>
      <w:szCs w:val="24"/>
      <w:lang w:val="en-US" w:eastAsia="en-US"/>
    </w:rPr>
  </w:style>
  <w:style w:type="character" w:customStyle="1" w:styleId="Odstavec2Char">
    <w:name w:val="Odstavec 2 Char"/>
    <w:basedOn w:val="Level1Char"/>
    <w:link w:val="Odstavec2"/>
    <w:rsid w:val="00450AB8"/>
    <w:rPr>
      <w:sz w:val="18"/>
      <w:szCs w:val="24"/>
      <w:lang w:val="en-US" w:eastAsia="en-US"/>
    </w:rPr>
  </w:style>
  <w:style w:type="paragraph" w:customStyle="1" w:styleId="Nadpis4">
    <w:name w:val="Nadpis 4"/>
    <w:basedOn w:val="1"/>
    <w:link w:val="Nadpis4Char"/>
    <w:qFormat/>
    <w:rsid w:val="004F463F"/>
    <w:pPr>
      <w:ind w:firstLine="480"/>
    </w:pPr>
    <w:rPr>
      <w:szCs w:val="18"/>
    </w:rPr>
  </w:style>
  <w:style w:type="character" w:customStyle="1" w:styleId="Nadpis3Char">
    <w:name w:val="Nadpis 3 Char"/>
    <w:basedOn w:val="1Char"/>
    <w:link w:val="Nadpis3"/>
    <w:rsid w:val="0012673A"/>
    <w:rPr>
      <w:rFonts w:eastAsiaTheme="majorEastAsia" w:cstheme="majorBidi"/>
      <w:sz w:val="28"/>
      <w:szCs w:val="32"/>
      <w:u w:val="single"/>
      <w:lang w:val="en-US" w:eastAsia="en-US"/>
    </w:rPr>
  </w:style>
  <w:style w:type="paragraph" w:customStyle="1" w:styleId="Odstavec4">
    <w:name w:val="Odstavec 4"/>
    <w:basedOn w:val="Level1"/>
    <w:link w:val="Odstavec4Char"/>
    <w:qFormat/>
    <w:rsid w:val="00423240"/>
    <w:pPr>
      <w:numPr>
        <w:numId w:val="0"/>
      </w:numPr>
      <w:tabs>
        <w:tab w:val="left" w:pos="480"/>
      </w:tabs>
      <w:spacing w:after="240"/>
      <w:ind w:left="482" w:hanging="482"/>
      <w:jc w:val="both"/>
    </w:pPr>
    <w:rPr>
      <w:szCs w:val="18"/>
    </w:rPr>
  </w:style>
  <w:style w:type="character" w:customStyle="1" w:styleId="Nadpis4Char">
    <w:name w:val="Nadpis 4 Char"/>
    <w:basedOn w:val="Level1Char"/>
    <w:link w:val="Nadpis4"/>
    <w:rsid w:val="004F463F"/>
    <w:rPr>
      <w:rFonts w:eastAsiaTheme="majorEastAsia" w:cstheme="majorBidi"/>
      <w:sz w:val="28"/>
      <w:szCs w:val="18"/>
      <w:u w:val="single"/>
      <w:lang w:val="en-US" w:eastAsia="en-US"/>
    </w:rPr>
  </w:style>
  <w:style w:type="paragraph" w:customStyle="1" w:styleId="Nadpis5">
    <w:name w:val="Nadpis 5"/>
    <w:basedOn w:val="1"/>
    <w:link w:val="Nadpis5Char"/>
    <w:qFormat/>
    <w:rsid w:val="00595228"/>
  </w:style>
  <w:style w:type="character" w:customStyle="1" w:styleId="Odstavec4Char">
    <w:name w:val="Odstavec 4 Char"/>
    <w:basedOn w:val="Level1Char"/>
    <w:link w:val="Odstavec4"/>
    <w:rsid w:val="00423240"/>
    <w:rPr>
      <w:sz w:val="18"/>
      <w:szCs w:val="18"/>
      <w:lang w:val="en-US" w:eastAsia="en-US"/>
    </w:rPr>
  </w:style>
  <w:style w:type="paragraph" w:customStyle="1" w:styleId="Nadpis6">
    <w:name w:val="Nadpis 6"/>
    <w:basedOn w:val="1"/>
    <w:link w:val="Nadpis6Char"/>
    <w:qFormat/>
    <w:rsid w:val="00595228"/>
    <w:pPr>
      <w:tabs>
        <w:tab w:val="left" w:pos="480"/>
      </w:tabs>
      <w:spacing w:after="240"/>
      <w:ind w:left="480" w:hanging="480"/>
      <w:jc w:val="both"/>
    </w:pPr>
    <w:rPr>
      <w:bCs/>
      <w:szCs w:val="18"/>
    </w:rPr>
  </w:style>
  <w:style w:type="character" w:customStyle="1" w:styleId="Nadpis5Char">
    <w:name w:val="Nadpis 5 Char"/>
    <w:basedOn w:val="1Char"/>
    <w:link w:val="Nadpis5"/>
    <w:rsid w:val="00595228"/>
    <w:rPr>
      <w:rFonts w:eastAsiaTheme="majorEastAsia" w:cstheme="majorBidi"/>
      <w:sz w:val="28"/>
      <w:szCs w:val="32"/>
      <w:u w:val="single"/>
      <w:lang w:val="en-US" w:eastAsia="en-US"/>
    </w:rPr>
  </w:style>
  <w:style w:type="paragraph" w:customStyle="1" w:styleId="Nadpis7">
    <w:name w:val="Nadpis 7"/>
    <w:basedOn w:val="1"/>
    <w:link w:val="Nadpis7Char"/>
    <w:qFormat/>
    <w:rsid w:val="004F463F"/>
    <w:pPr>
      <w:tabs>
        <w:tab w:val="left" w:pos="480"/>
      </w:tabs>
      <w:spacing w:after="240"/>
      <w:ind w:left="480" w:hanging="480"/>
      <w:jc w:val="both"/>
    </w:pPr>
    <w:rPr>
      <w:szCs w:val="18"/>
    </w:rPr>
  </w:style>
  <w:style w:type="character" w:customStyle="1" w:styleId="Nadpis6Char">
    <w:name w:val="Nadpis 6 Char"/>
    <w:basedOn w:val="1Char"/>
    <w:link w:val="Nadpis6"/>
    <w:rsid w:val="00595228"/>
    <w:rPr>
      <w:rFonts w:eastAsiaTheme="majorEastAsia" w:cstheme="majorBidi"/>
      <w:bCs/>
      <w:sz w:val="28"/>
      <w:szCs w:val="18"/>
      <w:u w:val="single"/>
      <w:lang w:val="en-US" w:eastAsia="en-US"/>
    </w:rPr>
  </w:style>
  <w:style w:type="paragraph" w:customStyle="1" w:styleId="Odstavec7">
    <w:name w:val="Odstavec 7"/>
    <w:basedOn w:val="Level1"/>
    <w:link w:val="Odstavec7Char"/>
    <w:qFormat/>
    <w:rsid w:val="004F463F"/>
    <w:pPr>
      <w:numPr>
        <w:numId w:val="0"/>
      </w:numPr>
      <w:tabs>
        <w:tab w:val="left" w:pos="480"/>
      </w:tabs>
      <w:spacing w:after="240"/>
      <w:ind w:left="480" w:hanging="480"/>
      <w:jc w:val="both"/>
    </w:pPr>
    <w:rPr>
      <w:szCs w:val="18"/>
    </w:rPr>
  </w:style>
  <w:style w:type="character" w:customStyle="1" w:styleId="Nadpis7Char">
    <w:name w:val="Nadpis 7 Char"/>
    <w:basedOn w:val="1Char"/>
    <w:link w:val="Nadpis7"/>
    <w:rsid w:val="004F463F"/>
    <w:rPr>
      <w:rFonts w:eastAsiaTheme="majorEastAsia" w:cstheme="majorBidi"/>
      <w:sz w:val="28"/>
      <w:szCs w:val="18"/>
      <w:u w:val="single"/>
      <w:lang w:val="en-US" w:eastAsia="en-US"/>
    </w:rPr>
  </w:style>
  <w:style w:type="paragraph" w:customStyle="1" w:styleId="Nadpis8">
    <w:name w:val="Nadpis 8"/>
    <w:basedOn w:val="1"/>
    <w:link w:val="Nadpis8Char"/>
    <w:qFormat/>
    <w:rsid w:val="004F463F"/>
  </w:style>
  <w:style w:type="character" w:customStyle="1" w:styleId="Odstavec7Char">
    <w:name w:val="Odstavec 7 Char"/>
    <w:basedOn w:val="Level1Char"/>
    <w:link w:val="Odstavec7"/>
    <w:rsid w:val="004F463F"/>
    <w:rPr>
      <w:sz w:val="18"/>
      <w:szCs w:val="18"/>
      <w:lang w:val="en-US" w:eastAsia="en-US"/>
    </w:rPr>
  </w:style>
  <w:style w:type="paragraph" w:customStyle="1" w:styleId="Nadpis9">
    <w:name w:val="Nadpis 9"/>
    <w:basedOn w:val="1"/>
    <w:link w:val="Nadpis9Char"/>
    <w:qFormat/>
    <w:rsid w:val="00E224B6"/>
    <w:rPr>
      <w:szCs w:val="18"/>
    </w:rPr>
  </w:style>
  <w:style w:type="character" w:customStyle="1" w:styleId="Nadpis8Char">
    <w:name w:val="Nadpis 8 Char"/>
    <w:basedOn w:val="1Char"/>
    <w:link w:val="Nadpis8"/>
    <w:rsid w:val="004F463F"/>
    <w:rPr>
      <w:rFonts w:eastAsiaTheme="majorEastAsia" w:cstheme="majorBidi"/>
      <w:sz w:val="28"/>
      <w:szCs w:val="32"/>
      <w:u w:val="single"/>
      <w:lang w:val="en-US" w:eastAsia="en-US"/>
    </w:rPr>
  </w:style>
  <w:style w:type="paragraph" w:customStyle="1" w:styleId="Nadpis10">
    <w:name w:val="Nadpis 10"/>
    <w:basedOn w:val="1"/>
    <w:link w:val="Nadpis10Char"/>
    <w:qFormat/>
    <w:rsid w:val="005D52A3"/>
  </w:style>
  <w:style w:type="character" w:customStyle="1" w:styleId="Nadpis9Char">
    <w:name w:val="Nadpis 9 Char"/>
    <w:basedOn w:val="1Char"/>
    <w:link w:val="Nadpis9"/>
    <w:rsid w:val="00E224B6"/>
    <w:rPr>
      <w:rFonts w:eastAsiaTheme="majorEastAsia" w:cstheme="majorBidi"/>
      <w:sz w:val="28"/>
      <w:szCs w:val="18"/>
      <w:u w:val="single"/>
      <w:lang w:val="en-US" w:eastAsia="en-US"/>
    </w:rPr>
  </w:style>
  <w:style w:type="paragraph" w:customStyle="1" w:styleId="Nadpis11">
    <w:name w:val="Nadpis 11"/>
    <w:basedOn w:val="1"/>
    <w:link w:val="Nadpis11Char"/>
    <w:qFormat/>
    <w:rsid w:val="005D52A3"/>
  </w:style>
  <w:style w:type="character" w:customStyle="1" w:styleId="Nadpis10Char">
    <w:name w:val="Nadpis 10 Char"/>
    <w:basedOn w:val="1Char"/>
    <w:link w:val="Nadpis10"/>
    <w:rsid w:val="005D52A3"/>
    <w:rPr>
      <w:rFonts w:eastAsiaTheme="majorEastAsia" w:cstheme="majorBidi"/>
      <w:sz w:val="28"/>
      <w:szCs w:val="32"/>
      <w:u w:val="single"/>
      <w:lang w:val="en-US" w:eastAsia="en-US"/>
    </w:rPr>
  </w:style>
  <w:style w:type="paragraph" w:customStyle="1" w:styleId="Nadpis12">
    <w:name w:val="Nadpis 12"/>
    <w:basedOn w:val="1"/>
    <w:link w:val="Nadpis12Char"/>
    <w:qFormat/>
    <w:rsid w:val="005D52A3"/>
  </w:style>
  <w:style w:type="character" w:customStyle="1" w:styleId="Nadpis11Char">
    <w:name w:val="Nadpis 11 Char"/>
    <w:basedOn w:val="1Char"/>
    <w:link w:val="Nadpis11"/>
    <w:rsid w:val="005D52A3"/>
    <w:rPr>
      <w:rFonts w:eastAsiaTheme="majorEastAsia" w:cstheme="majorBidi"/>
      <w:sz w:val="28"/>
      <w:szCs w:val="32"/>
      <w:u w:val="single"/>
      <w:lang w:val="en-US" w:eastAsia="en-US"/>
    </w:rPr>
  </w:style>
  <w:style w:type="character" w:customStyle="1" w:styleId="Nadpis12Char">
    <w:name w:val="Nadpis 12 Char"/>
    <w:basedOn w:val="1Char"/>
    <w:link w:val="Nadpis12"/>
    <w:rsid w:val="005D52A3"/>
    <w:rPr>
      <w:rFonts w:eastAsiaTheme="majorEastAsia" w:cstheme="majorBidi"/>
      <w:sz w:val="28"/>
      <w:szCs w:val="32"/>
      <w:u w:val="single"/>
      <w:lang w:val="en-US" w:eastAsia="en-US"/>
    </w:rPr>
  </w:style>
  <w:style w:type="paragraph" w:styleId="af0">
    <w:name w:val="Revision"/>
    <w:hidden/>
    <w:uiPriority w:val="99"/>
    <w:semiHidden/>
    <w:rsid w:val="009F06AF"/>
    <w:rPr>
      <w:sz w:val="24"/>
      <w:szCs w:val="24"/>
      <w:lang w:val="en-US" w:eastAsia="en-US"/>
    </w:rPr>
  </w:style>
  <w:style w:type="character" w:styleId="af1">
    <w:name w:val="Emphasis"/>
    <w:basedOn w:val="a0"/>
    <w:qFormat/>
    <w:rsid w:val="00846429"/>
    <w:rPr>
      <w:i/>
      <w:iCs/>
    </w:rPr>
  </w:style>
  <w:style w:type="paragraph" w:customStyle="1" w:styleId="Nadpis15">
    <w:name w:val="Nadpis 15"/>
    <w:basedOn w:val="1"/>
    <w:link w:val="Nadpis15Char"/>
    <w:qFormat/>
    <w:rsid w:val="00702FFE"/>
    <w:pPr>
      <w:tabs>
        <w:tab w:val="left" w:pos="284"/>
      </w:tabs>
      <w:ind w:left="480" w:hanging="196"/>
      <w:jc w:val="both"/>
    </w:pPr>
    <w:rPr>
      <w:szCs w:val="18"/>
    </w:rPr>
  </w:style>
  <w:style w:type="character" w:customStyle="1" w:styleId="Nadpis15Char">
    <w:name w:val="Nadpis 15 Char"/>
    <w:basedOn w:val="1Char"/>
    <w:link w:val="Nadpis15"/>
    <w:rsid w:val="00702FFE"/>
    <w:rPr>
      <w:rFonts w:eastAsiaTheme="majorEastAsia" w:cstheme="majorBidi"/>
      <w:sz w:val="18"/>
      <w:szCs w:val="18"/>
      <w:u w:val="single"/>
      <w:lang w:val="en-US" w:eastAsia="en-US"/>
    </w:rPr>
  </w:style>
  <w:style w:type="paragraph" w:customStyle="1" w:styleId="EYNumber">
    <w:name w:val="EY Number"/>
    <w:basedOn w:val="a"/>
    <w:rsid w:val="0050400B"/>
    <w:pPr>
      <w:numPr>
        <w:numId w:val="3"/>
      </w:numPr>
      <w:suppressAutoHyphens/>
      <w:spacing w:after="240"/>
    </w:pPr>
    <w:rPr>
      <w:rFonts w:ascii="Arial" w:hAnsi="Arial"/>
      <w:kern w:val="12"/>
      <w:sz w:val="22"/>
      <w:lang w:val="en-GB"/>
    </w:rPr>
  </w:style>
  <w:style w:type="paragraph" w:customStyle="1" w:styleId="EYLetter">
    <w:name w:val="EY Letter"/>
    <w:basedOn w:val="EYNumber"/>
    <w:rsid w:val="0050400B"/>
    <w:pPr>
      <w:numPr>
        <w:ilvl w:val="1"/>
      </w:numPr>
    </w:pPr>
  </w:style>
  <w:style w:type="paragraph" w:customStyle="1" w:styleId="000">
    <w:name w:val="000"/>
    <w:aliases w:val="standaard"/>
    <w:basedOn w:val="a"/>
    <w:rsid w:val="00266040"/>
    <w:pPr>
      <w:overflowPunct w:val="0"/>
      <w:autoSpaceDE w:val="0"/>
      <w:autoSpaceDN w:val="0"/>
      <w:adjustRightInd w:val="0"/>
      <w:spacing w:line="260" w:lineRule="atLeast"/>
      <w:textAlignment w:val="baseline"/>
    </w:pPr>
    <w:rPr>
      <w:rFonts w:ascii="EYInterstate Light" w:hAnsi="EYInterstate Light"/>
      <w:kern w:val="12"/>
      <w:sz w:val="20"/>
      <w:szCs w:val="20"/>
    </w:rPr>
  </w:style>
  <w:style w:type="paragraph" w:customStyle="1" w:styleId="BijlageHeading1">
    <w:name w:val="BijlageHeading 1"/>
    <w:basedOn w:val="a"/>
    <w:next w:val="000"/>
    <w:qFormat/>
    <w:rsid w:val="00266040"/>
    <w:pPr>
      <w:keepNext/>
      <w:numPr>
        <w:numId w:val="5"/>
      </w:numPr>
      <w:overflowPunct w:val="0"/>
      <w:autoSpaceDE w:val="0"/>
      <w:autoSpaceDN w:val="0"/>
      <w:adjustRightInd w:val="0"/>
      <w:spacing w:before="240" w:after="60"/>
      <w:textAlignment w:val="baseline"/>
      <w:outlineLvl w:val="0"/>
    </w:pPr>
    <w:rPr>
      <w:rFonts w:ascii="EYInterstate" w:hAnsi="EYInterstate"/>
      <w:b/>
      <w:color w:val="808080"/>
      <w:kern w:val="32"/>
      <w:sz w:val="32"/>
      <w:szCs w:val="20"/>
    </w:rPr>
  </w:style>
  <w:style w:type="paragraph" w:customStyle="1" w:styleId="BijlageHeading2">
    <w:name w:val="BijlageHeading 2"/>
    <w:basedOn w:val="BijlageHeading1"/>
    <w:next w:val="000"/>
    <w:qFormat/>
    <w:rsid w:val="00266040"/>
    <w:pPr>
      <w:numPr>
        <w:ilvl w:val="1"/>
      </w:numPr>
      <w:outlineLvl w:val="1"/>
    </w:pPr>
    <w:rPr>
      <w:sz w:val="28"/>
      <w:lang w:val="nl-NL"/>
    </w:rPr>
  </w:style>
  <w:style w:type="paragraph" w:customStyle="1" w:styleId="BijlageHeading3">
    <w:name w:val="BijlageHeading 3"/>
    <w:basedOn w:val="BijlageHeading1"/>
    <w:next w:val="000"/>
    <w:qFormat/>
    <w:rsid w:val="00266040"/>
    <w:pPr>
      <w:numPr>
        <w:ilvl w:val="2"/>
      </w:numPr>
      <w:outlineLvl w:val="2"/>
    </w:pPr>
    <w:rPr>
      <w:sz w:val="24"/>
    </w:rPr>
  </w:style>
  <w:style w:type="paragraph" w:customStyle="1" w:styleId="BijlageHeading4">
    <w:name w:val="BijlageHeading 4"/>
    <w:basedOn w:val="BijlageHeading1"/>
    <w:next w:val="000"/>
    <w:rsid w:val="00266040"/>
    <w:pPr>
      <w:numPr>
        <w:ilvl w:val="3"/>
      </w:numPr>
      <w:outlineLvl w:val="3"/>
    </w:pPr>
    <w:rPr>
      <w:rFonts w:ascii="EYInterstate Light" w:hAnsi="EYInterstate Light"/>
      <w:sz w:val="22"/>
    </w:rPr>
  </w:style>
  <w:style w:type="paragraph" w:customStyle="1" w:styleId="ListBulletGray1">
    <w:name w:val="List Bullet Gray 1"/>
    <w:basedOn w:val="000"/>
    <w:qFormat/>
    <w:rsid w:val="00266040"/>
    <w:pPr>
      <w:numPr>
        <w:numId w:val="6"/>
      </w:numPr>
    </w:pPr>
    <w:rPr>
      <w:color w:val="000000" w:themeColor="text1"/>
    </w:rPr>
  </w:style>
  <w:style w:type="paragraph" w:customStyle="1" w:styleId="ListBulletGray2">
    <w:name w:val="List Bullet Gray 2"/>
    <w:basedOn w:val="000"/>
    <w:qFormat/>
    <w:rsid w:val="00266040"/>
    <w:pPr>
      <w:numPr>
        <w:ilvl w:val="1"/>
        <w:numId w:val="6"/>
      </w:numPr>
    </w:pPr>
  </w:style>
  <w:style w:type="paragraph" w:customStyle="1" w:styleId="ListBulletGray3">
    <w:name w:val="List Bullet Gray 3"/>
    <w:basedOn w:val="000"/>
    <w:qFormat/>
    <w:rsid w:val="00266040"/>
    <w:pPr>
      <w:numPr>
        <w:ilvl w:val="2"/>
        <w:numId w:val="6"/>
      </w:numPr>
    </w:pPr>
    <w:rPr>
      <w:color w:val="000000" w:themeColor="text1"/>
    </w:rPr>
  </w:style>
  <w:style w:type="numbering" w:customStyle="1" w:styleId="MultilevelListStyleGray">
    <w:name w:val="Multilevel ListStyle Gray"/>
    <w:uiPriority w:val="99"/>
    <w:rsid w:val="00266040"/>
    <w:pPr>
      <w:numPr>
        <w:numId w:val="6"/>
      </w:numPr>
    </w:pPr>
  </w:style>
  <w:style w:type="character" w:customStyle="1" w:styleId="Char0">
    <w:name w:val="메모 텍스트 Char"/>
    <w:basedOn w:val="a0"/>
    <w:link w:val="a9"/>
    <w:rsid w:val="00266040"/>
    <w:rPr>
      <w:lang w:val="en-US" w:eastAsia="en-US"/>
    </w:rPr>
  </w:style>
  <w:style w:type="paragraph" w:customStyle="1" w:styleId="BodyText1">
    <w:name w:val="BodyText 1"/>
    <w:basedOn w:val="a"/>
    <w:uiPriority w:val="1"/>
    <w:qFormat/>
    <w:rsid w:val="00D55B5D"/>
    <w:pPr>
      <w:spacing w:after="220"/>
      <w:jc w:val="both"/>
    </w:pPr>
    <w:rPr>
      <w:rFonts w:ascii="Calibri" w:hAnsi="Calibri"/>
      <w:sz w:val="22"/>
      <w:lang w:val="en-GB"/>
    </w:rPr>
  </w:style>
  <w:style w:type="table" w:styleId="af2">
    <w:name w:val="Table Grid"/>
    <w:basedOn w:val="a1"/>
    <w:rsid w:val="002B6C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0"/>
    <w:uiPriority w:val="99"/>
    <w:semiHidden/>
    <w:unhideWhenUsed/>
    <w:rsid w:val="00C55C7A"/>
    <w:rPr>
      <w:color w:val="605E5C"/>
      <w:shd w:val="clear" w:color="auto" w:fill="E1DFDD"/>
    </w:rPr>
  </w:style>
  <w:style w:type="paragraph" w:customStyle="1" w:styleId="body-bullet">
    <w:name w:val="body-bullet"/>
    <w:basedOn w:val="a"/>
    <w:link w:val="body-bulletChar"/>
    <w:rsid w:val="004720B0"/>
    <w:pPr>
      <w:numPr>
        <w:numId w:val="8"/>
      </w:numPr>
      <w:overflowPunct w:val="0"/>
      <w:autoSpaceDE w:val="0"/>
      <w:autoSpaceDN w:val="0"/>
      <w:adjustRightInd w:val="0"/>
      <w:spacing w:after="120" w:line="260" w:lineRule="atLeast"/>
      <w:textAlignment w:val="baseline"/>
    </w:pPr>
    <w:rPr>
      <w:lang w:val="en-GB"/>
    </w:rPr>
  </w:style>
  <w:style w:type="character" w:customStyle="1" w:styleId="body-bulletChar">
    <w:name w:val="body-bullet Char"/>
    <w:basedOn w:val="a0"/>
    <w:link w:val="body-bullet"/>
    <w:rsid w:val="004720B0"/>
    <w:rPr>
      <w:sz w:val="24"/>
      <w:szCs w:val="24"/>
      <w:lang w:eastAsia="en-US"/>
    </w:rPr>
  </w:style>
  <w:style w:type="character" w:customStyle="1" w:styleId="EYBodytextwithparaspaceChar">
    <w:name w:val="EY Body text (with para space) Char"/>
    <w:basedOn w:val="a0"/>
    <w:link w:val="EYBodytextwithparaspace"/>
    <w:rsid w:val="004720B0"/>
    <w:rPr>
      <w:kern w:val="12"/>
      <w:sz w:val="24"/>
      <w:szCs w:val="24"/>
    </w:rPr>
  </w:style>
  <w:style w:type="paragraph" w:customStyle="1" w:styleId="EYBodytextwithparaspace">
    <w:name w:val="EY Body text (with para space)"/>
    <w:basedOn w:val="a"/>
    <w:link w:val="EYBodytextwithparaspaceChar"/>
    <w:rsid w:val="004720B0"/>
    <w:pPr>
      <w:suppressAutoHyphens/>
      <w:spacing w:after="280" w:line="280" w:lineRule="atLeast"/>
    </w:pPr>
    <w:rPr>
      <w:kern w:val="12"/>
      <w:lang w:val="en-GB" w:eastAsia="en-GB"/>
    </w:rPr>
  </w:style>
  <w:style w:type="character" w:customStyle="1" w:styleId="Char1">
    <w:name w:val="미주 텍스트 Char"/>
    <w:basedOn w:val="a0"/>
    <w:link w:val="ad"/>
    <w:semiHidden/>
    <w:rsid w:val="00CC2FFC"/>
    <w:rPr>
      <w:lang w:val="en-US" w:eastAsia="en-US"/>
    </w:rPr>
  </w:style>
  <w:style w:type="character" w:styleId="af3">
    <w:name w:val="FollowedHyperlink"/>
    <w:basedOn w:val="a0"/>
    <w:semiHidden/>
    <w:unhideWhenUsed/>
    <w:rsid w:val="000B58B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882100">
      <w:bodyDiv w:val="1"/>
      <w:marLeft w:val="0"/>
      <w:marRight w:val="0"/>
      <w:marTop w:val="0"/>
      <w:marBottom w:val="0"/>
      <w:divBdr>
        <w:top w:val="none" w:sz="0" w:space="0" w:color="auto"/>
        <w:left w:val="none" w:sz="0" w:space="0" w:color="auto"/>
        <w:bottom w:val="none" w:sz="0" w:space="0" w:color="auto"/>
        <w:right w:val="none" w:sz="0" w:space="0" w:color="auto"/>
      </w:divBdr>
    </w:div>
    <w:div w:id="1114709001">
      <w:bodyDiv w:val="1"/>
      <w:marLeft w:val="0"/>
      <w:marRight w:val="0"/>
      <w:marTop w:val="0"/>
      <w:marBottom w:val="0"/>
      <w:divBdr>
        <w:top w:val="none" w:sz="0" w:space="0" w:color="auto"/>
        <w:left w:val="none" w:sz="0" w:space="0" w:color="auto"/>
        <w:bottom w:val="none" w:sz="0" w:space="0" w:color="auto"/>
        <w:right w:val="none" w:sz="0" w:space="0" w:color="auto"/>
      </w:divBdr>
    </w:div>
    <w:div w:id="1307054988">
      <w:bodyDiv w:val="1"/>
      <w:marLeft w:val="0"/>
      <w:marRight w:val="0"/>
      <w:marTop w:val="0"/>
      <w:marBottom w:val="0"/>
      <w:divBdr>
        <w:top w:val="none" w:sz="0" w:space="0" w:color="auto"/>
        <w:left w:val="none" w:sz="0" w:space="0" w:color="auto"/>
        <w:bottom w:val="none" w:sz="0" w:space="0" w:color="auto"/>
        <w:right w:val="none" w:sz="0" w:space="0" w:color="auto"/>
      </w:divBdr>
    </w:div>
    <w:div w:id="1338852410">
      <w:bodyDiv w:val="1"/>
      <w:marLeft w:val="0"/>
      <w:marRight w:val="0"/>
      <w:marTop w:val="0"/>
      <w:marBottom w:val="0"/>
      <w:divBdr>
        <w:top w:val="none" w:sz="0" w:space="0" w:color="auto"/>
        <w:left w:val="none" w:sz="0" w:space="0" w:color="auto"/>
        <w:bottom w:val="none" w:sz="0" w:space="0" w:color="auto"/>
        <w:right w:val="none" w:sz="0" w:space="0" w:color="auto"/>
      </w:divBdr>
    </w:div>
    <w:div w:id="1442140382">
      <w:bodyDiv w:val="1"/>
      <w:marLeft w:val="0"/>
      <w:marRight w:val="0"/>
      <w:marTop w:val="0"/>
      <w:marBottom w:val="0"/>
      <w:divBdr>
        <w:top w:val="none" w:sz="0" w:space="0" w:color="auto"/>
        <w:left w:val="none" w:sz="0" w:space="0" w:color="auto"/>
        <w:bottom w:val="none" w:sz="0" w:space="0" w:color="auto"/>
        <w:right w:val="none" w:sz="0" w:space="0" w:color="auto"/>
      </w:divBdr>
    </w:div>
    <w:div w:id="1711152354">
      <w:bodyDiv w:val="1"/>
      <w:marLeft w:val="0"/>
      <w:marRight w:val="0"/>
      <w:marTop w:val="0"/>
      <w:marBottom w:val="0"/>
      <w:divBdr>
        <w:top w:val="none" w:sz="0" w:space="0" w:color="auto"/>
        <w:left w:val="none" w:sz="0" w:space="0" w:color="auto"/>
        <w:bottom w:val="none" w:sz="0" w:space="0" w:color="auto"/>
        <w:right w:val="none" w:sz="0" w:space="0" w:color="auto"/>
      </w:divBdr>
    </w:div>
    <w:div w:id="1983534029">
      <w:bodyDiv w:val="1"/>
      <w:marLeft w:val="0"/>
      <w:marRight w:val="0"/>
      <w:marTop w:val="0"/>
      <w:marBottom w:val="0"/>
      <w:divBdr>
        <w:top w:val="none" w:sz="0" w:space="0" w:color="auto"/>
        <w:left w:val="none" w:sz="0" w:space="0" w:color="auto"/>
        <w:bottom w:val="none" w:sz="0" w:space="0" w:color="auto"/>
        <w:right w:val="none" w:sz="0" w:space="0" w:color="auto"/>
      </w:divBdr>
    </w:div>
    <w:div w:id="1988432232">
      <w:bodyDiv w:val="1"/>
      <w:marLeft w:val="0"/>
      <w:marRight w:val="0"/>
      <w:marTop w:val="0"/>
      <w:marBottom w:val="0"/>
      <w:divBdr>
        <w:top w:val="none" w:sz="0" w:space="0" w:color="auto"/>
        <w:left w:val="none" w:sz="0" w:space="0" w:color="auto"/>
        <w:bottom w:val="none" w:sz="0" w:space="0" w:color="auto"/>
        <w:right w:val="none" w:sz="0" w:space="0" w:color="auto"/>
      </w:divBdr>
    </w:div>
    <w:div w:id="2096780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문서" ma:contentTypeID="0x010100AF8B3B0FC9E9354996E46235DA55A1E2" ma:contentTypeVersion="9" ma:contentTypeDescription="새 문서를 만듭니다." ma:contentTypeScope="" ma:versionID="47569cd6c5484281306ce2a78ee908d8">
  <xsd:schema xmlns:xsd="http://www.w3.org/2001/XMLSchema" xmlns:xs="http://www.w3.org/2001/XMLSchema" xmlns:p="http://schemas.microsoft.com/office/2006/metadata/properties" xmlns:ns2="ccaa9f5d-6f14-425c-a85d-7a6897acb6f7" targetNamespace="http://schemas.microsoft.com/office/2006/metadata/properties" ma:root="true" ma:fieldsID="aecdfb98304104d1305e9dfb50256968" ns2:_="">
    <xsd:import namespace="ccaa9f5d-6f14-425c-a85d-7a6897acb6f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aa9f5d-6f14-425c-a85d-7a6897acb6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B33E02-6B79-4950-A45F-FC480EEC608B}">
  <ds:schemaRefs>
    <ds:schemaRef ds:uri="http://schemas.microsoft.com/sharepoint/v3/contenttype/forms"/>
  </ds:schemaRefs>
</ds:datastoreItem>
</file>

<file path=customXml/itemProps2.xml><?xml version="1.0" encoding="utf-8"?>
<ds:datastoreItem xmlns:ds="http://schemas.openxmlformats.org/officeDocument/2006/customXml" ds:itemID="{BC07A053-7E22-4AC6-8A4C-DD6B13CB89D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A0495E8-8E4E-4875-A7E3-96952D9448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aa9f5d-6f14-425c-a85d-7a6897acb6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6CEAC6-C4A3-4C7B-BD34-56802CD68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1431</Words>
  <Characters>8160</Characters>
  <Application>Microsoft Office Word</Application>
  <DocSecurity>0</DocSecurity>
  <PresentationFormat/>
  <Lines>68</Lines>
  <Paragraphs>19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Global GTCs - (includes Asia Pac comments) - 26.10.11 (00177946).DOCX</vt:lpstr>
      <vt:lpstr>Global GTCs - (includes Asia Pac comments) - 26.10.11 (00177946).DOCX</vt:lpstr>
    </vt:vector>
  </TitlesOfParts>
  <Company>Ernst &amp; Young</Company>
  <LinksUpToDate>false</LinksUpToDate>
  <CharactersWithSpaces>9572</CharactersWithSpaces>
  <SharedDoc>false</SharedDoc>
  <HLinks>
    <vt:vector size="6" baseType="variant">
      <vt:variant>
        <vt:i4>2097191</vt:i4>
      </vt:variant>
      <vt:variant>
        <vt:i4>0</vt:i4>
      </vt:variant>
      <vt:variant>
        <vt:i4>0</vt:i4>
      </vt:variant>
      <vt:variant>
        <vt:i4>5</vt:i4>
      </vt:variant>
      <vt:variant>
        <vt:lpwstr>http://www.ey.com/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GTCs - (includes Asia Pac comments) - 26.10.11 (00177946).DOCX</dc:title>
  <dc:subject>20110187 00177946</dc:subject>
  <dc:creator>Mitchell H. Gordon</dc:creator>
  <cp:keywords/>
  <dc:description/>
  <cp:lastModifiedBy>김현주 (Hyunjoo Kim)</cp:lastModifiedBy>
  <cp:revision>2</cp:revision>
  <cp:lastPrinted>2021-11-08T04:20:00Z</cp:lastPrinted>
  <dcterms:created xsi:type="dcterms:W3CDTF">2025-05-30T07:56:00Z</dcterms:created>
  <dcterms:modified xsi:type="dcterms:W3CDTF">2025-05-30T07:56:00Z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yTemplate">
    <vt:lpwstr>ONBEKEND</vt:lpwstr>
  </property>
  <property fmtid="{D5CDD505-2E9C-101B-9397-08002B2CF9AE}" pid="3" name="ContentTypeId">
    <vt:lpwstr>0x010100AF8B3B0FC9E9354996E46235DA55A1E2</vt:lpwstr>
  </property>
</Properties>
</file>