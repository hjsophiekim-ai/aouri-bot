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0B323" w14:textId="4CB50F6F" w:rsidR="003D7E7E" w:rsidRDefault="0088191F">
      <w:pPr>
        <w:spacing w:line="276" w:lineRule="auto"/>
        <w:jc w:val="center"/>
        <w:rPr>
          <w:rFonts w:ascii="맑은 고딕" w:eastAsia="맑은 고딕" w:hAnsi="맑은 고딕" w:cs="맑은 고딕"/>
          <w:b/>
          <w:sz w:val="28"/>
          <w:szCs w:val="28"/>
        </w:rPr>
      </w:pPr>
      <w:proofErr w:type="spellStart"/>
      <w:r>
        <w:rPr>
          <w:rFonts w:ascii="맑은 고딕" w:eastAsia="맑은 고딕" w:hAnsi="맑은 고딕" w:cs="맑은 고딕"/>
          <w:b/>
          <w:sz w:val="28"/>
          <w:szCs w:val="28"/>
        </w:rPr>
        <w:t>퍼시스</w:t>
      </w:r>
      <w:proofErr w:type="spellEnd"/>
      <w:r>
        <w:rPr>
          <w:rFonts w:ascii="맑은 고딕" w:eastAsia="맑은 고딕" w:hAnsi="맑은 고딕" w:cs="맑은 고딕"/>
          <w:b/>
          <w:sz w:val="28"/>
          <w:szCs w:val="28"/>
        </w:rPr>
        <w:t xml:space="preserve"> UKF </w:t>
      </w:r>
      <w:r>
        <w:rPr>
          <w:rFonts w:ascii="맑은 고딕" w:eastAsia="맑은 고딕" w:hAnsi="맑은 고딕" w:cs="맑은 고딕"/>
          <w:b/>
          <w:sz w:val="28"/>
          <w:szCs w:val="28"/>
        </w:rPr>
        <w:t>물품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공급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및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설치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용역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계약서</w:t>
      </w:r>
    </w:p>
    <w:p w14:paraId="677508C6" w14:textId="77777777" w:rsidR="003D7E7E" w:rsidRDefault="003D7E7E">
      <w:pPr>
        <w:spacing w:line="360" w:lineRule="auto"/>
        <w:jc w:val="center"/>
        <w:rPr>
          <w:rFonts w:ascii="Arial" w:eastAsia="Arial" w:hAnsi="Arial" w:cs="Arial"/>
          <w:b/>
          <w:color w:val="999999"/>
          <w:sz w:val="22"/>
          <w:szCs w:val="22"/>
          <w:u w:val="single"/>
        </w:rPr>
      </w:pPr>
    </w:p>
    <w:p w14:paraId="0FDE8393" w14:textId="77777777" w:rsidR="003D7E7E" w:rsidRDefault="0088191F">
      <w:pPr>
        <w:tabs>
          <w:tab w:val="left" w:pos="2880"/>
        </w:tabs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발주자</w:t>
      </w:r>
      <w:r>
        <w:rPr>
          <w:rFonts w:ascii="맑은 고딕" w:eastAsia="맑은 고딕" w:hAnsi="맑은 고딕" w:cs="맑은 고딕"/>
          <w:sz w:val="22"/>
          <w:szCs w:val="22"/>
        </w:rPr>
        <w:t xml:space="preserve"> (‘</w:t>
      </w:r>
      <w:r>
        <w:rPr>
          <w:rFonts w:ascii="맑은 고딕" w:eastAsia="맑은 고딕" w:hAnsi="맑은 고딕" w:cs="맑은 고딕"/>
          <w:sz w:val="22"/>
          <w:szCs w:val="22"/>
        </w:rPr>
        <w:t>고객</w:t>
      </w:r>
      <w:r>
        <w:rPr>
          <w:rFonts w:ascii="맑은 고딕" w:eastAsia="맑은 고딕" w:hAnsi="맑은 고딕" w:cs="맑은 고딕"/>
          <w:sz w:val="22"/>
          <w:szCs w:val="22"/>
        </w:rPr>
        <w:t xml:space="preserve">’) </w:t>
      </w:r>
      <w:r>
        <w:rPr>
          <w:rFonts w:ascii="맑은 고딕" w:eastAsia="맑은 고딕" w:hAnsi="맑은 고딕" w:cs="맑은 고딕"/>
          <w:sz w:val="22"/>
          <w:szCs w:val="22"/>
        </w:rPr>
        <w:tab/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: </w:t>
      </w:r>
      <w:r w:rsidRPr="00EB7D19">
        <w:rPr>
          <w:sz w:val="24"/>
          <w:szCs w:val="24"/>
        </w:rPr>
        <w:t>_______________</w:t>
      </w:r>
    </w:p>
    <w:p w14:paraId="666A6A9A" w14:textId="77777777" w:rsidR="003D7E7E" w:rsidRDefault="0088191F">
      <w:pPr>
        <w:tabs>
          <w:tab w:val="left" w:pos="2880"/>
        </w:tabs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공급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설치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관리자</w:t>
      </w:r>
      <w:r>
        <w:rPr>
          <w:rFonts w:ascii="맑은 고딕" w:eastAsia="맑은 고딕" w:hAnsi="맑은 고딕" w:cs="맑은 고딕"/>
          <w:sz w:val="22"/>
          <w:szCs w:val="22"/>
        </w:rPr>
        <w:t xml:space="preserve"> (‘</w:t>
      </w:r>
      <w:r>
        <w:rPr>
          <w:rFonts w:ascii="맑은 고딕" w:eastAsia="맑은 고딕" w:hAnsi="맑은 고딕" w:cs="맑은 고딕"/>
          <w:sz w:val="22"/>
          <w:szCs w:val="22"/>
        </w:rPr>
        <w:t>회사</w:t>
      </w:r>
      <w:r>
        <w:rPr>
          <w:rFonts w:ascii="맑은 고딕" w:eastAsia="맑은 고딕" w:hAnsi="맑은 고딕" w:cs="맑은 고딕"/>
          <w:sz w:val="22"/>
          <w:szCs w:val="22"/>
        </w:rPr>
        <w:t xml:space="preserve">’) </w:t>
      </w:r>
      <w:r>
        <w:rPr>
          <w:rFonts w:ascii="맑은 고딕" w:eastAsia="맑은 고딕" w:hAnsi="맑은 고딕" w:cs="맑은 고딕"/>
          <w:sz w:val="22"/>
          <w:szCs w:val="22"/>
        </w:rPr>
        <w:tab/>
        <w:t>: Build Block Inc.</w:t>
      </w:r>
    </w:p>
    <w:p w14:paraId="1B888BBC" w14:textId="77777777" w:rsidR="003D7E7E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60657373" w14:textId="77777777" w:rsidR="003D7E7E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프로젝트명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ab/>
        <w:t>: ‘</w:t>
      </w:r>
      <w:r>
        <w:rPr>
          <w:rFonts w:ascii="맑은 고딕" w:eastAsia="맑은 고딕" w:hAnsi="맑은 고딕" w:cs="맑은 고딕"/>
          <w:sz w:val="22"/>
          <w:szCs w:val="22"/>
        </w:rPr>
        <w:t>고객</w:t>
      </w:r>
      <w:r>
        <w:rPr>
          <w:rFonts w:ascii="맑은 고딕" w:eastAsia="맑은 고딕" w:hAnsi="맑은 고딕" w:cs="맑은 고딕"/>
          <w:sz w:val="22"/>
          <w:szCs w:val="22"/>
        </w:rPr>
        <w:t>’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UKF </w:t>
      </w:r>
      <w:r>
        <w:rPr>
          <w:rFonts w:ascii="맑은 고딕" w:eastAsia="맑은 고딕" w:hAnsi="맑은 고딕" w:cs="맑은 고딕"/>
          <w:sz w:val="22"/>
          <w:szCs w:val="22"/>
        </w:rPr>
        <w:t>행사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관련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물품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공급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설치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프로젝트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14:paraId="2F0AFFE9" w14:textId="77777777" w:rsidR="003D7E7E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소재지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ab/>
        <w:t>: Duggal Greenhouse, Brooklyn, NY 11205</w:t>
      </w:r>
    </w:p>
    <w:p w14:paraId="54084E28" w14:textId="1E462C14" w:rsidR="003D7E7E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용도</w:t>
      </w:r>
      <w:r>
        <w:rPr>
          <w:rFonts w:ascii="맑은 고딕" w:eastAsia="맑은 고딕" w:hAnsi="맑은 고딕" w:cs="맑은 고딕"/>
          <w:sz w:val="22"/>
          <w:szCs w:val="22"/>
        </w:rPr>
        <w:tab/>
      </w:r>
      <w:r>
        <w:rPr>
          <w:rFonts w:ascii="맑은 고딕" w:eastAsia="맑은 고딕" w:hAnsi="맑은 고딕" w:cs="맑은 고딕"/>
          <w:sz w:val="22"/>
          <w:szCs w:val="22"/>
        </w:rPr>
        <w:tab/>
        <w:t xml:space="preserve">: UKF VIP </w:t>
      </w:r>
      <w:r>
        <w:rPr>
          <w:rFonts w:ascii="맑은 고딕" w:eastAsia="맑은 고딕" w:hAnsi="맑은 고딕" w:cs="맑은 고딕"/>
          <w:sz w:val="22"/>
          <w:szCs w:val="22"/>
        </w:rPr>
        <w:t>라운지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인테리어</w:t>
      </w:r>
      <w:ins w:id="0" w:author="SE HUN LEE" w:date="2025-09-18T09:45:00Z">
        <w:r w:rsidR="00D42A35">
          <w:rPr>
            <w:rFonts w:ascii="맑은 고딕" w:eastAsia="맑은 고딕" w:hAnsi="맑은 고딕" w:cs="맑은 고딕" w:hint="eastAsia"/>
            <w:sz w:val="22"/>
            <w:szCs w:val="22"/>
          </w:rPr>
          <w:t xml:space="preserve"> </w:t>
        </w:r>
      </w:ins>
    </w:p>
    <w:p w14:paraId="5DAB3D6E" w14:textId="77777777" w:rsidR="003D7E7E" w:rsidRDefault="003D7E7E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</w:p>
    <w:p w14:paraId="0D608A31" w14:textId="77777777" w:rsidR="003D7E7E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‘</w:t>
      </w:r>
      <w:r>
        <w:rPr>
          <w:rFonts w:ascii="맑은 고딕" w:eastAsia="맑은 고딕" w:hAnsi="맑은 고딕" w:cs="맑은 고딕"/>
          <w:sz w:val="22"/>
          <w:szCs w:val="22"/>
        </w:rPr>
        <w:t>고객</w:t>
      </w:r>
      <w:r>
        <w:rPr>
          <w:rFonts w:ascii="맑은 고딕" w:eastAsia="맑은 고딕" w:hAnsi="맑은 고딕" w:cs="맑은 고딕"/>
          <w:sz w:val="22"/>
          <w:szCs w:val="22"/>
        </w:rPr>
        <w:t>’</w:t>
      </w:r>
      <w:r>
        <w:rPr>
          <w:rFonts w:ascii="맑은 고딕" w:eastAsia="맑은 고딕" w:hAnsi="맑은 고딕" w:cs="맑은 고딕"/>
          <w:sz w:val="22"/>
          <w:szCs w:val="22"/>
        </w:rPr>
        <w:t>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>
        <w:rPr>
          <w:rFonts w:ascii="맑은 고딕" w:eastAsia="맑은 고딕" w:hAnsi="맑은 고딕" w:cs="맑은 고딕"/>
          <w:sz w:val="22"/>
          <w:szCs w:val="22"/>
        </w:rPr>
        <w:t>회사</w:t>
      </w:r>
      <w:r>
        <w:rPr>
          <w:rFonts w:ascii="맑은 고딕" w:eastAsia="맑은 고딕" w:hAnsi="맑은 고딕" w:cs="맑은 고딕"/>
          <w:sz w:val="22"/>
          <w:szCs w:val="22"/>
        </w:rPr>
        <w:t>’</w:t>
      </w:r>
      <w:r>
        <w:rPr>
          <w:rFonts w:ascii="맑은 고딕" w:eastAsia="맑은 고딕" w:hAnsi="맑은 고딕" w:cs="맑은 고딕"/>
          <w:sz w:val="22"/>
          <w:szCs w:val="22"/>
        </w:rPr>
        <w:t>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용역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업무의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수행에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필요한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제반사항과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권리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의무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등을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정하기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위하여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아래와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같이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계약을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체결한다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4BA23C7D" w14:textId="77777777" w:rsidR="003D7E7E" w:rsidRDefault="003D7E7E">
      <w:pPr>
        <w:spacing w:line="276" w:lineRule="auto"/>
        <w:jc w:val="both"/>
        <w:rPr>
          <w:rFonts w:ascii="Nanum Gothic" w:eastAsia="Nanum Gothic" w:hAnsi="Nanum Gothic" w:cs="Nanum Gothic"/>
          <w:b/>
          <w:sz w:val="22"/>
          <w:szCs w:val="22"/>
        </w:rPr>
      </w:pPr>
    </w:p>
    <w:p w14:paraId="29F75437" w14:textId="77777777" w:rsidR="003D7E7E" w:rsidRDefault="003D7E7E">
      <w:pPr>
        <w:spacing w:line="276" w:lineRule="auto"/>
        <w:jc w:val="both"/>
        <w:rPr>
          <w:rFonts w:ascii="Nanum Gothic" w:eastAsia="Nanum Gothic" w:hAnsi="Nanum Gothic" w:cs="Nanum Gothic"/>
          <w:b/>
          <w:sz w:val="22"/>
          <w:szCs w:val="22"/>
        </w:rPr>
      </w:pPr>
    </w:p>
    <w:p w14:paraId="10667C6E" w14:textId="77777777" w:rsidR="003D7E7E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제</w:t>
      </w:r>
      <w:r>
        <w:rPr>
          <w:rFonts w:ascii="맑은 고딕" w:eastAsia="맑은 고딕" w:hAnsi="맑은 고딕" w:cs="맑은 고딕"/>
          <w:b/>
          <w:sz w:val="22"/>
          <w:szCs w:val="22"/>
        </w:rPr>
        <w:t>1</w:t>
      </w:r>
      <w:r>
        <w:rPr>
          <w:rFonts w:ascii="맑은 고딕" w:eastAsia="맑은 고딕" w:hAnsi="맑은 고딕" w:cs="맑은 고딕"/>
          <w:b/>
          <w:sz w:val="22"/>
          <w:szCs w:val="22"/>
        </w:rPr>
        <w:t>조</w:t>
      </w:r>
      <w:r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b/>
          <w:sz w:val="22"/>
          <w:szCs w:val="22"/>
        </w:rPr>
        <w:t>용역업무의</w:t>
      </w:r>
      <w:r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sz w:val="22"/>
          <w:szCs w:val="22"/>
        </w:rPr>
        <w:t>범위</w:t>
      </w:r>
      <w:r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46C02F26" w14:textId="77777777" w:rsidR="003D7E7E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1. </w:t>
      </w:r>
      <w:r>
        <w:rPr>
          <w:rFonts w:ascii="맑은 고딕" w:eastAsia="맑은 고딕" w:hAnsi="맑은 고딕" w:cs="맑은 고딕"/>
          <w:sz w:val="22"/>
          <w:szCs w:val="22"/>
        </w:rPr>
        <w:t>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계약에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따른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용역업무는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다음과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같다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55DD9E91" w14:textId="77777777" w:rsidR="003D7E7E" w:rsidRDefault="0088191F">
      <w:pPr>
        <w:numPr>
          <w:ilvl w:val="0"/>
          <w:numId w:val="1"/>
        </w:numPr>
        <w:tabs>
          <w:tab w:val="left" w:pos="1176"/>
        </w:tabs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행사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부스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배치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계획에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따른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특정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물품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공급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설치</w:t>
      </w:r>
    </w:p>
    <w:p w14:paraId="321911BE" w14:textId="77777777" w:rsidR="003D7E7E" w:rsidRDefault="0088191F">
      <w:pPr>
        <w:numPr>
          <w:ilvl w:val="0"/>
          <w:numId w:val="1"/>
        </w:numPr>
        <w:tabs>
          <w:tab w:val="left" w:pos="1176"/>
        </w:tabs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물품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설치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일정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조율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현장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관리</w:t>
      </w:r>
    </w:p>
    <w:p w14:paraId="06CA838A" w14:textId="77777777" w:rsidR="003D7E7E" w:rsidRDefault="0088191F">
      <w:pPr>
        <w:numPr>
          <w:ilvl w:val="0"/>
          <w:numId w:val="1"/>
        </w:numPr>
        <w:tabs>
          <w:tab w:val="left" w:pos="1176"/>
        </w:tabs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행사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중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설치물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유지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보수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지원</w:t>
      </w:r>
    </w:p>
    <w:p w14:paraId="2224EC9F" w14:textId="77777777" w:rsidR="003D7E7E" w:rsidRDefault="0088191F">
      <w:pPr>
        <w:numPr>
          <w:ilvl w:val="0"/>
          <w:numId w:val="1"/>
        </w:numPr>
        <w:tabs>
          <w:tab w:val="left" w:pos="1176"/>
        </w:tabs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행사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종료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철거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및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현장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원상복구</w:t>
      </w:r>
    </w:p>
    <w:p w14:paraId="7D965F08" w14:textId="77777777" w:rsidR="003D7E7E" w:rsidRDefault="0088191F">
      <w:pPr>
        <w:numPr>
          <w:ilvl w:val="0"/>
          <w:numId w:val="1"/>
        </w:numPr>
        <w:tabs>
          <w:tab w:val="left" w:pos="1176"/>
        </w:tabs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기타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>
        <w:rPr>
          <w:rFonts w:ascii="맑은 고딕" w:eastAsia="맑은 고딕" w:hAnsi="맑은 고딕" w:cs="맑은 고딕"/>
          <w:sz w:val="22"/>
          <w:szCs w:val="22"/>
        </w:rPr>
        <w:t>고객</w:t>
      </w:r>
      <w:r>
        <w:rPr>
          <w:rFonts w:ascii="맑은 고딕" w:eastAsia="맑은 고딕" w:hAnsi="맑은 고딕" w:cs="맑은 고딕"/>
          <w:sz w:val="22"/>
          <w:szCs w:val="22"/>
        </w:rPr>
        <w:t>’</w:t>
      </w:r>
      <w:r>
        <w:rPr>
          <w:rFonts w:ascii="맑은 고딕" w:eastAsia="맑은 고딕" w:hAnsi="맑은 고딕" w:cs="맑은 고딕"/>
          <w:sz w:val="22"/>
          <w:szCs w:val="22"/>
        </w:rPr>
        <w:t>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>
        <w:rPr>
          <w:rFonts w:ascii="맑은 고딕" w:eastAsia="맑은 고딕" w:hAnsi="맑은 고딕" w:cs="맑은 고딕"/>
          <w:sz w:val="22"/>
          <w:szCs w:val="22"/>
        </w:rPr>
        <w:t>회사</w:t>
      </w:r>
      <w:r>
        <w:rPr>
          <w:rFonts w:ascii="맑은 고딕" w:eastAsia="맑은 고딕" w:hAnsi="맑은 고딕" w:cs="맑은 고딕"/>
          <w:sz w:val="22"/>
          <w:szCs w:val="22"/>
        </w:rPr>
        <w:t>’</w:t>
      </w:r>
      <w:r>
        <w:rPr>
          <w:rFonts w:ascii="맑은 고딕" w:eastAsia="맑은 고딕" w:hAnsi="맑은 고딕" w:cs="맑은 고딕"/>
          <w:sz w:val="22"/>
          <w:szCs w:val="22"/>
        </w:rPr>
        <w:t>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협의하여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필요하다고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인정되는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업무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수행</w:t>
      </w:r>
    </w:p>
    <w:p w14:paraId="0CC8BCDB" w14:textId="77777777" w:rsidR="003D7E7E" w:rsidRDefault="003D7E7E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</w:p>
    <w:p w14:paraId="0C01D648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2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용역업무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기간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3D864EE4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1.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용역업무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기간은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 xml:space="preserve">2025 </w:t>
      </w:r>
      <w:proofErr w:type="gramStart"/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>년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 xml:space="preserve">  09</w:t>
      </w:r>
      <w:proofErr w:type="gramEnd"/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>월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 xml:space="preserve">  1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>일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 xml:space="preserve">     -    2025 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>년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 xml:space="preserve">  10 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>월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 xml:space="preserve">  19 </w:t>
      </w:r>
      <w:r w:rsidRPr="00EB7D19">
        <w:rPr>
          <w:rFonts w:ascii="맑은 고딕" w:eastAsia="맑은 고딕" w:hAnsi="맑은 고딕" w:cs="맑은 고딕"/>
          <w:b/>
          <w:sz w:val="22"/>
          <w:szCs w:val="22"/>
          <w:u w:val="single"/>
        </w:rPr>
        <w:t>일</w:t>
      </w:r>
      <w:r w:rsidRPr="00EB7D19">
        <w:rPr>
          <w:rFonts w:ascii="맑은 고딕" w:eastAsia="맑은 고딕" w:hAnsi="맑은 고딕" w:cs="맑은 고딕"/>
          <w:sz w:val="22"/>
          <w:szCs w:val="22"/>
        </w:rPr>
        <w:t>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각호의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업무기간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계약내용을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</w:p>
    <w:p w14:paraId="648D4649" w14:textId="012A5F37" w:rsidR="003D7E7E" w:rsidRPr="00EB7D19" w:rsidDel="00D35A10" w:rsidRDefault="00D35A10">
      <w:pPr>
        <w:numPr>
          <w:ilvl w:val="0"/>
          <w:numId w:val="4"/>
        </w:numPr>
        <w:spacing w:line="276" w:lineRule="auto"/>
        <w:ind w:left="720" w:hanging="360"/>
        <w:jc w:val="both"/>
        <w:rPr>
          <w:del w:id="1" w:author="김현주 (Hyunjoo Kim)" w:date="2025-09-29T09:07:00Z"/>
          <w:rFonts w:ascii="맑은 고딕" w:eastAsia="맑은 고딕" w:hAnsi="맑은 고딕" w:cs="맑은 고딕"/>
          <w:sz w:val="22"/>
          <w:szCs w:val="22"/>
        </w:rPr>
      </w:pPr>
      <w:ins w:id="2" w:author="김현주 (Hyunjoo Kim)" w:date="2025-09-29T09:07:00Z">
        <w:r w:rsidRPr="00EB7D19" w:rsidDel="00D35A1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del w:id="3" w:author="김현주 (Hyunjoo Kim)" w:date="2025-09-29T09:07:00Z"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>천재지변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 xml:space="preserve">, 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>전쟁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 xml:space="preserve">, 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>사변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>기타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>불가항력적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>사유가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>발생한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="0088191F" w:rsidRPr="00EB7D19" w:rsidDel="00D35A10">
          <w:rPr>
            <w:rFonts w:ascii="맑은 고딕" w:eastAsia="맑은 고딕" w:hAnsi="맑은 고딕" w:cs="맑은 고딕"/>
            <w:sz w:val="22"/>
            <w:szCs w:val="22"/>
          </w:rPr>
          <w:delText>때</w:delText>
        </w:r>
      </w:del>
    </w:p>
    <w:p w14:paraId="1ACE46F9" w14:textId="6A6A6607" w:rsidR="003D7E7E" w:rsidRPr="00EB7D19" w:rsidRDefault="0088191F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계획을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변경하</w:t>
      </w:r>
      <w:ins w:id="4" w:author="김현주 (Hyunjoo Kim)" w:date="2025-09-29T09:07:00Z">
        <w:r w:rsidR="001C40ED">
          <w:rPr>
            <w:rFonts w:ascii="맑은 고딕" w:eastAsia="맑은 고딕" w:hAnsi="맑은 고딕" w:cs="맑은 고딕" w:hint="eastAsia"/>
            <w:sz w:val="22"/>
            <w:szCs w:val="22"/>
          </w:rPr>
          <w:t>였을 때</w:t>
        </w:r>
      </w:ins>
      <w:del w:id="5" w:author="김현주 (Hyunjoo Kim)" w:date="2025-09-29T09:07:00Z"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>거나</w:delText>
        </w:r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>또는</w:delText>
        </w:r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>관계법규가</w:delText>
        </w:r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>개폐되었을</w:delText>
        </w:r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1C40ED">
          <w:rPr>
            <w:rFonts w:ascii="맑은 고딕" w:eastAsia="맑은 고딕" w:hAnsi="맑은 고딕" w:cs="맑은 고딕"/>
            <w:sz w:val="22"/>
            <w:szCs w:val="22"/>
          </w:rPr>
          <w:delText>때</w:delText>
        </w:r>
      </w:del>
    </w:p>
    <w:p w14:paraId="768579DF" w14:textId="0E80E51C" w:rsidR="003D7E7E" w:rsidRPr="00EB7D19" w:rsidRDefault="0088191F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기타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ins w:id="6" w:author="김현주 (Hyunjoo Kim)" w:date="2025-09-29T09:07:00Z">
        <w:r w:rsidR="00D35A1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고객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 xml:space="preserve">의 사유로 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용역업무를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변경하거나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계약기간을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연장할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상당한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이유가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때</w:t>
      </w:r>
    </w:p>
    <w:p w14:paraId="79A161C9" w14:textId="37ABB39E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 w:hint="eastAsia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2.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1</w:t>
      </w:r>
      <w:r w:rsidRPr="00EB7D19">
        <w:rPr>
          <w:rFonts w:ascii="맑은 고딕" w:eastAsia="맑은 고딕" w:hAnsi="맑은 고딕" w:cs="맑은 고딕"/>
          <w:sz w:val="22"/>
          <w:szCs w:val="22"/>
        </w:rPr>
        <w:t>항의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업무범위가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변경되어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보상을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대금을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lastRenderedPageBreak/>
        <w:t>지급할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책임이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항에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지연될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집행한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정산을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  <w:ins w:id="7" w:author="김현주 (Hyunjoo Kim)" w:date="2025-09-29T09:07:00Z">
        <w:r w:rsidR="00D35A1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 xml:space="preserve">만일 제1항의 사유가 아닌 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회사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의 귀책사유로 추가 비용이 발생하거나,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계약기간을 연장하게 된 경</w:t>
        </w:r>
      </w:ins>
      <w:ins w:id="8" w:author="김현주 (Hyunjoo Kim)" w:date="2025-09-29T09:08:00Z"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 xml:space="preserve">우 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회사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는 본인의 비용으로 추가 공사를 이행하며,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ins w:id="9" w:author="김현주 (Hyunjoo Kim)" w:date="2025-09-29T09:10:00Z"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 xml:space="preserve">계약기간이 연장된 경우 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회사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 xml:space="preserve">는 </w:t>
        </w:r>
      </w:ins>
      <w:ins w:id="10" w:author="김현주 (Hyunjoo Kim)" w:date="2025-09-29T09:08:00Z"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 xml:space="preserve">지체상금을 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고객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에게 지급하여야 한다.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ins w:id="11" w:author="김현주 (Hyunjoo Kim)" w:date="2025-09-29T09:09:00Z"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 xml:space="preserve">지체상금은 각 계약일수 당 계약금액의 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0.3%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에 해당하는 금액이며,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 xml:space="preserve"> ‘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고객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D35A10">
          <w:rPr>
            <w:rFonts w:ascii="맑은 고딕" w:eastAsia="맑은 고딕" w:hAnsi="맑은 고딕" w:cs="맑은 고딕" w:hint="eastAsia"/>
            <w:sz w:val="22"/>
            <w:szCs w:val="22"/>
          </w:rPr>
          <w:t>은 잔금지급시 위 지체상금 비용을 상계하고 지급할 수 있다.</w:t>
        </w:r>
        <w:r w:rsidR="00D35A1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</w:p>
    <w:p w14:paraId="3F314CF0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616162D6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3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내역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701988CD" w14:textId="77777777" w:rsidR="003D7E7E" w:rsidRPr="00EB7D19" w:rsidRDefault="0088191F">
      <w:pPr>
        <w:spacing w:line="276" w:lineRule="auto"/>
        <w:jc w:val="both"/>
      </w:pPr>
      <w:r w:rsidRPr="00EB7D19">
        <w:rPr>
          <w:rFonts w:ascii="맑은 고딕" w:eastAsia="맑은 고딕" w:hAnsi="맑은 고딕" w:cs="맑은 고딕"/>
          <w:sz w:val="22"/>
          <w:szCs w:val="22"/>
        </w:rPr>
        <w:t>1.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배치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계획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도면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사양서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목록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등을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기준으로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1EA2113E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2.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사용될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품질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규격은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사양과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일치하여야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사양서에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품질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품명이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명확히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규정되지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아니하거나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품절된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대체품을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결정할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4A7C393C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3.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전항의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합의가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사용될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 w:rsidRPr="00EB7D19">
        <w:rPr>
          <w:rFonts w:ascii="맑은 고딕" w:eastAsia="맑은 고딕" w:hAnsi="맑은 고딕" w:cs="맑은 고딕"/>
          <w:sz w:val="22"/>
          <w:szCs w:val="22"/>
        </w:rPr>
        <w:t>표준품</w:t>
      </w:r>
      <w:proofErr w:type="spellEnd"/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표준품에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준하는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사양의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물품으로서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목적을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약정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달성하는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가장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적합한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것으로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1AAC981A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6A53E719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4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설치의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변경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조정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2FD59921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1.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진행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완료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내역을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변경하거나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응하여야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조정에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306041CF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원활한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진행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목적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달성을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필요한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내역의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있고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승인을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받아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내역을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77C96C3A" w14:textId="77777777" w:rsidR="003D7E7E" w:rsidRPr="00EB7D19" w:rsidRDefault="003D7E7E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0549D899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5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용역에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대한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보수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) </w:t>
      </w:r>
    </w:p>
    <w:p w14:paraId="7D070BDE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1. </w:t>
      </w:r>
      <w:proofErr w:type="gramStart"/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1</w:t>
      </w:r>
      <w:proofErr w:type="gramEnd"/>
      <w:r w:rsidRPr="00EB7D19">
        <w:rPr>
          <w:rFonts w:ascii="맑은 고딕" w:eastAsia="맑은 고딕" w:hAnsi="맑은 고딕" w:cs="맑은 고딕"/>
          <w:sz w:val="22"/>
          <w:szCs w:val="22"/>
        </w:rPr>
        <w:t>조에서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총액은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  <w:u w:val="single"/>
        </w:rPr>
        <w:t xml:space="preserve">$39,330.36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</w:p>
    <w:p w14:paraId="125F3CE3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사양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등이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변경되어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범위가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확대되는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금액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일정은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서면으로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합의한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범위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조정할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6AAF800B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3.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’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인한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내용에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승인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지연이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일정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조정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증가분을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별도로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산정하</w:t>
      </w:r>
      <w:r w:rsidRPr="00EB7D19">
        <w:rPr>
          <w:rFonts w:ascii="맑은 고딕" w:eastAsia="맑은 고딕" w:hAnsi="맑은 고딕" w:cs="맑은 고딕"/>
          <w:sz w:val="22"/>
          <w:szCs w:val="22"/>
        </w:rPr>
        <w:t>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69D00CF2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6D8D8FC8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4.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계약금액에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체결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[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조건</w:t>
      </w:r>
      <w:r w:rsidRPr="00EB7D19">
        <w:rPr>
          <w:rFonts w:ascii="맑은 고딕" w:eastAsia="맑은 고딕" w:hAnsi="맑은 고딕" w:cs="맑은 고딕"/>
          <w:sz w:val="22"/>
          <w:szCs w:val="22"/>
        </w:rPr>
        <w:t>]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범위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금액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산정의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주요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내역을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서면으로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제출한다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6AD1CCC3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0DA93E44" w14:textId="77777777" w:rsidR="003D7E7E" w:rsidRDefault="003D7E7E">
      <w:pPr>
        <w:spacing w:line="276" w:lineRule="auto"/>
        <w:jc w:val="both"/>
        <w:rPr>
          <w:ins w:id="12" w:author="SE HUN LEE" w:date="2025-09-18T09:45:00Z"/>
          <w:rFonts w:ascii="맑은 고딕" w:eastAsia="맑은 고딕" w:hAnsi="맑은 고딕" w:cs="맑은 고딕"/>
          <w:sz w:val="22"/>
          <w:szCs w:val="22"/>
        </w:rPr>
      </w:pPr>
    </w:p>
    <w:p w14:paraId="7968C01F" w14:textId="77777777" w:rsidR="00D42A35" w:rsidRPr="00EB7D19" w:rsidRDefault="00D42A35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30C6800F" w14:textId="77777777" w:rsidR="003D7E7E" w:rsidRPr="00EB7D19" w:rsidRDefault="0088191F">
      <w:pPr>
        <w:ind w:left="405"/>
        <w:jc w:val="both"/>
        <w:rPr>
          <w:rFonts w:ascii="맑은 고딕" w:eastAsia="맑은 고딕" w:hAnsi="맑은 고딕" w:cs="맑은 고딕"/>
        </w:rPr>
      </w:pPr>
      <w:r w:rsidRPr="00EB7D19">
        <w:rPr>
          <w:rFonts w:ascii="맑은 고딕" w:eastAsia="맑은 고딕" w:hAnsi="맑은 고딕" w:cs="맑은 고딕"/>
        </w:rPr>
        <w:t>[</w:t>
      </w:r>
      <w:r w:rsidRPr="00EB7D19">
        <w:rPr>
          <w:rFonts w:ascii="맑은 고딕" w:eastAsia="맑은 고딕" w:hAnsi="맑은 고딕" w:cs="맑은 고딕"/>
        </w:rPr>
        <w:t>보수</w:t>
      </w:r>
      <w:r w:rsidRPr="00EB7D19">
        <w:rPr>
          <w:rFonts w:ascii="맑은 고딕" w:eastAsia="맑은 고딕" w:hAnsi="맑은 고딕" w:cs="맑은 고딕"/>
        </w:rPr>
        <w:t xml:space="preserve"> </w:t>
      </w:r>
      <w:r w:rsidRPr="00EB7D19">
        <w:rPr>
          <w:rFonts w:ascii="맑은 고딕" w:eastAsia="맑은 고딕" w:hAnsi="맑은 고딕" w:cs="맑은 고딕"/>
        </w:rPr>
        <w:t>지급</w:t>
      </w:r>
      <w:r w:rsidRPr="00EB7D19">
        <w:rPr>
          <w:rFonts w:ascii="맑은 고딕" w:eastAsia="맑은 고딕" w:hAnsi="맑은 고딕" w:cs="맑은 고딕"/>
        </w:rPr>
        <w:t xml:space="preserve"> </w:t>
      </w:r>
      <w:r w:rsidRPr="00EB7D19">
        <w:rPr>
          <w:rFonts w:ascii="맑은 고딕" w:eastAsia="맑은 고딕" w:hAnsi="맑은 고딕" w:cs="맑은 고딕"/>
        </w:rPr>
        <w:t>조건</w:t>
      </w:r>
      <w:r w:rsidRPr="00EB7D19">
        <w:rPr>
          <w:rFonts w:ascii="맑은 고딕" w:eastAsia="맑은 고딕" w:hAnsi="맑은 고딕" w:cs="맑은 고딕"/>
        </w:rPr>
        <w:t>]</w:t>
      </w:r>
    </w:p>
    <w:tbl>
      <w:tblPr>
        <w:tblStyle w:val="a5"/>
        <w:tblW w:w="8985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1"/>
        <w:gridCol w:w="3485"/>
        <w:gridCol w:w="1374"/>
        <w:gridCol w:w="2775"/>
      </w:tblGrid>
      <w:tr w:rsidR="003D7E7E" w:rsidRPr="00EB7D19" w14:paraId="28EE5A46" w14:textId="77777777">
        <w:trPr>
          <w:trHeight w:val="292"/>
        </w:trPr>
        <w:tc>
          <w:tcPr>
            <w:tcW w:w="13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B929F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구분</w:t>
            </w:r>
          </w:p>
        </w:tc>
        <w:tc>
          <w:tcPr>
            <w:tcW w:w="34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4A912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지급</w:t>
            </w:r>
            <w:r w:rsidRPr="00EB7D19"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 xml:space="preserve"> </w:t>
            </w:r>
            <w:r w:rsidRPr="00EB7D19"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조건</w:t>
            </w:r>
          </w:p>
        </w:tc>
        <w:tc>
          <w:tcPr>
            <w:tcW w:w="137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6B9B5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비율</w:t>
            </w:r>
          </w:p>
        </w:tc>
        <w:tc>
          <w:tcPr>
            <w:tcW w:w="27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F2801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금액</w:t>
            </w:r>
            <w:r w:rsidRPr="00EB7D19"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 xml:space="preserve"> ($, USD)</w:t>
            </w:r>
          </w:p>
        </w:tc>
      </w:tr>
      <w:tr w:rsidR="003D7E7E" w:rsidRPr="00EB7D19" w14:paraId="4D3435BF" w14:textId="77777777" w:rsidTr="00EB7D19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9F3D7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선금</w:t>
            </w:r>
          </w:p>
        </w:tc>
        <w:tc>
          <w:tcPr>
            <w:tcW w:w="34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C69BB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계약체결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후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10 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영업일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이내</w:t>
            </w:r>
          </w:p>
        </w:tc>
        <w:tc>
          <w:tcPr>
            <w:tcW w:w="13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0F09E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50%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BB463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19,665.18</w:t>
            </w:r>
          </w:p>
        </w:tc>
      </w:tr>
      <w:tr w:rsidR="003D7E7E" w:rsidRPr="00EB7D19" w14:paraId="7615F755" w14:textId="77777777" w:rsidTr="00EB7D19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EBCEC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잔금</w:t>
            </w:r>
          </w:p>
        </w:tc>
        <w:tc>
          <w:tcPr>
            <w:tcW w:w="34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29016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행사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종료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후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10 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영업일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이내</w:t>
            </w:r>
          </w:p>
        </w:tc>
        <w:tc>
          <w:tcPr>
            <w:tcW w:w="13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E7A7A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50%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D7609" w14:textId="77777777" w:rsidR="003D7E7E" w:rsidRPr="00EB7D19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7D19">
              <w:rPr>
                <w:rFonts w:ascii="맑은 고딕" w:eastAsia="맑은 고딕" w:hAnsi="맑은 고딕" w:cs="맑은 고딕"/>
                <w:sz w:val="18"/>
                <w:szCs w:val="18"/>
              </w:rPr>
              <w:t>19,665.18</w:t>
            </w:r>
          </w:p>
        </w:tc>
      </w:tr>
    </w:tbl>
    <w:p w14:paraId="43BE5D55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790F5D9E" w14:textId="1DB69033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5.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완료에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검사를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요청하고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확인</w:t>
      </w:r>
      <w:ins w:id="13" w:author="김현주 (Hyunjoo Kim)" w:date="2025-09-29T09:41:00Z">
        <w:r w:rsidR="002F2E99">
          <w:rPr>
            <w:rFonts w:ascii="맑은 고딕" w:eastAsia="맑은 고딕" w:hAnsi="맑은 고딕" w:cs="맑은 고딕" w:hint="eastAsia"/>
            <w:sz w:val="22"/>
            <w:szCs w:val="22"/>
          </w:rPr>
          <w:t xml:space="preserve"> 및 승인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invoice</w:t>
      </w:r>
      <w:r w:rsidRPr="00EB7D19">
        <w:rPr>
          <w:rFonts w:ascii="맑은 고딕" w:eastAsia="맑은 고딕" w:hAnsi="맑은 고딕" w:cs="맑은 고딕"/>
          <w:sz w:val="22"/>
          <w:szCs w:val="22"/>
        </w:rPr>
        <w:t>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발행하여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10 </w:t>
      </w:r>
      <w:r w:rsidRPr="00EB7D19">
        <w:rPr>
          <w:rFonts w:ascii="맑은 고딕" w:eastAsia="맑은 고딕" w:hAnsi="맑은 고딕" w:cs="맑은 고딕"/>
          <w:sz w:val="22"/>
          <w:szCs w:val="22"/>
        </w:rPr>
        <w:t>영업일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Build Block Inc.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명의의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미국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계좌로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단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Build Block Inc.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자회사인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“</w:t>
      </w:r>
      <w:r w:rsidRPr="00EB7D19">
        <w:rPr>
          <w:rFonts w:ascii="맑은 고딕" w:eastAsia="맑은 고딕" w:hAnsi="맑은 고딕" w:cs="맑은 고딕"/>
          <w:sz w:val="22"/>
          <w:szCs w:val="22"/>
        </w:rPr>
        <w:t>주식회사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 w:rsidRPr="00EB7D19">
        <w:rPr>
          <w:rFonts w:ascii="맑은 고딕" w:eastAsia="맑은 고딕" w:hAnsi="맑은 고딕" w:cs="맑은 고딕"/>
          <w:sz w:val="22"/>
          <w:szCs w:val="22"/>
        </w:rPr>
        <w:t>빌드블록</w:t>
      </w:r>
      <w:proofErr w:type="spellEnd"/>
      <w:r w:rsidRPr="00EB7D19">
        <w:rPr>
          <w:rFonts w:ascii="맑은 고딕" w:eastAsia="맑은 고딕" w:hAnsi="맑은 고딕" w:cs="맑은 고딕"/>
          <w:sz w:val="22"/>
          <w:szCs w:val="22"/>
        </w:rPr>
        <w:t>”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원화로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부가가치세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10%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부과되며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포함하여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5D876B23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2F25F78E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6.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이행하지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미지급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금액에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지급기한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날부터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완제일까지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12%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비율로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계산한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지연이자를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5E96D442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5B59C15D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6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용역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결과물의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전달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1D5C0160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1.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gramStart"/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2</w:t>
      </w:r>
      <w:proofErr w:type="gramEnd"/>
      <w:r w:rsidRPr="00EB7D19">
        <w:rPr>
          <w:rFonts w:ascii="맑은 고딕" w:eastAsia="맑은 고딕" w:hAnsi="맑은 고딕" w:cs="맑은 고딕"/>
          <w:sz w:val="22"/>
          <w:szCs w:val="22"/>
        </w:rPr>
        <w:t>조의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용역업무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개시일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이전까지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다음과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같이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결과물을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 </w:t>
      </w:r>
    </w:p>
    <w:p w14:paraId="6DAD8BA0" w14:textId="77777777" w:rsidR="003D7E7E" w:rsidRPr="00EB7D19" w:rsidRDefault="0088191F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목록</w:t>
      </w:r>
    </w:p>
    <w:p w14:paraId="35D26B77" w14:textId="77777777" w:rsidR="003D7E7E" w:rsidRPr="00EB7D19" w:rsidRDefault="0088191F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일정표</w:t>
      </w:r>
    </w:p>
    <w:p w14:paraId="64719543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현장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진행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현황에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자료를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74780DCB" w14:textId="77777777" w:rsidR="003D7E7E" w:rsidRPr="00EB7D19" w:rsidRDefault="003D7E7E">
      <w:pPr>
        <w:spacing w:line="276" w:lineRule="auto"/>
        <w:jc w:val="both"/>
        <w:rPr>
          <w:rFonts w:ascii="Nanum Gothic" w:eastAsia="Nanum Gothic" w:hAnsi="Nanum Gothic" w:cs="Nanum Gothic"/>
          <w:sz w:val="22"/>
          <w:szCs w:val="22"/>
        </w:rPr>
      </w:pPr>
    </w:p>
    <w:p w14:paraId="3CB61883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7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용역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결과물의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품질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검수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30D7257E" w14:textId="36FED5AB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lastRenderedPageBreak/>
        <w:t>1.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작성한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결과물은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운영에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적합하여야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하고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ins w:id="14" w:author="김현주 (Hyunjoo Kim)" w:date="2025-09-29T12:17:00Z">
        <w:r w:rsidR="00F2503D">
          <w:rPr>
            <w:rFonts w:ascii="맑은 고딕" w:eastAsia="맑은 고딕" w:hAnsi="맑은 고딕" w:cs="맑은 고딕" w:hint="eastAsia"/>
            <w:sz w:val="22"/>
            <w:szCs w:val="22"/>
          </w:rPr>
          <w:t xml:space="preserve">미국 </w:t>
        </w:r>
      </w:ins>
      <w:ins w:id="15" w:author="김현주 (Hyunjoo Kim)" w:date="2025-09-29T14:30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연방,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proofErr w:type="spellStart"/>
      <w:ins w:id="16" w:author="김현주 (Hyunjoo Kim)" w:date="2025-09-29T12:17:00Z">
        <w:r w:rsidR="00F2503D">
          <w:rPr>
            <w:rFonts w:ascii="맑은 고딕" w:eastAsia="맑은 고딕" w:hAnsi="맑은 고딕" w:cs="맑은 고딕" w:hint="eastAsia"/>
            <w:sz w:val="22"/>
            <w:szCs w:val="22"/>
          </w:rPr>
          <w:t>뉴욕주</w:t>
        </w:r>
      </w:ins>
      <w:proofErr w:type="spellEnd"/>
      <w:ins w:id="17" w:author="김현주 (Hyunjoo Kim)" w:date="2025-09-29T14:30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proofErr w:type="spellStart"/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뉴욕시</w:t>
        </w:r>
        <w:proofErr w:type="spellEnd"/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 및 관련 단체(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local municipalities)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의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모든 건축,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소방,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보건,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안전 </w:t>
        </w:r>
      </w:ins>
      <w:ins w:id="18" w:author="김현주 (Hyunjoo Kim)" w:date="2025-09-29T14:31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관련 법령 및 전시회 주최 측의 모든 관련 규정과 요구사항에 적합하고</w:t>
        </w:r>
      </w:ins>
      <w:ins w:id="19" w:author="김현주 (Hyunjoo Kim)" w:date="2025-09-29T12:17:00Z">
        <w:r w:rsidR="00F2503D">
          <w:rPr>
            <w:rFonts w:ascii="맑은 고딕" w:eastAsia="맑은 고딕" w:hAnsi="맑은 고딕" w:cs="맑은 고딕" w:hint="eastAsia"/>
            <w:sz w:val="22"/>
            <w:szCs w:val="22"/>
          </w:rPr>
          <w:t xml:space="preserve"> 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그에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필요한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형식과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내용을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모두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충실히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갖추어야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ins w:id="20" w:author="김현주 (Hyunjoo Kim)" w:date="2025-09-29T14:31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하며 하자나 결함이 없어야 한다.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del w:id="21" w:author="김현주 (Hyunjoo Kim)" w:date="2025-09-29T14:31:00Z">
        <w:r w:rsidRPr="00EB7D19" w:rsidDel="00531FC0">
          <w:rPr>
            <w:rFonts w:ascii="맑은 고딕" w:eastAsia="맑은 고딕" w:hAnsi="맑은 고딕" w:cs="맑은 고딕"/>
            <w:sz w:val="22"/>
            <w:szCs w:val="22"/>
          </w:rPr>
          <w:delText>한다</w:delText>
        </w:r>
      </w:del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48C62CB0" w14:textId="71294B05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완료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현장에서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즉시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검수를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진행하며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ins w:id="22" w:author="김현주 (Hyunjoo Kim)" w:date="2025-09-29T14:32:00Z">
        <w:r w:rsidR="00531FC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고객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의 합리적인 판단에 비추어 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설치물에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목적상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지장이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개시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전까지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보완</w:t>
      </w:r>
      <w:ins w:id="23" w:author="김현주 (Hyunjoo Kim)" w:date="2025-09-29T14:32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 및 </w:t>
        </w:r>
        <w:proofErr w:type="spellStart"/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재검수를</w:t>
        </w:r>
        <w:proofErr w:type="spellEnd"/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 받아야 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 </w:t>
      </w:r>
      <w:ins w:id="24" w:author="김현주 (Hyunjoo Kim)" w:date="2025-09-29T14:33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행사 개시 전까지 보완이 완료되지 않아 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고객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에게 손해가 발생한 경우,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‘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회사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는 이에 대한 손해배상 책임을 진다.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</w:p>
    <w:p w14:paraId="75AD3493" w14:textId="076C4AB5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3.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설치물에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ins w:id="25" w:author="김현주 (Hyunjoo Kim)" w:date="2025-09-29T14:33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기능적,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구조적 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하자가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발생하</w:t>
      </w:r>
      <w:ins w:id="26" w:author="김현주 (Hyunjoo Kim)" w:date="2025-09-29T14:33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거나,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안전상의 문제가 발생</w:t>
        </w:r>
      </w:ins>
      <w:ins w:id="27" w:author="김현주 (Hyunjoo Kim)" w:date="2025-09-29T14:34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하는 경우,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del w:id="28" w:author="김현주 (Hyunjoo Kim)" w:date="2025-09-29T14:33:00Z">
        <w:r w:rsidRPr="00EB7D19" w:rsidDel="00531FC0">
          <w:rPr>
            <w:rFonts w:ascii="맑은 고딕" w:eastAsia="맑은 고딕" w:hAnsi="맑은 고딕" w:cs="맑은 고딕"/>
            <w:sz w:val="22"/>
            <w:szCs w:val="22"/>
          </w:rPr>
          <w:delText>는</w:delText>
        </w:r>
        <w:r w:rsidRPr="00EB7D19" w:rsidDel="00531FC0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531FC0">
          <w:rPr>
            <w:rFonts w:ascii="맑은 고딕" w:eastAsia="맑은 고딕" w:hAnsi="맑은 고딕" w:cs="맑은 고딕"/>
            <w:sz w:val="22"/>
            <w:szCs w:val="22"/>
          </w:rPr>
          <w:delText>경우</w:delText>
        </w:r>
      </w:del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교체해야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진행에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차질이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없도록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ins w:id="29" w:author="김현주 (Hyunjoo Kim)" w:date="2025-09-29T14:35:00Z"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이에 필요한 비용은 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회사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가 부담하며,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하자 또는 안전 문제로 인해 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고객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’ 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 xml:space="preserve">또는 제3자에게 손해가 발생한 경우 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‘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회사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>’</w:t>
        </w:r>
        <w:r w:rsidR="00531FC0">
          <w:rPr>
            <w:rFonts w:ascii="맑은 고딕" w:eastAsia="맑은 고딕" w:hAnsi="맑은 고딕" w:cs="맑은 고딕" w:hint="eastAsia"/>
            <w:sz w:val="22"/>
            <w:szCs w:val="22"/>
          </w:rPr>
          <w:t>가 그에 대한 모든 배상책임을 진다.</w:t>
        </w:r>
        <w:r w:rsidR="00531FC0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</w:p>
    <w:p w14:paraId="10C6E70A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4.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동의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결과물을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gramStart"/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3</w:t>
      </w:r>
      <w:proofErr w:type="gramEnd"/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용도로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사용해서는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아니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상업적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목적의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활용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유사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프로젝트에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전용은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허용되지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않는다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위반한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손해배상을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위반으로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인해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모든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손해에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배상의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부담한다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399A1305" w14:textId="77777777" w:rsidR="003D7E7E" w:rsidRPr="00EB7D19" w:rsidRDefault="003D7E7E">
      <w:pPr>
        <w:spacing w:line="276" w:lineRule="auto"/>
        <w:jc w:val="both"/>
        <w:rPr>
          <w:rFonts w:ascii="Nanum Gothic" w:eastAsia="Nanum Gothic" w:hAnsi="Nanum Gothic" w:cs="Nanum Gothic"/>
          <w:b/>
          <w:sz w:val="22"/>
          <w:szCs w:val="22"/>
        </w:rPr>
      </w:pPr>
    </w:p>
    <w:p w14:paraId="66D87CFB" w14:textId="2048227F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8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회사의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의무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)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다음과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같은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부담</w:t>
      </w:r>
      <w:ins w:id="30" w:author="김현주 (Hyunjoo Kim)" w:date="2025-09-29T14:35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하며</w:t>
        </w:r>
        <w:r w:rsidR="00691FE4">
          <w:rPr>
            <w:rFonts w:ascii="맑은 고딕" w:eastAsia="맑은 고딕" w:hAnsi="맑은 고딕" w:cs="맑은 고딕"/>
            <w:sz w:val="22"/>
            <w:szCs w:val="22"/>
          </w:rPr>
          <w:t xml:space="preserve">, </w:t>
        </w:r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특히 안전 및 법규 준수에 만전을 기해야 한다.</w:t>
        </w:r>
        <w:r w:rsidR="00691FE4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del w:id="31" w:author="김현주 (Hyunjoo Kim)" w:date="2025-09-29T14:35:00Z"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한다</w:delText>
        </w:r>
      </w:del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</w:p>
    <w:p w14:paraId="1A3FA50B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1.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체결과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모든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지시를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성실히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준수하여야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필요한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모든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편의를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</w:p>
    <w:p w14:paraId="16AB5424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14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비밀유지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조항을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준수해야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</w:p>
    <w:p w14:paraId="45C7A4F2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3.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분쟁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산업재해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처리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민원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해결에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책임을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진다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분쟁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민원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원인이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사양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승인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등에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기인한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책임을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별도의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정산을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170FB6C7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4.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계약서에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명시되지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사항이라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하더라도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통상적이고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합리적인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범위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성실히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협조하여야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50E3A21F" w14:textId="07EE23A4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5.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고품질의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서비스를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최선의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노력을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>,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사항을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진술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보증한다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: (</w:t>
      </w:r>
      <w:proofErr w:type="spellStart"/>
      <w:r w:rsidRPr="00EB7D19">
        <w:rPr>
          <w:rFonts w:ascii="맑은 고딕" w:eastAsia="맑은 고딕" w:hAnsi="맑은 고딕" w:cs="맑은 고딕"/>
          <w:sz w:val="22"/>
          <w:szCs w:val="22"/>
        </w:rPr>
        <w:t>i</w:t>
      </w:r>
      <w:proofErr w:type="spellEnd"/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)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필요한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지식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기술</w:t>
      </w:r>
      <w:r w:rsidRPr="00EB7D19">
        <w:rPr>
          <w:rFonts w:ascii="맑은 고딕" w:eastAsia="맑은 고딕" w:hAnsi="맑은 고딕" w:cs="맑은 고딕"/>
          <w:sz w:val="22"/>
          <w:szCs w:val="22"/>
        </w:rPr>
        <w:t>,</w:t>
      </w:r>
      <w:del w:id="32" w:author="김현주 (Hyunjoo Kim)" w:date="2025-09-29T14:37:00Z"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</w:del>
      <w:ins w:id="33" w:author="김현주 (Hyunjoo Kim)" w:date="2025-09-29T14:39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lastRenderedPageBreak/>
          <w:t>인</w:t>
        </w:r>
      </w:ins>
      <w:ins w:id="34" w:author="김현주 (Hyunjoo Kim)" w:date="2025-09-29T14:37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허가</w:t>
        </w:r>
      </w:ins>
      <w:ins w:id="35" w:author="김현주 (Hyunjoo Kim)" w:date="2025-09-29T14:38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(필요 시)</w:t>
        </w:r>
        <w:r w:rsidR="00691FE4">
          <w:rPr>
            <w:rFonts w:ascii="맑은 고딕" w:eastAsia="맑은 고딕" w:hAnsi="맑은 고딕" w:cs="맑은 고딕"/>
            <w:sz w:val="22"/>
            <w:szCs w:val="22"/>
          </w:rPr>
          <w:t xml:space="preserve">, </w:t>
        </w:r>
        <w:proofErr w:type="gramStart"/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자격,</w:t>
        </w:r>
        <w:r w:rsidR="00691FE4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</w:ins>
      <w:ins w:id="36" w:author="김현주 (Hyunjoo Kim)" w:date="2025-09-29T14:37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 xml:space="preserve"> 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경험</w:t>
      </w:r>
      <w:proofErr w:type="gramEnd"/>
      <w:ins w:id="37" w:author="김현주 (Hyunjoo Kim)" w:date="2025-09-29T14:39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,</w:t>
        </w:r>
        <w:r w:rsidR="00691FE4">
          <w:rPr>
            <w:rFonts w:ascii="맑은 고딕" w:eastAsia="맑은 고딕" w:hAnsi="맑은 고딕" w:cs="맑은 고딕"/>
            <w:sz w:val="22"/>
            <w:szCs w:val="22"/>
          </w:rPr>
          <w:t xml:space="preserve"> </w:t>
        </w:r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보험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보유하고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(ii)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유사한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범위와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복잡도의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프로젝트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경험이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(iii)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법령</w:t>
      </w:r>
      <w:ins w:id="38" w:author="김현주 (Hyunjoo Kim)" w:date="2025-09-29T14:39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,</w:t>
        </w:r>
        <w:r w:rsidR="00691FE4">
          <w:rPr>
            <w:rFonts w:ascii="맑은 고딕" w:eastAsia="맑은 고딕" w:hAnsi="맑은 고딕" w:cs="맑은 고딕"/>
            <w:sz w:val="22"/>
            <w:szCs w:val="22"/>
          </w:rPr>
          <w:t xml:space="preserve"> UFK </w:t>
        </w:r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및 전시회 주최 측의 규정</w:t>
        </w:r>
      </w:ins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표준에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부합하는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방식으로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역량을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갖추고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47CF5115" w14:textId="77777777" w:rsidR="003D7E7E" w:rsidRPr="00EB7D19" w:rsidRDefault="003D7E7E">
      <w:pPr>
        <w:spacing w:line="276" w:lineRule="auto"/>
        <w:jc w:val="both"/>
        <w:rPr>
          <w:rFonts w:ascii="Nanum Gothic" w:eastAsia="Nanum Gothic" w:hAnsi="Nanum Gothic" w:cs="Nanum Gothic"/>
          <w:sz w:val="22"/>
          <w:szCs w:val="22"/>
        </w:rPr>
      </w:pPr>
    </w:p>
    <w:p w14:paraId="776679F4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9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계약상의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처분금지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) </w:t>
      </w:r>
    </w:p>
    <w:p w14:paraId="316171FD" w14:textId="77777777" w:rsidR="003D7E7E" w:rsidRPr="00EB7D19" w:rsidRDefault="0088191F">
      <w:pPr>
        <w:spacing w:line="276" w:lineRule="auto"/>
        <w:jc w:val="both"/>
        <w:rPr>
          <w:rFonts w:ascii="바탕체" w:eastAsia="바탕체" w:hAnsi="바탕체" w:cs="바탕체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’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상대방의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동의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계약상의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권리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3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양도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임대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담보제공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기타의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처분행위를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  <w:r w:rsidRPr="00EB7D19">
        <w:rPr>
          <w:rFonts w:ascii="바탕체" w:eastAsia="바탕체" w:hAnsi="바탕체" w:cs="바탕체"/>
          <w:sz w:val="22"/>
          <w:szCs w:val="22"/>
        </w:rPr>
        <w:t xml:space="preserve"> </w:t>
      </w:r>
    </w:p>
    <w:p w14:paraId="025EC391" w14:textId="77777777" w:rsidR="003D7E7E" w:rsidRPr="00EB7D19" w:rsidRDefault="003D7E7E">
      <w:pPr>
        <w:spacing w:line="276" w:lineRule="auto"/>
        <w:jc w:val="both"/>
        <w:rPr>
          <w:rFonts w:ascii="바탕체" w:eastAsia="바탕체" w:hAnsi="바탕체" w:cs="바탕체"/>
          <w:sz w:val="22"/>
          <w:szCs w:val="22"/>
        </w:rPr>
      </w:pPr>
    </w:p>
    <w:p w14:paraId="08813E30" w14:textId="77777777" w:rsidR="003D7E7E" w:rsidRPr="00EB7D19" w:rsidRDefault="003D7E7E">
      <w:pPr>
        <w:spacing w:line="276" w:lineRule="auto"/>
        <w:jc w:val="both"/>
        <w:rPr>
          <w:rFonts w:ascii="바탕체" w:eastAsia="바탕체" w:hAnsi="바탕체" w:cs="바탕체"/>
          <w:sz w:val="22"/>
          <w:szCs w:val="22"/>
        </w:rPr>
      </w:pPr>
    </w:p>
    <w:p w14:paraId="613B66DE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10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해제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해지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) </w:t>
      </w:r>
    </w:p>
    <w:p w14:paraId="3EE642A8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1.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호의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서면으로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통지하고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통지일로부터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15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이상</w:t>
      </w:r>
      <w:r w:rsidRPr="00EB7D19">
        <w:rPr>
          <w:rFonts w:ascii="맑은 고딕" w:eastAsia="맑은 고딕" w:hAnsi="맑은 고딕" w:cs="맑은 고딕"/>
          <w:sz w:val="22"/>
          <w:szCs w:val="22"/>
        </w:rPr>
        <w:t>)</w:t>
      </w:r>
      <w:r w:rsidRPr="00EB7D19">
        <w:rPr>
          <w:rFonts w:ascii="맑은 고딕" w:eastAsia="맑은 고딕" w:hAnsi="맑은 고딕" w:cs="맑은 고딕"/>
          <w:sz w:val="22"/>
          <w:szCs w:val="22"/>
        </w:rPr>
        <w:t>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거친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전부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일부를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해지할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229806CB" w14:textId="77777777" w:rsidR="003D7E7E" w:rsidRPr="00EB7D19" w:rsidRDefault="0088191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정당한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주요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중대하게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위반한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</w:p>
    <w:p w14:paraId="3D495278" w14:textId="77777777" w:rsidR="003D7E7E" w:rsidRPr="00EB7D19" w:rsidRDefault="0088191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귀책사유로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인하여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계약기간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완료할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없다고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인정되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</w:p>
    <w:p w14:paraId="40ED8C54" w14:textId="77777777" w:rsidR="003D7E7E" w:rsidRPr="00EB7D19" w:rsidRDefault="0088191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파산선고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회생절차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개시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등으로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이행이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객관적으로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불가능해진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</w:p>
    <w:p w14:paraId="742D37F9" w14:textId="77777777" w:rsidR="003D7E7E" w:rsidRPr="00EB7D19" w:rsidRDefault="0088191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기타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귀책사유로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인해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목적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달성이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명백히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불가능하다고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판단되는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</w:p>
    <w:p w14:paraId="05C933E9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호의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서면으로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통지하고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통지일로부터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15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이상</w:t>
      </w:r>
      <w:r w:rsidRPr="00EB7D19">
        <w:rPr>
          <w:rFonts w:ascii="맑은 고딕" w:eastAsia="맑은 고딕" w:hAnsi="맑은 고딕" w:cs="맑은 고딕"/>
          <w:sz w:val="22"/>
          <w:szCs w:val="22"/>
        </w:rPr>
        <w:t>)</w:t>
      </w:r>
      <w:r w:rsidRPr="00EB7D19">
        <w:rPr>
          <w:rFonts w:ascii="맑은 고딕" w:eastAsia="맑은 고딕" w:hAnsi="맑은 고딕" w:cs="맑은 고딕"/>
          <w:sz w:val="22"/>
          <w:szCs w:val="22"/>
        </w:rPr>
        <w:t>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거친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전부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일부를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해지할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</w:p>
    <w:p w14:paraId="12D92D37" w14:textId="77777777" w:rsidR="003D7E7E" w:rsidRPr="00EB7D19" w:rsidRDefault="0088191F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정당한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지연하거나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필수적인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자료를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중단되고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합리적인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조정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협의에도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불구하고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30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개선되지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</w:p>
    <w:p w14:paraId="30A859F8" w14:textId="77777777" w:rsidR="003D7E7E" w:rsidRPr="00EB7D19" w:rsidRDefault="0088191F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체결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제시한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조건을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일방적으로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용역의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범위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내용을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현저히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다르게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</w:p>
    <w:p w14:paraId="45904168" w14:textId="77777777" w:rsidR="003D7E7E" w:rsidRPr="00EB7D19" w:rsidRDefault="0088191F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수행에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필요한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자료를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이행이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불가능한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14:paraId="4A2A031B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3.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1</w:t>
      </w:r>
      <w:r w:rsidRPr="00EB7D19">
        <w:rPr>
          <w:rFonts w:ascii="맑은 고딕" w:eastAsia="맑은 고딕" w:hAnsi="맑은 고딕" w:cs="맑은 고딕"/>
          <w:sz w:val="22"/>
          <w:szCs w:val="22"/>
        </w:rPr>
        <w:t>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2</w:t>
      </w:r>
      <w:r w:rsidRPr="00EB7D19">
        <w:rPr>
          <w:rFonts w:ascii="맑은 고딕" w:eastAsia="맑은 고딕" w:hAnsi="맑은 고딕" w:cs="맑은 고딕"/>
          <w:sz w:val="22"/>
          <w:szCs w:val="22"/>
        </w:rPr>
        <w:t>항에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않더라도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천재지변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쌍방의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귀책사유가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불가항력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당사자는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종료할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48C5F1DC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4.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종료는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당사자가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가지는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손해배상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청구권이나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권리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의무의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행사에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영향을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미치지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않는다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손해배상에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구체적인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사항은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14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규정을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6CDC5099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5.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중단하거나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지연을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그에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계약기간을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조정할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실제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직접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</w:t>
      </w:r>
      <w:r w:rsidRPr="00EB7D19">
        <w:rPr>
          <w:rFonts w:ascii="맑은 고딕" w:eastAsia="맑은 고딕" w:hAnsi="맑은 고딕" w:cs="맑은 고딕"/>
          <w:sz w:val="22"/>
          <w:szCs w:val="22"/>
        </w:rPr>
        <w:t>(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인건비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장비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사용료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보관료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재설치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등</w:t>
      </w:r>
      <w:r w:rsidRPr="00EB7D19">
        <w:rPr>
          <w:rFonts w:ascii="맑은 고딕" w:eastAsia="맑은 고딕" w:hAnsi="맑은 고딕" w:cs="맑은 고딕"/>
          <w:sz w:val="22"/>
          <w:szCs w:val="22"/>
        </w:rPr>
        <w:t>)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수반되는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부대비용</w:t>
      </w:r>
      <w:r w:rsidRPr="00EB7D19">
        <w:rPr>
          <w:rFonts w:ascii="맑은 고딕" w:eastAsia="맑은 고딕" w:hAnsi="맑은 고딕" w:cs="맑은 고딕"/>
          <w:sz w:val="22"/>
          <w:szCs w:val="22"/>
        </w:rPr>
        <w:t>(</w:t>
      </w:r>
      <w:r w:rsidRPr="00EB7D19">
        <w:rPr>
          <w:rFonts w:ascii="맑은 고딕" w:eastAsia="맑은 고딕" w:hAnsi="맑은 고딕" w:cs="맑은 고딕"/>
          <w:sz w:val="22"/>
          <w:szCs w:val="22"/>
        </w:rPr>
        <w:t>설치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일정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변경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인력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재배치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행정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처리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등</w:t>
      </w:r>
      <w:r w:rsidRPr="00EB7D19">
        <w:rPr>
          <w:rFonts w:ascii="맑은 고딕" w:eastAsia="맑은 고딕" w:hAnsi="맑은 고딕" w:cs="맑은 고딕"/>
          <w:sz w:val="22"/>
          <w:szCs w:val="22"/>
        </w:rPr>
        <w:t>)</w:t>
      </w:r>
      <w:r w:rsidRPr="00EB7D19">
        <w:rPr>
          <w:rFonts w:ascii="맑은 고딕" w:eastAsia="맑은 고딕" w:hAnsi="맑은 고딕" w:cs="맑은 고딕"/>
          <w:sz w:val="22"/>
          <w:szCs w:val="22"/>
        </w:rPr>
        <w:t>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기준으로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산정하며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부담한다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호에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조정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대상에서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제외된다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5B0CE8F4" w14:textId="77777777" w:rsidR="003D7E7E" w:rsidRPr="00EB7D19" w:rsidRDefault="0088191F">
      <w:pPr>
        <w:numPr>
          <w:ilvl w:val="0"/>
          <w:numId w:val="2"/>
        </w:num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중단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지연이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책임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사유로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</w:p>
    <w:p w14:paraId="1951BDB9" w14:textId="77777777" w:rsidR="003D7E7E" w:rsidRPr="00EB7D19" w:rsidRDefault="0088191F">
      <w:pPr>
        <w:numPr>
          <w:ilvl w:val="0"/>
          <w:numId w:val="2"/>
        </w:num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조항에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조정되었거나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대상이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아닌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</w:p>
    <w:p w14:paraId="6FE816F4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</w:p>
    <w:p w14:paraId="35C58A0C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11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손해배상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) </w:t>
      </w:r>
    </w:p>
    <w:p w14:paraId="764DCE7D" w14:textId="406DBD7A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1.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이행과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일방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당사자의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귀책사유로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상대방에게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손해가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당사자는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상대방에게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ins w:id="39" w:author="김현주 (Hyunjoo Kim)" w:date="2025-09-29T14:41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 xml:space="preserve">발생한 </w:t>
        </w:r>
        <w:proofErr w:type="spellStart"/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모든</w:t>
        </w:r>
      </w:ins>
      <w:del w:id="40" w:author="김현주 (Hyunjoo Kim)" w:date="2025-09-29T14:41:00Z"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직접적이고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통상적인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</w:del>
      <w:r w:rsidRPr="00EB7D19">
        <w:rPr>
          <w:rFonts w:ascii="맑은 고딕" w:eastAsia="맑은 고딕" w:hAnsi="맑은 고딕" w:cs="맑은 고딕"/>
          <w:sz w:val="22"/>
          <w:szCs w:val="22"/>
        </w:rPr>
        <w:t>손해를</w:t>
      </w:r>
      <w:proofErr w:type="spellEnd"/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배상하여야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21F79357" w14:textId="5784D181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귀책사유로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해지되는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금액은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환불</w:t>
      </w:r>
      <w:ins w:id="41" w:author="김현주 (Hyunjoo Kim)" w:date="2025-09-29T14:42:00Z">
        <w:r w:rsidR="00691FE4">
          <w:rPr>
            <w:rFonts w:ascii="맑은 고딕" w:eastAsia="맑은 고딕" w:hAnsi="맑은 고딕" w:cs="맑은 고딕" w:hint="eastAsia"/>
            <w:sz w:val="22"/>
            <w:szCs w:val="22"/>
          </w:rPr>
          <w:t>하며,</w:t>
        </w:r>
      </w:ins>
      <w:del w:id="42" w:author="김현주 (Hyunjoo Kim)" w:date="2025-09-29T14:42:00Z"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되지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않으며</w:delText>
        </w:r>
      </w:del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남은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범위와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입게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손해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준비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보전하기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총액의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ins w:id="43" w:author="김현주 (Hyunjoo Kim)" w:date="2025-09-29T14:43:00Z">
        <w:r w:rsidR="00691FE4">
          <w:rPr>
            <w:rFonts w:ascii="맑은 고딕" w:eastAsia="맑은 고딕" w:hAnsi="맑은 고딕" w:cs="맑은 고딕"/>
            <w:sz w:val="22"/>
            <w:szCs w:val="22"/>
          </w:rPr>
          <w:t>1</w:t>
        </w:r>
      </w:ins>
      <w:bookmarkStart w:id="44" w:name="_GoBack"/>
      <w:bookmarkEnd w:id="44"/>
      <w:del w:id="45" w:author="김현주 (Hyunjoo Kim)" w:date="2025-09-29T14:43:00Z"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3</w:delText>
        </w:r>
      </w:del>
      <w:r w:rsidRPr="00EB7D19">
        <w:rPr>
          <w:rFonts w:ascii="맑은 고딕" w:eastAsia="맑은 고딕" w:hAnsi="맑은 고딕" w:cs="맑은 고딕"/>
          <w:sz w:val="22"/>
          <w:szCs w:val="22"/>
        </w:rPr>
        <w:t>0%</w:t>
      </w:r>
      <w:r w:rsidRPr="00EB7D19">
        <w:rPr>
          <w:rFonts w:ascii="맑은 고딕" w:eastAsia="맑은 고딕" w:hAnsi="맑은 고딕" w:cs="맑은 고딕"/>
          <w:sz w:val="22"/>
          <w:szCs w:val="22"/>
        </w:rPr>
        <w:t>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정액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보상금으로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31DC22E2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del w:id="46" w:author="김현주 (Hyunjoo Kim)" w:date="2025-09-29T14:42:00Z"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3.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본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조에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따른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손해배상은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제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12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조에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따른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지체상금과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중복하여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청구하지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 xml:space="preserve"> 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않는다</w:delText>
        </w:r>
        <w:r w:rsidRPr="00EB7D19" w:rsidDel="00691FE4">
          <w:rPr>
            <w:rFonts w:ascii="맑은 고딕" w:eastAsia="맑은 고딕" w:hAnsi="맑은 고딕" w:cs="맑은 고딕"/>
            <w:sz w:val="22"/>
            <w:szCs w:val="22"/>
          </w:rPr>
          <w:delText>.</w:delText>
        </w:r>
      </w:del>
    </w:p>
    <w:p w14:paraId="65330D5E" w14:textId="77777777" w:rsidR="003D7E7E" w:rsidRPr="00EB7D19" w:rsidRDefault="003D7E7E">
      <w:pPr>
        <w:spacing w:line="276" w:lineRule="auto"/>
        <w:jc w:val="both"/>
        <w:rPr>
          <w:rFonts w:ascii="바탕체" w:eastAsia="바탕체" w:hAnsi="바탕체" w:cs="바탕체"/>
          <w:b/>
          <w:color w:val="4F81BD"/>
          <w:sz w:val="24"/>
          <w:szCs w:val="24"/>
        </w:rPr>
      </w:pPr>
    </w:p>
    <w:p w14:paraId="7294C41C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12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비밀유지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의무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) </w:t>
      </w:r>
    </w:p>
    <w:p w14:paraId="503454C4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1. </w:t>
      </w:r>
      <w:r w:rsidRPr="00EB7D19">
        <w:rPr>
          <w:rFonts w:ascii="맑은 고딕" w:eastAsia="맑은 고딕" w:hAnsi="맑은 고딕" w:cs="맑은 고딕"/>
          <w:sz w:val="22"/>
          <w:szCs w:val="22"/>
        </w:rPr>
        <w:t>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과정에서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취득한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상대방이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“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기밀</w:t>
      </w:r>
      <w:r w:rsidRPr="00EB7D19">
        <w:rPr>
          <w:rFonts w:ascii="맑은 고딕" w:eastAsia="맑은 고딕" w:hAnsi="맑은 고딕" w:cs="맑은 고딕"/>
          <w:sz w:val="22"/>
          <w:szCs w:val="22"/>
        </w:rPr>
        <w:t>”</w:t>
      </w:r>
      <w:r w:rsidRPr="00EB7D19">
        <w:rPr>
          <w:rFonts w:ascii="맑은 고딕" w:eastAsia="맑은 고딕" w:hAnsi="맑은 고딕" w:cs="맑은 고딕"/>
          <w:sz w:val="22"/>
          <w:szCs w:val="22"/>
        </w:rPr>
        <w:t>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지정한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영업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사업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</w:t>
      </w:r>
      <w:r w:rsidRPr="00EB7D19">
        <w:rPr>
          <w:rFonts w:ascii="맑은 고딕" w:eastAsia="맑은 고딕" w:hAnsi="맑은 고딕" w:cs="맑은 고딕"/>
          <w:sz w:val="22"/>
          <w:szCs w:val="22"/>
        </w:rPr>
        <w:t>(“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</w:t>
      </w:r>
      <w:r w:rsidRPr="00EB7D19">
        <w:rPr>
          <w:rFonts w:ascii="맑은 고딕" w:eastAsia="맑은 고딕" w:hAnsi="맑은 고딕" w:cs="맑은 고딕"/>
          <w:sz w:val="22"/>
          <w:szCs w:val="22"/>
        </w:rPr>
        <w:t>”)</w:t>
      </w:r>
      <w:r w:rsidRPr="00EB7D19">
        <w:rPr>
          <w:rFonts w:ascii="맑은 고딕" w:eastAsia="맑은 고딕" w:hAnsi="맑은 고딕" w:cs="맑은 고딕"/>
          <w:sz w:val="22"/>
          <w:szCs w:val="22"/>
        </w:rPr>
        <w:t>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3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공개하거나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공개하도록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지시하는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것이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금지된다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법원이나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기관이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소환장이나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형태의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강제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절차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법원이나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중재자의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명령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등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공개가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요구되는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당사자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일방은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상대방에게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7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전에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공개할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</w:p>
    <w:p w14:paraId="02A4C0F1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이행과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3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자에게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제공하거나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목적으로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활용하여서는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아니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위반할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손해배상을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058A99F2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3.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비밀유지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의무는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종료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후에도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별도의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없이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지속된다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공개된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3</w:t>
      </w:r>
      <w:r w:rsidRPr="00EB7D19">
        <w:rPr>
          <w:rFonts w:ascii="맑은 고딕" w:eastAsia="맑은 고딕" w:hAnsi="맑은 고딕" w:cs="맑은 고딕"/>
          <w:sz w:val="22"/>
          <w:szCs w:val="22"/>
        </w:rPr>
        <w:t>자로부터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정당하게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취득한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등은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않는다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31409BD4" w14:textId="77777777" w:rsidR="003D7E7E" w:rsidRPr="00EB7D19" w:rsidRDefault="003D7E7E">
      <w:pPr>
        <w:spacing w:line="276" w:lineRule="auto"/>
        <w:jc w:val="both"/>
        <w:rPr>
          <w:rFonts w:ascii="Nanum Gothic" w:eastAsia="Nanum Gothic" w:hAnsi="Nanum Gothic" w:cs="Nanum Gothic"/>
          <w:sz w:val="22"/>
          <w:szCs w:val="22"/>
        </w:rPr>
      </w:pPr>
    </w:p>
    <w:p w14:paraId="16A6E65B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lastRenderedPageBreak/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13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특약사항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1BDFED31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1.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추가로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필요가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사항은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별도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서면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합의</w:t>
      </w:r>
      <w:r w:rsidRPr="00EB7D19">
        <w:rPr>
          <w:rFonts w:ascii="맑은 고딕" w:eastAsia="맑은 고딕" w:hAnsi="맑은 고딕" w:cs="맑은 고딕"/>
          <w:sz w:val="22"/>
          <w:szCs w:val="22"/>
        </w:rPr>
        <w:t>(</w:t>
      </w:r>
      <w:r w:rsidRPr="00EB7D19">
        <w:rPr>
          <w:rFonts w:ascii="맑은 고딕" w:eastAsia="맑은 고딕" w:hAnsi="맑은 고딕" w:cs="맑은 고딕"/>
          <w:sz w:val="22"/>
          <w:szCs w:val="22"/>
        </w:rPr>
        <w:t>특약서</w:t>
      </w:r>
      <w:r w:rsidRPr="00EB7D19">
        <w:rPr>
          <w:rFonts w:ascii="맑은 고딕" w:eastAsia="맑은 고딕" w:hAnsi="맑은 고딕" w:cs="맑은 고딕"/>
          <w:sz w:val="22"/>
          <w:szCs w:val="22"/>
        </w:rPr>
        <w:t>)</w:t>
      </w:r>
      <w:r w:rsidRPr="00EB7D19">
        <w:rPr>
          <w:rFonts w:ascii="맑은 고딕" w:eastAsia="맑은 고딕" w:hAnsi="맑은 고딕" w:cs="맑은 고딕"/>
          <w:sz w:val="22"/>
          <w:szCs w:val="22"/>
        </w:rPr>
        <w:t>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특약의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내용은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우선하여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적용된다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789B2E80" w14:textId="386ADD62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2.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요청에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선발주한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>(</w:t>
      </w:r>
      <w:r w:rsidRPr="00EB7D19">
        <w:rPr>
          <w:rFonts w:ascii="맑은 고딕" w:eastAsia="맑은 고딕" w:hAnsi="맑은 고딕" w:cs="맑은 고딕"/>
          <w:sz w:val="22"/>
          <w:szCs w:val="22"/>
        </w:rPr>
        <w:t>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: </w:t>
      </w:r>
      <w:r w:rsidRPr="00EB7D19">
        <w:rPr>
          <w:rFonts w:ascii="맑은 고딕" w:eastAsia="맑은 고딕" w:hAnsi="맑은 고딕" w:cs="맑은 고딕"/>
          <w:sz w:val="22"/>
          <w:szCs w:val="22"/>
        </w:rPr>
        <w:t>조명</w:t>
      </w:r>
      <w:r w:rsidRPr="00EB7D19">
        <w:rPr>
          <w:rFonts w:ascii="맑은 고딕" w:eastAsia="맑은 고딕" w:hAnsi="맑은 고딕" w:cs="맑은 고딕"/>
          <w:sz w:val="22"/>
          <w:szCs w:val="22"/>
        </w:rPr>
        <w:t>)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여부와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관계없이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전액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부담하며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별도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해제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해지를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통보한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날로부터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10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 w:rsidRPr="00EB7D19">
        <w:rPr>
          <w:rFonts w:ascii="맑은 고딕" w:eastAsia="맑은 고딕" w:hAnsi="맑은 고딕" w:cs="맑은 고딕"/>
          <w:sz w:val="22"/>
          <w:szCs w:val="22"/>
        </w:rPr>
        <w:t>선발주</w:t>
      </w:r>
      <w:proofErr w:type="spellEnd"/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물품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대금을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14:paraId="7453E7CF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3.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프로젝트의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 w:rsidRPr="00EB7D19">
        <w:rPr>
          <w:rFonts w:ascii="맑은 고딕" w:eastAsia="맑은 고딕" w:hAnsi="맑은 고딕" w:cs="맑은 고딕"/>
          <w:sz w:val="22"/>
          <w:szCs w:val="22"/>
        </w:rPr>
        <w:t>시각물</w:t>
      </w:r>
      <w:proofErr w:type="spellEnd"/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제작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프레임은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gramStart"/>
      <w:r w:rsidRPr="00EB7D19">
        <w:rPr>
          <w:rFonts w:ascii="맑은 고딕" w:eastAsia="맑은 고딕" w:hAnsi="맑은 고딕" w:cs="맑은 고딕"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3</w:t>
      </w:r>
      <w:proofErr w:type="gramEnd"/>
      <w:r w:rsidRPr="00EB7D19">
        <w:rPr>
          <w:rFonts w:ascii="맑은 고딕" w:eastAsia="맑은 고딕" w:hAnsi="맑은 고딕" w:cs="맑은 고딕"/>
          <w:sz w:val="22"/>
          <w:szCs w:val="22"/>
        </w:rPr>
        <w:t>자가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지정한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외부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업체를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진행되며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직접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범위에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포함되지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않는다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proofErr w:type="spellStart"/>
      <w:r w:rsidRPr="00EB7D19">
        <w:rPr>
          <w:rFonts w:ascii="맑은 고딕" w:eastAsia="맑은 고딕" w:hAnsi="맑은 고딕" w:cs="맑은 고딕"/>
          <w:sz w:val="22"/>
          <w:szCs w:val="22"/>
        </w:rPr>
        <w:t>시각물</w:t>
      </w:r>
      <w:proofErr w:type="spellEnd"/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금액에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산입하되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행사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종료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실제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집행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과정에서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금액을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초과하는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발생할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별도로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청구할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있으며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해당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비용을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지급하여야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51F0E9CF" w14:textId="77777777" w:rsidR="003D7E7E" w:rsidRPr="00EB7D19" w:rsidRDefault="003D7E7E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</w:p>
    <w:p w14:paraId="22467C8C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14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해석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0524D23E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해석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적용에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관하여는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미국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뉴욕주의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적용되며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명시되지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사항은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당사자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정하며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이루</w:t>
      </w:r>
      <w:r w:rsidRPr="00EB7D19">
        <w:rPr>
          <w:rFonts w:ascii="맑은 고딕" w:eastAsia="맑은 고딕" w:hAnsi="맑은 고딕" w:cs="맑은 고딕"/>
          <w:sz w:val="22"/>
          <w:szCs w:val="22"/>
        </w:rPr>
        <w:t>어지지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않는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경우에는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관할지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법령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및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일반적인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상거래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관행에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따른다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70A23DA8" w14:textId="77777777" w:rsidR="003D7E7E" w:rsidRPr="00EB7D19" w:rsidRDefault="003D7E7E">
      <w:pPr>
        <w:spacing w:line="276" w:lineRule="auto"/>
        <w:jc w:val="both"/>
        <w:rPr>
          <w:rFonts w:ascii="Nanum Gothic" w:eastAsia="Nanum Gothic" w:hAnsi="Nanum Gothic" w:cs="Nanum Gothic"/>
          <w:sz w:val="22"/>
          <w:szCs w:val="22"/>
        </w:rPr>
      </w:pPr>
    </w:p>
    <w:p w14:paraId="1B244B85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b/>
          <w:sz w:val="22"/>
          <w:szCs w:val="22"/>
        </w:rPr>
      </w:pPr>
      <w:r w:rsidRPr="00EB7D19">
        <w:rPr>
          <w:rFonts w:ascii="맑은 고딕" w:eastAsia="맑은 고딕" w:hAnsi="맑은 고딕" w:cs="맑은 고딕"/>
          <w:b/>
          <w:sz w:val="22"/>
          <w:szCs w:val="22"/>
        </w:rPr>
        <w:t>제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15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조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 xml:space="preserve"> (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관할법원</w:t>
      </w:r>
      <w:r w:rsidRPr="00EB7D19">
        <w:rPr>
          <w:rFonts w:ascii="맑은 고딕" w:eastAsia="맑은 고딕" w:hAnsi="맑은 고딕" w:cs="맑은 고딕"/>
          <w:b/>
          <w:sz w:val="22"/>
          <w:szCs w:val="22"/>
        </w:rPr>
        <w:t>)</w:t>
      </w:r>
    </w:p>
    <w:p w14:paraId="5A71FFF6" w14:textId="77777777" w:rsidR="003D7E7E" w:rsidRPr="00EB7D19" w:rsidRDefault="0088191F">
      <w:pPr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관련된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모든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분쟁은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미국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뉴욕주에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소재한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법원에서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해결하며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,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당사자는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이에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대한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관할권에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사전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동의한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것으로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간주한다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단</w:t>
      </w:r>
      <w:r w:rsidRPr="00EB7D19">
        <w:rPr>
          <w:rFonts w:ascii="맑은 고딕" w:eastAsia="맑은 고딕" w:hAnsi="맑은 고딕" w:cs="맑은 고딕"/>
          <w:sz w:val="22"/>
          <w:szCs w:val="22"/>
        </w:rPr>
        <w:t>,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‘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’</w:t>
      </w:r>
      <w:r w:rsidRPr="00EB7D19">
        <w:rPr>
          <w:rFonts w:ascii="맑은 고딕" w:eastAsia="맑은 고딕" w:hAnsi="맑은 고딕" w:cs="맑은 고딕"/>
          <w:sz w:val="22"/>
          <w:szCs w:val="22"/>
        </w:rPr>
        <w:t>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필요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협의를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미국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다른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관할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법원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또는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중재기관을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지정할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수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있다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  <w:r w:rsidRPr="00EB7D19">
        <w:br w:type="page"/>
      </w:r>
    </w:p>
    <w:p w14:paraId="6275679E" w14:textId="77777777" w:rsidR="003D7E7E" w:rsidRPr="00EB7D19" w:rsidRDefault="0088191F">
      <w:pPr>
        <w:widowControl w:val="0"/>
        <w:spacing w:line="276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EB7D19">
        <w:rPr>
          <w:rFonts w:ascii="맑은 고딕" w:eastAsia="맑은 고딕" w:hAnsi="맑은 고딕" w:cs="맑은 고딕"/>
          <w:sz w:val="22"/>
          <w:szCs w:val="22"/>
        </w:rPr>
        <w:lastRenderedPageBreak/>
        <w:t>상기와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같이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계약이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체결되었음을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증명하기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위하여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계약서를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2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작성하고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기명</w:t>
      </w:r>
      <w:r w:rsidRPr="00EB7D19">
        <w:rPr>
          <w:rFonts w:ascii="맑은 고딕" w:eastAsia="맑은 고딕" w:hAnsi="맑은 고딕" w:cs="맑은 고딕"/>
          <w:sz w:val="22"/>
          <w:szCs w:val="22"/>
        </w:rPr>
        <w:t>·</w:t>
      </w:r>
      <w:r w:rsidRPr="00EB7D19">
        <w:rPr>
          <w:rFonts w:ascii="맑은 고딕" w:eastAsia="맑은 고딕" w:hAnsi="맑은 고딕" w:cs="맑은 고딕"/>
          <w:sz w:val="22"/>
          <w:szCs w:val="22"/>
        </w:rPr>
        <w:t>날인하여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"</w:t>
      </w:r>
      <w:r w:rsidRPr="00EB7D19">
        <w:rPr>
          <w:rFonts w:ascii="맑은 고딕" w:eastAsia="맑은 고딕" w:hAnsi="맑은 고딕" w:cs="맑은 고딕"/>
          <w:sz w:val="22"/>
          <w:szCs w:val="22"/>
        </w:rPr>
        <w:t>고객</w:t>
      </w:r>
      <w:r w:rsidRPr="00EB7D19">
        <w:rPr>
          <w:rFonts w:ascii="맑은 고딕" w:eastAsia="맑은 고딕" w:hAnsi="맑은 고딕" w:cs="맑은 고딕"/>
          <w:sz w:val="22"/>
          <w:szCs w:val="22"/>
        </w:rPr>
        <w:t>"</w:t>
      </w:r>
      <w:r w:rsidRPr="00EB7D19">
        <w:rPr>
          <w:rFonts w:ascii="맑은 고딕" w:eastAsia="맑은 고딕" w:hAnsi="맑은 고딕" w:cs="맑은 고딕"/>
          <w:sz w:val="22"/>
          <w:szCs w:val="22"/>
        </w:rPr>
        <w:t>과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"</w:t>
      </w:r>
      <w:r w:rsidRPr="00EB7D19">
        <w:rPr>
          <w:rFonts w:ascii="맑은 고딕" w:eastAsia="맑은 고딕" w:hAnsi="맑은 고딕" w:cs="맑은 고딕"/>
          <w:sz w:val="22"/>
          <w:szCs w:val="22"/>
        </w:rPr>
        <w:t>회사</w:t>
      </w:r>
      <w:r w:rsidRPr="00EB7D19">
        <w:rPr>
          <w:rFonts w:ascii="맑은 고딕" w:eastAsia="맑은 고딕" w:hAnsi="맑은 고딕" w:cs="맑은 고딕"/>
          <w:sz w:val="22"/>
          <w:szCs w:val="22"/>
        </w:rPr>
        <w:t>"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각각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1</w:t>
      </w:r>
      <w:r w:rsidRPr="00EB7D19">
        <w:rPr>
          <w:rFonts w:ascii="맑은 고딕" w:eastAsia="맑은 고딕" w:hAnsi="맑은 고딕" w:cs="맑은 고딕"/>
          <w:sz w:val="22"/>
          <w:szCs w:val="22"/>
        </w:rPr>
        <w:t>부씩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보관한다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Pr="00EB7D19">
        <w:rPr>
          <w:rFonts w:ascii="맑은 고딕" w:eastAsia="맑은 고딕" w:hAnsi="맑은 고딕" w:cs="맑은 고딕"/>
          <w:sz w:val="22"/>
          <w:szCs w:val="22"/>
        </w:rPr>
        <w:t>상호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합의하에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온라인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전자서명을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통한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계약서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날인도</w:t>
      </w:r>
      <w:r w:rsidRPr="00EB7D19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EB7D19">
        <w:rPr>
          <w:rFonts w:ascii="맑은 고딕" w:eastAsia="맑은 고딕" w:hAnsi="맑은 고딕" w:cs="맑은 고딕"/>
          <w:sz w:val="22"/>
          <w:szCs w:val="22"/>
        </w:rPr>
        <w:t>가능하다</w:t>
      </w:r>
      <w:r w:rsidRPr="00EB7D19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4D14FDC7" w14:textId="77777777" w:rsidR="003D7E7E" w:rsidRDefault="003D7E7E">
      <w:pPr>
        <w:widowControl w:val="0"/>
        <w:spacing w:line="276" w:lineRule="auto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39588BEB" w14:textId="77777777" w:rsidR="003D7E7E" w:rsidRDefault="003D7E7E">
      <w:pPr>
        <w:widowControl w:val="0"/>
        <w:spacing w:line="276" w:lineRule="auto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14FC7AEF" w14:textId="77777777" w:rsidR="003D7E7E" w:rsidRDefault="003D7E7E">
      <w:pPr>
        <w:widowControl w:val="0"/>
        <w:spacing w:line="276" w:lineRule="auto"/>
        <w:jc w:val="both"/>
        <w:rPr>
          <w:rFonts w:ascii="맑은 고딕" w:eastAsia="맑은 고딕" w:hAnsi="맑은 고딕" w:cs="맑은 고딕"/>
          <w:b/>
          <w:sz w:val="28"/>
          <w:szCs w:val="28"/>
        </w:rPr>
      </w:pPr>
    </w:p>
    <w:p w14:paraId="3504DE05" w14:textId="0212B587" w:rsidR="003D7E7E" w:rsidRDefault="0088191F">
      <w:pPr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2025 </w:t>
      </w:r>
      <w:proofErr w:type="gramStart"/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 </w:t>
      </w:r>
      <w:r w:rsidR="00EB7D19">
        <w:rPr>
          <w:rFonts w:ascii="맑은 고딕" w:eastAsia="맑은 고딕" w:hAnsi="맑은 고딕" w:cs="맑은 고딕" w:hint="eastAsia"/>
        </w:rPr>
        <w:t>9</w:t>
      </w:r>
      <w:proofErr w:type="gramEnd"/>
      <w:r>
        <w:rPr>
          <w:rFonts w:ascii="맑은 고딕" w:eastAsia="맑은 고딕" w:hAnsi="맑은 고딕" w:cs="맑은 고딕"/>
        </w:rPr>
        <w:t>월</w:t>
      </w:r>
      <w:r>
        <w:rPr>
          <w:rFonts w:ascii="맑은 고딕" w:eastAsia="맑은 고딕" w:hAnsi="맑은 고딕" w:cs="맑은 고딕"/>
        </w:rPr>
        <w:t xml:space="preserve">     </w:t>
      </w:r>
      <w:r>
        <w:rPr>
          <w:rFonts w:ascii="맑은 고딕" w:eastAsia="맑은 고딕" w:hAnsi="맑은 고딕" w:cs="맑은 고딕"/>
        </w:rPr>
        <w:t>일</w:t>
      </w:r>
    </w:p>
    <w:p w14:paraId="16C62C54" w14:textId="77777777" w:rsidR="003D7E7E" w:rsidRDefault="003D7E7E">
      <w:pPr>
        <w:jc w:val="center"/>
        <w:rPr>
          <w:rFonts w:ascii="맑은 고딕" w:eastAsia="맑은 고딕" w:hAnsi="맑은 고딕" w:cs="맑은 고딕"/>
        </w:rPr>
      </w:pPr>
    </w:p>
    <w:tbl>
      <w:tblPr>
        <w:tblStyle w:val="a6"/>
        <w:tblW w:w="901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1470"/>
        <w:gridCol w:w="1791"/>
        <w:gridCol w:w="5754"/>
      </w:tblGrid>
      <w:tr w:rsidR="003D7E7E" w14:paraId="56B1D1A7" w14:textId="77777777">
        <w:trPr>
          <w:trHeight w:val="400"/>
          <w:jc w:val="center"/>
        </w:trPr>
        <w:tc>
          <w:tcPr>
            <w:tcW w:w="14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F4312" w14:textId="77777777" w:rsidR="003D7E7E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‘</w:t>
            </w:r>
            <w:r>
              <w:rPr>
                <w:rFonts w:ascii="맑은 고딕" w:eastAsia="맑은 고딕" w:hAnsi="맑은 고딕" w:cs="맑은 고딕"/>
              </w:rPr>
              <w:t>고객</w:t>
            </w:r>
            <w:r>
              <w:rPr>
                <w:rFonts w:ascii="맑은 고딕" w:eastAsia="맑은 고딕" w:hAnsi="맑은 고딕" w:cs="맑은 고딕"/>
              </w:rPr>
              <w:t>’</w:t>
            </w:r>
          </w:p>
        </w:tc>
        <w:tc>
          <w:tcPr>
            <w:tcW w:w="1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D7FD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주</w:t>
            </w:r>
            <w:r>
              <w:rPr>
                <w:rFonts w:ascii="맑은 고딕" w:eastAsia="맑은 고딕" w:hAnsi="맑은 고딕" w:cs="맑은 고딕"/>
              </w:rPr>
              <w:t xml:space="preserve">       </w:t>
            </w:r>
            <w:r>
              <w:rPr>
                <w:rFonts w:ascii="맑은 고딕" w:eastAsia="맑은 고딕" w:hAnsi="맑은 고딕" w:cs="맑은 고딕"/>
              </w:rPr>
              <w:t>소</w:t>
            </w:r>
            <w:r>
              <w:rPr>
                <w:rFonts w:ascii="맑은 고딕" w:eastAsia="맑은 고딕" w:hAnsi="맑은 고딕" w:cs="맑은 고딕"/>
              </w:rPr>
              <w:t xml:space="preserve">      </w:t>
            </w:r>
            <w:proofErr w:type="gramStart"/>
            <w:r>
              <w:rPr>
                <w:rFonts w:ascii="맑은 고딕" w:eastAsia="맑은 고딕" w:hAnsi="맑은 고딕" w:cs="맑은 고딕"/>
              </w:rPr>
              <w:t xml:space="preserve">  :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6E592" w14:textId="77777777" w:rsidR="003D7E7E" w:rsidRDefault="003D7E7E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3D7E7E" w14:paraId="7239D51C" w14:textId="77777777">
        <w:trPr>
          <w:trHeight w:val="400"/>
          <w:jc w:val="center"/>
        </w:trPr>
        <w:tc>
          <w:tcPr>
            <w:tcW w:w="14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4D5AC" w14:textId="77777777" w:rsidR="003D7E7E" w:rsidRDefault="003D7E7E">
            <w:pPr>
              <w:widowControl w:val="0"/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17CD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</w:t>
            </w:r>
            <w:r>
              <w:rPr>
                <w:rFonts w:ascii="맑은 고딕" w:eastAsia="맑은 고딕" w:hAnsi="맑은 고딕" w:cs="맑은 고딕"/>
              </w:rPr>
              <w:t xml:space="preserve">       </w:t>
            </w:r>
            <w:r>
              <w:rPr>
                <w:rFonts w:ascii="맑은 고딕" w:eastAsia="맑은 고딕" w:hAnsi="맑은 고딕" w:cs="맑은 고딕"/>
              </w:rPr>
              <w:t>호</w:t>
            </w:r>
            <w:r>
              <w:rPr>
                <w:rFonts w:ascii="맑은 고딕" w:eastAsia="맑은 고딕" w:hAnsi="맑은 고딕" w:cs="맑은 고딕"/>
              </w:rPr>
              <w:t xml:space="preserve">      </w:t>
            </w:r>
            <w:proofErr w:type="gramStart"/>
            <w:r>
              <w:rPr>
                <w:rFonts w:ascii="맑은 고딕" w:eastAsia="맑은 고딕" w:hAnsi="맑은 고딕" w:cs="맑은 고딕"/>
              </w:rPr>
              <w:t xml:space="preserve">  :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F819" w14:textId="77777777" w:rsidR="003D7E7E" w:rsidRDefault="003D7E7E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3D7E7E" w14:paraId="417214E4" w14:textId="77777777">
        <w:trPr>
          <w:trHeight w:val="435"/>
          <w:jc w:val="center"/>
        </w:trPr>
        <w:tc>
          <w:tcPr>
            <w:tcW w:w="14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18118" w14:textId="77777777" w:rsidR="003D7E7E" w:rsidRDefault="003D7E7E">
            <w:pPr>
              <w:widowControl w:val="0"/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3B2D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대</w:t>
            </w:r>
            <w:r>
              <w:rPr>
                <w:rFonts w:ascii="맑은 고딕" w:eastAsia="맑은 고딕" w:hAnsi="맑은 고딕" w:cs="맑은 고딕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>표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>자</w:t>
            </w:r>
            <w:r>
              <w:rPr>
                <w:rFonts w:ascii="맑은 고딕" w:eastAsia="맑은 고딕" w:hAnsi="맑은 고딕" w:cs="맑은 고딕"/>
              </w:rPr>
              <w:t xml:space="preserve">        :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15CD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                  (</w:t>
            </w:r>
            <w:r>
              <w:rPr>
                <w:rFonts w:ascii="맑은 고딕" w:eastAsia="맑은 고딕" w:hAnsi="맑은 고딕" w:cs="맑은 고딕"/>
              </w:rPr>
              <w:t>인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  <w:tr w:rsidR="003D7E7E" w14:paraId="101FD35A" w14:textId="77777777">
        <w:trPr>
          <w:trHeight w:val="435"/>
          <w:jc w:val="center"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84A3D" w14:textId="77777777" w:rsidR="003D7E7E" w:rsidRDefault="003D7E7E">
            <w:pPr>
              <w:widowControl w:val="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F713" w14:textId="77777777" w:rsidR="003D7E7E" w:rsidRDefault="003D7E7E">
            <w:pPr>
              <w:widowControl w:val="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89D7" w14:textId="77777777" w:rsidR="003D7E7E" w:rsidRDefault="003D7E7E">
            <w:pPr>
              <w:widowControl w:val="0"/>
              <w:rPr>
                <w:rFonts w:ascii="맑은 고딕" w:eastAsia="맑은 고딕" w:hAnsi="맑은 고딕" w:cs="맑은 고딕"/>
              </w:rPr>
            </w:pPr>
          </w:p>
        </w:tc>
      </w:tr>
    </w:tbl>
    <w:p w14:paraId="2FFBD9CB" w14:textId="77777777" w:rsidR="003D7E7E" w:rsidRDefault="003D7E7E">
      <w:pPr>
        <w:rPr>
          <w:rFonts w:ascii="맑은 고딕" w:eastAsia="맑은 고딕" w:hAnsi="맑은 고딕" w:cs="맑은 고딕"/>
        </w:rPr>
      </w:pPr>
    </w:p>
    <w:tbl>
      <w:tblPr>
        <w:tblStyle w:val="a7"/>
        <w:tblW w:w="901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1485"/>
        <w:gridCol w:w="1771"/>
        <w:gridCol w:w="5759"/>
      </w:tblGrid>
      <w:tr w:rsidR="003D7E7E" w14:paraId="23FF1F89" w14:textId="77777777">
        <w:trPr>
          <w:trHeight w:val="400"/>
          <w:jc w:val="center"/>
        </w:trPr>
        <w:tc>
          <w:tcPr>
            <w:tcW w:w="14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F2021" w14:textId="77777777" w:rsidR="003D7E7E" w:rsidRDefault="0088191F">
            <w:pPr>
              <w:widowControl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‘</w:t>
            </w:r>
            <w:r>
              <w:rPr>
                <w:rFonts w:ascii="맑은 고딕" w:eastAsia="맑은 고딕" w:hAnsi="맑은 고딕" w:cs="맑은 고딕"/>
              </w:rPr>
              <w:t>회사</w:t>
            </w:r>
            <w:r>
              <w:rPr>
                <w:rFonts w:ascii="맑은 고딕" w:eastAsia="맑은 고딕" w:hAnsi="맑은 고딕" w:cs="맑은 고딕"/>
              </w:rPr>
              <w:t>’</w:t>
            </w:r>
          </w:p>
        </w:tc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7497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주</w:t>
            </w:r>
            <w:r>
              <w:rPr>
                <w:rFonts w:ascii="맑은 고딕" w:eastAsia="맑은 고딕" w:hAnsi="맑은 고딕" w:cs="맑은 고딕"/>
              </w:rPr>
              <w:t xml:space="preserve">       </w:t>
            </w:r>
            <w:r>
              <w:rPr>
                <w:rFonts w:ascii="맑은 고딕" w:eastAsia="맑은 고딕" w:hAnsi="맑은 고딕" w:cs="맑은 고딕"/>
              </w:rPr>
              <w:t>소</w:t>
            </w:r>
            <w:r>
              <w:rPr>
                <w:rFonts w:ascii="맑은 고딕" w:eastAsia="맑은 고딕" w:hAnsi="맑은 고딕" w:cs="맑은 고딕"/>
              </w:rPr>
              <w:t xml:space="preserve">      </w:t>
            </w:r>
            <w:proofErr w:type="gramStart"/>
            <w:r>
              <w:rPr>
                <w:rFonts w:ascii="맑은 고딕" w:eastAsia="맑은 고딕" w:hAnsi="맑은 고딕" w:cs="맑은 고딕"/>
              </w:rPr>
              <w:t xml:space="preserve">  :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5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C68E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 Park Rd, Burlingame, CA 94010</w:t>
            </w:r>
          </w:p>
        </w:tc>
      </w:tr>
      <w:tr w:rsidR="003D7E7E" w14:paraId="0FF9A206" w14:textId="77777777">
        <w:trPr>
          <w:trHeight w:val="400"/>
          <w:jc w:val="center"/>
        </w:trPr>
        <w:tc>
          <w:tcPr>
            <w:tcW w:w="14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99E78" w14:textId="77777777" w:rsidR="003D7E7E" w:rsidRDefault="003D7E7E">
            <w:pPr>
              <w:widowControl w:val="0"/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10F3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</w:t>
            </w:r>
            <w:r>
              <w:rPr>
                <w:rFonts w:ascii="맑은 고딕" w:eastAsia="맑은 고딕" w:hAnsi="맑은 고딕" w:cs="맑은 고딕"/>
              </w:rPr>
              <w:t xml:space="preserve">       </w:t>
            </w:r>
            <w:r>
              <w:rPr>
                <w:rFonts w:ascii="맑은 고딕" w:eastAsia="맑은 고딕" w:hAnsi="맑은 고딕" w:cs="맑은 고딕"/>
              </w:rPr>
              <w:t>호</w:t>
            </w:r>
            <w:r>
              <w:rPr>
                <w:rFonts w:ascii="맑은 고딕" w:eastAsia="맑은 고딕" w:hAnsi="맑은 고딕" w:cs="맑은 고딕"/>
              </w:rPr>
              <w:t xml:space="preserve">        :</w:t>
            </w:r>
          </w:p>
        </w:tc>
        <w:tc>
          <w:tcPr>
            <w:tcW w:w="5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0C52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Build Block </w:t>
            </w:r>
            <w:r>
              <w:rPr>
                <w:rFonts w:ascii="맑은 고딕" w:eastAsia="맑은 고딕" w:hAnsi="맑은 고딕" w:cs="맑은 고딕"/>
              </w:rPr>
              <w:t>Inc.</w:t>
            </w:r>
          </w:p>
        </w:tc>
      </w:tr>
      <w:tr w:rsidR="003D7E7E" w14:paraId="4C616E82" w14:textId="77777777">
        <w:trPr>
          <w:trHeight w:val="435"/>
          <w:jc w:val="center"/>
        </w:trPr>
        <w:tc>
          <w:tcPr>
            <w:tcW w:w="14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979CC" w14:textId="77777777" w:rsidR="003D7E7E" w:rsidRDefault="003D7E7E">
            <w:pPr>
              <w:widowControl w:val="0"/>
              <w:spacing w:line="276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7B1A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</w:rPr>
              <w:t>대</w:t>
            </w:r>
            <w:r>
              <w:rPr>
                <w:rFonts w:ascii="맑은 고딕" w:eastAsia="맑은 고딕" w:hAnsi="맑은 고딕" w:cs="맑은 고딕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>표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>자</w:t>
            </w:r>
            <w:r>
              <w:rPr>
                <w:rFonts w:ascii="맑은 고딕" w:eastAsia="맑은 고딕" w:hAnsi="맑은 고딕" w:cs="맑은 고딕"/>
              </w:rPr>
              <w:t xml:space="preserve">        :</w:t>
            </w:r>
          </w:p>
        </w:tc>
        <w:tc>
          <w:tcPr>
            <w:tcW w:w="5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4ED1" w14:textId="77777777" w:rsidR="003D7E7E" w:rsidRDefault="0088191F">
            <w:pPr>
              <w:widowControl w:val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Jiwon Jung         (</w:t>
            </w:r>
            <w:r>
              <w:rPr>
                <w:rFonts w:ascii="맑은 고딕" w:eastAsia="맑은 고딕" w:hAnsi="맑은 고딕" w:cs="맑은 고딕"/>
              </w:rPr>
              <w:t>인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</w:tbl>
    <w:p w14:paraId="50D94F1C" w14:textId="77777777" w:rsidR="003D7E7E" w:rsidRDefault="003D7E7E">
      <w:pPr>
        <w:spacing w:before="240" w:after="240" w:line="276" w:lineRule="auto"/>
        <w:jc w:val="both"/>
        <w:rPr>
          <w:sz w:val="24"/>
          <w:szCs w:val="24"/>
        </w:rPr>
      </w:pPr>
    </w:p>
    <w:sectPr w:rsidR="003D7E7E">
      <w:footerReference w:type="default" r:id="rId8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2FA684" w14:textId="77777777" w:rsidR="0088191F" w:rsidRDefault="0088191F">
      <w:r>
        <w:separator/>
      </w:r>
    </w:p>
  </w:endnote>
  <w:endnote w:type="continuationSeparator" w:id="0">
    <w:p w14:paraId="4C0F0807" w14:textId="77777777" w:rsidR="0088191F" w:rsidRDefault="00881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F73C3BE-B33B-40A1-AE58-6AD87DEB5E1A}"/>
    <w:embedBold r:id="rId2" w:subsetted="1" w:fontKey="{3DBAB878-2EEC-46F1-BB7B-6FBE8AFB2B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159FFEB-C274-4473-9083-E23DD087802D}"/>
    <w:embedItalic r:id="rId4" w:fontKey="{D1F41FC7-B6EF-48EF-A5FF-AC464222EF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 Gothic">
    <w:charset w:val="00"/>
    <w:family w:val="auto"/>
    <w:pitch w:val="default"/>
    <w:embedRegular r:id="rId5" w:fontKey="{5E6D162E-A2E7-47D4-941A-70283A28DD8A}"/>
    <w:embedBold r:id="rId6" w:fontKey="{62C469DE-AEF5-48B7-9A01-CCD2AD5D2F80}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BD91655-3C47-4C6A-AE40-9A52C02D6C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69A85D6-7E1F-4E49-BBBC-712A77BC41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F0FE24" w14:textId="77777777" w:rsidR="003D7E7E" w:rsidRDefault="0088191F">
    <w:pPr>
      <w:jc w:val="center"/>
    </w:pPr>
    <w:r>
      <w:fldChar w:fldCharType="begin"/>
    </w:r>
    <w:r>
      <w:instrText>PAGE</w:instrText>
    </w:r>
    <w:r>
      <w:fldChar w:fldCharType="separate"/>
    </w:r>
    <w:r w:rsidR="00EB7D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84C30" w14:textId="77777777" w:rsidR="0088191F" w:rsidRDefault="0088191F">
      <w:r>
        <w:separator/>
      </w:r>
    </w:p>
  </w:footnote>
  <w:footnote w:type="continuationSeparator" w:id="0">
    <w:p w14:paraId="5A695880" w14:textId="77777777" w:rsidR="0088191F" w:rsidRDefault="008819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02D45"/>
    <w:multiLevelType w:val="multilevel"/>
    <w:tmpl w:val="EFB4959C"/>
    <w:lvl w:ilvl="0">
      <w:start w:val="1"/>
      <w:numFmt w:val="decimal"/>
      <w:lvlText w:val="%1)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u w:val="none"/>
      </w:rPr>
    </w:lvl>
    <w:lvl w:ilvl="2">
      <w:start w:val="1"/>
      <w:numFmt w:val="lowerRoman"/>
      <w:lvlText w:val="%3)"/>
      <w:lvlJc w:val="right"/>
      <w:pPr>
        <w:ind w:left="0" w:firstLine="0"/>
      </w:pPr>
      <w:rPr>
        <w:u w:val="none"/>
      </w:rPr>
    </w:lvl>
    <w:lvl w:ilvl="3">
      <w:start w:val="1"/>
      <w:numFmt w:val="decimal"/>
      <w:lvlText w:val="(%4)"/>
      <w:lvlJc w:val="left"/>
      <w:pPr>
        <w:ind w:left="0" w:firstLine="0"/>
      </w:pPr>
      <w:rPr>
        <w:u w:val="none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u w:val="none"/>
      </w:rPr>
    </w:lvl>
    <w:lvl w:ilvl="5">
      <w:start w:val="1"/>
      <w:numFmt w:val="lowerRoman"/>
      <w:lvlText w:val="(%6)"/>
      <w:lvlJc w:val="right"/>
      <w:pPr>
        <w:ind w:left="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u w:val="none"/>
      </w:rPr>
    </w:lvl>
  </w:abstractNum>
  <w:abstractNum w:abstractNumId="1" w15:restartNumberingAfterBreak="0">
    <w:nsid w:val="13AD028C"/>
    <w:multiLevelType w:val="multilevel"/>
    <w:tmpl w:val="DB9C9D2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9B7E06"/>
    <w:multiLevelType w:val="multilevel"/>
    <w:tmpl w:val="E7009440"/>
    <w:lvl w:ilvl="0">
      <w:start w:val="1"/>
      <w:numFmt w:val="decimal"/>
      <w:lvlText w:val="%1)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u w:val="none"/>
      </w:rPr>
    </w:lvl>
    <w:lvl w:ilvl="2">
      <w:start w:val="1"/>
      <w:numFmt w:val="lowerRoman"/>
      <w:lvlText w:val="%3)"/>
      <w:lvlJc w:val="right"/>
      <w:pPr>
        <w:ind w:left="0" w:firstLine="0"/>
      </w:pPr>
      <w:rPr>
        <w:u w:val="none"/>
      </w:rPr>
    </w:lvl>
    <w:lvl w:ilvl="3">
      <w:start w:val="1"/>
      <w:numFmt w:val="decimal"/>
      <w:lvlText w:val="(%4)"/>
      <w:lvlJc w:val="left"/>
      <w:pPr>
        <w:ind w:left="0" w:firstLine="0"/>
      </w:pPr>
      <w:rPr>
        <w:u w:val="none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u w:val="none"/>
      </w:rPr>
    </w:lvl>
    <w:lvl w:ilvl="5">
      <w:start w:val="1"/>
      <w:numFmt w:val="lowerRoman"/>
      <w:lvlText w:val="(%6)"/>
      <w:lvlJc w:val="right"/>
      <w:pPr>
        <w:ind w:left="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u w:val="none"/>
      </w:rPr>
    </w:lvl>
  </w:abstractNum>
  <w:abstractNum w:abstractNumId="3" w15:restartNumberingAfterBreak="0">
    <w:nsid w:val="4E4C79F7"/>
    <w:multiLevelType w:val="multilevel"/>
    <w:tmpl w:val="80F01E36"/>
    <w:lvl w:ilvl="0">
      <w:start w:val="1"/>
      <w:numFmt w:val="decimal"/>
      <w:lvlText w:val="%1)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u w:val="none"/>
      </w:rPr>
    </w:lvl>
    <w:lvl w:ilvl="2">
      <w:start w:val="1"/>
      <w:numFmt w:val="lowerRoman"/>
      <w:lvlText w:val="%3)"/>
      <w:lvlJc w:val="right"/>
      <w:pPr>
        <w:ind w:left="0" w:firstLine="0"/>
      </w:pPr>
      <w:rPr>
        <w:u w:val="none"/>
      </w:rPr>
    </w:lvl>
    <w:lvl w:ilvl="3">
      <w:start w:val="1"/>
      <w:numFmt w:val="decimal"/>
      <w:lvlText w:val="(%4)"/>
      <w:lvlJc w:val="left"/>
      <w:pPr>
        <w:ind w:left="0" w:firstLine="0"/>
      </w:pPr>
      <w:rPr>
        <w:u w:val="none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u w:val="none"/>
      </w:rPr>
    </w:lvl>
    <w:lvl w:ilvl="5">
      <w:start w:val="1"/>
      <w:numFmt w:val="lowerRoman"/>
      <w:lvlText w:val="(%6)"/>
      <w:lvlJc w:val="right"/>
      <w:pPr>
        <w:ind w:left="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u w:val="none"/>
      </w:rPr>
    </w:lvl>
  </w:abstractNum>
  <w:abstractNum w:abstractNumId="4" w15:restartNumberingAfterBreak="0">
    <w:nsid w:val="59E31065"/>
    <w:multiLevelType w:val="multilevel"/>
    <w:tmpl w:val="2AC647BA"/>
    <w:lvl w:ilvl="0">
      <w:start w:val="1"/>
      <w:numFmt w:val="decimal"/>
      <w:lvlText w:val="%1)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u w:val="none"/>
      </w:rPr>
    </w:lvl>
    <w:lvl w:ilvl="2">
      <w:start w:val="1"/>
      <w:numFmt w:val="lowerRoman"/>
      <w:lvlText w:val="%3)"/>
      <w:lvlJc w:val="right"/>
      <w:pPr>
        <w:ind w:left="0" w:firstLine="0"/>
      </w:pPr>
      <w:rPr>
        <w:u w:val="none"/>
      </w:rPr>
    </w:lvl>
    <w:lvl w:ilvl="3">
      <w:start w:val="1"/>
      <w:numFmt w:val="decimal"/>
      <w:lvlText w:val="(%4)"/>
      <w:lvlJc w:val="left"/>
      <w:pPr>
        <w:ind w:left="0" w:firstLine="0"/>
      </w:pPr>
      <w:rPr>
        <w:u w:val="none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u w:val="none"/>
      </w:rPr>
    </w:lvl>
    <w:lvl w:ilvl="5">
      <w:start w:val="1"/>
      <w:numFmt w:val="lowerRoman"/>
      <w:lvlText w:val="(%6)"/>
      <w:lvlJc w:val="right"/>
      <w:pPr>
        <w:ind w:left="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u w:val="none"/>
      </w:rPr>
    </w:lvl>
  </w:abstractNum>
  <w:abstractNum w:abstractNumId="5" w15:restartNumberingAfterBreak="0">
    <w:nsid w:val="76124F14"/>
    <w:multiLevelType w:val="multilevel"/>
    <w:tmpl w:val="C8F2819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0" w:firstLine="765"/>
      </w:pPr>
      <w:rPr>
        <w:u w:val="none"/>
      </w:rPr>
    </w:lvl>
    <w:lvl w:ilvl="2">
      <w:start w:val="1"/>
      <w:numFmt w:val="lowerRoman"/>
      <w:lvlText w:val="%3)"/>
      <w:lvlJc w:val="right"/>
      <w:pPr>
        <w:ind w:left="0" w:firstLine="0"/>
      </w:pPr>
      <w:rPr>
        <w:u w:val="none"/>
      </w:rPr>
    </w:lvl>
    <w:lvl w:ilvl="3">
      <w:start w:val="1"/>
      <w:numFmt w:val="decimal"/>
      <w:lvlText w:val="(%4)"/>
      <w:lvlJc w:val="left"/>
      <w:pPr>
        <w:ind w:left="0" w:firstLine="0"/>
      </w:pPr>
      <w:rPr>
        <w:u w:val="none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u w:val="none"/>
      </w:rPr>
    </w:lvl>
    <w:lvl w:ilvl="5">
      <w:start w:val="1"/>
      <w:numFmt w:val="lowerRoman"/>
      <w:lvlText w:val="(%6)"/>
      <w:lvlJc w:val="right"/>
      <w:pPr>
        <w:ind w:left="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E HUN LEE">
    <w15:presenceInfo w15:providerId="Windows Live" w15:userId="73e5ad3720c03d7b"/>
  </w15:person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E7E"/>
    <w:rsid w:val="001C40ED"/>
    <w:rsid w:val="002F2E99"/>
    <w:rsid w:val="003D7E7E"/>
    <w:rsid w:val="00531FC0"/>
    <w:rsid w:val="00691FE4"/>
    <w:rsid w:val="007C538F"/>
    <w:rsid w:val="0088191F"/>
    <w:rsid w:val="00B25315"/>
    <w:rsid w:val="00D35A10"/>
    <w:rsid w:val="00D42A35"/>
    <w:rsid w:val="00E95B25"/>
    <w:rsid w:val="00EB7D19"/>
    <w:rsid w:val="00F2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E1AB"/>
  <w15:docId w15:val="{A98AFF93-F8F3-495D-B8D1-F7A74272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Revision"/>
    <w:hidden/>
    <w:uiPriority w:val="99"/>
    <w:semiHidden/>
    <w:rsid w:val="00EB7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4375B-C703-475C-A5AF-C2F92043F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8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김현주 (Hyunjoo Kim)</dc:creator>
  <cp:lastModifiedBy>김현주 (Hyunjoo Kim)</cp:lastModifiedBy>
  <cp:revision>3</cp:revision>
  <dcterms:created xsi:type="dcterms:W3CDTF">2025-09-29T00:02:00Z</dcterms:created>
  <dcterms:modified xsi:type="dcterms:W3CDTF">2025-09-29T05:43:00Z</dcterms:modified>
</cp:coreProperties>
</file>