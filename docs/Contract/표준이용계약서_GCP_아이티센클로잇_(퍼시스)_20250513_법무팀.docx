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D0ED2F" w14:textId="28945931" w:rsidR="002B6E60" w:rsidRPr="00D505DE" w:rsidRDefault="00AC1A76" w:rsidP="0080337D">
      <w:pPr>
        <w:wordWrap/>
        <w:spacing w:line="276" w:lineRule="auto"/>
        <w:jc w:val="center"/>
        <w:rPr>
          <w:rFonts w:asciiTheme="minorEastAsia" w:eastAsiaTheme="minorEastAsia" w:hAnsiTheme="minorEastAsia"/>
          <w:b/>
          <w:sz w:val="40"/>
          <w:szCs w:val="40"/>
        </w:rPr>
      </w:pPr>
      <w:r w:rsidRPr="00D505DE">
        <w:rPr>
          <w:rFonts w:asciiTheme="minorEastAsia" w:eastAsiaTheme="minorEastAsia" w:hAnsiTheme="minorEastAsia" w:hint="eastAsia"/>
          <w:b/>
          <w:sz w:val="40"/>
          <w:szCs w:val="40"/>
        </w:rPr>
        <w:t>G</w:t>
      </w:r>
      <w:r w:rsidRPr="00D505DE">
        <w:rPr>
          <w:rFonts w:asciiTheme="minorEastAsia" w:eastAsiaTheme="minorEastAsia" w:hAnsiTheme="minorEastAsia"/>
          <w:b/>
          <w:sz w:val="40"/>
          <w:szCs w:val="40"/>
        </w:rPr>
        <w:t>oogle</w:t>
      </w:r>
      <w:r w:rsidR="002B6E60" w:rsidRPr="00D505DE">
        <w:rPr>
          <w:rFonts w:asciiTheme="minorEastAsia" w:eastAsiaTheme="minorEastAsia" w:hAnsiTheme="minorEastAsia"/>
          <w:b/>
          <w:sz w:val="40"/>
          <w:szCs w:val="40"/>
        </w:rPr>
        <w:t xml:space="preserve"> </w:t>
      </w:r>
      <w:r w:rsidR="002B6E60" w:rsidRPr="00D505DE">
        <w:rPr>
          <w:rFonts w:asciiTheme="minorEastAsia" w:eastAsiaTheme="minorEastAsia" w:hAnsiTheme="minorEastAsia" w:hint="eastAsia"/>
          <w:b/>
          <w:sz w:val="40"/>
          <w:szCs w:val="40"/>
        </w:rPr>
        <w:t>Cloud 이용</w:t>
      </w:r>
      <w:r w:rsidR="002B6E60" w:rsidRPr="00D505DE">
        <w:rPr>
          <w:rFonts w:asciiTheme="minorEastAsia" w:eastAsiaTheme="minorEastAsia" w:hAnsiTheme="minorEastAsia"/>
          <w:b/>
          <w:sz w:val="40"/>
          <w:szCs w:val="40"/>
        </w:rPr>
        <w:t xml:space="preserve"> 계약서</w:t>
      </w:r>
    </w:p>
    <w:p w14:paraId="022819CA" w14:textId="77777777" w:rsidR="002B6E60" w:rsidRPr="00D505DE" w:rsidRDefault="002B6E60" w:rsidP="0004442E">
      <w:pPr>
        <w:wordWrap/>
        <w:spacing w:line="276" w:lineRule="auto"/>
        <w:ind w:leftChars="278" w:left="556"/>
        <w:rPr>
          <w:rFonts w:asciiTheme="minorEastAsia" w:eastAsiaTheme="minorEastAsia" w:hAnsiTheme="minorEastAsia"/>
        </w:rPr>
      </w:pPr>
    </w:p>
    <w:p w14:paraId="57721BA5" w14:textId="24E7507C" w:rsidR="002B6E60" w:rsidRPr="00D505DE" w:rsidRDefault="002B6E60" w:rsidP="0078707D">
      <w:pPr>
        <w:wordWrap/>
        <w:spacing w:line="276" w:lineRule="auto"/>
        <w:ind w:leftChars="178" w:left="430" w:hangingChars="37" w:hanging="74"/>
        <w:rPr>
          <w:rFonts w:asciiTheme="minorEastAsia" w:eastAsiaTheme="minorEastAsia" w:hAnsiTheme="minorEastAsia"/>
        </w:rPr>
      </w:pPr>
      <w:r w:rsidRPr="00D505DE">
        <w:rPr>
          <w:rFonts w:asciiTheme="minorEastAsia" w:eastAsiaTheme="minorEastAsia" w:hAnsiTheme="minorEastAsia"/>
          <w:b/>
        </w:rPr>
        <w:t>주식회사</w:t>
      </w:r>
      <w:r w:rsidR="00270B87" w:rsidRPr="00D505DE">
        <w:rPr>
          <w:rFonts w:asciiTheme="minorEastAsia" w:eastAsiaTheme="minorEastAsia" w:hAnsiTheme="minorEastAsia" w:hint="eastAsia"/>
          <w:b/>
        </w:rPr>
        <w:t xml:space="preserve"> </w:t>
      </w:r>
      <w:proofErr w:type="spellStart"/>
      <w:r w:rsidR="00270B87" w:rsidRPr="00D505DE">
        <w:rPr>
          <w:rFonts w:asciiTheme="minorEastAsia" w:eastAsiaTheme="minorEastAsia" w:hAnsiTheme="minorEastAsia" w:hint="eastAsia"/>
          <w:b/>
        </w:rPr>
        <w:t>클로잇</w:t>
      </w:r>
      <w:proofErr w:type="spellEnd"/>
      <w:r w:rsidRPr="00D505DE">
        <w:rPr>
          <w:rFonts w:asciiTheme="minorEastAsia" w:eastAsiaTheme="minorEastAsia" w:hAnsiTheme="minorEastAsia"/>
        </w:rPr>
        <w:t>(이하 ‘</w:t>
      </w:r>
      <w:r w:rsidRPr="00D505DE">
        <w:rPr>
          <w:rFonts w:asciiTheme="minorEastAsia" w:eastAsiaTheme="minorEastAsia" w:hAnsiTheme="minorEastAsia" w:hint="eastAsia"/>
        </w:rPr>
        <w:t>회사</w:t>
      </w:r>
      <w:r w:rsidRPr="00D505DE">
        <w:rPr>
          <w:rFonts w:asciiTheme="minorEastAsia" w:eastAsiaTheme="minorEastAsia" w:hAnsiTheme="minorEastAsia"/>
        </w:rPr>
        <w:t>’</w:t>
      </w:r>
      <w:r w:rsidRPr="00D505DE">
        <w:rPr>
          <w:rFonts w:asciiTheme="minorEastAsia" w:eastAsiaTheme="minorEastAsia" w:hAnsiTheme="minorEastAsia" w:hint="eastAsia"/>
        </w:rPr>
        <w:t>라 한다</w:t>
      </w:r>
      <w:r w:rsidRPr="00D505DE">
        <w:rPr>
          <w:rFonts w:asciiTheme="minorEastAsia" w:eastAsiaTheme="minorEastAsia" w:hAnsiTheme="minorEastAsia"/>
        </w:rPr>
        <w:t>)</w:t>
      </w:r>
      <w:r w:rsidR="00270B87" w:rsidRPr="00D505DE">
        <w:rPr>
          <w:rFonts w:asciiTheme="minorEastAsia" w:eastAsiaTheme="minorEastAsia" w:hAnsiTheme="minorEastAsia" w:hint="eastAsia"/>
        </w:rPr>
        <w:t>과</w:t>
      </w:r>
      <w:r w:rsidRPr="00D505DE">
        <w:rPr>
          <w:rFonts w:asciiTheme="minorEastAsia" w:eastAsiaTheme="minorEastAsia" w:hAnsiTheme="minorEastAsia"/>
        </w:rPr>
        <w:t xml:space="preserve"> </w:t>
      </w:r>
      <w:r w:rsidR="001D456E" w:rsidRPr="005C228D">
        <w:rPr>
          <w:rFonts w:asciiTheme="minorEastAsia" w:eastAsiaTheme="minorEastAsia" w:hAnsiTheme="minorEastAsia" w:hint="eastAsia"/>
          <w:b/>
          <w:bCs/>
          <w:highlight w:val="yellow"/>
        </w:rPr>
        <w:t xml:space="preserve">[고객사 </w:t>
      </w:r>
      <w:proofErr w:type="spellStart"/>
      <w:r w:rsidR="001D456E" w:rsidRPr="005C228D">
        <w:rPr>
          <w:rFonts w:asciiTheme="minorEastAsia" w:eastAsiaTheme="minorEastAsia" w:hAnsiTheme="minorEastAsia" w:hint="eastAsia"/>
          <w:b/>
          <w:bCs/>
          <w:highlight w:val="yellow"/>
        </w:rPr>
        <w:t>법인명</w:t>
      </w:r>
      <w:proofErr w:type="spellEnd"/>
      <w:r w:rsidR="001D456E" w:rsidRPr="005C228D">
        <w:rPr>
          <w:rFonts w:asciiTheme="minorEastAsia" w:eastAsiaTheme="minorEastAsia" w:hAnsiTheme="minorEastAsia"/>
          <w:b/>
          <w:bCs/>
          <w:highlight w:val="yellow"/>
        </w:rPr>
        <w:t>]</w:t>
      </w:r>
      <w:r w:rsidRPr="00B67EC2">
        <w:rPr>
          <w:rFonts w:asciiTheme="minorEastAsia" w:eastAsiaTheme="minorEastAsia" w:hAnsiTheme="minorEastAsia"/>
        </w:rPr>
        <w:t>(</w:t>
      </w:r>
      <w:r w:rsidRPr="00D505DE">
        <w:rPr>
          <w:rFonts w:asciiTheme="minorEastAsia" w:eastAsiaTheme="minorEastAsia" w:hAnsiTheme="minorEastAsia"/>
        </w:rPr>
        <w:t xml:space="preserve">이하 </w:t>
      </w:r>
      <w:r w:rsidR="00FF2374" w:rsidRPr="00D505DE">
        <w:rPr>
          <w:rFonts w:asciiTheme="minorEastAsia" w:eastAsiaTheme="minorEastAsia" w:hAnsiTheme="minorEastAsia"/>
        </w:rPr>
        <w:t>‘</w:t>
      </w:r>
      <w:r w:rsidR="00FF2374" w:rsidRPr="00D505DE">
        <w:rPr>
          <w:rFonts w:asciiTheme="minorEastAsia" w:eastAsiaTheme="minorEastAsia" w:hAnsiTheme="minorEastAsia" w:hint="eastAsia"/>
        </w:rPr>
        <w:t>고객</w:t>
      </w:r>
      <w:r w:rsidR="00FF2374" w:rsidRPr="00D505DE">
        <w:rPr>
          <w:rFonts w:asciiTheme="minorEastAsia" w:eastAsiaTheme="minorEastAsia" w:hAnsiTheme="minorEastAsia"/>
        </w:rPr>
        <w:t>’</w:t>
      </w:r>
      <w:r w:rsidR="00FF2374" w:rsidRPr="00D505DE">
        <w:rPr>
          <w:rFonts w:asciiTheme="minorEastAsia" w:eastAsiaTheme="minorEastAsia" w:hAnsiTheme="minorEastAsia" w:hint="eastAsia"/>
        </w:rPr>
        <w:t>이</w:t>
      </w:r>
      <w:r w:rsidRPr="00D505DE">
        <w:rPr>
          <w:rFonts w:asciiTheme="minorEastAsia" w:eastAsiaTheme="minorEastAsia" w:hAnsiTheme="minorEastAsia" w:hint="eastAsia"/>
        </w:rPr>
        <w:t>라 한다</w:t>
      </w:r>
      <w:r w:rsidRPr="00D505DE">
        <w:rPr>
          <w:rFonts w:asciiTheme="minorEastAsia" w:eastAsiaTheme="minorEastAsia" w:hAnsiTheme="minorEastAsia"/>
        </w:rPr>
        <w:t xml:space="preserve">)간에 </w:t>
      </w:r>
      <w:r w:rsidR="00E94807" w:rsidRPr="00D505DE">
        <w:rPr>
          <w:rFonts w:asciiTheme="minorEastAsia" w:eastAsiaTheme="minorEastAsia" w:hAnsiTheme="minorEastAsia"/>
        </w:rPr>
        <w:t>Google</w:t>
      </w:r>
      <w:r w:rsidR="00837813" w:rsidRPr="00D505DE">
        <w:rPr>
          <w:rFonts w:asciiTheme="minorEastAsia" w:eastAsiaTheme="minorEastAsia" w:hAnsiTheme="minorEastAsia"/>
        </w:rPr>
        <w:t>(</w:t>
      </w:r>
      <w:r w:rsidR="00837813" w:rsidRPr="00D505DE">
        <w:rPr>
          <w:rFonts w:asciiTheme="minorEastAsia" w:eastAsiaTheme="minorEastAsia" w:hAnsiTheme="minorEastAsia" w:hint="eastAsia"/>
        </w:rPr>
        <w:t xml:space="preserve">이하 </w:t>
      </w:r>
      <w:r w:rsidR="00837813" w:rsidRPr="00D505DE">
        <w:rPr>
          <w:rFonts w:asciiTheme="minorEastAsia" w:eastAsiaTheme="minorEastAsia" w:hAnsiTheme="minorEastAsia"/>
        </w:rPr>
        <w:t>‘</w:t>
      </w:r>
      <w:r w:rsidR="00AC1A76" w:rsidRPr="00D505DE">
        <w:rPr>
          <w:rFonts w:asciiTheme="minorEastAsia" w:eastAsiaTheme="minorEastAsia" w:hAnsiTheme="minorEastAsia"/>
        </w:rPr>
        <w:t>Google</w:t>
      </w:r>
      <w:r w:rsidR="00837813" w:rsidRPr="00D505DE">
        <w:rPr>
          <w:rFonts w:asciiTheme="minorEastAsia" w:eastAsiaTheme="minorEastAsia" w:hAnsiTheme="minorEastAsia"/>
        </w:rPr>
        <w:t>’</w:t>
      </w:r>
      <w:r w:rsidR="00837813" w:rsidRPr="00D505DE">
        <w:rPr>
          <w:rFonts w:asciiTheme="minorEastAsia" w:eastAsiaTheme="minorEastAsia" w:hAnsiTheme="minorEastAsia" w:hint="eastAsia"/>
        </w:rPr>
        <w:t>이라 한다)</w:t>
      </w:r>
      <w:r w:rsidR="00FF2374" w:rsidRPr="00D505DE">
        <w:rPr>
          <w:rFonts w:asciiTheme="minorEastAsia" w:eastAsiaTheme="minorEastAsia" w:hAnsiTheme="minorEastAsia"/>
        </w:rPr>
        <w:t xml:space="preserve">에서 </w:t>
      </w:r>
      <w:r w:rsidR="00FF2374" w:rsidRPr="00D505DE">
        <w:rPr>
          <w:rFonts w:asciiTheme="minorEastAsia" w:eastAsiaTheme="minorEastAsia" w:hAnsiTheme="minorEastAsia" w:hint="eastAsia"/>
        </w:rPr>
        <w:t xml:space="preserve">제공하는 </w:t>
      </w:r>
      <w:r w:rsidR="00E94807" w:rsidRPr="00D505DE">
        <w:rPr>
          <w:rFonts w:asciiTheme="minorEastAsia" w:eastAsiaTheme="minorEastAsia" w:hAnsiTheme="minorEastAsia"/>
        </w:rPr>
        <w:t>G</w:t>
      </w:r>
      <w:r w:rsidR="00EB4FC0" w:rsidRPr="00D505DE">
        <w:rPr>
          <w:rFonts w:asciiTheme="minorEastAsia" w:eastAsiaTheme="minorEastAsia" w:hAnsiTheme="minorEastAsia" w:hint="eastAsia"/>
        </w:rPr>
        <w:t>oogle C</w:t>
      </w:r>
      <w:r w:rsidR="00EB4FC0" w:rsidRPr="00D505DE">
        <w:rPr>
          <w:rFonts w:asciiTheme="minorEastAsia" w:eastAsiaTheme="minorEastAsia" w:hAnsiTheme="minorEastAsia"/>
        </w:rPr>
        <w:t xml:space="preserve">loud </w:t>
      </w:r>
      <w:r w:rsidR="00EB4FC0" w:rsidRPr="00D505DE">
        <w:rPr>
          <w:rFonts w:asciiTheme="minorEastAsia" w:eastAsiaTheme="minorEastAsia" w:hAnsiTheme="minorEastAsia" w:hint="eastAsia"/>
        </w:rPr>
        <w:t>서비스</w:t>
      </w:r>
      <w:r w:rsidR="008678AE" w:rsidRPr="00D505DE">
        <w:rPr>
          <w:rFonts w:asciiTheme="minorEastAsia" w:eastAsiaTheme="minorEastAsia" w:hAnsiTheme="minorEastAsia"/>
        </w:rPr>
        <w:t xml:space="preserve"> </w:t>
      </w:r>
      <w:r w:rsidR="008678AE" w:rsidRPr="00D505DE">
        <w:rPr>
          <w:rFonts w:asciiTheme="minorEastAsia" w:eastAsiaTheme="minorEastAsia" w:hAnsiTheme="minorEastAsia" w:hint="eastAsia"/>
        </w:rPr>
        <w:t xml:space="preserve">및 </w:t>
      </w:r>
      <w:proofErr w:type="spellStart"/>
      <w:r w:rsidR="00FC332B">
        <w:rPr>
          <w:rFonts w:asciiTheme="minorEastAsia" w:eastAsiaTheme="minorEastAsia" w:hAnsiTheme="minorEastAsia"/>
        </w:rPr>
        <w:t>클로잇</w:t>
      </w:r>
      <w:proofErr w:type="spellEnd"/>
      <w:r w:rsidR="00FC332B">
        <w:rPr>
          <w:rFonts w:asciiTheme="minorEastAsia" w:eastAsiaTheme="minorEastAsia" w:hAnsiTheme="minorEastAsia"/>
        </w:rPr>
        <w:t xml:space="preserve"> </w:t>
      </w:r>
      <w:proofErr w:type="spellStart"/>
      <w:r w:rsidR="00FC332B">
        <w:rPr>
          <w:rFonts w:asciiTheme="minorEastAsia" w:eastAsiaTheme="minorEastAsia" w:hAnsiTheme="minorEastAsia"/>
        </w:rPr>
        <w:t>매니지드</w:t>
      </w:r>
      <w:proofErr w:type="spellEnd"/>
      <w:r w:rsidR="00FC332B">
        <w:rPr>
          <w:rFonts w:asciiTheme="minorEastAsia" w:eastAsiaTheme="minorEastAsia" w:hAnsiTheme="minorEastAsia"/>
        </w:rPr>
        <w:t xml:space="preserve"> 서비스</w:t>
      </w:r>
      <w:r w:rsidR="00FF2374" w:rsidRPr="00D505DE">
        <w:rPr>
          <w:rFonts w:asciiTheme="minorEastAsia" w:eastAsiaTheme="minorEastAsia" w:hAnsiTheme="minorEastAsia"/>
        </w:rPr>
        <w:t>(이하 ‘</w:t>
      </w:r>
      <w:r w:rsidR="00FD4614">
        <w:rPr>
          <w:rFonts w:asciiTheme="minorEastAsia" w:eastAsiaTheme="minorEastAsia" w:hAnsiTheme="minorEastAsia" w:hint="eastAsia"/>
        </w:rPr>
        <w:t>서비스</w:t>
      </w:r>
      <w:r w:rsidR="00FF2374" w:rsidRPr="00D505DE">
        <w:rPr>
          <w:rFonts w:asciiTheme="minorEastAsia" w:eastAsiaTheme="minorEastAsia" w:hAnsiTheme="minorEastAsia"/>
        </w:rPr>
        <w:t xml:space="preserve">’라 </w:t>
      </w:r>
      <w:r w:rsidR="00FF2374" w:rsidRPr="00D505DE">
        <w:rPr>
          <w:rFonts w:asciiTheme="minorEastAsia" w:eastAsiaTheme="minorEastAsia" w:hAnsiTheme="minorEastAsia" w:hint="eastAsia"/>
        </w:rPr>
        <w:t>한다</w:t>
      </w:r>
      <w:r w:rsidR="00FF2374" w:rsidRPr="00D505DE">
        <w:rPr>
          <w:rFonts w:asciiTheme="minorEastAsia" w:eastAsiaTheme="minorEastAsia" w:hAnsiTheme="minorEastAsia"/>
        </w:rPr>
        <w:t>)를 ‘</w:t>
      </w:r>
      <w:r w:rsidR="00FF2374" w:rsidRPr="00D505DE">
        <w:rPr>
          <w:rFonts w:asciiTheme="minorEastAsia" w:eastAsiaTheme="minorEastAsia" w:hAnsiTheme="minorEastAsia" w:hint="eastAsia"/>
        </w:rPr>
        <w:t>고객</w:t>
      </w:r>
      <w:r w:rsidR="00FF2374" w:rsidRPr="00D505DE">
        <w:rPr>
          <w:rFonts w:asciiTheme="minorEastAsia" w:eastAsiaTheme="minorEastAsia" w:hAnsiTheme="minorEastAsia"/>
        </w:rPr>
        <w:t>’</w:t>
      </w:r>
      <w:r w:rsidR="00FF2374" w:rsidRPr="00D505DE">
        <w:rPr>
          <w:rFonts w:asciiTheme="minorEastAsia" w:eastAsiaTheme="minorEastAsia" w:hAnsiTheme="minorEastAsia" w:hint="eastAsia"/>
        </w:rPr>
        <w:t>이</w:t>
      </w:r>
      <w:r w:rsidR="00FF2374" w:rsidRPr="00D505DE">
        <w:rPr>
          <w:rFonts w:asciiTheme="minorEastAsia" w:eastAsiaTheme="minorEastAsia" w:hAnsiTheme="minorEastAsia"/>
        </w:rPr>
        <w:t xml:space="preserve"> ‘</w:t>
      </w:r>
      <w:r w:rsidR="00FF2374" w:rsidRPr="00D505DE">
        <w:rPr>
          <w:rFonts w:asciiTheme="minorEastAsia" w:eastAsiaTheme="minorEastAsia" w:hAnsiTheme="minorEastAsia" w:hint="eastAsia"/>
        </w:rPr>
        <w:t>회사</w:t>
      </w:r>
      <w:r w:rsidR="00FF2374" w:rsidRPr="00D505DE">
        <w:rPr>
          <w:rFonts w:asciiTheme="minorEastAsia" w:eastAsiaTheme="minorEastAsia" w:hAnsiTheme="minorEastAsia"/>
        </w:rPr>
        <w:t>’</w:t>
      </w:r>
      <w:proofErr w:type="spellStart"/>
      <w:r w:rsidR="00FF2374" w:rsidRPr="00D505DE">
        <w:rPr>
          <w:rFonts w:asciiTheme="minorEastAsia" w:eastAsiaTheme="minorEastAsia" w:hAnsiTheme="minorEastAsia" w:hint="eastAsia"/>
        </w:rPr>
        <w:t>를</w:t>
      </w:r>
      <w:proofErr w:type="spellEnd"/>
      <w:r w:rsidR="00FF2374" w:rsidRPr="00D505DE">
        <w:rPr>
          <w:rFonts w:asciiTheme="minorEastAsia" w:eastAsiaTheme="minorEastAsia" w:hAnsiTheme="minorEastAsia"/>
        </w:rPr>
        <w:t xml:space="preserve"> 통하여 이용하는 것(이하 ‘</w:t>
      </w:r>
      <w:r w:rsidR="00FD4614">
        <w:rPr>
          <w:rFonts w:asciiTheme="minorEastAsia" w:eastAsiaTheme="minorEastAsia" w:hAnsiTheme="minorEastAsia" w:hint="eastAsia"/>
        </w:rPr>
        <w:t>서비스</w:t>
      </w:r>
      <w:r w:rsidR="00F4678A" w:rsidRPr="00D505DE">
        <w:rPr>
          <w:rFonts w:asciiTheme="minorEastAsia" w:eastAsiaTheme="minorEastAsia" w:hAnsiTheme="minorEastAsia"/>
        </w:rPr>
        <w:t xml:space="preserve"> </w:t>
      </w:r>
      <w:r w:rsidR="00CE404D" w:rsidRPr="00D505DE">
        <w:rPr>
          <w:rFonts w:asciiTheme="minorEastAsia" w:eastAsiaTheme="minorEastAsia" w:hAnsiTheme="minorEastAsia" w:hint="eastAsia"/>
        </w:rPr>
        <w:t>이용</w:t>
      </w:r>
      <w:r w:rsidR="00E96B80" w:rsidRPr="00D505DE">
        <w:rPr>
          <w:rFonts w:asciiTheme="minorEastAsia" w:eastAsiaTheme="minorEastAsia" w:hAnsiTheme="minorEastAsia"/>
        </w:rPr>
        <w:t>’</w:t>
      </w:r>
      <w:r w:rsidR="00FD4614">
        <w:rPr>
          <w:rFonts w:asciiTheme="minorEastAsia" w:eastAsiaTheme="minorEastAsia" w:hAnsiTheme="minorEastAsia" w:hint="eastAsia"/>
        </w:rPr>
        <w:t>이</w:t>
      </w:r>
      <w:r w:rsidR="00FF2374" w:rsidRPr="00D505DE">
        <w:rPr>
          <w:rFonts w:asciiTheme="minorEastAsia" w:eastAsiaTheme="minorEastAsia" w:hAnsiTheme="minorEastAsia" w:hint="eastAsia"/>
        </w:rPr>
        <w:t>라</w:t>
      </w:r>
      <w:r w:rsidR="00FF2374" w:rsidRPr="00D505DE">
        <w:rPr>
          <w:rFonts w:asciiTheme="minorEastAsia" w:eastAsiaTheme="minorEastAsia" w:hAnsiTheme="minorEastAsia"/>
        </w:rPr>
        <w:t xml:space="preserve"> </w:t>
      </w:r>
      <w:r w:rsidR="00FF2374" w:rsidRPr="00D505DE">
        <w:rPr>
          <w:rFonts w:asciiTheme="minorEastAsia" w:eastAsiaTheme="minorEastAsia" w:hAnsiTheme="minorEastAsia" w:hint="eastAsia"/>
        </w:rPr>
        <w:t>한다</w:t>
      </w:r>
      <w:r w:rsidR="00FF2374" w:rsidRPr="00D505DE">
        <w:rPr>
          <w:rFonts w:asciiTheme="minorEastAsia" w:eastAsiaTheme="minorEastAsia" w:hAnsiTheme="minorEastAsia"/>
        </w:rPr>
        <w:t xml:space="preserve">)과 </w:t>
      </w:r>
      <w:r w:rsidR="00FF2374" w:rsidRPr="00D505DE">
        <w:rPr>
          <w:rFonts w:asciiTheme="minorEastAsia" w:eastAsiaTheme="minorEastAsia" w:hAnsiTheme="minorEastAsia" w:hint="eastAsia"/>
        </w:rPr>
        <w:t>관련하여</w:t>
      </w:r>
      <w:r w:rsidR="00FF2374" w:rsidRPr="00D505DE">
        <w:rPr>
          <w:rFonts w:asciiTheme="minorEastAsia" w:eastAsiaTheme="minorEastAsia" w:hAnsiTheme="minorEastAsia"/>
        </w:rPr>
        <w:t xml:space="preserve"> </w:t>
      </w:r>
      <w:r w:rsidR="00FF2374" w:rsidRPr="00D505DE">
        <w:rPr>
          <w:rFonts w:asciiTheme="minorEastAsia" w:eastAsiaTheme="minorEastAsia" w:hAnsiTheme="minorEastAsia" w:hint="eastAsia"/>
        </w:rPr>
        <w:t>다음과</w:t>
      </w:r>
      <w:r w:rsidR="00FF2374" w:rsidRPr="00D505DE">
        <w:rPr>
          <w:rFonts w:asciiTheme="minorEastAsia" w:eastAsiaTheme="minorEastAsia" w:hAnsiTheme="minorEastAsia"/>
        </w:rPr>
        <w:t xml:space="preserve"> </w:t>
      </w:r>
      <w:r w:rsidR="00FF2374" w:rsidRPr="00D505DE">
        <w:rPr>
          <w:rFonts w:asciiTheme="minorEastAsia" w:eastAsiaTheme="minorEastAsia" w:hAnsiTheme="minorEastAsia" w:hint="eastAsia"/>
        </w:rPr>
        <w:t>같이</w:t>
      </w:r>
      <w:r w:rsidR="00CE404D" w:rsidRPr="00D505DE">
        <w:rPr>
          <w:rFonts w:asciiTheme="minorEastAsia" w:eastAsiaTheme="minorEastAsia" w:hAnsiTheme="minorEastAsia"/>
        </w:rPr>
        <w:t xml:space="preserve"> 이용계약(이하 ‘</w:t>
      </w:r>
      <w:r w:rsidR="00CE404D" w:rsidRPr="00D505DE">
        <w:rPr>
          <w:rFonts w:asciiTheme="minorEastAsia" w:eastAsiaTheme="minorEastAsia" w:hAnsiTheme="minorEastAsia" w:hint="eastAsia"/>
        </w:rPr>
        <w:t>본</w:t>
      </w:r>
      <w:r w:rsidR="00CE404D" w:rsidRPr="00D505DE">
        <w:rPr>
          <w:rFonts w:asciiTheme="minorEastAsia" w:eastAsiaTheme="minorEastAsia" w:hAnsiTheme="minorEastAsia"/>
        </w:rPr>
        <w:t xml:space="preserve"> </w:t>
      </w:r>
      <w:r w:rsidR="00CE404D" w:rsidRPr="00D505DE">
        <w:rPr>
          <w:rFonts w:asciiTheme="minorEastAsia" w:eastAsiaTheme="minorEastAsia" w:hAnsiTheme="minorEastAsia" w:hint="eastAsia"/>
        </w:rPr>
        <w:t>계약</w:t>
      </w:r>
      <w:r w:rsidR="00CE404D" w:rsidRPr="00D505DE">
        <w:rPr>
          <w:rFonts w:asciiTheme="minorEastAsia" w:eastAsiaTheme="minorEastAsia" w:hAnsiTheme="minorEastAsia"/>
        </w:rPr>
        <w:t>’</w:t>
      </w:r>
      <w:r w:rsidR="00CE404D" w:rsidRPr="00D505DE">
        <w:rPr>
          <w:rFonts w:asciiTheme="minorEastAsia" w:eastAsiaTheme="minorEastAsia" w:hAnsiTheme="minorEastAsia" w:hint="eastAsia"/>
        </w:rPr>
        <w:t>이라</w:t>
      </w:r>
      <w:r w:rsidR="00CE404D" w:rsidRPr="00D505DE">
        <w:rPr>
          <w:rFonts w:asciiTheme="minorEastAsia" w:eastAsiaTheme="minorEastAsia" w:hAnsiTheme="minorEastAsia"/>
        </w:rPr>
        <w:t xml:space="preserve"> </w:t>
      </w:r>
      <w:r w:rsidR="00CE404D" w:rsidRPr="00D505DE">
        <w:rPr>
          <w:rFonts w:asciiTheme="minorEastAsia" w:eastAsiaTheme="minorEastAsia" w:hAnsiTheme="minorEastAsia" w:hint="eastAsia"/>
        </w:rPr>
        <w:t>한다</w:t>
      </w:r>
      <w:r w:rsidR="00CE404D" w:rsidRPr="00D505DE">
        <w:rPr>
          <w:rFonts w:asciiTheme="minorEastAsia" w:eastAsiaTheme="minorEastAsia" w:hAnsiTheme="minorEastAsia"/>
        </w:rPr>
        <w:t>)을</w:t>
      </w:r>
      <w:r w:rsidR="00FF2374" w:rsidRPr="00D505DE">
        <w:rPr>
          <w:rFonts w:asciiTheme="minorEastAsia" w:eastAsiaTheme="minorEastAsia" w:hAnsiTheme="minorEastAsia"/>
        </w:rPr>
        <w:t xml:space="preserve"> 체결</w:t>
      </w:r>
      <w:r w:rsidRPr="00D505DE">
        <w:rPr>
          <w:rFonts w:asciiTheme="minorEastAsia" w:eastAsiaTheme="minorEastAsia" w:hAnsiTheme="minorEastAsia"/>
        </w:rPr>
        <w:t>한다.</w:t>
      </w:r>
    </w:p>
    <w:p w14:paraId="4F9B6ACD" w14:textId="77777777" w:rsidR="002B6E60" w:rsidRPr="00D505DE" w:rsidRDefault="002B6E60" w:rsidP="0004442E">
      <w:pPr>
        <w:wordWrap/>
        <w:spacing w:line="276" w:lineRule="auto"/>
        <w:ind w:leftChars="278" w:left="556"/>
        <w:rPr>
          <w:rFonts w:asciiTheme="minorEastAsia" w:eastAsiaTheme="minorEastAsia" w:hAnsiTheme="minorEastAsia"/>
        </w:rPr>
      </w:pPr>
    </w:p>
    <w:p w14:paraId="185D0D7F" w14:textId="77777777" w:rsidR="002B6E60" w:rsidRPr="00D505DE" w:rsidRDefault="002B6E60" w:rsidP="0004442E">
      <w:pPr>
        <w:wordWrap/>
        <w:spacing w:line="276" w:lineRule="auto"/>
        <w:ind w:leftChars="278" w:left="556"/>
        <w:jc w:val="center"/>
        <w:rPr>
          <w:rFonts w:asciiTheme="minorEastAsia" w:eastAsiaTheme="minorEastAsia" w:hAnsiTheme="minorEastAsia"/>
          <w:b/>
          <w:sz w:val="24"/>
        </w:rPr>
      </w:pPr>
      <w:r w:rsidRPr="00D505DE">
        <w:rPr>
          <w:rFonts w:asciiTheme="minorEastAsia" w:eastAsiaTheme="minorEastAsia" w:hAnsiTheme="minorEastAsia"/>
          <w:b/>
          <w:sz w:val="24"/>
        </w:rPr>
        <w:t>주요 계약내용</w:t>
      </w:r>
    </w:p>
    <w:tbl>
      <w:tblPr>
        <w:tblW w:w="0" w:type="auto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46"/>
        <w:gridCol w:w="7938"/>
      </w:tblGrid>
      <w:tr w:rsidR="00D71A24" w:rsidRPr="00D505DE" w14:paraId="59AC9EB6" w14:textId="77777777" w:rsidTr="00370EC7">
        <w:trPr>
          <w:trHeight w:val="737"/>
        </w:trPr>
        <w:tc>
          <w:tcPr>
            <w:tcW w:w="1446" w:type="dxa"/>
            <w:shd w:val="clear" w:color="auto" w:fill="DEEAF6" w:themeFill="accent1" w:themeFillTint="33"/>
            <w:vAlign w:val="center"/>
          </w:tcPr>
          <w:p w14:paraId="44DB7E81" w14:textId="77777777" w:rsidR="002B6E60" w:rsidRPr="00D505DE" w:rsidRDefault="002B6E60" w:rsidP="0004442E">
            <w:pPr>
              <w:wordWrap/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proofErr w:type="spellStart"/>
            <w:r w:rsidRPr="00D505DE">
              <w:rPr>
                <w:rFonts w:asciiTheme="minorEastAsia" w:eastAsiaTheme="minorEastAsia" w:hAnsiTheme="minorEastAsia" w:hint="eastAsia"/>
                <w:b/>
              </w:rPr>
              <w:t>계약명</w:t>
            </w:r>
            <w:proofErr w:type="spellEnd"/>
          </w:p>
        </w:tc>
        <w:tc>
          <w:tcPr>
            <w:tcW w:w="7938" w:type="dxa"/>
            <w:tcBorders>
              <w:left w:val="nil"/>
            </w:tcBorders>
            <w:vAlign w:val="center"/>
          </w:tcPr>
          <w:p w14:paraId="3390EBA3" w14:textId="5907694E" w:rsidR="002B6E60" w:rsidRPr="00B67EC2" w:rsidRDefault="00E94807" w:rsidP="0004442E">
            <w:pPr>
              <w:wordWrap/>
              <w:spacing w:line="276" w:lineRule="auto"/>
              <w:jc w:val="left"/>
              <w:rPr>
                <w:rFonts w:asciiTheme="minorEastAsia" w:eastAsiaTheme="minorEastAsia" w:hAnsiTheme="minorEastAsia"/>
              </w:rPr>
            </w:pPr>
            <w:r w:rsidRPr="00B67EC2">
              <w:rPr>
                <w:rFonts w:asciiTheme="minorEastAsia" w:eastAsiaTheme="minorEastAsia" w:hAnsiTheme="minorEastAsia"/>
              </w:rPr>
              <w:t>G</w:t>
            </w:r>
            <w:r w:rsidR="00EB4FC0" w:rsidRPr="00B67EC2">
              <w:rPr>
                <w:rFonts w:asciiTheme="minorEastAsia" w:eastAsiaTheme="minorEastAsia" w:hAnsiTheme="minorEastAsia" w:hint="eastAsia"/>
              </w:rPr>
              <w:t>oogle Cloud 서비스</w:t>
            </w:r>
            <w:r w:rsidR="00CB48E6" w:rsidRPr="00B67EC2">
              <w:rPr>
                <w:rFonts w:asciiTheme="minorEastAsia" w:eastAsiaTheme="minorEastAsia" w:hAnsiTheme="minorEastAsia"/>
              </w:rPr>
              <w:t xml:space="preserve"> </w:t>
            </w:r>
            <w:r w:rsidR="00CB48E6" w:rsidRPr="00B67EC2">
              <w:rPr>
                <w:rFonts w:asciiTheme="minorEastAsia" w:eastAsiaTheme="minorEastAsia" w:hAnsiTheme="minorEastAsia" w:hint="eastAsia"/>
              </w:rPr>
              <w:t>이용 계약서</w:t>
            </w:r>
          </w:p>
        </w:tc>
      </w:tr>
      <w:tr w:rsidR="00D71A24" w:rsidRPr="00D505DE" w14:paraId="3A9AB601" w14:textId="77777777" w:rsidTr="00370EC7">
        <w:trPr>
          <w:trHeight w:val="737"/>
        </w:trPr>
        <w:tc>
          <w:tcPr>
            <w:tcW w:w="1446" w:type="dxa"/>
            <w:shd w:val="clear" w:color="auto" w:fill="DEEAF6" w:themeFill="accent1" w:themeFillTint="33"/>
            <w:vAlign w:val="center"/>
          </w:tcPr>
          <w:p w14:paraId="4E51856E" w14:textId="77777777" w:rsidR="002B6E60" w:rsidRPr="00D505DE" w:rsidRDefault="00222F8A" w:rsidP="0004442E">
            <w:pPr>
              <w:wordWrap/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D505DE">
              <w:rPr>
                <w:rFonts w:asciiTheme="minorEastAsia" w:eastAsiaTheme="minorEastAsia" w:hAnsiTheme="minorEastAsia" w:hint="eastAsia"/>
                <w:b/>
              </w:rPr>
              <w:t>고객</w:t>
            </w:r>
          </w:p>
        </w:tc>
        <w:tc>
          <w:tcPr>
            <w:tcW w:w="7938" w:type="dxa"/>
            <w:tcBorders>
              <w:left w:val="nil"/>
            </w:tcBorders>
            <w:vAlign w:val="center"/>
          </w:tcPr>
          <w:p w14:paraId="2878BA95" w14:textId="0C5FC163" w:rsidR="002B6E60" w:rsidRPr="00B67EC2" w:rsidRDefault="002B6E60" w:rsidP="0004442E">
            <w:pPr>
              <w:wordWrap/>
              <w:spacing w:line="276" w:lineRule="auto"/>
              <w:jc w:val="left"/>
              <w:rPr>
                <w:rFonts w:asciiTheme="minorEastAsia" w:eastAsiaTheme="minorEastAsia" w:hAnsiTheme="minorEastAsia"/>
              </w:rPr>
            </w:pPr>
          </w:p>
        </w:tc>
      </w:tr>
      <w:tr w:rsidR="00D71A24" w:rsidRPr="00D505DE" w14:paraId="03EF107B" w14:textId="77777777" w:rsidTr="00370EC7">
        <w:trPr>
          <w:trHeight w:val="737"/>
        </w:trPr>
        <w:tc>
          <w:tcPr>
            <w:tcW w:w="1446" w:type="dxa"/>
            <w:shd w:val="clear" w:color="auto" w:fill="DEEAF6" w:themeFill="accent1" w:themeFillTint="33"/>
            <w:vAlign w:val="center"/>
          </w:tcPr>
          <w:p w14:paraId="5C450FF7" w14:textId="77777777" w:rsidR="002B6E60" w:rsidRPr="00D505DE" w:rsidRDefault="002B6E60" w:rsidP="0004442E">
            <w:pPr>
              <w:wordWrap/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D505DE">
              <w:rPr>
                <w:rFonts w:asciiTheme="minorEastAsia" w:eastAsiaTheme="minorEastAsia" w:hAnsiTheme="minorEastAsia"/>
                <w:b/>
              </w:rPr>
              <w:t>계약기간</w:t>
            </w:r>
          </w:p>
        </w:tc>
        <w:tc>
          <w:tcPr>
            <w:tcW w:w="7938" w:type="dxa"/>
            <w:tcBorders>
              <w:left w:val="nil"/>
            </w:tcBorders>
            <w:vAlign w:val="center"/>
          </w:tcPr>
          <w:p w14:paraId="60825B22" w14:textId="4C7324A1" w:rsidR="002B6E60" w:rsidRPr="00D505DE" w:rsidRDefault="00373B18" w:rsidP="0004442E">
            <w:pPr>
              <w:wordWrap/>
              <w:spacing w:line="276" w:lineRule="auto"/>
              <w:jc w:val="left"/>
              <w:rPr>
                <w:rFonts w:asciiTheme="minorEastAsia" w:eastAsiaTheme="minorEastAsia" w:hAnsiTheme="minorEastAsia"/>
              </w:rPr>
            </w:pPr>
            <w:r w:rsidRPr="005C228D">
              <w:rPr>
                <w:rFonts w:asciiTheme="minorEastAsia" w:eastAsiaTheme="minorEastAsia" w:hAnsiTheme="minorEastAsia" w:hint="eastAsia"/>
                <w:highlight w:val="yellow"/>
              </w:rPr>
              <w:t>2</w:t>
            </w:r>
            <w:r w:rsidRPr="005C228D">
              <w:rPr>
                <w:rFonts w:asciiTheme="minorEastAsia" w:eastAsiaTheme="minorEastAsia" w:hAnsiTheme="minorEastAsia"/>
                <w:highlight w:val="yellow"/>
              </w:rPr>
              <w:t>02</w:t>
            </w:r>
            <w:r w:rsidR="00AB2859" w:rsidRPr="005C228D">
              <w:rPr>
                <w:rFonts w:asciiTheme="minorEastAsia" w:eastAsiaTheme="minorEastAsia" w:hAnsiTheme="minorEastAsia"/>
                <w:highlight w:val="yellow"/>
              </w:rPr>
              <w:t>5</w:t>
            </w:r>
            <w:r w:rsidR="002B6E60" w:rsidRPr="005C228D">
              <w:rPr>
                <w:rFonts w:asciiTheme="minorEastAsia" w:eastAsiaTheme="minorEastAsia" w:hAnsiTheme="minorEastAsia"/>
                <w:highlight w:val="yellow"/>
              </w:rPr>
              <w:t xml:space="preserve">년 </w:t>
            </w:r>
            <w:r w:rsidR="00AB2859" w:rsidRPr="005C228D">
              <w:rPr>
                <w:rFonts w:asciiTheme="minorEastAsia" w:eastAsiaTheme="minorEastAsia" w:hAnsiTheme="minorEastAsia"/>
                <w:highlight w:val="yellow"/>
              </w:rPr>
              <w:t>0</w:t>
            </w:r>
            <w:r w:rsidR="005C228D" w:rsidRPr="005C228D">
              <w:rPr>
                <w:rFonts w:asciiTheme="minorEastAsia" w:eastAsiaTheme="minorEastAsia" w:hAnsiTheme="minorEastAsia"/>
                <w:highlight w:val="yellow"/>
              </w:rPr>
              <w:t>5</w:t>
            </w:r>
            <w:r w:rsidR="002B6E60" w:rsidRPr="005C228D">
              <w:rPr>
                <w:rFonts w:asciiTheme="minorEastAsia" w:eastAsiaTheme="minorEastAsia" w:hAnsiTheme="minorEastAsia"/>
                <w:highlight w:val="yellow"/>
              </w:rPr>
              <w:t xml:space="preserve">월 </w:t>
            </w:r>
            <w:r w:rsidR="005C228D" w:rsidRPr="005C228D">
              <w:rPr>
                <w:rFonts w:asciiTheme="minorEastAsia" w:eastAsiaTheme="minorEastAsia" w:hAnsiTheme="minorEastAsia"/>
                <w:highlight w:val="yellow"/>
              </w:rPr>
              <w:t>0</w:t>
            </w:r>
            <w:r w:rsidR="00B67EC2" w:rsidRPr="005C228D">
              <w:rPr>
                <w:rFonts w:asciiTheme="minorEastAsia" w:eastAsiaTheme="minorEastAsia" w:hAnsiTheme="minorEastAsia"/>
                <w:highlight w:val="yellow"/>
              </w:rPr>
              <w:t>1</w:t>
            </w:r>
            <w:r w:rsidR="002B6E60" w:rsidRPr="005C228D">
              <w:rPr>
                <w:rFonts w:asciiTheme="minorEastAsia" w:eastAsiaTheme="minorEastAsia" w:hAnsiTheme="minorEastAsia"/>
                <w:highlight w:val="yellow"/>
              </w:rPr>
              <w:t xml:space="preserve">일 ~ </w:t>
            </w:r>
            <w:r w:rsidRPr="005C228D">
              <w:rPr>
                <w:rFonts w:asciiTheme="minorEastAsia" w:eastAsiaTheme="minorEastAsia" w:hAnsiTheme="minorEastAsia"/>
                <w:highlight w:val="yellow"/>
              </w:rPr>
              <w:t>202</w:t>
            </w:r>
            <w:r w:rsidR="00AB2859" w:rsidRPr="005C228D">
              <w:rPr>
                <w:rFonts w:asciiTheme="minorEastAsia" w:eastAsiaTheme="minorEastAsia" w:hAnsiTheme="minorEastAsia"/>
                <w:highlight w:val="yellow"/>
              </w:rPr>
              <w:t>6</w:t>
            </w:r>
            <w:r w:rsidR="002B6E60" w:rsidRPr="005C228D">
              <w:rPr>
                <w:rFonts w:asciiTheme="minorEastAsia" w:eastAsiaTheme="minorEastAsia" w:hAnsiTheme="minorEastAsia"/>
                <w:highlight w:val="yellow"/>
              </w:rPr>
              <w:t xml:space="preserve">년 </w:t>
            </w:r>
            <w:r w:rsidR="00AB2859" w:rsidRPr="005C228D">
              <w:rPr>
                <w:rFonts w:asciiTheme="minorEastAsia" w:eastAsiaTheme="minorEastAsia" w:hAnsiTheme="minorEastAsia"/>
                <w:highlight w:val="yellow"/>
              </w:rPr>
              <w:t>0</w:t>
            </w:r>
            <w:r w:rsidR="005C228D" w:rsidRPr="005C228D">
              <w:rPr>
                <w:rFonts w:asciiTheme="minorEastAsia" w:eastAsiaTheme="minorEastAsia" w:hAnsiTheme="minorEastAsia"/>
                <w:highlight w:val="yellow"/>
              </w:rPr>
              <w:t>4</w:t>
            </w:r>
            <w:r w:rsidR="002B6E60" w:rsidRPr="005C228D">
              <w:rPr>
                <w:rFonts w:asciiTheme="minorEastAsia" w:eastAsiaTheme="minorEastAsia" w:hAnsiTheme="minorEastAsia"/>
                <w:highlight w:val="yellow"/>
              </w:rPr>
              <w:t>월</w:t>
            </w:r>
            <w:r w:rsidR="00A044A5" w:rsidRPr="005C228D">
              <w:rPr>
                <w:rFonts w:asciiTheme="minorEastAsia" w:eastAsiaTheme="minorEastAsia" w:hAnsiTheme="minorEastAsia" w:hint="eastAsia"/>
                <w:highlight w:val="yellow"/>
              </w:rPr>
              <w:t xml:space="preserve"> </w:t>
            </w:r>
            <w:r w:rsidR="00B67EC2" w:rsidRPr="005C228D">
              <w:rPr>
                <w:rFonts w:asciiTheme="minorEastAsia" w:eastAsiaTheme="minorEastAsia" w:hAnsiTheme="minorEastAsia"/>
                <w:highlight w:val="yellow"/>
              </w:rPr>
              <w:t>30</w:t>
            </w:r>
            <w:r w:rsidR="002B6E60" w:rsidRPr="005C228D">
              <w:rPr>
                <w:rFonts w:asciiTheme="minorEastAsia" w:eastAsiaTheme="minorEastAsia" w:hAnsiTheme="minorEastAsia"/>
                <w:highlight w:val="yellow"/>
              </w:rPr>
              <w:t>일</w:t>
            </w:r>
          </w:p>
        </w:tc>
      </w:tr>
      <w:tr w:rsidR="00545304" w:rsidRPr="00D505DE" w14:paraId="166E7E47" w14:textId="77777777" w:rsidTr="00370EC7">
        <w:trPr>
          <w:trHeight w:val="737"/>
        </w:trPr>
        <w:tc>
          <w:tcPr>
            <w:tcW w:w="1446" w:type="dxa"/>
            <w:shd w:val="clear" w:color="auto" w:fill="DEEAF6" w:themeFill="accent1" w:themeFillTint="33"/>
            <w:vAlign w:val="center"/>
          </w:tcPr>
          <w:p w14:paraId="165B7BCF" w14:textId="337B395B" w:rsidR="00545304" w:rsidRPr="00D505DE" w:rsidRDefault="00545304" w:rsidP="0004442E">
            <w:pPr>
              <w:wordWrap/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D505DE">
              <w:rPr>
                <w:rFonts w:asciiTheme="minorEastAsia" w:eastAsiaTheme="minorEastAsia" w:hAnsiTheme="minorEastAsia" w:hint="eastAsia"/>
                <w:b/>
              </w:rPr>
              <w:t>특이 사항</w:t>
            </w:r>
          </w:p>
        </w:tc>
        <w:tc>
          <w:tcPr>
            <w:tcW w:w="7938" w:type="dxa"/>
            <w:tcBorders>
              <w:left w:val="nil"/>
            </w:tcBorders>
            <w:vAlign w:val="center"/>
          </w:tcPr>
          <w:p w14:paraId="00B0B724" w14:textId="1D681617" w:rsidR="00AB2859" w:rsidRPr="00625EB4" w:rsidRDefault="007B5F82" w:rsidP="00625EB4">
            <w:pPr>
              <w:pStyle w:val="af1"/>
              <w:numPr>
                <w:ilvl w:val="0"/>
                <w:numId w:val="26"/>
              </w:numPr>
              <w:wordWrap/>
              <w:spacing w:line="276" w:lineRule="auto"/>
              <w:ind w:leftChars="0"/>
              <w:jc w:val="left"/>
              <w:rPr>
                <w:rFonts w:asciiTheme="minorEastAsia" w:eastAsiaTheme="minorEastAsia" w:hAnsiTheme="minorEastAsia"/>
              </w:rPr>
            </w:pPr>
            <w:proofErr w:type="spellStart"/>
            <w:r w:rsidRPr="00B67EC2">
              <w:rPr>
                <w:rFonts w:asciiTheme="minorEastAsia" w:eastAsiaTheme="minorEastAsia" w:hAnsiTheme="minorEastAsia" w:hint="eastAsia"/>
              </w:rPr>
              <w:t>클로잇</w:t>
            </w:r>
            <w:proofErr w:type="spellEnd"/>
            <w:r w:rsidRPr="00B67EC2">
              <w:rPr>
                <w:rFonts w:asciiTheme="minorEastAsia" w:eastAsiaTheme="minorEastAsia" w:hAnsiTheme="minorEastAsia" w:hint="eastAsia"/>
              </w:rPr>
              <w:t xml:space="preserve"> </w:t>
            </w:r>
            <w:proofErr w:type="spellStart"/>
            <w:r w:rsidR="00370EC7" w:rsidRPr="00B67EC2">
              <w:rPr>
                <w:rFonts w:asciiTheme="minorEastAsia" w:eastAsiaTheme="minorEastAsia" w:hAnsiTheme="minorEastAsia" w:hint="eastAsia"/>
              </w:rPr>
              <w:t>매니지드</w:t>
            </w:r>
            <w:proofErr w:type="spellEnd"/>
            <w:r w:rsidR="00370EC7" w:rsidRPr="00B67EC2">
              <w:rPr>
                <w:rFonts w:asciiTheme="minorEastAsia" w:eastAsiaTheme="minorEastAsia" w:hAnsiTheme="minorEastAsia" w:hint="eastAsia"/>
              </w:rPr>
              <w:t xml:space="preserve"> </w:t>
            </w:r>
            <w:r w:rsidR="00545304" w:rsidRPr="00B67EC2">
              <w:rPr>
                <w:rFonts w:asciiTheme="minorEastAsia" w:eastAsiaTheme="minorEastAsia" w:hAnsiTheme="minorEastAsia" w:hint="eastAsia"/>
              </w:rPr>
              <w:t>서비스</w:t>
            </w:r>
            <w:r w:rsidR="00370EC7" w:rsidRPr="00B67EC2">
              <w:rPr>
                <w:rFonts w:asciiTheme="minorEastAsia" w:eastAsiaTheme="minorEastAsia" w:hAnsiTheme="minorEastAsia"/>
              </w:rPr>
              <w:t xml:space="preserve"> </w:t>
            </w:r>
            <w:r w:rsidR="005C228D" w:rsidRPr="005C228D">
              <w:rPr>
                <w:rFonts w:asciiTheme="minorEastAsia" w:eastAsiaTheme="minorEastAsia" w:hAnsiTheme="minorEastAsia" w:hint="eastAsia"/>
                <w:highlight w:val="yellow"/>
              </w:rPr>
              <w:t>P</w:t>
            </w:r>
            <w:r w:rsidR="005C228D" w:rsidRPr="005C228D">
              <w:rPr>
                <w:rFonts w:asciiTheme="minorEastAsia" w:eastAsiaTheme="minorEastAsia" w:hAnsiTheme="minorEastAsia"/>
                <w:highlight w:val="yellow"/>
              </w:rPr>
              <w:t xml:space="preserve">remium </w:t>
            </w:r>
            <w:r w:rsidR="005C228D" w:rsidRPr="005C228D">
              <w:rPr>
                <w:rFonts w:asciiTheme="minorEastAsia" w:eastAsiaTheme="minorEastAsia" w:hAnsiTheme="minorEastAsia" w:hint="eastAsia"/>
                <w:highlight w:val="yellow"/>
              </w:rPr>
              <w:t>등급 구매</w:t>
            </w:r>
          </w:p>
        </w:tc>
      </w:tr>
      <w:tr w:rsidR="00D71A24" w:rsidRPr="00D505DE" w14:paraId="76B6472A" w14:textId="77777777" w:rsidTr="00370EC7">
        <w:trPr>
          <w:trHeight w:val="1093"/>
        </w:trPr>
        <w:tc>
          <w:tcPr>
            <w:tcW w:w="1446" w:type="dxa"/>
            <w:shd w:val="clear" w:color="auto" w:fill="DEEAF6" w:themeFill="accent1" w:themeFillTint="33"/>
            <w:vAlign w:val="center"/>
          </w:tcPr>
          <w:p w14:paraId="0F59D5EA" w14:textId="08369698" w:rsidR="002B6E60" w:rsidRPr="00D505DE" w:rsidRDefault="002B6E60" w:rsidP="0004442E">
            <w:pPr>
              <w:wordWrap/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D505DE">
              <w:rPr>
                <w:rFonts w:asciiTheme="minorEastAsia" w:eastAsiaTheme="minorEastAsia" w:hAnsiTheme="minorEastAsia"/>
                <w:b/>
              </w:rPr>
              <w:t>첨부</w:t>
            </w:r>
          </w:p>
        </w:tc>
        <w:tc>
          <w:tcPr>
            <w:tcW w:w="7938" w:type="dxa"/>
            <w:tcBorders>
              <w:left w:val="nil"/>
            </w:tcBorders>
            <w:vAlign w:val="center"/>
          </w:tcPr>
          <w:p w14:paraId="76F45EEF" w14:textId="649BDA4B" w:rsidR="006B5041" w:rsidRPr="00D505DE" w:rsidRDefault="00FC332B" w:rsidP="006C3A5D">
            <w:pPr>
              <w:pStyle w:val="af1"/>
              <w:numPr>
                <w:ilvl w:val="0"/>
                <w:numId w:val="3"/>
              </w:numPr>
              <w:wordWrap/>
              <w:spacing w:line="276" w:lineRule="auto"/>
              <w:ind w:leftChars="0"/>
              <w:rPr>
                <w:rFonts w:asciiTheme="minorEastAsia" w:eastAsiaTheme="minorEastAsia" w:hAnsiTheme="minorEastAsia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</w:rPr>
              <w:t>클로잇</w:t>
            </w:r>
            <w:proofErr w:type="spellEnd"/>
            <w:r>
              <w:rPr>
                <w:rFonts w:asciiTheme="minorEastAsia" w:eastAsiaTheme="minorEastAsia" w:hAnsiTheme="minorEastAsia" w:hint="eastAsia"/>
              </w:rPr>
              <w:t xml:space="preserve"> </w:t>
            </w:r>
            <w:proofErr w:type="spellStart"/>
            <w:r>
              <w:rPr>
                <w:rFonts w:asciiTheme="minorEastAsia" w:eastAsiaTheme="minorEastAsia" w:hAnsiTheme="minorEastAsia" w:hint="eastAsia"/>
              </w:rPr>
              <w:t>매니지드</w:t>
            </w:r>
            <w:proofErr w:type="spellEnd"/>
            <w:r>
              <w:rPr>
                <w:rFonts w:asciiTheme="minorEastAsia" w:eastAsiaTheme="minorEastAsia" w:hAnsiTheme="minorEastAsia" w:hint="eastAsia"/>
              </w:rPr>
              <w:t xml:space="preserve"> 서비스</w:t>
            </w:r>
            <w:r w:rsidR="006B5041" w:rsidRPr="00D505DE">
              <w:rPr>
                <w:rFonts w:asciiTheme="minorEastAsia" w:eastAsiaTheme="minorEastAsia" w:hAnsiTheme="minorEastAsia" w:hint="eastAsia"/>
              </w:rPr>
              <w:t xml:space="preserve"> </w:t>
            </w:r>
            <w:r w:rsidR="0089492C">
              <w:rPr>
                <w:rFonts w:asciiTheme="minorEastAsia" w:eastAsiaTheme="minorEastAsia" w:hAnsiTheme="minorEastAsia" w:hint="eastAsia"/>
              </w:rPr>
              <w:t>이용요금</w:t>
            </w:r>
          </w:p>
          <w:p w14:paraId="60715427" w14:textId="79CD87C3" w:rsidR="007C06E6" w:rsidRPr="00D505DE" w:rsidRDefault="00BC4ACD" w:rsidP="006C3A5D">
            <w:pPr>
              <w:pStyle w:val="af1"/>
              <w:numPr>
                <w:ilvl w:val="0"/>
                <w:numId w:val="3"/>
              </w:numPr>
              <w:wordWrap/>
              <w:spacing w:line="276" w:lineRule="auto"/>
              <w:ind w:leftChars="0"/>
              <w:rPr>
                <w:rFonts w:asciiTheme="minorEastAsia" w:eastAsiaTheme="minorEastAsia" w:hAnsiTheme="minorEastAsia"/>
              </w:rPr>
            </w:pPr>
            <w:proofErr w:type="spellStart"/>
            <w:r w:rsidRPr="00D505DE">
              <w:rPr>
                <w:rFonts w:asciiTheme="minorEastAsia" w:eastAsiaTheme="minorEastAsia" w:hAnsiTheme="minorEastAsia" w:hint="eastAsia"/>
              </w:rPr>
              <w:t>클로잇</w:t>
            </w:r>
            <w:proofErr w:type="spellEnd"/>
            <w:r w:rsidR="007C06E6" w:rsidRPr="00D505DE">
              <w:rPr>
                <w:rFonts w:asciiTheme="minorEastAsia" w:eastAsiaTheme="minorEastAsia" w:hAnsiTheme="minorEastAsia"/>
              </w:rPr>
              <w:t xml:space="preserve"> </w:t>
            </w:r>
            <w:proofErr w:type="spellStart"/>
            <w:r w:rsidR="00B643F8" w:rsidRPr="00D505DE">
              <w:rPr>
                <w:rFonts w:asciiTheme="minorEastAsia" w:eastAsiaTheme="minorEastAsia" w:hAnsiTheme="minorEastAsia" w:hint="eastAsia"/>
              </w:rPr>
              <w:t>매니지드</w:t>
            </w:r>
            <w:proofErr w:type="spellEnd"/>
            <w:r w:rsidR="00B643F8" w:rsidRPr="00D505DE">
              <w:rPr>
                <w:rFonts w:asciiTheme="minorEastAsia" w:eastAsiaTheme="minorEastAsia" w:hAnsiTheme="minorEastAsia" w:hint="eastAsia"/>
              </w:rPr>
              <w:t xml:space="preserve"> 서비스</w:t>
            </w:r>
            <w:r w:rsidR="007C06E6" w:rsidRPr="00D505DE">
              <w:rPr>
                <w:rFonts w:asciiTheme="minorEastAsia" w:eastAsiaTheme="minorEastAsia" w:hAnsiTheme="minorEastAsia" w:hint="eastAsia"/>
              </w:rPr>
              <w:t xml:space="preserve"> 부속합의서</w:t>
            </w:r>
          </w:p>
        </w:tc>
      </w:tr>
    </w:tbl>
    <w:p w14:paraId="49D4FEC8" w14:textId="77777777" w:rsidR="00222F8A" w:rsidRPr="00D505DE" w:rsidRDefault="00222F8A" w:rsidP="0004442E">
      <w:pPr>
        <w:wordWrap/>
        <w:spacing w:line="276" w:lineRule="auto"/>
        <w:ind w:leftChars="200" w:left="400" w:firstLineChars="100" w:firstLine="200"/>
        <w:rPr>
          <w:rFonts w:asciiTheme="minorEastAsia" w:eastAsiaTheme="minorEastAsia" w:hAnsiTheme="minorEastAsia"/>
        </w:rPr>
      </w:pPr>
    </w:p>
    <w:p w14:paraId="0B3F277C" w14:textId="77777777" w:rsidR="002B6E60" w:rsidRPr="00D505DE" w:rsidRDefault="002B6E60" w:rsidP="0004442E">
      <w:pPr>
        <w:wordWrap/>
        <w:spacing w:line="276" w:lineRule="auto"/>
        <w:ind w:leftChars="200" w:left="400" w:firstLineChars="100" w:firstLine="200"/>
        <w:rPr>
          <w:rFonts w:asciiTheme="minorEastAsia" w:eastAsiaTheme="minorEastAsia" w:hAnsiTheme="minorEastAsia"/>
        </w:rPr>
      </w:pPr>
      <w:r w:rsidRPr="00D505DE">
        <w:rPr>
          <w:rFonts w:asciiTheme="minorEastAsia" w:eastAsiaTheme="minorEastAsia" w:hAnsiTheme="minorEastAsia"/>
        </w:rPr>
        <w:t xml:space="preserve">기타 본 계약의 상세한 조건에 대하여는 다음의 </w:t>
      </w:r>
      <w:r w:rsidRPr="00D505DE">
        <w:rPr>
          <w:rFonts w:asciiTheme="minorEastAsia" w:eastAsiaTheme="minorEastAsia" w:hAnsiTheme="minorEastAsia"/>
          <w:b/>
        </w:rPr>
        <w:t>‘일반조건’</w:t>
      </w:r>
      <w:r w:rsidRPr="00D505DE">
        <w:rPr>
          <w:rFonts w:asciiTheme="minorEastAsia" w:eastAsiaTheme="minorEastAsia" w:hAnsiTheme="minorEastAsia"/>
        </w:rPr>
        <w:t>에 명시된다. ‘</w:t>
      </w:r>
      <w:r w:rsidR="00222F8A" w:rsidRPr="00D505DE">
        <w:rPr>
          <w:rFonts w:asciiTheme="minorEastAsia" w:eastAsiaTheme="minorEastAsia" w:hAnsiTheme="minorEastAsia" w:hint="eastAsia"/>
        </w:rPr>
        <w:t>회사</w:t>
      </w:r>
      <w:r w:rsidRPr="00D505DE">
        <w:rPr>
          <w:rFonts w:asciiTheme="minorEastAsia" w:eastAsiaTheme="minorEastAsia" w:hAnsiTheme="minorEastAsia"/>
        </w:rPr>
        <w:t>’</w:t>
      </w:r>
      <w:r w:rsidR="00222F8A" w:rsidRPr="00D505DE">
        <w:rPr>
          <w:rFonts w:asciiTheme="minorEastAsia" w:eastAsiaTheme="minorEastAsia" w:hAnsiTheme="minorEastAsia" w:hint="eastAsia"/>
        </w:rPr>
        <w:t>와</w:t>
      </w:r>
      <w:r w:rsidRPr="00D505DE">
        <w:rPr>
          <w:rFonts w:asciiTheme="minorEastAsia" w:eastAsiaTheme="minorEastAsia" w:hAnsiTheme="minorEastAsia"/>
        </w:rPr>
        <w:t xml:space="preserve"> </w:t>
      </w:r>
      <w:r w:rsidR="00FF2374" w:rsidRPr="00D505DE">
        <w:rPr>
          <w:rFonts w:asciiTheme="minorEastAsia" w:eastAsiaTheme="minorEastAsia" w:hAnsiTheme="minorEastAsia"/>
        </w:rPr>
        <w:t>‘</w:t>
      </w:r>
      <w:r w:rsidR="00FF2374" w:rsidRPr="00D505DE">
        <w:rPr>
          <w:rFonts w:asciiTheme="minorEastAsia" w:eastAsiaTheme="minorEastAsia" w:hAnsiTheme="minorEastAsia" w:hint="eastAsia"/>
        </w:rPr>
        <w:t>고객</w:t>
      </w:r>
      <w:r w:rsidR="00FF2374" w:rsidRPr="00D505DE">
        <w:rPr>
          <w:rFonts w:asciiTheme="minorEastAsia" w:eastAsiaTheme="minorEastAsia" w:hAnsiTheme="minorEastAsia"/>
        </w:rPr>
        <w:t>’</w:t>
      </w:r>
      <w:r w:rsidR="00222F8A" w:rsidRPr="00D505DE">
        <w:rPr>
          <w:rFonts w:asciiTheme="minorEastAsia" w:eastAsiaTheme="minorEastAsia" w:hAnsiTheme="minorEastAsia" w:hint="eastAsia"/>
        </w:rPr>
        <w:t>은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/>
          <w:b/>
        </w:rPr>
        <w:t>‘주요계약내용’</w:t>
      </w:r>
      <w:r w:rsidRPr="00D505DE">
        <w:rPr>
          <w:rFonts w:asciiTheme="minorEastAsia" w:eastAsiaTheme="minorEastAsia" w:hAnsiTheme="minorEastAsia"/>
        </w:rPr>
        <w:t xml:space="preserve"> 및 </w:t>
      </w:r>
      <w:r w:rsidRPr="00D505DE">
        <w:rPr>
          <w:rFonts w:asciiTheme="minorEastAsia" w:eastAsiaTheme="minorEastAsia" w:hAnsiTheme="minorEastAsia"/>
          <w:b/>
        </w:rPr>
        <w:t>‘일반조건’</w:t>
      </w:r>
      <w:r w:rsidRPr="00D505DE">
        <w:rPr>
          <w:rFonts w:asciiTheme="minorEastAsia" w:eastAsiaTheme="minorEastAsia" w:hAnsiTheme="minorEastAsia"/>
        </w:rPr>
        <w:t>에 동의하며, 본 계약의 성립을 증명하기 위하여 계약서 2부를 작성하여 상호 서명 또는 날인한 후 각각 1부씩 보관한다.</w:t>
      </w:r>
    </w:p>
    <w:p w14:paraId="10DA77F2" w14:textId="77777777" w:rsidR="002B6E60" w:rsidRPr="00D505DE" w:rsidRDefault="002B6E60" w:rsidP="0004442E">
      <w:pPr>
        <w:wordWrap/>
        <w:spacing w:line="276" w:lineRule="auto"/>
        <w:jc w:val="left"/>
        <w:rPr>
          <w:rFonts w:asciiTheme="minorEastAsia" w:eastAsiaTheme="minorEastAsia" w:hAnsiTheme="minorEastAsia"/>
        </w:rPr>
      </w:pPr>
    </w:p>
    <w:p w14:paraId="69D25FC3" w14:textId="77777777" w:rsidR="00D505DE" w:rsidRPr="00D505DE" w:rsidRDefault="00D505DE" w:rsidP="0004442E">
      <w:pPr>
        <w:pStyle w:val="af1"/>
        <w:wordWrap/>
        <w:spacing w:line="276" w:lineRule="auto"/>
        <w:ind w:leftChars="0" w:left="0" w:firstLine="210"/>
        <w:jc w:val="center"/>
        <w:rPr>
          <w:rFonts w:asciiTheme="minorEastAsia" w:eastAsiaTheme="minorEastAsia" w:hAnsiTheme="minorEastAsia"/>
          <w:b/>
        </w:rPr>
      </w:pPr>
    </w:p>
    <w:p w14:paraId="03FCFCB7" w14:textId="77777777" w:rsidR="00D505DE" w:rsidRPr="00D505DE" w:rsidRDefault="00D505DE" w:rsidP="0004442E">
      <w:pPr>
        <w:pStyle w:val="af1"/>
        <w:wordWrap/>
        <w:spacing w:line="276" w:lineRule="auto"/>
        <w:ind w:leftChars="0" w:left="0" w:firstLine="210"/>
        <w:jc w:val="center"/>
        <w:rPr>
          <w:rFonts w:asciiTheme="minorEastAsia" w:eastAsiaTheme="minorEastAsia" w:hAnsiTheme="minorEastAsia"/>
          <w:b/>
        </w:rPr>
      </w:pPr>
    </w:p>
    <w:p w14:paraId="63C515B1" w14:textId="77777777" w:rsidR="00D505DE" w:rsidRPr="00EF2BD7" w:rsidRDefault="00D505DE" w:rsidP="00EF2BD7">
      <w:pPr>
        <w:wordWrap/>
        <w:spacing w:line="276" w:lineRule="auto"/>
        <w:rPr>
          <w:rFonts w:asciiTheme="minorEastAsia" w:eastAsiaTheme="minorEastAsia" w:hAnsiTheme="minorEastAsia"/>
          <w:b/>
        </w:rPr>
      </w:pPr>
    </w:p>
    <w:p w14:paraId="53208544" w14:textId="77777777" w:rsidR="00D505DE" w:rsidRPr="00D505DE" w:rsidRDefault="00D505DE" w:rsidP="0004442E">
      <w:pPr>
        <w:pStyle w:val="af1"/>
        <w:wordWrap/>
        <w:spacing w:line="276" w:lineRule="auto"/>
        <w:ind w:leftChars="0" w:left="0" w:firstLine="210"/>
        <w:jc w:val="center"/>
        <w:rPr>
          <w:rFonts w:asciiTheme="minorEastAsia" w:eastAsiaTheme="minorEastAsia" w:hAnsiTheme="minorEastAsia"/>
          <w:b/>
        </w:rPr>
      </w:pPr>
    </w:p>
    <w:p w14:paraId="5F767803" w14:textId="77777777" w:rsidR="00D505DE" w:rsidRPr="00D505DE" w:rsidRDefault="00D505DE" w:rsidP="0004442E">
      <w:pPr>
        <w:pStyle w:val="af1"/>
        <w:wordWrap/>
        <w:spacing w:line="276" w:lineRule="auto"/>
        <w:ind w:leftChars="0" w:left="0" w:firstLine="210"/>
        <w:jc w:val="center"/>
        <w:rPr>
          <w:rFonts w:asciiTheme="minorEastAsia" w:eastAsiaTheme="minorEastAsia" w:hAnsiTheme="minorEastAsia"/>
          <w:b/>
        </w:rPr>
      </w:pPr>
    </w:p>
    <w:p w14:paraId="283845B9" w14:textId="393B095E" w:rsidR="002B6E60" w:rsidRPr="00D505DE" w:rsidRDefault="00373B18" w:rsidP="0004442E">
      <w:pPr>
        <w:pStyle w:val="af1"/>
        <w:wordWrap/>
        <w:spacing w:line="276" w:lineRule="auto"/>
        <w:ind w:leftChars="0" w:left="0" w:firstLine="210"/>
        <w:jc w:val="center"/>
        <w:rPr>
          <w:rFonts w:asciiTheme="minorEastAsia" w:eastAsiaTheme="minorEastAsia" w:hAnsiTheme="minorEastAsia"/>
          <w:b/>
        </w:rPr>
      </w:pPr>
      <w:r w:rsidRPr="00D505DE">
        <w:rPr>
          <w:rFonts w:asciiTheme="minorEastAsia" w:eastAsiaTheme="minorEastAsia" w:hAnsiTheme="minorEastAsia" w:hint="eastAsia"/>
          <w:b/>
        </w:rPr>
        <w:t>2</w:t>
      </w:r>
      <w:r w:rsidRPr="00D505DE">
        <w:rPr>
          <w:rFonts w:asciiTheme="minorEastAsia" w:eastAsiaTheme="minorEastAsia" w:hAnsiTheme="minorEastAsia"/>
          <w:b/>
        </w:rPr>
        <w:t>0</w:t>
      </w:r>
      <w:r w:rsidR="00932AF3" w:rsidRPr="00D505DE">
        <w:rPr>
          <w:rFonts w:asciiTheme="minorEastAsia" w:eastAsiaTheme="minorEastAsia" w:hAnsiTheme="minorEastAsia"/>
          <w:b/>
        </w:rPr>
        <w:t>2</w:t>
      </w:r>
      <w:r w:rsidR="00AB2859">
        <w:rPr>
          <w:rFonts w:asciiTheme="minorEastAsia" w:eastAsiaTheme="minorEastAsia" w:hAnsiTheme="minorEastAsia"/>
          <w:b/>
        </w:rPr>
        <w:t>5</w:t>
      </w:r>
      <w:proofErr w:type="gramStart"/>
      <w:r w:rsidR="002B6E60" w:rsidRPr="00D505DE">
        <w:rPr>
          <w:rFonts w:asciiTheme="minorEastAsia" w:eastAsiaTheme="minorEastAsia" w:hAnsiTheme="minorEastAsia"/>
          <w:b/>
        </w:rPr>
        <w:t xml:space="preserve">년  </w:t>
      </w:r>
      <w:r w:rsidR="005C228D">
        <w:rPr>
          <w:rFonts w:asciiTheme="minorEastAsia" w:eastAsiaTheme="minorEastAsia" w:hAnsiTheme="minorEastAsia"/>
          <w:b/>
        </w:rPr>
        <w:t>4</w:t>
      </w:r>
      <w:proofErr w:type="gramEnd"/>
      <w:r w:rsidR="002B6E60" w:rsidRPr="00D505DE">
        <w:rPr>
          <w:rFonts w:asciiTheme="minorEastAsia" w:eastAsiaTheme="minorEastAsia" w:hAnsiTheme="minorEastAsia"/>
          <w:b/>
        </w:rPr>
        <w:t xml:space="preserve">월 </w:t>
      </w:r>
      <w:r w:rsidR="000224DE" w:rsidRPr="00D505DE">
        <w:rPr>
          <w:rFonts w:asciiTheme="minorEastAsia" w:eastAsiaTheme="minorEastAsia" w:hAnsiTheme="minorEastAsia"/>
          <w:b/>
        </w:rPr>
        <w:t xml:space="preserve"> </w:t>
      </w:r>
      <w:r w:rsidR="002B6E60" w:rsidRPr="00D505DE">
        <w:rPr>
          <w:rFonts w:asciiTheme="minorEastAsia" w:eastAsiaTheme="minorEastAsia" w:hAnsiTheme="minorEastAsia"/>
          <w:b/>
        </w:rPr>
        <w:t xml:space="preserve"> </w:t>
      </w:r>
      <w:r w:rsidR="00B67EC2">
        <w:rPr>
          <w:rFonts w:asciiTheme="minorEastAsia" w:eastAsiaTheme="minorEastAsia" w:hAnsiTheme="minorEastAsia"/>
          <w:b/>
        </w:rPr>
        <w:t>2</w:t>
      </w:r>
      <w:r w:rsidR="005C228D">
        <w:rPr>
          <w:rFonts w:asciiTheme="minorEastAsia" w:eastAsiaTheme="minorEastAsia" w:hAnsiTheme="minorEastAsia"/>
          <w:b/>
        </w:rPr>
        <w:t>9</w:t>
      </w:r>
      <w:r w:rsidR="002B6E60" w:rsidRPr="00D505DE">
        <w:rPr>
          <w:rFonts w:asciiTheme="minorEastAsia" w:eastAsiaTheme="minorEastAsia" w:hAnsiTheme="minorEastAsia"/>
          <w:b/>
        </w:rPr>
        <w:t>일</w:t>
      </w:r>
    </w:p>
    <w:p w14:paraId="11D796A3" w14:textId="77777777" w:rsidR="002B6E60" w:rsidRPr="00D505DE" w:rsidRDefault="002B6E60" w:rsidP="0004442E">
      <w:pPr>
        <w:pStyle w:val="af1"/>
        <w:wordWrap/>
        <w:spacing w:line="276" w:lineRule="auto"/>
        <w:ind w:leftChars="0" w:left="0" w:firstLine="210"/>
        <w:jc w:val="center"/>
        <w:rPr>
          <w:rFonts w:asciiTheme="minorEastAsia" w:eastAsiaTheme="minorEastAsia" w:hAnsiTheme="minorEastAsia"/>
        </w:rPr>
      </w:pPr>
    </w:p>
    <w:tbl>
      <w:tblPr>
        <w:tblW w:w="0" w:type="auto"/>
        <w:tblInd w:w="600" w:type="dxa"/>
        <w:tblLook w:val="04A0" w:firstRow="1" w:lastRow="0" w:firstColumn="1" w:lastColumn="0" w:noHBand="0" w:noVBand="1"/>
      </w:tblPr>
      <w:tblGrid>
        <w:gridCol w:w="4612"/>
        <w:gridCol w:w="4612"/>
      </w:tblGrid>
      <w:tr w:rsidR="001A1455" w:rsidRPr="00D505DE" w14:paraId="1FF0E5A4" w14:textId="02659FFB" w:rsidTr="007B5625">
        <w:trPr>
          <w:trHeight w:val="1481"/>
        </w:trPr>
        <w:tc>
          <w:tcPr>
            <w:tcW w:w="4612" w:type="dxa"/>
          </w:tcPr>
          <w:p w14:paraId="16BAA92F" w14:textId="77777777" w:rsidR="001A1455" w:rsidRPr="00B67EC2" w:rsidRDefault="001A1455" w:rsidP="001A1455">
            <w:pPr>
              <w:pStyle w:val="af1"/>
              <w:wordWrap/>
              <w:spacing w:line="276" w:lineRule="auto"/>
              <w:ind w:leftChars="0" w:left="0"/>
              <w:jc w:val="left"/>
              <w:rPr>
                <w:rFonts w:asciiTheme="minorEastAsia" w:eastAsiaTheme="minorEastAsia" w:hAnsiTheme="minorEastAsia"/>
                <w:b/>
              </w:rPr>
            </w:pPr>
            <w:r w:rsidRPr="00B67EC2">
              <w:rPr>
                <w:rFonts w:asciiTheme="minorEastAsia" w:eastAsiaTheme="minorEastAsia" w:hAnsiTheme="minorEastAsia"/>
                <w:b/>
              </w:rPr>
              <w:t>‘</w:t>
            </w:r>
            <w:r w:rsidRPr="00B67EC2">
              <w:rPr>
                <w:rFonts w:asciiTheme="minorEastAsia" w:eastAsiaTheme="minorEastAsia" w:hAnsiTheme="minorEastAsia" w:hint="eastAsia"/>
                <w:b/>
              </w:rPr>
              <w:t>고객</w:t>
            </w:r>
            <w:r w:rsidRPr="00B67EC2">
              <w:rPr>
                <w:rFonts w:asciiTheme="minorEastAsia" w:eastAsiaTheme="minorEastAsia" w:hAnsiTheme="minorEastAsia"/>
                <w:b/>
              </w:rPr>
              <w:t>’</w:t>
            </w:r>
          </w:p>
          <w:p w14:paraId="7C698C39" w14:textId="67809F28" w:rsidR="001A1455" w:rsidRPr="00B67EC2" w:rsidRDefault="001A1455" w:rsidP="001A1455">
            <w:pPr>
              <w:wordWrap/>
              <w:spacing w:line="276" w:lineRule="auto"/>
              <w:jc w:val="lef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고객사</w:t>
            </w:r>
          </w:p>
          <w:p w14:paraId="796B7971" w14:textId="00D3F8FF" w:rsidR="001A1455" w:rsidRPr="00B67EC2" w:rsidRDefault="001A1455" w:rsidP="001A1455">
            <w:pPr>
              <w:wordWrap/>
              <w:spacing w:line="276" w:lineRule="auto"/>
              <w:jc w:val="lef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주소</w:t>
            </w:r>
          </w:p>
        </w:tc>
        <w:tc>
          <w:tcPr>
            <w:tcW w:w="4612" w:type="dxa"/>
          </w:tcPr>
          <w:p w14:paraId="3E6DE5BB" w14:textId="77777777" w:rsidR="001A1455" w:rsidRPr="00D505DE" w:rsidRDefault="001A1455" w:rsidP="001A1455">
            <w:pPr>
              <w:pStyle w:val="af1"/>
              <w:wordWrap/>
              <w:spacing w:line="276" w:lineRule="auto"/>
              <w:ind w:leftChars="0" w:left="0"/>
              <w:jc w:val="left"/>
              <w:rPr>
                <w:rFonts w:asciiTheme="minorEastAsia" w:eastAsiaTheme="minorEastAsia" w:hAnsiTheme="minorEastAsia"/>
                <w:b/>
              </w:rPr>
            </w:pPr>
            <w:r w:rsidRPr="00D505DE">
              <w:rPr>
                <w:rFonts w:asciiTheme="minorEastAsia" w:eastAsiaTheme="minorEastAsia" w:hAnsiTheme="minorEastAsia"/>
                <w:b/>
              </w:rPr>
              <w:t>‘</w:t>
            </w:r>
            <w:r w:rsidRPr="00D505DE">
              <w:rPr>
                <w:rFonts w:asciiTheme="minorEastAsia" w:eastAsiaTheme="minorEastAsia" w:hAnsiTheme="minorEastAsia" w:hint="eastAsia"/>
                <w:b/>
              </w:rPr>
              <w:t>회사</w:t>
            </w:r>
            <w:r w:rsidRPr="00D505DE">
              <w:rPr>
                <w:rFonts w:asciiTheme="minorEastAsia" w:eastAsiaTheme="minorEastAsia" w:hAnsiTheme="minorEastAsia"/>
                <w:b/>
              </w:rPr>
              <w:t>’</w:t>
            </w:r>
          </w:p>
          <w:p w14:paraId="19130EAD" w14:textId="77777777" w:rsidR="001A1455" w:rsidRPr="00D505DE" w:rsidRDefault="001A1455" w:rsidP="001A1455">
            <w:pPr>
              <w:pStyle w:val="af1"/>
              <w:wordWrap/>
              <w:spacing w:line="276" w:lineRule="auto"/>
              <w:ind w:leftChars="0" w:left="0"/>
              <w:jc w:val="left"/>
              <w:rPr>
                <w:rFonts w:asciiTheme="minorEastAsia" w:eastAsiaTheme="minorEastAsia" w:hAnsiTheme="minorEastAsia"/>
              </w:rPr>
            </w:pPr>
            <w:r w:rsidRPr="00D505DE">
              <w:rPr>
                <w:rFonts w:asciiTheme="minorEastAsia" w:eastAsiaTheme="minorEastAsia" w:hAnsiTheme="minorEastAsia"/>
              </w:rPr>
              <w:t>주식회사</w:t>
            </w:r>
            <w:r w:rsidRPr="00D505DE">
              <w:rPr>
                <w:rFonts w:asciiTheme="minorEastAsia" w:eastAsiaTheme="minorEastAsia" w:hAnsiTheme="minorEastAsia" w:hint="eastAsia"/>
              </w:rPr>
              <w:t xml:space="preserve"> </w:t>
            </w:r>
            <w:proofErr w:type="spellStart"/>
            <w:r>
              <w:rPr>
                <w:rFonts w:asciiTheme="minorEastAsia" w:eastAsiaTheme="minorEastAsia" w:hAnsiTheme="minorEastAsia" w:hint="eastAsia"/>
              </w:rPr>
              <w:t>아이티센</w:t>
            </w:r>
            <w:r w:rsidRPr="00D505DE">
              <w:rPr>
                <w:rFonts w:asciiTheme="minorEastAsia" w:eastAsiaTheme="minorEastAsia" w:hAnsiTheme="minorEastAsia" w:hint="eastAsia"/>
              </w:rPr>
              <w:t>클로잇</w:t>
            </w:r>
            <w:proofErr w:type="spellEnd"/>
          </w:p>
          <w:p w14:paraId="0FB70A4C" w14:textId="0B26D13A" w:rsidR="001A1455" w:rsidRPr="00B67EC2" w:rsidRDefault="001A1455" w:rsidP="001A1455">
            <w:pPr>
              <w:pStyle w:val="af1"/>
              <w:wordWrap/>
              <w:spacing w:line="276" w:lineRule="auto"/>
              <w:ind w:leftChars="0" w:left="0"/>
              <w:jc w:val="left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 w:hint="eastAsia"/>
              </w:rPr>
              <w:t xml:space="preserve">경기도 과천시 과천대로12길 </w:t>
            </w:r>
            <w:r>
              <w:rPr>
                <w:rFonts w:asciiTheme="minorEastAsia" w:eastAsiaTheme="minorEastAsia" w:hAnsiTheme="minorEastAsia"/>
              </w:rPr>
              <w:t xml:space="preserve">117, </w:t>
            </w:r>
            <w:r>
              <w:rPr>
                <w:rFonts w:asciiTheme="minorEastAsia" w:eastAsiaTheme="minorEastAsia" w:hAnsiTheme="minorEastAsia" w:hint="eastAsia"/>
              </w:rPr>
              <w:t xml:space="preserve">제E동 </w:t>
            </w:r>
            <w:r>
              <w:rPr>
                <w:rFonts w:asciiTheme="minorEastAsia" w:eastAsiaTheme="minorEastAsia" w:hAnsiTheme="minorEastAsia"/>
              </w:rPr>
              <w:t>11</w:t>
            </w:r>
            <w:r w:rsidRPr="009B6395">
              <w:rPr>
                <w:rFonts w:asciiTheme="minorHAnsi" w:eastAsiaTheme="minorHAnsi" w:hAnsiTheme="minorHAnsi" w:hint="eastAsia"/>
              </w:rPr>
              <w:t>층</w:t>
            </w:r>
            <w:r w:rsidRPr="009B6395">
              <w:rPr>
                <w:rFonts w:asciiTheme="minorHAnsi" w:eastAsiaTheme="minorHAnsi" w:hAnsiTheme="minorHAnsi"/>
              </w:rPr>
              <w:t xml:space="preserve"> </w:t>
            </w:r>
            <w:r w:rsidRPr="009B6395">
              <w:rPr>
                <w:rFonts w:asciiTheme="minorHAnsi" w:eastAsiaTheme="minorHAnsi" w:hAnsiTheme="minorHAnsi"/>
                <w:kern w:val="0"/>
                <w:szCs w:val="20"/>
              </w:rPr>
              <w:t>(</w:t>
            </w:r>
            <w:r>
              <w:rPr>
                <w:rFonts w:asciiTheme="minorHAnsi" w:eastAsiaTheme="minorHAnsi" w:hAnsiTheme="minorHAnsi" w:hint="eastAsia"/>
              </w:rPr>
              <w:t>갈현동</w:t>
            </w:r>
            <w:r w:rsidRPr="009B6395">
              <w:rPr>
                <w:rFonts w:asciiTheme="minorHAnsi" w:eastAsiaTheme="minorHAnsi" w:hAnsiTheme="minorHAnsi"/>
                <w:kern w:val="0"/>
                <w:szCs w:val="20"/>
              </w:rPr>
              <w:t xml:space="preserve">, </w:t>
            </w:r>
            <w:proofErr w:type="spellStart"/>
            <w:r>
              <w:rPr>
                <w:rFonts w:asciiTheme="minorHAnsi" w:eastAsiaTheme="minorHAnsi" w:hAnsiTheme="minorHAnsi" w:hint="eastAsia"/>
              </w:rPr>
              <w:t>과천펜타원</w:t>
            </w:r>
            <w:proofErr w:type="spellEnd"/>
            <w:r w:rsidRPr="009B6395">
              <w:rPr>
                <w:rFonts w:asciiTheme="minorHAnsi" w:eastAsiaTheme="minorHAnsi" w:hAnsiTheme="minorHAnsi"/>
                <w:kern w:val="0"/>
                <w:szCs w:val="20"/>
              </w:rPr>
              <w:t>)</w:t>
            </w:r>
          </w:p>
        </w:tc>
      </w:tr>
      <w:tr w:rsidR="001A1455" w:rsidRPr="00D505DE" w14:paraId="19A20EA8" w14:textId="7C12BC3B" w:rsidTr="007B5625">
        <w:trPr>
          <w:trHeight w:val="274"/>
        </w:trPr>
        <w:tc>
          <w:tcPr>
            <w:tcW w:w="4612" w:type="dxa"/>
          </w:tcPr>
          <w:p w14:paraId="77A69306" w14:textId="0CCA54ED" w:rsidR="001A1455" w:rsidRPr="00B67EC2" w:rsidRDefault="001A1455" w:rsidP="001A1455">
            <w:pPr>
              <w:pStyle w:val="af1"/>
              <w:wordWrap/>
              <w:spacing w:line="276" w:lineRule="auto"/>
              <w:ind w:leftChars="0" w:left="0"/>
              <w:jc w:val="left"/>
              <w:rPr>
                <w:rFonts w:asciiTheme="minorEastAsia" w:eastAsiaTheme="minorEastAsia" w:hAnsiTheme="minorEastAsia"/>
              </w:rPr>
            </w:pPr>
            <w:r w:rsidRPr="00B67EC2">
              <w:rPr>
                <w:rFonts w:asciiTheme="minorEastAsia" w:eastAsiaTheme="minorEastAsia" w:hAnsiTheme="minorEastAsia"/>
              </w:rPr>
              <w:t>대표이사</w:t>
            </w:r>
            <w:r w:rsidRPr="00B67EC2">
              <w:rPr>
                <w:rFonts w:asciiTheme="minorEastAsia" w:eastAsiaTheme="minorEastAsia" w:hAnsiTheme="minorEastAsia" w:hint="eastAsia"/>
              </w:rPr>
              <w:t xml:space="preserve"> </w:t>
            </w:r>
            <w:r w:rsidRPr="00B67EC2">
              <w:rPr>
                <w:rFonts w:asciiTheme="minorEastAsia" w:eastAsiaTheme="minorEastAsia" w:hAnsiTheme="minorEastAsia"/>
              </w:rPr>
              <w:t xml:space="preserve">  </w:t>
            </w:r>
            <w:proofErr w:type="gramStart"/>
            <w:r>
              <w:rPr>
                <w:rFonts w:asciiTheme="minorEastAsia" w:eastAsiaTheme="minorEastAsia" w:hAnsiTheme="minorEastAsia" w:hint="eastAsia"/>
              </w:rPr>
              <w:t>홍</w:t>
            </w:r>
            <w:r w:rsidRPr="00B67EC2">
              <w:rPr>
                <w:rFonts w:asciiTheme="minorEastAsia" w:eastAsiaTheme="minorEastAsia" w:hAnsiTheme="minorEastAsia" w:hint="eastAsia"/>
              </w:rPr>
              <w:t xml:space="preserve"> </w:t>
            </w:r>
            <w:r w:rsidRPr="00B67EC2">
              <w:rPr>
                <w:rFonts w:asciiTheme="minorEastAsia" w:eastAsiaTheme="minorEastAsia" w:hAnsiTheme="minorEastAsia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</w:rPr>
              <w:t>길</w:t>
            </w:r>
            <w:proofErr w:type="gramEnd"/>
            <w:r w:rsidRPr="00B67EC2">
              <w:rPr>
                <w:rFonts w:asciiTheme="minorEastAsia" w:eastAsiaTheme="minorEastAsia" w:hAnsiTheme="minorEastAsia" w:hint="eastAsia"/>
              </w:rPr>
              <w:t xml:space="preserve"> </w:t>
            </w:r>
            <w:r w:rsidRPr="00B67EC2">
              <w:rPr>
                <w:rFonts w:asciiTheme="minorEastAsia" w:eastAsiaTheme="minorEastAsia" w:hAnsiTheme="minorEastAsia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</w:rPr>
              <w:t>동</w:t>
            </w:r>
            <w:r w:rsidRPr="00B67EC2">
              <w:rPr>
                <w:rFonts w:asciiTheme="minorEastAsia" w:eastAsiaTheme="minorEastAsia" w:hAnsiTheme="minorEastAsia" w:hint="eastAsia"/>
              </w:rPr>
              <w:t xml:space="preserve"> </w:t>
            </w:r>
            <w:r w:rsidRPr="00B67EC2">
              <w:rPr>
                <w:rFonts w:asciiTheme="minorEastAsia" w:eastAsiaTheme="minorEastAsia" w:hAnsiTheme="minorEastAsia"/>
              </w:rPr>
              <w:t xml:space="preserve"> (인)</w:t>
            </w:r>
          </w:p>
        </w:tc>
        <w:tc>
          <w:tcPr>
            <w:tcW w:w="4612" w:type="dxa"/>
          </w:tcPr>
          <w:p w14:paraId="75CC243B" w14:textId="6B355165" w:rsidR="001A1455" w:rsidRPr="00B67EC2" w:rsidRDefault="001A1455" w:rsidP="001A1455">
            <w:pPr>
              <w:pStyle w:val="af1"/>
              <w:wordWrap/>
              <w:spacing w:line="276" w:lineRule="auto"/>
              <w:ind w:leftChars="0" w:left="0"/>
              <w:jc w:val="left"/>
              <w:rPr>
                <w:rFonts w:asciiTheme="minorEastAsia" w:eastAsiaTheme="minorEastAsia" w:hAnsiTheme="minorEastAsia"/>
              </w:rPr>
            </w:pPr>
            <w:r w:rsidRPr="00D505DE">
              <w:rPr>
                <w:rFonts w:asciiTheme="minorEastAsia" w:eastAsiaTheme="minorEastAsia" w:hAnsiTheme="minorEastAsia"/>
              </w:rPr>
              <w:t>대표</w:t>
            </w:r>
            <w:r>
              <w:rPr>
                <w:rFonts w:asciiTheme="minorEastAsia" w:eastAsiaTheme="minorEastAsia" w:hAnsiTheme="minorEastAsia" w:hint="eastAsia"/>
              </w:rPr>
              <w:t>집행임원</w:t>
            </w:r>
            <w:r w:rsidRPr="00D505DE">
              <w:rPr>
                <w:rFonts w:asciiTheme="minorEastAsia" w:eastAsiaTheme="minorEastAsia" w:hAnsiTheme="minorEastAsia"/>
              </w:rPr>
              <w:t xml:space="preserve">   </w:t>
            </w:r>
            <w:r w:rsidRPr="00D505DE">
              <w:rPr>
                <w:rFonts w:asciiTheme="minorEastAsia" w:eastAsiaTheme="minorEastAsia" w:hAnsiTheme="minorEastAsia" w:hint="eastAsia"/>
              </w:rPr>
              <w:t>이</w:t>
            </w:r>
            <w:r w:rsidRPr="00D505DE">
              <w:rPr>
                <w:rFonts w:asciiTheme="minorEastAsia" w:eastAsiaTheme="minorEastAsia" w:hAnsiTheme="minorEastAsia"/>
              </w:rPr>
              <w:t xml:space="preserve">   </w:t>
            </w:r>
            <w:r w:rsidRPr="00D505DE">
              <w:rPr>
                <w:rFonts w:asciiTheme="minorEastAsia" w:eastAsiaTheme="minorEastAsia" w:hAnsiTheme="minorEastAsia" w:hint="eastAsia"/>
              </w:rPr>
              <w:t>세</w:t>
            </w:r>
            <w:r w:rsidRPr="00D505DE">
              <w:rPr>
                <w:rFonts w:asciiTheme="minorEastAsia" w:eastAsiaTheme="minorEastAsia" w:hAnsiTheme="minorEastAsia"/>
              </w:rPr>
              <w:t xml:space="preserve">   </w:t>
            </w:r>
            <w:proofErr w:type="gramStart"/>
            <w:r w:rsidRPr="00D505DE">
              <w:rPr>
                <w:rFonts w:asciiTheme="minorEastAsia" w:eastAsiaTheme="minorEastAsia" w:hAnsiTheme="minorEastAsia" w:hint="eastAsia"/>
              </w:rPr>
              <w:t>희</w:t>
            </w:r>
            <w:r w:rsidRPr="00D505DE">
              <w:rPr>
                <w:rFonts w:asciiTheme="minorEastAsia" w:eastAsiaTheme="minorEastAsia" w:hAnsiTheme="minorEastAsia"/>
              </w:rPr>
              <w:t xml:space="preserve">  (</w:t>
            </w:r>
            <w:proofErr w:type="gramEnd"/>
            <w:r w:rsidRPr="00D505DE">
              <w:rPr>
                <w:rFonts w:asciiTheme="minorEastAsia" w:eastAsiaTheme="minorEastAsia" w:hAnsiTheme="minorEastAsia"/>
              </w:rPr>
              <w:t>인)</w:t>
            </w:r>
          </w:p>
        </w:tc>
      </w:tr>
    </w:tbl>
    <w:p w14:paraId="3D033CB5" w14:textId="49ED9B41" w:rsidR="0004442E" w:rsidRPr="00EF2BD7" w:rsidRDefault="00E96B80" w:rsidP="00EF2BD7">
      <w:pPr>
        <w:tabs>
          <w:tab w:val="left" w:pos="426"/>
        </w:tabs>
        <w:wordWrap/>
        <w:spacing w:line="276" w:lineRule="auto"/>
        <w:jc w:val="center"/>
        <w:rPr>
          <w:rFonts w:asciiTheme="minorEastAsia" w:eastAsiaTheme="minorEastAsia" w:hAnsiTheme="minorEastAsia"/>
          <w:sz w:val="24"/>
        </w:rPr>
      </w:pPr>
      <w:r w:rsidRPr="00D505DE">
        <w:rPr>
          <w:rFonts w:asciiTheme="minorEastAsia" w:eastAsiaTheme="minorEastAsia" w:hAnsiTheme="minorEastAsia" w:hint="eastAsia"/>
          <w:b/>
          <w:sz w:val="40"/>
          <w:szCs w:val="40"/>
        </w:rPr>
        <w:lastRenderedPageBreak/>
        <w:t>이용계약</w:t>
      </w:r>
      <w:r w:rsidRPr="00D505DE">
        <w:rPr>
          <w:rFonts w:asciiTheme="minorEastAsia" w:eastAsiaTheme="minorEastAsia" w:hAnsiTheme="minorEastAsia"/>
          <w:b/>
          <w:sz w:val="40"/>
          <w:szCs w:val="40"/>
        </w:rPr>
        <w:t xml:space="preserve"> </w:t>
      </w:r>
      <w:r w:rsidRPr="00D505DE">
        <w:rPr>
          <w:rFonts w:asciiTheme="minorEastAsia" w:eastAsiaTheme="minorEastAsia" w:hAnsiTheme="minorEastAsia" w:hint="eastAsia"/>
          <w:b/>
          <w:sz w:val="40"/>
          <w:szCs w:val="40"/>
        </w:rPr>
        <w:t>일반조건</w:t>
      </w:r>
    </w:p>
    <w:p w14:paraId="4CA0FFE0" w14:textId="199473DE" w:rsidR="00D156A4" w:rsidRPr="00D505DE" w:rsidRDefault="00D156A4" w:rsidP="006C3A5D">
      <w:pPr>
        <w:pStyle w:val="af1"/>
        <w:numPr>
          <w:ilvl w:val="0"/>
          <w:numId w:val="5"/>
        </w:numPr>
        <w:wordWrap/>
        <w:spacing w:line="276" w:lineRule="auto"/>
        <w:ind w:leftChars="0"/>
        <w:jc w:val="left"/>
        <w:rPr>
          <w:rFonts w:asciiTheme="minorEastAsia" w:eastAsiaTheme="minorEastAsia" w:hAnsiTheme="minorEastAsia"/>
          <w:b/>
        </w:rPr>
      </w:pPr>
      <w:r w:rsidRPr="00D505DE">
        <w:rPr>
          <w:rFonts w:asciiTheme="minorEastAsia" w:eastAsiaTheme="minorEastAsia" w:hAnsiTheme="minorEastAsia"/>
          <w:b/>
        </w:rPr>
        <w:t>(</w:t>
      </w:r>
      <w:r w:rsidRPr="00D505DE">
        <w:rPr>
          <w:rFonts w:asciiTheme="minorEastAsia" w:eastAsiaTheme="minorEastAsia" w:hAnsiTheme="minorEastAsia" w:hint="eastAsia"/>
          <w:b/>
        </w:rPr>
        <w:t>목적</w:t>
      </w:r>
      <w:r w:rsidRPr="00D505DE">
        <w:rPr>
          <w:rFonts w:asciiTheme="minorEastAsia" w:eastAsiaTheme="minorEastAsia" w:hAnsiTheme="minorEastAsia"/>
          <w:b/>
        </w:rPr>
        <w:t>)</w:t>
      </w:r>
    </w:p>
    <w:p w14:paraId="57850B4A" w14:textId="5941CF7E" w:rsidR="006D3B3A" w:rsidRPr="00D505DE" w:rsidRDefault="00D156A4" w:rsidP="0004442E">
      <w:pPr>
        <w:wordWrap/>
        <w:spacing w:line="276" w:lineRule="auto"/>
        <w:ind w:leftChars="71" w:left="142"/>
        <w:rPr>
          <w:rFonts w:asciiTheme="minorEastAsia" w:eastAsiaTheme="minorEastAsia" w:hAnsiTheme="minorEastAsia"/>
        </w:rPr>
      </w:pPr>
      <w:r w:rsidRPr="00D505DE">
        <w:rPr>
          <w:rFonts w:asciiTheme="minorEastAsia" w:eastAsiaTheme="minorEastAsia" w:hAnsiTheme="minorEastAsia" w:hint="eastAsia"/>
        </w:rPr>
        <w:t>본</w:t>
      </w:r>
      <w:r w:rsidRPr="00D505DE">
        <w:rPr>
          <w:rFonts w:asciiTheme="minorEastAsia" w:eastAsiaTheme="minorEastAsia" w:hAnsiTheme="minorEastAsia"/>
        </w:rPr>
        <w:t xml:space="preserve"> </w:t>
      </w:r>
      <w:r w:rsidR="002A6CDA" w:rsidRPr="00D505DE">
        <w:rPr>
          <w:rFonts w:asciiTheme="minorEastAsia" w:eastAsiaTheme="minorEastAsia" w:hAnsiTheme="minorEastAsia" w:hint="eastAsia"/>
        </w:rPr>
        <w:t>계약은</w:t>
      </w:r>
      <w:r w:rsidRPr="00D505DE">
        <w:rPr>
          <w:rFonts w:asciiTheme="minorEastAsia" w:eastAsiaTheme="minorEastAsia" w:hAnsiTheme="minorEastAsia"/>
        </w:rPr>
        <w:t xml:space="preserve"> </w:t>
      </w:r>
      <w:r w:rsidR="00FF2374" w:rsidRPr="00D505DE">
        <w:rPr>
          <w:rFonts w:asciiTheme="minorEastAsia" w:eastAsiaTheme="minorEastAsia" w:hAnsiTheme="minorEastAsia"/>
        </w:rPr>
        <w:t>‘</w:t>
      </w:r>
      <w:r w:rsidR="00FD4614">
        <w:rPr>
          <w:rFonts w:asciiTheme="minorEastAsia" w:eastAsiaTheme="minorEastAsia" w:hAnsiTheme="minorEastAsia"/>
        </w:rPr>
        <w:t>서비스</w:t>
      </w:r>
      <w:r w:rsidR="00EA3E7E" w:rsidRPr="00D505DE">
        <w:rPr>
          <w:rFonts w:asciiTheme="minorEastAsia" w:eastAsiaTheme="minorEastAsia" w:hAnsiTheme="minorEastAsia"/>
        </w:rPr>
        <w:t xml:space="preserve"> </w:t>
      </w:r>
      <w:r w:rsidR="00FF2374" w:rsidRPr="00D505DE">
        <w:rPr>
          <w:rFonts w:asciiTheme="minorEastAsia" w:eastAsiaTheme="minorEastAsia" w:hAnsiTheme="minorEastAsia" w:hint="eastAsia"/>
        </w:rPr>
        <w:t>이용</w:t>
      </w:r>
      <w:r w:rsidR="00EA3E7E" w:rsidRPr="00D505DE">
        <w:rPr>
          <w:rFonts w:asciiTheme="minorEastAsia" w:eastAsiaTheme="minorEastAsia" w:hAnsiTheme="minorEastAsia"/>
        </w:rPr>
        <w:t xml:space="preserve">’ </w:t>
      </w:r>
      <w:r w:rsidR="00FF2374" w:rsidRPr="00D505DE">
        <w:rPr>
          <w:rFonts w:asciiTheme="minorEastAsia" w:eastAsiaTheme="minorEastAsia" w:hAnsiTheme="minorEastAsia" w:hint="eastAsia"/>
        </w:rPr>
        <w:t>과</w:t>
      </w:r>
      <w:r w:rsidR="00FF2374" w:rsidRPr="00D505DE">
        <w:rPr>
          <w:rFonts w:asciiTheme="minorEastAsia" w:eastAsiaTheme="minorEastAsia" w:hAnsiTheme="minorEastAsia"/>
        </w:rPr>
        <w:t xml:space="preserve"> 관련하여 ‘</w:t>
      </w:r>
      <w:r w:rsidR="00FF2374" w:rsidRPr="00D505DE">
        <w:rPr>
          <w:rFonts w:asciiTheme="minorEastAsia" w:eastAsiaTheme="minorEastAsia" w:hAnsiTheme="minorEastAsia" w:hint="eastAsia"/>
        </w:rPr>
        <w:t>고객</w:t>
      </w:r>
      <w:r w:rsidR="00FF2374" w:rsidRPr="00D505DE">
        <w:rPr>
          <w:rFonts w:asciiTheme="minorEastAsia" w:eastAsiaTheme="minorEastAsia" w:hAnsiTheme="minorEastAsia"/>
        </w:rPr>
        <w:t>’</w:t>
      </w:r>
      <w:r w:rsidR="00FF2374" w:rsidRPr="00D505DE">
        <w:rPr>
          <w:rFonts w:asciiTheme="minorEastAsia" w:eastAsiaTheme="minorEastAsia" w:hAnsiTheme="minorEastAsia" w:hint="eastAsia"/>
        </w:rPr>
        <w:t>과</w:t>
      </w:r>
      <w:r w:rsidR="00FF2374" w:rsidRPr="00D505DE">
        <w:rPr>
          <w:rFonts w:asciiTheme="minorEastAsia" w:eastAsiaTheme="minorEastAsia" w:hAnsiTheme="minorEastAsia"/>
        </w:rPr>
        <w:t xml:space="preserve"> ‘</w:t>
      </w:r>
      <w:r w:rsidR="00FF2374" w:rsidRPr="00D505DE">
        <w:rPr>
          <w:rFonts w:asciiTheme="minorEastAsia" w:eastAsiaTheme="minorEastAsia" w:hAnsiTheme="minorEastAsia" w:hint="eastAsia"/>
        </w:rPr>
        <w:t>회사</w:t>
      </w:r>
      <w:r w:rsidR="00FF2374" w:rsidRPr="00D505DE">
        <w:rPr>
          <w:rFonts w:asciiTheme="minorEastAsia" w:eastAsiaTheme="minorEastAsia" w:hAnsiTheme="minorEastAsia"/>
        </w:rPr>
        <w:t xml:space="preserve">’ </w:t>
      </w:r>
      <w:r w:rsidR="00FF2374" w:rsidRPr="00D505DE">
        <w:rPr>
          <w:rFonts w:asciiTheme="minorEastAsia" w:eastAsiaTheme="minorEastAsia" w:hAnsiTheme="minorEastAsia" w:hint="eastAsia"/>
        </w:rPr>
        <w:t>간</w:t>
      </w:r>
      <w:r w:rsidR="00FF2374" w:rsidRPr="00D505DE">
        <w:rPr>
          <w:rFonts w:asciiTheme="minorEastAsia" w:eastAsiaTheme="minorEastAsia" w:hAnsiTheme="minorEastAsia"/>
        </w:rPr>
        <w:t xml:space="preserve"> </w:t>
      </w:r>
      <w:r w:rsidR="00FF2374" w:rsidRPr="00D505DE">
        <w:rPr>
          <w:rFonts w:asciiTheme="minorEastAsia" w:eastAsiaTheme="minorEastAsia" w:hAnsiTheme="minorEastAsia" w:hint="eastAsia"/>
        </w:rPr>
        <w:t>책임</w:t>
      </w:r>
      <w:r w:rsidR="00FF2374" w:rsidRPr="00D505DE">
        <w:rPr>
          <w:rFonts w:asciiTheme="minorEastAsia" w:eastAsiaTheme="minorEastAsia" w:hAnsiTheme="minorEastAsia"/>
        </w:rPr>
        <w:t xml:space="preserve">, </w:t>
      </w:r>
      <w:r w:rsidR="00FF2374" w:rsidRPr="00D505DE">
        <w:rPr>
          <w:rFonts w:asciiTheme="minorEastAsia" w:eastAsiaTheme="minorEastAsia" w:hAnsiTheme="minorEastAsia" w:hint="eastAsia"/>
        </w:rPr>
        <w:t>권리</w:t>
      </w:r>
      <w:r w:rsidR="00FF2374" w:rsidRPr="00D505DE">
        <w:rPr>
          <w:rFonts w:asciiTheme="minorEastAsia" w:eastAsiaTheme="minorEastAsia" w:hAnsiTheme="minorEastAsia"/>
        </w:rPr>
        <w:t xml:space="preserve"> </w:t>
      </w:r>
      <w:r w:rsidR="00FF2374" w:rsidRPr="00D505DE">
        <w:rPr>
          <w:rFonts w:asciiTheme="minorEastAsia" w:eastAsiaTheme="minorEastAsia" w:hAnsiTheme="minorEastAsia" w:hint="eastAsia"/>
        </w:rPr>
        <w:t>및</w:t>
      </w:r>
      <w:r w:rsidR="00FF2374" w:rsidRPr="00D505DE">
        <w:rPr>
          <w:rFonts w:asciiTheme="minorEastAsia" w:eastAsiaTheme="minorEastAsia" w:hAnsiTheme="minorEastAsia"/>
        </w:rPr>
        <w:t xml:space="preserve"> </w:t>
      </w:r>
      <w:r w:rsidR="00FF2374" w:rsidRPr="00D505DE">
        <w:rPr>
          <w:rFonts w:asciiTheme="minorEastAsia" w:eastAsiaTheme="minorEastAsia" w:hAnsiTheme="minorEastAsia" w:hint="eastAsia"/>
        </w:rPr>
        <w:t>의무</w:t>
      </w:r>
      <w:r w:rsidR="00E96B80" w:rsidRPr="00D505DE">
        <w:rPr>
          <w:rFonts w:asciiTheme="minorEastAsia" w:eastAsiaTheme="minorEastAsia" w:hAnsiTheme="minorEastAsia" w:hint="eastAsia"/>
        </w:rPr>
        <w:t>와</w:t>
      </w:r>
      <w:r w:rsidR="00E96B80" w:rsidRPr="00D505DE">
        <w:rPr>
          <w:rFonts w:asciiTheme="minorEastAsia" w:eastAsiaTheme="minorEastAsia" w:hAnsiTheme="minorEastAsia"/>
        </w:rPr>
        <w:t xml:space="preserve"> 관련된 사항을 명확히 정하고 </w:t>
      </w:r>
      <w:r w:rsidR="00C35D06" w:rsidRPr="00D505DE">
        <w:rPr>
          <w:rFonts w:asciiTheme="minorEastAsia" w:eastAsiaTheme="minorEastAsia" w:hAnsiTheme="minorEastAsia"/>
        </w:rPr>
        <w:t>‘</w:t>
      </w:r>
      <w:r w:rsidR="00E96B80" w:rsidRPr="00D505DE">
        <w:rPr>
          <w:rFonts w:asciiTheme="minorEastAsia" w:eastAsiaTheme="minorEastAsia" w:hAnsiTheme="minorEastAsia" w:hint="eastAsia"/>
        </w:rPr>
        <w:t>본</w:t>
      </w:r>
      <w:r w:rsidR="00E96B80" w:rsidRPr="00D505DE">
        <w:rPr>
          <w:rFonts w:asciiTheme="minorEastAsia" w:eastAsiaTheme="minorEastAsia" w:hAnsiTheme="minorEastAsia"/>
        </w:rPr>
        <w:t xml:space="preserve"> </w:t>
      </w:r>
      <w:r w:rsidR="00E96B80" w:rsidRPr="00D505DE">
        <w:rPr>
          <w:rFonts w:asciiTheme="minorEastAsia" w:eastAsiaTheme="minorEastAsia" w:hAnsiTheme="minorEastAsia" w:hint="eastAsia"/>
        </w:rPr>
        <w:t>계약</w:t>
      </w:r>
      <w:r w:rsidR="0004442E" w:rsidRPr="00D505DE">
        <w:rPr>
          <w:rFonts w:asciiTheme="minorEastAsia" w:eastAsiaTheme="minorEastAsia" w:hAnsiTheme="minorEastAsia"/>
        </w:rPr>
        <w:t>’</w:t>
      </w:r>
      <w:r w:rsidR="00E96B80" w:rsidRPr="00D505DE">
        <w:rPr>
          <w:rFonts w:asciiTheme="minorEastAsia" w:eastAsiaTheme="minorEastAsia" w:hAnsiTheme="minorEastAsia"/>
        </w:rPr>
        <w:t xml:space="preserve"> 내용에 정해진 사항을 상호 신의와 성실에 따라 이행할 것을 약정함에 있다. </w:t>
      </w:r>
    </w:p>
    <w:p w14:paraId="260F0AB3" w14:textId="77777777" w:rsidR="00293A2C" w:rsidRPr="00D505DE" w:rsidRDefault="00293A2C" w:rsidP="0004442E">
      <w:pPr>
        <w:wordWrap/>
        <w:spacing w:line="276" w:lineRule="auto"/>
        <w:ind w:firstLineChars="100" w:firstLine="200"/>
        <w:jc w:val="left"/>
        <w:rPr>
          <w:rFonts w:asciiTheme="minorEastAsia" w:eastAsiaTheme="minorEastAsia" w:hAnsiTheme="minorEastAsia"/>
        </w:rPr>
      </w:pPr>
    </w:p>
    <w:p w14:paraId="411CE385" w14:textId="01F37297" w:rsidR="0004442E" w:rsidRPr="00D505DE" w:rsidRDefault="0004442E" w:rsidP="006C3A5D">
      <w:pPr>
        <w:pStyle w:val="af1"/>
        <w:numPr>
          <w:ilvl w:val="0"/>
          <w:numId w:val="5"/>
        </w:numPr>
        <w:wordWrap/>
        <w:spacing w:line="276" w:lineRule="auto"/>
        <w:ind w:leftChars="0"/>
        <w:jc w:val="left"/>
        <w:rPr>
          <w:rFonts w:asciiTheme="minorEastAsia" w:eastAsiaTheme="minorEastAsia" w:hAnsiTheme="minorEastAsia"/>
          <w:b/>
        </w:rPr>
      </w:pPr>
      <w:r w:rsidRPr="00D505DE">
        <w:rPr>
          <w:rFonts w:asciiTheme="minorEastAsia" w:eastAsiaTheme="minorEastAsia" w:hAnsiTheme="minorEastAsia"/>
          <w:b/>
        </w:rPr>
        <w:t>(</w:t>
      </w:r>
      <w:r w:rsidRPr="00D505DE">
        <w:rPr>
          <w:rFonts w:asciiTheme="minorEastAsia" w:eastAsiaTheme="minorEastAsia" w:hAnsiTheme="minorEastAsia" w:hint="eastAsia"/>
          <w:b/>
        </w:rPr>
        <w:t>회사의</w:t>
      </w:r>
      <w:r w:rsidRPr="00D505DE">
        <w:rPr>
          <w:rFonts w:asciiTheme="minorEastAsia" w:eastAsiaTheme="minorEastAsia" w:hAnsiTheme="minorEastAsia"/>
          <w:b/>
        </w:rPr>
        <w:t xml:space="preserve"> </w:t>
      </w:r>
      <w:r w:rsidR="00B16034" w:rsidRPr="00D505DE">
        <w:rPr>
          <w:rFonts w:asciiTheme="minorEastAsia" w:eastAsiaTheme="minorEastAsia" w:hAnsiTheme="minorEastAsia" w:hint="eastAsia"/>
          <w:b/>
        </w:rPr>
        <w:t>의무</w:t>
      </w:r>
      <w:r w:rsidRPr="00D505DE">
        <w:rPr>
          <w:rFonts w:asciiTheme="minorEastAsia" w:eastAsiaTheme="minorEastAsia" w:hAnsiTheme="minorEastAsia"/>
          <w:b/>
        </w:rPr>
        <w:t>)</w:t>
      </w:r>
    </w:p>
    <w:p w14:paraId="5A3990DF" w14:textId="46BDD0C7" w:rsidR="0004442E" w:rsidRPr="00D505DE" w:rsidRDefault="00F364F6" w:rsidP="006C3A5D">
      <w:pPr>
        <w:pStyle w:val="af1"/>
        <w:numPr>
          <w:ilvl w:val="0"/>
          <w:numId w:val="6"/>
        </w:numPr>
        <w:ind w:leftChars="0"/>
        <w:rPr>
          <w:rFonts w:asciiTheme="minorEastAsia" w:eastAsiaTheme="minorEastAsia" w:hAnsiTheme="minorEastAsia"/>
        </w:rPr>
      </w:pPr>
      <w:r w:rsidRPr="00D505DE">
        <w:rPr>
          <w:rFonts w:asciiTheme="minorEastAsia" w:eastAsiaTheme="minorEastAsia" w:hAnsiTheme="minorEastAsia"/>
        </w:rPr>
        <w:t>‘</w:t>
      </w:r>
      <w:r w:rsidRPr="00D505DE">
        <w:rPr>
          <w:rFonts w:asciiTheme="minorEastAsia" w:eastAsiaTheme="minorEastAsia" w:hAnsiTheme="minorEastAsia" w:hint="eastAsia"/>
        </w:rPr>
        <w:t>회사</w:t>
      </w:r>
      <w:r w:rsidRPr="00D505DE">
        <w:rPr>
          <w:rFonts w:asciiTheme="minorEastAsia" w:eastAsiaTheme="minorEastAsia" w:hAnsiTheme="minorEastAsia"/>
        </w:rPr>
        <w:t>’</w:t>
      </w:r>
      <w:r w:rsidRPr="00D505DE">
        <w:rPr>
          <w:rFonts w:asciiTheme="minorEastAsia" w:eastAsiaTheme="minorEastAsia" w:hAnsiTheme="minorEastAsia" w:hint="eastAsia"/>
        </w:rPr>
        <w:t>는</w:t>
      </w:r>
      <w:r w:rsidRPr="00D505DE">
        <w:rPr>
          <w:rFonts w:asciiTheme="minorEastAsia" w:eastAsiaTheme="minorEastAsia" w:hAnsiTheme="minorEastAsia"/>
        </w:rPr>
        <w:t xml:space="preserve"> ‘</w:t>
      </w:r>
      <w:r w:rsidRPr="00D505DE">
        <w:rPr>
          <w:rFonts w:asciiTheme="minorEastAsia" w:eastAsiaTheme="minorEastAsia" w:hAnsiTheme="minorEastAsia" w:hint="eastAsia"/>
        </w:rPr>
        <w:t>고객</w:t>
      </w:r>
      <w:r w:rsidRPr="00D505DE">
        <w:rPr>
          <w:rFonts w:asciiTheme="minorEastAsia" w:eastAsiaTheme="minorEastAsia" w:hAnsiTheme="minorEastAsia"/>
        </w:rPr>
        <w:t>’</w:t>
      </w:r>
      <w:r w:rsidRPr="00D505DE">
        <w:rPr>
          <w:rFonts w:asciiTheme="minorEastAsia" w:eastAsiaTheme="minorEastAsia" w:hAnsiTheme="minorEastAsia" w:hint="eastAsia"/>
        </w:rPr>
        <w:t>의</w:t>
      </w:r>
      <w:r w:rsidRPr="00D505DE">
        <w:rPr>
          <w:rFonts w:asciiTheme="minorEastAsia" w:eastAsiaTheme="minorEastAsia" w:hAnsiTheme="minorEastAsia"/>
        </w:rPr>
        <w:t xml:space="preserve"> ‘</w:t>
      </w:r>
      <w:r w:rsidR="00FD4614">
        <w:rPr>
          <w:rFonts w:asciiTheme="minorEastAsia" w:eastAsiaTheme="minorEastAsia" w:hAnsiTheme="minorEastAsia"/>
        </w:rPr>
        <w:t>서비스</w:t>
      </w:r>
      <w:r w:rsidR="00756098"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이용</w:t>
      </w:r>
      <w:r w:rsidR="00EA3E7E" w:rsidRPr="00D505DE">
        <w:rPr>
          <w:rFonts w:asciiTheme="minorEastAsia" w:eastAsiaTheme="minorEastAsia" w:hAnsiTheme="minorEastAsia"/>
        </w:rPr>
        <w:t>’</w:t>
      </w:r>
      <w:r w:rsidRPr="00D505DE">
        <w:rPr>
          <w:rFonts w:asciiTheme="minorEastAsia" w:eastAsiaTheme="minorEastAsia" w:hAnsiTheme="minorEastAsia" w:hint="eastAsia"/>
        </w:rPr>
        <w:t>을</w:t>
      </w:r>
      <w:r w:rsidRPr="00D505DE">
        <w:rPr>
          <w:rFonts w:asciiTheme="minorEastAsia" w:eastAsiaTheme="minorEastAsia" w:hAnsiTheme="minorEastAsia"/>
        </w:rPr>
        <w:t xml:space="preserve"> 위하여 </w:t>
      </w:r>
      <w:r w:rsidRPr="00D505DE">
        <w:rPr>
          <w:rFonts w:asciiTheme="minorEastAsia" w:eastAsiaTheme="minorEastAsia" w:hAnsiTheme="minorEastAsia" w:hint="eastAsia"/>
        </w:rPr>
        <w:t>수행할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업무의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범위는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다음과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같</w:t>
      </w:r>
      <w:r w:rsidR="00C6420E" w:rsidRPr="00D505DE">
        <w:rPr>
          <w:rFonts w:asciiTheme="minorEastAsia" w:eastAsiaTheme="minorEastAsia" w:hAnsiTheme="minorEastAsia" w:hint="eastAsia"/>
        </w:rPr>
        <w:t>으며</w:t>
      </w:r>
      <w:r w:rsidR="00C6420E" w:rsidRPr="00D505DE">
        <w:rPr>
          <w:rFonts w:asciiTheme="minorEastAsia" w:eastAsiaTheme="minorEastAsia" w:hAnsiTheme="minorEastAsia"/>
        </w:rPr>
        <w:t xml:space="preserve">, </w:t>
      </w:r>
      <w:r w:rsidR="009277C3" w:rsidRPr="00D505DE">
        <w:rPr>
          <w:rFonts w:asciiTheme="minorEastAsia" w:eastAsiaTheme="minorEastAsia" w:hAnsiTheme="minorEastAsia" w:hint="eastAsia"/>
        </w:rPr>
        <w:t>세부적인</w:t>
      </w:r>
      <w:r w:rsidR="009277C3" w:rsidRPr="00D505DE">
        <w:rPr>
          <w:rFonts w:asciiTheme="minorEastAsia" w:eastAsiaTheme="minorEastAsia" w:hAnsiTheme="minorEastAsia"/>
        </w:rPr>
        <w:t xml:space="preserve"> 내용은 </w:t>
      </w:r>
      <w:r w:rsidR="00EA3E7E" w:rsidRPr="00D505DE">
        <w:rPr>
          <w:rFonts w:asciiTheme="minorEastAsia" w:eastAsiaTheme="minorEastAsia" w:hAnsiTheme="minorEastAsia" w:hint="eastAsia"/>
        </w:rPr>
        <w:t>첨부</w:t>
      </w:r>
      <w:r w:rsidR="00EA3E7E" w:rsidRPr="00D505DE">
        <w:rPr>
          <w:rFonts w:asciiTheme="minorEastAsia" w:eastAsiaTheme="minorEastAsia" w:hAnsiTheme="minorEastAsia"/>
        </w:rPr>
        <w:t xml:space="preserve"> 1. </w:t>
      </w:r>
      <w:proofErr w:type="spellStart"/>
      <w:r w:rsidR="00FC332B">
        <w:rPr>
          <w:rFonts w:asciiTheme="minorEastAsia" w:eastAsiaTheme="minorEastAsia" w:hAnsiTheme="minorEastAsia"/>
        </w:rPr>
        <w:t>클로잇</w:t>
      </w:r>
      <w:proofErr w:type="spellEnd"/>
      <w:r w:rsidR="00FC332B">
        <w:rPr>
          <w:rFonts w:asciiTheme="minorEastAsia" w:eastAsiaTheme="minorEastAsia" w:hAnsiTheme="minorEastAsia"/>
        </w:rPr>
        <w:t xml:space="preserve"> </w:t>
      </w:r>
      <w:proofErr w:type="spellStart"/>
      <w:r w:rsidR="00FC332B">
        <w:rPr>
          <w:rFonts w:asciiTheme="minorEastAsia" w:eastAsiaTheme="minorEastAsia" w:hAnsiTheme="minorEastAsia"/>
        </w:rPr>
        <w:t>매니지드</w:t>
      </w:r>
      <w:proofErr w:type="spellEnd"/>
      <w:r w:rsidR="00FC332B">
        <w:rPr>
          <w:rFonts w:asciiTheme="minorEastAsia" w:eastAsiaTheme="minorEastAsia" w:hAnsiTheme="minorEastAsia"/>
        </w:rPr>
        <w:t xml:space="preserve"> 서비스</w:t>
      </w:r>
      <w:r w:rsidR="00EA3E7E" w:rsidRPr="00D505DE">
        <w:rPr>
          <w:rFonts w:asciiTheme="minorEastAsia" w:eastAsiaTheme="minorEastAsia" w:hAnsiTheme="minorEastAsia"/>
        </w:rPr>
        <w:t xml:space="preserve"> </w:t>
      </w:r>
      <w:r w:rsidR="00EA3E7E" w:rsidRPr="00D505DE">
        <w:rPr>
          <w:rFonts w:asciiTheme="minorEastAsia" w:eastAsiaTheme="minorEastAsia" w:hAnsiTheme="minorEastAsia" w:hint="eastAsia"/>
        </w:rPr>
        <w:t>이용요금</w:t>
      </w:r>
      <w:r w:rsidR="001C57B1" w:rsidRPr="00D505DE">
        <w:rPr>
          <w:rFonts w:asciiTheme="minorEastAsia" w:eastAsiaTheme="minorEastAsia" w:hAnsiTheme="minorEastAsia" w:hint="eastAsia"/>
        </w:rPr>
        <w:t>,</w:t>
      </w:r>
      <w:r w:rsidR="001C57B1" w:rsidRPr="00D505DE">
        <w:rPr>
          <w:rFonts w:asciiTheme="minorEastAsia" w:eastAsiaTheme="minorEastAsia" w:hAnsiTheme="minorEastAsia"/>
        </w:rPr>
        <w:t xml:space="preserve"> </w:t>
      </w:r>
      <w:r w:rsidR="001C57B1" w:rsidRPr="00D505DE">
        <w:rPr>
          <w:rFonts w:asciiTheme="minorEastAsia" w:eastAsiaTheme="minorEastAsia" w:hAnsiTheme="minorEastAsia" w:hint="eastAsia"/>
        </w:rPr>
        <w:t xml:space="preserve">첨부 </w:t>
      </w:r>
      <w:r w:rsidR="0089492C">
        <w:rPr>
          <w:rFonts w:asciiTheme="minorEastAsia" w:eastAsiaTheme="minorEastAsia" w:hAnsiTheme="minorEastAsia"/>
        </w:rPr>
        <w:t>2</w:t>
      </w:r>
      <w:r w:rsidR="001C57B1" w:rsidRPr="00D505DE">
        <w:rPr>
          <w:rFonts w:asciiTheme="minorEastAsia" w:eastAsiaTheme="minorEastAsia" w:hAnsiTheme="minorEastAsia" w:hint="eastAsia"/>
        </w:rPr>
        <w:t xml:space="preserve">. </w:t>
      </w:r>
      <w:proofErr w:type="spellStart"/>
      <w:r w:rsidR="001C57B1" w:rsidRPr="00D505DE">
        <w:rPr>
          <w:rFonts w:asciiTheme="minorEastAsia" w:eastAsiaTheme="minorEastAsia" w:hAnsiTheme="minorEastAsia" w:hint="eastAsia"/>
        </w:rPr>
        <w:t>클로잇</w:t>
      </w:r>
      <w:proofErr w:type="spellEnd"/>
      <w:r w:rsidR="001C57B1" w:rsidRPr="00D505DE">
        <w:rPr>
          <w:rFonts w:asciiTheme="minorEastAsia" w:eastAsiaTheme="minorEastAsia" w:hAnsiTheme="minorEastAsia" w:hint="eastAsia"/>
        </w:rPr>
        <w:t xml:space="preserve"> </w:t>
      </w:r>
      <w:proofErr w:type="spellStart"/>
      <w:r w:rsidR="00B643F8" w:rsidRPr="00D505DE">
        <w:rPr>
          <w:rFonts w:asciiTheme="minorEastAsia" w:eastAsiaTheme="minorEastAsia" w:hAnsiTheme="minorEastAsia" w:hint="eastAsia"/>
        </w:rPr>
        <w:t>매니지드</w:t>
      </w:r>
      <w:proofErr w:type="spellEnd"/>
      <w:r w:rsidR="00B643F8" w:rsidRPr="00D505DE">
        <w:rPr>
          <w:rFonts w:asciiTheme="minorEastAsia" w:eastAsiaTheme="minorEastAsia" w:hAnsiTheme="minorEastAsia" w:hint="eastAsia"/>
        </w:rPr>
        <w:t xml:space="preserve"> 서비스</w:t>
      </w:r>
      <w:r w:rsidR="001C57B1" w:rsidRPr="00D505DE">
        <w:rPr>
          <w:rFonts w:asciiTheme="minorEastAsia" w:eastAsiaTheme="minorEastAsia" w:hAnsiTheme="minorEastAsia" w:hint="eastAsia"/>
        </w:rPr>
        <w:t xml:space="preserve"> 부속합의서</w:t>
      </w:r>
      <w:r w:rsidR="00EA3E7E" w:rsidRPr="00D505DE">
        <w:rPr>
          <w:rFonts w:asciiTheme="minorEastAsia" w:eastAsiaTheme="minorEastAsia" w:hAnsiTheme="minorEastAsia" w:hint="eastAsia"/>
        </w:rPr>
        <w:t>에서</w:t>
      </w:r>
      <w:r w:rsidR="00EA3E7E" w:rsidRPr="00D505DE">
        <w:rPr>
          <w:rFonts w:asciiTheme="minorEastAsia" w:eastAsiaTheme="minorEastAsia" w:hAnsiTheme="minorEastAsia"/>
        </w:rPr>
        <w:t xml:space="preserve"> </w:t>
      </w:r>
      <w:r w:rsidR="006C0C91" w:rsidRPr="00D505DE">
        <w:rPr>
          <w:rFonts w:asciiTheme="minorEastAsia" w:eastAsiaTheme="minorEastAsia" w:hAnsiTheme="minorEastAsia" w:hint="eastAsia"/>
        </w:rPr>
        <w:t>정한</w:t>
      </w:r>
      <w:r w:rsidR="006C0C91" w:rsidRPr="00D505DE">
        <w:rPr>
          <w:rFonts w:asciiTheme="minorEastAsia" w:eastAsiaTheme="minorEastAsia" w:hAnsiTheme="minorEastAsia"/>
        </w:rPr>
        <w:t xml:space="preserve"> </w:t>
      </w:r>
      <w:r w:rsidR="006C0C91" w:rsidRPr="00D505DE">
        <w:rPr>
          <w:rFonts w:asciiTheme="minorEastAsia" w:eastAsiaTheme="minorEastAsia" w:hAnsiTheme="minorEastAsia" w:hint="eastAsia"/>
        </w:rPr>
        <w:t>바에</w:t>
      </w:r>
      <w:r w:rsidR="006C0C91" w:rsidRPr="00D505DE">
        <w:rPr>
          <w:rFonts w:asciiTheme="minorEastAsia" w:eastAsiaTheme="minorEastAsia" w:hAnsiTheme="minorEastAsia"/>
        </w:rPr>
        <w:t xml:space="preserve"> </w:t>
      </w:r>
      <w:r w:rsidR="006C0C91" w:rsidRPr="00D505DE">
        <w:rPr>
          <w:rFonts w:asciiTheme="minorEastAsia" w:eastAsiaTheme="minorEastAsia" w:hAnsiTheme="minorEastAsia" w:hint="eastAsia"/>
        </w:rPr>
        <w:t>따른다</w:t>
      </w:r>
      <w:r w:rsidR="006C0C91" w:rsidRPr="00D505DE">
        <w:rPr>
          <w:rFonts w:asciiTheme="minorEastAsia" w:eastAsiaTheme="minorEastAsia" w:hAnsiTheme="minorEastAsia"/>
        </w:rPr>
        <w:t>.</w:t>
      </w:r>
    </w:p>
    <w:p w14:paraId="4FD10676" w14:textId="2E07E32F" w:rsidR="00222324" w:rsidRPr="00D505DE" w:rsidRDefault="00222324" w:rsidP="006C3A5D">
      <w:pPr>
        <w:pStyle w:val="af1"/>
        <w:numPr>
          <w:ilvl w:val="0"/>
          <w:numId w:val="9"/>
        </w:numPr>
        <w:wordWrap/>
        <w:spacing w:line="276" w:lineRule="auto"/>
        <w:ind w:leftChars="0"/>
        <w:jc w:val="left"/>
        <w:rPr>
          <w:rFonts w:asciiTheme="minorEastAsia" w:eastAsiaTheme="minorEastAsia" w:hAnsiTheme="minorEastAsia"/>
        </w:rPr>
      </w:pPr>
      <w:r w:rsidRPr="00D505DE">
        <w:rPr>
          <w:rFonts w:asciiTheme="minorEastAsia" w:eastAsiaTheme="minorEastAsia" w:hAnsiTheme="minorEastAsia"/>
        </w:rPr>
        <w:t>‘</w:t>
      </w:r>
      <w:r w:rsidRPr="00D505DE">
        <w:rPr>
          <w:rFonts w:asciiTheme="minorEastAsia" w:eastAsiaTheme="minorEastAsia" w:hAnsiTheme="minorEastAsia" w:hint="eastAsia"/>
        </w:rPr>
        <w:t>회사</w:t>
      </w:r>
      <w:r w:rsidRPr="00D505DE">
        <w:rPr>
          <w:rFonts w:asciiTheme="minorEastAsia" w:eastAsiaTheme="minorEastAsia" w:hAnsiTheme="minorEastAsia"/>
        </w:rPr>
        <w:t>’</w:t>
      </w:r>
      <w:r w:rsidRPr="00D505DE">
        <w:rPr>
          <w:rFonts w:asciiTheme="minorEastAsia" w:eastAsiaTheme="minorEastAsia" w:hAnsiTheme="minorEastAsia" w:hint="eastAsia"/>
        </w:rPr>
        <w:t>의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기술지원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서비스</w:t>
      </w:r>
      <w:r w:rsidRPr="00D505DE">
        <w:rPr>
          <w:rFonts w:asciiTheme="minorEastAsia" w:eastAsiaTheme="minorEastAsia" w:hAnsiTheme="minorEastAsia"/>
        </w:rPr>
        <w:t>(</w:t>
      </w:r>
      <w:proofErr w:type="spellStart"/>
      <w:r w:rsidR="001C57B1" w:rsidRPr="00D505DE">
        <w:rPr>
          <w:rFonts w:asciiTheme="minorEastAsia" w:eastAsiaTheme="minorEastAsia" w:hAnsiTheme="minorEastAsia" w:hint="eastAsia"/>
        </w:rPr>
        <w:t>클로잇</w:t>
      </w:r>
      <w:proofErr w:type="spellEnd"/>
      <w:r w:rsidR="001C57B1" w:rsidRPr="00D505DE">
        <w:rPr>
          <w:rFonts w:asciiTheme="minorEastAsia" w:eastAsiaTheme="minorEastAsia" w:hAnsiTheme="minorEastAsia" w:hint="eastAsia"/>
        </w:rPr>
        <w:t xml:space="preserve"> </w:t>
      </w:r>
      <w:proofErr w:type="spellStart"/>
      <w:r w:rsidR="001C57B1" w:rsidRPr="00D505DE">
        <w:rPr>
          <w:rFonts w:asciiTheme="minorEastAsia" w:eastAsiaTheme="minorEastAsia" w:hAnsiTheme="minorEastAsia" w:hint="eastAsia"/>
        </w:rPr>
        <w:t>매니지드</w:t>
      </w:r>
      <w:proofErr w:type="spellEnd"/>
      <w:r w:rsidR="00370EC7" w:rsidRPr="00D505DE">
        <w:rPr>
          <w:rFonts w:asciiTheme="minorEastAsia" w:eastAsiaTheme="minorEastAsia" w:hAnsiTheme="minorEastAsia" w:hint="eastAsia"/>
        </w:rPr>
        <w:t xml:space="preserve"> </w:t>
      </w:r>
      <w:r w:rsidR="001C57B1" w:rsidRPr="00D505DE">
        <w:rPr>
          <w:rFonts w:asciiTheme="minorEastAsia" w:eastAsiaTheme="minorEastAsia" w:hAnsiTheme="minorEastAsia" w:hint="eastAsia"/>
        </w:rPr>
        <w:t>서비스를</w:t>
      </w:r>
      <w:r w:rsidRPr="00D505DE" w:rsidDel="008678A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구매한</w:t>
      </w:r>
      <w:r w:rsidRPr="00D505DE">
        <w:rPr>
          <w:rFonts w:asciiTheme="minorEastAsia" w:eastAsiaTheme="minorEastAsia" w:hAnsiTheme="minorEastAsia"/>
        </w:rPr>
        <w:t xml:space="preserve"> </w:t>
      </w:r>
      <w:r w:rsidR="00EA3E7E" w:rsidRPr="00D505DE">
        <w:rPr>
          <w:rFonts w:asciiTheme="minorEastAsia" w:eastAsiaTheme="minorEastAsia" w:hAnsiTheme="minorEastAsia"/>
        </w:rPr>
        <w:t>‘</w:t>
      </w:r>
      <w:r w:rsidR="00EA3E7E" w:rsidRPr="00D505DE">
        <w:rPr>
          <w:rFonts w:asciiTheme="minorEastAsia" w:eastAsiaTheme="minorEastAsia" w:hAnsiTheme="minorEastAsia" w:hint="eastAsia"/>
        </w:rPr>
        <w:t>고객</w:t>
      </w:r>
      <w:r w:rsidR="00EA3E7E" w:rsidRPr="00D505DE">
        <w:rPr>
          <w:rFonts w:asciiTheme="minorEastAsia" w:eastAsiaTheme="minorEastAsia" w:hAnsiTheme="minorEastAsia"/>
        </w:rPr>
        <w:t>’</w:t>
      </w:r>
      <w:r w:rsidR="00F41E54" w:rsidRPr="00D505DE">
        <w:rPr>
          <w:rFonts w:asciiTheme="minorEastAsia" w:eastAsiaTheme="minorEastAsia" w:hAnsiTheme="minorEastAsia"/>
        </w:rPr>
        <w:t xml:space="preserve"> 대상</w:t>
      </w:r>
      <w:r w:rsidRPr="00D505DE">
        <w:rPr>
          <w:rFonts w:asciiTheme="minorEastAsia" w:eastAsiaTheme="minorEastAsia" w:hAnsiTheme="minorEastAsia"/>
        </w:rPr>
        <w:t>)</w:t>
      </w:r>
    </w:p>
    <w:p w14:paraId="452CE7C3" w14:textId="208FEF47" w:rsidR="00BF33CA" w:rsidRPr="00D505DE" w:rsidRDefault="00BF33CA" w:rsidP="006C3A5D">
      <w:pPr>
        <w:pStyle w:val="af1"/>
        <w:numPr>
          <w:ilvl w:val="0"/>
          <w:numId w:val="9"/>
        </w:numPr>
        <w:wordWrap/>
        <w:spacing w:line="276" w:lineRule="auto"/>
        <w:ind w:leftChars="0"/>
        <w:jc w:val="left"/>
        <w:rPr>
          <w:rFonts w:asciiTheme="minorEastAsia" w:eastAsiaTheme="minorEastAsia" w:hAnsiTheme="minorEastAsia"/>
        </w:rPr>
      </w:pPr>
      <w:r w:rsidRPr="00D505DE">
        <w:rPr>
          <w:rFonts w:asciiTheme="minorEastAsia" w:eastAsiaTheme="minorEastAsia" w:hAnsiTheme="minorEastAsia" w:hint="eastAsia"/>
        </w:rPr>
        <w:t>기타</w:t>
      </w:r>
      <w:r w:rsidRPr="00D505DE">
        <w:rPr>
          <w:rFonts w:asciiTheme="minorEastAsia" w:eastAsiaTheme="minorEastAsia" w:hAnsiTheme="minorEastAsia"/>
        </w:rPr>
        <w:t xml:space="preserve"> ‘</w:t>
      </w:r>
      <w:r w:rsidRPr="00D505DE">
        <w:rPr>
          <w:rFonts w:asciiTheme="minorEastAsia" w:eastAsiaTheme="minorEastAsia" w:hAnsiTheme="minorEastAsia" w:hint="eastAsia"/>
        </w:rPr>
        <w:t>회사</w:t>
      </w:r>
      <w:r w:rsidRPr="00D505DE">
        <w:rPr>
          <w:rFonts w:asciiTheme="minorEastAsia" w:eastAsiaTheme="minorEastAsia" w:hAnsiTheme="minorEastAsia"/>
        </w:rPr>
        <w:t>’</w:t>
      </w:r>
      <w:r w:rsidRPr="00D505DE">
        <w:rPr>
          <w:rFonts w:asciiTheme="minorEastAsia" w:eastAsiaTheme="minorEastAsia" w:hAnsiTheme="minorEastAsia" w:hint="eastAsia"/>
        </w:rPr>
        <w:t>와</w:t>
      </w:r>
      <w:r w:rsidRPr="00D505DE">
        <w:rPr>
          <w:rFonts w:asciiTheme="minorEastAsia" w:eastAsiaTheme="minorEastAsia" w:hAnsiTheme="minorEastAsia"/>
        </w:rPr>
        <w:t xml:space="preserve"> ‘</w:t>
      </w:r>
      <w:r w:rsidRPr="00D505DE">
        <w:rPr>
          <w:rFonts w:asciiTheme="minorEastAsia" w:eastAsiaTheme="minorEastAsia" w:hAnsiTheme="minorEastAsia" w:hint="eastAsia"/>
        </w:rPr>
        <w:t>고객</w:t>
      </w:r>
      <w:r w:rsidRPr="00D505DE">
        <w:rPr>
          <w:rFonts w:asciiTheme="minorEastAsia" w:eastAsiaTheme="minorEastAsia" w:hAnsiTheme="minorEastAsia"/>
        </w:rPr>
        <w:t>’</w:t>
      </w:r>
      <w:r w:rsidRPr="00D505DE">
        <w:rPr>
          <w:rFonts w:asciiTheme="minorEastAsia" w:eastAsiaTheme="minorEastAsia" w:hAnsiTheme="minorEastAsia" w:hint="eastAsia"/>
        </w:rPr>
        <w:t>이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합의한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업무</w:t>
      </w:r>
    </w:p>
    <w:p w14:paraId="22C07AAA" w14:textId="77777777" w:rsidR="00BF33CA" w:rsidRPr="00D505DE" w:rsidRDefault="00BF33CA" w:rsidP="004037CF">
      <w:pPr>
        <w:pStyle w:val="af1"/>
        <w:wordWrap/>
        <w:spacing w:before="24" w:after="24" w:line="276" w:lineRule="auto"/>
        <w:ind w:leftChars="0" w:left="542"/>
        <w:rPr>
          <w:rFonts w:asciiTheme="minorEastAsia" w:eastAsiaTheme="minorEastAsia" w:hAnsiTheme="minorEastAsia"/>
          <w:b/>
        </w:rPr>
      </w:pPr>
    </w:p>
    <w:p w14:paraId="36F6D249" w14:textId="68A1F680" w:rsidR="00AC2687" w:rsidRPr="00D505DE" w:rsidRDefault="00AC2687" w:rsidP="006C3A5D">
      <w:pPr>
        <w:pStyle w:val="af1"/>
        <w:numPr>
          <w:ilvl w:val="0"/>
          <w:numId w:val="5"/>
        </w:numPr>
        <w:wordWrap/>
        <w:spacing w:line="276" w:lineRule="auto"/>
        <w:ind w:leftChars="0"/>
        <w:jc w:val="left"/>
        <w:rPr>
          <w:rFonts w:asciiTheme="minorEastAsia" w:eastAsiaTheme="minorEastAsia" w:hAnsiTheme="minorEastAsia"/>
          <w:b/>
        </w:rPr>
      </w:pPr>
      <w:r w:rsidRPr="00D505DE">
        <w:rPr>
          <w:rFonts w:asciiTheme="minorEastAsia" w:eastAsiaTheme="minorEastAsia" w:hAnsiTheme="minorEastAsia"/>
          <w:b/>
        </w:rPr>
        <w:t xml:space="preserve">(고객의 </w:t>
      </w:r>
      <w:r w:rsidRPr="00D505DE">
        <w:rPr>
          <w:rFonts w:asciiTheme="minorEastAsia" w:eastAsiaTheme="minorEastAsia" w:hAnsiTheme="minorEastAsia" w:hint="eastAsia"/>
          <w:b/>
        </w:rPr>
        <w:t>의무</w:t>
      </w:r>
      <w:r w:rsidRPr="00D505DE">
        <w:rPr>
          <w:rFonts w:asciiTheme="minorEastAsia" w:eastAsiaTheme="minorEastAsia" w:hAnsiTheme="minorEastAsia"/>
          <w:b/>
        </w:rPr>
        <w:t>)</w:t>
      </w:r>
    </w:p>
    <w:p w14:paraId="0FFF23B5" w14:textId="3102A393" w:rsidR="00B643F8" w:rsidRPr="00D505DE" w:rsidRDefault="00B643F8" w:rsidP="006C3A5D">
      <w:pPr>
        <w:numPr>
          <w:ilvl w:val="0"/>
          <w:numId w:val="10"/>
        </w:numPr>
        <w:spacing w:line="360" w:lineRule="auto"/>
        <w:jc w:val="left"/>
        <w:rPr>
          <w:rFonts w:asciiTheme="minorEastAsia" w:eastAsiaTheme="minorEastAsia" w:hAnsiTheme="minorEastAsia"/>
          <w:kern w:val="2"/>
          <w:szCs w:val="24"/>
        </w:rPr>
      </w:pPr>
      <w:r w:rsidRPr="00D505DE">
        <w:rPr>
          <w:rFonts w:asciiTheme="minorEastAsia" w:eastAsiaTheme="minorEastAsia" w:hAnsiTheme="minorEastAsia"/>
          <w:kern w:val="2"/>
          <w:szCs w:val="24"/>
        </w:rPr>
        <w:t>“</w:t>
      </w:r>
      <w:r w:rsidRPr="00D505DE">
        <w:rPr>
          <w:rFonts w:asciiTheme="minorEastAsia" w:eastAsiaTheme="minorEastAsia" w:hAnsiTheme="minorEastAsia" w:hint="eastAsia"/>
          <w:kern w:val="2"/>
          <w:szCs w:val="24"/>
        </w:rPr>
        <w:t>고객</w:t>
      </w:r>
      <w:r w:rsidRPr="00D505DE">
        <w:rPr>
          <w:rFonts w:asciiTheme="minorEastAsia" w:eastAsiaTheme="minorEastAsia" w:hAnsiTheme="minorEastAsia"/>
          <w:kern w:val="2"/>
          <w:szCs w:val="24"/>
        </w:rPr>
        <w:t>”</w:t>
      </w:r>
      <w:r w:rsidRPr="00D505DE">
        <w:rPr>
          <w:rFonts w:asciiTheme="minorEastAsia" w:eastAsiaTheme="minorEastAsia" w:hAnsiTheme="minorEastAsia" w:hint="eastAsia"/>
          <w:kern w:val="2"/>
          <w:szCs w:val="24"/>
        </w:rPr>
        <w:t xml:space="preserve">은 </w:t>
      </w:r>
      <w:r w:rsidRPr="00D505DE">
        <w:rPr>
          <w:rFonts w:asciiTheme="minorEastAsia" w:eastAsiaTheme="minorEastAsia" w:hAnsiTheme="minorEastAsia"/>
          <w:kern w:val="2"/>
          <w:szCs w:val="24"/>
        </w:rPr>
        <w:t>“</w:t>
      </w:r>
      <w:r w:rsidRPr="00D505DE">
        <w:rPr>
          <w:rFonts w:asciiTheme="minorEastAsia" w:eastAsiaTheme="minorEastAsia" w:hAnsiTheme="minorEastAsia" w:hint="eastAsia"/>
          <w:kern w:val="2"/>
          <w:szCs w:val="24"/>
        </w:rPr>
        <w:t>구글 클라우드 서비스</w:t>
      </w:r>
      <w:r w:rsidRPr="00D505DE">
        <w:rPr>
          <w:rFonts w:asciiTheme="minorEastAsia" w:eastAsiaTheme="minorEastAsia" w:hAnsiTheme="minorEastAsia"/>
          <w:kern w:val="2"/>
          <w:szCs w:val="24"/>
        </w:rPr>
        <w:t>”</w:t>
      </w:r>
      <w:r w:rsidRPr="00D505DE">
        <w:rPr>
          <w:rFonts w:asciiTheme="minorEastAsia" w:eastAsiaTheme="minorEastAsia" w:hAnsiTheme="minorEastAsia" w:hint="eastAsia"/>
          <w:kern w:val="2"/>
          <w:szCs w:val="24"/>
        </w:rPr>
        <w:t xml:space="preserve">이용과 관련하여 </w:t>
      </w:r>
      <w:r w:rsidRPr="00D505DE">
        <w:rPr>
          <w:rFonts w:asciiTheme="minorEastAsia" w:eastAsiaTheme="minorEastAsia" w:hAnsiTheme="minorEastAsia"/>
          <w:kern w:val="2"/>
          <w:szCs w:val="24"/>
        </w:rPr>
        <w:t>“GCP”</w:t>
      </w:r>
      <w:r w:rsidRPr="00D505DE">
        <w:rPr>
          <w:rFonts w:asciiTheme="minorEastAsia" w:eastAsiaTheme="minorEastAsia" w:hAnsiTheme="minorEastAsia" w:hint="eastAsia"/>
          <w:kern w:val="2"/>
          <w:szCs w:val="24"/>
        </w:rPr>
        <w:t>에 접근하고 이를 사용할</w:t>
      </w:r>
      <w:r w:rsidRPr="00D505DE">
        <w:rPr>
          <w:rFonts w:asciiTheme="minorEastAsia" w:eastAsiaTheme="minorEastAsia" w:hAnsiTheme="minorEastAsia"/>
          <w:kern w:val="2"/>
          <w:szCs w:val="24"/>
        </w:rPr>
        <w:t xml:space="preserve"> </w:t>
      </w:r>
      <w:r w:rsidRPr="00D505DE">
        <w:rPr>
          <w:rFonts w:asciiTheme="minorEastAsia" w:eastAsiaTheme="minorEastAsia" w:hAnsiTheme="minorEastAsia" w:hint="eastAsia"/>
          <w:kern w:val="2"/>
          <w:szCs w:val="24"/>
        </w:rPr>
        <w:t>시에는</w:t>
      </w:r>
      <w:r w:rsidRPr="00D505DE">
        <w:rPr>
          <w:rFonts w:asciiTheme="minorEastAsia" w:eastAsiaTheme="minorEastAsia" w:hAnsiTheme="minorEastAsia"/>
          <w:kern w:val="2"/>
          <w:szCs w:val="24"/>
        </w:rPr>
        <w:t>“GCP”</w:t>
      </w:r>
      <w:r w:rsidRPr="00D505DE">
        <w:rPr>
          <w:rFonts w:asciiTheme="minorEastAsia" w:eastAsiaTheme="minorEastAsia" w:hAnsiTheme="minorEastAsia" w:hint="eastAsia"/>
          <w:kern w:val="2"/>
          <w:szCs w:val="24"/>
        </w:rPr>
        <w:t xml:space="preserve">에서 제공하는 </w:t>
      </w:r>
      <w:r w:rsidRPr="00D505DE">
        <w:rPr>
          <w:rFonts w:asciiTheme="minorEastAsia" w:eastAsiaTheme="minorEastAsia" w:hAnsiTheme="minorEastAsia"/>
          <w:kern w:val="2"/>
          <w:szCs w:val="24"/>
        </w:rPr>
        <w:t xml:space="preserve">“Google Cloud Platform Terms of Service” </w:t>
      </w:r>
      <w:r w:rsidRPr="00D505DE">
        <w:rPr>
          <w:rFonts w:asciiTheme="minorEastAsia" w:eastAsiaTheme="minorEastAsia" w:hAnsiTheme="minorEastAsia" w:hint="eastAsia"/>
          <w:kern w:val="2"/>
          <w:szCs w:val="24"/>
        </w:rPr>
        <w:t>(</w:t>
      </w:r>
      <w:hyperlink r:id="rId8" w:anchor="google-cloud-platform-license-agreement/" w:history="1">
        <w:r w:rsidRPr="00D505DE">
          <w:rPr>
            <w:rFonts w:asciiTheme="minorEastAsia" w:eastAsiaTheme="minorEastAsia" w:hAnsiTheme="minorEastAsia"/>
            <w:kern w:val="2"/>
            <w:szCs w:val="24"/>
          </w:rPr>
          <w:t>https://cloud.google.com/terms/#google-cloud-platform-license-agreement/</w:t>
        </w:r>
      </w:hyperlink>
      <w:r w:rsidRPr="00D505DE">
        <w:rPr>
          <w:rFonts w:asciiTheme="minorEastAsia" w:eastAsiaTheme="minorEastAsia" w:hAnsiTheme="minorEastAsia"/>
          <w:kern w:val="2"/>
          <w:szCs w:val="24"/>
        </w:rPr>
        <w:t xml:space="preserve">), </w:t>
      </w:r>
      <w:r w:rsidRPr="00D505DE">
        <w:rPr>
          <w:rFonts w:asciiTheme="minorEastAsia" w:eastAsiaTheme="minorEastAsia" w:hAnsiTheme="minorEastAsia" w:hint="eastAsia"/>
          <w:kern w:val="2"/>
          <w:szCs w:val="24"/>
        </w:rPr>
        <w:t>“</w:t>
      </w:r>
      <w:r w:rsidRPr="00D505DE">
        <w:rPr>
          <w:rFonts w:asciiTheme="minorEastAsia" w:eastAsiaTheme="minorEastAsia" w:hAnsiTheme="minorEastAsia"/>
          <w:kern w:val="2"/>
          <w:szCs w:val="24"/>
        </w:rPr>
        <w:t xml:space="preserve">Service Specific Terms” (https://cloud.google.com/terms/service-terms/) </w:t>
      </w:r>
      <w:r w:rsidRPr="00D505DE">
        <w:rPr>
          <w:rFonts w:asciiTheme="minorEastAsia" w:eastAsiaTheme="minorEastAsia" w:hAnsiTheme="minorEastAsia" w:hint="eastAsia"/>
          <w:kern w:val="2"/>
          <w:szCs w:val="24"/>
        </w:rPr>
        <w:t xml:space="preserve">및 </w:t>
      </w:r>
      <w:r w:rsidRPr="00D505DE">
        <w:rPr>
          <w:rFonts w:asciiTheme="minorEastAsia" w:eastAsiaTheme="minorEastAsia" w:hAnsiTheme="minorEastAsia"/>
          <w:kern w:val="2"/>
          <w:szCs w:val="24"/>
        </w:rPr>
        <w:t>“Google Cloud Platform Services Summary” (</w:t>
      </w:r>
      <w:hyperlink r:id="rId9" w:history="1">
        <w:r w:rsidRPr="00D505DE">
          <w:rPr>
            <w:rFonts w:asciiTheme="minorEastAsia" w:eastAsiaTheme="minorEastAsia" w:hAnsiTheme="minorEastAsia"/>
            <w:kern w:val="2"/>
            <w:szCs w:val="24"/>
          </w:rPr>
          <w:t>https://cloud.google.com/terms/services/</w:t>
        </w:r>
      </w:hyperlink>
      <w:r w:rsidRPr="00D505DE">
        <w:rPr>
          <w:rFonts w:asciiTheme="minorEastAsia" w:eastAsiaTheme="minorEastAsia" w:hAnsiTheme="minorEastAsia"/>
          <w:kern w:val="2"/>
          <w:szCs w:val="24"/>
        </w:rPr>
        <w:t>)</w:t>
      </w:r>
      <w:r w:rsidRPr="00D505DE">
        <w:rPr>
          <w:rFonts w:asciiTheme="minorEastAsia" w:eastAsiaTheme="minorEastAsia" w:hAnsiTheme="minorEastAsia" w:hint="eastAsia"/>
          <w:kern w:val="2"/>
          <w:szCs w:val="24"/>
        </w:rPr>
        <w:t xml:space="preserve">의 규정을 준수하여야 하고 </w:t>
      </w:r>
      <w:r w:rsidRPr="00D505DE">
        <w:rPr>
          <w:rFonts w:asciiTheme="minorEastAsia" w:eastAsiaTheme="minorEastAsia" w:hAnsiTheme="minorEastAsia"/>
          <w:kern w:val="2"/>
          <w:szCs w:val="24"/>
        </w:rPr>
        <w:t>“Google Cloud Platform Service Level Agreements”</w:t>
      </w:r>
      <w:r w:rsidRPr="00D505DE">
        <w:rPr>
          <w:rFonts w:asciiTheme="minorEastAsia" w:eastAsiaTheme="minorEastAsia" w:hAnsiTheme="minorEastAsia" w:hint="eastAsia"/>
          <w:kern w:val="2"/>
          <w:szCs w:val="24"/>
        </w:rPr>
        <w:t>의 적용을 받으며,</w:t>
      </w:r>
      <w:r w:rsidRPr="00D505DE">
        <w:rPr>
          <w:rFonts w:asciiTheme="minorEastAsia" w:eastAsiaTheme="minorEastAsia" w:hAnsiTheme="minorEastAsia"/>
          <w:kern w:val="2"/>
          <w:szCs w:val="24"/>
        </w:rPr>
        <w:t xml:space="preserve"> (</w:t>
      </w:r>
      <w:hyperlink r:id="rId10" w:history="1">
        <w:r w:rsidRPr="00D505DE">
          <w:rPr>
            <w:rFonts w:asciiTheme="minorEastAsia" w:eastAsiaTheme="minorEastAsia" w:hAnsiTheme="minorEastAsia"/>
            <w:kern w:val="2"/>
            <w:szCs w:val="24"/>
          </w:rPr>
          <w:t>https://cloud.google.com/terms/sla/</w:t>
        </w:r>
      </w:hyperlink>
      <w:r w:rsidRPr="00D505DE">
        <w:rPr>
          <w:rFonts w:asciiTheme="minorEastAsia" w:eastAsiaTheme="minorEastAsia" w:hAnsiTheme="minorEastAsia"/>
          <w:kern w:val="2"/>
          <w:szCs w:val="24"/>
        </w:rPr>
        <w:t xml:space="preserve">) </w:t>
      </w:r>
      <w:r w:rsidRPr="00D505DE">
        <w:rPr>
          <w:rFonts w:asciiTheme="minorEastAsia" w:eastAsiaTheme="minorEastAsia" w:hAnsiTheme="minorEastAsia" w:hint="eastAsia"/>
          <w:kern w:val="2"/>
          <w:szCs w:val="24"/>
        </w:rPr>
        <w:t>이를 준수할 의무가 있다.</w:t>
      </w:r>
    </w:p>
    <w:p w14:paraId="2EAFD439" w14:textId="2B03896D" w:rsidR="00AC2687" w:rsidRPr="00D505DE" w:rsidRDefault="00017D8A" w:rsidP="006C3A5D">
      <w:pPr>
        <w:pStyle w:val="af1"/>
        <w:numPr>
          <w:ilvl w:val="0"/>
          <w:numId w:val="10"/>
        </w:numPr>
        <w:wordWrap/>
        <w:spacing w:before="24" w:after="24" w:line="276" w:lineRule="auto"/>
        <w:ind w:leftChars="0"/>
        <w:rPr>
          <w:rFonts w:asciiTheme="minorEastAsia" w:eastAsiaTheme="minorEastAsia" w:hAnsiTheme="minorEastAsia"/>
          <w:b/>
        </w:rPr>
      </w:pPr>
      <w:r w:rsidRPr="00D505DE">
        <w:rPr>
          <w:rFonts w:asciiTheme="minorEastAsia" w:eastAsiaTheme="minorEastAsia" w:hAnsiTheme="minorEastAsia"/>
        </w:rPr>
        <w:t>‘</w:t>
      </w:r>
      <w:r w:rsidRPr="00D505DE">
        <w:rPr>
          <w:rFonts w:asciiTheme="minorEastAsia" w:eastAsiaTheme="minorEastAsia" w:hAnsiTheme="minorEastAsia" w:hint="eastAsia"/>
        </w:rPr>
        <w:t>고객</w:t>
      </w:r>
      <w:r w:rsidRPr="00D505DE">
        <w:rPr>
          <w:rFonts w:asciiTheme="minorEastAsia" w:eastAsiaTheme="minorEastAsia" w:hAnsiTheme="minorEastAsia"/>
        </w:rPr>
        <w:t>’</w:t>
      </w:r>
      <w:r w:rsidRPr="00D505DE">
        <w:rPr>
          <w:rFonts w:asciiTheme="minorEastAsia" w:eastAsiaTheme="minorEastAsia" w:hAnsiTheme="minorEastAsia" w:hint="eastAsia"/>
        </w:rPr>
        <w:t xml:space="preserve">은 </w:t>
      </w:r>
      <w:r w:rsidRPr="00D505DE">
        <w:rPr>
          <w:rFonts w:asciiTheme="minorEastAsia" w:eastAsiaTheme="minorEastAsia" w:hAnsiTheme="minorEastAsia"/>
        </w:rPr>
        <w:t>‘</w:t>
      </w:r>
      <w:r w:rsidR="00FD4614">
        <w:rPr>
          <w:rFonts w:asciiTheme="minorEastAsia" w:eastAsiaTheme="minorEastAsia" w:hAnsiTheme="minorEastAsia"/>
        </w:rPr>
        <w:t>서비스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이용</w:t>
      </w:r>
      <w:r w:rsidR="00F82C6C" w:rsidRPr="00D505DE">
        <w:rPr>
          <w:rFonts w:asciiTheme="minorEastAsia" w:eastAsiaTheme="minorEastAsia" w:hAnsiTheme="minorEastAsia"/>
        </w:rPr>
        <w:t>’</w:t>
      </w:r>
      <w:r w:rsidRPr="00D505DE">
        <w:rPr>
          <w:rFonts w:asciiTheme="minorEastAsia" w:eastAsiaTheme="minorEastAsia" w:hAnsiTheme="minorEastAsia" w:hint="eastAsia"/>
        </w:rPr>
        <w:t xml:space="preserve">과 관련하여, </w:t>
      </w:r>
      <w:r w:rsidR="00F82C6C" w:rsidRPr="00D505DE">
        <w:rPr>
          <w:rFonts w:asciiTheme="minorEastAsia" w:eastAsiaTheme="minorEastAsia" w:hAnsiTheme="minorEastAsia"/>
        </w:rPr>
        <w:t>‘</w:t>
      </w:r>
      <w:r w:rsidR="00F82C6C" w:rsidRPr="00D505DE">
        <w:rPr>
          <w:rFonts w:asciiTheme="minorEastAsia" w:eastAsiaTheme="minorEastAsia" w:hAnsiTheme="minorEastAsia" w:hint="eastAsia"/>
        </w:rPr>
        <w:t>회사</w:t>
      </w:r>
      <w:r w:rsidR="00F82C6C" w:rsidRPr="00D505DE">
        <w:rPr>
          <w:rFonts w:asciiTheme="minorEastAsia" w:eastAsiaTheme="minorEastAsia" w:hAnsiTheme="minorEastAsia"/>
        </w:rPr>
        <w:t>’</w:t>
      </w:r>
      <w:r w:rsidR="00F82C6C" w:rsidRPr="00D505DE">
        <w:rPr>
          <w:rFonts w:asciiTheme="minorEastAsia" w:eastAsiaTheme="minorEastAsia" w:hAnsiTheme="minorEastAsia" w:hint="eastAsia"/>
        </w:rPr>
        <w:t xml:space="preserve">가 </w:t>
      </w:r>
      <w:r w:rsidR="009D024F" w:rsidRPr="00D505DE">
        <w:rPr>
          <w:rFonts w:asciiTheme="minorEastAsia" w:eastAsiaTheme="minorEastAsia" w:hAnsiTheme="minorEastAsia" w:hint="eastAsia"/>
        </w:rPr>
        <w:t xml:space="preserve">제공하는 </w:t>
      </w:r>
      <w:r w:rsidR="00F82C6C" w:rsidRPr="00D505DE">
        <w:rPr>
          <w:rFonts w:asciiTheme="minorEastAsia" w:eastAsiaTheme="minorEastAsia" w:hAnsiTheme="minorEastAsia" w:hint="eastAsia"/>
        </w:rPr>
        <w:t xml:space="preserve">가이드 </w:t>
      </w:r>
      <w:r w:rsidRPr="00D505DE">
        <w:rPr>
          <w:rFonts w:asciiTheme="minorEastAsia" w:eastAsiaTheme="minorEastAsia" w:hAnsiTheme="minorEastAsia" w:hint="eastAsia"/>
        </w:rPr>
        <w:t xml:space="preserve">등을 확인하고 </w:t>
      </w:r>
      <w:r w:rsidR="00F82C6C" w:rsidRPr="00D505DE">
        <w:rPr>
          <w:rFonts w:asciiTheme="minorEastAsia" w:eastAsiaTheme="minorEastAsia" w:hAnsiTheme="minorEastAsia" w:hint="eastAsia"/>
        </w:rPr>
        <w:t xml:space="preserve">이를 </w:t>
      </w:r>
      <w:r w:rsidRPr="00D505DE">
        <w:rPr>
          <w:rFonts w:asciiTheme="minorEastAsia" w:eastAsiaTheme="minorEastAsia" w:hAnsiTheme="minorEastAsia" w:hint="eastAsia"/>
        </w:rPr>
        <w:t>준수할 의무가 있다.</w:t>
      </w:r>
    </w:p>
    <w:p w14:paraId="1A4AA260" w14:textId="39F7AE3D" w:rsidR="00674D6F" w:rsidRPr="00D505DE" w:rsidRDefault="00674D6F" w:rsidP="006C3A5D">
      <w:pPr>
        <w:pStyle w:val="af1"/>
        <w:numPr>
          <w:ilvl w:val="0"/>
          <w:numId w:val="10"/>
        </w:numPr>
        <w:wordWrap/>
        <w:spacing w:before="24" w:after="24" w:line="276" w:lineRule="auto"/>
        <w:ind w:leftChars="0"/>
        <w:rPr>
          <w:rFonts w:asciiTheme="minorEastAsia" w:eastAsiaTheme="minorEastAsia" w:hAnsiTheme="minorEastAsia"/>
        </w:rPr>
      </w:pPr>
      <w:r w:rsidRPr="00D505DE">
        <w:rPr>
          <w:rFonts w:asciiTheme="minorEastAsia" w:eastAsiaTheme="minorEastAsia" w:hAnsiTheme="minorEastAsia"/>
        </w:rPr>
        <w:t>‘</w:t>
      </w:r>
      <w:r w:rsidRPr="00D505DE">
        <w:rPr>
          <w:rFonts w:asciiTheme="minorEastAsia" w:eastAsiaTheme="minorEastAsia" w:hAnsiTheme="minorEastAsia" w:hint="eastAsia"/>
        </w:rPr>
        <w:t>고객</w:t>
      </w:r>
      <w:r w:rsidRPr="00D505DE">
        <w:rPr>
          <w:rFonts w:asciiTheme="minorEastAsia" w:eastAsiaTheme="minorEastAsia" w:hAnsiTheme="minorEastAsia"/>
        </w:rPr>
        <w:t>’</w:t>
      </w:r>
      <w:r w:rsidRPr="00D505DE">
        <w:rPr>
          <w:rFonts w:asciiTheme="minorEastAsia" w:eastAsiaTheme="minorEastAsia" w:hAnsiTheme="minorEastAsia" w:hint="eastAsia"/>
        </w:rPr>
        <w:t>은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제</w:t>
      </w:r>
      <w:r w:rsidR="00BA4545" w:rsidRPr="00D505DE">
        <w:rPr>
          <w:rFonts w:asciiTheme="minorEastAsia" w:eastAsiaTheme="minorEastAsia" w:hAnsiTheme="minorEastAsia"/>
        </w:rPr>
        <w:t>5</w:t>
      </w:r>
      <w:r w:rsidRPr="00D505DE">
        <w:rPr>
          <w:rFonts w:asciiTheme="minorEastAsia" w:eastAsiaTheme="minorEastAsia" w:hAnsiTheme="minorEastAsia" w:hint="eastAsia"/>
        </w:rPr>
        <w:t>조에</w:t>
      </w:r>
      <w:r w:rsidRPr="00D505DE">
        <w:rPr>
          <w:rFonts w:asciiTheme="minorEastAsia" w:eastAsiaTheme="minorEastAsia" w:hAnsiTheme="minorEastAsia"/>
        </w:rPr>
        <w:t xml:space="preserve"> 따른 이용요금을 본 계약에서 정하는 일자에 ‘</w:t>
      </w:r>
      <w:r w:rsidRPr="00D505DE">
        <w:rPr>
          <w:rFonts w:asciiTheme="minorEastAsia" w:eastAsiaTheme="minorEastAsia" w:hAnsiTheme="minorEastAsia" w:hint="eastAsia"/>
        </w:rPr>
        <w:t>회사</w:t>
      </w:r>
      <w:r w:rsidRPr="00D505DE">
        <w:rPr>
          <w:rFonts w:asciiTheme="minorEastAsia" w:eastAsiaTheme="minorEastAsia" w:hAnsiTheme="minorEastAsia"/>
        </w:rPr>
        <w:t>’</w:t>
      </w:r>
      <w:r w:rsidRPr="00D505DE">
        <w:rPr>
          <w:rFonts w:asciiTheme="minorEastAsia" w:eastAsiaTheme="minorEastAsia" w:hAnsiTheme="minorEastAsia" w:hint="eastAsia"/>
        </w:rPr>
        <w:t>에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지급해야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한다</w:t>
      </w:r>
      <w:r w:rsidRPr="00D505DE">
        <w:rPr>
          <w:rFonts w:asciiTheme="minorEastAsia" w:eastAsiaTheme="minorEastAsia" w:hAnsiTheme="minorEastAsia"/>
        </w:rPr>
        <w:t>.</w:t>
      </w:r>
    </w:p>
    <w:p w14:paraId="6DE432CC" w14:textId="1B431E6E" w:rsidR="00B643F8" w:rsidRPr="00D505DE" w:rsidRDefault="00B643F8" w:rsidP="006C3A5D">
      <w:pPr>
        <w:pStyle w:val="af1"/>
        <w:numPr>
          <w:ilvl w:val="0"/>
          <w:numId w:val="10"/>
        </w:numPr>
        <w:wordWrap/>
        <w:spacing w:before="24" w:after="24" w:line="276" w:lineRule="auto"/>
        <w:ind w:leftChars="0"/>
        <w:rPr>
          <w:rFonts w:asciiTheme="minorEastAsia" w:eastAsiaTheme="minorEastAsia" w:hAnsiTheme="minorEastAsia"/>
        </w:rPr>
      </w:pPr>
      <w:r w:rsidRPr="00D505DE">
        <w:rPr>
          <w:rFonts w:asciiTheme="minorEastAsia" w:eastAsiaTheme="minorEastAsia" w:hAnsiTheme="minorEastAsia"/>
        </w:rPr>
        <w:t>“</w:t>
      </w:r>
      <w:r w:rsidR="007C1609" w:rsidRPr="00D505DE">
        <w:rPr>
          <w:rFonts w:asciiTheme="minorEastAsia" w:eastAsiaTheme="minorEastAsia" w:hAnsiTheme="minorEastAsia" w:hint="eastAsia"/>
        </w:rPr>
        <w:t>고객</w:t>
      </w:r>
      <w:r w:rsidRPr="00D505DE">
        <w:rPr>
          <w:rFonts w:asciiTheme="minorEastAsia" w:eastAsiaTheme="minorEastAsia" w:hAnsiTheme="minorEastAsia"/>
        </w:rPr>
        <w:t>”</w:t>
      </w:r>
      <w:r w:rsidR="007C1609" w:rsidRPr="00D505DE">
        <w:rPr>
          <w:rFonts w:asciiTheme="minorEastAsia" w:eastAsiaTheme="minorEastAsia" w:hAnsiTheme="minorEastAsia" w:hint="eastAsia"/>
        </w:rPr>
        <w:t>은</w:t>
      </w:r>
      <w:r w:rsidRPr="00D505DE">
        <w:rPr>
          <w:rFonts w:asciiTheme="minorEastAsia" w:eastAsiaTheme="minorEastAsia" w:hAnsiTheme="minorEastAsia" w:hint="eastAsia"/>
        </w:rPr>
        <w:t xml:space="preserve"> 본 계약에 따른 대금을 청구할 주소,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연락처,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 xml:space="preserve">이메일 등이 변경된 때에는 이를 </w:t>
      </w:r>
      <w:r w:rsidRPr="00D505DE">
        <w:rPr>
          <w:rFonts w:asciiTheme="minorEastAsia" w:eastAsiaTheme="minorEastAsia" w:hAnsiTheme="minorEastAsia"/>
        </w:rPr>
        <w:t>“</w:t>
      </w:r>
      <w:r w:rsidRPr="00D505DE">
        <w:rPr>
          <w:rFonts w:asciiTheme="minorEastAsia" w:eastAsiaTheme="minorEastAsia" w:hAnsiTheme="minorEastAsia" w:hint="eastAsia"/>
        </w:rPr>
        <w:t>공급자</w:t>
      </w:r>
      <w:r w:rsidRPr="00D505DE">
        <w:rPr>
          <w:rFonts w:asciiTheme="minorEastAsia" w:eastAsiaTheme="minorEastAsia" w:hAnsiTheme="minorEastAsia"/>
        </w:rPr>
        <w:t>”</w:t>
      </w:r>
      <w:r w:rsidRPr="00D505DE">
        <w:rPr>
          <w:rFonts w:asciiTheme="minorEastAsia" w:eastAsiaTheme="minorEastAsia" w:hAnsiTheme="minorEastAsia" w:hint="eastAsia"/>
        </w:rPr>
        <w:t>에게 즉시 알려야 한다.</w:t>
      </w:r>
    </w:p>
    <w:p w14:paraId="2302A652" w14:textId="77777777" w:rsidR="009215CA" w:rsidRPr="00D505DE" w:rsidRDefault="009215CA" w:rsidP="004037CF">
      <w:pPr>
        <w:pStyle w:val="af1"/>
        <w:wordWrap/>
        <w:spacing w:line="276" w:lineRule="auto"/>
        <w:ind w:leftChars="0" w:left="400"/>
        <w:jc w:val="left"/>
        <w:rPr>
          <w:rFonts w:asciiTheme="minorEastAsia" w:eastAsiaTheme="minorEastAsia" w:hAnsiTheme="minorEastAsia"/>
          <w:b/>
        </w:rPr>
      </w:pPr>
    </w:p>
    <w:p w14:paraId="2A1A2F53" w14:textId="5D72F9D9" w:rsidR="00D156A4" w:rsidRPr="00D505DE" w:rsidRDefault="00D156A4" w:rsidP="006C3A5D">
      <w:pPr>
        <w:pStyle w:val="af1"/>
        <w:numPr>
          <w:ilvl w:val="0"/>
          <w:numId w:val="5"/>
        </w:numPr>
        <w:wordWrap/>
        <w:spacing w:line="276" w:lineRule="auto"/>
        <w:ind w:leftChars="0"/>
        <w:jc w:val="left"/>
        <w:rPr>
          <w:rFonts w:asciiTheme="minorEastAsia" w:eastAsiaTheme="minorEastAsia" w:hAnsiTheme="minorEastAsia"/>
          <w:b/>
        </w:rPr>
      </w:pPr>
      <w:r w:rsidRPr="00D505DE">
        <w:rPr>
          <w:rFonts w:asciiTheme="minorEastAsia" w:eastAsiaTheme="minorEastAsia" w:hAnsiTheme="minorEastAsia"/>
          <w:b/>
        </w:rPr>
        <w:t>(</w:t>
      </w:r>
      <w:r w:rsidR="00FD4614">
        <w:rPr>
          <w:rFonts w:asciiTheme="minorEastAsia" w:eastAsiaTheme="minorEastAsia" w:hAnsiTheme="minorEastAsia"/>
          <w:b/>
        </w:rPr>
        <w:t>서비스</w:t>
      </w:r>
      <w:r w:rsidR="00AC2687" w:rsidRPr="00D505DE">
        <w:rPr>
          <w:rFonts w:asciiTheme="minorEastAsia" w:eastAsiaTheme="minorEastAsia" w:hAnsiTheme="minorEastAsia" w:hint="eastAsia"/>
          <w:b/>
        </w:rPr>
        <w:t>의</w:t>
      </w:r>
      <w:r w:rsidRPr="00D505DE">
        <w:rPr>
          <w:rFonts w:asciiTheme="minorEastAsia" w:eastAsiaTheme="minorEastAsia" w:hAnsiTheme="minorEastAsia"/>
          <w:b/>
        </w:rPr>
        <w:t xml:space="preserve"> </w:t>
      </w:r>
      <w:r w:rsidR="00AC2687" w:rsidRPr="00D505DE">
        <w:rPr>
          <w:rFonts w:asciiTheme="minorEastAsia" w:eastAsiaTheme="minorEastAsia" w:hAnsiTheme="minorEastAsia" w:hint="eastAsia"/>
          <w:b/>
        </w:rPr>
        <w:t>제공</w:t>
      </w:r>
      <w:r w:rsidRPr="00D505DE">
        <w:rPr>
          <w:rFonts w:asciiTheme="minorEastAsia" w:eastAsiaTheme="minorEastAsia" w:hAnsiTheme="minorEastAsia"/>
          <w:b/>
        </w:rPr>
        <w:t>)</w:t>
      </w:r>
    </w:p>
    <w:p w14:paraId="6F985956" w14:textId="41006484" w:rsidR="00837813" w:rsidRPr="00D505DE" w:rsidRDefault="008B39F0" w:rsidP="006C3A5D">
      <w:pPr>
        <w:pStyle w:val="af1"/>
        <w:numPr>
          <w:ilvl w:val="0"/>
          <w:numId w:val="11"/>
        </w:numPr>
        <w:wordWrap/>
        <w:spacing w:before="24" w:after="24" w:line="276" w:lineRule="auto"/>
        <w:ind w:leftChars="0"/>
        <w:rPr>
          <w:rFonts w:asciiTheme="minorEastAsia" w:eastAsiaTheme="minorEastAsia" w:hAnsiTheme="minorEastAsia"/>
        </w:rPr>
      </w:pPr>
      <w:r w:rsidRPr="00D505DE">
        <w:rPr>
          <w:rFonts w:asciiTheme="minorEastAsia" w:eastAsiaTheme="minorEastAsia" w:hAnsiTheme="minorEastAsia"/>
        </w:rPr>
        <w:t>‘</w:t>
      </w:r>
      <w:r w:rsidR="006F4618" w:rsidRPr="00D505DE">
        <w:rPr>
          <w:rFonts w:asciiTheme="minorEastAsia" w:eastAsiaTheme="minorEastAsia" w:hAnsiTheme="minorEastAsia"/>
        </w:rPr>
        <w:t>Google</w:t>
      </w:r>
      <w:r w:rsidRPr="00D505DE">
        <w:rPr>
          <w:rFonts w:asciiTheme="minorEastAsia" w:eastAsiaTheme="minorEastAsia" w:hAnsiTheme="minorEastAsia"/>
        </w:rPr>
        <w:t>’</w:t>
      </w:r>
      <w:r w:rsidR="00837813" w:rsidRPr="00D505DE">
        <w:rPr>
          <w:rFonts w:asciiTheme="minorEastAsia" w:eastAsiaTheme="minorEastAsia" w:hAnsiTheme="minorEastAsia" w:hint="eastAsia"/>
        </w:rPr>
        <w:t>에서</w:t>
      </w:r>
      <w:r w:rsidR="00837813" w:rsidRPr="00D505DE">
        <w:rPr>
          <w:rFonts w:asciiTheme="minorEastAsia" w:eastAsiaTheme="minorEastAsia" w:hAnsiTheme="minorEastAsia"/>
        </w:rPr>
        <w:t xml:space="preserve"> ‘</w:t>
      </w:r>
      <w:r w:rsidR="00837813" w:rsidRPr="00D505DE">
        <w:rPr>
          <w:rFonts w:asciiTheme="minorEastAsia" w:eastAsiaTheme="minorEastAsia" w:hAnsiTheme="minorEastAsia" w:hint="eastAsia"/>
        </w:rPr>
        <w:t>고객</w:t>
      </w:r>
      <w:r w:rsidR="00837813" w:rsidRPr="00D505DE">
        <w:rPr>
          <w:rFonts w:asciiTheme="minorEastAsia" w:eastAsiaTheme="minorEastAsia" w:hAnsiTheme="minorEastAsia"/>
        </w:rPr>
        <w:t>’</w:t>
      </w:r>
      <w:r w:rsidR="00837813" w:rsidRPr="00D505DE">
        <w:rPr>
          <w:rFonts w:asciiTheme="minorEastAsia" w:eastAsiaTheme="minorEastAsia" w:hAnsiTheme="minorEastAsia" w:hint="eastAsia"/>
        </w:rPr>
        <w:t>에</w:t>
      </w:r>
      <w:r w:rsidR="00837813" w:rsidRPr="00D505DE">
        <w:rPr>
          <w:rFonts w:asciiTheme="minorEastAsia" w:eastAsiaTheme="minorEastAsia" w:hAnsiTheme="minorEastAsia"/>
        </w:rPr>
        <w:t xml:space="preserve"> </w:t>
      </w:r>
      <w:r w:rsidR="00837813" w:rsidRPr="00D505DE">
        <w:rPr>
          <w:rFonts w:asciiTheme="minorEastAsia" w:eastAsiaTheme="minorEastAsia" w:hAnsiTheme="minorEastAsia" w:hint="eastAsia"/>
        </w:rPr>
        <w:t>제공하는</w:t>
      </w:r>
      <w:r w:rsidR="00837813" w:rsidRPr="00D505DE">
        <w:rPr>
          <w:rFonts w:asciiTheme="minorEastAsia" w:eastAsiaTheme="minorEastAsia" w:hAnsiTheme="minorEastAsia"/>
        </w:rPr>
        <w:t xml:space="preserve"> ‘</w:t>
      </w:r>
      <w:r w:rsidR="00FD4614">
        <w:rPr>
          <w:rFonts w:asciiTheme="minorEastAsia" w:eastAsiaTheme="minorEastAsia" w:hAnsiTheme="minorEastAsia"/>
        </w:rPr>
        <w:t>서비스</w:t>
      </w:r>
      <w:r w:rsidR="00837813" w:rsidRPr="00D505DE">
        <w:rPr>
          <w:rFonts w:asciiTheme="minorEastAsia" w:eastAsiaTheme="minorEastAsia" w:hAnsiTheme="minorEastAsia"/>
        </w:rPr>
        <w:t>’</w:t>
      </w:r>
      <w:r w:rsidR="008F4928" w:rsidRPr="00D505DE">
        <w:rPr>
          <w:rFonts w:asciiTheme="minorEastAsia" w:eastAsiaTheme="minorEastAsia" w:hAnsiTheme="minorEastAsia"/>
        </w:rPr>
        <w:t xml:space="preserve"> </w:t>
      </w:r>
      <w:r w:rsidR="008F4928" w:rsidRPr="00D505DE">
        <w:rPr>
          <w:rFonts w:asciiTheme="minorEastAsia" w:eastAsiaTheme="minorEastAsia" w:hAnsiTheme="minorEastAsia" w:hint="eastAsia"/>
        </w:rPr>
        <w:t>등</w:t>
      </w:r>
      <w:r w:rsidR="00837813" w:rsidRPr="00D505DE">
        <w:rPr>
          <w:rFonts w:asciiTheme="minorEastAsia" w:eastAsiaTheme="minorEastAsia" w:hAnsiTheme="minorEastAsia" w:hint="eastAsia"/>
        </w:rPr>
        <w:t>의</w:t>
      </w:r>
      <w:r w:rsidR="00837813" w:rsidRPr="00D505DE">
        <w:rPr>
          <w:rFonts w:asciiTheme="minorEastAsia" w:eastAsiaTheme="minorEastAsia" w:hAnsiTheme="minorEastAsia"/>
        </w:rPr>
        <w:t xml:space="preserve"> </w:t>
      </w:r>
      <w:r w:rsidR="00837813" w:rsidRPr="00D505DE">
        <w:rPr>
          <w:rFonts w:asciiTheme="minorEastAsia" w:eastAsiaTheme="minorEastAsia" w:hAnsiTheme="minorEastAsia" w:hint="eastAsia"/>
        </w:rPr>
        <w:t>범위는</w:t>
      </w:r>
      <w:r w:rsidR="00837813" w:rsidRPr="00D505DE">
        <w:rPr>
          <w:rFonts w:asciiTheme="minorEastAsia" w:eastAsiaTheme="minorEastAsia" w:hAnsiTheme="minorEastAsia"/>
        </w:rPr>
        <w:t xml:space="preserve"> </w:t>
      </w:r>
      <w:r w:rsidR="00D71A24" w:rsidRPr="00D505DE">
        <w:rPr>
          <w:rFonts w:asciiTheme="minorEastAsia" w:eastAsiaTheme="minorEastAsia" w:hAnsiTheme="minorEastAsia"/>
        </w:rPr>
        <w:t>‘</w:t>
      </w:r>
      <w:r w:rsidR="00D71A24" w:rsidRPr="00D505DE">
        <w:rPr>
          <w:rFonts w:asciiTheme="minorEastAsia" w:eastAsiaTheme="minorEastAsia" w:hAnsiTheme="minorEastAsia" w:hint="eastAsia"/>
        </w:rPr>
        <w:t>고객</w:t>
      </w:r>
      <w:r w:rsidR="00D71A24" w:rsidRPr="00D505DE">
        <w:rPr>
          <w:rFonts w:asciiTheme="minorEastAsia" w:eastAsiaTheme="minorEastAsia" w:hAnsiTheme="minorEastAsia"/>
        </w:rPr>
        <w:t>’</w:t>
      </w:r>
      <w:r w:rsidR="00837813" w:rsidRPr="00D505DE">
        <w:rPr>
          <w:rFonts w:asciiTheme="minorEastAsia" w:eastAsiaTheme="minorEastAsia" w:hAnsiTheme="minorEastAsia" w:hint="eastAsia"/>
        </w:rPr>
        <w:t>이</w:t>
      </w:r>
      <w:r w:rsidR="00A91684" w:rsidRPr="00D505DE">
        <w:rPr>
          <w:rFonts w:asciiTheme="minorEastAsia" w:eastAsiaTheme="minorEastAsia" w:hAnsiTheme="minorEastAsia"/>
        </w:rPr>
        <w:t xml:space="preserve"> </w:t>
      </w:r>
      <w:r w:rsidR="00D9751D" w:rsidRPr="00D505DE">
        <w:rPr>
          <w:rFonts w:asciiTheme="minorEastAsia" w:eastAsiaTheme="minorEastAsia" w:hAnsiTheme="minorEastAsia" w:hint="eastAsia"/>
        </w:rPr>
        <w:t>본</w:t>
      </w:r>
      <w:r w:rsidR="00D9751D" w:rsidRPr="00D505DE">
        <w:rPr>
          <w:rFonts w:asciiTheme="minorEastAsia" w:eastAsiaTheme="minorEastAsia" w:hAnsiTheme="minorEastAsia"/>
        </w:rPr>
        <w:t xml:space="preserve"> 계약에 따라 </w:t>
      </w:r>
      <w:r w:rsidR="003F74CD" w:rsidRPr="00D505DE">
        <w:rPr>
          <w:rFonts w:asciiTheme="minorEastAsia" w:eastAsiaTheme="minorEastAsia" w:hAnsiTheme="minorEastAsia"/>
        </w:rPr>
        <w:t>‘</w:t>
      </w:r>
      <w:r w:rsidR="003F74CD" w:rsidRPr="00D505DE">
        <w:rPr>
          <w:rFonts w:asciiTheme="minorEastAsia" w:eastAsiaTheme="minorEastAsia" w:hAnsiTheme="minorEastAsia" w:hint="eastAsia"/>
        </w:rPr>
        <w:t>회사</w:t>
      </w:r>
      <w:r w:rsidR="003F74CD" w:rsidRPr="00D505DE">
        <w:rPr>
          <w:rFonts w:asciiTheme="minorEastAsia" w:eastAsiaTheme="minorEastAsia" w:hAnsiTheme="minorEastAsia"/>
        </w:rPr>
        <w:t>’</w:t>
      </w:r>
      <w:r w:rsidR="00D9751D" w:rsidRPr="00D505DE">
        <w:rPr>
          <w:rFonts w:asciiTheme="minorEastAsia" w:eastAsiaTheme="minorEastAsia" w:hAnsiTheme="minorEastAsia" w:hint="eastAsia"/>
        </w:rPr>
        <w:t>에</w:t>
      </w:r>
      <w:r w:rsidR="003F74CD" w:rsidRPr="00D505DE">
        <w:rPr>
          <w:rFonts w:asciiTheme="minorEastAsia" w:eastAsiaTheme="minorEastAsia" w:hAnsiTheme="minorEastAsia"/>
        </w:rPr>
        <w:t xml:space="preserve"> </w:t>
      </w:r>
      <w:r w:rsidR="00A91684" w:rsidRPr="00D505DE">
        <w:rPr>
          <w:rFonts w:asciiTheme="minorEastAsia" w:eastAsiaTheme="minorEastAsia" w:hAnsiTheme="minorEastAsia" w:hint="eastAsia"/>
        </w:rPr>
        <w:t>신청한</w:t>
      </w:r>
      <w:r w:rsidR="00A91684" w:rsidRPr="00D505DE">
        <w:rPr>
          <w:rFonts w:asciiTheme="minorEastAsia" w:eastAsiaTheme="minorEastAsia" w:hAnsiTheme="minorEastAsia"/>
        </w:rPr>
        <w:t xml:space="preserve"> </w:t>
      </w:r>
      <w:r w:rsidR="00837813" w:rsidRPr="00D505DE">
        <w:rPr>
          <w:rFonts w:asciiTheme="minorEastAsia" w:eastAsiaTheme="minorEastAsia" w:hAnsiTheme="minorEastAsia" w:hint="eastAsia"/>
        </w:rPr>
        <w:t>내용에</w:t>
      </w:r>
      <w:r w:rsidR="00837813" w:rsidRPr="00D505DE">
        <w:rPr>
          <w:rFonts w:asciiTheme="minorEastAsia" w:eastAsiaTheme="minorEastAsia" w:hAnsiTheme="minorEastAsia"/>
        </w:rPr>
        <w:t xml:space="preserve"> </w:t>
      </w:r>
      <w:r w:rsidR="00837813" w:rsidRPr="00D505DE">
        <w:rPr>
          <w:rFonts w:asciiTheme="minorEastAsia" w:eastAsiaTheme="minorEastAsia" w:hAnsiTheme="minorEastAsia" w:hint="eastAsia"/>
        </w:rPr>
        <w:t>따른다</w:t>
      </w:r>
      <w:r w:rsidR="00837813" w:rsidRPr="00D505DE">
        <w:rPr>
          <w:rFonts w:asciiTheme="minorEastAsia" w:eastAsiaTheme="minorEastAsia" w:hAnsiTheme="minorEastAsia"/>
        </w:rPr>
        <w:t>.</w:t>
      </w:r>
    </w:p>
    <w:p w14:paraId="08BA59D8" w14:textId="745A40DF" w:rsidR="00837813" w:rsidRPr="00D505DE" w:rsidRDefault="00837813" w:rsidP="006C3A5D">
      <w:pPr>
        <w:pStyle w:val="af1"/>
        <w:numPr>
          <w:ilvl w:val="0"/>
          <w:numId w:val="11"/>
        </w:numPr>
        <w:wordWrap/>
        <w:spacing w:before="24" w:after="24" w:line="276" w:lineRule="auto"/>
        <w:ind w:leftChars="0"/>
        <w:rPr>
          <w:rFonts w:asciiTheme="minorEastAsia" w:eastAsiaTheme="minorEastAsia" w:hAnsiTheme="minorEastAsia"/>
        </w:rPr>
      </w:pPr>
      <w:r w:rsidRPr="00D505DE">
        <w:rPr>
          <w:rFonts w:asciiTheme="minorEastAsia" w:eastAsiaTheme="minorEastAsia" w:hAnsiTheme="minorEastAsia"/>
        </w:rPr>
        <w:t>‘</w:t>
      </w:r>
      <w:r w:rsidR="00FD4614">
        <w:rPr>
          <w:rFonts w:asciiTheme="minorEastAsia" w:eastAsiaTheme="minorEastAsia" w:hAnsiTheme="minorEastAsia"/>
        </w:rPr>
        <w:t>서비스</w:t>
      </w:r>
      <w:r w:rsidRPr="00D505DE">
        <w:rPr>
          <w:rFonts w:asciiTheme="minorEastAsia" w:eastAsiaTheme="minorEastAsia" w:hAnsiTheme="minorEastAsia"/>
        </w:rPr>
        <w:t>’</w:t>
      </w:r>
      <w:r w:rsidR="00FD4614">
        <w:rPr>
          <w:rFonts w:asciiTheme="minorEastAsia" w:eastAsiaTheme="minorEastAsia" w:hAnsiTheme="minorEastAsia" w:hint="eastAsia"/>
        </w:rPr>
        <w:t>는</w:t>
      </w:r>
      <w:r w:rsidRPr="00D505DE">
        <w:rPr>
          <w:rFonts w:asciiTheme="minorEastAsia" w:eastAsiaTheme="minorEastAsia" w:hAnsiTheme="minorEastAsia"/>
        </w:rPr>
        <w:t xml:space="preserve"> </w:t>
      </w:r>
      <w:r w:rsidR="008B39F0" w:rsidRPr="00D505DE">
        <w:rPr>
          <w:rFonts w:asciiTheme="minorEastAsia" w:eastAsiaTheme="minorEastAsia" w:hAnsiTheme="minorEastAsia"/>
        </w:rPr>
        <w:t>‘</w:t>
      </w:r>
      <w:r w:rsidR="006F4618" w:rsidRPr="00D505DE">
        <w:rPr>
          <w:rFonts w:asciiTheme="minorEastAsia" w:eastAsiaTheme="minorEastAsia" w:hAnsiTheme="minorEastAsia"/>
        </w:rPr>
        <w:t>Google</w:t>
      </w:r>
      <w:r w:rsidR="008B39F0" w:rsidRPr="00D505DE">
        <w:rPr>
          <w:rFonts w:asciiTheme="minorEastAsia" w:eastAsiaTheme="minorEastAsia" w:hAnsiTheme="minorEastAsia"/>
        </w:rPr>
        <w:t>’</w:t>
      </w:r>
      <w:r w:rsidR="008B39F0" w:rsidRPr="00D505DE">
        <w:rPr>
          <w:rFonts w:asciiTheme="minorEastAsia" w:eastAsiaTheme="minorEastAsia" w:hAnsiTheme="minorEastAsia" w:hint="eastAsia"/>
        </w:rPr>
        <w:t>의</w:t>
      </w:r>
      <w:r w:rsidR="008B39F0" w:rsidRPr="00D505DE">
        <w:rPr>
          <w:rFonts w:asciiTheme="minorEastAsia" w:eastAsiaTheme="minorEastAsia" w:hAnsiTheme="minorEastAsia"/>
        </w:rPr>
        <w:t xml:space="preserve"> 정책에 따라 </w:t>
      </w:r>
      <w:r w:rsidR="00776370" w:rsidRPr="00D505DE">
        <w:rPr>
          <w:rFonts w:asciiTheme="minorEastAsia" w:eastAsiaTheme="minorEastAsia" w:hAnsiTheme="minorEastAsia" w:hint="eastAsia"/>
        </w:rPr>
        <w:t>서비스가</w:t>
      </w:r>
      <w:r w:rsidR="00776370" w:rsidRPr="00D505DE">
        <w:rPr>
          <w:rFonts w:asciiTheme="minorEastAsia" w:eastAsiaTheme="minorEastAsia" w:hAnsiTheme="minorEastAsia"/>
        </w:rPr>
        <w:t xml:space="preserve"> </w:t>
      </w:r>
      <w:r w:rsidR="008B39F0" w:rsidRPr="00D505DE">
        <w:rPr>
          <w:rFonts w:asciiTheme="minorEastAsia" w:eastAsiaTheme="minorEastAsia" w:hAnsiTheme="minorEastAsia" w:hint="eastAsia"/>
        </w:rPr>
        <w:t>변경</w:t>
      </w:r>
      <w:r w:rsidR="00776370" w:rsidRPr="00D505DE">
        <w:rPr>
          <w:rFonts w:asciiTheme="minorEastAsia" w:eastAsiaTheme="minorEastAsia" w:hAnsiTheme="minorEastAsia"/>
        </w:rPr>
        <w:t xml:space="preserve"> </w:t>
      </w:r>
      <w:r w:rsidR="00776370" w:rsidRPr="00D505DE">
        <w:rPr>
          <w:rFonts w:asciiTheme="minorEastAsia" w:eastAsiaTheme="minorEastAsia" w:hAnsiTheme="minorEastAsia" w:hint="eastAsia"/>
        </w:rPr>
        <w:t>또는</w:t>
      </w:r>
      <w:r w:rsidR="00D9751D" w:rsidRPr="00D505DE">
        <w:rPr>
          <w:rFonts w:asciiTheme="minorEastAsia" w:eastAsiaTheme="minorEastAsia" w:hAnsiTheme="minorEastAsia"/>
        </w:rPr>
        <w:t xml:space="preserve"> </w:t>
      </w:r>
      <w:r w:rsidR="00D9751D" w:rsidRPr="00D505DE">
        <w:rPr>
          <w:rFonts w:asciiTheme="minorEastAsia" w:eastAsiaTheme="minorEastAsia" w:hAnsiTheme="minorEastAsia" w:hint="eastAsia"/>
        </w:rPr>
        <w:t>중단</w:t>
      </w:r>
      <w:r w:rsidR="008B39F0" w:rsidRPr="00D505DE">
        <w:rPr>
          <w:rFonts w:asciiTheme="minorEastAsia" w:eastAsiaTheme="minorEastAsia" w:hAnsiTheme="minorEastAsia" w:hint="eastAsia"/>
        </w:rPr>
        <w:t>될</w:t>
      </w:r>
      <w:r w:rsidR="008B39F0" w:rsidRPr="00D505DE">
        <w:rPr>
          <w:rFonts w:asciiTheme="minorEastAsia" w:eastAsiaTheme="minorEastAsia" w:hAnsiTheme="minorEastAsia"/>
        </w:rPr>
        <w:t xml:space="preserve"> </w:t>
      </w:r>
      <w:r w:rsidR="008B39F0" w:rsidRPr="00D505DE">
        <w:rPr>
          <w:rFonts w:asciiTheme="minorEastAsia" w:eastAsiaTheme="minorEastAsia" w:hAnsiTheme="minorEastAsia" w:hint="eastAsia"/>
        </w:rPr>
        <w:t>수</w:t>
      </w:r>
      <w:r w:rsidR="008B39F0" w:rsidRPr="00D505DE">
        <w:rPr>
          <w:rFonts w:asciiTheme="minorEastAsia" w:eastAsiaTheme="minorEastAsia" w:hAnsiTheme="minorEastAsia"/>
        </w:rPr>
        <w:t xml:space="preserve"> </w:t>
      </w:r>
      <w:r w:rsidR="008B39F0" w:rsidRPr="00D505DE">
        <w:rPr>
          <w:rFonts w:asciiTheme="minorEastAsia" w:eastAsiaTheme="minorEastAsia" w:hAnsiTheme="minorEastAsia" w:hint="eastAsia"/>
        </w:rPr>
        <w:t>있</w:t>
      </w:r>
      <w:r w:rsidR="00123E5F" w:rsidRPr="00D505DE">
        <w:rPr>
          <w:rFonts w:asciiTheme="minorEastAsia" w:eastAsiaTheme="minorEastAsia" w:hAnsiTheme="minorEastAsia" w:hint="eastAsia"/>
        </w:rPr>
        <w:t>다.</w:t>
      </w:r>
    </w:p>
    <w:p w14:paraId="7921A7CF" w14:textId="069F11F8" w:rsidR="00BA1241" w:rsidRPr="00D505DE" w:rsidRDefault="00BA1241" w:rsidP="006C3A5D">
      <w:pPr>
        <w:pStyle w:val="af1"/>
        <w:numPr>
          <w:ilvl w:val="0"/>
          <w:numId w:val="11"/>
        </w:numPr>
        <w:wordWrap/>
        <w:spacing w:before="24" w:after="24" w:line="276" w:lineRule="auto"/>
        <w:ind w:leftChars="0"/>
        <w:rPr>
          <w:rFonts w:asciiTheme="minorEastAsia" w:eastAsiaTheme="minorEastAsia" w:hAnsiTheme="minorEastAsia"/>
        </w:rPr>
      </w:pPr>
      <w:r w:rsidRPr="00D505DE">
        <w:rPr>
          <w:rFonts w:asciiTheme="minorEastAsia" w:eastAsiaTheme="minorEastAsia" w:hAnsiTheme="minorEastAsia"/>
        </w:rPr>
        <w:t>‘</w:t>
      </w:r>
      <w:r w:rsidRPr="00D505DE">
        <w:rPr>
          <w:rFonts w:asciiTheme="minorEastAsia" w:eastAsiaTheme="minorEastAsia" w:hAnsiTheme="minorEastAsia" w:hint="eastAsia"/>
        </w:rPr>
        <w:t>회사</w:t>
      </w:r>
      <w:r w:rsidRPr="00D505DE">
        <w:rPr>
          <w:rFonts w:asciiTheme="minorEastAsia" w:eastAsiaTheme="minorEastAsia" w:hAnsiTheme="minorEastAsia"/>
        </w:rPr>
        <w:t>’는 다음 각 호의 어느 하나에 해당하는 사유가 발생한 경우에는 ‘</w:t>
      </w:r>
      <w:r w:rsidRPr="00D505DE">
        <w:rPr>
          <w:rFonts w:asciiTheme="minorEastAsia" w:eastAsiaTheme="minorEastAsia" w:hAnsiTheme="minorEastAsia" w:hint="eastAsia"/>
        </w:rPr>
        <w:t>고객</w:t>
      </w:r>
      <w:r w:rsidRPr="00D505DE">
        <w:rPr>
          <w:rFonts w:asciiTheme="minorEastAsia" w:eastAsiaTheme="minorEastAsia" w:hAnsiTheme="minorEastAsia"/>
        </w:rPr>
        <w:t>’</w:t>
      </w:r>
      <w:r w:rsidRPr="00D505DE">
        <w:rPr>
          <w:rFonts w:asciiTheme="minorEastAsia" w:eastAsiaTheme="minorEastAsia" w:hAnsiTheme="minorEastAsia" w:hint="eastAsia"/>
        </w:rPr>
        <w:t>의</w:t>
      </w:r>
      <w:r w:rsidRPr="00D505DE">
        <w:rPr>
          <w:rFonts w:asciiTheme="minorEastAsia" w:eastAsiaTheme="minorEastAsia" w:hAnsiTheme="minorEastAsia"/>
        </w:rPr>
        <w:t xml:space="preserve"> ‘</w:t>
      </w:r>
      <w:r w:rsidR="00FD4614">
        <w:rPr>
          <w:rFonts w:asciiTheme="minorEastAsia" w:eastAsiaTheme="minorEastAsia" w:hAnsiTheme="minorEastAsia"/>
        </w:rPr>
        <w:t>서비스</w:t>
      </w:r>
      <w:r w:rsidRPr="00D505DE">
        <w:rPr>
          <w:rFonts w:asciiTheme="minorEastAsia" w:eastAsiaTheme="minorEastAsia" w:hAnsiTheme="minorEastAsia"/>
        </w:rPr>
        <w:t xml:space="preserve">’ </w:t>
      </w:r>
      <w:r w:rsidRPr="00D505DE">
        <w:rPr>
          <w:rFonts w:asciiTheme="minorEastAsia" w:eastAsiaTheme="minorEastAsia" w:hAnsiTheme="minorEastAsia" w:hint="eastAsia"/>
        </w:rPr>
        <w:t>이용을</w:t>
      </w:r>
      <w:r w:rsidRPr="00D505DE">
        <w:rPr>
          <w:rFonts w:asciiTheme="minorEastAsia" w:eastAsiaTheme="minorEastAsia" w:hAnsiTheme="minorEastAsia"/>
        </w:rPr>
        <w:t xml:space="preserve"> 제한할 수 있다. </w:t>
      </w:r>
    </w:p>
    <w:p w14:paraId="1B2FB02E" w14:textId="77777777" w:rsidR="00BA1241" w:rsidRPr="00D505DE" w:rsidRDefault="00BA1241" w:rsidP="006C3A5D">
      <w:pPr>
        <w:pStyle w:val="af1"/>
        <w:numPr>
          <w:ilvl w:val="1"/>
          <w:numId w:val="11"/>
        </w:numPr>
        <w:wordWrap/>
        <w:spacing w:line="276" w:lineRule="auto"/>
        <w:ind w:leftChars="0"/>
        <w:jc w:val="left"/>
        <w:rPr>
          <w:rFonts w:asciiTheme="minorEastAsia" w:eastAsiaTheme="minorEastAsia" w:hAnsiTheme="minorEastAsia"/>
        </w:rPr>
      </w:pPr>
      <w:r w:rsidRPr="00D505DE">
        <w:rPr>
          <w:rFonts w:asciiTheme="minorEastAsia" w:eastAsiaTheme="minorEastAsia" w:hAnsiTheme="minorEastAsia"/>
        </w:rPr>
        <w:t>‘</w:t>
      </w:r>
      <w:r w:rsidRPr="00D505DE">
        <w:rPr>
          <w:rFonts w:asciiTheme="minorEastAsia" w:eastAsiaTheme="minorEastAsia" w:hAnsiTheme="minorEastAsia" w:hint="eastAsia"/>
        </w:rPr>
        <w:t>고객</w:t>
      </w:r>
      <w:r w:rsidRPr="00D505DE">
        <w:rPr>
          <w:rFonts w:asciiTheme="minorEastAsia" w:eastAsiaTheme="minorEastAsia" w:hAnsiTheme="minorEastAsia"/>
        </w:rPr>
        <w:t>’</w:t>
      </w:r>
      <w:r w:rsidRPr="00D505DE">
        <w:rPr>
          <w:rFonts w:asciiTheme="minorEastAsia" w:eastAsiaTheme="minorEastAsia" w:hAnsiTheme="minorEastAsia" w:hint="eastAsia"/>
        </w:rPr>
        <w:t>이</w:t>
      </w:r>
      <w:r w:rsidRPr="00D505DE">
        <w:rPr>
          <w:rFonts w:asciiTheme="minorEastAsia" w:eastAsiaTheme="minorEastAsia" w:hAnsiTheme="minorEastAsia"/>
        </w:rPr>
        <w:t xml:space="preserve"> 이용</w:t>
      </w:r>
      <w:r w:rsidRPr="00D505DE">
        <w:rPr>
          <w:rFonts w:asciiTheme="minorEastAsia" w:eastAsiaTheme="minorEastAsia" w:hAnsiTheme="minorEastAsia" w:hint="eastAsia"/>
        </w:rPr>
        <w:t>요금을</w:t>
      </w:r>
      <w:r w:rsidRPr="00D505DE">
        <w:rPr>
          <w:rFonts w:asciiTheme="minorEastAsia" w:eastAsiaTheme="minorEastAsia" w:hAnsiTheme="minorEastAsia"/>
        </w:rPr>
        <w:t xml:space="preserve"> 연체하는 경우 </w:t>
      </w:r>
    </w:p>
    <w:p w14:paraId="0F86917B" w14:textId="77777777" w:rsidR="00BA1241" w:rsidRPr="00D505DE" w:rsidRDefault="00BA1241" w:rsidP="006C3A5D">
      <w:pPr>
        <w:pStyle w:val="af1"/>
        <w:numPr>
          <w:ilvl w:val="1"/>
          <w:numId w:val="11"/>
        </w:numPr>
        <w:wordWrap/>
        <w:spacing w:line="276" w:lineRule="auto"/>
        <w:ind w:leftChars="0"/>
        <w:jc w:val="left"/>
        <w:rPr>
          <w:rFonts w:asciiTheme="minorEastAsia" w:eastAsiaTheme="minorEastAsia" w:hAnsiTheme="minorEastAsia"/>
        </w:rPr>
      </w:pPr>
      <w:r w:rsidRPr="00D505DE">
        <w:rPr>
          <w:rFonts w:asciiTheme="minorEastAsia" w:eastAsiaTheme="minorEastAsia" w:hAnsiTheme="minorEastAsia"/>
        </w:rPr>
        <w:t>그 밖에 ‘</w:t>
      </w:r>
      <w:r w:rsidRPr="00D505DE">
        <w:rPr>
          <w:rFonts w:asciiTheme="minorEastAsia" w:eastAsiaTheme="minorEastAsia" w:hAnsiTheme="minorEastAsia" w:hint="eastAsia"/>
        </w:rPr>
        <w:t>고객</w:t>
      </w:r>
      <w:r w:rsidRPr="00D505DE">
        <w:rPr>
          <w:rFonts w:asciiTheme="minorEastAsia" w:eastAsiaTheme="minorEastAsia" w:hAnsiTheme="minorEastAsia"/>
        </w:rPr>
        <w:t>’</w:t>
      </w:r>
      <w:r w:rsidRPr="00D505DE">
        <w:rPr>
          <w:rFonts w:asciiTheme="minorEastAsia" w:eastAsiaTheme="minorEastAsia" w:hAnsiTheme="minorEastAsia" w:hint="eastAsia"/>
        </w:rPr>
        <w:t>이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본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계약상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의무를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위반하는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경우</w:t>
      </w:r>
    </w:p>
    <w:p w14:paraId="5D4CDB1D" w14:textId="199698C9" w:rsidR="003F74CD" w:rsidRDefault="003F74CD" w:rsidP="004037CF">
      <w:pPr>
        <w:wordWrap/>
        <w:spacing w:line="276" w:lineRule="auto"/>
        <w:jc w:val="left"/>
        <w:rPr>
          <w:rFonts w:asciiTheme="minorEastAsia" w:eastAsiaTheme="minorEastAsia" w:hAnsiTheme="minorEastAsia"/>
          <w:b/>
        </w:rPr>
      </w:pPr>
    </w:p>
    <w:p w14:paraId="41700ACC" w14:textId="77777777" w:rsidR="00FD4614" w:rsidRDefault="00FD4614" w:rsidP="004037CF">
      <w:pPr>
        <w:wordWrap/>
        <w:spacing w:line="276" w:lineRule="auto"/>
        <w:jc w:val="left"/>
        <w:rPr>
          <w:rFonts w:asciiTheme="minorEastAsia" w:eastAsiaTheme="minorEastAsia" w:hAnsiTheme="minorEastAsia"/>
          <w:b/>
        </w:rPr>
      </w:pPr>
    </w:p>
    <w:p w14:paraId="4086BE4C" w14:textId="77777777" w:rsidR="0080541D" w:rsidRPr="00D505DE" w:rsidRDefault="0080541D" w:rsidP="004037CF">
      <w:pPr>
        <w:wordWrap/>
        <w:spacing w:line="276" w:lineRule="auto"/>
        <w:jc w:val="left"/>
        <w:rPr>
          <w:rFonts w:asciiTheme="minorEastAsia" w:eastAsiaTheme="minorEastAsia" w:hAnsiTheme="minorEastAsia"/>
          <w:b/>
        </w:rPr>
      </w:pPr>
    </w:p>
    <w:p w14:paraId="71748C21" w14:textId="35E3C4AD" w:rsidR="00AC2687" w:rsidRPr="00D505DE" w:rsidRDefault="00AC2687" w:rsidP="006C3A5D">
      <w:pPr>
        <w:pStyle w:val="af1"/>
        <w:numPr>
          <w:ilvl w:val="0"/>
          <w:numId w:val="5"/>
        </w:numPr>
        <w:wordWrap/>
        <w:spacing w:line="276" w:lineRule="auto"/>
        <w:ind w:leftChars="0"/>
        <w:jc w:val="left"/>
        <w:rPr>
          <w:rFonts w:asciiTheme="minorEastAsia" w:eastAsiaTheme="minorEastAsia" w:hAnsiTheme="minorEastAsia"/>
          <w:b/>
        </w:rPr>
      </w:pPr>
      <w:r w:rsidRPr="00D505DE">
        <w:rPr>
          <w:rFonts w:asciiTheme="minorEastAsia" w:eastAsiaTheme="minorEastAsia" w:hAnsiTheme="minorEastAsia"/>
          <w:b/>
        </w:rPr>
        <w:lastRenderedPageBreak/>
        <w:t>(</w:t>
      </w:r>
      <w:r w:rsidR="00FD4614">
        <w:rPr>
          <w:rFonts w:asciiTheme="minorEastAsia" w:eastAsiaTheme="minorEastAsia" w:hAnsiTheme="minorEastAsia"/>
          <w:b/>
        </w:rPr>
        <w:t>서비스</w:t>
      </w:r>
      <w:r w:rsidR="00A96DC4" w:rsidRPr="00D505DE">
        <w:rPr>
          <w:rFonts w:asciiTheme="minorEastAsia" w:eastAsiaTheme="minorEastAsia" w:hAnsiTheme="minorEastAsia"/>
          <w:b/>
        </w:rPr>
        <w:t xml:space="preserve"> </w:t>
      </w:r>
      <w:r w:rsidRPr="00D505DE">
        <w:rPr>
          <w:rFonts w:asciiTheme="minorEastAsia" w:eastAsiaTheme="minorEastAsia" w:hAnsiTheme="minorEastAsia" w:hint="eastAsia"/>
          <w:b/>
        </w:rPr>
        <w:t>이용요금</w:t>
      </w:r>
      <w:r w:rsidRPr="00D505DE">
        <w:rPr>
          <w:rFonts w:asciiTheme="minorEastAsia" w:eastAsiaTheme="minorEastAsia" w:hAnsiTheme="minorEastAsia"/>
          <w:b/>
        </w:rPr>
        <w:t>)</w:t>
      </w:r>
    </w:p>
    <w:p w14:paraId="0A9E9412" w14:textId="6B415998" w:rsidR="00AC2687" w:rsidRPr="00D505DE" w:rsidRDefault="00BA1241" w:rsidP="00D505DE">
      <w:pPr>
        <w:pStyle w:val="af1"/>
        <w:numPr>
          <w:ilvl w:val="0"/>
          <w:numId w:val="13"/>
        </w:numPr>
        <w:wordWrap/>
        <w:spacing w:before="24" w:after="24" w:line="276" w:lineRule="auto"/>
        <w:ind w:leftChars="0"/>
        <w:rPr>
          <w:rFonts w:asciiTheme="minorEastAsia" w:eastAsiaTheme="minorEastAsia" w:hAnsiTheme="minorEastAsia"/>
        </w:rPr>
      </w:pPr>
      <w:r w:rsidRPr="00D505DE">
        <w:rPr>
          <w:rFonts w:asciiTheme="minorEastAsia" w:eastAsiaTheme="minorEastAsia" w:hAnsiTheme="minorEastAsia"/>
        </w:rPr>
        <w:t>‘</w:t>
      </w:r>
      <w:r w:rsidR="00FD4614">
        <w:rPr>
          <w:rFonts w:asciiTheme="minorEastAsia" w:eastAsiaTheme="minorEastAsia" w:hAnsiTheme="minorEastAsia"/>
        </w:rPr>
        <w:t>서비스</w:t>
      </w:r>
      <w:r w:rsidRPr="00D505DE">
        <w:rPr>
          <w:rFonts w:asciiTheme="minorEastAsia" w:eastAsiaTheme="minorEastAsia" w:hAnsiTheme="minorEastAsia"/>
        </w:rPr>
        <w:t xml:space="preserve">’ 이용요금은 </w:t>
      </w:r>
      <w:proofErr w:type="spellStart"/>
      <w:r w:rsidR="00FC332B">
        <w:rPr>
          <w:rFonts w:asciiTheme="minorEastAsia" w:eastAsiaTheme="minorEastAsia" w:hAnsiTheme="minorEastAsia"/>
        </w:rPr>
        <w:t>클로잇</w:t>
      </w:r>
      <w:proofErr w:type="spellEnd"/>
      <w:r w:rsidR="00FC332B">
        <w:rPr>
          <w:rFonts w:asciiTheme="minorEastAsia" w:eastAsiaTheme="minorEastAsia" w:hAnsiTheme="minorEastAsia"/>
        </w:rPr>
        <w:t xml:space="preserve"> </w:t>
      </w:r>
      <w:proofErr w:type="spellStart"/>
      <w:r w:rsidR="00FC332B">
        <w:rPr>
          <w:rFonts w:asciiTheme="minorEastAsia" w:eastAsiaTheme="minorEastAsia" w:hAnsiTheme="minorEastAsia"/>
        </w:rPr>
        <w:t>매니지드</w:t>
      </w:r>
      <w:proofErr w:type="spellEnd"/>
      <w:r w:rsidR="00FC332B">
        <w:rPr>
          <w:rFonts w:asciiTheme="minorEastAsia" w:eastAsiaTheme="minorEastAsia" w:hAnsiTheme="minorEastAsia"/>
        </w:rPr>
        <w:t xml:space="preserve"> </w:t>
      </w:r>
      <w:r w:rsidR="005C30B7" w:rsidRPr="00D505DE">
        <w:rPr>
          <w:rFonts w:asciiTheme="minorEastAsia" w:eastAsiaTheme="minorEastAsia" w:hAnsiTheme="minorEastAsia" w:hint="eastAsia"/>
        </w:rPr>
        <w:t>서비스</w:t>
      </w:r>
      <w:r w:rsidR="00674D6F"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/>
        </w:rPr>
        <w:t xml:space="preserve">이용요금과 </w:t>
      </w:r>
      <w:r w:rsidR="00E94807" w:rsidRPr="00D505DE">
        <w:rPr>
          <w:rFonts w:asciiTheme="minorEastAsia" w:eastAsiaTheme="minorEastAsia" w:hAnsiTheme="minorEastAsia"/>
        </w:rPr>
        <w:t>G</w:t>
      </w:r>
      <w:r w:rsidR="00EB4FC0" w:rsidRPr="00D505DE">
        <w:rPr>
          <w:rFonts w:asciiTheme="minorEastAsia" w:eastAsiaTheme="minorEastAsia" w:hAnsiTheme="minorEastAsia" w:hint="eastAsia"/>
        </w:rPr>
        <w:t xml:space="preserve">oogle </w:t>
      </w:r>
      <w:r w:rsidR="00EB4FC0" w:rsidRPr="00D505DE">
        <w:rPr>
          <w:rFonts w:asciiTheme="minorEastAsia" w:eastAsiaTheme="minorEastAsia" w:hAnsiTheme="minorEastAsia"/>
        </w:rPr>
        <w:t xml:space="preserve">Cloud </w:t>
      </w:r>
      <w:r w:rsidR="00EB4FC0" w:rsidRPr="00D505DE">
        <w:rPr>
          <w:rFonts w:asciiTheme="minorEastAsia" w:eastAsiaTheme="minorEastAsia" w:hAnsiTheme="minorEastAsia" w:hint="eastAsia"/>
        </w:rPr>
        <w:t>서비스</w:t>
      </w:r>
      <w:r w:rsidR="009D024F"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/>
        </w:rPr>
        <w:t>이용요금으로 구분되며</w:t>
      </w:r>
      <w:r w:rsidR="009D024F" w:rsidRPr="00D505DE">
        <w:rPr>
          <w:rFonts w:asciiTheme="minorEastAsia" w:eastAsiaTheme="minorEastAsia" w:hAnsiTheme="minorEastAsia"/>
        </w:rPr>
        <w:t>,</w:t>
      </w:r>
      <w:r w:rsidRPr="00D505DE">
        <w:rPr>
          <w:rFonts w:asciiTheme="minorEastAsia" w:eastAsiaTheme="minorEastAsia" w:hAnsiTheme="minorEastAsia"/>
        </w:rPr>
        <w:t xml:space="preserve"> 구체적인 이용요금</w:t>
      </w:r>
      <w:r w:rsidR="00A250EE" w:rsidRPr="00D505DE">
        <w:rPr>
          <w:rFonts w:asciiTheme="minorEastAsia" w:eastAsiaTheme="minorEastAsia" w:hAnsiTheme="minorEastAsia"/>
        </w:rPr>
        <w:t xml:space="preserve"> 관련</w:t>
      </w:r>
      <w:r w:rsidRPr="00D505DE">
        <w:rPr>
          <w:rFonts w:asciiTheme="minorEastAsia" w:eastAsiaTheme="minorEastAsia" w:hAnsiTheme="minorEastAsia"/>
        </w:rPr>
        <w:t xml:space="preserve"> </w:t>
      </w:r>
      <w:r w:rsidR="00A250EE" w:rsidRPr="00D505DE">
        <w:rPr>
          <w:rFonts w:asciiTheme="minorEastAsia" w:eastAsiaTheme="minorEastAsia" w:hAnsiTheme="minorEastAsia" w:hint="eastAsia"/>
        </w:rPr>
        <w:t>산정</w:t>
      </w:r>
      <w:r w:rsidR="00A250EE" w:rsidRPr="00D505DE">
        <w:rPr>
          <w:rFonts w:asciiTheme="minorEastAsia" w:eastAsiaTheme="minorEastAsia" w:hAnsiTheme="minorEastAsia"/>
        </w:rPr>
        <w:t xml:space="preserve">, </w:t>
      </w:r>
      <w:r w:rsidR="00A250EE" w:rsidRPr="00D505DE">
        <w:rPr>
          <w:rFonts w:asciiTheme="minorEastAsia" w:eastAsiaTheme="minorEastAsia" w:hAnsiTheme="minorEastAsia" w:hint="eastAsia"/>
        </w:rPr>
        <w:t>지급기준</w:t>
      </w:r>
      <w:r w:rsidR="00A250EE" w:rsidRPr="00D505DE">
        <w:rPr>
          <w:rFonts w:asciiTheme="minorEastAsia" w:eastAsiaTheme="minorEastAsia" w:hAnsiTheme="minorEastAsia"/>
        </w:rPr>
        <w:t xml:space="preserve"> </w:t>
      </w:r>
      <w:r w:rsidR="00A250EE" w:rsidRPr="00D505DE">
        <w:rPr>
          <w:rFonts w:asciiTheme="minorEastAsia" w:eastAsiaTheme="minorEastAsia" w:hAnsiTheme="minorEastAsia" w:hint="eastAsia"/>
        </w:rPr>
        <w:t>등</w:t>
      </w:r>
      <w:r w:rsidRPr="00D505DE">
        <w:rPr>
          <w:rFonts w:asciiTheme="minorEastAsia" w:eastAsiaTheme="minorEastAsia" w:hAnsiTheme="minorEastAsia"/>
        </w:rPr>
        <w:t xml:space="preserve">에 </w:t>
      </w:r>
      <w:r w:rsidR="00DC662E" w:rsidRPr="00D505DE">
        <w:rPr>
          <w:rFonts w:asciiTheme="minorEastAsia" w:eastAsiaTheme="minorEastAsia" w:hAnsiTheme="minorEastAsia" w:hint="eastAsia"/>
        </w:rPr>
        <w:t>대</w:t>
      </w:r>
      <w:r w:rsidR="00EA3E7E" w:rsidRPr="00D505DE">
        <w:rPr>
          <w:rFonts w:asciiTheme="minorEastAsia" w:eastAsiaTheme="minorEastAsia" w:hAnsiTheme="minorEastAsia" w:hint="eastAsia"/>
        </w:rPr>
        <w:t>해서는</w:t>
      </w:r>
      <w:r w:rsidR="00D505DE" w:rsidRPr="00D505DE">
        <w:rPr>
          <w:rFonts w:asciiTheme="minorEastAsia" w:eastAsiaTheme="minorEastAsia" w:hAnsiTheme="minorEastAsia" w:hint="eastAsia"/>
        </w:rPr>
        <w:t xml:space="preserve"> </w:t>
      </w:r>
      <w:r w:rsidR="001747F1" w:rsidRPr="00D505DE">
        <w:rPr>
          <w:rFonts w:asciiTheme="minorEastAsia" w:eastAsiaTheme="minorEastAsia" w:hAnsiTheme="minorEastAsia" w:hint="eastAsia"/>
        </w:rPr>
        <w:t>본</w:t>
      </w:r>
      <w:r w:rsidR="001747F1" w:rsidRPr="00D505DE">
        <w:rPr>
          <w:rFonts w:asciiTheme="minorEastAsia" w:eastAsiaTheme="minorEastAsia" w:hAnsiTheme="minorEastAsia"/>
        </w:rPr>
        <w:t xml:space="preserve"> 계약 체결 이후 </w:t>
      </w:r>
      <w:r w:rsidR="00F9690B" w:rsidRPr="00D505DE">
        <w:rPr>
          <w:rFonts w:asciiTheme="minorEastAsia" w:eastAsiaTheme="minorEastAsia" w:hAnsiTheme="minorEastAsia" w:hint="eastAsia"/>
        </w:rPr>
        <w:t>이용요금</w:t>
      </w:r>
      <w:r w:rsidR="001747F1" w:rsidRPr="00D505DE">
        <w:rPr>
          <w:rFonts w:asciiTheme="minorEastAsia" w:eastAsiaTheme="minorEastAsia" w:hAnsiTheme="minorEastAsia" w:hint="eastAsia"/>
        </w:rPr>
        <w:t>은</w:t>
      </w:r>
      <w:r w:rsidR="00F9690B" w:rsidRPr="00D505DE">
        <w:rPr>
          <w:rFonts w:asciiTheme="minorEastAsia" w:eastAsiaTheme="minorEastAsia" w:hAnsiTheme="minorEastAsia"/>
        </w:rPr>
        <w:t xml:space="preserve"> </w:t>
      </w:r>
      <w:r w:rsidR="001747F1" w:rsidRPr="00D505DE">
        <w:rPr>
          <w:rFonts w:asciiTheme="minorEastAsia" w:eastAsiaTheme="minorEastAsia" w:hAnsiTheme="minorEastAsia" w:hint="eastAsia"/>
        </w:rPr>
        <w:t>변경</w:t>
      </w:r>
      <w:r w:rsidR="00196663" w:rsidRPr="00D505DE">
        <w:rPr>
          <w:rFonts w:asciiTheme="minorEastAsia" w:eastAsiaTheme="minorEastAsia" w:hAnsiTheme="minorEastAsia" w:hint="eastAsia"/>
        </w:rPr>
        <w:t>될</w:t>
      </w:r>
      <w:r w:rsidR="001747F1" w:rsidRPr="00D505DE">
        <w:rPr>
          <w:rFonts w:asciiTheme="minorEastAsia" w:eastAsiaTheme="minorEastAsia" w:hAnsiTheme="minorEastAsia"/>
        </w:rPr>
        <w:t xml:space="preserve"> 수 있</w:t>
      </w:r>
      <w:r w:rsidR="001245AF" w:rsidRPr="00D505DE">
        <w:rPr>
          <w:rFonts w:asciiTheme="minorEastAsia" w:eastAsiaTheme="minorEastAsia" w:hAnsiTheme="minorEastAsia" w:hint="eastAsia"/>
        </w:rPr>
        <w:t>고</w:t>
      </w:r>
      <w:r w:rsidR="0080541D" w:rsidRPr="00D505DE">
        <w:rPr>
          <w:rFonts w:asciiTheme="minorEastAsia" w:eastAsiaTheme="minorEastAsia" w:hAnsiTheme="minorEastAsia"/>
        </w:rPr>
        <w:t>(</w:t>
      </w:r>
      <w:hyperlink r:id="rId11" w:history="1">
        <w:r w:rsidR="0080541D" w:rsidRPr="00224B6E">
          <w:rPr>
            <w:rStyle w:val="a8"/>
            <w:rFonts w:asciiTheme="minorEastAsia" w:eastAsiaTheme="minorEastAsia" w:hAnsiTheme="minorEastAsia"/>
          </w:rPr>
          <w:t>https://cloud.google.com/pricing/list</w:t>
        </w:r>
      </w:hyperlink>
      <w:r w:rsidR="0080541D" w:rsidRPr="00D505DE">
        <w:rPr>
          <w:rFonts w:asciiTheme="minorEastAsia" w:eastAsiaTheme="minorEastAsia" w:hAnsiTheme="minorEastAsia"/>
        </w:rPr>
        <w:t>)</w:t>
      </w:r>
      <w:r w:rsidR="001747F1" w:rsidRPr="00D505DE">
        <w:rPr>
          <w:rFonts w:asciiTheme="minorEastAsia" w:eastAsiaTheme="minorEastAsia" w:hAnsiTheme="minorEastAsia"/>
        </w:rPr>
        <w:t xml:space="preserve">, </w:t>
      </w:r>
      <w:r w:rsidR="00F9690B" w:rsidRPr="00D505DE">
        <w:rPr>
          <w:rFonts w:asciiTheme="minorEastAsia" w:eastAsiaTheme="minorEastAsia" w:hAnsiTheme="minorEastAsia" w:hint="eastAsia"/>
        </w:rPr>
        <w:t>변경</w:t>
      </w:r>
      <w:r w:rsidR="001D1FB2" w:rsidRPr="00D505DE">
        <w:rPr>
          <w:rFonts w:asciiTheme="minorEastAsia" w:eastAsiaTheme="minorEastAsia" w:hAnsiTheme="minorEastAsia" w:hint="eastAsia"/>
        </w:rPr>
        <w:t>된</w:t>
      </w:r>
      <w:r w:rsidR="00F9690B" w:rsidRPr="00D505DE">
        <w:rPr>
          <w:rFonts w:asciiTheme="minorEastAsia" w:eastAsiaTheme="minorEastAsia" w:hAnsiTheme="minorEastAsia"/>
        </w:rPr>
        <w:t xml:space="preserve"> </w:t>
      </w:r>
      <w:r w:rsidR="00F9690B" w:rsidRPr="00D505DE">
        <w:rPr>
          <w:rFonts w:asciiTheme="minorEastAsia" w:eastAsiaTheme="minorEastAsia" w:hAnsiTheme="minorEastAsia" w:hint="eastAsia"/>
        </w:rPr>
        <w:t>이용</w:t>
      </w:r>
      <w:r w:rsidR="00807FA5" w:rsidRPr="00D505DE">
        <w:rPr>
          <w:rFonts w:asciiTheme="minorEastAsia" w:eastAsiaTheme="minorEastAsia" w:hAnsiTheme="minorEastAsia" w:hint="eastAsia"/>
        </w:rPr>
        <w:t>요금은</w:t>
      </w:r>
      <w:r w:rsidR="00F9690B" w:rsidRPr="00D505DE">
        <w:rPr>
          <w:rFonts w:asciiTheme="minorEastAsia" w:eastAsiaTheme="minorEastAsia" w:hAnsiTheme="minorEastAsia"/>
        </w:rPr>
        <w:t xml:space="preserve"> </w:t>
      </w:r>
      <w:r w:rsidR="00F9690B" w:rsidRPr="00D505DE">
        <w:rPr>
          <w:rFonts w:asciiTheme="minorEastAsia" w:eastAsiaTheme="minorEastAsia" w:hAnsiTheme="minorEastAsia" w:hint="eastAsia"/>
        </w:rPr>
        <w:t>변경</w:t>
      </w:r>
      <w:r w:rsidR="00F9690B" w:rsidRPr="00D505DE">
        <w:rPr>
          <w:rFonts w:asciiTheme="minorEastAsia" w:eastAsiaTheme="minorEastAsia" w:hAnsiTheme="minorEastAsia"/>
        </w:rPr>
        <w:t xml:space="preserve"> </w:t>
      </w:r>
      <w:r w:rsidR="00F9690B" w:rsidRPr="00D505DE">
        <w:rPr>
          <w:rFonts w:asciiTheme="minorEastAsia" w:eastAsiaTheme="minorEastAsia" w:hAnsiTheme="minorEastAsia" w:hint="eastAsia"/>
        </w:rPr>
        <w:t>시점부터</w:t>
      </w:r>
      <w:r w:rsidR="00F9690B" w:rsidRPr="00D505DE">
        <w:rPr>
          <w:rFonts w:asciiTheme="minorEastAsia" w:eastAsiaTheme="minorEastAsia" w:hAnsiTheme="minorEastAsia"/>
        </w:rPr>
        <w:t xml:space="preserve"> </w:t>
      </w:r>
      <w:r w:rsidR="00807FA5" w:rsidRPr="00D505DE">
        <w:rPr>
          <w:rFonts w:asciiTheme="minorEastAsia" w:eastAsiaTheme="minorEastAsia" w:hAnsiTheme="minorEastAsia" w:hint="eastAsia"/>
        </w:rPr>
        <w:t>적용된다</w:t>
      </w:r>
      <w:r w:rsidR="00807FA5" w:rsidRPr="00D505DE">
        <w:rPr>
          <w:rFonts w:asciiTheme="minorEastAsia" w:eastAsiaTheme="minorEastAsia" w:hAnsiTheme="minorEastAsia"/>
        </w:rPr>
        <w:t>.</w:t>
      </w:r>
      <w:r w:rsidR="00D505DE" w:rsidRPr="00D505DE">
        <w:rPr>
          <w:rFonts w:asciiTheme="minorEastAsia" w:eastAsiaTheme="minorEastAsia" w:hAnsiTheme="minorEastAsia"/>
        </w:rPr>
        <w:t xml:space="preserve"> </w:t>
      </w:r>
    </w:p>
    <w:p w14:paraId="54BE15BB" w14:textId="2DFE98F1" w:rsidR="009215CA" w:rsidRPr="00D505DE" w:rsidRDefault="009215CA" w:rsidP="006C3A5D">
      <w:pPr>
        <w:pStyle w:val="af1"/>
        <w:numPr>
          <w:ilvl w:val="0"/>
          <w:numId w:val="13"/>
        </w:numPr>
        <w:wordWrap/>
        <w:spacing w:before="24" w:after="24" w:line="276" w:lineRule="auto"/>
        <w:ind w:leftChars="0"/>
        <w:rPr>
          <w:rFonts w:asciiTheme="minorEastAsia" w:eastAsiaTheme="minorEastAsia" w:hAnsiTheme="minorEastAsia"/>
          <w:b/>
          <w:szCs w:val="20"/>
        </w:rPr>
      </w:pPr>
      <w:r w:rsidRPr="00D505DE">
        <w:rPr>
          <w:rFonts w:asciiTheme="minorEastAsia" w:eastAsiaTheme="minorEastAsia" w:hAnsiTheme="minorEastAsia"/>
          <w:szCs w:val="20"/>
        </w:rPr>
        <w:t>‘고객’</w:t>
      </w:r>
      <w:r w:rsidRPr="00D505DE">
        <w:rPr>
          <w:rFonts w:asciiTheme="minorEastAsia" w:eastAsiaTheme="minorEastAsia" w:hAnsiTheme="minorEastAsia" w:hint="eastAsia"/>
          <w:szCs w:val="20"/>
        </w:rPr>
        <w:t>이</w:t>
      </w:r>
      <w:r w:rsidRPr="00D505DE">
        <w:rPr>
          <w:rFonts w:asciiTheme="minorEastAsia" w:eastAsiaTheme="minorEastAsia" w:hAnsiTheme="minorEastAsia"/>
          <w:szCs w:val="20"/>
        </w:rPr>
        <w:t xml:space="preserve"> </w:t>
      </w:r>
      <w:r w:rsidRPr="00D505DE">
        <w:rPr>
          <w:rFonts w:asciiTheme="minorEastAsia" w:eastAsiaTheme="minorEastAsia" w:hAnsiTheme="minorEastAsia" w:hint="eastAsia"/>
          <w:szCs w:val="20"/>
        </w:rPr>
        <w:t>이용요금</w:t>
      </w:r>
      <w:r w:rsidR="005D6611" w:rsidRPr="00D505DE">
        <w:rPr>
          <w:rFonts w:asciiTheme="minorEastAsia" w:eastAsiaTheme="minorEastAsia" w:hAnsiTheme="minorEastAsia"/>
          <w:szCs w:val="20"/>
        </w:rPr>
        <w:t xml:space="preserve"> 지급</w:t>
      </w:r>
      <w:r w:rsidRPr="00D505DE">
        <w:rPr>
          <w:rFonts w:asciiTheme="minorEastAsia" w:eastAsiaTheme="minorEastAsia" w:hAnsiTheme="minorEastAsia" w:hint="eastAsia"/>
          <w:szCs w:val="20"/>
        </w:rPr>
        <w:t>을</w:t>
      </w:r>
      <w:r w:rsidRPr="00D505DE">
        <w:rPr>
          <w:rFonts w:asciiTheme="minorEastAsia" w:eastAsiaTheme="minorEastAsia" w:hAnsiTheme="minorEastAsia"/>
          <w:szCs w:val="20"/>
        </w:rPr>
        <w:t xml:space="preserve"> 연체하는 경우 지체없이 ‘회사’</w:t>
      </w:r>
      <w:r w:rsidRPr="00D505DE">
        <w:rPr>
          <w:rFonts w:asciiTheme="minorEastAsia" w:eastAsiaTheme="minorEastAsia" w:hAnsiTheme="minorEastAsia" w:hint="eastAsia"/>
          <w:szCs w:val="20"/>
        </w:rPr>
        <w:t>에</w:t>
      </w:r>
      <w:r w:rsidRPr="00D505DE">
        <w:rPr>
          <w:rFonts w:asciiTheme="minorEastAsia" w:eastAsiaTheme="minorEastAsia" w:hAnsiTheme="minorEastAsia"/>
          <w:szCs w:val="20"/>
        </w:rPr>
        <w:t xml:space="preserve"> 사유 및 입금 예정일을 알려야 하며, 이용요금을 연체한 ‘고객’</w:t>
      </w:r>
      <w:r w:rsidRPr="00D505DE">
        <w:rPr>
          <w:rFonts w:asciiTheme="minorEastAsia" w:eastAsiaTheme="minorEastAsia" w:hAnsiTheme="minorEastAsia" w:hint="eastAsia"/>
          <w:szCs w:val="20"/>
        </w:rPr>
        <w:t>에</w:t>
      </w:r>
      <w:r w:rsidRPr="00D505DE">
        <w:rPr>
          <w:rFonts w:asciiTheme="minorEastAsia" w:eastAsiaTheme="minorEastAsia" w:hAnsiTheme="minorEastAsia"/>
          <w:szCs w:val="20"/>
        </w:rPr>
        <w:t xml:space="preserve"> 대하여 ‘회사’</w:t>
      </w:r>
      <w:r w:rsidRPr="00D505DE">
        <w:rPr>
          <w:rFonts w:asciiTheme="minorEastAsia" w:eastAsiaTheme="minorEastAsia" w:hAnsiTheme="minorEastAsia" w:hint="eastAsia"/>
          <w:szCs w:val="20"/>
        </w:rPr>
        <w:t>는</w:t>
      </w:r>
      <w:r w:rsidRPr="00D505DE">
        <w:rPr>
          <w:rFonts w:asciiTheme="minorEastAsia" w:eastAsiaTheme="minorEastAsia" w:hAnsiTheme="minorEastAsia"/>
          <w:szCs w:val="20"/>
        </w:rPr>
        <w:t xml:space="preserve"> </w:t>
      </w:r>
      <w:r w:rsidRPr="00D505DE">
        <w:rPr>
          <w:rFonts w:asciiTheme="minorEastAsia" w:eastAsiaTheme="minorEastAsia" w:hAnsiTheme="minorEastAsia" w:hint="eastAsia"/>
          <w:szCs w:val="20"/>
        </w:rPr>
        <w:t>연체기간에</w:t>
      </w:r>
      <w:r w:rsidRPr="00D505DE">
        <w:rPr>
          <w:rFonts w:asciiTheme="minorEastAsia" w:eastAsiaTheme="minorEastAsia" w:hAnsiTheme="minorEastAsia"/>
          <w:szCs w:val="20"/>
        </w:rPr>
        <w:t xml:space="preserve"> </w:t>
      </w:r>
      <w:r w:rsidRPr="00D505DE">
        <w:rPr>
          <w:rFonts w:asciiTheme="minorEastAsia" w:eastAsiaTheme="minorEastAsia" w:hAnsiTheme="minorEastAsia" w:hint="eastAsia"/>
          <w:szCs w:val="20"/>
        </w:rPr>
        <w:t>대하여</w:t>
      </w:r>
      <w:r w:rsidRPr="00D505DE">
        <w:rPr>
          <w:rFonts w:asciiTheme="minorEastAsia" w:eastAsiaTheme="minorEastAsia" w:hAnsiTheme="minorEastAsia"/>
          <w:szCs w:val="20"/>
        </w:rPr>
        <w:t xml:space="preserve"> </w:t>
      </w:r>
      <w:r w:rsidR="00EB4FC0" w:rsidRPr="00D505DE">
        <w:rPr>
          <w:rFonts w:asciiTheme="minorEastAsia" w:eastAsiaTheme="minorEastAsia" w:hAnsiTheme="minorEastAsia" w:hint="eastAsia"/>
          <w:szCs w:val="20"/>
        </w:rPr>
        <w:t xml:space="preserve">월 </w:t>
      </w:r>
      <w:commentRangeStart w:id="0"/>
      <w:ins w:id="1" w:author="김현주 (Hyunjoo Kim)" w:date="2025-09-24T11:26:00Z">
        <w:r w:rsidR="00311882">
          <w:rPr>
            <w:rFonts w:asciiTheme="minorEastAsia" w:eastAsiaTheme="minorEastAsia" w:hAnsiTheme="minorEastAsia"/>
            <w:szCs w:val="20"/>
          </w:rPr>
          <w:t>0.5</w:t>
        </w:r>
      </w:ins>
      <w:del w:id="2" w:author="김현주 (Hyunjoo Kim)" w:date="2025-09-24T11:26:00Z">
        <w:r w:rsidR="00EB4FC0" w:rsidRPr="00D505DE" w:rsidDel="00311882">
          <w:rPr>
            <w:rFonts w:asciiTheme="minorEastAsia" w:eastAsiaTheme="minorEastAsia" w:hAnsiTheme="minorEastAsia"/>
            <w:szCs w:val="20"/>
          </w:rPr>
          <w:delText>1.5</w:delText>
        </w:r>
      </w:del>
      <w:r w:rsidRPr="00D505DE">
        <w:rPr>
          <w:rFonts w:asciiTheme="minorEastAsia" w:eastAsiaTheme="minorEastAsia" w:hAnsiTheme="minorEastAsia"/>
          <w:szCs w:val="20"/>
        </w:rPr>
        <w:t>%</w:t>
      </w:r>
      <w:commentRangeEnd w:id="0"/>
      <w:r w:rsidR="00311882">
        <w:rPr>
          <w:rStyle w:val="ad"/>
          <w:rFonts w:ascii="Times New Roman" w:eastAsia="바탕체"/>
          <w:kern w:val="0"/>
        </w:rPr>
        <w:commentReference w:id="0"/>
      </w:r>
      <w:r w:rsidRPr="00D505DE">
        <w:rPr>
          <w:rFonts w:asciiTheme="minorEastAsia" w:eastAsiaTheme="minorEastAsia" w:hAnsiTheme="minorEastAsia" w:hint="eastAsia"/>
          <w:szCs w:val="20"/>
        </w:rPr>
        <w:t>의</w:t>
      </w:r>
      <w:r w:rsidRPr="00D505DE">
        <w:rPr>
          <w:rFonts w:asciiTheme="minorEastAsia" w:eastAsiaTheme="minorEastAsia" w:hAnsiTheme="minorEastAsia"/>
          <w:szCs w:val="20"/>
        </w:rPr>
        <w:t xml:space="preserve"> </w:t>
      </w:r>
      <w:r w:rsidRPr="00D505DE">
        <w:rPr>
          <w:rFonts w:asciiTheme="minorEastAsia" w:eastAsiaTheme="minorEastAsia" w:hAnsiTheme="minorEastAsia" w:hint="eastAsia"/>
          <w:szCs w:val="20"/>
        </w:rPr>
        <w:t>지연이자를</w:t>
      </w:r>
      <w:r w:rsidRPr="00D505DE">
        <w:rPr>
          <w:rFonts w:asciiTheme="minorEastAsia" w:eastAsiaTheme="minorEastAsia" w:hAnsiTheme="minorEastAsia"/>
          <w:szCs w:val="20"/>
        </w:rPr>
        <w:t xml:space="preserve"> </w:t>
      </w:r>
      <w:r w:rsidRPr="00D505DE">
        <w:rPr>
          <w:rFonts w:asciiTheme="minorEastAsia" w:eastAsiaTheme="minorEastAsia" w:hAnsiTheme="minorEastAsia" w:hint="eastAsia"/>
          <w:szCs w:val="20"/>
        </w:rPr>
        <w:t>부과하여</w:t>
      </w:r>
      <w:r w:rsidRPr="00D505DE">
        <w:rPr>
          <w:rFonts w:asciiTheme="minorEastAsia" w:eastAsiaTheme="minorEastAsia" w:hAnsiTheme="minorEastAsia"/>
          <w:szCs w:val="20"/>
        </w:rPr>
        <w:t xml:space="preserve"> </w:t>
      </w:r>
      <w:r w:rsidRPr="00D505DE">
        <w:rPr>
          <w:rFonts w:asciiTheme="minorEastAsia" w:eastAsiaTheme="minorEastAsia" w:hAnsiTheme="minorEastAsia" w:hint="eastAsia"/>
          <w:szCs w:val="20"/>
        </w:rPr>
        <w:t>청구할</w:t>
      </w:r>
      <w:r w:rsidRPr="00D505DE">
        <w:rPr>
          <w:rFonts w:asciiTheme="minorEastAsia" w:eastAsiaTheme="minorEastAsia" w:hAnsiTheme="minorEastAsia"/>
          <w:szCs w:val="20"/>
        </w:rPr>
        <w:t xml:space="preserve"> </w:t>
      </w:r>
      <w:r w:rsidRPr="00D505DE">
        <w:rPr>
          <w:rFonts w:asciiTheme="minorEastAsia" w:eastAsiaTheme="minorEastAsia" w:hAnsiTheme="minorEastAsia" w:hint="eastAsia"/>
          <w:szCs w:val="20"/>
        </w:rPr>
        <w:t>수</w:t>
      </w:r>
      <w:r w:rsidRPr="00D505DE">
        <w:rPr>
          <w:rFonts w:asciiTheme="minorEastAsia" w:eastAsiaTheme="minorEastAsia" w:hAnsiTheme="minorEastAsia"/>
          <w:szCs w:val="20"/>
        </w:rPr>
        <w:t xml:space="preserve"> </w:t>
      </w:r>
      <w:r w:rsidRPr="00D505DE">
        <w:rPr>
          <w:rFonts w:asciiTheme="minorEastAsia" w:eastAsiaTheme="minorEastAsia" w:hAnsiTheme="minorEastAsia" w:hint="eastAsia"/>
          <w:szCs w:val="20"/>
        </w:rPr>
        <w:t>있</w:t>
      </w:r>
      <w:r w:rsidR="005D6611" w:rsidRPr="00D505DE">
        <w:rPr>
          <w:rFonts w:asciiTheme="minorEastAsia" w:eastAsiaTheme="minorEastAsia" w:hAnsiTheme="minorEastAsia" w:hint="eastAsia"/>
          <w:szCs w:val="20"/>
        </w:rPr>
        <w:t>고</w:t>
      </w:r>
      <w:r w:rsidR="005D6611" w:rsidRPr="00D505DE">
        <w:rPr>
          <w:rFonts w:asciiTheme="minorEastAsia" w:eastAsiaTheme="minorEastAsia" w:hAnsiTheme="minorEastAsia"/>
          <w:szCs w:val="20"/>
        </w:rPr>
        <w:t>, ‘</w:t>
      </w:r>
      <w:r w:rsidR="005D6611" w:rsidRPr="00D505DE">
        <w:rPr>
          <w:rFonts w:asciiTheme="minorEastAsia" w:eastAsiaTheme="minorEastAsia" w:hAnsiTheme="minorEastAsia" w:hint="eastAsia"/>
          <w:szCs w:val="20"/>
        </w:rPr>
        <w:t>고객</w:t>
      </w:r>
      <w:r w:rsidR="005D6611" w:rsidRPr="00D505DE">
        <w:rPr>
          <w:rFonts w:asciiTheme="minorEastAsia" w:eastAsiaTheme="minorEastAsia" w:hAnsiTheme="minorEastAsia"/>
          <w:szCs w:val="20"/>
        </w:rPr>
        <w:t>’</w:t>
      </w:r>
      <w:r w:rsidR="005D6611" w:rsidRPr="00D505DE">
        <w:rPr>
          <w:rFonts w:asciiTheme="minorEastAsia" w:eastAsiaTheme="minorEastAsia" w:hAnsiTheme="minorEastAsia" w:hint="eastAsia"/>
          <w:szCs w:val="20"/>
        </w:rPr>
        <w:t>은</w:t>
      </w:r>
      <w:r w:rsidR="005D6611" w:rsidRPr="00D505DE">
        <w:rPr>
          <w:rFonts w:asciiTheme="minorEastAsia" w:eastAsiaTheme="minorEastAsia" w:hAnsiTheme="minorEastAsia"/>
          <w:szCs w:val="20"/>
        </w:rPr>
        <w:t xml:space="preserve"> </w:t>
      </w:r>
      <w:r w:rsidR="005D6611" w:rsidRPr="00D505DE">
        <w:rPr>
          <w:rFonts w:asciiTheme="minorEastAsia" w:eastAsiaTheme="minorEastAsia" w:hAnsiTheme="minorEastAsia" w:hint="eastAsia"/>
          <w:szCs w:val="20"/>
        </w:rPr>
        <w:t>이</w:t>
      </w:r>
      <w:r w:rsidR="00223564" w:rsidRPr="00D505DE">
        <w:rPr>
          <w:rFonts w:asciiTheme="minorEastAsia" w:eastAsiaTheme="minorEastAsia" w:hAnsiTheme="minorEastAsia" w:hint="eastAsia"/>
          <w:szCs w:val="20"/>
        </w:rPr>
        <w:t>를</w:t>
      </w:r>
      <w:r w:rsidR="005D6611" w:rsidRPr="00D505DE">
        <w:rPr>
          <w:rFonts w:asciiTheme="minorEastAsia" w:eastAsiaTheme="minorEastAsia" w:hAnsiTheme="minorEastAsia"/>
          <w:szCs w:val="20"/>
        </w:rPr>
        <w:t xml:space="preserve"> </w:t>
      </w:r>
      <w:r w:rsidR="00795A1E" w:rsidRPr="00D505DE">
        <w:rPr>
          <w:rFonts w:asciiTheme="minorEastAsia" w:eastAsiaTheme="minorEastAsia" w:hAnsiTheme="minorEastAsia" w:hint="eastAsia"/>
          <w:szCs w:val="20"/>
        </w:rPr>
        <w:t>청구일로부터</w:t>
      </w:r>
      <w:r w:rsidR="00795A1E" w:rsidRPr="00D505DE">
        <w:rPr>
          <w:rFonts w:asciiTheme="minorEastAsia" w:eastAsiaTheme="minorEastAsia" w:hAnsiTheme="minorEastAsia"/>
          <w:szCs w:val="20"/>
        </w:rPr>
        <w:t xml:space="preserve"> 15</w:t>
      </w:r>
      <w:r w:rsidR="00795A1E" w:rsidRPr="00D505DE">
        <w:rPr>
          <w:rFonts w:asciiTheme="minorEastAsia" w:eastAsiaTheme="minorEastAsia" w:hAnsiTheme="minorEastAsia" w:hint="eastAsia"/>
          <w:szCs w:val="20"/>
        </w:rPr>
        <w:t>일</w:t>
      </w:r>
      <w:r w:rsidR="00795A1E" w:rsidRPr="00D505DE">
        <w:rPr>
          <w:rFonts w:asciiTheme="minorEastAsia" w:eastAsiaTheme="minorEastAsia" w:hAnsiTheme="minorEastAsia"/>
          <w:szCs w:val="20"/>
        </w:rPr>
        <w:t xml:space="preserve"> 이내 </w:t>
      </w:r>
      <w:r w:rsidR="005D6611" w:rsidRPr="00D505DE">
        <w:rPr>
          <w:rFonts w:asciiTheme="minorEastAsia" w:eastAsiaTheme="minorEastAsia" w:hAnsiTheme="minorEastAsia"/>
          <w:szCs w:val="20"/>
        </w:rPr>
        <w:t>‘</w:t>
      </w:r>
      <w:r w:rsidR="005D6611" w:rsidRPr="00D505DE">
        <w:rPr>
          <w:rFonts w:asciiTheme="minorEastAsia" w:eastAsiaTheme="minorEastAsia" w:hAnsiTheme="minorEastAsia" w:hint="eastAsia"/>
          <w:szCs w:val="20"/>
        </w:rPr>
        <w:t>회사</w:t>
      </w:r>
      <w:r w:rsidR="005D6611" w:rsidRPr="00D505DE">
        <w:rPr>
          <w:rFonts w:asciiTheme="minorEastAsia" w:eastAsiaTheme="minorEastAsia" w:hAnsiTheme="minorEastAsia"/>
          <w:szCs w:val="20"/>
        </w:rPr>
        <w:t>’</w:t>
      </w:r>
      <w:r w:rsidR="005D6611" w:rsidRPr="00D505DE">
        <w:rPr>
          <w:rFonts w:asciiTheme="minorEastAsia" w:eastAsiaTheme="minorEastAsia" w:hAnsiTheme="minorEastAsia" w:hint="eastAsia"/>
          <w:szCs w:val="20"/>
        </w:rPr>
        <w:t>에</w:t>
      </w:r>
      <w:r w:rsidR="005D6611" w:rsidRPr="00D505DE">
        <w:rPr>
          <w:rFonts w:asciiTheme="minorEastAsia" w:eastAsiaTheme="minorEastAsia" w:hAnsiTheme="minorEastAsia"/>
          <w:szCs w:val="20"/>
        </w:rPr>
        <w:t xml:space="preserve"> </w:t>
      </w:r>
      <w:r w:rsidR="005D6611" w:rsidRPr="00D505DE">
        <w:rPr>
          <w:rFonts w:asciiTheme="minorEastAsia" w:eastAsiaTheme="minorEastAsia" w:hAnsiTheme="minorEastAsia" w:hint="eastAsia"/>
          <w:szCs w:val="20"/>
        </w:rPr>
        <w:t>지급해야</w:t>
      </w:r>
      <w:r w:rsidR="005D6611" w:rsidRPr="00D505DE">
        <w:rPr>
          <w:rFonts w:asciiTheme="minorEastAsia" w:eastAsiaTheme="minorEastAsia" w:hAnsiTheme="minorEastAsia"/>
          <w:szCs w:val="20"/>
        </w:rPr>
        <w:t xml:space="preserve"> </w:t>
      </w:r>
      <w:r w:rsidR="005D6611" w:rsidRPr="00D505DE">
        <w:rPr>
          <w:rFonts w:asciiTheme="minorEastAsia" w:eastAsiaTheme="minorEastAsia" w:hAnsiTheme="minorEastAsia" w:hint="eastAsia"/>
          <w:szCs w:val="20"/>
        </w:rPr>
        <w:t>한다</w:t>
      </w:r>
      <w:r w:rsidR="005D6611" w:rsidRPr="00D505DE">
        <w:rPr>
          <w:rFonts w:asciiTheme="minorEastAsia" w:eastAsiaTheme="minorEastAsia" w:hAnsiTheme="minorEastAsia"/>
          <w:szCs w:val="20"/>
        </w:rPr>
        <w:t>.</w:t>
      </w:r>
    </w:p>
    <w:p w14:paraId="18E4A9BB" w14:textId="68F05684" w:rsidR="00E64AA9" w:rsidRPr="00D505DE" w:rsidRDefault="00E64AA9" w:rsidP="006C3A5D">
      <w:pPr>
        <w:pStyle w:val="af1"/>
        <w:numPr>
          <w:ilvl w:val="0"/>
          <w:numId w:val="13"/>
        </w:numPr>
        <w:wordWrap/>
        <w:spacing w:before="24" w:after="24" w:line="276" w:lineRule="auto"/>
        <w:ind w:leftChars="0"/>
        <w:rPr>
          <w:rFonts w:asciiTheme="minorEastAsia" w:eastAsiaTheme="minorEastAsia" w:hAnsiTheme="minorEastAsia"/>
          <w:b/>
          <w:szCs w:val="20"/>
        </w:rPr>
      </w:pPr>
      <w:r w:rsidRPr="00D505DE">
        <w:rPr>
          <w:rFonts w:asciiTheme="minorEastAsia" w:eastAsiaTheme="minorEastAsia" w:hAnsiTheme="minorEastAsia" w:hint="eastAsia"/>
          <w:szCs w:val="20"/>
        </w:rPr>
        <w:t>이용요금은</w:t>
      </w:r>
      <w:r w:rsidRPr="00D505DE">
        <w:rPr>
          <w:rFonts w:asciiTheme="minorEastAsia" w:eastAsiaTheme="minorEastAsia" w:hAnsiTheme="minorEastAsia"/>
          <w:szCs w:val="20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원화</w:t>
      </w:r>
      <w:r w:rsidRPr="00D505DE">
        <w:rPr>
          <w:rFonts w:asciiTheme="minorEastAsia" w:eastAsiaTheme="minorEastAsia" w:hAnsiTheme="minorEastAsia"/>
        </w:rPr>
        <w:t>(KRW)</w:t>
      </w:r>
      <w:r w:rsidRPr="00D505DE">
        <w:rPr>
          <w:rFonts w:asciiTheme="minorEastAsia" w:eastAsiaTheme="minorEastAsia" w:hAnsiTheme="minorEastAsia" w:hint="eastAsia"/>
        </w:rPr>
        <w:t>로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산정</w:t>
      </w:r>
      <w:r w:rsidR="00EA3E7E" w:rsidRPr="00D505DE">
        <w:rPr>
          <w:rFonts w:asciiTheme="minorEastAsia" w:eastAsiaTheme="minorEastAsia" w:hAnsiTheme="minorEastAsia" w:hint="eastAsia"/>
        </w:rPr>
        <w:t>하여</w:t>
      </w:r>
      <w:r w:rsidR="00EA3E7E" w:rsidRPr="00D505DE">
        <w:rPr>
          <w:rFonts w:asciiTheme="minorEastAsia" w:eastAsiaTheme="minorEastAsia" w:hAnsiTheme="minorEastAsia"/>
        </w:rPr>
        <w:t xml:space="preserve"> </w:t>
      </w:r>
      <w:r w:rsidR="00EA3E7E" w:rsidRPr="00D505DE">
        <w:rPr>
          <w:rFonts w:asciiTheme="minorEastAsia" w:eastAsiaTheme="minorEastAsia" w:hAnsiTheme="minorEastAsia" w:hint="eastAsia"/>
        </w:rPr>
        <w:t>청구</w:t>
      </w:r>
      <w:r w:rsidR="00EA3E7E" w:rsidRPr="00D505DE">
        <w:rPr>
          <w:rFonts w:asciiTheme="minorEastAsia" w:eastAsiaTheme="minorEastAsia" w:hAnsiTheme="minorEastAsia"/>
        </w:rPr>
        <w:t xml:space="preserve">(부가세 </w:t>
      </w:r>
      <w:r w:rsidR="00EA3E7E" w:rsidRPr="00D505DE">
        <w:rPr>
          <w:rFonts w:asciiTheme="minorEastAsia" w:eastAsiaTheme="minorEastAsia" w:hAnsiTheme="minorEastAsia" w:hint="eastAsia"/>
        </w:rPr>
        <w:t>포함</w:t>
      </w:r>
      <w:r w:rsidR="00EA3E7E" w:rsidRPr="00D505DE">
        <w:rPr>
          <w:rFonts w:asciiTheme="minorEastAsia" w:eastAsiaTheme="minorEastAsia" w:hAnsiTheme="minorEastAsia"/>
        </w:rPr>
        <w:t>)</w:t>
      </w:r>
      <w:r w:rsidR="00EA3E7E" w:rsidRPr="00D505DE">
        <w:rPr>
          <w:rFonts w:asciiTheme="minorEastAsia" w:eastAsiaTheme="minorEastAsia" w:hAnsiTheme="minorEastAsia" w:hint="eastAsia"/>
        </w:rPr>
        <w:t>하며</w:t>
      </w:r>
      <w:r w:rsidRPr="00D505DE">
        <w:rPr>
          <w:rFonts w:asciiTheme="minorEastAsia" w:eastAsiaTheme="minorEastAsia" w:hAnsiTheme="minorEastAsia"/>
        </w:rPr>
        <w:t xml:space="preserve">, </w:t>
      </w:r>
      <w:r w:rsidR="00B51C82" w:rsidRPr="00D505DE">
        <w:rPr>
          <w:rFonts w:asciiTheme="minorEastAsia" w:eastAsiaTheme="minorEastAsia" w:hAnsiTheme="minorEastAsia"/>
        </w:rPr>
        <w:t>적용</w:t>
      </w:r>
      <w:r w:rsidRPr="00D505DE">
        <w:rPr>
          <w:rFonts w:asciiTheme="minorEastAsia" w:eastAsiaTheme="minorEastAsia" w:hAnsiTheme="minorEastAsia" w:hint="eastAsia"/>
        </w:rPr>
        <w:t>환율</w:t>
      </w:r>
      <w:r w:rsidR="00B51C82" w:rsidRPr="00D505DE">
        <w:rPr>
          <w:rFonts w:asciiTheme="minorEastAsia" w:eastAsiaTheme="minorEastAsia" w:hAnsiTheme="minorEastAsia" w:hint="eastAsia"/>
        </w:rPr>
        <w:t xml:space="preserve">은 </w:t>
      </w:r>
      <w:r w:rsidR="00E94807" w:rsidRPr="00D505DE">
        <w:rPr>
          <w:rFonts w:asciiTheme="minorEastAsia" w:eastAsiaTheme="minorEastAsia" w:hAnsiTheme="minorEastAsia"/>
        </w:rPr>
        <w:t>GCP</w:t>
      </w:r>
      <w:r w:rsidR="00B51C82" w:rsidRPr="00D505DE">
        <w:rPr>
          <w:rFonts w:asciiTheme="minorEastAsia" w:eastAsiaTheme="minorEastAsia" w:hAnsiTheme="minorEastAsia" w:hint="eastAsia"/>
        </w:rPr>
        <w:t>가 적용한 환율과 동일한 환율을 적용한다.</w:t>
      </w:r>
    </w:p>
    <w:p w14:paraId="11B16DD6" w14:textId="5B5CC813" w:rsidR="009215CA" w:rsidRPr="00D505DE" w:rsidRDefault="009215CA" w:rsidP="004037CF">
      <w:pPr>
        <w:pStyle w:val="af1"/>
        <w:rPr>
          <w:rFonts w:asciiTheme="minorEastAsia" w:eastAsiaTheme="minorEastAsia" w:hAnsiTheme="minorEastAsia"/>
          <w:b/>
        </w:rPr>
      </w:pPr>
    </w:p>
    <w:p w14:paraId="3D7D4A77" w14:textId="3D284F5F" w:rsidR="00AC2687" w:rsidRPr="00D505DE" w:rsidRDefault="00AC2687" w:rsidP="006C3A5D">
      <w:pPr>
        <w:pStyle w:val="af1"/>
        <w:numPr>
          <w:ilvl w:val="0"/>
          <w:numId w:val="5"/>
        </w:numPr>
        <w:wordWrap/>
        <w:spacing w:line="276" w:lineRule="auto"/>
        <w:ind w:leftChars="0"/>
        <w:jc w:val="left"/>
        <w:rPr>
          <w:rFonts w:asciiTheme="minorEastAsia" w:eastAsiaTheme="minorEastAsia" w:hAnsiTheme="minorEastAsia"/>
          <w:b/>
        </w:rPr>
      </w:pPr>
      <w:r w:rsidRPr="00D505DE">
        <w:rPr>
          <w:rFonts w:asciiTheme="minorEastAsia" w:eastAsiaTheme="minorEastAsia" w:hAnsiTheme="minorEastAsia"/>
          <w:b/>
        </w:rPr>
        <w:t>(이용</w:t>
      </w:r>
      <w:r w:rsidR="000A5216" w:rsidRPr="00D505DE">
        <w:rPr>
          <w:rFonts w:asciiTheme="minorEastAsia" w:eastAsiaTheme="minorEastAsia" w:hAnsiTheme="minorEastAsia" w:hint="eastAsia"/>
          <w:b/>
        </w:rPr>
        <w:t>요금</w:t>
      </w:r>
      <w:r w:rsidRPr="00D505DE">
        <w:rPr>
          <w:rFonts w:asciiTheme="minorEastAsia" w:eastAsiaTheme="minorEastAsia" w:hAnsiTheme="minorEastAsia" w:hint="eastAsia"/>
          <w:b/>
        </w:rPr>
        <w:t>의</w:t>
      </w:r>
      <w:r w:rsidRPr="00D505DE">
        <w:rPr>
          <w:rFonts w:asciiTheme="minorEastAsia" w:eastAsiaTheme="minorEastAsia" w:hAnsiTheme="minorEastAsia"/>
          <w:b/>
        </w:rPr>
        <w:t xml:space="preserve"> </w:t>
      </w:r>
      <w:r w:rsidRPr="00D505DE">
        <w:rPr>
          <w:rFonts w:asciiTheme="minorEastAsia" w:eastAsiaTheme="minorEastAsia" w:hAnsiTheme="minorEastAsia" w:hint="eastAsia"/>
          <w:b/>
        </w:rPr>
        <w:t>청구</w:t>
      </w:r>
      <w:r w:rsidRPr="00D505DE">
        <w:rPr>
          <w:rFonts w:asciiTheme="minorEastAsia" w:eastAsiaTheme="minorEastAsia" w:hAnsiTheme="minorEastAsia"/>
          <w:b/>
        </w:rPr>
        <w:t xml:space="preserve"> </w:t>
      </w:r>
      <w:r w:rsidRPr="00D505DE">
        <w:rPr>
          <w:rFonts w:asciiTheme="minorEastAsia" w:eastAsiaTheme="minorEastAsia" w:hAnsiTheme="minorEastAsia" w:hint="eastAsia"/>
          <w:b/>
        </w:rPr>
        <w:t>및</w:t>
      </w:r>
      <w:r w:rsidRPr="00D505DE">
        <w:rPr>
          <w:rFonts w:asciiTheme="minorEastAsia" w:eastAsiaTheme="minorEastAsia" w:hAnsiTheme="minorEastAsia"/>
          <w:b/>
        </w:rPr>
        <w:t xml:space="preserve"> </w:t>
      </w:r>
      <w:r w:rsidRPr="00D505DE">
        <w:rPr>
          <w:rFonts w:asciiTheme="minorEastAsia" w:eastAsiaTheme="minorEastAsia" w:hAnsiTheme="minorEastAsia" w:hint="eastAsia"/>
          <w:b/>
        </w:rPr>
        <w:t>지급</w:t>
      </w:r>
      <w:r w:rsidRPr="00D505DE">
        <w:rPr>
          <w:rFonts w:asciiTheme="minorEastAsia" w:eastAsiaTheme="minorEastAsia" w:hAnsiTheme="minorEastAsia"/>
          <w:b/>
        </w:rPr>
        <w:t>)</w:t>
      </w:r>
    </w:p>
    <w:p w14:paraId="00139BD3" w14:textId="7FA70C7B" w:rsidR="00EB4FC0" w:rsidRPr="00D505DE" w:rsidRDefault="00EB4FC0" w:rsidP="006C3A5D">
      <w:pPr>
        <w:pStyle w:val="af1"/>
        <w:numPr>
          <w:ilvl w:val="0"/>
          <w:numId w:val="25"/>
        </w:numPr>
        <w:wordWrap/>
        <w:spacing w:before="24" w:after="24" w:line="276" w:lineRule="auto"/>
        <w:ind w:leftChars="0"/>
        <w:rPr>
          <w:rFonts w:asciiTheme="minorEastAsia" w:eastAsiaTheme="minorEastAsia" w:hAnsiTheme="minorEastAsia"/>
        </w:rPr>
      </w:pPr>
      <w:r w:rsidRPr="00D505DE">
        <w:rPr>
          <w:rFonts w:asciiTheme="minorEastAsia" w:eastAsiaTheme="minorEastAsia" w:hAnsiTheme="minorEastAsia"/>
        </w:rPr>
        <w:t>“</w:t>
      </w:r>
      <w:r w:rsidR="00B51C82" w:rsidRPr="00D505DE">
        <w:rPr>
          <w:rFonts w:asciiTheme="minorEastAsia" w:eastAsiaTheme="minorEastAsia" w:hAnsiTheme="minorEastAsia" w:hint="eastAsia"/>
        </w:rPr>
        <w:t>Google</w:t>
      </w:r>
      <w:r w:rsidRPr="00D505DE">
        <w:rPr>
          <w:rFonts w:asciiTheme="minorEastAsia" w:eastAsiaTheme="minorEastAsia" w:hAnsiTheme="minorEastAsia" w:hint="eastAsia"/>
        </w:rPr>
        <w:t xml:space="preserve"> </w:t>
      </w:r>
      <w:r w:rsidR="00B51C82" w:rsidRPr="00D505DE">
        <w:rPr>
          <w:rFonts w:asciiTheme="minorEastAsia" w:eastAsiaTheme="minorEastAsia" w:hAnsiTheme="minorEastAsia" w:hint="eastAsia"/>
        </w:rPr>
        <w:t>Cloud</w:t>
      </w:r>
      <w:r w:rsidRPr="00D505DE">
        <w:rPr>
          <w:rFonts w:asciiTheme="minorEastAsia" w:eastAsiaTheme="minorEastAsia" w:hAnsiTheme="minorEastAsia" w:hint="eastAsia"/>
        </w:rPr>
        <w:t xml:space="preserve"> 서비스</w:t>
      </w:r>
      <w:r w:rsidRPr="00D505DE">
        <w:rPr>
          <w:rFonts w:asciiTheme="minorEastAsia" w:eastAsiaTheme="minorEastAsia" w:hAnsiTheme="minorEastAsia"/>
        </w:rPr>
        <w:t>”</w:t>
      </w:r>
      <w:r w:rsidRPr="00D505DE">
        <w:rPr>
          <w:rFonts w:asciiTheme="minorEastAsia" w:eastAsiaTheme="minorEastAsia" w:hAnsiTheme="minorEastAsia" w:hint="eastAsia"/>
        </w:rPr>
        <w:t xml:space="preserve"> 이용료는 </w:t>
      </w:r>
      <w:r w:rsidRPr="00D505DE">
        <w:rPr>
          <w:rFonts w:asciiTheme="minorEastAsia" w:eastAsiaTheme="minorEastAsia" w:hAnsiTheme="minorEastAsia"/>
        </w:rPr>
        <w:t>“</w:t>
      </w:r>
      <w:r w:rsidR="00B51C82" w:rsidRPr="00D505DE">
        <w:rPr>
          <w:rFonts w:asciiTheme="minorEastAsia" w:eastAsiaTheme="minorEastAsia" w:hAnsiTheme="minorEastAsia" w:hint="eastAsia"/>
        </w:rPr>
        <w:t>회사</w:t>
      </w:r>
      <w:r w:rsidRPr="00D505DE">
        <w:rPr>
          <w:rFonts w:asciiTheme="minorEastAsia" w:eastAsiaTheme="minorEastAsia" w:hAnsiTheme="minorEastAsia"/>
        </w:rPr>
        <w:t>”</w:t>
      </w:r>
      <w:r w:rsidRPr="00D505DE">
        <w:rPr>
          <w:rFonts w:asciiTheme="minorEastAsia" w:eastAsiaTheme="minorEastAsia" w:hAnsiTheme="minorEastAsia" w:hint="eastAsia"/>
        </w:rPr>
        <w:t xml:space="preserve">의 </w:t>
      </w:r>
      <w:r w:rsidRPr="00D505DE">
        <w:rPr>
          <w:rFonts w:asciiTheme="minorEastAsia" w:eastAsiaTheme="minorEastAsia" w:hAnsiTheme="minorEastAsia"/>
        </w:rPr>
        <w:t>“GCP”</w:t>
      </w:r>
      <w:r w:rsidRPr="00D505DE">
        <w:rPr>
          <w:rFonts w:asciiTheme="minorEastAsia" w:eastAsiaTheme="minorEastAsia" w:hAnsiTheme="minorEastAsia" w:hint="eastAsia"/>
        </w:rPr>
        <w:t>사용내역을 기반으로 본 계약 조건에 따라 정해진다.</w:t>
      </w:r>
    </w:p>
    <w:p w14:paraId="0B4DA879" w14:textId="4C69CBD5" w:rsidR="00EB4FC0" w:rsidRPr="00D505DE" w:rsidRDefault="00EB4FC0" w:rsidP="006C3A5D">
      <w:pPr>
        <w:pStyle w:val="af1"/>
        <w:numPr>
          <w:ilvl w:val="0"/>
          <w:numId w:val="25"/>
        </w:numPr>
        <w:wordWrap/>
        <w:spacing w:before="24" w:after="24" w:line="276" w:lineRule="auto"/>
        <w:ind w:leftChars="0"/>
        <w:rPr>
          <w:rFonts w:asciiTheme="minorEastAsia" w:eastAsiaTheme="minorEastAsia" w:hAnsiTheme="minorEastAsia"/>
        </w:rPr>
      </w:pPr>
      <w:r w:rsidRPr="00D505DE">
        <w:rPr>
          <w:rFonts w:asciiTheme="minorEastAsia" w:eastAsiaTheme="minorEastAsia" w:hAnsiTheme="minorEastAsia"/>
        </w:rPr>
        <w:t>“</w:t>
      </w:r>
      <w:r w:rsidR="00B51C82" w:rsidRPr="00D505DE">
        <w:rPr>
          <w:rFonts w:asciiTheme="minorEastAsia" w:eastAsiaTheme="minorEastAsia" w:hAnsiTheme="minorEastAsia" w:hint="eastAsia"/>
        </w:rPr>
        <w:t>회사</w:t>
      </w:r>
      <w:r w:rsidRPr="00D505DE">
        <w:rPr>
          <w:rFonts w:asciiTheme="minorEastAsia" w:eastAsiaTheme="minorEastAsia" w:hAnsiTheme="minorEastAsia"/>
        </w:rPr>
        <w:t>”</w:t>
      </w:r>
      <w:r w:rsidRPr="00D505DE">
        <w:rPr>
          <w:rFonts w:asciiTheme="minorEastAsia" w:eastAsiaTheme="minorEastAsia" w:hAnsiTheme="minorEastAsia" w:hint="eastAsia"/>
        </w:rPr>
        <w:t>는 매월(</w:t>
      </w:r>
      <w:r w:rsidRPr="00D505DE">
        <w:rPr>
          <w:rFonts w:asciiTheme="minorEastAsia" w:eastAsiaTheme="minorEastAsia" w:hAnsiTheme="minorEastAsia"/>
        </w:rPr>
        <w:t>N</w:t>
      </w:r>
      <w:r w:rsidRPr="00D505DE">
        <w:rPr>
          <w:rFonts w:asciiTheme="minorEastAsia" w:eastAsiaTheme="minorEastAsia" w:hAnsiTheme="minorEastAsia" w:hint="eastAsia"/>
        </w:rPr>
        <w:t xml:space="preserve">월) </w:t>
      </w:r>
      <w:r w:rsidRPr="00D505DE">
        <w:rPr>
          <w:rFonts w:asciiTheme="minorEastAsia" w:eastAsiaTheme="minorEastAsia" w:hAnsiTheme="minorEastAsia"/>
        </w:rPr>
        <w:t>1</w:t>
      </w:r>
      <w:r w:rsidRPr="00D505DE">
        <w:rPr>
          <w:rFonts w:asciiTheme="minorEastAsia" w:eastAsiaTheme="minorEastAsia" w:hAnsiTheme="minorEastAsia" w:hint="eastAsia"/>
        </w:rPr>
        <w:t xml:space="preserve">일부터 </w:t>
      </w:r>
      <w:proofErr w:type="spellStart"/>
      <w:r w:rsidRPr="00D505DE">
        <w:rPr>
          <w:rFonts w:asciiTheme="minorEastAsia" w:eastAsiaTheme="minorEastAsia" w:hAnsiTheme="minorEastAsia" w:hint="eastAsia"/>
        </w:rPr>
        <w:t>말일까지에</w:t>
      </w:r>
      <w:proofErr w:type="spellEnd"/>
      <w:r w:rsidRPr="00D505DE">
        <w:rPr>
          <w:rFonts w:asciiTheme="minorEastAsia" w:eastAsiaTheme="minorEastAsia" w:hAnsiTheme="minorEastAsia" w:hint="eastAsia"/>
        </w:rPr>
        <w:t xml:space="preserve"> 해당하는</w:t>
      </w:r>
      <w:r w:rsidRPr="00D505DE">
        <w:rPr>
          <w:rFonts w:asciiTheme="minorEastAsia" w:eastAsiaTheme="minorEastAsia" w:hAnsiTheme="minorEastAsia"/>
        </w:rPr>
        <w:t xml:space="preserve"> “</w:t>
      </w:r>
      <w:r w:rsidR="00B51C82" w:rsidRPr="00D505DE">
        <w:rPr>
          <w:rFonts w:asciiTheme="minorEastAsia" w:eastAsiaTheme="minorEastAsia" w:hAnsiTheme="minorEastAsia" w:hint="eastAsia"/>
        </w:rPr>
        <w:t>Google</w:t>
      </w:r>
      <w:r w:rsidRPr="00D505DE">
        <w:rPr>
          <w:rFonts w:asciiTheme="minorEastAsia" w:eastAsiaTheme="minorEastAsia" w:hAnsiTheme="minorEastAsia" w:hint="eastAsia"/>
        </w:rPr>
        <w:t xml:space="preserve"> </w:t>
      </w:r>
      <w:r w:rsidR="00B51C82" w:rsidRPr="00D505DE">
        <w:rPr>
          <w:rFonts w:asciiTheme="minorEastAsia" w:eastAsiaTheme="minorEastAsia" w:hAnsiTheme="minorEastAsia" w:hint="eastAsia"/>
        </w:rPr>
        <w:t>Cloud</w:t>
      </w:r>
      <w:r w:rsidRPr="00D505DE">
        <w:rPr>
          <w:rFonts w:asciiTheme="minorEastAsia" w:eastAsiaTheme="minorEastAsia" w:hAnsiTheme="minorEastAsia" w:hint="eastAsia"/>
        </w:rPr>
        <w:t xml:space="preserve"> 서비스</w:t>
      </w:r>
      <w:r w:rsidRPr="00D505DE">
        <w:rPr>
          <w:rFonts w:asciiTheme="minorEastAsia" w:eastAsiaTheme="minorEastAsia" w:hAnsiTheme="minorEastAsia"/>
        </w:rPr>
        <w:t>”</w:t>
      </w:r>
      <w:r w:rsidRPr="00D505DE">
        <w:rPr>
          <w:rFonts w:asciiTheme="minorEastAsia" w:eastAsiaTheme="minorEastAsia" w:hAnsiTheme="minorEastAsia" w:hint="eastAsia"/>
        </w:rPr>
        <w:t>의 이용내역서와 세금계산서를 익월(</w:t>
      </w:r>
      <w:r w:rsidRPr="00D505DE">
        <w:rPr>
          <w:rFonts w:asciiTheme="minorEastAsia" w:eastAsiaTheme="minorEastAsia" w:hAnsiTheme="minorEastAsia"/>
        </w:rPr>
        <w:t>N+1</w:t>
      </w:r>
      <w:r w:rsidRPr="00D505DE">
        <w:rPr>
          <w:rFonts w:asciiTheme="minorEastAsia" w:eastAsiaTheme="minorEastAsia" w:hAnsiTheme="minorEastAsia" w:hint="eastAsia"/>
        </w:rPr>
        <w:t xml:space="preserve">월)에 </w:t>
      </w:r>
      <w:r w:rsidRPr="00D505DE">
        <w:rPr>
          <w:rFonts w:asciiTheme="minorEastAsia" w:eastAsiaTheme="minorEastAsia" w:hAnsiTheme="minorEastAsia"/>
        </w:rPr>
        <w:t>“</w:t>
      </w:r>
      <w:r w:rsidR="00B51C82" w:rsidRPr="00D505DE">
        <w:rPr>
          <w:rFonts w:asciiTheme="minorEastAsia" w:eastAsiaTheme="minorEastAsia" w:hAnsiTheme="minorEastAsia" w:hint="eastAsia"/>
        </w:rPr>
        <w:t>고객</w:t>
      </w:r>
      <w:r w:rsidRPr="00D505DE">
        <w:rPr>
          <w:rFonts w:asciiTheme="minorEastAsia" w:eastAsiaTheme="minorEastAsia" w:hAnsiTheme="minorEastAsia"/>
        </w:rPr>
        <w:t>”</w:t>
      </w:r>
      <w:r w:rsidR="00B51C82" w:rsidRPr="00D505DE">
        <w:rPr>
          <w:rFonts w:asciiTheme="minorEastAsia" w:eastAsiaTheme="minorEastAsia" w:hAnsiTheme="minorEastAsia" w:hint="eastAsia"/>
        </w:rPr>
        <w:t>에게</w:t>
      </w:r>
      <w:r w:rsidRPr="00D505DE">
        <w:rPr>
          <w:rFonts w:asciiTheme="minorEastAsia" w:eastAsiaTheme="minorEastAsia" w:hAnsiTheme="minorEastAsia" w:hint="eastAsia"/>
        </w:rPr>
        <w:t xml:space="preserve"> 발행하고 </w:t>
      </w:r>
      <w:r w:rsidRPr="00D505DE">
        <w:rPr>
          <w:rFonts w:asciiTheme="minorEastAsia" w:eastAsiaTheme="minorEastAsia" w:hAnsiTheme="minorEastAsia"/>
        </w:rPr>
        <w:t>“</w:t>
      </w:r>
      <w:r w:rsidR="00B51C82" w:rsidRPr="00D505DE">
        <w:rPr>
          <w:rFonts w:asciiTheme="minorEastAsia" w:eastAsiaTheme="minorEastAsia" w:hAnsiTheme="minorEastAsia" w:hint="eastAsia"/>
        </w:rPr>
        <w:t>고객</w:t>
      </w:r>
      <w:r w:rsidRPr="00D505DE">
        <w:rPr>
          <w:rFonts w:asciiTheme="minorEastAsia" w:eastAsiaTheme="minorEastAsia" w:hAnsiTheme="minorEastAsia"/>
        </w:rPr>
        <w:t>”</w:t>
      </w:r>
      <w:r w:rsidR="00B51C82" w:rsidRPr="00D505DE">
        <w:rPr>
          <w:rFonts w:asciiTheme="minorEastAsia" w:eastAsiaTheme="minorEastAsia" w:hAnsiTheme="minorEastAsia" w:hint="eastAsia"/>
        </w:rPr>
        <w:t>은</w:t>
      </w:r>
      <w:r w:rsidRPr="00D505DE">
        <w:rPr>
          <w:rFonts w:asciiTheme="minorEastAsia" w:eastAsiaTheme="minorEastAsia" w:hAnsiTheme="minorEastAsia" w:hint="eastAsia"/>
        </w:rPr>
        <w:t xml:space="preserve"> 세금계산서 발행일로부터 </w:t>
      </w:r>
      <w:r w:rsidR="00B51C82" w:rsidRPr="00D505DE">
        <w:rPr>
          <w:rFonts w:asciiTheme="minorEastAsia" w:eastAsiaTheme="minorEastAsia" w:hAnsiTheme="minorEastAsia"/>
        </w:rPr>
        <w:t>15</w:t>
      </w:r>
      <w:r w:rsidRPr="00D505DE">
        <w:rPr>
          <w:rFonts w:asciiTheme="minorEastAsia" w:eastAsiaTheme="minorEastAsia" w:hAnsiTheme="minorEastAsia" w:hint="eastAsia"/>
        </w:rPr>
        <w:t xml:space="preserve">일 이내 </w:t>
      </w:r>
      <w:r w:rsidRPr="00D505DE">
        <w:rPr>
          <w:rFonts w:asciiTheme="minorEastAsia" w:eastAsiaTheme="minorEastAsia" w:hAnsiTheme="minorEastAsia"/>
        </w:rPr>
        <w:t>“</w:t>
      </w:r>
      <w:r w:rsidR="00B51C82" w:rsidRPr="00D505DE">
        <w:rPr>
          <w:rFonts w:asciiTheme="minorEastAsia" w:eastAsiaTheme="minorEastAsia" w:hAnsiTheme="minorEastAsia" w:hint="eastAsia"/>
        </w:rPr>
        <w:t>회사</w:t>
      </w:r>
      <w:r w:rsidRPr="00D505DE">
        <w:rPr>
          <w:rFonts w:asciiTheme="minorEastAsia" w:eastAsiaTheme="minorEastAsia" w:hAnsiTheme="minorEastAsia"/>
        </w:rPr>
        <w:t>”</w:t>
      </w:r>
      <w:r w:rsidRPr="00D505DE">
        <w:rPr>
          <w:rFonts w:asciiTheme="minorEastAsia" w:eastAsiaTheme="minorEastAsia" w:hAnsiTheme="minorEastAsia" w:hint="eastAsia"/>
        </w:rPr>
        <w:t>에게 현금으로 지불한다.</w:t>
      </w:r>
    </w:p>
    <w:p w14:paraId="02BABF14" w14:textId="1393B015" w:rsidR="00BB1847" w:rsidRPr="00D505DE" w:rsidRDefault="00BB1847" w:rsidP="006C3A5D">
      <w:pPr>
        <w:pStyle w:val="af1"/>
        <w:numPr>
          <w:ilvl w:val="0"/>
          <w:numId w:val="25"/>
        </w:numPr>
        <w:wordWrap/>
        <w:spacing w:before="24" w:after="24" w:line="276" w:lineRule="auto"/>
        <w:ind w:leftChars="0"/>
        <w:rPr>
          <w:rFonts w:asciiTheme="minorEastAsia" w:eastAsiaTheme="minorEastAsia" w:hAnsiTheme="minorEastAsia"/>
        </w:rPr>
      </w:pPr>
      <w:r w:rsidRPr="00D505DE">
        <w:rPr>
          <w:rFonts w:asciiTheme="minorEastAsia" w:eastAsiaTheme="minorEastAsia" w:hAnsiTheme="minorEastAsia" w:hint="eastAsia"/>
        </w:rPr>
        <w:t>‘</w:t>
      </w:r>
      <w:proofErr w:type="spellStart"/>
      <w:r w:rsidRPr="00D505DE">
        <w:rPr>
          <w:rFonts w:asciiTheme="minorEastAsia" w:eastAsiaTheme="minorEastAsia" w:hAnsiTheme="minorEastAsia" w:hint="eastAsia"/>
        </w:rPr>
        <w:t>회사’는</w:t>
      </w:r>
      <w:proofErr w:type="spellEnd"/>
      <w:r w:rsidRPr="00D505DE">
        <w:rPr>
          <w:rFonts w:asciiTheme="minorEastAsia" w:eastAsiaTheme="minorEastAsia" w:hAnsiTheme="minorEastAsia" w:hint="eastAsia"/>
        </w:rPr>
        <w:t xml:space="preserve"> 매월 제5조에 따라 이용요금을 산정하여 익월 10일까지 세금계산서를 발행한다.</w:t>
      </w:r>
    </w:p>
    <w:p w14:paraId="0247A68C" w14:textId="312BE9FC" w:rsidR="0033588B" w:rsidRPr="00D505DE" w:rsidRDefault="00F9690B" w:rsidP="006C3A5D">
      <w:pPr>
        <w:pStyle w:val="af1"/>
        <w:numPr>
          <w:ilvl w:val="0"/>
          <w:numId w:val="25"/>
        </w:numPr>
        <w:wordWrap/>
        <w:spacing w:before="24" w:after="24" w:line="276" w:lineRule="auto"/>
        <w:ind w:leftChars="0"/>
        <w:rPr>
          <w:rFonts w:asciiTheme="minorEastAsia" w:eastAsiaTheme="minorEastAsia" w:hAnsiTheme="minorEastAsia"/>
        </w:rPr>
      </w:pPr>
      <w:r w:rsidRPr="00D505DE">
        <w:rPr>
          <w:rFonts w:asciiTheme="minorEastAsia" w:eastAsiaTheme="minorEastAsia" w:hAnsiTheme="minorEastAsia"/>
        </w:rPr>
        <w:t>‘</w:t>
      </w:r>
      <w:r w:rsidRPr="00D505DE">
        <w:rPr>
          <w:rFonts w:asciiTheme="minorEastAsia" w:eastAsiaTheme="minorEastAsia" w:hAnsiTheme="minorEastAsia" w:hint="eastAsia"/>
        </w:rPr>
        <w:t>고객</w:t>
      </w:r>
      <w:r w:rsidRPr="00D505DE">
        <w:rPr>
          <w:rFonts w:asciiTheme="minorEastAsia" w:eastAsiaTheme="minorEastAsia" w:hAnsiTheme="minorEastAsia"/>
        </w:rPr>
        <w:t>’</w:t>
      </w:r>
      <w:r w:rsidRPr="00D505DE">
        <w:rPr>
          <w:rFonts w:asciiTheme="minorEastAsia" w:eastAsiaTheme="minorEastAsia" w:hAnsiTheme="minorEastAsia" w:hint="eastAsia"/>
        </w:rPr>
        <w:t>은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세금계산서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수령</w:t>
      </w:r>
      <w:r w:rsidR="009E4563" w:rsidRPr="00D505DE">
        <w:rPr>
          <w:rFonts w:asciiTheme="minorEastAsia" w:eastAsiaTheme="minorEastAsia" w:hAnsiTheme="minorEastAsia" w:hint="eastAsia"/>
        </w:rPr>
        <w:t>일로부터</w:t>
      </w:r>
      <w:r w:rsidRPr="00D505DE">
        <w:rPr>
          <w:rFonts w:asciiTheme="minorEastAsia" w:eastAsiaTheme="minorEastAsia" w:hAnsiTheme="minorEastAsia"/>
        </w:rPr>
        <w:t xml:space="preserve"> 15일 </w:t>
      </w:r>
      <w:r w:rsidRPr="00D505DE">
        <w:rPr>
          <w:rFonts w:asciiTheme="minorEastAsia" w:eastAsiaTheme="minorEastAsia" w:hAnsiTheme="minorEastAsia" w:hint="eastAsia"/>
        </w:rPr>
        <w:t>이내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현금으로</w:t>
      </w:r>
      <w:r w:rsidRPr="00D505DE">
        <w:rPr>
          <w:rFonts w:asciiTheme="minorEastAsia" w:eastAsiaTheme="minorEastAsia" w:hAnsiTheme="minorEastAsia"/>
        </w:rPr>
        <w:t xml:space="preserve"> </w:t>
      </w:r>
      <w:r w:rsidR="007A2A0E" w:rsidRPr="00D505DE">
        <w:rPr>
          <w:rFonts w:asciiTheme="minorEastAsia" w:eastAsiaTheme="minorEastAsia" w:hAnsiTheme="minorEastAsia" w:hint="eastAsia"/>
        </w:rPr>
        <w:t>청구된</w:t>
      </w:r>
      <w:r w:rsidR="007A2A0E" w:rsidRPr="00D505DE">
        <w:rPr>
          <w:rFonts w:asciiTheme="minorEastAsia" w:eastAsiaTheme="minorEastAsia" w:hAnsiTheme="minorEastAsia"/>
        </w:rPr>
        <w:t xml:space="preserve"> 요금을 </w:t>
      </w:r>
      <w:r w:rsidRPr="00D505DE">
        <w:rPr>
          <w:rFonts w:asciiTheme="minorEastAsia" w:eastAsiaTheme="minorEastAsia" w:hAnsiTheme="minorEastAsia" w:hint="eastAsia"/>
        </w:rPr>
        <w:t>지급한다</w:t>
      </w:r>
      <w:r w:rsidRPr="00D505DE">
        <w:rPr>
          <w:rFonts w:asciiTheme="minorEastAsia" w:eastAsiaTheme="minorEastAsia" w:hAnsiTheme="minorEastAsia"/>
        </w:rPr>
        <w:t>.</w:t>
      </w:r>
    </w:p>
    <w:p w14:paraId="7CBC284F" w14:textId="77777777" w:rsidR="00B51C82" w:rsidRPr="00D505DE" w:rsidRDefault="00B51C82" w:rsidP="00B51C82">
      <w:pPr>
        <w:pStyle w:val="af1"/>
        <w:wordWrap/>
        <w:spacing w:before="24" w:after="24" w:line="276" w:lineRule="auto"/>
        <w:ind w:leftChars="0" w:left="542"/>
        <w:rPr>
          <w:rFonts w:asciiTheme="minorEastAsia" w:eastAsiaTheme="minorEastAsia" w:hAnsiTheme="minorEastAsia"/>
        </w:rPr>
      </w:pPr>
    </w:p>
    <w:p w14:paraId="52BDACA6" w14:textId="2EFC124F" w:rsidR="00AD6B8D" w:rsidRPr="00D505DE" w:rsidRDefault="00AD6B8D" w:rsidP="006C3A5D">
      <w:pPr>
        <w:pStyle w:val="af1"/>
        <w:numPr>
          <w:ilvl w:val="0"/>
          <w:numId w:val="5"/>
        </w:numPr>
        <w:wordWrap/>
        <w:spacing w:line="276" w:lineRule="auto"/>
        <w:ind w:leftChars="0"/>
        <w:jc w:val="left"/>
        <w:rPr>
          <w:rFonts w:asciiTheme="minorEastAsia" w:eastAsiaTheme="minorEastAsia" w:hAnsiTheme="minorEastAsia"/>
          <w:b/>
        </w:rPr>
      </w:pPr>
      <w:r w:rsidRPr="00D505DE">
        <w:rPr>
          <w:rFonts w:asciiTheme="minorEastAsia" w:eastAsiaTheme="minorEastAsia" w:hAnsiTheme="minorEastAsia"/>
          <w:b/>
        </w:rPr>
        <w:t>(</w:t>
      </w:r>
      <w:r w:rsidR="008005F6" w:rsidRPr="00D505DE">
        <w:rPr>
          <w:rFonts w:asciiTheme="minorEastAsia" w:eastAsiaTheme="minorEastAsia" w:hAnsiTheme="minorEastAsia" w:hint="eastAsia"/>
          <w:b/>
        </w:rPr>
        <w:t>지식재산권</w:t>
      </w:r>
      <w:r w:rsidR="008005F6" w:rsidRPr="00D505DE">
        <w:rPr>
          <w:rFonts w:asciiTheme="minorEastAsia" w:eastAsiaTheme="minorEastAsia" w:hAnsiTheme="minorEastAsia"/>
          <w:b/>
        </w:rPr>
        <w:t xml:space="preserve"> </w:t>
      </w:r>
      <w:r w:rsidR="008005F6" w:rsidRPr="00D505DE">
        <w:rPr>
          <w:rFonts w:asciiTheme="minorEastAsia" w:eastAsiaTheme="minorEastAsia" w:hAnsiTheme="minorEastAsia" w:hint="eastAsia"/>
          <w:b/>
        </w:rPr>
        <w:t>등</w:t>
      </w:r>
      <w:r w:rsidRPr="00D505DE">
        <w:rPr>
          <w:rFonts w:asciiTheme="minorEastAsia" w:eastAsiaTheme="minorEastAsia" w:hAnsiTheme="minorEastAsia"/>
          <w:b/>
        </w:rPr>
        <w:t>)</w:t>
      </w:r>
    </w:p>
    <w:p w14:paraId="083C51D1" w14:textId="0B03D8AA" w:rsidR="00AD6B8D" w:rsidRPr="00D505DE" w:rsidRDefault="00F16BCB" w:rsidP="004037CF">
      <w:pPr>
        <w:pStyle w:val="af1"/>
        <w:tabs>
          <w:tab w:val="left" w:pos="567"/>
        </w:tabs>
        <w:wordWrap/>
        <w:spacing w:line="276" w:lineRule="auto"/>
        <w:ind w:leftChars="100" w:left="200"/>
        <w:jc w:val="left"/>
        <w:rPr>
          <w:rFonts w:asciiTheme="minorEastAsia" w:eastAsiaTheme="minorEastAsia" w:hAnsiTheme="minorEastAsia"/>
          <w:b/>
        </w:rPr>
      </w:pPr>
      <w:r w:rsidRPr="00D505DE">
        <w:rPr>
          <w:rFonts w:asciiTheme="minorEastAsia" w:eastAsiaTheme="minorEastAsia" w:hAnsiTheme="minorEastAsia"/>
        </w:rPr>
        <w:t>‘</w:t>
      </w:r>
      <w:r w:rsidRPr="00D505DE">
        <w:rPr>
          <w:rFonts w:asciiTheme="minorEastAsia" w:eastAsiaTheme="minorEastAsia" w:hAnsiTheme="minorEastAsia" w:hint="eastAsia"/>
        </w:rPr>
        <w:t>본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계약</w:t>
      </w:r>
      <w:r w:rsidRPr="00D505DE">
        <w:rPr>
          <w:rFonts w:asciiTheme="minorEastAsia" w:eastAsiaTheme="minorEastAsia" w:hAnsiTheme="minorEastAsia"/>
        </w:rPr>
        <w:t>’</w:t>
      </w:r>
      <w:r w:rsidRPr="00D505DE">
        <w:rPr>
          <w:rFonts w:asciiTheme="minorEastAsia" w:eastAsiaTheme="minorEastAsia" w:hAnsiTheme="minorEastAsia" w:hint="eastAsia"/>
        </w:rPr>
        <w:t>에서</w:t>
      </w:r>
      <w:r w:rsidRPr="00D505DE">
        <w:rPr>
          <w:rFonts w:asciiTheme="minorEastAsia" w:eastAsiaTheme="minorEastAsia" w:hAnsiTheme="minorEastAsia"/>
        </w:rPr>
        <w:t xml:space="preserve"> ‘</w:t>
      </w:r>
      <w:r w:rsidRPr="00D505DE">
        <w:rPr>
          <w:rFonts w:asciiTheme="minorEastAsia" w:eastAsiaTheme="minorEastAsia" w:hAnsiTheme="minorEastAsia" w:hint="eastAsia"/>
        </w:rPr>
        <w:t>고객</w:t>
      </w:r>
      <w:r w:rsidRPr="00D505DE">
        <w:rPr>
          <w:rFonts w:asciiTheme="minorEastAsia" w:eastAsiaTheme="minorEastAsia" w:hAnsiTheme="minorEastAsia"/>
        </w:rPr>
        <w:t>’</w:t>
      </w:r>
      <w:r w:rsidRPr="00D505DE">
        <w:rPr>
          <w:rFonts w:asciiTheme="minorEastAsia" w:eastAsiaTheme="minorEastAsia" w:hAnsiTheme="minorEastAsia" w:hint="eastAsia"/>
        </w:rPr>
        <w:t>이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업로드한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데이터</w:t>
      </w:r>
      <w:r w:rsidRPr="00D505DE">
        <w:rPr>
          <w:rFonts w:asciiTheme="minorEastAsia" w:eastAsiaTheme="minorEastAsia" w:hAnsiTheme="minorEastAsia"/>
        </w:rPr>
        <w:t xml:space="preserve">(저작물 </w:t>
      </w:r>
      <w:r w:rsidRPr="00D505DE">
        <w:rPr>
          <w:rFonts w:asciiTheme="minorEastAsia" w:eastAsiaTheme="minorEastAsia" w:hAnsiTheme="minorEastAsia" w:hint="eastAsia"/>
        </w:rPr>
        <w:t>포함</w:t>
      </w:r>
      <w:r w:rsidRPr="00D505DE">
        <w:rPr>
          <w:rFonts w:asciiTheme="minorEastAsia" w:eastAsiaTheme="minorEastAsia" w:hAnsiTheme="minorEastAsia"/>
        </w:rPr>
        <w:t xml:space="preserve">) </w:t>
      </w:r>
      <w:r w:rsidRPr="00D505DE">
        <w:rPr>
          <w:rFonts w:asciiTheme="minorEastAsia" w:eastAsiaTheme="minorEastAsia" w:hAnsiTheme="minorEastAsia" w:hint="eastAsia"/>
        </w:rPr>
        <w:t>일체는</w:t>
      </w:r>
      <w:r w:rsidRPr="00D505DE">
        <w:rPr>
          <w:rFonts w:asciiTheme="minorEastAsia" w:eastAsiaTheme="minorEastAsia" w:hAnsiTheme="minorEastAsia"/>
        </w:rPr>
        <w:t xml:space="preserve"> ‘</w:t>
      </w:r>
      <w:r w:rsidRPr="00D505DE">
        <w:rPr>
          <w:rFonts w:asciiTheme="minorEastAsia" w:eastAsiaTheme="minorEastAsia" w:hAnsiTheme="minorEastAsia" w:hint="eastAsia"/>
        </w:rPr>
        <w:t>고객</w:t>
      </w:r>
      <w:r w:rsidRPr="00D505DE">
        <w:rPr>
          <w:rFonts w:asciiTheme="minorEastAsia" w:eastAsiaTheme="minorEastAsia" w:hAnsiTheme="minorEastAsia"/>
        </w:rPr>
        <w:t>’</w:t>
      </w:r>
      <w:r w:rsidRPr="00D505DE">
        <w:rPr>
          <w:rFonts w:asciiTheme="minorEastAsia" w:eastAsiaTheme="minorEastAsia" w:hAnsiTheme="minorEastAsia" w:hint="eastAsia"/>
        </w:rPr>
        <w:t>의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소유로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하며</w:t>
      </w:r>
      <w:r w:rsidRPr="00D505DE">
        <w:rPr>
          <w:rFonts w:asciiTheme="minorEastAsia" w:eastAsiaTheme="minorEastAsia" w:hAnsiTheme="minorEastAsia"/>
        </w:rPr>
        <w:t>, ‘</w:t>
      </w:r>
      <w:r w:rsidRPr="00D505DE">
        <w:rPr>
          <w:rFonts w:asciiTheme="minorEastAsia" w:eastAsiaTheme="minorEastAsia" w:hAnsiTheme="minorEastAsia" w:hint="eastAsia"/>
        </w:rPr>
        <w:t>회사</w:t>
      </w:r>
      <w:r w:rsidRPr="00D505DE">
        <w:rPr>
          <w:rFonts w:asciiTheme="minorEastAsia" w:eastAsiaTheme="minorEastAsia" w:hAnsiTheme="minorEastAsia"/>
        </w:rPr>
        <w:t>’</w:t>
      </w:r>
      <w:r w:rsidRPr="00D505DE">
        <w:rPr>
          <w:rFonts w:asciiTheme="minorEastAsia" w:eastAsiaTheme="minorEastAsia" w:hAnsiTheme="minorEastAsia" w:hint="eastAsia"/>
        </w:rPr>
        <w:t>에서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개발하여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제공하는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모든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산출물에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대한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지식재산권</w:t>
      </w:r>
      <w:r w:rsidRPr="00D505DE">
        <w:rPr>
          <w:rFonts w:asciiTheme="minorEastAsia" w:eastAsiaTheme="minorEastAsia" w:hAnsiTheme="minorEastAsia"/>
        </w:rPr>
        <w:t xml:space="preserve"> 및 소유권 기타 일체의 권리는 ‘</w:t>
      </w:r>
      <w:r w:rsidRPr="00D505DE">
        <w:rPr>
          <w:rFonts w:asciiTheme="minorEastAsia" w:eastAsiaTheme="minorEastAsia" w:hAnsiTheme="minorEastAsia" w:hint="eastAsia"/>
        </w:rPr>
        <w:t>회사</w:t>
      </w:r>
      <w:r w:rsidRPr="00D505DE">
        <w:rPr>
          <w:rFonts w:asciiTheme="minorEastAsia" w:eastAsiaTheme="minorEastAsia" w:hAnsiTheme="minorEastAsia"/>
        </w:rPr>
        <w:t>’</w:t>
      </w:r>
      <w:r w:rsidRPr="00D505DE">
        <w:rPr>
          <w:rFonts w:asciiTheme="minorEastAsia" w:eastAsiaTheme="minorEastAsia" w:hAnsiTheme="minorEastAsia" w:hint="eastAsia"/>
        </w:rPr>
        <w:t>에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있다</w:t>
      </w:r>
      <w:r w:rsidRPr="00D505DE">
        <w:rPr>
          <w:rFonts w:asciiTheme="minorEastAsia" w:eastAsiaTheme="minorEastAsia" w:hAnsiTheme="minorEastAsia"/>
        </w:rPr>
        <w:t>.</w:t>
      </w:r>
      <w:r w:rsidRPr="00D505DE" w:rsidDel="00F16BCB">
        <w:rPr>
          <w:rFonts w:asciiTheme="minorEastAsia" w:eastAsiaTheme="minorEastAsia" w:hAnsiTheme="minorEastAsia"/>
          <w:szCs w:val="20"/>
        </w:rPr>
        <w:t xml:space="preserve"> </w:t>
      </w:r>
    </w:p>
    <w:p w14:paraId="063CF16A" w14:textId="77777777" w:rsidR="00F16BCB" w:rsidRPr="00D505DE" w:rsidRDefault="00F16BCB" w:rsidP="0004442E">
      <w:pPr>
        <w:wordWrap/>
        <w:spacing w:line="276" w:lineRule="auto"/>
        <w:jc w:val="left"/>
        <w:rPr>
          <w:rFonts w:asciiTheme="minorEastAsia" w:eastAsiaTheme="minorEastAsia" w:hAnsiTheme="minorEastAsia"/>
          <w:b/>
        </w:rPr>
      </w:pPr>
    </w:p>
    <w:p w14:paraId="0D1B758D" w14:textId="3CF08215" w:rsidR="0057739B" w:rsidRPr="00D505DE" w:rsidRDefault="0057739B" w:rsidP="006C3A5D">
      <w:pPr>
        <w:pStyle w:val="af1"/>
        <w:numPr>
          <w:ilvl w:val="0"/>
          <w:numId w:val="5"/>
        </w:numPr>
        <w:wordWrap/>
        <w:spacing w:line="276" w:lineRule="auto"/>
        <w:ind w:leftChars="0"/>
        <w:jc w:val="left"/>
        <w:rPr>
          <w:rFonts w:asciiTheme="minorEastAsia" w:eastAsiaTheme="minorEastAsia" w:hAnsiTheme="minorEastAsia"/>
          <w:b/>
        </w:rPr>
      </w:pPr>
      <w:r w:rsidRPr="00D505DE">
        <w:rPr>
          <w:rFonts w:asciiTheme="minorEastAsia" w:eastAsiaTheme="minorEastAsia" w:hAnsiTheme="minorEastAsia"/>
          <w:b/>
        </w:rPr>
        <w:t>(</w:t>
      </w:r>
      <w:r w:rsidRPr="00D505DE">
        <w:rPr>
          <w:rFonts w:asciiTheme="minorEastAsia" w:eastAsiaTheme="minorEastAsia" w:hAnsiTheme="minorEastAsia" w:hint="eastAsia"/>
          <w:b/>
        </w:rPr>
        <w:t>계약기간</w:t>
      </w:r>
      <w:r w:rsidRPr="00D505DE">
        <w:rPr>
          <w:rFonts w:asciiTheme="minorEastAsia" w:eastAsiaTheme="minorEastAsia" w:hAnsiTheme="minorEastAsia"/>
          <w:b/>
        </w:rPr>
        <w:t>)</w:t>
      </w:r>
    </w:p>
    <w:p w14:paraId="717965A8" w14:textId="4CD9C2C2" w:rsidR="00F34A5A" w:rsidRPr="00D505DE" w:rsidRDefault="00F34A5A" w:rsidP="006C3A5D">
      <w:pPr>
        <w:pStyle w:val="af1"/>
        <w:numPr>
          <w:ilvl w:val="0"/>
          <w:numId w:val="8"/>
        </w:numPr>
        <w:wordWrap/>
        <w:spacing w:before="24" w:after="24" w:line="276" w:lineRule="auto"/>
        <w:ind w:leftChars="0"/>
        <w:rPr>
          <w:rFonts w:asciiTheme="minorEastAsia" w:eastAsiaTheme="minorEastAsia" w:hAnsiTheme="minorEastAsia"/>
          <w:color w:val="FF0000"/>
        </w:rPr>
      </w:pPr>
      <w:r w:rsidRPr="00D505DE">
        <w:rPr>
          <w:rFonts w:asciiTheme="minorEastAsia" w:eastAsiaTheme="minorEastAsia" w:hAnsiTheme="minorEastAsia" w:hint="eastAsia"/>
        </w:rPr>
        <w:t>본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계약기간은</w:t>
      </w:r>
      <w:r w:rsidRPr="00D505DE">
        <w:rPr>
          <w:rFonts w:asciiTheme="minorEastAsia" w:eastAsiaTheme="minorEastAsia" w:hAnsiTheme="minorEastAsia"/>
        </w:rPr>
        <w:t xml:space="preserve"> </w:t>
      </w:r>
      <w:r w:rsidR="00A163FE" w:rsidRPr="00D505DE">
        <w:rPr>
          <w:rFonts w:asciiTheme="minorEastAsia" w:eastAsiaTheme="minorEastAsia" w:hAnsiTheme="minorEastAsia" w:hint="eastAsia"/>
        </w:rPr>
        <w:t>주요</w:t>
      </w:r>
      <w:r w:rsidR="00A163FE" w:rsidRPr="00D505DE">
        <w:rPr>
          <w:rFonts w:asciiTheme="minorEastAsia" w:eastAsiaTheme="minorEastAsia" w:hAnsiTheme="minorEastAsia"/>
        </w:rPr>
        <w:t xml:space="preserve"> </w:t>
      </w:r>
      <w:r w:rsidR="00A163FE" w:rsidRPr="00D505DE">
        <w:rPr>
          <w:rFonts w:asciiTheme="minorEastAsia" w:eastAsiaTheme="minorEastAsia" w:hAnsiTheme="minorEastAsia" w:hint="eastAsia"/>
        </w:rPr>
        <w:t>계약내용에서</w:t>
      </w:r>
      <w:r w:rsidR="00A163FE" w:rsidRPr="00D505DE">
        <w:rPr>
          <w:rFonts w:asciiTheme="minorEastAsia" w:eastAsiaTheme="minorEastAsia" w:hAnsiTheme="minorEastAsia"/>
        </w:rPr>
        <w:t xml:space="preserve"> </w:t>
      </w:r>
      <w:r w:rsidR="00A163FE" w:rsidRPr="00D505DE">
        <w:rPr>
          <w:rFonts w:asciiTheme="minorEastAsia" w:eastAsiaTheme="minorEastAsia" w:hAnsiTheme="minorEastAsia" w:hint="eastAsia"/>
        </w:rPr>
        <w:t>정한</w:t>
      </w:r>
      <w:r w:rsidR="00A163FE" w:rsidRPr="00D505DE">
        <w:rPr>
          <w:rFonts w:asciiTheme="minorEastAsia" w:eastAsiaTheme="minorEastAsia" w:hAnsiTheme="minorEastAsia"/>
        </w:rPr>
        <w:t xml:space="preserve"> </w:t>
      </w:r>
      <w:r w:rsidR="00A163FE" w:rsidRPr="00D505DE">
        <w:rPr>
          <w:rFonts w:asciiTheme="minorEastAsia" w:eastAsiaTheme="minorEastAsia" w:hAnsiTheme="minorEastAsia" w:hint="eastAsia"/>
        </w:rPr>
        <w:t>계약기간</w:t>
      </w:r>
      <w:r w:rsidR="00D71A24" w:rsidRPr="00D505DE">
        <w:rPr>
          <w:rFonts w:asciiTheme="minorEastAsia" w:eastAsiaTheme="minorEastAsia" w:hAnsiTheme="minorEastAsia" w:hint="eastAsia"/>
        </w:rPr>
        <w:t>에</w:t>
      </w:r>
      <w:r w:rsidR="00D71A24" w:rsidRPr="00D505DE">
        <w:rPr>
          <w:rFonts w:asciiTheme="minorEastAsia" w:eastAsiaTheme="minorEastAsia" w:hAnsiTheme="minorEastAsia"/>
        </w:rPr>
        <w:t xml:space="preserve"> </w:t>
      </w:r>
      <w:r w:rsidR="00F16BCB" w:rsidRPr="00D505DE">
        <w:rPr>
          <w:rFonts w:asciiTheme="minorEastAsia" w:eastAsiaTheme="minorEastAsia" w:hAnsiTheme="minorEastAsia" w:hint="eastAsia"/>
        </w:rPr>
        <w:t>따른다</w:t>
      </w:r>
      <w:r w:rsidR="00F16BCB" w:rsidRPr="00D505DE">
        <w:rPr>
          <w:rFonts w:asciiTheme="minorEastAsia" w:eastAsiaTheme="minorEastAsia" w:hAnsiTheme="minorEastAsia"/>
        </w:rPr>
        <w:t>.</w:t>
      </w:r>
      <w:r w:rsidR="00586C8D" w:rsidRPr="00D505DE">
        <w:rPr>
          <w:rFonts w:asciiTheme="minorEastAsia" w:eastAsiaTheme="minorEastAsia" w:hAnsiTheme="minorEastAsia"/>
        </w:rPr>
        <w:t xml:space="preserve"> </w:t>
      </w:r>
    </w:p>
    <w:p w14:paraId="70F1E221" w14:textId="6304F04C" w:rsidR="00F16BCB" w:rsidRPr="00D505DE" w:rsidRDefault="00F16BCB" w:rsidP="006C3A5D">
      <w:pPr>
        <w:pStyle w:val="af1"/>
        <w:numPr>
          <w:ilvl w:val="0"/>
          <w:numId w:val="8"/>
        </w:numPr>
        <w:wordWrap/>
        <w:spacing w:before="24" w:after="24" w:line="276" w:lineRule="auto"/>
        <w:ind w:leftChars="0"/>
        <w:rPr>
          <w:rFonts w:asciiTheme="minorEastAsia" w:eastAsiaTheme="minorEastAsia" w:hAnsiTheme="minorEastAsia"/>
        </w:rPr>
      </w:pPr>
      <w:r w:rsidRPr="00D505DE">
        <w:rPr>
          <w:rFonts w:asciiTheme="minorEastAsia" w:eastAsiaTheme="minorEastAsia" w:hAnsiTheme="minorEastAsia"/>
        </w:rPr>
        <w:t>‘</w:t>
      </w:r>
      <w:r w:rsidRPr="00D505DE">
        <w:rPr>
          <w:rFonts w:asciiTheme="minorEastAsia" w:eastAsiaTheme="minorEastAsia" w:hAnsiTheme="minorEastAsia" w:hint="eastAsia"/>
        </w:rPr>
        <w:t>고객</w:t>
      </w:r>
      <w:r w:rsidRPr="00D505DE">
        <w:rPr>
          <w:rFonts w:asciiTheme="minorEastAsia" w:eastAsiaTheme="minorEastAsia" w:hAnsiTheme="minorEastAsia"/>
        </w:rPr>
        <w:t xml:space="preserve">’ </w:t>
      </w:r>
      <w:r w:rsidRPr="00D505DE">
        <w:rPr>
          <w:rFonts w:asciiTheme="minorEastAsia" w:eastAsiaTheme="minorEastAsia" w:hAnsiTheme="minorEastAsia" w:hint="eastAsia"/>
        </w:rPr>
        <w:t>또는</w:t>
      </w:r>
      <w:r w:rsidRPr="00D505DE">
        <w:rPr>
          <w:rFonts w:asciiTheme="minorEastAsia" w:eastAsiaTheme="minorEastAsia" w:hAnsiTheme="minorEastAsia"/>
        </w:rPr>
        <w:t xml:space="preserve"> ‘</w:t>
      </w:r>
      <w:r w:rsidRPr="00D505DE">
        <w:rPr>
          <w:rFonts w:asciiTheme="minorEastAsia" w:eastAsiaTheme="minorEastAsia" w:hAnsiTheme="minorEastAsia" w:hint="eastAsia"/>
        </w:rPr>
        <w:t>회사</w:t>
      </w:r>
      <w:r w:rsidRPr="00D505DE">
        <w:rPr>
          <w:rFonts w:asciiTheme="minorEastAsia" w:eastAsiaTheme="minorEastAsia" w:hAnsiTheme="minorEastAsia"/>
        </w:rPr>
        <w:t>’</w:t>
      </w:r>
      <w:r w:rsidRPr="00D505DE">
        <w:rPr>
          <w:rFonts w:asciiTheme="minorEastAsia" w:eastAsiaTheme="minorEastAsia" w:hAnsiTheme="minorEastAsia" w:hint="eastAsia"/>
        </w:rPr>
        <w:t>가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계약기간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만료</w:t>
      </w:r>
      <w:r w:rsidRPr="00D505DE">
        <w:rPr>
          <w:rFonts w:asciiTheme="minorEastAsia" w:eastAsiaTheme="minorEastAsia" w:hAnsiTheme="minorEastAsia"/>
        </w:rPr>
        <w:t xml:space="preserve"> 30</w:t>
      </w:r>
      <w:r w:rsidRPr="00D505DE">
        <w:rPr>
          <w:rFonts w:asciiTheme="minorEastAsia" w:eastAsiaTheme="minorEastAsia" w:hAnsiTheme="minorEastAsia" w:hint="eastAsia"/>
        </w:rPr>
        <w:t>일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전까지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상대방에게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서면</w:t>
      </w:r>
      <w:r w:rsidRPr="00D505DE">
        <w:rPr>
          <w:rFonts w:asciiTheme="minorEastAsia" w:eastAsiaTheme="minorEastAsia" w:hAnsiTheme="minorEastAsia"/>
        </w:rPr>
        <w:t xml:space="preserve">(이메일 </w:t>
      </w:r>
      <w:r w:rsidRPr="00D505DE">
        <w:rPr>
          <w:rFonts w:asciiTheme="minorEastAsia" w:eastAsiaTheme="minorEastAsia" w:hAnsiTheme="minorEastAsia" w:hint="eastAsia"/>
        </w:rPr>
        <w:t>포함</w:t>
      </w:r>
      <w:r w:rsidRPr="00D505DE">
        <w:rPr>
          <w:rFonts w:asciiTheme="minorEastAsia" w:eastAsiaTheme="minorEastAsia" w:hAnsiTheme="minorEastAsia"/>
        </w:rPr>
        <w:t>)</w:t>
      </w:r>
      <w:r w:rsidRPr="00D505DE">
        <w:rPr>
          <w:rFonts w:asciiTheme="minorEastAsia" w:eastAsiaTheme="minorEastAsia" w:hAnsiTheme="minorEastAsia" w:hint="eastAsia"/>
        </w:rPr>
        <w:t>으로</w:t>
      </w:r>
      <w:r w:rsidRPr="00D505DE">
        <w:rPr>
          <w:rFonts w:asciiTheme="minorEastAsia" w:eastAsiaTheme="minorEastAsia" w:hAnsiTheme="minorEastAsia"/>
        </w:rPr>
        <w:t xml:space="preserve"> 본 </w:t>
      </w:r>
      <w:r w:rsidRPr="00D505DE">
        <w:rPr>
          <w:rFonts w:asciiTheme="minorEastAsia" w:eastAsiaTheme="minorEastAsia" w:hAnsiTheme="minorEastAsia" w:hint="eastAsia"/>
        </w:rPr>
        <w:t>계약의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종료</w:t>
      </w:r>
      <w:r w:rsidR="003F74CD" w:rsidRPr="00D505DE">
        <w:rPr>
          <w:rFonts w:asciiTheme="minorEastAsia" w:eastAsiaTheme="minorEastAsia" w:hAnsiTheme="minorEastAsia" w:hint="eastAsia"/>
        </w:rPr>
        <w:t>나</w:t>
      </w:r>
      <w:r w:rsidR="003F74CD" w:rsidRPr="00D505DE">
        <w:rPr>
          <w:rFonts w:asciiTheme="minorEastAsia" w:eastAsiaTheme="minorEastAsia" w:hAnsiTheme="minorEastAsia"/>
        </w:rPr>
        <w:t xml:space="preserve"> 변경의 </w:t>
      </w:r>
      <w:r w:rsidRPr="00D505DE">
        <w:rPr>
          <w:rFonts w:asciiTheme="minorEastAsia" w:eastAsiaTheme="minorEastAsia" w:hAnsiTheme="minorEastAsia" w:hint="eastAsia"/>
        </w:rPr>
        <w:t>의사를</w:t>
      </w:r>
      <w:r w:rsidRPr="00D505DE">
        <w:rPr>
          <w:rFonts w:asciiTheme="minorEastAsia" w:eastAsiaTheme="minorEastAsia" w:hAnsiTheme="minorEastAsia"/>
        </w:rPr>
        <w:t xml:space="preserve"> 통보하지 아니하면 본 계약은 동일한 조건으로 1</w:t>
      </w:r>
      <w:r w:rsidRPr="00D505DE">
        <w:rPr>
          <w:rFonts w:asciiTheme="minorEastAsia" w:eastAsiaTheme="minorEastAsia" w:hAnsiTheme="minorEastAsia" w:hint="eastAsia"/>
        </w:rPr>
        <w:t>년씩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자동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연장되는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것으로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본다</w:t>
      </w:r>
      <w:r w:rsidRPr="00D505DE">
        <w:rPr>
          <w:rFonts w:asciiTheme="minorEastAsia" w:eastAsiaTheme="minorEastAsia" w:hAnsiTheme="minorEastAsia"/>
        </w:rPr>
        <w:t xml:space="preserve">. </w:t>
      </w:r>
    </w:p>
    <w:p w14:paraId="08195828" w14:textId="5ACCBD35" w:rsidR="00586C8D" w:rsidRPr="00D505DE" w:rsidRDefault="00586C8D" w:rsidP="006C3A5D">
      <w:pPr>
        <w:pStyle w:val="af1"/>
        <w:numPr>
          <w:ilvl w:val="0"/>
          <w:numId w:val="8"/>
        </w:numPr>
        <w:wordWrap/>
        <w:spacing w:before="24" w:after="24" w:line="276" w:lineRule="auto"/>
        <w:ind w:leftChars="0"/>
        <w:rPr>
          <w:rFonts w:asciiTheme="minorEastAsia" w:eastAsiaTheme="minorEastAsia" w:hAnsiTheme="minorEastAsia"/>
        </w:rPr>
      </w:pPr>
      <w:r w:rsidRPr="00D505DE">
        <w:rPr>
          <w:rFonts w:asciiTheme="minorEastAsia" w:eastAsiaTheme="minorEastAsia" w:hAnsiTheme="minorEastAsia" w:hint="eastAsia"/>
        </w:rPr>
        <w:t>본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조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제</w:t>
      </w:r>
      <w:r w:rsidRPr="00D505DE">
        <w:rPr>
          <w:rFonts w:asciiTheme="minorEastAsia" w:eastAsiaTheme="minorEastAsia" w:hAnsiTheme="minorEastAsia"/>
        </w:rPr>
        <w:t>1</w:t>
      </w:r>
      <w:r w:rsidRPr="00D505DE">
        <w:rPr>
          <w:rFonts w:asciiTheme="minorEastAsia" w:eastAsiaTheme="minorEastAsia" w:hAnsiTheme="minorEastAsia" w:hint="eastAsia"/>
        </w:rPr>
        <w:t>항</w:t>
      </w:r>
      <w:r w:rsidRPr="00D505DE">
        <w:rPr>
          <w:rFonts w:asciiTheme="minorEastAsia" w:eastAsiaTheme="minorEastAsia" w:hAnsiTheme="minorEastAsia"/>
        </w:rPr>
        <w:t xml:space="preserve"> 및 제2항에도 불구하고 ‘</w:t>
      </w:r>
      <w:r w:rsidRPr="00D505DE">
        <w:rPr>
          <w:rFonts w:asciiTheme="minorEastAsia" w:eastAsiaTheme="minorEastAsia" w:hAnsiTheme="minorEastAsia" w:hint="eastAsia"/>
        </w:rPr>
        <w:t>회사</w:t>
      </w:r>
      <w:r w:rsidRPr="00D505DE">
        <w:rPr>
          <w:rFonts w:asciiTheme="minorEastAsia" w:eastAsiaTheme="minorEastAsia" w:hAnsiTheme="minorEastAsia"/>
        </w:rPr>
        <w:t>’</w:t>
      </w:r>
      <w:r w:rsidRPr="00D505DE">
        <w:rPr>
          <w:rFonts w:asciiTheme="minorEastAsia" w:eastAsiaTheme="minorEastAsia" w:hAnsiTheme="minorEastAsia" w:hint="eastAsia"/>
        </w:rPr>
        <w:t>와</w:t>
      </w:r>
      <w:r w:rsidRPr="00D505DE">
        <w:rPr>
          <w:rFonts w:asciiTheme="minorEastAsia" w:eastAsiaTheme="minorEastAsia" w:hAnsiTheme="minorEastAsia"/>
        </w:rPr>
        <w:t xml:space="preserve"> ‘</w:t>
      </w:r>
      <w:r w:rsidR="006F4618" w:rsidRPr="00D505DE">
        <w:rPr>
          <w:rFonts w:asciiTheme="minorEastAsia" w:eastAsiaTheme="minorEastAsia" w:hAnsiTheme="minorEastAsia"/>
        </w:rPr>
        <w:t>Google</w:t>
      </w:r>
      <w:r w:rsidRPr="00D505DE">
        <w:rPr>
          <w:rFonts w:asciiTheme="minorEastAsia" w:eastAsiaTheme="minorEastAsia" w:hAnsiTheme="minorEastAsia"/>
        </w:rPr>
        <w:t xml:space="preserve">’ </w:t>
      </w:r>
      <w:r w:rsidRPr="00D505DE">
        <w:rPr>
          <w:rFonts w:asciiTheme="minorEastAsia" w:eastAsiaTheme="minorEastAsia" w:hAnsiTheme="minorEastAsia" w:hint="eastAsia"/>
        </w:rPr>
        <w:t>등</w:t>
      </w:r>
      <w:r w:rsidR="0044005B"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간의</w:t>
      </w:r>
      <w:r w:rsidRPr="00D505DE">
        <w:rPr>
          <w:rFonts w:asciiTheme="minorEastAsia" w:eastAsiaTheme="minorEastAsia" w:hAnsiTheme="minorEastAsia"/>
        </w:rPr>
        <w:t xml:space="preserve"> 계약관계 종료 시 본 계약은 자동으로 </w:t>
      </w:r>
      <w:r w:rsidRPr="00D505DE">
        <w:rPr>
          <w:rFonts w:asciiTheme="minorEastAsia" w:eastAsiaTheme="minorEastAsia" w:hAnsiTheme="minorEastAsia" w:hint="eastAsia"/>
        </w:rPr>
        <w:t>종료된다</w:t>
      </w:r>
      <w:r w:rsidRPr="00D505DE">
        <w:rPr>
          <w:rFonts w:asciiTheme="minorEastAsia" w:eastAsiaTheme="minorEastAsia" w:hAnsiTheme="minorEastAsia"/>
        </w:rPr>
        <w:t>.</w:t>
      </w:r>
    </w:p>
    <w:p w14:paraId="53CF9B80" w14:textId="0DBF89E2" w:rsidR="0005304B" w:rsidRPr="00D505DE" w:rsidRDefault="0005304B" w:rsidP="006C3A5D">
      <w:pPr>
        <w:pStyle w:val="af1"/>
        <w:numPr>
          <w:ilvl w:val="0"/>
          <w:numId w:val="8"/>
        </w:numPr>
        <w:wordWrap/>
        <w:spacing w:before="24" w:after="24" w:line="276" w:lineRule="auto"/>
        <w:ind w:leftChars="0"/>
        <w:rPr>
          <w:rFonts w:asciiTheme="minorEastAsia" w:eastAsiaTheme="minorEastAsia" w:hAnsiTheme="minorEastAsia"/>
        </w:rPr>
      </w:pPr>
      <w:r w:rsidRPr="00D505DE">
        <w:rPr>
          <w:rFonts w:asciiTheme="minorEastAsia" w:eastAsiaTheme="minorEastAsia" w:hAnsiTheme="minorEastAsia" w:hint="eastAsia"/>
        </w:rPr>
        <w:t>계약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종료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이전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이미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발생한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양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당사자의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권리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및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의무는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계약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종료에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따른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영향을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받지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않는다</w:t>
      </w:r>
      <w:r w:rsidRPr="00D505DE">
        <w:rPr>
          <w:rFonts w:asciiTheme="minorEastAsia" w:eastAsiaTheme="minorEastAsia" w:hAnsiTheme="minorEastAsia"/>
        </w:rPr>
        <w:t xml:space="preserve">. </w:t>
      </w:r>
    </w:p>
    <w:p w14:paraId="32811834" w14:textId="77777777" w:rsidR="0057739B" w:rsidRPr="00D505DE" w:rsidRDefault="0057739B" w:rsidP="0004442E">
      <w:pPr>
        <w:wordWrap/>
        <w:spacing w:line="276" w:lineRule="auto"/>
        <w:jc w:val="left"/>
        <w:rPr>
          <w:rFonts w:asciiTheme="minorEastAsia" w:eastAsiaTheme="minorEastAsia" w:hAnsiTheme="minorEastAsia"/>
          <w:b/>
        </w:rPr>
      </w:pPr>
    </w:p>
    <w:p w14:paraId="1D8A5B29" w14:textId="5E0BCB0E" w:rsidR="00642EE0" w:rsidRPr="00D505DE" w:rsidRDefault="00642EE0" w:rsidP="006C3A5D">
      <w:pPr>
        <w:pStyle w:val="af1"/>
        <w:numPr>
          <w:ilvl w:val="0"/>
          <w:numId w:val="5"/>
        </w:numPr>
        <w:wordWrap/>
        <w:spacing w:line="276" w:lineRule="auto"/>
        <w:ind w:leftChars="0"/>
        <w:jc w:val="left"/>
        <w:rPr>
          <w:rFonts w:asciiTheme="minorEastAsia" w:eastAsiaTheme="minorEastAsia" w:hAnsiTheme="minorEastAsia"/>
          <w:b/>
        </w:rPr>
      </w:pPr>
      <w:r w:rsidRPr="00D505DE">
        <w:rPr>
          <w:rFonts w:asciiTheme="minorEastAsia" w:eastAsiaTheme="minorEastAsia" w:hAnsiTheme="minorEastAsia"/>
          <w:b/>
        </w:rPr>
        <w:t>(</w:t>
      </w:r>
      <w:r w:rsidRPr="00D505DE">
        <w:rPr>
          <w:rFonts w:asciiTheme="minorEastAsia" w:eastAsiaTheme="minorEastAsia" w:hAnsiTheme="minorEastAsia" w:hint="eastAsia"/>
          <w:b/>
        </w:rPr>
        <w:t>비밀유지</w:t>
      </w:r>
      <w:r w:rsidRPr="00D505DE">
        <w:rPr>
          <w:rFonts w:asciiTheme="minorEastAsia" w:eastAsiaTheme="minorEastAsia" w:hAnsiTheme="minorEastAsia"/>
          <w:b/>
        </w:rPr>
        <w:t>)</w:t>
      </w:r>
    </w:p>
    <w:p w14:paraId="5FD7E652" w14:textId="77777777" w:rsidR="00A163FE" w:rsidRPr="00D505DE" w:rsidRDefault="00A163FE" w:rsidP="006C3A5D">
      <w:pPr>
        <w:pStyle w:val="af1"/>
        <w:numPr>
          <w:ilvl w:val="0"/>
          <w:numId w:val="16"/>
        </w:numPr>
        <w:wordWrap/>
        <w:spacing w:before="24" w:after="24" w:line="276" w:lineRule="auto"/>
        <w:ind w:leftChars="0"/>
        <w:rPr>
          <w:rFonts w:asciiTheme="minorEastAsia" w:eastAsiaTheme="minorEastAsia" w:hAnsiTheme="minorEastAsia"/>
        </w:rPr>
      </w:pPr>
      <w:r w:rsidRPr="00D505DE">
        <w:rPr>
          <w:rFonts w:asciiTheme="minorEastAsia" w:eastAsiaTheme="minorEastAsia" w:hAnsiTheme="minorEastAsia"/>
        </w:rPr>
        <w:t>‘</w:t>
      </w:r>
      <w:r w:rsidRPr="00D505DE">
        <w:rPr>
          <w:rFonts w:asciiTheme="minorEastAsia" w:eastAsiaTheme="minorEastAsia" w:hAnsiTheme="minorEastAsia" w:hint="eastAsia"/>
        </w:rPr>
        <w:t>고객</w:t>
      </w:r>
      <w:r w:rsidRPr="00D505DE">
        <w:rPr>
          <w:rFonts w:asciiTheme="minorEastAsia" w:eastAsiaTheme="minorEastAsia" w:hAnsiTheme="minorEastAsia"/>
        </w:rPr>
        <w:t>’과 ‘</w:t>
      </w:r>
      <w:r w:rsidRPr="00D505DE">
        <w:rPr>
          <w:rFonts w:asciiTheme="minorEastAsia" w:eastAsiaTheme="minorEastAsia" w:hAnsiTheme="minorEastAsia" w:hint="eastAsia"/>
        </w:rPr>
        <w:t>회사</w:t>
      </w:r>
      <w:r w:rsidRPr="00D505DE">
        <w:rPr>
          <w:rFonts w:asciiTheme="minorEastAsia" w:eastAsiaTheme="minorEastAsia" w:hAnsiTheme="minorEastAsia"/>
        </w:rPr>
        <w:t xml:space="preserve">’는 본 계약의 내용 및 </w:t>
      </w:r>
      <w:r w:rsidRPr="00D505DE">
        <w:rPr>
          <w:rFonts w:asciiTheme="minorEastAsia" w:eastAsiaTheme="minorEastAsia" w:hAnsiTheme="minorEastAsia" w:hint="eastAsia"/>
        </w:rPr>
        <w:t>본</w:t>
      </w:r>
      <w:r w:rsidRPr="00D505DE">
        <w:rPr>
          <w:rFonts w:asciiTheme="minorEastAsia" w:eastAsiaTheme="minorEastAsia" w:hAnsiTheme="minorEastAsia"/>
        </w:rPr>
        <w:t xml:space="preserve"> 계약</w:t>
      </w:r>
      <w:r w:rsidRPr="00D505DE">
        <w:rPr>
          <w:rFonts w:asciiTheme="minorEastAsia" w:eastAsiaTheme="minorEastAsia" w:hAnsiTheme="minorEastAsia" w:hint="eastAsia"/>
        </w:rPr>
        <w:t>의</w:t>
      </w:r>
      <w:r w:rsidRPr="00D505DE">
        <w:rPr>
          <w:rFonts w:asciiTheme="minorEastAsia" w:eastAsiaTheme="minorEastAsia" w:hAnsiTheme="minorEastAsia"/>
        </w:rPr>
        <w:t xml:space="preserve"> 목적물과 본 계약의 이행과 관련하여 취득하였거나 향후 취득할 상대방의 사업상 정보, 노하우 또는 영업상 비밀 등 일체의 정보(이하 ‘기밀정보’라 함)를 대외비로 관리하고, ‘기밀정보’</w:t>
      </w:r>
      <w:proofErr w:type="spellStart"/>
      <w:r w:rsidRPr="00D505DE">
        <w:rPr>
          <w:rFonts w:asciiTheme="minorEastAsia" w:eastAsiaTheme="minorEastAsia" w:hAnsiTheme="minorEastAsia"/>
        </w:rPr>
        <w:t>를</w:t>
      </w:r>
      <w:proofErr w:type="spellEnd"/>
      <w:r w:rsidRPr="00D505DE">
        <w:rPr>
          <w:rFonts w:asciiTheme="minorEastAsia" w:eastAsiaTheme="minorEastAsia" w:hAnsiTheme="minorEastAsia"/>
        </w:rPr>
        <w:t xml:space="preserve"> 제3자에게 누설</w:t>
      </w:r>
      <w:r w:rsidRPr="00D505DE">
        <w:rPr>
          <w:rFonts w:asciiTheme="minorEastAsia" w:eastAsiaTheme="minorEastAsia" w:hAnsiTheme="minorEastAsia" w:hint="eastAsia"/>
        </w:rPr>
        <w:t>할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수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없으며</w:t>
      </w:r>
      <w:r w:rsidRPr="00D505DE">
        <w:rPr>
          <w:rFonts w:asciiTheme="minorEastAsia" w:eastAsiaTheme="minorEastAsia" w:hAnsiTheme="minorEastAsia"/>
        </w:rPr>
        <w:t xml:space="preserve">, </w:t>
      </w:r>
      <w:r w:rsidRPr="00D505DE">
        <w:rPr>
          <w:rFonts w:asciiTheme="minorEastAsia" w:eastAsiaTheme="minorEastAsia" w:hAnsiTheme="minorEastAsia" w:hint="eastAsia"/>
        </w:rPr>
        <w:t>그</w:t>
      </w:r>
      <w:r w:rsidRPr="00D505DE">
        <w:rPr>
          <w:rFonts w:asciiTheme="minorEastAsia" w:eastAsiaTheme="minorEastAsia" w:hAnsiTheme="minorEastAsia"/>
        </w:rPr>
        <w:t xml:space="preserve"> 종업원, 대리인, 상담역 등으로 하여금 누설하지 않도록 필요한 모든 조치를 하여야 한다.</w:t>
      </w:r>
    </w:p>
    <w:p w14:paraId="78ABBAFE" w14:textId="77777777" w:rsidR="00A163FE" w:rsidRPr="00D505DE" w:rsidRDefault="00A163FE" w:rsidP="006C3A5D">
      <w:pPr>
        <w:pStyle w:val="af1"/>
        <w:numPr>
          <w:ilvl w:val="0"/>
          <w:numId w:val="16"/>
        </w:numPr>
        <w:wordWrap/>
        <w:spacing w:before="24" w:after="24" w:line="276" w:lineRule="auto"/>
        <w:ind w:leftChars="0"/>
        <w:rPr>
          <w:rFonts w:asciiTheme="minorEastAsia" w:eastAsiaTheme="minorEastAsia" w:hAnsiTheme="minorEastAsia"/>
        </w:rPr>
      </w:pPr>
      <w:r w:rsidRPr="00D505DE">
        <w:rPr>
          <w:rFonts w:asciiTheme="minorEastAsia" w:eastAsiaTheme="minorEastAsia" w:hAnsiTheme="minorEastAsia"/>
        </w:rPr>
        <w:t>‘기밀정보’</w:t>
      </w:r>
      <w:proofErr w:type="spellStart"/>
      <w:r w:rsidRPr="00D505DE">
        <w:rPr>
          <w:rFonts w:asciiTheme="minorEastAsia" w:eastAsiaTheme="minorEastAsia" w:hAnsiTheme="minorEastAsia"/>
        </w:rPr>
        <w:t>를</w:t>
      </w:r>
      <w:proofErr w:type="spellEnd"/>
      <w:r w:rsidRPr="00D505DE">
        <w:rPr>
          <w:rFonts w:asciiTheme="minorEastAsia" w:eastAsiaTheme="minorEastAsia" w:hAnsiTheme="minorEastAsia"/>
        </w:rPr>
        <w:t xml:space="preserve"> 포함하는 모든 자료들은 본 계약이 </w:t>
      </w:r>
      <w:r w:rsidRPr="00D505DE">
        <w:rPr>
          <w:rFonts w:asciiTheme="minorEastAsia" w:eastAsiaTheme="minorEastAsia" w:hAnsiTheme="minorEastAsia" w:hint="eastAsia"/>
        </w:rPr>
        <w:t>기간의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만료</w:t>
      </w:r>
      <w:r w:rsidRPr="00D505DE">
        <w:rPr>
          <w:rFonts w:asciiTheme="minorEastAsia" w:eastAsiaTheme="minorEastAsia" w:hAnsiTheme="minorEastAsia"/>
        </w:rPr>
        <w:t xml:space="preserve">, </w:t>
      </w:r>
      <w:r w:rsidRPr="00D505DE">
        <w:rPr>
          <w:rFonts w:asciiTheme="minorEastAsia" w:eastAsiaTheme="minorEastAsia" w:hAnsiTheme="minorEastAsia" w:hint="eastAsia"/>
        </w:rPr>
        <w:t>해지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등의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사유로</w:t>
      </w:r>
      <w:r w:rsidRPr="00D505DE">
        <w:rPr>
          <w:rFonts w:asciiTheme="minorEastAsia" w:eastAsiaTheme="minorEastAsia" w:hAnsiTheme="minorEastAsia"/>
        </w:rPr>
        <w:t xml:space="preserve"> 종료되거나, </w:t>
      </w:r>
      <w:r w:rsidRPr="00D505DE">
        <w:rPr>
          <w:rFonts w:asciiTheme="minorEastAsia" w:eastAsiaTheme="minorEastAsia" w:hAnsiTheme="minorEastAsia" w:hint="eastAsia"/>
        </w:rPr>
        <w:lastRenderedPageBreak/>
        <w:t>기밀정보</w:t>
      </w:r>
      <w:r w:rsidRPr="00D505DE">
        <w:rPr>
          <w:rFonts w:asciiTheme="minorEastAsia" w:eastAsiaTheme="minorEastAsia" w:hAnsiTheme="minorEastAsia"/>
        </w:rPr>
        <w:t xml:space="preserve">수령자가 더 이상 ‘기밀정보’가 필요하지 않다고 판단될 경우 </w:t>
      </w:r>
      <w:r w:rsidRPr="00D505DE">
        <w:rPr>
          <w:rFonts w:asciiTheme="minorEastAsia" w:eastAsiaTheme="minorEastAsia" w:hAnsiTheme="minorEastAsia" w:hint="eastAsia"/>
        </w:rPr>
        <w:t>기밀정보제공자</w:t>
      </w:r>
      <w:r w:rsidRPr="00D505DE">
        <w:rPr>
          <w:rFonts w:asciiTheme="minorEastAsia" w:eastAsiaTheme="minorEastAsia" w:hAnsiTheme="minorEastAsia"/>
        </w:rPr>
        <w:t xml:space="preserve">의 요청에 따라 즉시 회수 </w:t>
      </w:r>
      <w:r w:rsidRPr="00D505DE">
        <w:rPr>
          <w:rFonts w:asciiTheme="minorEastAsia" w:eastAsiaTheme="minorEastAsia" w:hAnsiTheme="minorEastAsia" w:hint="eastAsia"/>
        </w:rPr>
        <w:t>또는</w:t>
      </w:r>
      <w:r w:rsidRPr="00D505DE">
        <w:rPr>
          <w:rFonts w:asciiTheme="minorEastAsia" w:eastAsiaTheme="minorEastAsia" w:hAnsiTheme="minorEastAsia"/>
        </w:rPr>
        <w:t xml:space="preserve"> 파기되어야 한다.</w:t>
      </w:r>
    </w:p>
    <w:p w14:paraId="6F318EFE" w14:textId="77777777" w:rsidR="00A163FE" w:rsidRPr="00D505DE" w:rsidRDefault="00A163FE" w:rsidP="006C3A5D">
      <w:pPr>
        <w:pStyle w:val="af1"/>
        <w:numPr>
          <w:ilvl w:val="0"/>
          <w:numId w:val="16"/>
        </w:numPr>
        <w:wordWrap/>
        <w:spacing w:before="24" w:after="24" w:line="276" w:lineRule="auto"/>
        <w:ind w:leftChars="0"/>
        <w:rPr>
          <w:rFonts w:asciiTheme="minorEastAsia" w:eastAsiaTheme="minorEastAsia" w:hAnsiTheme="minorEastAsia"/>
        </w:rPr>
      </w:pPr>
      <w:r w:rsidRPr="00D505DE">
        <w:rPr>
          <w:rFonts w:asciiTheme="minorEastAsia" w:eastAsiaTheme="minorEastAsia" w:hAnsiTheme="minorEastAsia"/>
        </w:rPr>
        <w:t xml:space="preserve">모든 ‘기밀정보’는 </w:t>
      </w:r>
      <w:r w:rsidRPr="00D505DE">
        <w:rPr>
          <w:rFonts w:asciiTheme="minorEastAsia" w:eastAsiaTheme="minorEastAsia" w:hAnsiTheme="minorEastAsia" w:hint="eastAsia"/>
        </w:rPr>
        <w:t>기밀정보제공자</w:t>
      </w:r>
      <w:r w:rsidRPr="00D505DE">
        <w:rPr>
          <w:rFonts w:asciiTheme="minorEastAsia" w:eastAsiaTheme="minorEastAsia" w:hAnsiTheme="minorEastAsia"/>
        </w:rPr>
        <w:t xml:space="preserve">의 독점적 소유이며, ‘기밀정보’의 제공은 이에 대한 지식재산권의 </w:t>
      </w:r>
      <w:proofErr w:type="spellStart"/>
      <w:r w:rsidRPr="00D505DE">
        <w:rPr>
          <w:rFonts w:asciiTheme="minorEastAsia" w:eastAsiaTheme="minorEastAsia" w:hAnsiTheme="minorEastAsia"/>
        </w:rPr>
        <w:t>실시권</w:t>
      </w:r>
      <w:proofErr w:type="spellEnd"/>
      <w:r w:rsidRPr="00D505DE">
        <w:rPr>
          <w:rFonts w:asciiTheme="minorEastAsia" w:eastAsiaTheme="minorEastAsia" w:hAnsiTheme="minorEastAsia"/>
        </w:rPr>
        <w:t xml:space="preserve"> 또는 사용권을 </w:t>
      </w:r>
      <w:r w:rsidRPr="00D505DE">
        <w:rPr>
          <w:rFonts w:asciiTheme="minorEastAsia" w:eastAsiaTheme="minorEastAsia" w:hAnsiTheme="minorEastAsia" w:hint="eastAsia"/>
        </w:rPr>
        <w:t>기밀정보</w:t>
      </w:r>
      <w:r w:rsidRPr="00D505DE">
        <w:rPr>
          <w:rFonts w:asciiTheme="minorEastAsia" w:eastAsiaTheme="minorEastAsia" w:hAnsiTheme="minorEastAsia"/>
        </w:rPr>
        <w:t>수령자에게 허여하는 것이 아님을 확인한다.</w:t>
      </w:r>
    </w:p>
    <w:p w14:paraId="006A8D07" w14:textId="5CEAC7B5" w:rsidR="00642EE0" w:rsidRPr="00D505DE" w:rsidRDefault="00A163FE" w:rsidP="006C3A5D">
      <w:pPr>
        <w:pStyle w:val="af1"/>
        <w:numPr>
          <w:ilvl w:val="0"/>
          <w:numId w:val="16"/>
        </w:numPr>
        <w:wordWrap/>
        <w:spacing w:before="24" w:after="24" w:line="276" w:lineRule="auto"/>
        <w:ind w:leftChars="0"/>
        <w:jc w:val="left"/>
        <w:rPr>
          <w:rFonts w:asciiTheme="minorEastAsia" w:eastAsiaTheme="minorEastAsia" w:hAnsiTheme="minorEastAsia"/>
        </w:rPr>
      </w:pPr>
      <w:r w:rsidRPr="00D505DE">
        <w:rPr>
          <w:rFonts w:asciiTheme="minorEastAsia" w:eastAsiaTheme="minorEastAsia" w:hAnsiTheme="minorEastAsia"/>
        </w:rPr>
        <w:t xml:space="preserve">본 조의 의무는 </w:t>
      </w:r>
      <w:r w:rsidRPr="00D505DE">
        <w:rPr>
          <w:rFonts w:asciiTheme="minorEastAsia" w:eastAsiaTheme="minorEastAsia" w:hAnsiTheme="minorEastAsia" w:hint="eastAsia"/>
        </w:rPr>
        <w:t>본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계약의</w:t>
      </w:r>
      <w:r w:rsidRPr="00D505DE">
        <w:rPr>
          <w:rFonts w:asciiTheme="minorEastAsia" w:eastAsiaTheme="minorEastAsia" w:hAnsiTheme="minorEastAsia"/>
        </w:rPr>
        <w:t xml:space="preserve"> 계약기간이 종료된 이후 3년간 유효하게 적용</w:t>
      </w:r>
      <w:r w:rsidR="00265899" w:rsidRPr="00D505DE">
        <w:rPr>
          <w:rFonts w:asciiTheme="minorEastAsia" w:eastAsiaTheme="minorEastAsia" w:hAnsiTheme="minorEastAsia" w:hint="eastAsia"/>
        </w:rPr>
        <w:t>된다.</w:t>
      </w:r>
    </w:p>
    <w:p w14:paraId="2B92595D" w14:textId="77777777" w:rsidR="00265899" w:rsidRPr="00D505DE" w:rsidRDefault="00265899" w:rsidP="008A3D9D">
      <w:pPr>
        <w:pStyle w:val="af1"/>
        <w:wordWrap/>
        <w:spacing w:before="24" w:after="24" w:line="276" w:lineRule="auto"/>
        <w:ind w:leftChars="0" w:left="542"/>
        <w:jc w:val="left"/>
        <w:rPr>
          <w:rFonts w:asciiTheme="minorEastAsia" w:eastAsiaTheme="minorEastAsia" w:hAnsiTheme="minorEastAsia"/>
        </w:rPr>
      </w:pPr>
    </w:p>
    <w:p w14:paraId="12B10875" w14:textId="3073329B" w:rsidR="00D156A4" w:rsidRPr="00D505DE" w:rsidRDefault="00D156A4" w:rsidP="006C3A5D">
      <w:pPr>
        <w:pStyle w:val="af1"/>
        <w:numPr>
          <w:ilvl w:val="0"/>
          <w:numId w:val="5"/>
        </w:numPr>
        <w:wordWrap/>
        <w:spacing w:line="276" w:lineRule="auto"/>
        <w:ind w:leftChars="0"/>
        <w:jc w:val="left"/>
        <w:rPr>
          <w:rFonts w:asciiTheme="minorEastAsia" w:eastAsiaTheme="minorEastAsia" w:hAnsiTheme="minorEastAsia"/>
          <w:b/>
        </w:rPr>
      </w:pPr>
      <w:r w:rsidRPr="00D505DE">
        <w:rPr>
          <w:rFonts w:asciiTheme="minorEastAsia" w:eastAsiaTheme="minorEastAsia" w:hAnsiTheme="minorEastAsia"/>
          <w:b/>
        </w:rPr>
        <w:t>(</w:t>
      </w:r>
      <w:r w:rsidRPr="00D505DE">
        <w:rPr>
          <w:rFonts w:asciiTheme="minorEastAsia" w:eastAsiaTheme="minorEastAsia" w:hAnsiTheme="minorEastAsia" w:hint="eastAsia"/>
          <w:b/>
        </w:rPr>
        <w:t>계약</w:t>
      </w:r>
      <w:r w:rsidRPr="00D505DE">
        <w:rPr>
          <w:rFonts w:asciiTheme="minorEastAsia" w:eastAsiaTheme="minorEastAsia" w:hAnsiTheme="minorEastAsia"/>
          <w:b/>
        </w:rPr>
        <w:t xml:space="preserve"> </w:t>
      </w:r>
      <w:r w:rsidR="003115FA" w:rsidRPr="00D505DE">
        <w:rPr>
          <w:rFonts w:asciiTheme="minorEastAsia" w:eastAsiaTheme="minorEastAsia" w:hAnsiTheme="minorEastAsia" w:hint="eastAsia"/>
          <w:b/>
        </w:rPr>
        <w:t>해지</w:t>
      </w:r>
      <w:r w:rsidRPr="00D505DE">
        <w:rPr>
          <w:rFonts w:asciiTheme="minorEastAsia" w:eastAsiaTheme="minorEastAsia" w:hAnsiTheme="minorEastAsia"/>
          <w:b/>
        </w:rPr>
        <w:t>)</w:t>
      </w:r>
    </w:p>
    <w:p w14:paraId="4B0503C7" w14:textId="360A4662" w:rsidR="00B4726D" w:rsidRPr="00D505DE" w:rsidRDefault="00FF2374" w:rsidP="006C3A5D">
      <w:pPr>
        <w:pStyle w:val="af1"/>
        <w:numPr>
          <w:ilvl w:val="0"/>
          <w:numId w:val="14"/>
        </w:numPr>
        <w:wordWrap/>
        <w:spacing w:before="24" w:after="24" w:line="276" w:lineRule="auto"/>
        <w:ind w:leftChars="0"/>
        <w:rPr>
          <w:rFonts w:asciiTheme="minorEastAsia" w:eastAsiaTheme="minorEastAsia" w:hAnsiTheme="minorEastAsia"/>
        </w:rPr>
      </w:pPr>
      <w:r w:rsidRPr="00D505DE">
        <w:rPr>
          <w:rFonts w:asciiTheme="minorEastAsia" w:eastAsiaTheme="minorEastAsia" w:hAnsiTheme="minorEastAsia"/>
        </w:rPr>
        <w:t>‘고객’</w:t>
      </w:r>
      <w:r w:rsidR="008E1AF3" w:rsidRPr="00D505DE">
        <w:rPr>
          <w:rFonts w:asciiTheme="minorEastAsia" w:eastAsiaTheme="minorEastAsia" w:hAnsiTheme="minorEastAsia" w:hint="eastAsia"/>
        </w:rPr>
        <w:t>이</w:t>
      </w:r>
      <w:r w:rsidR="003115FA" w:rsidRPr="00D505DE">
        <w:rPr>
          <w:rFonts w:asciiTheme="minorEastAsia" w:eastAsiaTheme="minorEastAsia" w:hAnsiTheme="minorEastAsia"/>
        </w:rPr>
        <w:t xml:space="preserve"> </w:t>
      </w:r>
      <w:r w:rsidR="002A744B" w:rsidRPr="00D505DE">
        <w:rPr>
          <w:rFonts w:asciiTheme="minorEastAsia" w:eastAsiaTheme="minorEastAsia" w:hAnsiTheme="minorEastAsia" w:hint="eastAsia"/>
        </w:rPr>
        <w:t>본</w:t>
      </w:r>
      <w:r w:rsidR="002A744B" w:rsidRPr="00D505DE">
        <w:rPr>
          <w:rFonts w:asciiTheme="minorEastAsia" w:eastAsiaTheme="minorEastAsia" w:hAnsiTheme="minorEastAsia"/>
        </w:rPr>
        <w:t xml:space="preserve"> 계약기간 중 본 계약을 해지하고자 하는 경우 </w:t>
      </w:r>
      <w:r w:rsidR="003115FA" w:rsidRPr="00D505DE">
        <w:rPr>
          <w:rFonts w:asciiTheme="minorEastAsia" w:eastAsiaTheme="minorEastAsia" w:hAnsiTheme="minorEastAsia"/>
        </w:rPr>
        <w:t>30</w:t>
      </w:r>
      <w:r w:rsidR="003115FA" w:rsidRPr="00D505DE">
        <w:rPr>
          <w:rFonts w:asciiTheme="minorEastAsia" w:eastAsiaTheme="minorEastAsia" w:hAnsiTheme="minorEastAsia" w:hint="eastAsia"/>
        </w:rPr>
        <w:t>일</w:t>
      </w:r>
      <w:r w:rsidR="003115FA" w:rsidRPr="00D505DE">
        <w:rPr>
          <w:rFonts w:asciiTheme="minorEastAsia" w:eastAsiaTheme="minorEastAsia" w:hAnsiTheme="minorEastAsia"/>
        </w:rPr>
        <w:t xml:space="preserve"> 전</w:t>
      </w:r>
      <w:r w:rsidR="002A744B" w:rsidRPr="00D505DE">
        <w:rPr>
          <w:rFonts w:asciiTheme="minorEastAsia" w:eastAsiaTheme="minorEastAsia" w:hAnsiTheme="minorEastAsia" w:hint="eastAsia"/>
        </w:rPr>
        <w:t>에</w:t>
      </w:r>
      <w:r w:rsidR="003115FA" w:rsidRPr="00D505DE">
        <w:rPr>
          <w:rFonts w:asciiTheme="minorEastAsia" w:eastAsiaTheme="minorEastAsia" w:hAnsiTheme="minorEastAsia"/>
        </w:rPr>
        <w:t xml:space="preserve"> </w:t>
      </w:r>
      <w:r w:rsidR="00222F8A" w:rsidRPr="00D505DE">
        <w:rPr>
          <w:rFonts w:asciiTheme="minorEastAsia" w:eastAsiaTheme="minorEastAsia" w:hAnsiTheme="minorEastAsia"/>
        </w:rPr>
        <w:t>‘회사’</w:t>
      </w:r>
      <w:r w:rsidR="00A22954" w:rsidRPr="00D505DE">
        <w:rPr>
          <w:rFonts w:asciiTheme="minorEastAsia" w:eastAsiaTheme="minorEastAsia" w:hAnsiTheme="minorEastAsia" w:hint="eastAsia"/>
        </w:rPr>
        <w:t>에</w:t>
      </w:r>
      <w:r w:rsidR="002A744B" w:rsidRPr="00D505DE">
        <w:rPr>
          <w:rFonts w:asciiTheme="minorEastAsia" w:eastAsiaTheme="minorEastAsia" w:hAnsiTheme="minorEastAsia"/>
        </w:rPr>
        <w:t xml:space="preserve"> </w:t>
      </w:r>
      <w:r w:rsidR="002A744B" w:rsidRPr="00D505DE">
        <w:rPr>
          <w:rFonts w:asciiTheme="minorEastAsia" w:eastAsiaTheme="minorEastAsia" w:hAnsiTheme="minorEastAsia" w:hint="eastAsia"/>
        </w:rPr>
        <w:t>대한</w:t>
      </w:r>
      <w:r w:rsidR="002A744B" w:rsidRPr="00D505DE">
        <w:rPr>
          <w:rFonts w:asciiTheme="minorEastAsia" w:eastAsiaTheme="minorEastAsia" w:hAnsiTheme="minorEastAsia"/>
        </w:rPr>
        <w:t xml:space="preserve"> </w:t>
      </w:r>
      <w:r w:rsidR="003115FA" w:rsidRPr="00D505DE">
        <w:rPr>
          <w:rFonts w:asciiTheme="minorEastAsia" w:eastAsiaTheme="minorEastAsia" w:hAnsiTheme="minorEastAsia" w:hint="eastAsia"/>
        </w:rPr>
        <w:t>서면</w:t>
      </w:r>
      <w:r w:rsidR="00DC6596" w:rsidRPr="00D505DE">
        <w:rPr>
          <w:rFonts w:asciiTheme="minorEastAsia" w:eastAsiaTheme="minorEastAsia" w:hAnsiTheme="minorEastAsia"/>
        </w:rPr>
        <w:t>(</w:t>
      </w:r>
      <w:r w:rsidR="004E466D" w:rsidRPr="00D505DE">
        <w:rPr>
          <w:rFonts w:asciiTheme="minorEastAsia" w:eastAsiaTheme="minorEastAsia" w:hAnsiTheme="minorEastAsia" w:hint="eastAsia"/>
        </w:rPr>
        <w:t>이메일</w:t>
      </w:r>
      <w:r w:rsidR="00DC6596" w:rsidRPr="00D505DE">
        <w:rPr>
          <w:rFonts w:asciiTheme="minorEastAsia" w:eastAsiaTheme="minorEastAsia" w:hAnsiTheme="minorEastAsia"/>
        </w:rPr>
        <w:t xml:space="preserve"> 포함)</w:t>
      </w:r>
      <w:r w:rsidR="003115FA" w:rsidRPr="00D505DE">
        <w:rPr>
          <w:rFonts w:asciiTheme="minorEastAsia" w:eastAsiaTheme="minorEastAsia" w:hAnsiTheme="minorEastAsia"/>
        </w:rPr>
        <w:t xml:space="preserve"> </w:t>
      </w:r>
      <w:r w:rsidR="00F067E6" w:rsidRPr="00D505DE">
        <w:rPr>
          <w:rFonts w:asciiTheme="minorEastAsia" w:eastAsiaTheme="minorEastAsia" w:hAnsiTheme="minorEastAsia" w:hint="eastAsia"/>
        </w:rPr>
        <w:t>통지</w:t>
      </w:r>
      <w:r w:rsidR="002A744B" w:rsidRPr="00D505DE">
        <w:rPr>
          <w:rFonts w:asciiTheme="minorEastAsia" w:eastAsiaTheme="minorEastAsia" w:hAnsiTheme="minorEastAsia" w:hint="eastAsia"/>
        </w:rPr>
        <w:t>로</w:t>
      </w:r>
      <w:r w:rsidR="00F067E6" w:rsidRPr="00D505DE">
        <w:rPr>
          <w:rFonts w:asciiTheme="minorEastAsia" w:eastAsiaTheme="minorEastAsia" w:hAnsiTheme="minorEastAsia"/>
        </w:rPr>
        <w:t xml:space="preserve"> </w:t>
      </w:r>
      <w:r w:rsidR="002A744B" w:rsidRPr="00D505DE">
        <w:rPr>
          <w:rFonts w:asciiTheme="minorEastAsia" w:eastAsiaTheme="minorEastAsia" w:hAnsiTheme="minorEastAsia" w:hint="eastAsia"/>
        </w:rPr>
        <w:t>본</w:t>
      </w:r>
      <w:r w:rsidR="002A744B" w:rsidRPr="00D505DE">
        <w:rPr>
          <w:rFonts w:asciiTheme="minorEastAsia" w:eastAsiaTheme="minorEastAsia" w:hAnsiTheme="minorEastAsia"/>
        </w:rPr>
        <w:t xml:space="preserve"> </w:t>
      </w:r>
      <w:r w:rsidR="00F067E6" w:rsidRPr="00D505DE">
        <w:rPr>
          <w:rFonts w:asciiTheme="minorEastAsia" w:eastAsiaTheme="minorEastAsia" w:hAnsiTheme="minorEastAsia" w:hint="eastAsia"/>
        </w:rPr>
        <w:t>계</w:t>
      </w:r>
      <w:r w:rsidR="002A744B" w:rsidRPr="00D505DE">
        <w:rPr>
          <w:rFonts w:asciiTheme="minorEastAsia" w:eastAsiaTheme="minorEastAsia" w:hAnsiTheme="minorEastAsia" w:hint="eastAsia"/>
        </w:rPr>
        <w:t>약을</w:t>
      </w:r>
      <w:r w:rsidR="00F067E6" w:rsidRPr="00D505DE">
        <w:rPr>
          <w:rFonts w:asciiTheme="minorEastAsia" w:eastAsiaTheme="minorEastAsia" w:hAnsiTheme="minorEastAsia"/>
        </w:rPr>
        <w:t xml:space="preserve"> 해지할 수 있다. </w:t>
      </w:r>
      <w:r w:rsidR="00382FB9" w:rsidRPr="00D505DE">
        <w:rPr>
          <w:rFonts w:asciiTheme="minorEastAsia" w:eastAsiaTheme="minorEastAsia" w:hAnsiTheme="minorEastAsia" w:hint="eastAsia"/>
        </w:rPr>
        <w:t>이에</w:t>
      </w:r>
      <w:r w:rsidR="00382FB9" w:rsidRPr="00D505DE">
        <w:rPr>
          <w:rFonts w:asciiTheme="minorEastAsia" w:eastAsiaTheme="minorEastAsia" w:hAnsiTheme="minorEastAsia"/>
        </w:rPr>
        <w:t xml:space="preserve"> 따라 ‘</w:t>
      </w:r>
      <w:r w:rsidR="00382FB9" w:rsidRPr="00D505DE">
        <w:rPr>
          <w:rFonts w:asciiTheme="minorEastAsia" w:eastAsiaTheme="minorEastAsia" w:hAnsiTheme="minorEastAsia" w:hint="eastAsia"/>
        </w:rPr>
        <w:t>고객</w:t>
      </w:r>
      <w:r w:rsidR="00382FB9" w:rsidRPr="00D505DE">
        <w:rPr>
          <w:rFonts w:asciiTheme="minorEastAsia" w:eastAsiaTheme="minorEastAsia" w:hAnsiTheme="minorEastAsia"/>
        </w:rPr>
        <w:t>’</w:t>
      </w:r>
      <w:r w:rsidR="00382FB9" w:rsidRPr="00D505DE">
        <w:rPr>
          <w:rFonts w:asciiTheme="minorEastAsia" w:eastAsiaTheme="minorEastAsia" w:hAnsiTheme="minorEastAsia" w:hint="eastAsia"/>
        </w:rPr>
        <w:t>이</w:t>
      </w:r>
      <w:r w:rsidR="00382FB9" w:rsidRPr="00D505DE">
        <w:rPr>
          <w:rFonts w:asciiTheme="minorEastAsia" w:eastAsiaTheme="minorEastAsia" w:hAnsiTheme="minorEastAsia"/>
        </w:rPr>
        <w:t xml:space="preserve"> 본 계약을 해지하는 경우 ‘</w:t>
      </w:r>
      <w:r w:rsidR="00382FB9" w:rsidRPr="00D505DE">
        <w:rPr>
          <w:rFonts w:asciiTheme="minorEastAsia" w:eastAsiaTheme="minorEastAsia" w:hAnsiTheme="minorEastAsia" w:hint="eastAsia"/>
        </w:rPr>
        <w:t>고객</w:t>
      </w:r>
      <w:r w:rsidR="00382FB9" w:rsidRPr="00D505DE">
        <w:rPr>
          <w:rFonts w:asciiTheme="minorEastAsia" w:eastAsiaTheme="minorEastAsia" w:hAnsiTheme="minorEastAsia"/>
        </w:rPr>
        <w:t>’</w:t>
      </w:r>
      <w:r w:rsidR="00382FB9" w:rsidRPr="00D505DE">
        <w:rPr>
          <w:rFonts w:asciiTheme="minorEastAsia" w:eastAsiaTheme="minorEastAsia" w:hAnsiTheme="minorEastAsia" w:hint="eastAsia"/>
        </w:rPr>
        <w:t>은</w:t>
      </w:r>
      <w:r w:rsidR="00382FB9" w:rsidRPr="00D505DE">
        <w:rPr>
          <w:rFonts w:asciiTheme="minorEastAsia" w:eastAsiaTheme="minorEastAsia" w:hAnsiTheme="minorEastAsia"/>
        </w:rPr>
        <w:t xml:space="preserve"> 해지 시점까지 발생한 이용요금을 해지일로부터 </w:t>
      </w:r>
      <w:r w:rsidR="00F174B6" w:rsidRPr="00D505DE">
        <w:rPr>
          <w:rFonts w:asciiTheme="minorEastAsia" w:eastAsiaTheme="minorEastAsia" w:hAnsiTheme="minorEastAsia"/>
        </w:rPr>
        <w:t>30</w:t>
      </w:r>
      <w:r w:rsidR="00382FB9" w:rsidRPr="00D505DE">
        <w:rPr>
          <w:rFonts w:asciiTheme="minorEastAsia" w:eastAsiaTheme="minorEastAsia" w:hAnsiTheme="minorEastAsia" w:hint="eastAsia"/>
        </w:rPr>
        <w:t>일</w:t>
      </w:r>
      <w:r w:rsidR="00EA3E7E" w:rsidRPr="00D505DE">
        <w:rPr>
          <w:rFonts w:asciiTheme="minorEastAsia" w:eastAsiaTheme="minorEastAsia" w:hAnsiTheme="minorEastAsia"/>
        </w:rPr>
        <w:t xml:space="preserve"> </w:t>
      </w:r>
      <w:r w:rsidR="00F174B6" w:rsidRPr="00D505DE">
        <w:rPr>
          <w:rFonts w:asciiTheme="minorEastAsia" w:eastAsiaTheme="minorEastAsia" w:hAnsiTheme="minorEastAsia" w:hint="eastAsia"/>
        </w:rPr>
        <w:t>이내에</w:t>
      </w:r>
      <w:r w:rsidR="00382FB9" w:rsidRPr="00D505DE">
        <w:rPr>
          <w:rFonts w:asciiTheme="minorEastAsia" w:eastAsiaTheme="minorEastAsia" w:hAnsiTheme="minorEastAsia"/>
        </w:rPr>
        <w:t xml:space="preserve"> ‘</w:t>
      </w:r>
      <w:r w:rsidR="00382FB9" w:rsidRPr="00D505DE">
        <w:rPr>
          <w:rFonts w:asciiTheme="minorEastAsia" w:eastAsiaTheme="minorEastAsia" w:hAnsiTheme="minorEastAsia" w:hint="eastAsia"/>
        </w:rPr>
        <w:t>회사</w:t>
      </w:r>
      <w:r w:rsidR="00382FB9" w:rsidRPr="00D505DE">
        <w:rPr>
          <w:rFonts w:asciiTheme="minorEastAsia" w:eastAsiaTheme="minorEastAsia" w:hAnsiTheme="minorEastAsia"/>
        </w:rPr>
        <w:t>’</w:t>
      </w:r>
      <w:r w:rsidR="00382FB9" w:rsidRPr="00D505DE">
        <w:rPr>
          <w:rFonts w:asciiTheme="minorEastAsia" w:eastAsiaTheme="minorEastAsia" w:hAnsiTheme="minorEastAsia" w:hint="eastAsia"/>
        </w:rPr>
        <w:t>에</w:t>
      </w:r>
      <w:r w:rsidR="00382FB9" w:rsidRPr="00D505DE">
        <w:rPr>
          <w:rFonts w:asciiTheme="minorEastAsia" w:eastAsiaTheme="minorEastAsia" w:hAnsiTheme="minorEastAsia"/>
        </w:rPr>
        <w:t xml:space="preserve"> </w:t>
      </w:r>
      <w:r w:rsidR="00382FB9" w:rsidRPr="00D505DE">
        <w:rPr>
          <w:rFonts w:asciiTheme="minorEastAsia" w:eastAsiaTheme="minorEastAsia" w:hAnsiTheme="minorEastAsia" w:hint="eastAsia"/>
        </w:rPr>
        <w:t>지급해야</w:t>
      </w:r>
      <w:r w:rsidR="00382FB9" w:rsidRPr="00D505DE">
        <w:rPr>
          <w:rFonts w:asciiTheme="minorEastAsia" w:eastAsiaTheme="minorEastAsia" w:hAnsiTheme="minorEastAsia"/>
        </w:rPr>
        <w:t xml:space="preserve"> </w:t>
      </w:r>
      <w:r w:rsidR="00382FB9" w:rsidRPr="00D505DE">
        <w:rPr>
          <w:rFonts w:asciiTheme="minorEastAsia" w:eastAsiaTheme="minorEastAsia" w:hAnsiTheme="minorEastAsia" w:hint="eastAsia"/>
        </w:rPr>
        <w:t>한다</w:t>
      </w:r>
      <w:r w:rsidR="00382FB9" w:rsidRPr="00D505DE">
        <w:rPr>
          <w:rFonts w:asciiTheme="minorEastAsia" w:eastAsiaTheme="minorEastAsia" w:hAnsiTheme="minorEastAsia"/>
        </w:rPr>
        <w:t>.</w:t>
      </w:r>
    </w:p>
    <w:p w14:paraId="1A6EC69E" w14:textId="17BD5B2E" w:rsidR="003115FA" w:rsidRPr="00D505DE" w:rsidRDefault="00222F8A" w:rsidP="006C3A5D">
      <w:pPr>
        <w:pStyle w:val="af1"/>
        <w:numPr>
          <w:ilvl w:val="0"/>
          <w:numId w:val="14"/>
        </w:numPr>
        <w:wordWrap/>
        <w:spacing w:before="24" w:after="24" w:line="276" w:lineRule="auto"/>
        <w:ind w:leftChars="0"/>
        <w:rPr>
          <w:rFonts w:asciiTheme="minorEastAsia" w:eastAsiaTheme="minorEastAsia" w:hAnsiTheme="minorEastAsia"/>
        </w:rPr>
      </w:pPr>
      <w:r w:rsidRPr="00D505DE">
        <w:rPr>
          <w:rFonts w:asciiTheme="minorEastAsia" w:eastAsiaTheme="minorEastAsia" w:hAnsiTheme="minorEastAsia"/>
        </w:rPr>
        <w:t>‘회사’</w:t>
      </w:r>
      <w:r w:rsidR="004E466D" w:rsidRPr="00D505DE">
        <w:rPr>
          <w:rFonts w:asciiTheme="minorEastAsia" w:eastAsiaTheme="minorEastAsia" w:hAnsiTheme="minorEastAsia" w:hint="eastAsia"/>
        </w:rPr>
        <w:t>가</w:t>
      </w:r>
      <w:r w:rsidR="003115FA" w:rsidRPr="00D505DE">
        <w:rPr>
          <w:rFonts w:asciiTheme="minorEastAsia" w:eastAsiaTheme="minorEastAsia" w:hAnsiTheme="minorEastAsia"/>
        </w:rPr>
        <w:t xml:space="preserve"> </w:t>
      </w:r>
      <w:r w:rsidR="00A33B4F" w:rsidRPr="00D505DE">
        <w:rPr>
          <w:rFonts w:asciiTheme="minorEastAsia" w:eastAsiaTheme="minorEastAsia" w:hAnsiTheme="minorEastAsia" w:hint="eastAsia"/>
        </w:rPr>
        <w:t>본</w:t>
      </w:r>
      <w:r w:rsidR="00A33B4F" w:rsidRPr="00D505DE">
        <w:rPr>
          <w:rFonts w:asciiTheme="minorEastAsia" w:eastAsiaTheme="minorEastAsia" w:hAnsiTheme="minorEastAsia"/>
        </w:rPr>
        <w:t xml:space="preserve"> 계약기간 중 본 계약을 해지하고자 하는 경우 </w:t>
      </w:r>
      <w:r w:rsidR="00512857" w:rsidRPr="00D505DE">
        <w:rPr>
          <w:rFonts w:asciiTheme="minorEastAsia" w:eastAsiaTheme="minorEastAsia" w:hAnsiTheme="minorEastAsia"/>
        </w:rPr>
        <w:t>30</w:t>
      </w:r>
      <w:r w:rsidR="00512857" w:rsidRPr="00D505DE">
        <w:rPr>
          <w:rFonts w:asciiTheme="minorEastAsia" w:eastAsiaTheme="minorEastAsia" w:hAnsiTheme="minorEastAsia" w:hint="eastAsia"/>
        </w:rPr>
        <w:t>일</w:t>
      </w:r>
      <w:r w:rsidR="00512857" w:rsidRPr="00D505DE">
        <w:rPr>
          <w:rFonts w:asciiTheme="minorEastAsia" w:eastAsiaTheme="minorEastAsia" w:hAnsiTheme="minorEastAsia"/>
        </w:rPr>
        <w:t xml:space="preserve"> 전에 </w:t>
      </w:r>
      <w:r w:rsidR="00FF2374" w:rsidRPr="00D505DE">
        <w:rPr>
          <w:rFonts w:asciiTheme="minorEastAsia" w:eastAsiaTheme="minorEastAsia" w:hAnsiTheme="minorEastAsia"/>
        </w:rPr>
        <w:t>‘고객’</w:t>
      </w:r>
      <w:r w:rsidR="003115FA" w:rsidRPr="00D505DE">
        <w:rPr>
          <w:rFonts w:asciiTheme="minorEastAsia" w:eastAsiaTheme="minorEastAsia" w:hAnsiTheme="minorEastAsia" w:hint="eastAsia"/>
        </w:rPr>
        <w:t>에</w:t>
      </w:r>
      <w:r w:rsidR="00A33B4F" w:rsidRPr="00D505DE">
        <w:rPr>
          <w:rFonts w:asciiTheme="minorEastAsia" w:eastAsiaTheme="minorEastAsia" w:hAnsiTheme="minorEastAsia"/>
        </w:rPr>
        <w:t xml:space="preserve"> 대한</w:t>
      </w:r>
      <w:r w:rsidR="003115FA" w:rsidRPr="00D505DE">
        <w:rPr>
          <w:rFonts w:asciiTheme="minorEastAsia" w:eastAsiaTheme="minorEastAsia" w:hAnsiTheme="minorEastAsia"/>
        </w:rPr>
        <w:t xml:space="preserve"> </w:t>
      </w:r>
      <w:r w:rsidR="00B22AAB" w:rsidRPr="00D505DE">
        <w:rPr>
          <w:rFonts w:asciiTheme="minorEastAsia" w:eastAsiaTheme="minorEastAsia" w:hAnsiTheme="minorEastAsia" w:hint="eastAsia"/>
        </w:rPr>
        <w:t>서면</w:t>
      </w:r>
      <w:r w:rsidR="00512857" w:rsidRPr="00D505DE">
        <w:rPr>
          <w:rFonts w:asciiTheme="minorEastAsia" w:eastAsiaTheme="minorEastAsia" w:hAnsiTheme="minorEastAsia"/>
        </w:rPr>
        <w:t>(</w:t>
      </w:r>
      <w:r w:rsidR="009F60CE" w:rsidRPr="00D505DE">
        <w:rPr>
          <w:rFonts w:asciiTheme="minorEastAsia" w:eastAsiaTheme="minorEastAsia" w:hAnsiTheme="minorEastAsia" w:hint="eastAsia"/>
        </w:rPr>
        <w:t>이메일</w:t>
      </w:r>
      <w:r w:rsidR="00512857" w:rsidRPr="00D505DE">
        <w:rPr>
          <w:rFonts w:asciiTheme="minorEastAsia" w:eastAsiaTheme="minorEastAsia" w:hAnsiTheme="minorEastAsia"/>
        </w:rPr>
        <w:t xml:space="preserve"> </w:t>
      </w:r>
      <w:r w:rsidR="00512857" w:rsidRPr="00D505DE">
        <w:rPr>
          <w:rFonts w:asciiTheme="minorEastAsia" w:eastAsiaTheme="minorEastAsia" w:hAnsiTheme="minorEastAsia" w:hint="eastAsia"/>
        </w:rPr>
        <w:t>포함</w:t>
      </w:r>
      <w:r w:rsidR="00512857" w:rsidRPr="00D505DE">
        <w:rPr>
          <w:rFonts w:asciiTheme="minorEastAsia" w:eastAsiaTheme="minorEastAsia" w:hAnsiTheme="minorEastAsia"/>
        </w:rPr>
        <w:t>)</w:t>
      </w:r>
      <w:r w:rsidR="00FD3A3D" w:rsidRPr="00D505DE">
        <w:rPr>
          <w:rFonts w:asciiTheme="minorEastAsia" w:eastAsiaTheme="minorEastAsia" w:hAnsiTheme="minorEastAsia"/>
        </w:rPr>
        <w:t xml:space="preserve"> </w:t>
      </w:r>
      <w:r w:rsidR="003115FA" w:rsidRPr="00D505DE">
        <w:rPr>
          <w:rFonts w:asciiTheme="minorEastAsia" w:eastAsiaTheme="minorEastAsia" w:hAnsiTheme="minorEastAsia" w:hint="eastAsia"/>
        </w:rPr>
        <w:t>통</w:t>
      </w:r>
      <w:r w:rsidR="00F067E6" w:rsidRPr="00D505DE">
        <w:rPr>
          <w:rFonts w:asciiTheme="minorEastAsia" w:eastAsiaTheme="minorEastAsia" w:hAnsiTheme="minorEastAsia" w:hint="eastAsia"/>
        </w:rPr>
        <w:t>지</w:t>
      </w:r>
      <w:r w:rsidR="00A33B4F" w:rsidRPr="00D505DE">
        <w:rPr>
          <w:rFonts w:asciiTheme="minorEastAsia" w:eastAsiaTheme="minorEastAsia" w:hAnsiTheme="minorEastAsia" w:hint="eastAsia"/>
        </w:rPr>
        <w:t>로</w:t>
      </w:r>
      <w:r w:rsidR="00A33B4F" w:rsidRPr="00D505DE">
        <w:rPr>
          <w:rFonts w:asciiTheme="minorEastAsia" w:eastAsiaTheme="minorEastAsia" w:hAnsiTheme="minorEastAsia"/>
        </w:rPr>
        <w:t xml:space="preserve"> </w:t>
      </w:r>
      <w:r w:rsidR="00A33B4F" w:rsidRPr="00D505DE">
        <w:rPr>
          <w:rFonts w:asciiTheme="minorEastAsia" w:eastAsiaTheme="minorEastAsia" w:hAnsiTheme="minorEastAsia" w:hint="eastAsia"/>
        </w:rPr>
        <w:t>본</w:t>
      </w:r>
      <w:r w:rsidR="00F067E6" w:rsidRPr="00D505DE">
        <w:rPr>
          <w:rFonts w:asciiTheme="minorEastAsia" w:eastAsiaTheme="minorEastAsia" w:hAnsiTheme="minorEastAsia"/>
        </w:rPr>
        <w:t xml:space="preserve"> 계약</w:t>
      </w:r>
      <w:r w:rsidR="00A33B4F" w:rsidRPr="00D505DE">
        <w:rPr>
          <w:rFonts w:asciiTheme="minorEastAsia" w:eastAsiaTheme="minorEastAsia" w:hAnsiTheme="minorEastAsia" w:hint="eastAsia"/>
        </w:rPr>
        <w:t>을</w:t>
      </w:r>
      <w:r w:rsidR="00A33B4F" w:rsidRPr="00D505DE">
        <w:rPr>
          <w:rFonts w:asciiTheme="minorEastAsia" w:eastAsiaTheme="minorEastAsia" w:hAnsiTheme="minorEastAsia"/>
        </w:rPr>
        <w:t xml:space="preserve"> </w:t>
      </w:r>
      <w:r w:rsidR="00F067E6" w:rsidRPr="00D505DE">
        <w:rPr>
          <w:rFonts w:asciiTheme="minorEastAsia" w:eastAsiaTheme="minorEastAsia" w:hAnsiTheme="minorEastAsia" w:hint="eastAsia"/>
        </w:rPr>
        <w:t>해지할</w:t>
      </w:r>
      <w:r w:rsidR="00F067E6" w:rsidRPr="00D505DE">
        <w:rPr>
          <w:rFonts w:asciiTheme="minorEastAsia" w:eastAsiaTheme="minorEastAsia" w:hAnsiTheme="minorEastAsia"/>
        </w:rPr>
        <w:t xml:space="preserve"> </w:t>
      </w:r>
      <w:r w:rsidR="00F067E6" w:rsidRPr="00D505DE">
        <w:rPr>
          <w:rFonts w:asciiTheme="minorEastAsia" w:eastAsiaTheme="minorEastAsia" w:hAnsiTheme="minorEastAsia" w:hint="eastAsia"/>
        </w:rPr>
        <w:t>수</w:t>
      </w:r>
      <w:r w:rsidR="00F067E6" w:rsidRPr="00D505DE">
        <w:rPr>
          <w:rFonts w:asciiTheme="minorEastAsia" w:eastAsiaTheme="minorEastAsia" w:hAnsiTheme="minorEastAsia"/>
        </w:rPr>
        <w:t xml:space="preserve"> </w:t>
      </w:r>
      <w:r w:rsidR="00F067E6" w:rsidRPr="00D505DE">
        <w:rPr>
          <w:rFonts w:asciiTheme="minorEastAsia" w:eastAsiaTheme="minorEastAsia" w:hAnsiTheme="minorEastAsia" w:hint="eastAsia"/>
        </w:rPr>
        <w:t>있다</w:t>
      </w:r>
      <w:r w:rsidR="00F067E6" w:rsidRPr="00D505DE">
        <w:rPr>
          <w:rFonts w:asciiTheme="minorEastAsia" w:eastAsiaTheme="minorEastAsia" w:hAnsiTheme="minorEastAsia"/>
        </w:rPr>
        <w:t>.</w:t>
      </w:r>
      <w:r w:rsidR="00A33B4F" w:rsidRPr="00D505DE">
        <w:rPr>
          <w:rFonts w:asciiTheme="minorEastAsia" w:eastAsiaTheme="minorEastAsia" w:hAnsiTheme="minorEastAsia"/>
        </w:rPr>
        <w:t xml:space="preserve"> </w:t>
      </w:r>
    </w:p>
    <w:p w14:paraId="2C6D7219" w14:textId="39E82A5A" w:rsidR="00230D49" w:rsidRPr="00D505DE" w:rsidRDefault="00230D49" w:rsidP="006C3A5D">
      <w:pPr>
        <w:pStyle w:val="af1"/>
        <w:numPr>
          <w:ilvl w:val="0"/>
          <w:numId w:val="14"/>
        </w:numPr>
        <w:wordWrap/>
        <w:spacing w:before="24" w:after="24" w:line="276" w:lineRule="auto"/>
        <w:ind w:leftChars="0"/>
        <w:rPr>
          <w:rFonts w:asciiTheme="minorEastAsia" w:eastAsiaTheme="minorEastAsia" w:hAnsiTheme="minorEastAsia"/>
        </w:rPr>
      </w:pPr>
      <w:r w:rsidRPr="00D505DE">
        <w:rPr>
          <w:rFonts w:asciiTheme="minorEastAsia" w:eastAsiaTheme="minorEastAsia" w:hAnsiTheme="minorEastAsia"/>
        </w:rPr>
        <w:t>양 당사자 중 일방이 본 계약상의 조건을 위반하고 상대방이 그러한 위반사항을 시정 또는 이행할 것을 최고한 후 5영</w:t>
      </w:r>
      <w:r w:rsidRPr="00D505DE">
        <w:rPr>
          <w:rFonts w:asciiTheme="minorEastAsia" w:eastAsiaTheme="minorEastAsia" w:hAnsiTheme="minorEastAsia" w:hint="eastAsia"/>
        </w:rPr>
        <w:t>업</w:t>
      </w:r>
      <w:r w:rsidRPr="00D505DE">
        <w:rPr>
          <w:rFonts w:asciiTheme="minorEastAsia" w:eastAsiaTheme="minorEastAsia" w:hAnsiTheme="minorEastAsia"/>
        </w:rPr>
        <w:t>일 이내에 해당</w:t>
      </w:r>
      <w:r w:rsidR="00A300C4"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/>
        </w:rPr>
        <w:t xml:space="preserve">사항이 시정 또는 이행되지 않는 경우 서면(이메일 포함) </w:t>
      </w:r>
      <w:r w:rsidRPr="00D505DE">
        <w:rPr>
          <w:rFonts w:asciiTheme="minorEastAsia" w:eastAsiaTheme="minorEastAsia" w:hAnsiTheme="minorEastAsia" w:hint="eastAsia"/>
        </w:rPr>
        <w:t>통지</w:t>
      </w:r>
      <w:r w:rsidR="00A300C4" w:rsidRPr="00D505DE">
        <w:rPr>
          <w:rFonts w:asciiTheme="minorEastAsia" w:eastAsiaTheme="minorEastAsia" w:hAnsiTheme="minorEastAsia" w:hint="eastAsia"/>
        </w:rPr>
        <w:t>로</w:t>
      </w:r>
      <w:r w:rsidRPr="00D505DE">
        <w:rPr>
          <w:rFonts w:asciiTheme="minorEastAsia" w:eastAsiaTheme="minorEastAsia" w:hAnsiTheme="minorEastAsia"/>
        </w:rPr>
        <w:t xml:space="preserve"> 본 계약을 </w:t>
      </w:r>
      <w:r w:rsidRPr="00D505DE">
        <w:rPr>
          <w:rFonts w:asciiTheme="minorEastAsia" w:eastAsiaTheme="minorEastAsia" w:hAnsiTheme="minorEastAsia" w:hint="eastAsia"/>
        </w:rPr>
        <w:t>즉시</w:t>
      </w:r>
      <w:r w:rsidRPr="00D505DE">
        <w:rPr>
          <w:rFonts w:asciiTheme="minorEastAsia" w:eastAsiaTheme="minorEastAsia" w:hAnsiTheme="minorEastAsia"/>
        </w:rPr>
        <w:t xml:space="preserve"> 해지할 수 있다.</w:t>
      </w:r>
    </w:p>
    <w:p w14:paraId="26C66AF9" w14:textId="6E5D5648" w:rsidR="00A1403C" w:rsidRPr="00D505DE" w:rsidRDefault="00CC7F58" w:rsidP="006C3A5D">
      <w:pPr>
        <w:pStyle w:val="af1"/>
        <w:numPr>
          <w:ilvl w:val="0"/>
          <w:numId w:val="14"/>
        </w:numPr>
        <w:wordWrap/>
        <w:spacing w:before="24" w:after="24" w:line="276" w:lineRule="auto"/>
        <w:ind w:leftChars="0"/>
        <w:rPr>
          <w:rFonts w:asciiTheme="minorEastAsia" w:eastAsiaTheme="minorEastAsia" w:hAnsiTheme="minorEastAsia"/>
        </w:rPr>
      </w:pPr>
      <w:r w:rsidRPr="00D505DE">
        <w:rPr>
          <w:rFonts w:asciiTheme="minorEastAsia" w:eastAsiaTheme="minorEastAsia" w:hAnsiTheme="minorEastAsia" w:hint="eastAsia"/>
        </w:rPr>
        <w:t>전항에도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불구하고</w:t>
      </w:r>
      <w:r w:rsidRPr="00D505DE">
        <w:rPr>
          <w:rFonts w:asciiTheme="minorEastAsia" w:eastAsiaTheme="minorEastAsia" w:hAnsiTheme="minorEastAsia"/>
        </w:rPr>
        <w:t xml:space="preserve">, </w:t>
      </w:r>
      <w:r w:rsidR="00222F8A" w:rsidRPr="00D505DE">
        <w:rPr>
          <w:rFonts w:asciiTheme="minorEastAsia" w:eastAsiaTheme="minorEastAsia" w:hAnsiTheme="minorEastAsia"/>
        </w:rPr>
        <w:t>‘회사’</w:t>
      </w:r>
      <w:r w:rsidR="00A1403C" w:rsidRPr="00D505DE">
        <w:rPr>
          <w:rFonts w:asciiTheme="minorEastAsia" w:eastAsiaTheme="minorEastAsia" w:hAnsiTheme="minorEastAsia" w:hint="eastAsia"/>
        </w:rPr>
        <w:t>와</w:t>
      </w:r>
      <w:r w:rsidR="00A1403C" w:rsidRPr="00D505DE">
        <w:rPr>
          <w:rFonts w:asciiTheme="minorEastAsia" w:eastAsiaTheme="minorEastAsia" w:hAnsiTheme="minorEastAsia"/>
        </w:rPr>
        <w:t xml:space="preserve"> </w:t>
      </w:r>
      <w:r w:rsidR="00FF2374" w:rsidRPr="00D505DE">
        <w:rPr>
          <w:rFonts w:asciiTheme="minorEastAsia" w:eastAsiaTheme="minorEastAsia" w:hAnsiTheme="minorEastAsia"/>
        </w:rPr>
        <w:t>‘고객’</w:t>
      </w:r>
      <w:r w:rsidR="008E1AF3" w:rsidRPr="00D505DE">
        <w:rPr>
          <w:rFonts w:asciiTheme="minorEastAsia" w:eastAsiaTheme="minorEastAsia" w:hAnsiTheme="minorEastAsia" w:hint="eastAsia"/>
        </w:rPr>
        <w:t>은</w:t>
      </w:r>
      <w:r w:rsidR="00A1403C" w:rsidRPr="00D505DE">
        <w:rPr>
          <w:rFonts w:asciiTheme="minorEastAsia" w:eastAsiaTheme="minorEastAsia" w:hAnsiTheme="minorEastAsia"/>
        </w:rPr>
        <w:t xml:space="preserve"> 계약</w:t>
      </w:r>
      <w:r w:rsidR="00044968" w:rsidRPr="00D505DE">
        <w:rPr>
          <w:rFonts w:asciiTheme="minorEastAsia" w:eastAsiaTheme="minorEastAsia" w:hAnsiTheme="minorEastAsia"/>
        </w:rPr>
        <w:t xml:space="preserve"> </w:t>
      </w:r>
      <w:r w:rsidR="00044968" w:rsidRPr="00D505DE">
        <w:rPr>
          <w:rFonts w:asciiTheme="minorEastAsia" w:eastAsiaTheme="minorEastAsia" w:hAnsiTheme="minorEastAsia" w:hint="eastAsia"/>
        </w:rPr>
        <w:t>상대</w:t>
      </w:r>
      <w:r w:rsidR="006601E9" w:rsidRPr="00D505DE">
        <w:rPr>
          <w:rFonts w:asciiTheme="minorEastAsia" w:eastAsiaTheme="minorEastAsia" w:hAnsiTheme="minorEastAsia" w:hint="eastAsia"/>
        </w:rPr>
        <w:t>방</w:t>
      </w:r>
      <w:r w:rsidR="00044968" w:rsidRPr="00D505DE">
        <w:rPr>
          <w:rFonts w:asciiTheme="minorEastAsia" w:eastAsiaTheme="minorEastAsia" w:hAnsiTheme="minorEastAsia" w:hint="eastAsia"/>
        </w:rPr>
        <w:t>에</w:t>
      </w:r>
      <w:r w:rsidR="00044968" w:rsidRPr="00D505DE">
        <w:rPr>
          <w:rFonts w:asciiTheme="minorEastAsia" w:eastAsiaTheme="minorEastAsia" w:hAnsiTheme="minorEastAsia"/>
        </w:rPr>
        <w:t xml:space="preserve"> </w:t>
      </w:r>
      <w:r w:rsidR="00A1403C" w:rsidRPr="00D505DE">
        <w:rPr>
          <w:rFonts w:asciiTheme="minorEastAsia" w:eastAsiaTheme="minorEastAsia" w:hAnsiTheme="minorEastAsia"/>
        </w:rPr>
        <w:t xml:space="preserve">다음 </w:t>
      </w:r>
      <w:r w:rsidR="009215CA" w:rsidRPr="00D505DE">
        <w:rPr>
          <w:rFonts w:asciiTheme="minorEastAsia" w:eastAsiaTheme="minorEastAsia" w:hAnsiTheme="minorEastAsia" w:hint="eastAsia"/>
        </w:rPr>
        <w:t>각호의</w:t>
      </w:r>
      <w:r w:rsidR="009215CA" w:rsidRPr="00D505DE">
        <w:rPr>
          <w:rFonts w:asciiTheme="minorEastAsia" w:eastAsiaTheme="minorEastAsia" w:hAnsiTheme="minorEastAsia"/>
        </w:rPr>
        <w:t xml:space="preserve"> </w:t>
      </w:r>
      <w:r w:rsidR="009215CA" w:rsidRPr="00D505DE">
        <w:rPr>
          <w:rFonts w:asciiTheme="minorEastAsia" w:eastAsiaTheme="minorEastAsia" w:hAnsiTheme="minorEastAsia" w:hint="eastAsia"/>
        </w:rPr>
        <w:t>어느</w:t>
      </w:r>
      <w:r w:rsidR="009215CA" w:rsidRPr="00D505DE">
        <w:rPr>
          <w:rFonts w:asciiTheme="minorEastAsia" w:eastAsiaTheme="minorEastAsia" w:hAnsiTheme="minorEastAsia"/>
        </w:rPr>
        <w:t xml:space="preserve"> </w:t>
      </w:r>
      <w:r w:rsidR="009215CA" w:rsidRPr="00D505DE">
        <w:rPr>
          <w:rFonts w:asciiTheme="minorEastAsia" w:eastAsiaTheme="minorEastAsia" w:hAnsiTheme="minorEastAsia" w:hint="eastAsia"/>
        </w:rPr>
        <w:t>하나</w:t>
      </w:r>
      <w:r w:rsidR="00A1403C" w:rsidRPr="00D505DE">
        <w:rPr>
          <w:rFonts w:asciiTheme="minorEastAsia" w:eastAsiaTheme="minorEastAsia" w:hAnsiTheme="minorEastAsia"/>
        </w:rPr>
        <w:t xml:space="preserve">에 해당하는 사유가 발생한 경우, </w:t>
      </w:r>
      <w:r w:rsidR="00044968" w:rsidRPr="00D505DE">
        <w:rPr>
          <w:rFonts w:asciiTheme="minorEastAsia" w:eastAsiaTheme="minorEastAsia" w:hAnsiTheme="minorEastAsia" w:hint="eastAsia"/>
        </w:rPr>
        <w:t>계약</w:t>
      </w:r>
      <w:r w:rsidR="00044968" w:rsidRPr="00D505DE">
        <w:rPr>
          <w:rFonts w:asciiTheme="minorEastAsia" w:eastAsiaTheme="minorEastAsia" w:hAnsiTheme="minorEastAsia"/>
        </w:rPr>
        <w:t xml:space="preserve"> </w:t>
      </w:r>
      <w:r w:rsidR="00A1403C" w:rsidRPr="00D505DE">
        <w:rPr>
          <w:rFonts w:asciiTheme="minorEastAsia" w:eastAsiaTheme="minorEastAsia" w:hAnsiTheme="minorEastAsia"/>
        </w:rPr>
        <w:t>상대방</w:t>
      </w:r>
      <w:r w:rsidR="00DC6596" w:rsidRPr="00D505DE">
        <w:rPr>
          <w:rFonts w:asciiTheme="minorEastAsia" w:eastAsiaTheme="minorEastAsia" w:hAnsiTheme="minorEastAsia" w:hint="eastAsia"/>
        </w:rPr>
        <w:t>에</w:t>
      </w:r>
      <w:r w:rsidR="00D13875" w:rsidRPr="00D505DE">
        <w:rPr>
          <w:rFonts w:asciiTheme="minorEastAsia" w:eastAsiaTheme="minorEastAsia" w:hAnsiTheme="minorEastAsia"/>
        </w:rPr>
        <w:t xml:space="preserve"> 대한</w:t>
      </w:r>
      <w:r w:rsidR="00DC6596" w:rsidRPr="00D505DE">
        <w:rPr>
          <w:rFonts w:asciiTheme="minorEastAsia" w:eastAsiaTheme="minorEastAsia" w:hAnsiTheme="minorEastAsia"/>
        </w:rPr>
        <w:t xml:space="preserve"> </w:t>
      </w:r>
      <w:r w:rsidR="00DC6596" w:rsidRPr="00D505DE">
        <w:rPr>
          <w:rFonts w:asciiTheme="minorEastAsia" w:eastAsiaTheme="minorEastAsia" w:hAnsiTheme="minorEastAsia" w:hint="eastAsia"/>
        </w:rPr>
        <w:t>서면</w:t>
      </w:r>
      <w:r w:rsidR="00DC6596" w:rsidRPr="00D505DE">
        <w:rPr>
          <w:rFonts w:asciiTheme="minorEastAsia" w:eastAsiaTheme="minorEastAsia" w:hAnsiTheme="minorEastAsia"/>
        </w:rPr>
        <w:t xml:space="preserve">(이메일 </w:t>
      </w:r>
      <w:r w:rsidR="00DC6596" w:rsidRPr="00D505DE">
        <w:rPr>
          <w:rFonts w:asciiTheme="minorEastAsia" w:eastAsiaTheme="minorEastAsia" w:hAnsiTheme="minorEastAsia" w:hint="eastAsia"/>
        </w:rPr>
        <w:t>포함</w:t>
      </w:r>
      <w:r w:rsidR="00DC6596" w:rsidRPr="00D505DE">
        <w:rPr>
          <w:rFonts w:asciiTheme="minorEastAsia" w:eastAsiaTheme="minorEastAsia" w:hAnsiTheme="minorEastAsia"/>
        </w:rPr>
        <w:t>)</w:t>
      </w:r>
      <w:r w:rsidR="00044968" w:rsidRPr="00D505DE">
        <w:rPr>
          <w:rFonts w:asciiTheme="minorEastAsia" w:eastAsiaTheme="minorEastAsia" w:hAnsiTheme="minorEastAsia"/>
        </w:rPr>
        <w:t xml:space="preserve"> 통지의 의하여 즉시</w:t>
      </w:r>
      <w:r w:rsidR="004C0425" w:rsidRPr="00D505DE">
        <w:rPr>
          <w:rFonts w:asciiTheme="minorEastAsia" w:eastAsiaTheme="minorEastAsia" w:hAnsiTheme="minorEastAsia"/>
        </w:rPr>
        <w:t xml:space="preserve"> </w:t>
      </w:r>
      <w:r w:rsidR="00DC6596" w:rsidRPr="00D505DE">
        <w:rPr>
          <w:rFonts w:asciiTheme="minorEastAsia" w:eastAsiaTheme="minorEastAsia" w:hAnsiTheme="minorEastAsia" w:hint="eastAsia"/>
        </w:rPr>
        <w:t>본</w:t>
      </w:r>
      <w:r w:rsidR="00DC6596" w:rsidRPr="00D505DE">
        <w:rPr>
          <w:rFonts w:asciiTheme="minorEastAsia" w:eastAsiaTheme="minorEastAsia" w:hAnsiTheme="minorEastAsia"/>
        </w:rPr>
        <w:t xml:space="preserve"> </w:t>
      </w:r>
      <w:r w:rsidR="00DC6596" w:rsidRPr="00D505DE">
        <w:rPr>
          <w:rFonts w:asciiTheme="minorEastAsia" w:eastAsiaTheme="minorEastAsia" w:hAnsiTheme="minorEastAsia" w:hint="eastAsia"/>
        </w:rPr>
        <w:t>계약</w:t>
      </w:r>
      <w:r w:rsidR="00A07835" w:rsidRPr="00D505DE">
        <w:rPr>
          <w:rFonts w:asciiTheme="minorEastAsia" w:eastAsiaTheme="minorEastAsia" w:hAnsiTheme="minorEastAsia" w:hint="eastAsia"/>
        </w:rPr>
        <w:t>을</w:t>
      </w:r>
      <w:r w:rsidR="00A07835" w:rsidRPr="00D505DE">
        <w:rPr>
          <w:rFonts w:asciiTheme="minorEastAsia" w:eastAsiaTheme="minorEastAsia" w:hAnsiTheme="minorEastAsia"/>
        </w:rPr>
        <w:t xml:space="preserve"> </w:t>
      </w:r>
      <w:r w:rsidR="00A07835" w:rsidRPr="00D505DE">
        <w:rPr>
          <w:rFonts w:asciiTheme="minorEastAsia" w:eastAsiaTheme="minorEastAsia" w:hAnsiTheme="minorEastAsia" w:hint="eastAsia"/>
        </w:rPr>
        <w:t>해지할</w:t>
      </w:r>
      <w:r w:rsidR="00A07835" w:rsidRPr="00D505DE">
        <w:rPr>
          <w:rFonts w:asciiTheme="minorEastAsia" w:eastAsiaTheme="minorEastAsia" w:hAnsiTheme="minorEastAsia"/>
        </w:rPr>
        <w:t xml:space="preserve"> </w:t>
      </w:r>
      <w:r w:rsidR="00A07835" w:rsidRPr="00D505DE">
        <w:rPr>
          <w:rFonts w:asciiTheme="minorEastAsia" w:eastAsiaTheme="minorEastAsia" w:hAnsiTheme="minorEastAsia" w:hint="eastAsia"/>
        </w:rPr>
        <w:t>수</w:t>
      </w:r>
      <w:r w:rsidR="00A07835" w:rsidRPr="00D505DE">
        <w:rPr>
          <w:rFonts w:asciiTheme="minorEastAsia" w:eastAsiaTheme="minorEastAsia" w:hAnsiTheme="minorEastAsia"/>
        </w:rPr>
        <w:t xml:space="preserve"> </w:t>
      </w:r>
      <w:r w:rsidR="00A07835" w:rsidRPr="00D505DE">
        <w:rPr>
          <w:rFonts w:asciiTheme="minorEastAsia" w:eastAsiaTheme="minorEastAsia" w:hAnsiTheme="minorEastAsia" w:hint="eastAsia"/>
        </w:rPr>
        <w:t>있</w:t>
      </w:r>
      <w:r w:rsidR="004C0425" w:rsidRPr="00D505DE">
        <w:rPr>
          <w:rFonts w:asciiTheme="minorEastAsia" w:eastAsiaTheme="minorEastAsia" w:hAnsiTheme="minorEastAsia" w:hint="eastAsia"/>
        </w:rPr>
        <w:t>다</w:t>
      </w:r>
      <w:r w:rsidR="004C0425" w:rsidRPr="00D505DE">
        <w:rPr>
          <w:rFonts w:asciiTheme="minorEastAsia" w:eastAsiaTheme="minorEastAsia" w:hAnsiTheme="minorEastAsia"/>
        </w:rPr>
        <w:t>.</w:t>
      </w:r>
    </w:p>
    <w:p w14:paraId="2502A88D" w14:textId="77777777" w:rsidR="008E1AF3" w:rsidRPr="00D505DE" w:rsidRDefault="008E1AF3" w:rsidP="006C3A5D">
      <w:pPr>
        <w:numPr>
          <w:ilvl w:val="0"/>
          <w:numId w:val="7"/>
        </w:numPr>
        <w:wordWrap/>
        <w:autoSpaceDE w:val="0"/>
        <w:autoSpaceDN w:val="0"/>
        <w:adjustRightInd/>
        <w:spacing w:line="276" w:lineRule="auto"/>
        <w:textAlignment w:val="auto"/>
        <w:rPr>
          <w:rFonts w:asciiTheme="minorEastAsia" w:eastAsiaTheme="minorEastAsia" w:hAnsiTheme="minorEastAsia"/>
        </w:rPr>
      </w:pPr>
      <w:r w:rsidRPr="00D505DE">
        <w:rPr>
          <w:rFonts w:asciiTheme="minorEastAsia" w:eastAsiaTheme="minorEastAsia" w:hAnsiTheme="minorEastAsia" w:hint="eastAsia"/>
        </w:rPr>
        <w:t>발행한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어음</w:t>
      </w:r>
      <w:r w:rsidRPr="00D505DE">
        <w:rPr>
          <w:rFonts w:asciiTheme="minorEastAsia" w:eastAsiaTheme="minorEastAsia" w:hAnsiTheme="minorEastAsia"/>
        </w:rPr>
        <w:t xml:space="preserve">, </w:t>
      </w:r>
      <w:r w:rsidRPr="00D505DE">
        <w:rPr>
          <w:rFonts w:asciiTheme="minorEastAsia" w:eastAsiaTheme="minorEastAsia" w:hAnsiTheme="minorEastAsia" w:hint="eastAsia"/>
        </w:rPr>
        <w:t>수표가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부도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또는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거래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정지된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경우</w:t>
      </w:r>
    </w:p>
    <w:p w14:paraId="7208F7BF" w14:textId="77777777" w:rsidR="008E1AF3" w:rsidRPr="00D505DE" w:rsidRDefault="008E1AF3" w:rsidP="006C3A5D">
      <w:pPr>
        <w:numPr>
          <w:ilvl w:val="0"/>
          <w:numId w:val="7"/>
        </w:numPr>
        <w:wordWrap/>
        <w:autoSpaceDE w:val="0"/>
        <w:autoSpaceDN w:val="0"/>
        <w:adjustRightInd/>
        <w:spacing w:line="276" w:lineRule="auto"/>
        <w:textAlignment w:val="auto"/>
        <w:rPr>
          <w:rFonts w:asciiTheme="minorEastAsia" w:eastAsiaTheme="minorEastAsia" w:hAnsiTheme="minorEastAsia"/>
        </w:rPr>
      </w:pPr>
      <w:r w:rsidRPr="00D505DE">
        <w:rPr>
          <w:rFonts w:asciiTheme="minorEastAsia" w:eastAsiaTheme="minorEastAsia" w:hAnsiTheme="minorEastAsia" w:hint="eastAsia"/>
        </w:rPr>
        <w:t>파산</w:t>
      </w:r>
      <w:r w:rsidRPr="00D505DE">
        <w:rPr>
          <w:rFonts w:asciiTheme="minorEastAsia" w:eastAsiaTheme="minorEastAsia" w:hAnsiTheme="minorEastAsia"/>
        </w:rPr>
        <w:t xml:space="preserve">, </w:t>
      </w:r>
      <w:r w:rsidRPr="00D505DE">
        <w:rPr>
          <w:rFonts w:asciiTheme="minorEastAsia" w:eastAsiaTheme="minorEastAsia" w:hAnsiTheme="minorEastAsia" w:hint="eastAsia"/>
        </w:rPr>
        <w:t>화의</w:t>
      </w:r>
      <w:r w:rsidRPr="00D505DE">
        <w:rPr>
          <w:rFonts w:asciiTheme="minorEastAsia" w:eastAsiaTheme="minorEastAsia" w:hAnsiTheme="minorEastAsia"/>
        </w:rPr>
        <w:t xml:space="preserve">, </w:t>
      </w:r>
      <w:r w:rsidRPr="00D505DE">
        <w:rPr>
          <w:rFonts w:asciiTheme="minorEastAsia" w:eastAsiaTheme="minorEastAsia" w:hAnsiTheme="minorEastAsia" w:hint="eastAsia"/>
        </w:rPr>
        <w:t>회사정리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및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기타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이와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유사한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절차를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신청하거나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당한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경우</w:t>
      </w:r>
    </w:p>
    <w:p w14:paraId="5D154203" w14:textId="77777777" w:rsidR="008E1AF3" w:rsidRPr="00D505DE" w:rsidRDefault="008E1AF3" w:rsidP="006C3A5D">
      <w:pPr>
        <w:numPr>
          <w:ilvl w:val="0"/>
          <w:numId w:val="7"/>
        </w:numPr>
        <w:wordWrap/>
        <w:autoSpaceDE w:val="0"/>
        <w:autoSpaceDN w:val="0"/>
        <w:adjustRightInd/>
        <w:spacing w:line="276" w:lineRule="auto"/>
        <w:textAlignment w:val="auto"/>
        <w:rPr>
          <w:rFonts w:asciiTheme="minorEastAsia" w:eastAsiaTheme="minorEastAsia" w:hAnsiTheme="minorEastAsia"/>
        </w:rPr>
      </w:pPr>
      <w:r w:rsidRPr="00D505DE">
        <w:rPr>
          <w:rFonts w:asciiTheme="minorEastAsia" w:eastAsiaTheme="minorEastAsia" w:hAnsiTheme="minorEastAsia" w:hint="eastAsia"/>
        </w:rPr>
        <w:t>주요</w:t>
      </w:r>
      <w:r w:rsidR="008612B5"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재산에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체납처분을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당하거나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가압류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및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경매신청이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된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경우</w:t>
      </w:r>
    </w:p>
    <w:p w14:paraId="13924F06" w14:textId="77777777" w:rsidR="008E1AF3" w:rsidRPr="00D505DE" w:rsidRDefault="008E1AF3" w:rsidP="006C3A5D">
      <w:pPr>
        <w:numPr>
          <w:ilvl w:val="0"/>
          <w:numId w:val="7"/>
        </w:numPr>
        <w:wordWrap/>
        <w:autoSpaceDE w:val="0"/>
        <w:autoSpaceDN w:val="0"/>
        <w:adjustRightInd/>
        <w:spacing w:line="276" w:lineRule="auto"/>
        <w:textAlignment w:val="auto"/>
        <w:rPr>
          <w:rFonts w:asciiTheme="minorEastAsia" w:eastAsiaTheme="minorEastAsia" w:hAnsiTheme="minorEastAsia"/>
        </w:rPr>
      </w:pPr>
      <w:proofErr w:type="spellStart"/>
      <w:r w:rsidRPr="00D505DE">
        <w:rPr>
          <w:rFonts w:asciiTheme="minorEastAsia" w:eastAsiaTheme="minorEastAsia" w:hAnsiTheme="minorEastAsia" w:hint="eastAsia"/>
        </w:rPr>
        <w:t>관계관청으로부터</w:t>
      </w:r>
      <w:proofErr w:type="spellEnd"/>
      <w:r w:rsidRPr="00D505DE">
        <w:rPr>
          <w:rFonts w:asciiTheme="minorEastAsia" w:eastAsiaTheme="minorEastAsia" w:hAnsiTheme="minorEastAsia"/>
        </w:rPr>
        <w:t xml:space="preserve"> 영업(면허)의 취소, 정지 등의 처분을 받은 경우</w:t>
      </w:r>
    </w:p>
    <w:p w14:paraId="6EEE5C2A" w14:textId="39216720" w:rsidR="00A1403C" w:rsidRPr="00D505DE" w:rsidRDefault="008E1AF3" w:rsidP="006C3A5D">
      <w:pPr>
        <w:numPr>
          <w:ilvl w:val="0"/>
          <w:numId w:val="7"/>
        </w:numPr>
        <w:wordWrap/>
        <w:autoSpaceDE w:val="0"/>
        <w:autoSpaceDN w:val="0"/>
        <w:adjustRightInd/>
        <w:spacing w:line="276" w:lineRule="auto"/>
        <w:textAlignment w:val="auto"/>
        <w:rPr>
          <w:rFonts w:asciiTheme="minorEastAsia" w:eastAsiaTheme="minorEastAsia" w:hAnsiTheme="minorEastAsia"/>
        </w:rPr>
      </w:pPr>
      <w:r w:rsidRPr="00D505DE">
        <w:rPr>
          <w:rFonts w:asciiTheme="minorEastAsia" w:eastAsiaTheme="minorEastAsia" w:hAnsiTheme="minorEastAsia" w:hint="eastAsia"/>
        </w:rPr>
        <w:t>‘</w:t>
      </w:r>
      <w:proofErr w:type="spellStart"/>
      <w:r w:rsidRPr="00D505DE">
        <w:rPr>
          <w:rFonts w:asciiTheme="minorEastAsia" w:eastAsiaTheme="minorEastAsia" w:hAnsiTheme="minorEastAsia" w:hint="eastAsia"/>
        </w:rPr>
        <w:t>고객’이</w:t>
      </w:r>
      <w:proofErr w:type="spellEnd"/>
      <w:r w:rsidRPr="00D505DE">
        <w:rPr>
          <w:rFonts w:asciiTheme="minorEastAsia" w:eastAsiaTheme="minorEastAsia" w:hAnsiTheme="minorEastAsia"/>
        </w:rPr>
        <w:t xml:space="preserve"> ‘</w:t>
      </w:r>
      <w:proofErr w:type="spellStart"/>
      <w:r w:rsidRPr="00D505DE">
        <w:rPr>
          <w:rFonts w:asciiTheme="minorEastAsia" w:eastAsiaTheme="minorEastAsia" w:hAnsiTheme="minorEastAsia" w:hint="eastAsia"/>
        </w:rPr>
        <w:t>회사’에게</w:t>
      </w:r>
      <w:proofErr w:type="spellEnd"/>
      <w:r w:rsidRPr="00D505DE">
        <w:rPr>
          <w:rFonts w:asciiTheme="minorEastAsia" w:eastAsiaTheme="minorEastAsia" w:hAnsiTheme="minorEastAsia"/>
        </w:rPr>
        <w:t xml:space="preserve"> 지급해야 할 </w:t>
      </w:r>
      <w:r w:rsidR="00B20ECC" w:rsidRPr="00D505DE">
        <w:rPr>
          <w:rFonts w:asciiTheme="minorEastAsia" w:eastAsiaTheme="minorEastAsia" w:hAnsiTheme="minorEastAsia"/>
        </w:rPr>
        <w:t>“</w:t>
      </w:r>
      <w:r w:rsidR="00FD4614">
        <w:rPr>
          <w:rFonts w:asciiTheme="minorEastAsia" w:eastAsiaTheme="minorEastAsia" w:hAnsiTheme="minorEastAsia"/>
        </w:rPr>
        <w:t>서비스</w:t>
      </w:r>
      <w:r w:rsidR="00B20ECC" w:rsidRPr="00D505DE">
        <w:rPr>
          <w:rFonts w:asciiTheme="minorEastAsia" w:eastAsiaTheme="minorEastAsia" w:hAnsiTheme="minorEastAsia"/>
        </w:rPr>
        <w:t>”</w:t>
      </w:r>
      <w:r w:rsidR="00B20ECC" w:rsidRPr="00D505DE">
        <w:rPr>
          <w:rFonts w:asciiTheme="minorEastAsia" w:eastAsiaTheme="minorEastAsia" w:hAnsiTheme="minorEastAsia" w:hint="eastAsia"/>
        </w:rPr>
        <w:t xml:space="preserve">의 </w:t>
      </w:r>
      <w:r w:rsidRPr="00D505DE">
        <w:rPr>
          <w:rFonts w:asciiTheme="minorEastAsia" w:eastAsiaTheme="minorEastAsia" w:hAnsiTheme="minorEastAsia" w:hint="eastAsia"/>
        </w:rPr>
        <w:t>이용요금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연체일수가</w:t>
      </w:r>
      <w:r w:rsidRPr="00D505DE">
        <w:rPr>
          <w:rFonts w:asciiTheme="minorEastAsia" w:eastAsiaTheme="minorEastAsia" w:hAnsiTheme="minorEastAsia"/>
        </w:rPr>
        <w:t xml:space="preserve"> </w:t>
      </w:r>
      <w:commentRangeStart w:id="3"/>
      <w:ins w:id="4" w:author="김현주 (Hyunjoo Kim)" w:date="2025-09-24T13:12:00Z">
        <w:r w:rsidR="00DB39EB">
          <w:rPr>
            <w:rFonts w:asciiTheme="minorEastAsia" w:eastAsiaTheme="minorEastAsia" w:hAnsiTheme="minorEastAsia"/>
          </w:rPr>
          <w:t>6</w:t>
        </w:r>
      </w:ins>
      <w:del w:id="5" w:author="김현주 (Hyunjoo Kim)" w:date="2025-09-24T13:12:00Z">
        <w:r w:rsidRPr="00D505DE" w:rsidDel="00DB39EB">
          <w:rPr>
            <w:rFonts w:asciiTheme="minorEastAsia" w:eastAsiaTheme="minorEastAsia" w:hAnsiTheme="minorEastAsia"/>
          </w:rPr>
          <w:delText>3</w:delText>
        </w:r>
      </w:del>
      <w:r w:rsidRPr="00D505DE">
        <w:rPr>
          <w:rFonts w:asciiTheme="minorEastAsia" w:eastAsiaTheme="minorEastAsia" w:hAnsiTheme="minorEastAsia"/>
        </w:rPr>
        <w:t>0</w:t>
      </w:r>
      <w:commentRangeEnd w:id="3"/>
      <w:r w:rsidR="00DB39EB">
        <w:rPr>
          <w:rStyle w:val="ad"/>
        </w:rPr>
        <w:commentReference w:id="3"/>
      </w:r>
      <w:r w:rsidRPr="00D505DE">
        <w:rPr>
          <w:rFonts w:asciiTheme="minorEastAsia" w:eastAsiaTheme="minorEastAsia" w:hAnsiTheme="minorEastAsia"/>
        </w:rPr>
        <w:t xml:space="preserve">일을 </w:t>
      </w:r>
      <w:r w:rsidRPr="00D505DE">
        <w:rPr>
          <w:rFonts w:asciiTheme="minorEastAsia" w:eastAsiaTheme="minorEastAsia" w:hAnsiTheme="minorEastAsia" w:hint="eastAsia"/>
        </w:rPr>
        <w:t>초과하는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경우</w:t>
      </w:r>
    </w:p>
    <w:p w14:paraId="633923DC" w14:textId="3FB1361D" w:rsidR="008626C0" w:rsidRPr="00D505DE" w:rsidRDefault="009215CA" w:rsidP="004037CF">
      <w:pPr>
        <w:rPr>
          <w:rFonts w:asciiTheme="minorEastAsia" w:eastAsiaTheme="minorEastAsia" w:hAnsiTheme="minorEastAsia"/>
        </w:rPr>
      </w:pPr>
      <w:r w:rsidRPr="00D505DE" w:rsidDel="00AC2687">
        <w:rPr>
          <w:rFonts w:asciiTheme="minorEastAsia" w:eastAsiaTheme="minorEastAsia" w:hAnsiTheme="minorEastAsia"/>
          <w:b/>
        </w:rPr>
        <w:t xml:space="preserve"> </w:t>
      </w:r>
      <w:r w:rsidRPr="00D505DE" w:rsidDel="00AC2687">
        <w:rPr>
          <w:rFonts w:asciiTheme="minorEastAsia" w:eastAsiaTheme="minorEastAsia" w:hAnsiTheme="minorEastAsia"/>
          <w:b/>
          <w:kern w:val="2"/>
          <w:szCs w:val="24"/>
        </w:rPr>
        <w:t xml:space="preserve"> </w:t>
      </w:r>
    </w:p>
    <w:p w14:paraId="2221944D" w14:textId="335A022D" w:rsidR="008626C0" w:rsidRPr="00D505DE" w:rsidRDefault="008626C0" w:rsidP="006C3A5D">
      <w:pPr>
        <w:pStyle w:val="af1"/>
        <w:numPr>
          <w:ilvl w:val="0"/>
          <w:numId w:val="5"/>
        </w:numPr>
        <w:wordWrap/>
        <w:spacing w:line="276" w:lineRule="auto"/>
        <w:ind w:leftChars="0"/>
        <w:jc w:val="left"/>
        <w:rPr>
          <w:rFonts w:asciiTheme="minorEastAsia" w:eastAsiaTheme="minorEastAsia" w:hAnsiTheme="minorEastAsia"/>
          <w:b/>
        </w:rPr>
      </w:pPr>
      <w:r w:rsidRPr="00D505DE">
        <w:rPr>
          <w:rFonts w:asciiTheme="minorEastAsia" w:eastAsiaTheme="minorEastAsia" w:hAnsiTheme="minorEastAsia"/>
          <w:b/>
        </w:rPr>
        <w:t>(</w:t>
      </w:r>
      <w:r w:rsidRPr="00D505DE">
        <w:rPr>
          <w:rFonts w:asciiTheme="minorEastAsia" w:eastAsiaTheme="minorEastAsia" w:hAnsiTheme="minorEastAsia" w:hint="eastAsia"/>
          <w:b/>
        </w:rPr>
        <w:t>권리</w:t>
      </w:r>
      <w:r w:rsidRPr="00D505DE">
        <w:rPr>
          <w:rFonts w:asciiTheme="minorEastAsia" w:eastAsiaTheme="minorEastAsia" w:hAnsiTheme="minorEastAsia"/>
          <w:b/>
        </w:rPr>
        <w:sym w:font="Wingdings" w:char="F09E"/>
      </w:r>
      <w:r w:rsidRPr="00D505DE">
        <w:rPr>
          <w:rFonts w:asciiTheme="minorEastAsia" w:eastAsiaTheme="minorEastAsia" w:hAnsiTheme="minorEastAsia" w:hint="eastAsia"/>
          <w:b/>
        </w:rPr>
        <w:t>의무의</w:t>
      </w:r>
      <w:r w:rsidRPr="00D505DE">
        <w:rPr>
          <w:rFonts w:asciiTheme="minorEastAsia" w:eastAsiaTheme="minorEastAsia" w:hAnsiTheme="minorEastAsia"/>
          <w:b/>
        </w:rPr>
        <w:t xml:space="preserve"> </w:t>
      </w:r>
      <w:r w:rsidRPr="00D505DE">
        <w:rPr>
          <w:rFonts w:asciiTheme="minorEastAsia" w:eastAsiaTheme="minorEastAsia" w:hAnsiTheme="minorEastAsia" w:hint="eastAsia"/>
          <w:b/>
        </w:rPr>
        <w:t>양도</w:t>
      </w:r>
      <w:r w:rsidRPr="00D505DE">
        <w:rPr>
          <w:rFonts w:asciiTheme="minorEastAsia" w:eastAsiaTheme="minorEastAsia" w:hAnsiTheme="minorEastAsia"/>
          <w:b/>
        </w:rPr>
        <w:t xml:space="preserve"> </w:t>
      </w:r>
      <w:r w:rsidRPr="00D505DE">
        <w:rPr>
          <w:rFonts w:asciiTheme="minorEastAsia" w:eastAsiaTheme="minorEastAsia" w:hAnsiTheme="minorEastAsia" w:hint="eastAsia"/>
          <w:b/>
        </w:rPr>
        <w:t>등</w:t>
      </w:r>
      <w:r w:rsidRPr="00D505DE">
        <w:rPr>
          <w:rFonts w:asciiTheme="minorEastAsia" w:eastAsiaTheme="minorEastAsia" w:hAnsiTheme="minorEastAsia"/>
          <w:b/>
        </w:rPr>
        <w:t xml:space="preserve"> </w:t>
      </w:r>
      <w:r w:rsidRPr="00D505DE">
        <w:rPr>
          <w:rFonts w:asciiTheme="minorEastAsia" w:eastAsiaTheme="minorEastAsia" w:hAnsiTheme="minorEastAsia" w:hint="eastAsia"/>
          <w:b/>
        </w:rPr>
        <w:t>금지</w:t>
      </w:r>
      <w:r w:rsidRPr="00D505DE">
        <w:rPr>
          <w:rFonts w:asciiTheme="minorEastAsia" w:eastAsiaTheme="minorEastAsia" w:hAnsiTheme="minorEastAsia"/>
          <w:b/>
        </w:rPr>
        <w:t>)</w:t>
      </w:r>
    </w:p>
    <w:p w14:paraId="7D431E98" w14:textId="0BCA61D9" w:rsidR="008626C0" w:rsidRPr="00D505DE" w:rsidRDefault="008626C0" w:rsidP="0004442E">
      <w:pPr>
        <w:wordWrap/>
        <w:spacing w:before="24" w:after="24" w:line="276" w:lineRule="auto"/>
        <w:ind w:leftChars="71" w:left="142"/>
        <w:rPr>
          <w:rFonts w:asciiTheme="minorEastAsia" w:eastAsiaTheme="minorEastAsia" w:hAnsiTheme="minorEastAsia"/>
        </w:rPr>
      </w:pPr>
      <w:r w:rsidRPr="00D505DE">
        <w:rPr>
          <w:rFonts w:asciiTheme="minorEastAsia" w:eastAsiaTheme="minorEastAsia" w:hAnsiTheme="minorEastAsia" w:hint="eastAsia"/>
        </w:rPr>
        <w:t>양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당사자는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상대방의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사전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서면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동의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없이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본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계약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상의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당사자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지위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또는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권리</w:t>
      </w:r>
      <w:r w:rsidRPr="00D505DE">
        <w:rPr>
          <w:rFonts w:asciiTheme="minorEastAsia" w:eastAsiaTheme="minorEastAsia" w:hAnsiTheme="minorEastAsia"/>
        </w:rPr>
        <w:t xml:space="preserve">∙의무의 </w:t>
      </w:r>
      <w:r w:rsidRPr="00D505DE">
        <w:rPr>
          <w:rFonts w:asciiTheme="minorEastAsia" w:eastAsiaTheme="minorEastAsia" w:hAnsiTheme="minorEastAsia" w:hint="eastAsia"/>
        </w:rPr>
        <w:t>일부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또는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전부를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제</w:t>
      </w:r>
      <w:r w:rsidRPr="00D505DE">
        <w:rPr>
          <w:rFonts w:asciiTheme="minorEastAsia" w:eastAsiaTheme="minorEastAsia" w:hAnsiTheme="minorEastAsia"/>
        </w:rPr>
        <w:t>3</w:t>
      </w:r>
      <w:r w:rsidRPr="00D505DE">
        <w:rPr>
          <w:rFonts w:asciiTheme="minorEastAsia" w:eastAsiaTheme="minorEastAsia" w:hAnsiTheme="minorEastAsia" w:hint="eastAsia"/>
        </w:rPr>
        <w:t>자에게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양도</w:t>
      </w:r>
      <w:r w:rsidRPr="00D505DE">
        <w:rPr>
          <w:rFonts w:asciiTheme="minorEastAsia" w:eastAsiaTheme="minorEastAsia" w:hAnsiTheme="minorEastAsia"/>
        </w:rPr>
        <w:t xml:space="preserve">, </w:t>
      </w:r>
      <w:r w:rsidRPr="00D505DE">
        <w:rPr>
          <w:rFonts w:asciiTheme="minorEastAsia" w:eastAsiaTheme="minorEastAsia" w:hAnsiTheme="minorEastAsia" w:hint="eastAsia"/>
        </w:rPr>
        <w:t>이전하거나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이를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담보로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제공하는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등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일체의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처분행위를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하여서는</w:t>
      </w:r>
      <w:r w:rsidRPr="00D505DE">
        <w:rPr>
          <w:rFonts w:asciiTheme="minorEastAsia" w:eastAsiaTheme="minorEastAsia" w:hAnsiTheme="minorEastAsia"/>
        </w:rPr>
        <w:t xml:space="preserve"> </w:t>
      </w:r>
      <w:r w:rsidR="00EA7692" w:rsidRPr="00D505DE">
        <w:rPr>
          <w:rFonts w:asciiTheme="minorEastAsia" w:eastAsiaTheme="minorEastAsia" w:hAnsiTheme="minorEastAsia" w:hint="eastAsia"/>
        </w:rPr>
        <w:t>안된다</w:t>
      </w:r>
      <w:r w:rsidR="00EA7692" w:rsidRPr="00D505DE">
        <w:rPr>
          <w:rFonts w:asciiTheme="minorEastAsia" w:eastAsiaTheme="minorEastAsia" w:hAnsiTheme="minorEastAsia"/>
        </w:rPr>
        <w:t>.</w:t>
      </w:r>
    </w:p>
    <w:p w14:paraId="3883A269" w14:textId="77777777" w:rsidR="00B20ECC" w:rsidRPr="00D505DE" w:rsidRDefault="00B20ECC" w:rsidP="0004442E">
      <w:pPr>
        <w:wordWrap/>
        <w:spacing w:before="24" w:after="24" w:line="276" w:lineRule="auto"/>
        <w:rPr>
          <w:rFonts w:asciiTheme="minorEastAsia" w:eastAsiaTheme="minorEastAsia" w:hAnsiTheme="minorEastAsia"/>
        </w:rPr>
      </w:pPr>
    </w:p>
    <w:p w14:paraId="0C397160" w14:textId="5CFD285C" w:rsidR="00AB62E3" w:rsidRPr="00D505DE" w:rsidRDefault="00AB62E3" w:rsidP="006C3A5D">
      <w:pPr>
        <w:pStyle w:val="af1"/>
        <w:numPr>
          <w:ilvl w:val="0"/>
          <w:numId w:val="5"/>
        </w:numPr>
        <w:wordWrap/>
        <w:spacing w:line="276" w:lineRule="auto"/>
        <w:ind w:leftChars="0"/>
        <w:jc w:val="left"/>
        <w:rPr>
          <w:rFonts w:asciiTheme="minorEastAsia" w:eastAsiaTheme="minorEastAsia" w:hAnsiTheme="minorEastAsia"/>
          <w:b/>
        </w:rPr>
      </w:pPr>
      <w:r w:rsidRPr="00D505DE">
        <w:rPr>
          <w:rFonts w:asciiTheme="minorEastAsia" w:eastAsiaTheme="minorEastAsia" w:hAnsiTheme="minorEastAsia"/>
          <w:b/>
        </w:rPr>
        <w:t>(</w:t>
      </w:r>
      <w:r w:rsidRPr="00D505DE">
        <w:rPr>
          <w:rFonts w:asciiTheme="minorEastAsia" w:eastAsiaTheme="minorEastAsia" w:hAnsiTheme="minorEastAsia" w:hint="eastAsia"/>
          <w:b/>
        </w:rPr>
        <w:t>불가항력</w:t>
      </w:r>
      <w:r w:rsidRPr="00D505DE">
        <w:rPr>
          <w:rFonts w:asciiTheme="minorEastAsia" w:eastAsiaTheme="minorEastAsia" w:hAnsiTheme="minorEastAsia"/>
          <w:b/>
        </w:rPr>
        <w:t>)</w:t>
      </w:r>
    </w:p>
    <w:p w14:paraId="2182F654" w14:textId="6E449FD2" w:rsidR="00AB62E3" w:rsidRPr="00D505DE" w:rsidRDefault="00AB62E3" w:rsidP="0004442E">
      <w:pPr>
        <w:wordWrap/>
        <w:spacing w:before="24" w:after="24" w:line="276" w:lineRule="auto"/>
        <w:ind w:leftChars="71" w:left="142"/>
        <w:rPr>
          <w:rFonts w:asciiTheme="minorEastAsia" w:eastAsiaTheme="minorEastAsia" w:hAnsiTheme="minorEastAsia"/>
        </w:rPr>
      </w:pPr>
      <w:r w:rsidRPr="00D505DE">
        <w:rPr>
          <w:rFonts w:asciiTheme="minorEastAsia" w:eastAsiaTheme="minorEastAsia" w:hAnsiTheme="minorEastAsia" w:hint="eastAsia"/>
        </w:rPr>
        <w:t>본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계약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체결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이후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관련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법령의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개폐</w:t>
      </w:r>
      <w:r w:rsidRPr="00D505DE">
        <w:rPr>
          <w:rFonts w:asciiTheme="minorEastAsia" w:eastAsiaTheme="minorEastAsia" w:hAnsiTheme="minorEastAsia"/>
        </w:rPr>
        <w:t xml:space="preserve">, </w:t>
      </w:r>
      <w:r w:rsidRPr="00D505DE">
        <w:rPr>
          <w:rFonts w:asciiTheme="minorEastAsia" w:eastAsiaTheme="minorEastAsia" w:hAnsiTheme="minorEastAsia" w:hint="eastAsia"/>
        </w:rPr>
        <w:t>천재지변</w:t>
      </w:r>
      <w:r w:rsidRPr="00D505DE">
        <w:rPr>
          <w:rFonts w:asciiTheme="minorEastAsia" w:eastAsiaTheme="minorEastAsia" w:hAnsiTheme="minorEastAsia"/>
        </w:rPr>
        <w:t xml:space="preserve">, </w:t>
      </w:r>
      <w:r w:rsidRPr="00D505DE">
        <w:rPr>
          <w:rFonts w:asciiTheme="minorEastAsia" w:eastAsiaTheme="minorEastAsia" w:hAnsiTheme="minorEastAsia" w:hint="eastAsia"/>
        </w:rPr>
        <w:t>전쟁</w:t>
      </w:r>
      <w:r w:rsidRPr="00D505DE">
        <w:rPr>
          <w:rFonts w:asciiTheme="minorEastAsia" w:eastAsiaTheme="minorEastAsia" w:hAnsiTheme="minorEastAsia"/>
        </w:rPr>
        <w:t xml:space="preserve">, </w:t>
      </w:r>
      <w:r w:rsidRPr="00D505DE">
        <w:rPr>
          <w:rFonts w:asciiTheme="minorEastAsia" w:eastAsiaTheme="minorEastAsia" w:hAnsiTheme="minorEastAsia" w:hint="eastAsia"/>
        </w:rPr>
        <w:t>정부의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조치</w:t>
      </w:r>
      <w:r w:rsidRPr="00D505DE">
        <w:rPr>
          <w:rFonts w:asciiTheme="minorEastAsia" w:eastAsiaTheme="minorEastAsia" w:hAnsiTheme="minorEastAsia"/>
        </w:rPr>
        <w:t xml:space="preserve">, </w:t>
      </w:r>
      <w:r w:rsidRPr="00D505DE">
        <w:rPr>
          <w:rFonts w:asciiTheme="minorEastAsia" w:eastAsiaTheme="minorEastAsia" w:hAnsiTheme="minorEastAsia" w:hint="eastAsia"/>
        </w:rPr>
        <w:t>국제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분쟁</w:t>
      </w:r>
      <w:r w:rsidRPr="00D505DE">
        <w:rPr>
          <w:rFonts w:asciiTheme="minorEastAsia" w:eastAsiaTheme="minorEastAsia" w:hAnsiTheme="minorEastAsia"/>
        </w:rPr>
        <w:t xml:space="preserve">, </w:t>
      </w:r>
      <w:r w:rsidRPr="00D505DE">
        <w:rPr>
          <w:rFonts w:asciiTheme="minorEastAsia" w:eastAsiaTheme="minorEastAsia" w:hAnsiTheme="minorEastAsia" w:hint="eastAsia"/>
        </w:rPr>
        <w:t>기타</w:t>
      </w:r>
      <w:r w:rsidRPr="00D505DE">
        <w:rPr>
          <w:rFonts w:asciiTheme="minorEastAsia" w:eastAsiaTheme="minorEastAsia" w:hAnsiTheme="minorEastAsia"/>
        </w:rPr>
        <w:t xml:space="preserve"> ‘</w:t>
      </w:r>
      <w:r w:rsidRPr="00D505DE">
        <w:rPr>
          <w:rFonts w:asciiTheme="minorEastAsia" w:eastAsiaTheme="minorEastAsia" w:hAnsiTheme="minorEastAsia" w:hint="eastAsia"/>
        </w:rPr>
        <w:t>고객</w:t>
      </w:r>
      <w:r w:rsidRPr="00D505DE">
        <w:rPr>
          <w:rFonts w:asciiTheme="minorEastAsia" w:eastAsiaTheme="minorEastAsia" w:hAnsiTheme="minorEastAsia"/>
        </w:rPr>
        <w:t>’</w:t>
      </w:r>
      <w:r w:rsidRPr="00D505DE">
        <w:rPr>
          <w:rFonts w:asciiTheme="minorEastAsia" w:eastAsiaTheme="minorEastAsia" w:hAnsiTheme="minorEastAsia" w:hint="eastAsia"/>
        </w:rPr>
        <w:t>과</w:t>
      </w:r>
      <w:r w:rsidRPr="00D505DE">
        <w:rPr>
          <w:rFonts w:asciiTheme="minorEastAsia" w:eastAsiaTheme="minorEastAsia" w:hAnsiTheme="minorEastAsia"/>
        </w:rPr>
        <w:t xml:space="preserve"> ‘</w:t>
      </w:r>
      <w:r w:rsidRPr="00D505DE">
        <w:rPr>
          <w:rFonts w:asciiTheme="minorEastAsia" w:eastAsiaTheme="minorEastAsia" w:hAnsiTheme="minorEastAsia" w:hint="eastAsia"/>
        </w:rPr>
        <w:t>회사</w:t>
      </w:r>
      <w:r w:rsidRPr="00D505DE">
        <w:rPr>
          <w:rFonts w:asciiTheme="minorEastAsia" w:eastAsiaTheme="minorEastAsia" w:hAnsiTheme="minorEastAsia"/>
        </w:rPr>
        <w:t>’</w:t>
      </w:r>
      <w:r w:rsidRPr="00D505DE">
        <w:rPr>
          <w:rFonts w:asciiTheme="minorEastAsia" w:eastAsiaTheme="minorEastAsia" w:hAnsiTheme="minorEastAsia" w:hint="eastAsia"/>
        </w:rPr>
        <w:t>의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귀책사유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없이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그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통제범위를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벗어난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불가항력으로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인하여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계약을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이행하지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못한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경우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쌍방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모두가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그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책임을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부담하지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않으며</w:t>
      </w:r>
      <w:r w:rsidRPr="00D505DE">
        <w:rPr>
          <w:rFonts w:asciiTheme="minorEastAsia" w:eastAsiaTheme="minorEastAsia" w:hAnsiTheme="minorEastAsia"/>
        </w:rPr>
        <w:t xml:space="preserve">, </w:t>
      </w:r>
      <w:r w:rsidRPr="00D505DE">
        <w:rPr>
          <w:rFonts w:asciiTheme="minorEastAsia" w:eastAsiaTheme="minorEastAsia" w:hAnsiTheme="minorEastAsia" w:hint="eastAsia"/>
        </w:rPr>
        <w:t>쌍방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합의에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의하여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계약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내용을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변경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또는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계약을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해지할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수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있다</w:t>
      </w:r>
      <w:r w:rsidRPr="00D505DE">
        <w:rPr>
          <w:rFonts w:asciiTheme="minorEastAsia" w:eastAsiaTheme="minorEastAsia" w:hAnsiTheme="minorEastAsia"/>
        </w:rPr>
        <w:t xml:space="preserve">. </w:t>
      </w:r>
    </w:p>
    <w:p w14:paraId="494BEA69" w14:textId="77777777" w:rsidR="00AB62E3" w:rsidRPr="00D505DE" w:rsidRDefault="00AB62E3" w:rsidP="0004442E">
      <w:pPr>
        <w:wordWrap/>
        <w:spacing w:before="24" w:after="24" w:line="276" w:lineRule="auto"/>
        <w:rPr>
          <w:rFonts w:asciiTheme="minorEastAsia" w:eastAsiaTheme="minorEastAsia" w:hAnsiTheme="minorEastAsia"/>
        </w:rPr>
      </w:pPr>
    </w:p>
    <w:p w14:paraId="0C4E7EB7" w14:textId="795DAF85" w:rsidR="00057A50" w:rsidRPr="00D505DE" w:rsidRDefault="00057A50" w:rsidP="006C3A5D">
      <w:pPr>
        <w:pStyle w:val="af1"/>
        <w:numPr>
          <w:ilvl w:val="0"/>
          <w:numId w:val="5"/>
        </w:numPr>
        <w:wordWrap/>
        <w:spacing w:line="276" w:lineRule="auto"/>
        <w:ind w:leftChars="0"/>
        <w:jc w:val="left"/>
        <w:rPr>
          <w:rFonts w:asciiTheme="minorEastAsia" w:eastAsiaTheme="minorEastAsia" w:hAnsiTheme="minorEastAsia"/>
          <w:b/>
        </w:rPr>
      </w:pPr>
      <w:r w:rsidRPr="00D505DE">
        <w:rPr>
          <w:rFonts w:asciiTheme="minorEastAsia" w:eastAsiaTheme="minorEastAsia" w:hAnsiTheme="minorEastAsia"/>
          <w:b/>
        </w:rPr>
        <w:t>(</w:t>
      </w:r>
      <w:r w:rsidRPr="00D505DE">
        <w:rPr>
          <w:rFonts w:asciiTheme="minorEastAsia" w:eastAsiaTheme="minorEastAsia" w:hAnsiTheme="minorEastAsia" w:hint="eastAsia"/>
          <w:b/>
        </w:rPr>
        <w:t>면책조항</w:t>
      </w:r>
      <w:r w:rsidRPr="00D505DE">
        <w:rPr>
          <w:rFonts w:asciiTheme="minorEastAsia" w:eastAsiaTheme="minorEastAsia" w:hAnsiTheme="minorEastAsia"/>
          <w:b/>
        </w:rPr>
        <w:t>)</w:t>
      </w:r>
    </w:p>
    <w:p w14:paraId="7436AF27" w14:textId="36A745BD" w:rsidR="00EA7692" w:rsidRPr="00D505DE" w:rsidRDefault="00EA7692" w:rsidP="006C3A5D">
      <w:pPr>
        <w:pStyle w:val="af1"/>
        <w:numPr>
          <w:ilvl w:val="0"/>
          <w:numId w:val="4"/>
        </w:numPr>
        <w:wordWrap/>
        <w:spacing w:before="24" w:after="24" w:line="276" w:lineRule="auto"/>
        <w:ind w:leftChars="0"/>
        <w:rPr>
          <w:rFonts w:asciiTheme="minorEastAsia" w:eastAsiaTheme="minorEastAsia" w:hAnsiTheme="minorEastAsia"/>
        </w:rPr>
      </w:pPr>
      <w:r w:rsidRPr="00D505DE">
        <w:rPr>
          <w:rFonts w:asciiTheme="minorEastAsia" w:eastAsiaTheme="minorEastAsia" w:hAnsiTheme="minorEastAsia"/>
        </w:rPr>
        <w:t>‘</w:t>
      </w:r>
      <w:r w:rsidRPr="00D505DE">
        <w:rPr>
          <w:rFonts w:asciiTheme="minorEastAsia" w:eastAsiaTheme="minorEastAsia" w:hAnsiTheme="minorEastAsia" w:hint="eastAsia"/>
        </w:rPr>
        <w:t>회사</w:t>
      </w:r>
      <w:r w:rsidRPr="00D505DE">
        <w:rPr>
          <w:rFonts w:asciiTheme="minorEastAsia" w:eastAsiaTheme="minorEastAsia" w:hAnsiTheme="minorEastAsia"/>
        </w:rPr>
        <w:t>’</w:t>
      </w:r>
      <w:r w:rsidR="00DE59BB" w:rsidRPr="00D505DE">
        <w:rPr>
          <w:rFonts w:asciiTheme="minorEastAsia" w:eastAsiaTheme="minorEastAsia" w:hAnsiTheme="minorEastAsia" w:hint="eastAsia"/>
        </w:rPr>
        <w:t>의</w:t>
      </w:r>
      <w:r w:rsidR="00DE59BB" w:rsidRPr="00D505DE">
        <w:rPr>
          <w:rFonts w:asciiTheme="minorEastAsia" w:eastAsiaTheme="minorEastAsia" w:hAnsiTheme="minorEastAsia"/>
        </w:rPr>
        <w:t xml:space="preserve"> </w:t>
      </w:r>
      <w:r w:rsidR="00EA3E7E" w:rsidRPr="00D505DE">
        <w:rPr>
          <w:rFonts w:asciiTheme="minorEastAsia" w:eastAsiaTheme="minorEastAsia" w:hAnsiTheme="minorEastAsia"/>
        </w:rPr>
        <w:t>의무</w:t>
      </w:r>
      <w:r w:rsidR="00DE59BB" w:rsidRPr="00D505DE">
        <w:rPr>
          <w:rFonts w:asciiTheme="minorEastAsia" w:eastAsiaTheme="minorEastAsia" w:hAnsiTheme="minorEastAsia" w:hint="eastAsia"/>
        </w:rPr>
        <w:t>는</w:t>
      </w:r>
      <w:r w:rsidR="00DE59BB" w:rsidRPr="00D505DE">
        <w:rPr>
          <w:rFonts w:asciiTheme="minorEastAsia" w:eastAsiaTheme="minorEastAsia" w:hAnsiTheme="minorEastAsia"/>
        </w:rPr>
        <w:t xml:space="preserve"> </w:t>
      </w:r>
      <w:r w:rsidR="00DE59BB" w:rsidRPr="00D505DE">
        <w:rPr>
          <w:rFonts w:asciiTheme="minorEastAsia" w:eastAsiaTheme="minorEastAsia" w:hAnsiTheme="minorEastAsia" w:hint="eastAsia"/>
        </w:rPr>
        <w:t>제</w:t>
      </w:r>
      <w:r w:rsidR="00DE59BB" w:rsidRPr="00D505DE">
        <w:rPr>
          <w:rFonts w:asciiTheme="minorEastAsia" w:eastAsiaTheme="minorEastAsia" w:hAnsiTheme="minorEastAsia"/>
        </w:rPr>
        <w:t xml:space="preserve">2조에 </w:t>
      </w:r>
      <w:r w:rsidR="00DE59BB" w:rsidRPr="00D505DE">
        <w:rPr>
          <w:rFonts w:asciiTheme="minorEastAsia" w:eastAsiaTheme="minorEastAsia" w:hAnsiTheme="minorEastAsia" w:hint="eastAsia"/>
        </w:rPr>
        <w:t>따른</w:t>
      </w:r>
      <w:r w:rsidR="00DE59BB" w:rsidRPr="00D505DE">
        <w:rPr>
          <w:rFonts w:asciiTheme="minorEastAsia" w:eastAsiaTheme="minorEastAsia" w:hAnsiTheme="minorEastAsia"/>
        </w:rPr>
        <w:t xml:space="preserve"> 업무 범위에 </w:t>
      </w:r>
      <w:r w:rsidR="00AB62E3" w:rsidRPr="00D505DE">
        <w:rPr>
          <w:rFonts w:asciiTheme="minorEastAsia" w:eastAsiaTheme="minorEastAsia" w:hAnsiTheme="minorEastAsia" w:hint="eastAsia"/>
        </w:rPr>
        <w:t>한정된다</w:t>
      </w:r>
      <w:r w:rsidR="00AB62E3" w:rsidRPr="00D505DE">
        <w:rPr>
          <w:rFonts w:asciiTheme="minorEastAsia" w:eastAsiaTheme="minorEastAsia" w:hAnsiTheme="minorEastAsia"/>
        </w:rPr>
        <w:t>. ‘</w:t>
      </w:r>
      <w:r w:rsidR="00AB62E3" w:rsidRPr="00D505DE">
        <w:rPr>
          <w:rFonts w:asciiTheme="minorEastAsia" w:eastAsiaTheme="minorEastAsia" w:hAnsiTheme="minorEastAsia" w:hint="eastAsia"/>
        </w:rPr>
        <w:t>회사</w:t>
      </w:r>
      <w:r w:rsidR="00AB62E3" w:rsidRPr="00D505DE">
        <w:rPr>
          <w:rFonts w:asciiTheme="minorEastAsia" w:eastAsiaTheme="minorEastAsia" w:hAnsiTheme="minorEastAsia"/>
        </w:rPr>
        <w:t>’</w:t>
      </w:r>
      <w:r w:rsidR="00AB62E3" w:rsidRPr="00D505DE">
        <w:rPr>
          <w:rFonts w:asciiTheme="minorEastAsia" w:eastAsiaTheme="minorEastAsia" w:hAnsiTheme="minorEastAsia" w:hint="eastAsia"/>
        </w:rPr>
        <w:t>에서</w:t>
      </w:r>
      <w:r w:rsidR="00AB62E3" w:rsidRPr="00D505DE">
        <w:rPr>
          <w:rFonts w:asciiTheme="minorEastAsia" w:eastAsiaTheme="minorEastAsia" w:hAnsiTheme="minorEastAsia"/>
        </w:rPr>
        <w:t xml:space="preserve"> </w:t>
      </w:r>
      <w:r w:rsidR="00AB62E3" w:rsidRPr="00D505DE">
        <w:rPr>
          <w:rFonts w:asciiTheme="minorEastAsia" w:eastAsiaTheme="minorEastAsia" w:hAnsiTheme="minorEastAsia" w:hint="eastAsia"/>
        </w:rPr>
        <w:t>제공하지</w:t>
      </w:r>
      <w:r w:rsidR="00AB62E3" w:rsidRPr="00D505DE">
        <w:rPr>
          <w:rFonts w:asciiTheme="minorEastAsia" w:eastAsiaTheme="minorEastAsia" w:hAnsiTheme="minorEastAsia"/>
        </w:rPr>
        <w:t xml:space="preserve"> </w:t>
      </w:r>
      <w:r w:rsidR="00AB62E3" w:rsidRPr="00D505DE">
        <w:rPr>
          <w:rFonts w:asciiTheme="minorEastAsia" w:eastAsiaTheme="minorEastAsia" w:hAnsiTheme="minorEastAsia" w:hint="eastAsia"/>
        </w:rPr>
        <w:t>않는</w:t>
      </w:r>
      <w:r w:rsidR="00AB62E3" w:rsidRPr="00D505DE">
        <w:rPr>
          <w:rFonts w:asciiTheme="minorEastAsia" w:eastAsiaTheme="minorEastAsia" w:hAnsiTheme="minorEastAsia"/>
        </w:rPr>
        <w:t xml:space="preserve"> </w:t>
      </w:r>
      <w:r w:rsidR="00AB62E3" w:rsidRPr="00D505DE">
        <w:rPr>
          <w:rFonts w:asciiTheme="minorEastAsia" w:eastAsiaTheme="minorEastAsia" w:hAnsiTheme="minorEastAsia" w:hint="eastAsia"/>
        </w:rPr>
        <w:t>모든</w:t>
      </w:r>
      <w:r w:rsidR="00AB62E3" w:rsidRPr="00D505DE">
        <w:rPr>
          <w:rFonts w:asciiTheme="minorEastAsia" w:eastAsiaTheme="minorEastAsia" w:hAnsiTheme="minorEastAsia"/>
        </w:rPr>
        <w:t xml:space="preserve"> </w:t>
      </w:r>
      <w:r w:rsidR="00507A6E" w:rsidRPr="00D505DE">
        <w:rPr>
          <w:rFonts w:asciiTheme="minorEastAsia" w:eastAsiaTheme="minorEastAsia" w:hAnsiTheme="minorEastAsia" w:hint="eastAsia"/>
        </w:rPr>
        <w:t>업무</w:t>
      </w:r>
      <w:r w:rsidR="00AB62E3" w:rsidRPr="00D505DE">
        <w:rPr>
          <w:rFonts w:asciiTheme="minorEastAsia" w:eastAsiaTheme="minorEastAsia" w:hAnsiTheme="minorEastAsia"/>
        </w:rPr>
        <w:t>(</w:t>
      </w:r>
      <w:r w:rsidR="00DE59BB" w:rsidRPr="00D505DE">
        <w:rPr>
          <w:rFonts w:asciiTheme="minorEastAsia" w:eastAsiaTheme="minorEastAsia" w:hAnsiTheme="minorEastAsia"/>
        </w:rPr>
        <w:t>‘</w:t>
      </w:r>
      <w:r w:rsidR="00FD4614">
        <w:rPr>
          <w:rFonts w:asciiTheme="minorEastAsia" w:eastAsiaTheme="minorEastAsia" w:hAnsiTheme="minorEastAsia"/>
        </w:rPr>
        <w:t>서비스</w:t>
      </w:r>
      <w:r w:rsidR="00DE59BB" w:rsidRPr="00D505DE">
        <w:rPr>
          <w:rFonts w:asciiTheme="minorEastAsia" w:eastAsiaTheme="minorEastAsia" w:hAnsiTheme="minorEastAsia"/>
        </w:rPr>
        <w:t>’</w:t>
      </w:r>
      <w:r w:rsidR="00AB62E3" w:rsidRPr="00D505DE">
        <w:rPr>
          <w:rFonts w:asciiTheme="minorEastAsia" w:eastAsiaTheme="minorEastAsia" w:hAnsiTheme="minorEastAsia"/>
        </w:rPr>
        <w:t xml:space="preserve"> </w:t>
      </w:r>
      <w:r w:rsidR="00AB62E3" w:rsidRPr="00D505DE">
        <w:rPr>
          <w:rFonts w:asciiTheme="minorEastAsia" w:eastAsiaTheme="minorEastAsia" w:hAnsiTheme="minorEastAsia" w:hint="eastAsia"/>
        </w:rPr>
        <w:t>그</w:t>
      </w:r>
      <w:r w:rsidR="00AB62E3" w:rsidRPr="00D505DE">
        <w:rPr>
          <w:rFonts w:asciiTheme="minorEastAsia" w:eastAsiaTheme="minorEastAsia" w:hAnsiTheme="minorEastAsia"/>
        </w:rPr>
        <w:t xml:space="preserve"> 자체를 포함하나 이에 한정되지 않음)</w:t>
      </w:r>
      <w:r w:rsidR="00DE59BB" w:rsidRPr="00D505DE">
        <w:rPr>
          <w:rFonts w:asciiTheme="minorEastAsia" w:eastAsiaTheme="minorEastAsia" w:hAnsiTheme="minorEastAsia" w:hint="eastAsia"/>
        </w:rPr>
        <w:t>와</w:t>
      </w:r>
      <w:r w:rsidR="00DE59BB" w:rsidRPr="00D505DE">
        <w:rPr>
          <w:rFonts w:asciiTheme="minorEastAsia" w:eastAsiaTheme="minorEastAsia" w:hAnsiTheme="minorEastAsia"/>
        </w:rPr>
        <w:t xml:space="preserve"> </w:t>
      </w:r>
      <w:r w:rsidR="00DE59BB" w:rsidRPr="00D505DE">
        <w:rPr>
          <w:rFonts w:asciiTheme="minorEastAsia" w:eastAsiaTheme="minorEastAsia" w:hAnsiTheme="minorEastAsia" w:hint="eastAsia"/>
        </w:rPr>
        <w:t>관련하여</w:t>
      </w:r>
      <w:r w:rsidR="00AB62E3" w:rsidRPr="00D505DE">
        <w:rPr>
          <w:rFonts w:asciiTheme="minorEastAsia" w:eastAsiaTheme="minorEastAsia" w:hAnsiTheme="minorEastAsia"/>
        </w:rPr>
        <w:t xml:space="preserve"> </w:t>
      </w:r>
      <w:r w:rsidR="0041407D" w:rsidRPr="00D505DE">
        <w:rPr>
          <w:rFonts w:asciiTheme="minorEastAsia" w:eastAsiaTheme="minorEastAsia" w:hAnsiTheme="minorEastAsia" w:hint="eastAsia"/>
        </w:rPr>
        <w:t>발생한</w:t>
      </w:r>
      <w:r w:rsidR="0041407D" w:rsidRPr="00D505DE">
        <w:rPr>
          <w:rFonts w:asciiTheme="minorEastAsia" w:eastAsiaTheme="minorEastAsia" w:hAnsiTheme="minorEastAsia"/>
        </w:rPr>
        <w:t xml:space="preserve"> </w:t>
      </w:r>
      <w:r w:rsidR="00A91269" w:rsidRPr="00D505DE">
        <w:rPr>
          <w:rFonts w:asciiTheme="minorEastAsia" w:eastAsiaTheme="minorEastAsia" w:hAnsiTheme="minorEastAsia" w:hint="eastAsia"/>
        </w:rPr>
        <w:t>일체의</w:t>
      </w:r>
      <w:r w:rsidR="00A91269" w:rsidRPr="00D505DE">
        <w:rPr>
          <w:rFonts w:asciiTheme="minorEastAsia" w:eastAsiaTheme="minorEastAsia" w:hAnsiTheme="minorEastAsia"/>
        </w:rPr>
        <w:t xml:space="preserve"> </w:t>
      </w:r>
      <w:r w:rsidR="0041407D" w:rsidRPr="00D505DE">
        <w:rPr>
          <w:rFonts w:asciiTheme="minorEastAsia" w:eastAsiaTheme="minorEastAsia" w:hAnsiTheme="minorEastAsia"/>
        </w:rPr>
        <w:t xml:space="preserve">문제 </w:t>
      </w:r>
      <w:r w:rsidR="0041407D" w:rsidRPr="00D505DE">
        <w:rPr>
          <w:rFonts w:asciiTheme="minorEastAsia" w:eastAsiaTheme="minorEastAsia" w:hAnsiTheme="minorEastAsia" w:hint="eastAsia"/>
        </w:rPr>
        <w:t>등에</w:t>
      </w:r>
      <w:r w:rsidR="0041407D" w:rsidRPr="00D505DE">
        <w:rPr>
          <w:rFonts w:asciiTheme="minorEastAsia" w:eastAsiaTheme="minorEastAsia" w:hAnsiTheme="minorEastAsia"/>
        </w:rPr>
        <w:t xml:space="preserve"> 대하여 </w:t>
      </w:r>
      <w:r w:rsidR="00AB62E3" w:rsidRPr="00D505DE">
        <w:rPr>
          <w:rFonts w:asciiTheme="minorEastAsia" w:eastAsiaTheme="minorEastAsia" w:hAnsiTheme="minorEastAsia"/>
        </w:rPr>
        <w:t>‘</w:t>
      </w:r>
      <w:r w:rsidR="00AB62E3" w:rsidRPr="00D505DE">
        <w:rPr>
          <w:rFonts w:asciiTheme="minorEastAsia" w:eastAsiaTheme="minorEastAsia" w:hAnsiTheme="minorEastAsia" w:hint="eastAsia"/>
        </w:rPr>
        <w:t>회사</w:t>
      </w:r>
      <w:r w:rsidR="00AB62E3" w:rsidRPr="00D505DE">
        <w:rPr>
          <w:rFonts w:asciiTheme="minorEastAsia" w:eastAsiaTheme="minorEastAsia" w:hAnsiTheme="minorEastAsia"/>
        </w:rPr>
        <w:t>’</w:t>
      </w:r>
      <w:r w:rsidR="00AB62E3" w:rsidRPr="00D505DE">
        <w:rPr>
          <w:rFonts w:asciiTheme="minorEastAsia" w:eastAsiaTheme="minorEastAsia" w:hAnsiTheme="minorEastAsia" w:hint="eastAsia"/>
        </w:rPr>
        <w:t>는</w:t>
      </w:r>
      <w:r w:rsidR="00AB62E3" w:rsidRPr="00D505DE">
        <w:rPr>
          <w:rFonts w:asciiTheme="minorEastAsia" w:eastAsiaTheme="minorEastAsia" w:hAnsiTheme="minorEastAsia"/>
        </w:rPr>
        <w:t xml:space="preserve"> </w:t>
      </w:r>
      <w:r w:rsidR="00AB62E3" w:rsidRPr="00D505DE">
        <w:rPr>
          <w:rFonts w:asciiTheme="minorEastAsia" w:eastAsiaTheme="minorEastAsia" w:hAnsiTheme="minorEastAsia" w:hint="eastAsia"/>
        </w:rPr>
        <w:t>책임을</w:t>
      </w:r>
      <w:r w:rsidR="00AB62E3" w:rsidRPr="00D505DE">
        <w:rPr>
          <w:rFonts w:asciiTheme="minorEastAsia" w:eastAsiaTheme="minorEastAsia" w:hAnsiTheme="minorEastAsia"/>
        </w:rPr>
        <w:t xml:space="preserve"> </w:t>
      </w:r>
      <w:r w:rsidR="00AB62E3" w:rsidRPr="00D505DE">
        <w:rPr>
          <w:rFonts w:asciiTheme="minorEastAsia" w:eastAsiaTheme="minorEastAsia" w:hAnsiTheme="minorEastAsia" w:hint="eastAsia"/>
        </w:rPr>
        <w:t>지지</w:t>
      </w:r>
      <w:r w:rsidR="00AB62E3" w:rsidRPr="00D505DE">
        <w:rPr>
          <w:rFonts w:asciiTheme="minorEastAsia" w:eastAsiaTheme="minorEastAsia" w:hAnsiTheme="minorEastAsia"/>
        </w:rPr>
        <w:t xml:space="preserve"> </w:t>
      </w:r>
      <w:r w:rsidR="00AB62E3" w:rsidRPr="00D505DE">
        <w:rPr>
          <w:rFonts w:asciiTheme="minorEastAsia" w:eastAsiaTheme="minorEastAsia" w:hAnsiTheme="minorEastAsia" w:hint="eastAsia"/>
        </w:rPr>
        <w:t>아니한다</w:t>
      </w:r>
      <w:r w:rsidR="00AB62E3" w:rsidRPr="00D505DE">
        <w:rPr>
          <w:rFonts w:asciiTheme="minorEastAsia" w:eastAsiaTheme="minorEastAsia" w:hAnsiTheme="minorEastAsia"/>
        </w:rPr>
        <w:t xml:space="preserve">. </w:t>
      </w:r>
    </w:p>
    <w:p w14:paraId="227D0818" w14:textId="75C36532" w:rsidR="004141A2" w:rsidRPr="00D505DE" w:rsidRDefault="004141A2" w:rsidP="006C3A5D">
      <w:pPr>
        <w:pStyle w:val="af1"/>
        <w:numPr>
          <w:ilvl w:val="0"/>
          <w:numId w:val="4"/>
        </w:numPr>
        <w:wordWrap/>
        <w:spacing w:before="24" w:after="24" w:line="276" w:lineRule="auto"/>
        <w:ind w:leftChars="0"/>
        <w:rPr>
          <w:rFonts w:asciiTheme="minorEastAsia" w:eastAsiaTheme="minorEastAsia" w:hAnsiTheme="minorEastAsia"/>
        </w:rPr>
      </w:pPr>
      <w:r w:rsidRPr="00D505DE">
        <w:rPr>
          <w:rFonts w:asciiTheme="minorEastAsia" w:eastAsiaTheme="minorEastAsia" w:hAnsiTheme="minorEastAsia"/>
        </w:rPr>
        <w:t>‘</w:t>
      </w:r>
      <w:r w:rsidRPr="00D505DE">
        <w:rPr>
          <w:rFonts w:asciiTheme="minorEastAsia" w:eastAsiaTheme="minorEastAsia" w:hAnsiTheme="minorEastAsia" w:hint="eastAsia"/>
        </w:rPr>
        <w:t>회사</w:t>
      </w:r>
      <w:r w:rsidRPr="00D505DE">
        <w:rPr>
          <w:rFonts w:asciiTheme="minorEastAsia" w:eastAsiaTheme="minorEastAsia" w:hAnsiTheme="minorEastAsia"/>
        </w:rPr>
        <w:t>’</w:t>
      </w:r>
      <w:r w:rsidR="00E01055" w:rsidRPr="00D505DE">
        <w:rPr>
          <w:rFonts w:asciiTheme="minorEastAsia" w:eastAsiaTheme="minorEastAsia" w:hAnsiTheme="minorEastAsia" w:hint="eastAsia"/>
        </w:rPr>
        <w:t>는</w:t>
      </w:r>
      <w:r w:rsidR="00E01055" w:rsidRPr="00D505DE">
        <w:rPr>
          <w:rFonts w:asciiTheme="minorEastAsia" w:eastAsiaTheme="minorEastAsia" w:hAnsiTheme="minorEastAsia"/>
        </w:rPr>
        <w:t xml:space="preserve"> </w:t>
      </w:r>
      <w:r w:rsidR="00E01055" w:rsidRPr="00D505DE">
        <w:rPr>
          <w:rFonts w:asciiTheme="minorEastAsia" w:eastAsiaTheme="minorEastAsia" w:hAnsiTheme="minorEastAsia" w:hint="eastAsia"/>
        </w:rPr>
        <w:t>제</w:t>
      </w:r>
      <w:r w:rsidR="003F0D09">
        <w:rPr>
          <w:rFonts w:asciiTheme="minorEastAsia" w:eastAsiaTheme="minorEastAsia" w:hAnsiTheme="minorEastAsia"/>
        </w:rPr>
        <w:t>10</w:t>
      </w:r>
      <w:r w:rsidR="00E01055" w:rsidRPr="00D505DE">
        <w:rPr>
          <w:rFonts w:asciiTheme="minorEastAsia" w:eastAsiaTheme="minorEastAsia" w:hAnsiTheme="minorEastAsia" w:hint="eastAsia"/>
        </w:rPr>
        <w:t>조</w:t>
      </w:r>
      <w:r w:rsidR="00E01055" w:rsidRPr="00D505DE">
        <w:rPr>
          <w:rFonts w:asciiTheme="minorEastAsia" w:eastAsiaTheme="minorEastAsia" w:hAnsiTheme="minorEastAsia"/>
        </w:rPr>
        <w:t xml:space="preserve"> </w:t>
      </w:r>
      <w:r w:rsidR="00E01055" w:rsidRPr="00D505DE">
        <w:rPr>
          <w:rFonts w:asciiTheme="minorEastAsia" w:eastAsiaTheme="minorEastAsia" w:hAnsiTheme="minorEastAsia" w:hint="eastAsia"/>
        </w:rPr>
        <w:t>제</w:t>
      </w:r>
      <w:r w:rsidR="00E01055" w:rsidRPr="00D505DE">
        <w:rPr>
          <w:rFonts w:asciiTheme="minorEastAsia" w:eastAsiaTheme="minorEastAsia" w:hAnsiTheme="minorEastAsia"/>
        </w:rPr>
        <w:t xml:space="preserve">3항에 </w:t>
      </w:r>
      <w:r w:rsidR="00E01055" w:rsidRPr="00D505DE">
        <w:rPr>
          <w:rFonts w:asciiTheme="minorEastAsia" w:eastAsiaTheme="minorEastAsia" w:hAnsiTheme="minorEastAsia" w:hint="eastAsia"/>
        </w:rPr>
        <w:t>따른</w:t>
      </w:r>
      <w:r w:rsidR="00E01055" w:rsidRPr="00D505DE">
        <w:rPr>
          <w:rFonts w:asciiTheme="minorEastAsia" w:eastAsiaTheme="minorEastAsia" w:hAnsiTheme="minorEastAsia"/>
        </w:rPr>
        <w:t xml:space="preserve"> </w:t>
      </w:r>
      <w:r w:rsidR="00E01055" w:rsidRPr="00D505DE">
        <w:rPr>
          <w:rFonts w:asciiTheme="minorEastAsia" w:eastAsiaTheme="minorEastAsia" w:hAnsiTheme="minorEastAsia" w:hint="eastAsia"/>
        </w:rPr>
        <w:t>본</w:t>
      </w:r>
      <w:r w:rsidR="00E01055" w:rsidRPr="00D505DE">
        <w:rPr>
          <w:rFonts w:asciiTheme="minorEastAsia" w:eastAsiaTheme="minorEastAsia" w:hAnsiTheme="minorEastAsia"/>
        </w:rPr>
        <w:t xml:space="preserve"> </w:t>
      </w:r>
      <w:r w:rsidR="00E01055" w:rsidRPr="00D505DE">
        <w:rPr>
          <w:rFonts w:asciiTheme="minorEastAsia" w:eastAsiaTheme="minorEastAsia" w:hAnsiTheme="minorEastAsia" w:hint="eastAsia"/>
        </w:rPr>
        <w:t>계약의</w:t>
      </w:r>
      <w:r w:rsidR="00E01055" w:rsidRPr="00D505DE">
        <w:rPr>
          <w:rFonts w:asciiTheme="minorEastAsia" w:eastAsiaTheme="minorEastAsia" w:hAnsiTheme="minorEastAsia"/>
        </w:rPr>
        <w:t xml:space="preserve"> </w:t>
      </w:r>
      <w:r w:rsidR="00E01055" w:rsidRPr="00D505DE">
        <w:rPr>
          <w:rFonts w:asciiTheme="minorEastAsia" w:eastAsiaTheme="minorEastAsia" w:hAnsiTheme="minorEastAsia" w:hint="eastAsia"/>
        </w:rPr>
        <w:t>종료와</w:t>
      </w:r>
      <w:r w:rsidR="00E01055" w:rsidRPr="00D505DE">
        <w:rPr>
          <w:rFonts w:asciiTheme="minorEastAsia" w:eastAsiaTheme="minorEastAsia" w:hAnsiTheme="minorEastAsia"/>
        </w:rPr>
        <w:t xml:space="preserve"> </w:t>
      </w:r>
      <w:r w:rsidR="00E01055" w:rsidRPr="00D505DE">
        <w:rPr>
          <w:rFonts w:asciiTheme="minorEastAsia" w:eastAsiaTheme="minorEastAsia" w:hAnsiTheme="minorEastAsia" w:hint="eastAsia"/>
        </w:rPr>
        <w:t>관련하여</w:t>
      </w:r>
      <w:r w:rsidRPr="00D505DE">
        <w:rPr>
          <w:rFonts w:asciiTheme="minorEastAsia" w:eastAsiaTheme="minorEastAsia" w:hAnsiTheme="minorEastAsia"/>
        </w:rPr>
        <w:t xml:space="preserve"> </w:t>
      </w:r>
      <w:r w:rsidR="00501637" w:rsidRPr="00D505DE">
        <w:rPr>
          <w:rFonts w:asciiTheme="minorEastAsia" w:eastAsiaTheme="minorEastAsia" w:hAnsiTheme="minorEastAsia" w:hint="eastAsia"/>
        </w:rPr>
        <w:t>어떠한</w:t>
      </w:r>
      <w:r w:rsidR="00501637" w:rsidRPr="00D505DE">
        <w:rPr>
          <w:rFonts w:asciiTheme="minorEastAsia" w:eastAsiaTheme="minorEastAsia" w:hAnsiTheme="minorEastAsia"/>
        </w:rPr>
        <w:t xml:space="preserve"> </w:t>
      </w:r>
      <w:r w:rsidR="00501637" w:rsidRPr="00D505DE">
        <w:rPr>
          <w:rFonts w:asciiTheme="minorEastAsia" w:eastAsiaTheme="minorEastAsia" w:hAnsiTheme="minorEastAsia" w:hint="eastAsia"/>
        </w:rPr>
        <w:t>책임도</w:t>
      </w:r>
      <w:r w:rsidR="00501637" w:rsidRPr="00D505DE">
        <w:rPr>
          <w:rFonts w:asciiTheme="minorEastAsia" w:eastAsiaTheme="minorEastAsia" w:hAnsiTheme="minorEastAsia"/>
        </w:rPr>
        <w:t xml:space="preserve"> </w:t>
      </w:r>
      <w:r w:rsidR="00501637" w:rsidRPr="00D505DE">
        <w:rPr>
          <w:rFonts w:asciiTheme="minorEastAsia" w:eastAsiaTheme="minorEastAsia" w:hAnsiTheme="minorEastAsia" w:hint="eastAsia"/>
        </w:rPr>
        <w:t>부담하지</w:t>
      </w:r>
      <w:r w:rsidR="00677CA3" w:rsidRPr="00D505DE">
        <w:rPr>
          <w:rFonts w:asciiTheme="minorEastAsia" w:eastAsiaTheme="minorEastAsia" w:hAnsiTheme="minorEastAsia"/>
        </w:rPr>
        <w:t xml:space="preserve"> </w:t>
      </w:r>
      <w:r w:rsidR="00677CA3" w:rsidRPr="00D505DE">
        <w:rPr>
          <w:rFonts w:asciiTheme="minorEastAsia" w:eastAsiaTheme="minorEastAsia" w:hAnsiTheme="minorEastAsia" w:hint="eastAsia"/>
        </w:rPr>
        <w:t>아니한다</w:t>
      </w:r>
      <w:r w:rsidR="00677CA3" w:rsidRPr="00D505DE">
        <w:rPr>
          <w:rFonts w:asciiTheme="minorEastAsia" w:eastAsiaTheme="minorEastAsia" w:hAnsiTheme="minorEastAsia"/>
        </w:rPr>
        <w:t>.</w:t>
      </w:r>
    </w:p>
    <w:p w14:paraId="68E60F0B" w14:textId="3B461E70" w:rsidR="00EA7692" w:rsidRDefault="00EA7692" w:rsidP="006C3A5D">
      <w:pPr>
        <w:pStyle w:val="af1"/>
        <w:numPr>
          <w:ilvl w:val="0"/>
          <w:numId w:val="4"/>
        </w:numPr>
        <w:wordWrap/>
        <w:spacing w:before="24" w:after="24" w:line="276" w:lineRule="auto"/>
        <w:ind w:leftChars="0"/>
        <w:rPr>
          <w:rFonts w:asciiTheme="minorEastAsia" w:eastAsiaTheme="minorEastAsia" w:hAnsiTheme="minorEastAsia"/>
        </w:rPr>
      </w:pPr>
      <w:r w:rsidRPr="00D505DE">
        <w:rPr>
          <w:rFonts w:asciiTheme="minorEastAsia" w:eastAsiaTheme="minorEastAsia" w:hAnsiTheme="minorEastAsia"/>
        </w:rPr>
        <w:lastRenderedPageBreak/>
        <w:t>‘</w:t>
      </w:r>
      <w:r w:rsidRPr="00D505DE">
        <w:rPr>
          <w:rFonts w:asciiTheme="minorEastAsia" w:eastAsiaTheme="minorEastAsia" w:hAnsiTheme="minorEastAsia" w:hint="eastAsia"/>
        </w:rPr>
        <w:t>회사</w:t>
      </w:r>
      <w:r w:rsidRPr="00D505DE">
        <w:rPr>
          <w:rFonts w:asciiTheme="minorEastAsia" w:eastAsiaTheme="minorEastAsia" w:hAnsiTheme="minorEastAsia"/>
        </w:rPr>
        <w:t>’</w:t>
      </w:r>
      <w:r w:rsidRPr="00D505DE">
        <w:rPr>
          <w:rFonts w:asciiTheme="minorEastAsia" w:eastAsiaTheme="minorEastAsia" w:hAnsiTheme="minorEastAsia" w:hint="eastAsia"/>
        </w:rPr>
        <w:t>는</w:t>
      </w:r>
      <w:r w:rsidRPr="00D505DE">
        <w:rPr>
          <w:rFonts w:asciiTheme="minorEastAsia" w:eastAsiaTheme="minorEastAsia" w:hAnsiTheme="minorEastAsia"/>
        </w:rPr>
        <w:t xml:space="preserve"> ‘</w:t>
      </w:r>
      <w:r w:rsidRPr="00D505DE">
        <w:rPr>
          <w:rFonts w:asciiTheme="minorEastAsia" w:eastAsiaTheme="minorEastAsia" w:hAnsiTheme="minorEastAsia" w:hint="eastAsia"/>
        </w:rPr>
        <w:t>회사</w:t>
      </w:r>
      <w:r w:rsidRPr="00D505DE">
        <w:rPr>
          <w:rFonts w:asciiTheme="minorEastAsia" w:eastAsiaTheme="minorEastAsia" w:hAnsiTheme="minorEastAsia"/>
        </w:rPr>
        <w:t>’</w:t>
      </w:r>
      <w:r w:rsidRPr="00D505DE">
        <w:rPr>
          <w:rFonts w:asciiTheme="minorEastAsia" w:eastAsiaTheme="minorEastAsia" w:hAnsiTheme="minorEastAsia" w:hint="eastAsia"/>
        </w:rPr>
        <w:t>의</w:t>
      </w:r>
      <w:r w:rsidRPr="00D505DE">
        <w:rPr>
          <w:rFonts w:asciiTheme="minorEastAsia" w:eastAsiaTheme="minorEastAsia" w:hAnsiTheme="minorEastAsia"/>
        </w:rPr>
        <w:t xml:space="preserve"> ‘</w:t>
      </w:r>
      <w:r w:rsidRPr="00D505DE">
        <w:rPr>
          <w:rFonts w:asciiTheme="minorEastAsia" w:eastAsiaTheme="minorEastAsia" w:hAnsiTheme="minorEastAsia" w:hint="eastAsia"/>
        </w:rPr>
        <w:t>고객</w:t>
      </w:r>
      <w:r w:rsidRPr="00D505DE">
        <w:rPr>
          <w:rFonts w:asciiTheme="minorEastAsia" w:eastAsiaTheme="minorEastAsia" w:hAnsiTheme="minorEastAsia"/>
        </w:rPr>
        <w:t>’</w:t>
      </w:r>
      <w:ins w:id="6" w:author="김현주 (Hyunjoo Kim)" w:date="2025-09-24T13:39:00Z">
        <w:r w:rsidR="00321CC7">
          <w:rPr>
            <w:rFonts w:asciiTheme="minorEastAsia" w:eastAsiaTheme="minorEastAsia" w:hAnsiTheme="minorEastAsia"/>
          </w:rPr>
          <w:t xml:space="preserve"> </w:t>
        </w:r>
        <w:r w:rsidR="00321CC7">
          <w:rPr>
            <w:rFonts w:asciiTheme="minorEastAsia" w:eastAsiaTheme="minorEastAsia" w:hAnsiTheme="minorEastAsia" w:hint="eastAsia"/>
          </w:rPr>
          <w:t xml:space="preserve">및 제3자에 대하여 </w:t>
        </w:r>
        <w:r w:rsidR="00321CC7">
          <w:rPr>
            <w:rFonts w:asciiTheme="minorEastAsia" w:eastAsiaTheme="minorEastAsia" w:hAnsiTheme="minorEastAsia"/>
          </w:rPr>
          <w:t>‘</w:t>
        </w:r>
        <w:r w:rsidR="00321CC7">
          <w:rPr>
            <w:rFonts w:asciiTheme="minorEastAsia" w:eastAsiaTheme="minorEastAsia" w:hAnsiTheme="minorEastAsia" w:hint="eastAsia"/>
          </w:rPr>
          <w:t>회사</w:t>
        </w:r>
        <w:r w:rsidR="00321CC7">
          <w:rPr>
            <w:rFonts w:asciiTheme="minorEastAsia" w:eastAsiaTheme="minorEastAsia" w:hAnsiTheme="minorEastAsia"/>
          </w:rPr>
          <w:t>’</w:t>
        </w:r>
        <w:r w:rsidR="00321CC7">
          <w:rPr>
            <w:rFonts w:asciiTheme="minorEastAsia" w:eastAsiaTheme="minorEastAsia" w:hAnsiTheme="minorEastAsia" w:hint="eastAsia"/>
          </w:rPr>
          <w:t xml:space="preserve">의 귀책사유로 인하여 발생한 </w:t>
        </w:r>
      </w:ins>
      <w:del w:id="7" w:author="김현주 (Hyunjoo Kim)" w:date="2025-09-24T13:39:00Z">
        <w:r w:rsidRPr="00D505DE" w:rsidDel="00321CC7">
          <w:rPr>
            <w:rFonts w:asciiTheme="minorEastAsia" w:eastAsiaTheme="minorEastAsia" w:hAnsiTheme="minorEastAsia"/>
          </w:rPr>
          <w:delText xml:space="preserve">에 </w:delText>
        </w:r>
        <w:r w:rsidRPr="00D505DE" w:rsidDel="00321CC7">
          <w:rPr>
            <w:rFonts w:asciiTheme="minorEastAsia" w:eastAsiaTheme="minorEastAsia" w:hAnsiTheme="minorEastAsia" w:hint="eastAsia"/>
          </w:rPr>
          <w:delText>대하여만</w:delText>
        </w:r>
        <w:r w:rsidRPr="00D505DE" w:rsidDel="00321CC7">
          <w:rPr>
            <w:rFonts w:asciiTheme="minorEastAsia" w:eastAsiaTheme="minorEastAsia" w:hAnsiTheme="minorEastAsia"/>
          </w:rPr>
          <w:delText xml:space="preserve"> </w:delText>
        </w:r>
      </w:del>
      <w:r w:rsidRPr="00D505DE">
        <w:rPr>
          <w:rFonts w:asciiTheme="minorEastAsia" w:eastAsiaTheme="minorEastAsia" w:hAnsiTheme="minorEastAsia" w:hint="eastAsia"/>
        </w:rPr>
        <w:t>의무와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책임을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부담</w:t>
      </w:r>
      <w:ins w:id="8" w:author="김현주 (Hyunjoo Kim)" w:date="2025-09-24T13:39:00Z">
        <w:r w:rsidR="00321CC7">
          <w:rPr>
            <w:rFonts w:asciiTheme="minorEastAsia" w:eastAsiaTheme="minorEastAsia" w:hAnsiTheme="minorEastAsia" w:hint="eastAsia"/>
          </w:rPr>
          <w:t>한다.</w:t>
        </w:r>
      </w:ins>
      <w:del w:id="9" w:author="김현주 (Hyunjoo Kim)" w:date="2025-09-24T13:39:00Z">
        <w:r w:rsidRPr="00D505DE" w:rsidDel="00321CC7">
          <w:rPr>
            <w:rFonts w:asciiTheme="minorEastAsia" w:eastAsiaTheme="minorEastAsia" w:hAnsiTheme="minorEastAsia"/>
          </w:rPr>
          <w:delText>하</w:delText>
        </w:r>
      </w:del>
      <w:del w:id="10" w:author="김현주 (Hyunjoo Kim)" w:date="2025-09-24T13:40:00Z">
        <w:r w:rsidRPr="00D505DE" w:rsidDel="00321CC7">
          <w:rPr>
            <w:rFonts w:asciiTheme="minorEastAsia" w:eastAsiaTheme="minorEastAsia" w:hAnsiTheme="minorEastAsia"/>
          </w:rPr>
          <w:delText>며</w:delText>
        </w:r>
      </w:del>
      <w:del w:id="11" w:author="김현주 (Hyunjoo Kim)" w:date="2025-09-24T13:39:00Z">
        <w:r w:rsidRPr="00D505DE" w:rsidDel="00321CC7">
          <w:rPr>
            <w:rFonts w:asciiTheme="minorEastAsia" w:eastAsiaTheme="minorEastAsia" w:hAnsiTheme="minorEastAsia"/>
          </w:rPr>
          <w:delText>, ‘</w:delText>
        </w:r>
        <w:r w:rsidRPr="00D505DE" w:rsidDel="00321CC7">
          <w:rPr>
            <w:rFonts w:asciiTheme="minorEastAsia" w:eastAsiaTheme="minorEastAsia" w:hAnsiTheme="minorEastAsia" w:hint="eastAsia"/>
          </w:rPr>
          <w:delText>고객</w:delText>
        </w:r>
        <w:r w:rsidRPr="00D505DE" w:rsidDel="00321CC7">
          <w:rPr>
            <w:rFonts w:asciiTheme="minorEastAsia" w:eastAsiaTheme="minorEastAsia" w:hAnsiTheme="minorEastAsia"/>
          </w:rPr>
          <w:delText>’</w:delText>
        </w:r>
        <w:r w:rsidRPr="00D505DE" w:rsidDel="00321CC7">
          <w:rPr>
            <w:rFonts w:asciiTheme="minorEastAsia" w:eastAsiaTheme="minorEastAsia" w:hAnsiTheme="minorEastAsia" w:hint="eastAsia"/>
          </w:rPr>
          <w:delText>과</w:delText>
        </w:r>
        <w:r w:rsidRPr="00D505DE" w:rsidDel="00321CC7">
          <w:rPr>
            <w:rFonts w:asciiTheme="minorEastAsia" w:eastAsiaTheme="minorEastAsia" w:hAnsiTheme="minorEastAsia"/>
          </w:rPr>
          <w:delText xml:space="preserve"> </w:delText>
        </w:r>
        <w:r w:rsidRPr="00D505DE" w:rsidDel="00321CC7">
          <w:rPr>
            <w:rFonts w:asciiTheme="minorEastAsia" w:eastAsiaTheme="minorEastAsia" w:hAnsiTheme="minorEastAsia" w:hint="eastAsia"/>
          </w:rPr>
          <w:delText>제</w:delText>
        </w:r>
        <w:r w:rsidRPr="00D505DE" w:rsidDel="00321CC7">
          <w:rPr>
            <w:rFonts w:asciiTheme="minorEastAsia" w:eastAsiaTheme="minorEastAsia" w:hAnsiTheme="minorEastAsia"/>
          </w:rPr>
          <w:delText>3자와의 관계에서 예상되는 손해, 제3자로부터의 어떠한 배상요청 등 일체의 특별 손해에 대해서 ‘</w:delText>
        </w:r>
        <w:r w:rsidRPr="00D505DE" w:rsidDel="00321CC7">
          <w:rPr>
            <w:rFonts w:asciiTheme="minorEastAsia" w:eastAsiaTheme="minorEastAsia" w:hAnsiTheme="minorEastAsia" w:hint="eastAsia"/>
          </w:rPr>
          <w:delText>회사</w:delText>
        </w:r>
        <w:r w:rsidRPr="00D505DE" w:rsidDel="00321CC7">
          <w:rPr>
            <w:rFonts w:asciiTheme="minorEastAsia" w:eastAsiaTheme="minorEastAsia" w:hAnsiTheme="minorEastAsia"/>
          </w:rPr>
          <w:delText>’</w:delText>
        </w:r>
        <w:r w:rsidRPr="00D505DE" w:rsidDel="00321CC7">
          <w:rPr>
            <w:rFonts w:asciiTheme="minorEastAsia" w:eastAsiaTheme="minorEastAsia" w:hAnsiTheme="minorEastAsia" w:hint="eastAsia"/>
          </w:rPr>
          <w:delText>는</w:delText>
        </w:r>
        <w:r w:rsidRPr="00D505DE" w:rsidDel="00321CC7">
          <w:rPr>
            <w:rFonts w:asciiTheme="minorEastAsia" w:eastAsiaTheme="minorEastAsia" w:hAnsiTheme="minorEastAsia"/>
          </w:rPr>
          <w:delText xml:space="preserve"> 책임을 지지 않는다.</w:delText>
        </w:r>
      </w:del>
    </w:p>
    <w:p w14:paraId="2511FB1F" w14:textId="7FC91804" w:rsidR="00876952" w:rsidRDefault="00876952" w:rsidP="006C3A5D">
      <w:pPr>
        <w:pStyle w:val="af1"/>
        <w:numPr>
          <w:ilvl w:val="0"/>
          <w:numId w:val="4"/>
        </w:numPr>
        <w:wordWrap/>
        <w:spacing w:before="24" w:after="24" w:line="276" w:lineRule="auto"/>
        <w:ind w:leftChars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‘</w:t>
      </w:r>
      <w:r>
        <w:rPr>
          <w:rFonts w:asciiTheme="minorEastAsia" w:eastAsiaTheme="minorEastAsia" w:hAnsiTheme="minorEastAsia" w:hint="eastAsia"/>
        </w:rPr>
        <w:t>고객</w:t>
      </w:r>
      <w:r>
        <w:rPr>
          <w:rFonts w:asciiTheme="minorEastAsia" w:eastAsiaTheme="minorEastAsia" w:hAnsiTheme="minorEastAsia"/>
        </w:rPr>
        <w:t>’</w:t>
      </w:r>
      <w:r>
        <w:rPr>
          <w:rFonts w:asciiTheme="minorEastAsia" w:eastAsiaTheme="minorEastAsia" w:hAnsiTheme="minorEastAsia" w:hint="eastAsia"/>
        </w:rPr>
        <w:t xml:space="preserve">은 본 계약에 따라 제공되는 </w:t>
      </w:r>
      <w:r>
        <w:rPr>
          <w:rFonts w:asciiTheme="minorEastAsia" w:eastAsiaTheme="minorEastAsia" w:hAnsiTheme="minorEastAsia"/>
        </w:rPr>
        <w:t>‘</w:t>
      </w:r>
      <w:r>
        <w:rPr>
          <w:rFonts w:asciiTheme="minorEastAsia" w:eastAsiaTheme="minorEastAsia" w:hAnsiTheme="minorEastAsia" w:hint="eastAsia"/>
        </w:rPr>
        <w:t>서비스</w:t>
      </w:r>
      <w:r>
        <w:rPr>
          <w:rFonts w:asciiTheme="minorEastAsia" w:eastAsiaTheme="minorEastAsia" w:hAnsiTheme="minorEastAsia"/>
        </w:rPr>
        <w:t>’</w:t>
      </w:r>
      <w:r>
        <w:rPr>
          <w:rFonts w:asciiTheme="minorEastAsia" w:eastAsiaTheme="minorEastAsia" w:hAnsiTheme="minorEastAsia" w:hint="eastAsia"/>
        </w:rPr>
        <w:t>의 사용과 관련하여,</w:t>
      </w:r>
      <w:r>
        <w:rPr>
          <w:rFonts w:asciiTheme="minorEastAsia" w:eastAsiaTheme="minorEastAsia" w:hAnsiTheme="minorEastAsia"/>
        </w:rPr>
        <w:t xml:space="preserve"> </w:t>
      </w:r>
      <w:ins w:id="12" w:author="김현주 (Hyunjoo Kim)" w:date="2025-09-24T13:38:00Z">
        <w:r w:rsidR="00321CC7">
          <w:rPr>
            <w:rFonts w:asciiTheme="minorEastAsia" w:eastAsiaTheme="minorEastAsia" w:hAnsiTheme="minorEastAsia"/>
          </w:rPr>
          <w:t>‘</w:t>
        </w:r>
      </w:ins>
      <w:ins w:id="13" w:author="김현주 (Hyunjoo Kim)" w:date="2025-09-24T13:39:00Z">
        <w:r w:rsidR="00321CC7">
          <w:rPr>
            <w:rFonts w:asciiTheme="minorEastAsia" w:eastAsiaTheme="minorEastAsia" w:hAnsiTheme="minorEastAsia" w:hint="eastAsia"/>
          </w:rPr>
          <w:t>고객</w:t>
        </w:r>
        <w:r w:rsidR="00321CC7">
          <w:rPr>
            <w:rFonts w:asciiTheme="minorEastAsia" w:eastAsiaTheme="minorEastAsia" w:hAnsiTheme="minorEastAsia"/>
          </w:rPr>
          <w:t>’</w:t>
        </w:r>
        <w:r w:rsidR="00321CC7">
          <w:rPr>
            <w:rFonts w:asciiTheme="minorEastAsia" w:eastAsiaTheme="minorEastAsia" w:hAnsiTheme="minorEastAsia" w:hint="eastAsia"/>
          </w:rPr>
          <w:t xml:space="preserve">의 귀책사유로 인하여 발생한 </w:t>
        </w:r>
      </w:ins>
      <w:r>
        <w:rPr>
          <w:rFonts w:asciiTheme="minorEastAsia" w:eastAsiaTheme="minorEastAsia" w:hAnsiTheme="minorEastAsia" w:hint="eastAsia"/>
        </w:rPr>
        <w:t>고객의 계정 또는 프로젝트에서 발생한 모든 행위(제3자에 의한 행위 포함)에 대한 책임을 부담한다.</w:t>
      </w:r>
    </w:p>
    <w:p w14:paraId="6322DBAE" w14:textId="43E63525" w:rsidR="00876952" w:rsidRDefault="00876952" w:rsidP="006C3A5D">
      <w:pPr>
        <w:pStyle w:val="af1"/>
        <w:numPr>
          <w:ilvl w:val="0"/>
          <w:numId w:val="4"/>
        </w:numPr>
        <w:wordWrap/>
        <w:spacing w:before="24" w:after="24" w:line="276" w:lineRule="auto"/>
        <w:ind w:leftChars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‘</w:t>
      </w:r>
      <w:r>
        <w:rPr>
          <w:rFonts w:asciiTheme="minorEastAsia" w:eastAsiaTheme="minorEastAsia" w:hAnsiTheme="minorEastAsia" w:hint="eastAsia"/>
        </w:rPr>
        <w:t>고객</w:t>
      </w:r>
      <w:r>
        <w:rPr>
          <w:rFonts w:asciiTheme="minorEastAsia" w:eastAsiaTheme="minorEastAsia" w:hAnsiTheme="minorEastAsia"/>
        </w:rPr>
        <w:t>’</w:t>
      </w:r>
      <w:r>
        <w:rPr>
          <w:rFonts w:asciiTheme="minorEastAsia" w:eastAsiaTheme="minorEastAsia" w:hAnsiTheme="minorEastAsia" w:hint="eastAsia"/>
        </w:rPr>
        <w:t xml:space="preserve">은 </w:t>
      </w:r>
      <w:r>
        <w:rPr>
          <w:rFonts w:asciiTheme="minorEastAsia" w:eastAsiaTheme="minorEastAsia" w:hAnsiTheme="minorEastAsia"/>
        </w:rPr>
        <w:t>‘</w:t>
      </w:r>
      <w:r>
        <w:rPr>
          <w:rFonts w:asciiTheme="minorEastAsia" w:eastAsiaTheme="minorEastAsia" w:hAnsiTheme="minorEastAsia" w:hint="eastAsia"/>
        </w:rPr>
        <w:t>서비스</w:t>
      </w:r>
      <w:r>
        <w:rPr>
          <w:rFonts w:asciiTheme="minorEastAsia" w:eastAsiaTheme="minorEastAsia" w:hAnsiTheme="minorEastAsia"/>
        </w:rPr>
        <w:t xml:space="preserve">’ </w:t>
      </w:r>
      <w:r>
        <w:rPr>
          <w:rFonts w:asciiTheme="minorEastAsia" w:eastAsiaTheme="minorEastAsia" w:hAnsiTheme="minorEastAsia" w:hint="eastAsia"/>
        </w:rPr>
        <w:t>계정의 보안 유지(비밀번호,</w:t>
      </w:r>
      <w:r>
        <w:rPr>
          <w:rFonts w:asciiTheme="minorEastAsia" w:eastAsiaTheme="minorEastAsia" w:hAnsiTheme="minorEastAsia"/>
        </w:rPr>
        <w:t xml:space="preserve"> </w:t>
      </w:r>
      <w:r>
        <w:rPr>
          <w:rFonts w:asciiTheme="minorEastAsia" w:eastAsiaTheme="minorEastAsia" w:hAnsiTheme="minorEastAsia" w:hint="eastAsia"/>
        </w:rPr>
        <w:t>접근 권한 권리 등)에 필요한 합리적인 조치를 취해야 하며,</w:t>
      </w:r>
      <w:r>
        <w:rPr>
          <w:rFonts w:asciiTheme="minorEastAsia" w:eastAsiaTheme="minorEastAsia" w:hAnsiTheme="minorEastAsia"/>
        </w:rPr>
        <w:t xml:space="preserve"> </w:t>
      </w:r>
      <w:r>
        <w:rPr>
          <w:rFonts w:asciiTheme="minorEastAsia" w:eastAsiaTheme="minorEastAsia" w:hAnsiTheme="minorEastAsia" w:hint="eastAsia"/>
        </w:rPr>
        <w:t xml:space="preserve">무단 접근 또는 이상 사용이 의심될 경우 즉시 </w:t>
      </w:r>
      <w:r>
        <w:rPr>
          <w:rFonts w:asciiTheme="minorEastAsia" w:eastAsiaTheme="minorEastAsia" w:hAnsiTheme="minorEastAsia"/>
        </w:rPr>
        <w:t>‘</w:t>
      </w:r>
      <w:r>
        <w:rPr>
          <w:rFonts w:asciiTheme="minorEastAsia" w:eastAsiaTheme="minorEastAsia" w:hAnsiTheme="minorEastAsia" w:hint="eastAsia"/>
        </w:rPr>
        <w:t>회사</w:t>
      </w:r>
      <w:r>
        <w:rPr>
          <w:rFonts w:asciiTheme="minorEastAsia" w:eastAsiaTheme="minorEastAsia" w:hAnsiTheme="minorEastAsia"/>
        </w:rPr>
        <w:t>’</w:t>
      </w:r>
      <w:r>
        <w:rPr>
          <w:rFonts w:asciiTheme="minorEastAsia" w:eastAsiaTheme="minorEastAsia" w:hAnsiTheme="minorEastAsia" w:hint="eastAsia"/>
        </w:rPr>
        <w:t>에게 통지해야 한다.</w:t>
      </w:r>
    </w:p>
    <w:p w14:paraId="1D194FD7" w14:textId="68B2B6C1" w:rsidR="00876952" w:rsidRDefault="00876952" w:rsidP="006C3A5D">
      <w:pPr>
        <w:pStyle w:val="af1"/>
        <w:numPr>
          <w:ilvl w:val="0"/>
          <w:numId w:val="4"/>
        </w:numPr>
        <w:wordWrap/>
        <w:spacing w:before="24" w:after="24" w:line="276" w:lineRule="auto"/>
        <w:ind w:leftChars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‘</w:t>
      </w:r>
      <w:r>
        <w:rPr>
          <w:rFonts w:asciiTheme="minorEastAsia" w:eastAsiaTheme="minorEastAsia" w:hAnsiTheme="minorEastAsia" w:hint="eastAsia"/>
        </w:rPr>
        <w:t>고객</w:t>
      </w:r>
      <w:r>
        <w:rPr>
          <w:rFonts w:asciiTheme="minorEastAsia" w:eastAsiaTheme="minorEastAsia" w:hAnsiTheme="minorEastAsia"/>
        </w:rPr>
        <w:t>’</w:t>
      </w:r>
      <w:r>
        <w:rPr>
          <w:rFonts w:asciiTheme="minorEastAsia" w:eastAsiaTheme="minorEastAsia" w:hAnsiTheme="minorEastAsia" w:hint="eastAsia"/>
        </w:rPr>
        <w:t>은 제3자에 의한 해킹,</w:t>
      </w:r>
      <w:r>
        <w:rPr>
          <w:rFonts w:asciiTheme="minorEastAsia" w:eastAsiaTheme="minorEastAsia" w:hAnsiTheme="minorEastAsia"/>
        </w:rPr>
        <w:t xml:space="preserve"> </w:t>
      </w:r>
      <w:r>
        <w:rPr>
          <w:rFonts w:asciiTheme="minorEastAsia" w:eastAsiaTheme="minorEastAsia" w:hAnsiTheme="minorEastAsia" w:hint="eastAsia"/>
        </w:rPr>
        <w:t>무단 접근</w:t>
      </w:r>
      <w:r w:rsidR="00214E99">
        <w:rPr>
          <w:rFonts w:asciiTheme="minorEastAsia" w:eastAsiaTheme="minorEastAsia" w:hAnsiTheme="minorEastAsia" w:hint="eastAsia"/>
        </w:rPr>
        <w:t xml:space="preserve">, </w:t>
      </w:r>
      <w:proofErr w:type="spellStart"/>
      <w:r w:rsidR="00214E99">
        <w:rPr>
          <w:rFonts w:asciiTheme="minorEastAsia" w:eastAsiaTheme="minorEastAsia" w:hAnsiTheme="minorEastAsia" w:hint="eastAsia"/>
        </w:rPr>
        <w:t>크레딧</w:t>
      </w:r>
      <w:proofErr w:type="spellEnd"/>
      <w:r w:rsidR="00214E99">
        <w:rPr>
          <w:rFonts w:asciiTheme="minorEastAsia" w:eastAsiaTheme="minorEastAsia" w:hAnsiTheme="minorEastAsia" w:hint="eastAsia"/>
        </w:rPr>
        <w:t xml:space="preserve"> </w:t>
      </w:r>
      <w:proofErr w:type="spellStart"/>
      <w:r w:rsidR="00214E99">
        <w:rPr>
          <w:rFonts w:asciiTheme="minorEastAsia" w:eastAsiaTheme="minorEastAsia" w:hAnsiTheme="minorEastAsia" w:hint="eastAsia"/>
        </w:rPr>
        <w:t>어뷰징</w:t>
      </w:r>
      <w:proofErr w:type="spellEnd"/>
      <w:r w:rsidR="00214E99">
        <w:rPr>
          <w:rFonts w:asciiTheme="minorEastAsia" w:eastAsiaTheme="minorEastAsia" w:hAnsiTheme="minorEastAsia" w:hint="eastAsia"/>
        </w:rPr>
        <w:t>,</w:t>
      </w:r>
      <w:r w:rsidR="00214E99">
        <w:rPr>
          <w:rFonts w:asciiTheme="minorEastAsia" w:eastAsiaTheme="minorEastAsia" w:hAnsiTheme="minorEastAsia"/>
        </w:rPr>
        <w:t xml:space="preserve"> API </w:t>
      </w:r>
      <w:r w:rsidR="00214E99">
        <w:rPr>
          <w:rFonts w:asciiTheme="minorEastAsia" w:eastAsiaTheme="minorEastAsia" w:hAnsiTheme="minorEastAsia" w:hint="eastAsia"/>
        </w:rPr>
        <w:t>오용</w:t>
      </w:r>
      <w:r>
        <w:rPr>
          <w:rFonts w:asciiTheme="minorEastAsia" w:eastAsiaTheme="minorEastAsia" w:hAnsiTheme="minorEastAsia" w:hint="eastAsia"/>
        </w:rPr>
        <w:t xml:space="preserve"> 기타 외부 요인으로 인해 </w:t>
      </w:r>
      <w:r>
        <w:rPr>
          <w:rFonts w:asciiTheme="minorEastAsia" w:eastAsiaTheme="minorEastAsia" w:hAnsiTheme="minorEastAsia"/>
        </w:rPr>
        <w:t>‘</w:t>
      </w:r>
      <w:r>
        <w:rPr>
          <w:rFonts w:asciiTheme="minorEastAsia" w:eastAsiaTheme="minorEastAsia" w:hAnsiTheme="minorEastAsia" w:hint="eastAsia"/>
        </w:rPr>
        <w:t>고객</w:t>
      </w:r>
      <w:r>
        <w:rPr>
          <w:rFonts w:asciiTheme="minorEastAsia" w:eastAsiaTheme="minorEastAsia" w:hAnsiTheme="minorEastAsia"/>
        </w:rPr>
        <w:t xml:space="preserve">’ </w:t>
      </w:r>
      <w:r>
        <w:rPr>
          <w:rFonts w:asciiTheme="minorEastAsia" w:eastAsiaTheme="minorEastAsia" w:hAnsiTheme="minorEastAsia" w:hint="eastAsia"/>
        </w:rPr>
        <w:t xml:space="preserve">계정 또는 프로젝트에서 </w:t>
      </w:r>
      <w:r>
        <w:rPr>
          <w:rFonts w:asciiTheme="minorEastAsia" w:eastAsiaTheme="minorEastAsia" w:hAnsiTheme="minorEastAsia"/>
        </w:rPr>
        <w:t>‘</w:t>
      </w:r>
      <w:r>
        <w:rPr>
          <w:rFonts w:asciiTheme="minorEastAsia" w:eastAsiaTheme="minorEastAsia" w:hAnsiTheme="minorEastAsia" w:hint="eastAsia"/>
        </w:rPr>
        <w:t>서비스</w:t>
      </w:r>
      <w:r>
        <w:rPr>
          <w:rFonts w:asciiTheme="minorEastAsia" w:eastAsiaTheme="minorEastAsia" w:hAnsiTheme="minorEastAsia"/>
        </w:rPr>
        <w:t>’</w:t>
      </w:r>
      <w:r>
        <w:rPr>
          <w:rFonts w:asciiTheme="minorEastAsia" w:eastAsiaTheme="minorEastAsia" w:hAnsiTheme="minorEastAsia" w:hint="eastAsia"/>
        </w:rPr>
        <w:t>가 사용되었더라도,</w:t>
      </w:r>
      <w:r>
        <w:rPr>
          <w:rFonts w:asciiTheme="minorEastAsia" w:eastAsiaTheme="minorEastAsia" w:hAnsiTheme="minorEastAsia"/>
        </w:rPr>
        <w:t xml:space="preserve"> </w:t>
      </w:r>
      <w:r>
        <w:rPr>
          <w:rFonts w:asciiTheme="minorEastAsia" w:eastAsiaTheme="minorEastAsia" w:hAnsiTheme="minorEastAsia" w:hint="eastAsia"/>
        </w:rPr>
        <w:t>그로 인해 발생한 모든 요금</w:t>
      </w:r>
      <w:r w:rsidR="00214E99">
        <w:rPr>
          <w:rFonts w:asciiTheme="minorEastAsia" w:eastAsiaTheme="minorEastAsia" w:hAnsiTheme="minorEastAsia" w:hint="eastAsia"/>
        </w:rPr>
        <w:t xml:space="preserve"> 및 손해에</w:t>
      </w:r>
      <w:r>
        <w:rPr>
          <w:rFonts w:asciiTheme="minorEastAsia" w:eastAsiaTheme="minorEastAsia" w:hAnsiTheme="minorEastAsia" w:hint="eastAsia"/>
        </w:rPr>
        <w:t xml:space="preserve"> 대한 책임을 부담한다.</w:t>
      </w:r>
    </w:p>
    <w:p w14:paraId="17F33027" w14:textId="77777777" w:rsidR="00321CC7" w:rsidRPr="00D505DE" w:rsidRDefault="00876952" w:rsidP="00321CC7">
      <w:pPr>
        <w:pStyle w:val="af1"/>
        <w:numPr>
          <w:ilvl w:val="0"/>
          <w:numId w:val="4"/>
        </w:numPr>
        <w:wordWrap/>
        <w:spacing w:before="24" w:after="24" w:line="276" w:lineRule="auto"/>
        <w:ind w:leftChars="0"/>
        <w:rPr>
          <w:ins w:id="14" w:author="김현주 (Hyunjoo Kim)" w:date="2025-09-24T13:38:00Z"/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‘</w:t>
      </w:r>
      <w:r>
        <w:rPr>
          <w:rFonts w:asciiTheme="minorEastAsia" w:eastAsiaTheme="minorEastAsia" w:hAnsiTheme="minorEastAsia" w:hint="eastAsia"/>
        </w:rPr>
        <w:t>회사</w:t>
      </w:r>
      <w:r>
        <w:rPr>
          <w:rFonts w:asciiTheme="minorEastAsia" w:eastAsiaTheme="minorEastAsia" w:hAnsiTheme="minorEastAsia"/>
        </w:rPr>
        <w:t>’</w:t>
      </w:r>
      <w:r>
        <w:rPr>
          <w:rFonts w:asciiTheme="minorEastAsia" w:eastAsiaTheme="minorEastAsia" w:hAnsiTheme="minorEastAsia" w:hint="eastAsia"/>
        </w:rPr>
        <w:t xml:space="preserve">는 </w:t>
      </w:r>
      <w:r>
        <w:rPr>
          <w:rFonts w:asciiTheme="minorEastAsia" w:eastAsiaTheme="minorEastAsia" w:hAnsiTheme="minorEastAsia"/>
        </w:rPr>
        <w:t xml:space="preserve">Google </w:t>
      </w:r>
      <w:r>
        <w:rPr>
          <w:rFonts w:asciiTheme="minorEastAsia" w:eastAsiaTheme="minorEastAsia" w:hAnsiTheme="minorEastAsia" w:hint="eastAsia"/>
        </w:rPr>
        <w:t xml:space="preserve">또는 </w:t>
      </w:r>
      <w:r>
        <w:rPr>
          <w:rFonts w:asciiTheme="minorEastAsia" w:eastAsiaTheme="minorEastAsia" w:hAnsiTheme="minorEastAsia"/>
        </w:rPr>
        <w:t>‘</w:t>
      </w:r>
      <w:r>
        <w:rPr>
          <w:rFonts w:asciiTheme="minorEastAsia" w:eastAsiaTheme="minorEastAsia" w:hAnsiTheme="minorEastAsia" w:hint="eastAsia"/>
        </w:rPr>
        <w:t>고객</w:t>
      </w:r>
      <w:r>
        <w:rPr>
          <w:rFonts w:asciiTheme="minorEastAsia" w:eastAsiaTheme="minorEastAsia" w:hAnsiTheme="minorEastAsia"/>
        </w:rPr>
        <w:t>’</w:t>
      </w:r>
      <w:r>
        <w:rPr>
          <w:rFonts w:asciiTheme="minorEastAsia" w:eastAsiaTheme="minorEastAsia" w:hAnsiTheme="minorEastAsia" w:hint="eastAsia"/>
        </w:rPr>
        <w:t>의 계정,</w:t>
      </w:r>
      <w:r>
        <w:rPr>
          <w:rFonts w:asciiTheme="minorEastAsia" w:eastAsiaTheme="minorEastAsia" w:hAnsiTheme="minorEastAsia"/>
        </w:rPr>
        <w:t xml:space="preserve"> </w:t>
      </w:r>
      <w:r>
        <w:rPr>
          <w:rFonts w:asciiTheme="minorEastAsia" w:eastAsiaTheme="minorEastAsia" w:hAnsiTheme="minorEastAsia" w:hint="eastAsia"/>
        </w:rPr>
        <w:t>프로젝트,</w:t>
      </w:r>
      <w:r>
        <w:rPr>
          <w:rFonts w:asciiTheme="minorEastAsia" w:eastAsiaTheme="minorEastAsia" w:hAnsiTheme="minorEastAsia"/>
        </w:rPr>
        <w:t xml:space="preserve"> </w:t>
      </w:r>
      <w:r>
        <w:rPr>
          <w:rFonts w:asciiTheme="minorEastAsia" w:eastAsiaTheme="minorEastAsia" w:hAnsiTheme="minorEastAsia" w:hint="eastAsia"/>
        </w:rPr>
        <w:t>애플리케이션의 사용으로 인해 발생한 비용,</w:t>
      </w:r>
      <w:r>
        <w:rPr>
          <w:rFonts w:asciiTheme="minorEastAsia" w:eastAsiaTheme="minorEastAsia" w:hAnsiTheme="minorEastAsia"/>
        </w:rPr>
        <w:t xml:space="preserve"> </w:t>
      </w:r>
      <w:r>
        <w:rPr>
          <w:rFonts w:asciiTheme="minorEastAsia" w:eastAsiaTheme="minorEastAsia" w:hAnsiTheme="minorEastAsia" w:hint="eastAsia"/>
        </w:rPr>
        <w:t>손해 또는 제3자의 클레임에 대해 어떠한 책임도 지지 않으면,</w:t>
      </w:r>
      <w:r>
        <w:rPr>
          <w:rFonts w:asciiTheme="minorEastAsia" w:eastAsiaTheme="minorEastAsia" w:hAnsiTheme="minorEastAsia"/>
        </w:rPr>
        <w:t xml:space="preserve"> Google</w:t>
      </w:r>
      <w:r>
        <w:rPr>
          <w:rFonts w:asciiTheme="minorEastAsia" w:eastAsiaTheme="minorEastAsia" w:hAnsiTheme="minorEastAsia" w:hint="eastAsia"/>
        </w:rPr>
        <w:t xml:space="preserve">이 측정한 사용량에 기반하여 청구된 요금은 </w:t>
      </w:r>
      <w:r>
        <w:rPr>
          <w:rFonts w:asciiTheme="minorEastAsia" w:eastAsiaTheme="minorEastAsia" w:hAnsiTheme="minorEastAsia"/>
        </w:rPr>
        <w:t>‘</w:t>
      </w:r>
      <w:r>
        <w:rPr>
          <w:rFonts w:asciiTheme="minorEastAsia" w:eastAsiaTheme="minorEastAsia" w:hAnsiTheme="minorEastAsia" w:hint="eastAsia"/>
        </w:rPr>
        <w:t>고객</w:t>
      </w:r>
      <w:r>
        <w:rPr>
          <w:rFonts w:asciiTheme="minorEastAsia" w:eastAsiaTheme="minorEastAsia" w:hAnsiTheme="minorEastAsia"/>
        </w:rPr>
        <w:t>’</w:t>
      </w:r>
      <w:r>
        <w:rPr>
          <w:rFonts w:asciiTheme="minorEastAsia" w:eastAsiaTheme="minorEastAsia" w:hAnsiTheme="minorEastAsia" w:hint="eastAsia"/>
        </w:rPr>
        <w:t>이 전액 부담한다.</w:t>
      </w:r>
      <w:ins w:id="15" w:author="김현주 (Hyunjoo Kim)" w:date="2025-09-24T13:38:00Z">
        <w:r w:rsidR="00321CC7">
          <w:rPr>
            <w:rFonts w:asciiTheme="minorEastAsia" w:eastAsiaTheme="minorEastAsia" w:hAnsiTheme="minorEastAsia"/>
          </w:rPr>
          <w:t xml:space="preserve"> </w:t>
        </w:r>
        <w:r w:rsidR="00321CC7">
          <w:rPr>
            <w:rFonts w:asciiTheme="minorEastAsia" w:eastAsiaTheme="minorEastAsia" w:hAnsiTheme="minorEastAsia" w:hint="eastAsia"/>
          </w:rPr>
          <w:t>단,</w:t>
        </w:r>
        <w:r w:rsidR="00321CC7">
          <w:rPr>
            <w:rFonts w:asciiTheme="minorEastAsia" w:eastAsiaTheme="minorEastAsia" w:hAnsiTheme="minorEastAsia"/>
          </w:rPr>
          <w:t xml:space="preserve"> ‘</w:t>
        </w:r>
        <w:r w:rsidR="00321CC7">
          <w:rPr>
            <w:rFonts w:asciiTheme="minorEastAsia" w:eastAsiaTheme="minorEastAsia" w:hAnsiTheme="minorEastAsia" w:hint="eastAsia"/>
          </w:rPr>
          <w:t>회사</w:t>
        </w:r>
        <w:r w:rsidR="00321CC7">
          <w:rPr>
            <w:rFonts w:asciiTheme="minorEastAsia" w:eastAsiaTheme="minorEastAsia" w:hAnsiTheme="minorEastAsia"/>
          </w:rPr>
          <w:t>’</w:t>
        </w:r>
        <w:r w:rsidR="00321CC7">
          <w:rPr>
            <w:rFonts w:asciiTheme="minorEastAsia" w:eastAsiaTheme="minorEastAsia" w:hAnsiTheme="minorEastAsia" w:hint="eastAsia"/>
          </w:rPr>
          <w:t xml:space="preserve">의 귀책 사유로 인하여 발행한 문제 </w:t>
        </w:r>
        <w:r w:rsidR="00321CC7">
          <w:rPr>
            <w:rFonts w:asciiTheme="minorEastAsia" w:eastAsiaTheme="minorEastAsia" w:hAnsiTheme="minorEastAsia"/>
          </w:rPr>
          <w:t>(</w:t>
        </w:r>
        <w:r w:rsidR="00321CC7">
          <w:rPr>
            <w:rFonts w:asciiTheme="minorEastAsia" w:eastAsiaTheme="minorEastAsia" w:hAnsiTheme="minorEastAsia" w:hint="eastAsia"/>
          </w:rPr>
          <w:t>예:</w:t>
        </w:r>
        <w:r w:rsidR="00321CC7">
          <w:rPr>
            <w:rFonts w:asciiTheme="minorEastAsia" w:eastAsiaTheme="minorEastAsia" w:hAnsiTheme="minorEastAsia"/>
          </w:rPr>
          <w:t xml:space="preserve"> </w:t>
        </w:r>
        <w:proofErr w:type="spellStart"/>
        <w:r w:rsidR="00321CC7">
          <w:rPr>
            <w:rFonts w:asciiTheme="minorEastAsia" w:eastAsiaTheme="minorEastAsia" w:hAnsiTheme="minorEastAsia" w:hint="eastAsia"/>
          </w:rPr>
          <w:t>매니지드</w:t>
        </w:r>
        <w:proofErr w:type="spellEnd"/>
        <w:r w:rsidR="00321CC7">
          <w:rPr>
            <w:rFonts w:asciiTheme="minorEastAsia" w:eastAsiaTheme="minorEastAsia" w:hAnsiTheme="minorEastAsia" w:hint="eastAsia"/>
          </w:rPr>
          <w:t xml:space="preserve"> 서비스의 기술적 결함,</w:t>
        </w:r>
        <w:r w:rsidR="00321CC7">
          <w:rPr>
            <w:rFonts w:asciiTheme="minorEastAsia" w:eastAsiaTheme="minorEastAsia" w:hAnsiTheme="minorEastAsia"/>
          </w:rPr>
          <w:t xml:space="preserve"> </w:t>
        </w:r>
        <w:r w:rsidR="00321CC7">
          <w:rPr>
            <w:rFonts w:asciiTheme="minorEastAsia" w:eastAsiaTheme="minorEastAsia" w:hAnsiTheme="minorEastAsia" w:hint="eastAsia"/>
          </w:rPr>
          <w:t xml:space="preserve">관리 부실 등)에 대해서는 </w:t>
        </w:r>
        <w:r w:rsidR="00321CC7">
          <w:rPr>
            <w:rFonts w:asciiTheme="minorEastAsia" w:eastAsiaTheme="minorEastAsia" w:hAnsiTheme="minorEastAsia"/>
          </w:rPr>
          <w:t>‘</w:t>
        </w:r>
        <w:r w:rsidR="00321CC7">
          <w:rPr>
            <w:rFonts w:asciiTheme="minorEastAsia" w:eastAsiaTheme="minorEastAsia" w:hAnsiTheme="minorEastAsia" w:hint="eastAsia"/>
          </w:rPr>
          <w:t>회사</w:t>
        </w:r>
        <w:r w:rsidR="00321CC7">
          <w:rPr>
            <w:rFonts w:asciiTheme="minorEastAsia" w:eastAsiaTheme="minorEastAsia" w:hAnsiTheme="minorEastAsia"/>
          </w:rPr>
          <w:t>’</w:t>
        </w:r>
        <w:r w:rsidR="00321CC7">
          <w:rPr>
            <w:rFonts w:asciiTheme="minorEastAsia" w:eastAsiaTheme="minorEastAsia" w:hAnsiTheme="minorEastAsia" w:hint="eastAsia"/>
          </w:rPr>
          <w:t xml:space="preserve">는 </w:t>
        </w:r>
        <w:r w:rsidR="00321CC7">
          <w:rPr>
            <w:rFonts w:asciiTheme="minorEastAsia" w:eastAsiaTheme="minorEastAsia" w:hAnsiTheme="minorEastAsia"/>
          </w:rPr>
          <w:t>‘</w:t>
        </w:r>
        <w:r w:rsidR="00321CC7">
          <w:rPr>
            <w:rFonts w:asciiTheme="minorEastAsia" w:eastAsiaTheme="minorEastAsia" w:hAnsiTheme="minorEastAsia" w:hint="eastAsia"/>
          </w:rPr>
          <w:t>고객</w:t>
        </w:r>
        <w:r w:rsidR="00321CC7">
          <w:rPr>
            <w:rFonts w:asciiTheme="minorEastAsia" w:eastAsiaTheme="minorEastAsia" w:hAnsiTheme="minorEastAsia"/>
          </w:rPr>
          <w:t>’</w:t>
        </w:r>
        <w:r w:rsidR="00321CC7">
          <w:rPr>
            <w:rFonts w:asciiTheme="minorEastAsia" w:eastAsiaTheme="minorEastAsia" w:hAnsiTheme="minorEastAsia" w:hint="eastAsia"/>
          </w:rPr>
          <w:t xml:space="preserve"> 및 제3자에게 발생한 모든 책임을 부담한다.</w:t>
        </w:r>
        <w:r w:rsidR="00321CC7">
          <w:rPr>
            <w:rFonts w:asciiTheme="minorEastAsia" w:eastAsiaTheme="minorEastAsia" w:hAnsiTheme="minorEastAsia"/>
          </w:rPr>
          <w:t xml:space="preserve"> </w:t>
        </w:r>
      </w:ins>
    </w:p>
    <w:p w14:paraId="76AE8463" w14:textId="223CF797" w:rsidR="00876952" w:rsidRDefault="00876952" w:rsidP="006C3A5D">
      <w:pPr>
        <w:pStyle w:val="af1"/>
        <w:numPr>
          <w:ilvl w:val="0"/>
          <w:numId w:val="4"/>
        </w:numPr>
        <w:wordWrap/>
        <w:spacing w:before="24" w:after="24" w:line="276" w:lineRule="auto"/>
        <w:ind w:leftChars="0"/>
        <w:rPr>
          <w:rFonts w:asciiTheme="minorEastAsia" w:eastAsiaTheme="minorEastAsia" w:hAnsiTheme="minorEastAsia"/>
        </w:rPr>
      </w:pPr>
    </w:p>
    <w:p w14:paraId="3742C1FF" w14:textId="628A7FBC" w:rsidR="00876952" w:rsidRPr="00D505DE" w:rsidRDefault="00876952" w:rsidP="006C3A5D">
      <w:pPr>
        <w:pStyle w:val="af1"/>
        <w:numPr>
          <w:ilvl w:val="0"/>
          <w:numId w:val="4"/>
        </w:numPr>
        <w:wordWrap/>
        <w:spacing w:before="24" w:after="24" w:line="276" w:lineRule="auto"/>
        <w:ind w:leftChars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‘</w:t>
      </w:r>
      <w:r>
        <w:rPr>
          <w:rFonts w:asciiTheme="minorEastAsia" w:eastAsiaTheme="minorEastAsia" w:hAnsiTheme="minorEastAsia" w:hint="eastAsia"/>
        </w:rPr>
        <w:t>고객</w:t>
      </w:r>
      <w:r>
        <w:rPr>
          <w:rFonts w:asciiTheme="minorEastAsia" w:eastAsiaTheme="minorEastAsia" w:hAnsiTheme="minorEastAsia"/>
        </w:rPr>
        <w:t>’</w:t>
      </w:r>
      <w:r>
        <w:rPr>
          <w:rFonts w:asciiTheme="minorEastAsia" w:eastAsiaTheme="minorEastAsia" w:hAnsiTheme="minorEastAsia" w:hint="eastAsia"/>
        </w:rPr>
        <w:t xml:space="preserve">은 </w:t>
      </w:r>
      <w:r w:rsidR="00214E99">
        <w:rPr>
          <w:rFonts w:asciiTheme="minorEastAsia" w:eastAsiaTheme="minorEastAsia" w:hAnsiTheme="minorEastAsia" w:hint="eastAsia"/>
        </w:rPr>
        <w:t>본 조에 명시된 사항에</w:t>
      </w:r>
      <w:r>
        <w:rPr>
          <w:rFonts w:asciiTheme="minorEastAsia" w:eastAsiaTheme="minorEastAsia" w:hAnsiTheme="minorEastAsia" w:hint="eastAsia"/>
        </w:rPr>
        <w:t xml:space="preserve"> 동의함으로써,</w:t>
      </w:r>
      <w:r>
        <w:rPr>
          <w:rFonts w:asciiTheme="minorEastAsia" w:eastAsiaTheme="minorEastAsia" w:hAnsiTheme="minorEastAsia"/>
        </w:rPr>
        <w:t xml:space="preserve"> ‘</w:t>
      </w:r>
      <w:r>
        <w:rPr>
          <w:rFonts w:asciiTheme="minorEastAsia" w:eastAsiaTheme="minorEastAsia" w:hAnsiTheme="minorEastAsia" w:hint="eastAsia"/>
        </w:rPr>
        <w:t>서비스</w:t>
      </w:r>
      <w:r>
        <w:rPr>
          <w:rFonts w:asciiTheme="minorEastAsia" w:eastAsiaTheme="minorEastAsia" w:hAnsiTheme="minorEastAsia"/>
        </w:rPr>
        <w:t xml:space="preserve">’ </w:t>
      </w:r>
      <w:r w:rsidR="00214E99">
        <w:rPr>
          <w:rFonts w:asciiTheme="minorEastAsia" w:eastAsiaTheme="minorEastAsia" w:hAnsiTheme="minorEastAsia" w:hint="eastAsia"/>
        </w:rPr>
        <w:t>사용과 관련하여 발생할 수 있는 모든 행위 및 결과에 대해 책임을 부담하고,</w:t>
      </w:r>
      <w:r w:rsidR="00214E99">
        <w:rPr>
          <w:rFonts w:asciiTheme="minorEastAsia" w:eastAsiaTheme="minorEastAsia" w:hAnsiTheme="minorEastAsia"/>
        </w:rPr>
        <w:t xml:space="preserve"> </w:t>
      </w:r>
      <w:r w:rsidR="00214E99">
        <w:rPr>
          <w:rFonts w:asciiTheme="minorEastAsia" w:eastAsiaTheme="minorEastAsia" w:hAnsiTheme="minorEastAsia" w:hint="eastAsia"/>
        </w:rPr>
        <w:t xml:space="preserve">이로부터 </w:t>
      </w:r>
      <w:r w:rsidR="00214E99">
        <w:rPr>
          <w:rFonts w:asciiTheme="minorEastAsia" w:eastAsiaTheme="minorEastAsia" w:hAnsiTheme="minorEastAsia"/>
        </w:rPr>
        <w:t>‘</w:t>
      </w:r>
      <w:r w:rsidR="00214E99">
        <w:rPr>
          <w:rFonts w:asciiTheme="minorEastAsia" w:eastAsiaTheme="minorEastAsia" w:hAnsiTheme="minorEastAsia" w:hint="eastAsia"/>
        </w:rPr>
        <w:t>회사</w:t>
      </w:r>
      <w:r w:rsidR="00214E99">
        <w:rPr>
          <w:rFonts w:asciiTheme="minorEastAsia" w:eastAsiaTheme="minorEastAsia" w:hAnsiTheme="minorEastAsia"/>
        </w:rPr>
        <w:t>’</w:t>
      </w:r>
      <w:proofErr w:type="spellStart"/>
      <w:r w:rsidR="00214E99">
        <w:rPr>
          <w:rFonts w:asciiTheme="minorEastAsia" w:eastAsiaTheme="minorEastAsia" w:hAnsiTheme="minorEastAsia" w:hint="eastAsia"/>
        </w:rPr>
        <w:t>를</w:t>
      </w:r>
      <w:proofErr w:type="spellEnd"/>
      <w:r w:rsidR="00214E99">
        <w:rPr>
          <w:rFonts w:asciiTheme="minorEastAsia" w:eastAsiaTheme="minorEastAsia" w:hAnsiTheme="minorEastAsia" w:hint="eastAsia"/>
        </w:rPr>
        <w:t xml:space="preserve"> 면책한다.</w:t>
      </w:r>
      <w:ins w:id="16" w:author="김현주 (Hyunjoo Kim)" w:date="2025-09-24T13:36:00Z">
        <w:r w:rsidR="0011186E">
          <w:rPr>
            <w:rFonts w:asciiTheme="minorEastAsia" w:eastAsiaTheme="minorEastAsia" w:hAnsiTheme="minorEastAsia"/>
          </w:rPr>
          <w:t xml:space="preserve"> </w:t>
        </w:r>
        <w:r w:rsidR="0011186E">
          <w:rPr>
            <w:rFonts w:asciiTheme="minorEastAsia" w:eastAsiaTheme="minorEastAsia" w:hAnsiTheme="minorEastAsia" w:hint="eastAsia"/>
          </w:rPr>
          <w:t>단,</w:t>
        </w:r>
        <w:r w:rsidR="0011186E">
          <w:rPr>
            <w:rFonts w:asciiTheme="minorEastAsia" w:eastAsiaTheme="minorEastAsia" w:hAnsiTheme="minorEastAsia"/>
          </w:rPr>
          <w:t xml:space="preserve"> ‘</w:t>
        </w:r>
        <w:r w:rsidR="0011186E">
          <w:rPr>
            <w:rFonts w:asciiTheme="minorEastAsia" w:eastAsiaTheme="minorEastAsia" w:hAnsiTheme="minorEastAsia" w:hint="eastAsia"/>
          </w:rPr>
          <w:t>회사</w:t>
        </w:r>
      </w:ins>
      <w:ins w:id="17" w:author="김현주 (Hyunjoo Kim)" w:date="2025-09-24T13:37:00Z">
        <w:r w:rsidR="0011186E">
          <w:rPr>
            <w:rFonts w:asciiTheme="minorEastAsia" w:eastAsiaTheme="minorEastAsia" w:hAnsiTheme="minorEastAsia"/>
          </w:rPr>
          <w:t>’</w:t>
        </w:r>
        <w:r w:rsidR="0011186E">
          <w:rPr>
            <w:rFonts w:asciiTheme="minorEastAsia" w:eastAsiaTheme="minorEastAsia" w:hAnsiTheme="minorEastAsia" w:hint="eastAsia"/>
          </w:rPr>
          <w:t xml:space="preserve">의 귀책 사유로 인하여 발행한 문제 </w:t>
        </w:r>
        <w:r w:rsidR="0011186E">
          <w:rPr>
            <w:rFonts w:asciiTheme="minorEastAsia" w:eastAsiaTheme="minorEastAsia" w:hAnsiTheme="minorEastAsia"/>
          </w:rPr>
          <w:t>(</w:t>
        </w:r>
        <w:r w:rsidR="00321CC7">
          <w:rPr>
            <w:rFonts w:asciiTheme="minorEastAsia" w:eastAsiaTheme="minorEastAsia" w:hAnsiTheme="minorEastAsia" w:hint="eastAsia"/>
          </w:rPr>
          <w:t>예:</w:t>
        </w:r>
        <w:r w:rsidR="00321CC7">
          <w:rPr>
            <w:rFonts w:asciiTheme="minorEastAsia" w:eastAsiaTheme="minorEastAsia" w:hAnsiTheme="minorEastAsia"/>
          </w:rPr>
          <w:t xml:space="preserve"> </w:t>
        </w:r>
        <w:proofErr w:type="spellStart"/>
        <w:r w:rsidR="00321CC7">
          <w:rPr>
            <w:rFonts w:asciiTheme="minorEastAsia" w:eastAsiaTheme="minorEastAsia" w:hAnsiTheme="minorEastAsia" w:hint="eastAsia"/>
          </w:rPr>
          <w:t>매니지드</w:t>
        </w:r>
        <w:proofErr w:type="spellEnd"/>
        <w:r w:rsidR="00321CC7">
          <w:rPr>
            <w:rFonts w:asciiTheme="minorEastAsia" w:eastAsiaTheme="minorEastAsia" w:hAnsiTheme="minorEastAsia" w:hint="eastAsia"/>
          </w:rPr>
          <w:t xml:space="preserve"> 서비스의 기술적 결함,</w:t>
        </w:r>
        <w:r w:rsidR="00321CC7">
          <w:rPr>
            <w:rFonts w:asciiTheme="minorEastAsia" w:eastAsiaTheme="minorEastAsia" w:hAnsiTheme="minorEastAsia"/>
          </w:rPr>
          <w:t xml:space="preserve"> </w:t>
        </w:r>
        <w:r w:rsidR="00321CC7">
          <w:rPr>
            <w:rFonts w:asciiTheme="minorEastAsia" w:eastAsiaTheme="minorEastAsia" w:hAnsiTheme="minorEastAsia" w:hint="eastAsia"/>
          </w:rPr>
          <w:t xml:space="preserve">관리 부실 등)에 대해서는 </w:t>
        </w:r>
        <w:r w:rsidR="00321CC7">
          <w:rPr>
            <w:rFonts w:asciiTheme="minorEastAsia" w:eastAsiaTheme="minorEastAsia" w:hAnsiTheme="minorEastAsia"/>
          </w:rPr>
          <w:t>‘</w:t>
        </w:r>
        <w:r w:rsidR="00321CC7">
          <w:rPr>
            <w:rFonts w:asciiTheme="minorEastAsia" w:eastAsiaTheme="minorEastAsia" w:hAnsiTheme="minorEastAsia" w:hint="eastAsia"/>
          </w:rPr>
          <w:t>회사</w:t>
        </w:r>
        <w:r w:rsidR="00321CC7">
          <w:rPr>
            <w:rFonts w:asciiTheme="minorEastAsia" w:eastAsiaTheme="minorEastAsia" w:hAnsiTheme="minorEastAsia"/>
          </w:rPr>
          <w:t>’</w:t>
        </w:r>
        <w:r w:rsidR="00321CC7">
          <w:rPr>
            <w:rFonts w:asciiTheme="minorEastAsia" w:eastAsiaTheme="minorEastAsia" w:hAnsiTheme="minorEastAsia" w:hint="eastAsia"/>
          </w:rPr>
          <w:t xml:space="preserve">는 </w:t>
        </w:r>
        <w:r w:rsidR="00321CC7">
          <w:rPr>
            <w:rFonts w:asciiTheme="minorEastAsia" w:eastAsiaTheme="minorEastAsia" w:hAnsiTheme="minorEastAsia"/>
          </w:rPr>
          <w:t>‘</w:t>
        </w:r>
        <w:r w:rsidR="00321CC7">
          <w:rPr>
            <w:rFonts w:asciiTheme="minorEastAsia" w:eastAsiaTheme="minorEastAsia" w:hAnsiTheme="minorEastAsia" w:hint="eastAsia"/>
          </w:rPr>
          <w:t>고객</w:t>
        </w:r>
        <w:r w:rsidR="00321CC7">
          <w:rPr>
            <w:rFonts w:asciiTheme="minorEastAsia" w:eastAsiaTheme="minorEastAsia" w:hAnsiTheme="minorEastAsia"/>
          </w:rPr>
          <w:t>’</w:t>
        </w:r>
        <w:r w:rsidR="00321CC7">
          <w:rPr>
            <w:rFonts w:asciiTheme="minorEastAsia" w:eastAsiaTheme="minorEastAsia" w:hAnsiTheme="minorEastAsia" w:hint="eastAsia"/>
          </w:rPr>
          <w:t xml:space="preserve"> 및 제3자에게 발생한 모든 책임을 부담한다.</w:t>
        </w:r>
        <w:r w:rsidR="00321CC7">
          <w:rPr>
            <w:rFonts w:asciiTheme="minorEastAsia" w:eastAsiaTheme="minorEastAsia" w:hAnsiTheme="minorEastAsia"/>
          </w:rPr>
          <w:t xml:space="preserve"> </w:t>
        </w:r>
      </w:ins>
    </w:p>
    <w:p w14:paraId="4A736FEE" w14:textId="77777777" w:rsidR="00057A50" w:rsidRPr="00D505DE" w:rsidRDefault="00057A50" w:rsidP="0004442E">
      <w:pPr>
        <w:wordWrap/>
        <w:spacing w:before="24" w:after="24" w:line="276" w:lineRule="auto"/>
        <w:rPr>
          <w:rFonts w:asciiTheme="minorEastAsia" w:eastAsiaTheme="minorEastAsia" w:hAnsiTheme="minorEastAsia"/>
          <w:b/>
        </w:rPr>
      </w:pPr>
    </w:p>
    <w:p w14:paraId="4999CED5" w14:textId="11255FC4" w:rsidR="00D327BF" w:rsidRPr="00D505DE" w:rsidRDefault="00A61D26" w:rsidP="006C3A5D">
      <w:pPr>
        <w:pStyle w:val="af1"/>
        <w:numPr>
          <w:ilvl w:val="0"/>
          <w:numId w:val="5"/>
        </w:numPr>
        <w:wordWrap/>
        <w:spacing w:line="276" w:lineRule="auto"/>
        <w:ind w:leftChars="0"/>
        <w:jc w:val="left"/>
        <w:rPr>
          <w:rFonts w:asciiTheme="minorEastAsia" w:eastAsiaTheme="minorEastAsia" w:hAnsiTheme="minorEastAsia"/>
          <w:b/>
        </w:rPr>
      </w:pPr>
      <w:r w:rsidRPr="00D505DE">
        <w:rPr>
          <w:rFonts w:asciiTheme="minorEastAsia" w:eastAsiaTheme="minorEastAsia" w:hAnsiTheme="minorEastAsia"/>
          <w:b/>
        </w:rPr>
        <w:t>(</w:t>
      </w:r>
      <w:r w:rsidRPr="00D505DE">
        <w:rPr>
          <w:rFonts w:asciiTheme="minorEastAsia" w:eastAsiaTheme="minorEastAsia" w:hAnsiTheme="minorEastAsia" w:hint="eastAsia"/>
          <w:b/>
        </w:rPr>
        <w:t>분쟁해결</w:t>
      </w:r>
      <w:r w:rsidR="00BC4EDB" w:rsidRPr="00D505DE">
        <w:rPr>
          <w:rFonts w:asciiTheme="minorEastAsia" w:eastAsiaTheme="minorEastAsia" w:hAnsiTheme="minorEastAsia"/>
          <w:b/>
        </w:rPr>
        <w:t xml:space="preserve"> </w:t>
      </w:r>
      <w:r w:rsidR="00BC4EDB" w:rsidRPr="00D505DE">
        <w:rPr>
          <w:rFonts w:asciiTheme="minorEastAsia" w:eastAsiaTheme="minorEastAsia" w:hAnsiTheme="minorEastAsia" w:hint="eastAsia"/>
          <w:b/>
        </w:rPr>
        <w:t>및</w:t>
      </w:r>
      <w:r w:rsidR="00BC4EDB" w:rsidRPr="00D505DE">
        <w:rPr>
          <w:rFonts w:asciiTheme="minorEastAsia" w:eastAsiaTheme="minorEastAsia" w:hAnsiTheme="minorEastAsia"/>
          <w:b/>
        </w:rPr>
        <w:t xml:space="preserve"> </w:t>
      </w:r>
      <w:r w:rsidR="00BC4EDB" w:rsidRPr="00D505DE">
        <w:rPr>
          <w:rFonts w:asciiTheme="minorEastAsia" w:eastAsiaTheme="minorEastAsia" w:hAnsiTheme="minorEastAsia" w:hint="eastAsia"/>
          <w:b/>
        </w:rPr>
        <w:t>준거법</w:t>
      </w:r>
      <w:r w:rsidRPr="00D505DE">
        <w:rPr>
          <w:rFonts w:asciiTheme="minorEastAsia" w:eastAsiaTheme="minorEastAsia" w:hAnsiTheme="minorEastAsia"/>
          <w:b/>
        </w:rPr>
        <w:t>)</w:t>
      </w:r>
    </w:p>
    <w:p w14:paraId="0A26A5C2" w14:textId="77777777" w:rsidR="00F3587A" w:rsidRPr="00D505DE" w:rsidRDefault="00A15124" w:rsidP="006C3A5D">
      <w:pPr>
        <w:pStyle w:val="af1"/>
        <w:numPr>
          <w:ilvl w:val="0"/>
          <w:numId w:val="15"/>
        </w:numPr>
        <w:wordWrap/>
        <w:spacing w:before="24" w:after="24" w:line="276" w:lineRule="auto"/>
        <w:ind w:leftChars="0"/>
        <w:rPr>
          <w:rFonts w:asciiTheme="minorEastAsia" w:eastAsiaTheme="minorEastAsia" w:hAnsiTheme="minorEastAsia"/>
        </w:rPr>
      </w:pPr>
      <w:r w:rsidRPr="00D505DE">
        <w:rPr>
          <w:rFonts w:asciiTheme="minorEastAsia" w:eastAsiaTheme="minorEastAsia" w:hAnsiTheme="minorEastAsia" w:hint="eastAsia"/>
        </w:rPr>
        <w:t>본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계약과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관련하여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발생하는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모든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분쟁은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상호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신뢰를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바탕으로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우호적으로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해결함을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원칙으로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하고</w:t>
      </w:r>
      <w:r w:rsidRPr="00D505DE">
        <w:rPr>
          <w:rFonts w:asciiTheme="minorEastAsia" w:eastAsiaTheme="minorEastAsia" w:hAnsiTheme="minorEastAsia"/>
        </w:rPr>
        <w:t xml:space="preserve">, </w:t>
      </w:r>
      <w:r w:rsidRPr="00D505DE">
        <w:rPr>
          <w:rFonts w:asciiTheme="minorEastAsia" w:eastAsiaTheme="minorEastAsia" w:hAnsiTheme="minorEastAsia" w:hint="eastAsia"/>
        </w:rPr>
        <w:t>우호적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해결이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어려운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경우</w:t>
      </w:r>
      <w:r w:rsidRPr="00D505DE">
        <w:rPr>
          <w:rFonts w:asciiTheme="minorEastAsia" w:eastAsiaTheme="minorEastAsia" w:hAnsiTheme="minorEastAsia"/>
        </w:rPr>
        <w:t xml:space="preserve">, </w:t>
      </w:r>
      <w:r w:rsidRPr="00D505DE">
        <w:rPr>
          <w:rFonts w:asciiTheme="minorEastAsia" w:eastAsiaTheme="minorEastAsia" w:hAnsiTheme="minorEastAsia" w:hint="eastAsia"/>
        </w:rPr>
        <w:t>서울중앙지방법원을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제</w:t>
      </w:r>
      <w:r w:rsidRPr="00D505DE">
        <w:rPr>
          <w:rFonts w:asciiTheme="minorEastAsia" w:eastAsiaTheme="minorEastAsia" w:hAnsiTheme="minorEastAsia"/>
        </w:rPr>
        <w:t xml:space="preserve">1심 관할법원으로 하여 </w:t>
      </w:r>
      <w:proofErr w:type="spellStart"/>
      <w:r w:rsidRPr="00D505DE">
        <w:rPr>
          <w:rFonts w:asciiTheme="minorEastAsia" w:eastAsiaTheme="minorEastAsia" w:hAnsiTheme="minorEastAsia" w:hint="eastAsia"/>
        </w:rPr>
        <w:t>해결토록</w:t>
      </w:r>
      <w:proofErr w:type="spellEnd"/>
      <w:r w:rsidRPr="00D505DE">
        <w:rPr>
          <w:rFonts w:asciiTheme="minorEastAsia" w:eastAsiaTheme="minorEastAsia" w:hAnsiTheme="minorEastAsia"/>
        </w:rPr>
        <w:t xml:space="preserve"> 하며, 준거법은 대한민국법으로</w:t>
      </w:r>
      <w:r w:rsidR="00F3587A" w:rsidRPr="00D505DE">
        <w:rPr>
          <w:rFonts w:asciiTheme="minorEastAsia" w:eastAsiaTheme="minorEastAsia" w:hAnsiTheme="minorEastAsia"/>
        </w:rPr>
        <w:t xml:space="preserve"> 한다. </w:t>
      </w:r>
      <w:r w:rsidRPr="00D505DE">
        <w:rPr>
          <w:rFonts w:asciiTheme="minorEastAsia" w:eastAsiaTheme="minorEastAsia" w:hAnsiTheme="minorEastAsia"/>
        </w:rPr>
        <w:t xml:space="preserve"> </w:t>
      </w:r>
    </w:p>
    <w:p w14:paraId="2CA0A543" w14:textId="0EFA1A98" w:rsidR="00A15124" w:rsidRPr="00D505DE" w:rsidRDefault="00E1248C" w:rsidP="006C3A5D">
      <w:pPr>
        <w:pStyle w:val="af1"/>
        <w:numPr>
          <w:ilvl w:val="0"/>
          <w:numId w:val="15"/>
        </w:numPr>
        <w:wordWrap/>
        <w:spacing w:before="24" w:after="24" w:line="276" w:lineRule="auto"/>
        <w:ind w:leftChars="0"/>
        <w:rPr>
          <w:rFonts w:asciiTheme="minorEastAsia" w:eastAsiaTheme="minorEastAsia" w:hAnsiTheme="minorEastAsia"/>
        </w:rPr>
      </w:pPr>
      <w:r w:rsidRPr="00D505DE">
        <w:rPr>
          <w:rFonts w:asciiTheme="minorEastAsia" w:eastAsiaTheme="minorEastAsia" w:hAnsiTheme="minorEastAsia" w:hint="eastAsia"/>
        </w:rPr>
        <w:t>다른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국가의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언어로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계약서가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동시에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체결된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경우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국문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계약본의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내용을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기준으로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해석하도록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한다</w:t>
      </w:r>
      <w:r w:rsidRPr="00D505DE">
        <w:rPr>
          <w:rFonts w:asciiTheme="minorEastAsia" w:eastAsiaTheme="minorEastAsia" w:hAnsiTheme="minorEastAsia"/>
        </w:rPr>
        <w:t xml:space="preserve">. </w:t>
      </w:r>
    </w:p>
    <w:p w14:paraId="29F0B3B0" w14:textId="77777777" w:rsidR="008626C0" w:rsidRPr="00D505DE" w:rsidRDefault="008626C0" w:rsidP="0004442E">
      <w:pPr>
        <w:wordWrap/>
        <w:spacing w:before="24" w:after="24" w:line="276" w:lineRule="auto"/>
        <w:ind w:firstLineChars="100" w:firstLine="200"/>
        <w:rPr>
          <w:rFonts w:asciiTheme="minorEastAsia" w:eastAsiaTheme="minorEastAsia" w:hAnsiTheme="minorEastAsia"/>
        </w:rPr>
      </w:pPr>
    </w:p>
    <w:p w14:paraId="122A3132" w14:textId="30D04273" w:rsidR="001C64DD" w:rsidRPr="00D505DE" w:rsidRDefault="001C64DD" w:rsidP="006C3A5D">
      <w:pPr>
        <w:pStyle w:val="af1"/>
        <w:numPr>
          <w:ilvl w:val="0"/>
          <w:numId w:val="5"/>
        </w:numPr>
        <w:wordWrap/>
        <w:spacing w:line="276" w:lineRule="auto"/>
        <w:ind w:leftChars="0"/>
        <w:jc w:val="left"/>
        <w:rPr>
          <w:rFonts w:asciiTheme="minorEastAsia" w:eastAsiaTheme="minorEastAsia" w:hAnsiTheme="minorEastAsia"/>
          <w:b/>
        </w:rPr>
      </w:pPr>
      <w:r w:rsidRPr="00D505DE">
        <w:rPr>
          <w:rFonts w:asciiTheme="minorEastAsia" w:eastAsiaTheme="minorEastAsia" w:hAnsiTheme="minorEastAsia"/>
          <w:b/>
        </w:rPr>
        <w:t>(</w:t>
      </w:r>
      <w:r w:rsidRPr="00D505DE">
        <w:rPr>
          <w:rFonts w:asciiTheme="minorEastAsia" w:eastAsiaTheme="minorEastAsia" w:hAnsiTheme="minorEastAsia" w:hint="eastAsia"/>
          <w:b/>
        </w:rPr>
        <w:t>완전합의</w:t>
      </w:r>
      <w:r w:rsidRPr="00D505DE">
        <w:rPr>
          <w:rFonts w:asciiTheme="minorEastAsia" w:eastAsiaTheme="minorEastAsia" w:hAnsiTheme="minorEastAsia"/>
          <w:b/>
        </w:rPr>
        <w:t>)</w:t>
      </w:r>
    </w:p>
    <w:p w14:paraId="07356CE4" w14:textId="3AE47ACF" w:rsidR="004C0425" w:rsidRPr="00D505DE" w:rsidRDefault="0014722D" w:rsidP="0004442E">
      <w:pPr>
        <w:wordWrap/>
        <w:spacing w:before="24" w:after="24" w:line="276" w:lineRule="auto"/>
        <w:ind w:leftChars="71" w:left="142"/>
        <w:rPr>
          <w:rFonts w:asciiTheme="minorEastAsia" w:eastAsiaTheme="minorEastAsia" w:hAnsiTheme="minorEastAsia"/>
          <w:b/>
        </w:rPr>
      </w:pPr>
      <w:r w:rsidRPr="00D505DE">
        <w:rPr>
          <w:rFonts w:asciiTheme="minorEastAsia" w:eastAsiaTheme="minorEastAsia" w:hAnsiTheme="minorEastAsia" w:hint="eastAsia"/>
        </w:rPr>
        <w:t>첨</w:t>
      </w:r>
      <w:r w:rsidR="00F4075E" w:rsidRPr="00D505DE">
        <w:rPr>
          <w:rFonts w:asciiTheme="minorEastAsia" w:eastAsiaTheme="minorEastAsia" w:hAnsiTheme="minorEastAsia" w:hint="eastAsia"/>
        </w:rPr>
        <w:t>부를</w:t>
      </w:r>
      <w:r w:rsidRPr="00D505DE">
        <w:rPr>
          <w:rFonts w:asciiTheme="minorEastAsia" w:eastAsiaTheme="minorEastAsia" w:hAnsiTheme="minorEastAsia"/>
        </w:rPr>
        <w:t xml:space="preserve"> 포함하여 </w:t>
      </w:r>
      <w:r w:rsidR="001C64DD" w:rsidRPr="00D505DE">
        <w:rPr>
          <w:rFonts w:asciiTheme="minorEastAsia" w:eastAsiaTheme="minorEastAsia" w:hAnsiTheme="minorEastAsia" w:hint="eastAsia"/>
        </w:rPr>
        <w:t>본</w:t>
      </w:r>
      <w:r w:rsidR="001C64DD" w:rsidRPr="00D505DE">
        <w:rPr>
          <w:rFonts w:asciiTheme="minorEastAsia" w:eastAsiaTheme="minorEastAsia" w:hAnsiTheme="minorEastAsia"/>
        </w:rPr>
        <w:t xml:space="preserve"> </w:t>
      </w:r>
      <w:r w:rsidR="001C64DD" w:rsidRPr="00D505DE">
        <w:rPr>
          <w:rFonts w:asciiTheme="minorEastAsia" w:eastAsiaTheme="minorEastAsia" w:hAnsiTheme="minorEastAsia" w:hint="eastAsia"/>
        </w:rPr>
        <w:t>계약은</w:t>
      </w:r>
      <w:r w:rsidR="001C64DD" w:rsidRPr="00D505DE">
        <w:rPr>
          <w:rFonts w:asciiTheme="minorEastAsia" w:eastAsiaTheme="minorEastAsia" w:hAnsiTheme="minorEastAsia"/>
        </w:rPr>
        <w:t xml:space="preserve"> </w:t>
      </w:r>
      <w:r w:rsidR="001C64DD" w:rsidRPr="00D505DE">
        <w:rPr>
          <w:rFonts w:asciiTheme="minorEastAsia" w:eastAsiaTheme="minorEastAsia" w:hAnsiTheme="minorEastAsia" w:hint="eastAsia"/>
        </w:rPr>
        <w:t>당사자들</w:t>
      </w:r>
      <w:r w:rsidR="001C64DD" w:rsidRPr="00D505DE">
        <w:rPr>
          <w:rFonts w:asciiTheme="minorEastAsia" w:eastAsiaTheme="minorEastAsia" w:hAnsiTheme="minorEastAsia"/>
        </w:rPr>
        <w:t xml:space="preserve"> </w:t>
      </w:r>
      <w:r w:rsidR="001C64DD" w:rsidRPr="00D505DE">
        <w:rPr>
          <w:rFonts w:asciiTheme="minorEastAsia" w:eastAsiaTheme="minorEastAsia" w:hAnsiTheme="minorEastAsia" w:hint="eastAsia"/>
        </w:rPr>
        <w:t>사이에</w:t>
      </w:r>
      <w:r w:rsidR="001C64DD" w:rsidRPr="00D505DE">
        <w:rPr>
          <w:rFonts w:asciiTheme="minorEastAsia" w:eastAsiaTheme="minorEastAsia" w:hAnsiTheme="minorEastAsia"/>
        </w:rPr>
        <w:t xml:space="preserve"> </w:t>
      </w:r>
      <w:r w:rsidR="001C64DD" w:rsidRPr="00D505DE">
        <w:rPr>
          <w:rFonts w:asciiTheme="minorEastAsia" w:eastAsiaTheme="minorEastAsia" w:hAnsiTheme="minorEastAsia" w:hint="eastAsia"/>
        </w:rPr>
        <w:t>완전하고</w:t>
      </w:r>
      <w:r w:rsidR="001C64DD" w:rsidRPr="00D505DE">
        <w:rPr>
          <w:rFonts w:asciiTheme="minorEastAsia" w:eastAsiaTheme="minorEastAsia" w:hAnsiTheme="minorEastAsia"/>
        </w:rPr>
        <w:t xml:space="preserve"> </w:t>
      </w:r>
      <w:r w:rsidR="001C64DD" w:rsidRPr="00D505DE">
        <w:rPr>
          <w:rFonts w:asciiTheme="minorEastAsia" w:eastAsiaTheme="minorEastAsia" w:hAnsiTheme="minorEastAsia" w:hint="eastAsia"/>
        </w:rPr>
        <w:t>최종적인</w:t>
      </w:r>
      <w:r w:rsidR="001C64DD" w:rsidRPr="00D505DE">
        <w:rPr>
          <w:rFonts w:asciiTheme="minorEastAsia" w:eastAsiaTheme="minorEastAsia" w:hAnsiTheme="minorEastAsia"/>
        </w:rPr>
        <w:t xml:space="preserve"> </w:t>
      </w:r>
      <w:r w:rsidR="001C64DD" w:rsidRPr="00D505DE">
        <w:rPr>
          <w:rFonts w:asciiTheme="minorEastAsia" w:eastAsiaTheme="minorEastAsia" w:hAnsiTheme="minorEastAsia" w:hint="eastAsia"/>
        </w:rPr>
        <w:t>합의로서</w:t>
      </w:r>
      <w:r w:rsidR="001C64DD" w:rsidRPr="00D505DE">
        <w:rPr>
          <w:rFonts w:asciiTheme="minorEastAsia" w:eastAsiaTheme="minorEastAsia" w:hAnsiTheme="minorEastAsia"/>
        </w:rPr>
        <w:t xml:space="preserve">, </w:t>
      </w:r>
      <w:r w:rsidR="001C64DD" w:rsidRPr="00D505DE">
        <w:rPr>
          <w:rFonts w:asciiTheme="minorEastAsia" w:eastAsiaTheme="minorEastAsia" w:hAnsiTheme="minorEastAsia" w:hint="eastAsia"/>
        </w:rPr>
        <w:t>본</w:t>
      </w:r>
      <w:r w:rsidR="001C64DD" w:rsidRPr="00D505DE">
        <w:rPr>
          <w:rFonts w:asciiTheme="minorEastAsia" w:eastAsiaTheme="minorEastAsia" w:hAnsiTheme="minorEastAsia"/>
        </w:rPr>
        <w:t xml:space="preserve"> </w:t>
      </w:r>
      <w:r w:rsidR="001C64DD" w:rsidRPr="00D505DE">
        <w:rPr>
          <w:rFonts w:asciiTheme="minorEastAsia" w:eastAsiaTheme="minorEastAsia" w:hAnsiTheme="minorEastAsia" w:hint="eastAsia"/>
        </w:rPr>
        <w:t>계약에</w:t>
      </w:r>
      <w:r w:rsidR="001C64DD" w:rsidRPr="00D505DE">
        <w:rPr>
          <w:rFonts w:asciiTheme="minorEastAsia" w:eastAsiaTheme="minorEastAsia" w:hAnsiTheme="minorEastAsia"/>
        </w:rPr>
        <w:t xml:space="preserve"> </w:t>
      </w:r>
      <w:r w:rsidR="001C64DD" w:rsidRPr="00D505DE">
        <w:rPr>
          <w:rFonts w:asciiTheme="minorEastAsia" w:eastAsiaTheme="minorEastAsia" w:hAnsiTheme="minorEastAsia" w:hint="eastAsia"/>
        </w:rPr>
        <w:t>다른</w:t>
      </w:r>
      <w:r w:rsidR="001C64DD" w:rsidRPr="00D505DE">
        <w:rPr>
          <w:rFonts w:asciiTheme="minorEastAsia" w:eastAsiaTheme="minorEastAsia" w:hAnsiTheme="minorEastAsia"/>
        </w:rPr>
        <w:t xml:space="preserve"> </w:t>
      </w:r>
      <w:r w:rsidR="001C64DD" w:rsidRPr="00D505DE">
        <w:rPr>
          <w:rFonts w:asciiTheme="minorEastAsia" w:eastAsiaTheme="minorEastAsia" w:hAnsiTheme="minorEastAsia" w:hint="eastAsia"/>
        </w:rPr>
        <w:t>거래와</w:t>
      </w:r>
      <w:r w:rsidR="001C64DD" w:rsidRPr="00D505DE">
        <w:rPr>
          <w:rFonts w:asciiTheme="minorEastAsia" w:eastAsiaTheme="minorEastAsia" w:hAnsiTheme="minorEastAsia"/>
        </w:rPr>
        <w:t xml:space="preserve"> </w:t>
      </w:r>
      <w:r w:rsidR="001C64DD" w:rsidRPr="00D505DE">
        <w:rPr>
          <w:rFonts w:asciiTheme="minorEastAsia" w:eastAsiaTheme="minorEastAsia" w:hAnsiTheme="minorEastAsia" w:hint="eastAsia"/>
        </w:rPr>
        <w:t>관련하여</w:t>
      </w:r>
      <w:r w:rsidR="001C64DD" w:rsidRPr="00D505DE">
        <w:rPr>
          <w:rFonts w:asciiTheme="minorEastAsia" w:eastAsiaTheme="minorEastAsia" w:hAnsiTheme="minorEastAsia"/>
        </w:rPr>
        <w:t xml:space="preserve"> </w:t>
      </w:r>
      <w:r w:rsidR="001C64DD" w:rsidRPr="00D505DE">
        <w:rPr>
          <w:rFonts w:asciiTheme="minorEastAsia" w:eastAsiaTheme="minorEastAsia" w:hAnsiTheme="minorEastAsia" w:hint="eastAsia"/>
        </w:rPr>
        <w:t>당사자들</w:t>
      </w:r>
      <w:r w:rsidR="001C64DD" w:rsidRPr="00D505DE">
        <w:rPr>
          <w:rFonts w:asciiTheme="minorEastAsia" w:eastAsiaTheme="minorEastAsia" w:hAnsiTheme="minorEastAsia"/>
        </w:rPr>
        <w:t xml:space="preserve"> </w:t>
      </w:r>
      <w:r w:rsidR="001C64DD" w:rsidRPr="00D505DE">
        <w:rPr>
          <w:rFonts w:asciiTheme="minorEastAsia" w:eastAsiaTheme="minorEastAsia" w:hAnsiTheme="minorEastAsia" w:hint="eastAsia"/>
        </w:rPr>
        <w:t>사이에</w:t>
      </w:r>
      <w:r w:rsidR="001C64DD" w:rsidRPr="00D505DE">
        <w:rPr>
          <w:rFonts w:asciiTheme="minorEastAsia" w:eastAsiaTheme="minorEastAsia" w:hAnsiTheme="minorEastAsia"/>
        </w:rPr>
        <w:t xml:space="preserve"> </w:t>
      </w:r>
      <w:r w:rsidR="001C64DD" w:rsidRPr="00D505DE">
        <w:rPr>
          <w:rFonts w:asciiTheme="minorEastAsia" w:eastAsiaTheme="minorEastAsia" w:hAnsiTheme="minorEastAsia" w:hint="eastAsia"/>
        </w:rPr>
        <w:t>본</w:t>
      </w:r>
      <w:r w:rsidR="001C64DD" w:rsidRPr="00D505DE">
        <w:rPr>
          <w:rFonts w:asciiTheme="minorEastAsia" w:eastAsiaTheme="minorEastAsia" w:hAnsiTheme="minorEastAsia"/>
        </w:rPr>
        <w:t xml:space="preserve"> </w:t>
      </w:r>
      <w:r w:rsidR="001C64DD" w:rsidRPr="00D505DE">
        <w:rPr>
          <w:rFonts w:asciiTheme="minorEastAsia" w:eastAsiaTheme="minorEastAsia" w:hAnsiTheme="minorEastAsia" w:hint="eastAsia"/>
        </w:rPr>
        <w:t>계약</w:t>
      </w:r>
      <w:r w:rsidR="001C64DD" w:rsidRPr="00D505DE">
        <w:rPr>
          <w:rFonts w:asciiTheme="minorEastAsia" w:eastAsiaTheme="minorEastAsia" w:hAnsiTheme="minorEastAsia"/>
        </w:rPr>
        <w:t xml:space="preserve"> </w:t>
      </w:r>
      <w:r w:rsidR="001C64DD" w:rsidRPr="00D505DE">
        <w:rPr>
          <w:rFonts w:asciiTheme="minorEastAsia" w:eastAsiaTheme="minorEastAsia" w:hAnsiTheme="minorEastAsia" w:hint="eastAsia"/>
        </w:rPr>
        <w:t>체결</w:t>
      </w:r>
      <w:r w:rsidR="001C64DD" w:rsidRPr="00D505DE">
        <w:rPr>
          <w:rFonts w:asciiTheme="minorEastAsia" w:eastAsiaTheme="minorEastAsia" w:hAnsiTheme="minorEastAsia"/>
        </w:rPr>
        <w:t xml:space="preserve"> </w:t>
      </w:r>
      <w:r w:rsidR="001C64DD" w:rsidRPr="00D505DE">
        <w:rPr>
          <w:rFonts w:asciiTheme="minorEastAsia" w:eastAsiaTheme="minorEastAsia" w:hAnsiTheme="minorEastAsia" w:hint="eastAsia"/>
        </w:rPr>
        <w:t>당시</w:t>
      </w:r>
      <w:r w:rsidR="001C64DD" w:rsidRPr="00D505DE">
        <w:rPr>
          <w:rFonts w:asciiTheme="minorEastAsia" w:eastAsiaTheme="minorEastAsia" w:hAnsiTheme="minorEastAsia"/>
        </w:rPr>
        <w:t xml:space="preserve"> </w:t>
      </w:r>
      <w:r w:rsidR="001C64DD" w:rsidRPr="00D505DE">
        <w:rPr>
          <w:rFonts w:asciiTheme="minorEastAsia" w:eastAsiaTheme="minorEastAsia" w:hAnsiTheme="minorEastAsia" w:hint="eastAsia"/>
        </w:rPr>
        <w:t>또는</w:t>
      </w:r>
      <w:r w:rsidR="001C64DD" w:rsidRPr="00D505DE">
        <w:rPr>
          <w:rFonts w:asciiTheme="minorEastAsia" w:eastAsiaTheme="minorEastAsia" w:hAnsiTheme="minorEastAsia"/>
        </w:rPr>
        <w:t xml:space="preserve"> </w:t>
      </w:r>
      <w:r w:rsidR="001C64DD" w:rsidRPr="00D505DE">
        <w:rPr>
          <w:rFonts w:asciiTheme="minorEastAsia" w:eastAsiaTheme="minorEastAsia" w:hAnsiTheme="minorEastAsia" w:hint="eastAsia"/>
        </w:rPr>
        <w:t>그</w:t>
      </w:r>
      <w:r w:rsidR="001C64DD" w:rsidRPr="00D505DE">
        <w:rPr>
          <w:rFonts w:asciiTheme="minorEastAsia" w:eastAsiaTheme="minorEastAsia" w:hAnsiTheme="minorEastAsia"/>
        </w:rPr>
        <w:t xml:space="preserve"> </w:t>
      </w:r>
      <w:r w:rsidR="001C64DD" w:rsidRPr="00D505DE">
        <w:rPr>
          <w:rFonts w:asciiTheme="minorEastAsia" w:eastAsiaTheme="minorEastAsia" w:hAnsiTheme="minorEastAsia" w:hint="eastAsia"/>
        </w:rPr>
        <w:t>이전에</w:t>
      </w:r>
      <w:r w:rsidR="001C64DD" w:rsidRPr="00D505DE">
        <w:rPr>
          <w:rFonts w:asciiTheme="minorEastAsia" w:eastAsiaTheme="minorEastAsia" w:hAnsiTheme="minorEastAsia"/>
        </w:rPr>
        <w:t xml:space="preserve"> </w:t>
      </w:r>
      <w:r w:rsidR="001C64DD" w:rsidRPr="00D505DE">
        <w:rPr>
          <w:rFonts w:asciiTheme="minorEastAsia" w:eastAsiaTheme="minorEastAsia" w:hAnsiTheme="minorEastAsia" w:hint="eastAsia"/>
        </w:rPr>
        <w:t>있었던</w:t>
      </w:r>
      <w:r w:rsidR="001C64DD" w:rsidRPr="00D505DE">
        <w:rPr>
          <w:rFonts w:asciiTheme="minorEastAsia" w:eastAsiaTheme="minorEastAsia" w:hAnsiTheme="minorEastAsia"/>
        </w:rPr>
        <w:t xml:space="preserve"> </w:t>
      </w:r>
      <w:r w:rsidR="001C64DD" w:rsidRPr="00D505DE">
        <w:rPr>
          <w:rFonts w:asciiTheme="minorEastAsia" w:eastAsiaTheme="minorEastAsia" w:hAnsiTheme="minorEastAsia" w:hint="eastAsia"/>
        </w:rPr>
        <w:t>모든</w:t>
      </w:r>
      <w:r w:rsidR="001C64DD" w:rsidRPr="00D505DE">
        <w:rPr>
          <w:rFonts w:asciiTheme="minorEastAsia" w:eastAsiaTheme="minorEastAsia" w:hAnsiTheme="minorEastAsia"/>
        </w:rPr>
        <w:t xml:space="preserve"> </w:t>
      </w:r>
      <w:r w:rsidR="001C64DD" w:rsidRPr="00D505DE">
        <w:rPr>
          <w:rFonts w:asciiTheme="minorEastAsia" w:eastAsiaTheme="minorEastAsia" w:hAnsiTheme="minorEastAsia" w:hint="eastAsia"/>
        </w:rPr>
        <w:t>서면</w:t>
      </w:r>
      <w:r w:rsidR="001C64DD" w:rsidRPr="00D505DE">
        <w:rPr>
          <w:rFonts w:asciiTheme="minorEastAsia" w:eastAsiaTheme="minorEastAsia" w:hAnsiTheme="minorEastAsia"/>
        </w:rPr>
        <w:t xml:space="preserve"> </w:t>
      </w:r>
      <w:r w:rsidR="001C64DD" w:rsidRPr="00D505DE">
        <w:rPr>
          <w:rFonts w:asciiTheme="minorEastAsia" w:eastAsiaTheme="minorEastAsia" w:hAnsiTheme="minorEastAsia" w:hint="eastAsia"/>
        </w:rPr>
        <w:t>또는</w:t>
      </w:r>
      <w:r w:rsidR="001C64DD" w:rsidRPr="00D505DE">
        <w:rPr>
          <w:rFonts w:asciiTheme="minorEastAsia" w:eastAsiaTheme="minorEastAsia" w:hAnsiTheme="minorEastAsia"/>
        </w:rPr>
        <w:t xml:space="preserve"> </w:t>
      </w:r>
      <w:r w:rsidR="001C64DD" w:rsidRPr="00D505DE">
        <w:rPr>
          <w:rFonts w:asciiTheme="minorEastAsia" w:eastAsiaTheme="minorEastAsia" w:hAnsiTheme="minorEastAsia" w:hint="eastAsia"/>
        </w:rPr>
        <w:t>구두의</w:t>
      </w:r>
      <w:r w:rsidR="001C64DD" w:rsidRPr="00D505DE">
        <w:rPr>
          <w:rFonts w:asciiTheme="minorEastAsia" w:eastAsiaTheme="minorEastAsia" w:hAnsiTheme="minorEastAsia"/>
        </w:rPr>
        <w:t xml:space="preserve"> </w:t>
      </w:r>
      <w:r w:rsidR="001C64DD" w:rsidRPr="00D505DE">
        <w:rPr>
          <w:rFonts w:asciiTheme="minorEastAsia" w:eastAsiaTheme="minorEastAsia" w:hAnsiTheme="minorEastAsia" w:hint="eastAsia"/>
        </w:rPr>
        <w:t>합의</w:t>
      </w:r>
      <w:r w:rsidR="001C64DD" w:rsidRPr="00D505DE">
        <w:rPr>
          <w:rFonts w:asciiTheme="minorEastAsia" w:eastAsiaTheme="minorEastAsia" w:hAnsiTheme="minorEastAsia"/>
        </w:rPr>
        <w:t xml:space="preserve">, </w:t>
      </w:r>
      <w:r w:rsidR="001C64DD" w:rsidRPr="00D505DE">
        <w:rPr>
          <w:rFonts w:asciiTheme="minorEastAsia" w:eastAsiaTheme="minorEastAsia" w:hAnsiTheme="minorEastAsia" w:hint="eastAsia"/>
        </w:rPr>
        <w:t>계약</w:t>
      </w:r>
      <w:r w:rsidR="001C64DD" w:rsidRPr="00D505DE">
        <w:rPr>
          <w:rFonts w:asciiTheme="minorEastAsia" w:eastAsiaTheme="minorEastAsia" w:hAnsiTheme="minorEastAsia"/>
        </w:rPr>
        <w:t xml:space="preserve">, </w:t>
      </w:r>
      <w:r w:rsidR="001C64DD" w:rsidRPr="00D505DE">
        <w:rPr>
          <w:rFonts w:asciiTheme="minorEastAsia" w:eastAsiaTheme="minorEastAsia" w:hAnsiTheme="minorEastAsia" w:hint="eastAsia"/>
        </w:rPr>
        <w:t>양해</w:t>
      </w:r>
      <w:r w:rsidR="001C64DD" w:rsidRPr="00D505DE">
        <w:rPr>
          <w:rFonts w:asciiTheme="minorEastAsia" w:eastAsiaTheme="minorEastAsia" w:hAnsiTheme="minorEastAsia"/>
        </w:rPr>
        <w:t xml:space="preserve">, </w:t>
      </w:r>
      <w:r w:rsidR="001C64DD" w:rsidRPr="00D505DE">
        <w:rPr>
          <w:rFonts w:asciiTheme="minorEastAsia" w:eastAsiaTheme="minorEastAsia" w:hAnsiTheme="minorEastAsia" w:hint="eastAsia"/>
        </w:rPr>
        <w:t>진술</w:t>
      </w:r>
      <w:r w:rsidR="001C64DD" w:rsidRPr="00D505DE">
        <w:rPr>
          <w:rFonts w:asciiTheme="minorEastAsia" w:eastAsiaTheme="minorEastAsia" w:hAnsiTheme="minorEastAsia"/>
        </w:rPr>
        <w:t xml:space="preserve"> 및 보증은 본 계약의 </w:t>
      </w:r>
      <w:proofErr w:type="spellStart"/>
      <w:r w:rsidR="001C64DD" w:rsidRPr="00D505DE">
        <w:rPr>
          <w:rFonts w:asciiTheme="minorEastAsia" w:eastAsiaTheme="minorEastAsia" w:hAnsiTheme="minorEastAsia" w:hint="eastAsia"/>
        </w:rPr>
        <w:t>체결로서</w:t>
      </w:r>
      <w:proofErr w:type="spellEnd"/>
      <w:r w:rsidR="001C64DD" w:rsidRPr="00D505DE">
        <w:rPr>
          <w:rFonts w:asciiTheme="minorEastAsia" w:eastAsiaTheme="minorEastAsia" w:hAnsiTheme="minorEastAsia"/>
        </w:rPr>
        <w:t xml:space="preserve"> 그 효력을 상실하고 본 계약으로 대체된다.</w:t>
      </w:r>
    </w:p>
    <w:p w14:paraId="33CC3868" w14:textId="3C9CC6DF" w:rsidR="00540FD6" w:rsidRPr="00D505DE" w:rsidRDefault="00540FD6" w:rsidP="0004442E">
      <w:pPr>
        <w:wordWrap/>
        <w:spacing w:before="24" w:after="24" w:line="276" w:lineRule="auto"/>
        <w:rPr>
          <w:rFonts w:asciiTheme="minorEastAsia" w:eastAsiaTheme="minorEastAsia" w:hAnsiTheme="minorEastAsia"/>
        </w:rPr>
      </w:pPr>
    </w:p>
    <w:p w14:paraId="658631BA" w14:textId="06B29F76" w:rsidR="00540FD6" w:rsidRPr="00D505DE" w:rsidRDefault="00540FD6" w:rsidP="006C3A5D">
      <w:pPr>
        <w:pStyle w:val="af1"/>
        <w:numPr>
          <w:ilvl w:val="0"/>
          <w:numId w:val="5"/>
        </w:numPr>
        <w:wordWrap/>
        <w:spacing w:line="276" w:lineRule="auto"/>
        <w:ind w:leftChars="0"/>
        <w:jc w:val="left"/>
        <w:rPr>
          <w:rFonts w:asciiTheme="minorEastAsia" w:eastAsiaTheme="minorEastAsia" w:hAnsiTheme="minorEastAsia"/>
          <w:b/>
        </w:rPr>
      </w:pPr>
      <w:r w:rsidRPr="00D505DE">
        <w:rPr>
          <w:rFonts w:asciiTheme="minorEastAsia" w:eastAsiaTheme="minorEastAsia" w:hAnsiTheme="minorEastAsia"/>
          <w:b/>
        </w:rPr>
        <w:t>(</w:t>
      </w:r>
      <w:r w:rsidRPr="00D505DE">
        <w:rPr>
          <w:rFonts w:asciiTheme="minorEastAsia" w:eastAsiaTheme="minorEastAsia" w:hAnsiTheme="minorEastAsia" w:hint="eastAsia"/>
          <w:b/>
        </w:rPr>
        <w:t>마케팅</w:t>
      </w:r>
      <w:r w:rsidRPr="00D505DE">
        <w:rPr>
          <w:rFonts w:asciiTheme="minorEastAsia" w:eastAsiaTheme="minorEastAsia" w:hAnsiTheme="minorEastAsia"/>
          <w:b/>
        </w:rPr>
        <w:t xml:space="preserve"> </w:t>
      </w:r>
      <w:r w:rsidRPr="00D505DE">
        <w:rPr>
          <w:rFonts w:asciiTheme="minorEastAsia" w:eastAsiaTheme="minorEastAsia" w:hAnsiTheme="minorEastAsia" w:hint="eastAsia"/>
          <w:b/>
        </w:rPr>
        <w:t>활용</w:t>
      </w:r>
      <w:r w:rsidRPr="00D505DE">
        <w:rPr>
          <w:rFonts w:asciiTheme="minorEastAsia" w:eastAsiaTheme="minorEastAsia" w:hAnsiTheme="minorEastAsia"/>
          <w:b/>
        </w:rPr>
        <w:t xml:space="preserve"> </w:t>
      </w:r>
      <w:r w:rsidRPr="00D505DE">
        <w:rPr>
          <w:rFonts w:asciiTheme="minorEastAsia" w:eastAsiaTheme="minorEastAsia" w:hAnsiTheme="minorEastAsia" w:hint="eastAsia"/>
          <w:b/>
        </w:rPr>
        <w:t>동의</w:t>
      </w:r>
      <w:r w:rsidRPr="00D505DE">
        <w:rPr>
          <w:rFonts w:asciiTheme="minorEastAsia" w:eastAsiaTheme="minorEastAsia" w:hAnsiTheme="minorEastAsia"/>
          <w:b/>
        </w:rPr>
        <w:t>)</w:t>
      </w:r>
    </w:p>
    <w:p w14:paraId="74423BEB" w14:textId="5F9BB32A" w:rsidR="00540FD6" w:rsidRPr="00D505DE" w:rsidRDefault="00540FD6" w:rsidP="0004442E">
      <w:pPr>
        <w:wordWrap/>
        <w:spacing w:before="24" w:after="24" w:line="276" w:lineRule="auto"/>
        <w:ind w:leftChars="71" w:left="142"/>
        <w:rPr>
          <w:rFonts w:asciiTheme="minorEastAsia" w:eastAsiaTheme="minorEastAsia" w:hAnsiTheme="minorEastAsia"/>
        </w:rPr>
      </w:pPr>
      <w:r w:rsidRPr="00D505DE">
        <w:rPr>
          <w:rFonts w:asciiTheme="minorEastAsia" w:eastAsiaTheme="minorEastAsia" w:hAnsiTheme="minorEastAsia" w:hint="eastAsia"/>
        </w:rPr>
        <w:t>본</w:t>
      </w:r>
      <w:r w:rsidRPr="00D505DE">
        <w:rPr>
          <w:rFonts w:asciiTheme="minorEastAsia" w:eastAsiaTheme="minorEastAsia" w:hAnsiTheme="minorEastAsia"/>
        </w:rPr>
        <w:t xml:space="preserve"> 계약과 관련하여 ‘</w:t>
      </w:r>
      <w:r w:rsidRPr="00D505DE">
        <w:rPr>
          <w:rFonts w:asciiTheme="minorEastAsia" w:eastAsiaTheme="minorEastAsia" w:hAnsiTheme="minorEastAsia" w:hint="eastAsia"/>
        </w:rPr>
        <w:t>회사</w:t>
      </w:r>
      <w:r w:rsidRPr="00D505DE">
        <w:rPr>
          <w:rFonts w:asciiTheme="minorEastAsia" w:eastAsiaTheme="minorEastAsia" w:hAnsiTheme="minorEastAsia"/>
        </w:rPr>
        <w:t>’</w:t>
      </w:r>
      <w:r w:rsidRPr="00D505DE">
        <w:rPr>
          <w:rFonts w:asciiTheme="minorEastAsia" w:eastAsiaTheme="minorEastAsia" w:hAnsiTheme="minorEastAsia" w:hint="eastAsia"/>
        </w:rPr>
        <w:t>는</w:t>
      </w:r>
      <w:r w:rsidRPr="00D505DE">
        <w:rPr>
          <w:rFonts w:asciiTheme="minorEastAsia" w:eastAsiaTheme="minorEastAsia" w:hAnsiTheme="minorEastAsia"/>
        </w:rPr>
        <w:t xml:space="preserve"> </w:t>
      </w:r>
      <w:ins w:id="18" w:author="김현주 (Hyunjoo Kim)" w:date="2025-09-24T13:41:00Z">
        <w:r w:rsidR="00321CC7">
          <w:rPr>
            <w:rFonts w:asciiTheme="minorEastAsia" w:eastAsiaTheme="minorEastAsia" w:hAnsiTheme="minorEastAsia"/>
          </w:rPr>
          <w:t>‘</w:t>
        </w:r>
        <w:r w:rsidR="00321CC7">
          <w:rPr>
            <w:rFonts w:asciiTheme="minorEastAsia" w:eastAsiaTheme="minorEastAsia" w:hAnsiTheme="minorEastAsia" w:hint="eastAsia"/>
          </w:rPr>
          <w:t>고객</w:t>
        </w:r>
        <w:r w:rsidR="00321CC7">
          <w:rPr>
            <w:rFonts w:asciiTheme="minorEastAsia" w:eastAsiaTheme="minorEastAsia" w:hAnsiTheme="minorEastAsia"/>
          </w:rPr>
          <w:t>’</w:t>
        </w:r>
        <w:r w:rsidR="00321CC7">
          <w:rPr>
            <w:rFonts w:asciiTheme="minorEastAsia" w:eastAsiaTheme="minorEastAsia" w:hAnsiTheme="minorEastAsia" w:hint="eastAsia"/>
          </w:rPr>
          <w:t xml:space="preserve">의 사전 동의를 얻어 </w:t>
        </w:r>
      </w:ins>
      <w:bookmarkStart w:id="19" w:name="_GoBack"/>
      <w:bookmarkEnd w:id="19"/>
      <w:r w:rsidR="00BC4EDB" w:rsidRPr="00D505DE">
        <w:rPr>
          <w:rFonts w:asciiTheme="minorEastAsia" w:eastAsiaTheme="minorEastAsia" w:hAnsiTheme="minorEastAsia" w:hint="eastAsia"/>
        </w:rPr>
        <w:t>자신의</w:t>
      </w:r>
      <w:r w:rsidR="00BC4EDB" w:rsidRPr="00D505DE">
        <w:rPr>
          <w:rFonts w:asciiTheme="minorEastAsia" w:eastAsiaTheme="minorEastAsia" w:hAnsiTheme="minorEastAsia"/>
        </w:rPr>
        <w:t xml:space="preserve"> </w:t>
      </w:r>
      <w:r w:rsidR="00BC4EDB" w:rsidRPr="00D505DE">
        <w:rPr>
          <w:rFonts w:asciiTheme="minorEastAsia" w:eastAsiaTheme="minorEastAsia" w:hAnsiTheme="minorEastAsia" w:hint="eastAsia"/>
        </w:rPr>
        <w:t>홈페이지</w:t>
      </w:r>
      <w:r w:rsidR="00BC4EDB" w:rsidRPr="00D505DE">
        <w:rPr>
          <w:rFonts w:asciiTheme="minorEastAsia" w:eastAsiaTheme="minorEastAsia" w:hAnsiTheme="minorEastAsia"/>
        </w:rPr>
        <w:t xml:space="preserve">, </w:t>
      </w:r>
      <w:r w:rsidR="00BC4EDB" w:rsidRPr="00D505DE">
        <w:rPr>
          <w:rFonts w:asciiTheme="minorEastAsia" w:eastAsiaTheme="minorEastAsia" w:hAnsiTheme="minorEastAsia" w:hint="eastAsia"/>
        </w:rPr>
        <w:t>홍보기사</w:t>
      </w:r>
      <w:r w:rsidR="00BC4EDB" w:rsidRPr="00D505DE">
        <w:rPr>
          <w:rFonts w:asciiTheme="minorEastAsia" w:eastAsiaTheme="minorEastAsia" w:hAnsiTheme="minorEastAsia"/>
        </w:rPr>
        <w:t xml:space="preserve"> 및 보도자료에 </w:t>
      </w:r>
      <w:r w:rsidRPr="00D505DE">
        <w:rPr>
          <w:rFonts w:asciiTheme="minorEastAsia" w:eastAsiaTheme="minorEastAsia" w:hAnsiTheme="minorEastAsia"/>
        </w:rPr>
        <w:t>‘</w:t>
      </w:r>
      <w:r w:rsidRPr="00D505DE">
        <w:rPr>
          <w:rFonts w:asciiTheme="minorEastAsia" w:eastAsiaTheme="minorEastAsia" w:hAnsiTheme="minorEastAsia" w:hint="eastAsia"/>
        </w:rPr>
        <w:t>고객</w:t>
      </w:r>
      <w:r w:rsidRPr="00D505DE">
        <w:rPr>
          <w:rFonts w:asciiTheme="minorEastAsia" w:eastAsiaTheme="minorEastAsia" w:hAnsiTheme="minorEastAsia"/>
        </w:rPr>
        <w:t>’</w:t>
      </w:r>
      <w:r w:rsidRPr="00D505DE">
        <w:rPr>
          <w:rFonts w:asciiTheme="minorEastAsia" w:eastAsiaTheme="minorEastAsia" w:hAnsiTheme="minorEastAsia" w:hint="eastAsia"/>
        </w:rPr>
        <w:t>을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레퍼런스로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공개할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수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있</w:t>
      </w:r>
      <w:r w:rsidR="00BC4EDB" w:rsidRPr="00D505DE">
        <w:rPr>
          <w:rFonts w:asciiTheme="minorEastAsia" w:eastAsiaTheme="minorEastAsia" w:hAnsiTheme="minorEastAsia" w:hint="eastAsia"/>
        </w:rPr>
        <w:t>으며</w:t>
      </w:r>
      <w:r w:rsidR="00BC4EDB" w:rsidRPr="00D505DE">
        <w:rPr>
          <w:rFonts w:asciiTheme="minorEastAsia" w:eastAsiaTheme="minorEastAsia" w:hAnsiTheme="minorEastAsia"/>
        </w:rPr>
        <w:t xml:space="preserve"> 이를 위한 목적에 한정하여 ‘</w:t>
      </w:r>
      <w:r w:rsidR="00BC4EDB" w:rsidRPr="00D505DE">
        <w:rPr>
          <w:rFonts w:asciiTheme="minorEastAsia" w:eastAsiaTheme="minorEastAsia" w:hAnsiTheme="minorEastAsia" w:hint="eastAsia"/>
        </w:rPr>
        <w:t>고객</w:t>
      </w:r>
      <w:r w:rsidR="00BC4EDB" w:rsidRPr="00D505DE">
        <w:rPr>
          <w:rFonts w:asciiTheme="minorEastAsia" w:eastAsiaTheme="minorEastAsia" w:hAnsiTheme="minorEastAsia"/>
        </w:rPr>
        <w:t>’</w:t>
      </w:r>
      <w:r w:rsidR="00BC4EDB" w:rsidRPr="00D505DE">
        <w:rPr>
          <w:rFonts w:asciiTheme="minorEastAsia" w:eastAsiaTheme="minorEastAsia" w:hAnsiTheme="minorEastAsia" w:hint="eastAsia"/>
        </w:rPr>
        <w:t>의</w:t>
      </w:r>
      <w:r w:rsidR="00BC4EDB" w:rsidRPr="00D505DE">
        <w:rPr>
          <w:rFonts w:asciiTheme="minorEastAsia" w:eastAsiaTheme="minorEastAsia" w:hAnsiTheme="minorEastAsia"/>
        </w:rPr>
        <w:t xml:space="preserve"> </w:t>
      </w:r>
      <w:r w:rsidR="00BC4EDB" w:rsidRPr="00D505DE">
        <w:rPr>
          <w:rFonts w:asciiTheme="minorEastAsia" w:eastAsiaTheme="minorEastAsia" w:hAnsiTheme="minorEastAsia" w:hint="eastAsia"/>
        </w:rPr>
        <w:t>상</w:t>
      </w:r>
      <w:r w:rsidR="009215CA" w:rsidRPr="00D505DE">
        <w:rPr>
          <w:rFonts w:asciiTheme="minorEastAsia" w:eastAsiaTheme="minorEastAsia" w:hAnsiTheme="minorEastAsia" w:hint="eastAsia"/>
        </w:rPr>
        <w:t>호</w:t>
      </w:r>
      <w:r w:rsidR="00BC4EDB" w:rsidRPr="00D505DE">
        <w:rPr>
          <w:rFonts w:asciiTheme="minorEastAsia" w:eastAsiaTheme="minorEastAsia" w:hAnsiTheme="minorEastAsia" w:hint="eastAsia"/>
        </w:rPr>
        <w:t>나</w:t>
      </w:r>
      <w:r w:rsidR="00BC4EDB" w:rsidRPr="00D505DE">
        <w:rPr>
          <w:rFonts w:asciiTheme="minorEastAsia" w:eastAsiaTheme="minorEastAsia" w:hAnsiTheme="minorEastAsia"/>
        </w:rPr>
        <w:t xml:space="preserve"> </w:t>
      </w:r>
      <w:r w:rsidR="009215CA" w:rsidRPr="00D505DE">
        <w:rPr>
          <w:rFonts w:asciiTheme="minorEastAsia" w:eastAsiaTheme="minorEastAsia" w:hAnsiTheme="minorEastAsia" w:hint="eastAsia"/>
        </w:rPr>
        <w:t>상표</w:t>
      </w:r>
      <w:r w:rsidR="00BC4EDB" w:rsidRPr="00D505DE">
        <w:rPr>
          <w:rFonts w:asciiTheme="minorEastAsia" w:eastAsiaTheme="minorEastAsia" w:hAnsiTheme="minorEastAsia" w:hint="eastAsia"/>
        </w:rPr>
        <w:t>를</w:t>
      </w:r>
      <w:r w:rsidR="00BC4EDB" w:rsidRPr="00D505DE">
        <w:rPr>
          <w:rFonts w:asciiTheme="minorEastAsia" w:eastAsiaTheme="minorEastAsia" w:hAnsiTheme="minorEastAsia"/>
        </w:rPr>
        <w:t xml:space="preserve"> </w:t>
      </w:r>
      <w:r w:rsidR="00BC4EDB" w:rsidRPr="00D505DE">
        <w:rPr>
          <w:rFonts w:asciiTheme="minorEastAsia" w:eastAsiaTheme="minorEastAsia" w:hAnsiTheme="minorEastAsia" w:hint="eastAsia"/>
        </w:rPr>
        <w:t>사용할</w:t>
      </w:r>
      <w:r w:rsidR="00BC4EDB" w:rsidRPr="00D505DE">
        <w:rPr>
          <w:rFonts w:asciiTheme="minorEastAsia" w:eastAsiaTheme="minorEastAsia" w:hAnsiTheme="minorEastAsia"/>
        </w:rPr>
        <w:t xml:space="preserve"> </w:t>
      </w:r>
      <w:r w:rsidR="00BC4EDB" w:rsidRPr="00D505DE">
        <w:rPr>
          <w:rFonts w:asciiTheme="minorEastAsia" w:eastAsiaTheme="minorEastAsia" w:hAnsiTheme="minorEastAsia" w:hint="eastAsia"/>
        </w:rPr>
        <w:t>수</w:t>
      </w:r>
      <w:r w:rsidR="00BC4EDB" w:rsidRPr="00D505DE">
        <w:rPr>
          <w:rFonts w:asciiTheme="minorEastAsia" w:eastAsiaTheme="minorEastAsia" w:hAnsiTheme="minorEastAsia"/>
        </w:rPr>
        <w:t xml:space="preserve"> </w:t>
      </w:r>
      <w:r w:rsidR="00BC4EDB" w:rsidRPr="00D505DE">
        <w:rPr>
          <w:rFonts w:asciiTheme="minorEastAsia" w:eastAsiaTheme="minorEastAsia" w:hAnsiTheme="minorEastAsia" w:hint="eastAsia"/>
        </w:rPr>
        <w:t>있다</w:t>
      </w:r>
      <w:r w:rsidRPr="00D505DE">
        <w:rPr>
          <w:rFonts w:asciiTheme="minorEastAsia" w:eastAsiaTheme="minorEastAsia" w:hAnsiTheme="minorEastAsia"/>
        </w:rPr>
        <w:t xml:space="preserve">. </w:t>
      </w:r>
      <w:r w:rsidRPr="00D505DE">
        <w:rPr>
          <w:rFonts w:asciiTheme="minorEastAsia" w:eastAsiaTheme="minorEastAsia" w:hAnsiTheme="minorEastAsia" w:hint="eastAsia"/>
        </w:rPr>
        <w:t>단</w:t>
      </w:r>
      <w:r w:rsidRPr="00D505DE">
        <w:rPr>
          <w:rFonts w:asciiTheme="minorEastAsia" w:eastAsiaTheme="minorEastAsia" w:hAnsiTheme="minorEastAsia"/>
        </w:rPr>
        <w:t>, ‘</w:t>
      </w:r>
      <w:r w:rsidRPr="00D505DE">
        <w:rPr>
          <w:rFonts w:asciiTheme="minorEastAsia" w:eastAsiaTheme="minorEastAsia" w:hAnsiTheme="minorEastAsia" w:hint="eastAsia"/>
        </w:rPr>
        <w:t>고객</w:t>
      </w:r>
      <w:r w:rsidRPr="00D505DE">
        <w:rPr>
          <w:rFonts w:asciiTheme="minorEastAsia" w:eastAsiaTheme="minorEastAsia" w:hAnsiTheme="minorEastAsia"/>
        </w:rPr>
        <w:t>’</w:t>
      </w:r>
      <w:r w:rsidRPr="00D505DE">
        <w:rPr>
          <w:rFonts w:asciiTheme="minorEastAsia" w:eastAsiaTheme="minorEastAsia" w:hAnsiTheme="minorEastAsia" w:hint="eastAsia"/>
        </w:rPr>
        <w:t>의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기술정보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및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비밀유지계약서에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해당하는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내용은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공개할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수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없다</w:t>
      </w:r>
      <w:r w:rsidRPr="00D505DE">
        <w:rPr>
          <w:rFonts w:asciiTheme="minorEastAsia" w:eastAsiaTheme="minorEastAsia" w:hAnsiTheme="minorEastAsia"/>
        </w:rPr>
        <w:t>.</w:t>
      </w:r>
    </w:p>
    <w:p w14:paraId="705C984B" w14:textId="77777777" w:rsidR="00962F03" w:rsidRPr="00D505DE" w:rsidRDefault="00962F03" w:rsidP="0004442E">
      <w:pPr>
        <w:wordWrap/>
        <w:spacing w:before="24" w:after="24" w:line="276" w:lineRule="auto"/>
        <w:rPr>
          <w:rFonts w:asciiTheme="minorEastAsia" w:eastAsiaTheme="minorEastAsia" w:hAnsiTheme="minorEastAsia"/>
        </w:rPr>
      </w:pPr>
    </w:p>
    <w:p w14:paraId="3D9FCD63" w14:textId="2828A266" w:rsidR="001836CE" w:rsidRPr="00D505DE" w:rsidRDefault="001836CE" w:rsidP="006C3A5D">
      <w:pPr>
        <w:pStyle w:val="af1"/>
        <w:numPr>
          <w:ilvl w:val="0"/>
          <w:numId w:val="5"/>
        </w:numPr>
        <w:wordWrap/>
        <w:spacing w:line="276" w:lineRule="auto"/>
        <w:ind w:leftChars="0"/>
        <w:jc w:val="left"/>
        <w:rPr>
          <w:rFonts w:asciiTheme="minorEastAsia" w:eastAsiaTheme="minorEastAsia" w:hAnsiTheme="minorEastAsia"/>
          <w:b/>
        </w:rPr>
      </w:pPr>
      <w:r w:rsidRPr="00D505DE">
        <w:rPr>
          <w:rFonts w:asciiTheme="minorEastAsia" w:eastAsiaTheme="minorEastAsia" w:hAnsiTheme="minorEastAsia"/>
          <w:b/>
        </w:rPr>
        <w:t>(</w:t>
      </w:r>
      <w:r w:rsidR="0057739B" w:rsidRPr="00D505DE">
        <w:rPr>
          <w:rFonts w:asciiTheme="minorEastAsia" w:eastAsiaTheme="minorEastAsia" w:hAnsiTheme="minorEastAsia" w:hint="eastAsia"/>
          <w:b/>
        </w:rPr>
        <w:t>계약의</w:t>
      </w:r>
      <w:r w:rsidR="0057739B" w:rsidRPr="00D505DE">
        <w:rPr>
          <w:rFonts w:asciiTheme="minorEastAsia" w:eastAsiaTheme="minorEastAsia" w:hAnsiTheme="minorEastAsia"/>
          <w:b/>
        </w:rPr>
        <w:t xml:space="preserve"> </w:t>
      </w:r>
      <w:r w:rsidR="0057739B" w:rsidRPr="00D505DE">
        <w:rPr>
          <w:rFonts w:asciiTheme="minorEastAsia" w:eastAsiaTheme="minorEastAsia" w:hAnsiTheme="minorEastAsia" w:hint="eastAsia"/>
          <w:b/>
        </w:rPr>
        <w:t>변경</w:t>
      </w:r>
      <w:r w:rsidRPr="00D505DE">
        <w:rPr>
          <w:rFonts w:asciiTheme="minorEastAsia" w:eastAsiaTheme="minorEastAsia" w:hAnsiTheme="minorEastAsia"/>
          <w:b/>
        </w:rPr>
        <w:t>)</w:t>
      </w:r>
    </w:p>
    <w:p w14:paraId="36972548" w14:textId="43D234E3" w:rsidR="0057739B" w:rsidRPr="00D505DE" w:rsidRDefault="00FF2374" w:rsidP="0004442E">
      <w:pPr>
        <w:wordWrap/>
        <w:spacing w:line="276" w:lineRule="auto"/>
        <w:ind w:leftChars="71" w:left="142"/>
        <w:rPr>
          <w:rFonts w:asciiTheme="minorEastAsia" w:eastAsiaTheme="minorEastAsia" w:hAnsiTheme="minorEastAsia"/>
        </w:rPr>
      </w:pPr>
      <w:r w:rsidRPr="00D505DE">
        <w:rPr>
          <w:rFonts w:asciiTheme="minorEastAsia" w:eastAsiaTheme="minorEastAsia" w:hAnsiTheme="minorEastAsia"/>
        </w:rPr>
        <w:lastRenderedPageBreak/>
        <w:t>‘</w:t>
      </w:r>
      <w:r w:rsidRPr="00D505DE">
        <w:rPr>
          <w:rFonts w:asciiTheme="minorEastAsia" w:eastAsiaTheme="minorEastAsia" w:hAnsiTheme="minorEastAsia" w:hint="eastAsia"/>
        </w:rPr>
        <w:t>고객</w:t>
      </w:r>
      <w:r w:rsidRPr="00D505DE">
        <w:rPr>
          <w:rFonts w:asciiTheme="minorEastAsia" w:eastAsiaTheme="minorEastAsia" w:hAnsiTheme="minorEastAsia"/>
        </w:rPr>
        <w:t>’</w:t>
      </w:r>
      <w:r w:rsidR="0014722D" w:rsidRPr="00D505DE">
        <w:rPr>
          <w:rFonts w:asciiTheme="minorEastAsia" w:eastAsiaTheme="minorEastAsia" w:hAnsiTheme="minorEastAsia" w:hint="eastAsia"/>
        </w:rPr>
        <w:t>과</w:t>
      </w:r>
      <w:r w:rsidR="001836CE" w:rsidRPr="00D505DE">
        <w:rPr>
          <w:rFonts w:asciiTheme="minorEastAsia" w:eastAsiaTheme="minorEastAsia" w:hAnsiTheme="minorEastAsia"/>
        </w:rPr>
        <w:t xml:space="preserve"> </w:t>
      </w:r>
      <w:r w:rsidR="00222F8A" w:rsidRPr="00D505DE">
        <w:rPr>
          <w:rFonts w:asciiTheme="minorEastAsia" w:eastAsiaTheme="minorEastAsia" w:hAnsiTheme="minorEastAsia"/>
        </w:rPr>
        <w:t>‘</w:t>
      </w:r>
      <w:r w:rsidR="00222F8A" w:rsidRPr="00D505DE">
        <w:rPr>
          <w:rFonts w:asciiTheme="minorEastAsia" w:eastAsiaTheme="minorEastAsia" w:hAnsiTheme="minorEastAsia" w:hint="eastAsia"/>
        </w:rPr>
        <w:t>회사</w:t>
      </w:r>
      <w:r w:rsidR="00222F8A" w:rsidRPr="00D505DE">
        <w:rPr>
          <w:rFonts w:asciiTheme="minorEastAsia" w:eastAsiaTheme="minorEastAsia" w:hAnsiTheme="minorEastAsia"/>
        </w:rPr>
        <w:t>’</w:t>
      </w:r>
      <w:r w:rsidR="0014722D" w:rsidRPr="00D505DE">
        <w:rPr>
          <w:rFonts w:asciiTheme="minorEastAsia" w:eastAsiaTheme="minorEastAsia" w:hAnsiTheme="minorEastAsia" w:hint="eastAsia"/>
        </w:rPr>
        <w:t>는</w:t>
      </w:r>
      <w:r w:rsidR="0014722D" w:rsidRPr="00D505DE">
        <w:rPr>
          <w:rFonts w:asciiTheme="minorEastAsia" w:eastAsiaTheme="minorEastAsia" w:hAnsiTheme="minorEastAsia"/>
        </w:rPr>
        <w:t xml:space="preserve"> 본 계약에서 정한 내용을 변경하거나 보완할 필요가 있는 경우에는 상호 </w:t>
      </w:r>
      <w:r w:rsidR="0057739B" w:rsidRPr="00D505DE">
        <w:rPr>
          <w:rFonts w:asciiTheme="minorEastAsia" w:eastAsiaTheme="minorEastAsia" w:hAnsiTheme="minorEastAsia" w:hint="eastAsia"/>
        </w:rPr>
        <w:t>기명</w:t>
      </w:r>
      <w:r w:rsidR="0057739B" w:rsidRPr="00D505DE">
        <w:rPr>
          <w:rFonts w:asciiTheme="minorEastAsia" w:eastAsiaTheme="minorEastAsia" w:hAnsiTheme="minorEastAsia"/>
        </w:rPr>
        <w:t xml:space="preserve"> 날인한 서면 합의에 </w:t>
      </w:r>
      <w:r w:rsidR="0014722D" w:rsidRPr="00D505DE">
        <w:rPr>
          <w:rFonts w:asciiTheme="minorEastAsia" w:eastAsiaTheme="minorEastAsia" w:hAnsiTheme="minorEastAsia" w:hint="eastAsia"/>
        </w:rPr>
        <w:t>의해서만</w:t>
      </w:r>
      <w:r w:rsidR="0014722D" w:rsidRPr="00D505DE">
        <w:rPr>
          <w:rFonts w:asciiTheme="minorEastAsia" w:eastAsiaTheme="minorEastAsia" w:hAnsiTheme="minorEastAsia"/>
        </w:rPr>
        <w:t xml:space="preserve"> 변경할 </w:t>
      </w:r>
      <w:r w:rsidR="0057739B" w:rsidRPr="00D505DE">
        <w:rPr>
          <w:rFonts w:asciiTheme="minorEastAsia" w:eastAsiaTheme="minorEastAsia" w:hAnsiTheme="minorEastAsia" w:hint="eastAsia"/>
        </w:rPr>
        <w:t>수</w:t>
      </w:r>
      <w:r w:rsidR="0057739B" w:rsidRPr="00D505DE">
        <w:rPr>
          <w:rFonts w:asciiTheme="minorEastAsia" w:eastAsiaTheme="minorEastAsia" w:hAnsiTheme="minorEastAsia"/>
        </w:rPr>
        <w:t xml:space="preserve"> </w:t>
      </w:r>
      <w:r w:rsidR="0057739B" w:rsidRPr="00D505DE">
        <w:rPr>
          <w:rFonts w:asciiTheme="minorEastAsia" w:eastAsiaTheme="minorEastAsia" w:hAnsiTheme="minorEastAsia" w:hint="eastAsia"/>
        </w:rPr>
        <w:t>있다</w:t>
      </w:r>
      <w:r w:rsidR="0057739B" w:rsidRPr="00D505DE">
        <w:rPr>
          <w:rFonts w:asciiTheme="minorEastAsia" w:eastAsiaTheme="minorEastAsia" w:hAnsiTheme="minorEastAsia"/>
        </w:rPr>
        <w:t>.</w:t>
      </w:r>
      <w:r w:rsidR="00962F03" w:rsidRPr="00D505DE">
        <w:rPr>
          <w:rFonts w:asciiTheme="minorEastAsia" w:eastAsiaTheme="minorEastAsia" w:hAnsiTheme="minorEastAsia"/>
        </w:rPr>
        <w:t xml:space="preserve"> </w:t>
      </w:r>
    </w:p>
    <w:p w14:paraId="4E4EB787" w14:textId="794085F8" w:rsidR="00962F03" w:rsidRPr="00D505DE" w:rsidRDefault="00962F03" w:rsidP="0004442E">
      <w:pPr>
        <w:wordWrap/>
        <w:spacing w:line="276" w:lineRule="auto"/>
        <w:jc w:val="left"/>
        <w:rPr>
          <w:rFonts w:asciiTheme="minorEastAsia" w:eastAsiaTheme="minorEastAsia" w:hAnsiTheme="minorEastAsia"/>
        </w:rPr>
      </w:pPr>
    </w:p>
    <w:p w14:paraId="5F7E1E96" w14:textId="6DBFB6D8" w:rsidR="001836CE" w:rsidRPr="00D505DE" w:rsidRDefault="00E04EE6" w:rsidP="0004442E">
      <w:pPr>
        <w:wordWrap/>
        <w:spacing w:before="24" w:after="24" w:line="276" w:lineRule="auto"/>
        <w:rPr>
          <w:rFonts w:asciiTheme="minorEastAsia" w:eastAsiaTheme="minorEastAsia" w:hAnsiTheme="minorEastAsia"/>
          <w:b/>
        </w:rPr>
      </w:pPr>
      <w:r w:rsidRPr="00D505DE">
        <w:rPr>
          <w:rFonts w:asciiTheme="minorEastAsia" w:eastAsiaTheme="minorEastAsia" w:hAnsiTheme="minorEastAsia" w:hint="eastAsia"/>
          <w:b/>
        </w:rPr>
        <w:t>제1</w:t>
      </w:r>
      <w:r w:rsidRPr="00D505DE">
        <w:rPr>
          <w:rFonts w:asciiTheme="minorEastAsia" w:eastAsiaTheme="minorEastAsia" w:hAnsiTheme="minorEastAsia"/>
          <w:b/>
        </w:rPr>
        <w:t>9</w:t>
      </w:r>
      <w:r w:rsidRPr="00D505DE">
        <w:rPr>
          <w:rFonts w:asciiTheme="minorEastAsia" w:eastAsiaTheme="minorEastAsia" w:hAnsiTheme="minorEastAsia" w:hint="eastAsia"/>
          <w:b/>
        </w:rPr>
        <w:t>조</w:t>
      </w:r>
      <w:r w:rsidRPr="00D505DE">
        <w:rPr>
          <w:rFonts w:asciiTheme="minorEastAsia" w:eastAsiaTheme="minorEastAsia" w:hAnsiTheme="minorEastAsia"/>
          <w:b/>
        </w:rPr>
        <w:t xml:space="preserve"> (</w:t>
      </w:r>
      <w:r w:rsidRPr="00D505DE">
        <w:rPr>
          <w:rFonts w:asciiTheme="minorEastAsia" w:eastAsiaTheme="minorEastAsia" w:hAnsiTheme="minorEastAsia" w:hint="eastAsia"/>
          <w:b/>
        </w:rPr>
        <w:t>특약사항)</w:t>
      </w:r>
    </w:p>
    <w:p w14:paraId="5AE7000E" w14:textId="0CC95717" w:rsidR="00241016" w:rsidRPr="00D505DE" w:rsidRDefault="002A2340" w:rsidP="0004442E">
      <w:pPr>
        <w:wordWrap/>
        <w:spacing w:line="276" w:lineRule="auto"/>
        <w:jc w:val="left"/>
        <w:rPr>
          <w:rFonts w:asciiTheme="minorEastAsia" w:eastAsiaTheme="minorEastAsia" w:hAnsiTheme="minorEastAsia"/>
        </w:rPr>
      </w:pPr>
      <w:r w:rsidRPr="00D505DE">
        <w:rPr>
          <w:rFonts w:asciiTheme="minorEastAsia" w:eastAsiaTheme="minorEastAsia" w:hAnsiTheme="minorEastAsia"/>
        </w:rPr>
        <w:t>‘</w:t>
      </w:r>
      <w:r w:rsidRPr="00D505DE">
        <w:rPr>
          <w:rFonts w:asciiTheme="minorEastAsia" w:eastAsiaTheme="minorEastAsia" w:hAnsiTheme="minorEastAsia" w:hint="eastAsia"/>
        </w:rPr>
        <w:t>회사</w:t>
      </w:r>
      <w:r w:rsidRPr="00D505DE">
        <w:rPr>
          <w:rFonts w:asciiTheme="minorEastAsia" w:eastAsiaTheme="minorEastAsia" w:hAnsiTheme="minorEastAsia"/>
        </w:rPr>
        <w:t>’</w:t>
      </w:r>
      <w:r w:rsidRPr="00D505DE">
        <w:rPr>
          <w:rFonts w:asciiTheme="minorEastAsia" w:eastAsiaTheme="minorEastAsia" w:hAnsiTheme="minorEastAsia" w:hint="eastAsia"/>
        </w:rPr>
        <w:t xml:space="preserve">는 </w:t>
      </w:r>
      <w:r w:rsidRPr="00D505DE">
        <w:rPr>
          <w:rFonts w:asciiTheme="minorEastAsia" w:eastAsiaTheme="minorEastAsia" w:hAnsiTheme="minorEastAsia"/>
        </w:rPr>
        <w:t>‘</w:t>
      </w:r>
      <w:r w:rsidRPr="00D505DE">
        <w:rPr>
          <w:rFonts w:asciiTheme="minorEastAsia" w:eastAsiaTheme="minorEastAsia" w:hAnsiTheme="minorEastAsia" w:hint="eastAsia"/>
        </w:rPr>
        <w:t>고객</w:t>
      </w:r>
      <w:r w:rsidRPr="00D505DE">
        <w:rPr>
          <w:rFonts w:asciiTheme="minorEastAsia" w:eastAsiaTheme="minorEastAsia" w:hAnsiTheme="minorEastAsia"/>
        </w:rPr>
        <w:t>’</w:t>
      </w:r>
      <w:r w:rsidRPr="00D505DE">
        <w:rPr>
          <w:rFonts w:asciiTheme="minorEastAsia" w:eastAsiaTheme="minorEastAsia" w:hAnsiTheme="minorEastAsia" w:hint="eastAsia"/>
        </w:rPr>
        <w:t>에게 첨부</w:t>
      </w:r>
      <w:r w:rsidRPr="00D505DE">
        <w:rPr>
          <w:rFonts w:asciiTheme="minorEastAsia" w:eastAsiaTheme="minorEastAsia" w:hAnsiTheme="minorEastAsia"/>
        </w:rPr>
        <w:t xml:space="preserve"> </w:t>
      </w:r>
      <w:r w:rsidR="003F0D09">
        <w:rPr>
          <w:rFonts w:asciiTheme="minorEastAsia" w:eastAsiaTheme="minorEastAsia" w:hAnsiTheme="minorEastAsia"/>
        </w:rPr>
        <w:t>2</w:t>
      </w:r>
      <w:r w:rsidRPr="00D505DE">
        <w:rPr>
          <w:rFonts w:asciiTheme="minorEastAsia" w:eastAsiaTheme="minorEastAsia" w:hAnsiTheme="minorEastAsia"/>
        </w:rPr>
        <w:t xml:space="preserve">. </w:t>
      </w:r>
      <w:proofErr w:type="spellStart"/>
      <w:r w:rsidR="00BC4ACD" w:rsidRPr="00D505DE">
        <w:rPr>
          <w:rFonts w:asciiTheme="minorEastAsia" w:eastAsiaTheme="minorEastAsia" w:hAnsiTheme="minorEastAsia" w:hint="eastAsia"/>
        </w:rPr>
        <w:t>클로잇</w:t>
      </w:r>
      <w:proofErr w:type="spellEnd"/>
      <w:r w:rsidRPr="00D505DE">
        <w:rPr>
          <w:rFonts w:asciiTheme="minorEastAsia" w:eastAsiaTheme="minorEastAsia" w:hAnsiTheme="minorEastAsia"/>
        </w:rPr>
        <w:t xml:space="preserve"> </w:t>
      </w:r>
      <w:proofErr w:type="spellStart"/>
      <w:r w:rsidR="00B643F8" w:rsidRPr="00D505DE">
        <w:rPr>
          <w:rFonts w:asciiTheme="minorEastAsia" w:eastAsiaTheme="minorEastAsia" w:hAnsiTheme="minorEastAsia" w:hint="eastAsia"/>
        </w:rPr>
        <w:t>매니지드</w:t>
      </w:r>
      <w:proofErr w:type="spellEnd"/>
      <w:r w:rsidR="00B643F8" w:rsidRPr="00D505DE">
        <w:rPr>
          <w:rFonts w:asciiTheme="minorEastAsia" w:eastAsiaTheme="minorEastAsia" w:hAnsiTheme="minorEastAsia" w:hint="eastAsia"/>
        </w:rPr>
        <w:t xml:space="preserve"> 서비스</w:t>
      </w:r>
      <w:r w:rsidRPr="00D505DE">
        <w:rPr>
          <w:rFonts w:asciiTheme="minorEastAsia" w:eastAsiaTheme="minorEastAsia" w:hAnsiTheme="minorEastAsia" w:hint="eastAsia"/>
        </w:rPr>
        <w:t xml:space="preserve"> 부속합의서에 따라 </w:t>
      </w:r>
      <w:proofErr w:type="spellStart"/>
      <w:r w:rsidR="00B643F8" w:rsidRPr="00D505DE">
        <w:rPr>
          <w:rFonts w:asciiTheme="minorEastAsia" w:eastAsiaTheme="minorEastAsia" w:hAnsiTheme="minorEastAsia" w:hint="eastAsia"/>
        </w:rPr>
        <w:t>매니지드</w:t>
      </w:r>
      <w:proofErr w:type="spellEnd"/>
      <w:r w:rsidR="00B643F8" w:rsidRPr="00D505DE">
        <w:rPr>
          <w:rFonts w:asciiTheme="minorEastAsia" w:eastAsiaTheme="minorEastAsia" w:hAnsiTheme="minorEastAsia" w:hint="eastAsia"/>
        </w:rPr>
        <w:t xml:space="preserve"> 서비스</w:t>
      </w:r>
      <w:r w:rsidR="00502C27" w:rsidRPr="00D505DE">
        <w:rPr>
          <w:rFonts w:asciiTheme="minorEastAsia" w:eastAsiaTheme="minorEastAsia" w:hAnsiTheme="minorEastAsia"/>
        </w:rPr>
        <w:t>를</w:t>
      </w:r>
      <w:r w:rsidRPr="00D505DE">
        <w:rPr>
          <w:rFonts w:asciiTheme="minorEastAsia" w:eastAsiaTheme="minorEastAsia" w:hAnsiTheme="minorEastAsia" w:hint="eastAsia"/>
        </w:rPr>
        <w:t xml:space="preserve"> 제공</w:t>
      </w:r>
      <w:r w:rsidR="00225B30" w:rsidRPr="00D505DE">
        <w:rPr>
          <w:rFonts w:asciiTheme="minorEastAsia" w:eastAsiaTheme="minorEastAsia" w:hAnsiTheme="minorEastAsia" w:hint="eastAsia"/>
        </w:rPr>
        <w:t>한</w:t>
      </w:r>
      <w:r w:rsidRPr="00D505DE">
        <w:rPr>
          <w:rFonts w:asciiTheme="minorEastAsia" w:eastAsiaTheme="minorEastAsia" w:hAnsiTheme="minorEastAsia" w:hint="eastAsia"/>
        </w:rPr>
        <w:t>다.</w:t>
      </w:r>
      <w:r w:rsidRPr="00D505DE">
        <w:rPr>
          <w:rFonts w:asciiTheme="minorEastAsia" w:eastAsiaTheme="minorEastAsia" w:hAnsiTheme="minorEastAsia"/>
        </w:rPr>
        <w:t xml:space="preserve"> </w:t>
      </w:r>
    </w:p>
    <w:p w14:paraId="15531875" w14:textId="7E5AE0BC" w:rsidR="00241016" w:rsidRPr="00D505DE" w:rsidRDefault="00241016" w:rsidP="0004442E">
      <w:pPr>
        <w:wordWrap/>
        <w:spacing w:line="276" w:lineRule="auto"/>
        <w:jc w:val="left"/>
        <w:rPr>
          <w:rFonts w:asciiTheme="minorEastAsia" w:eastAsiaTheme="minorEastAsia" w:hAnsiTheme="minorEastAsia"/>
        </w:rPr>
      </w:pPr>
    </w:p>
    <w:p w14:paraId="72D41F9C" w14:textId="4141A0C9" w:rsidR="00241016" w:rsidRPr="00D505DE" w:rsidRDefault="00241016" w:rsidP="0004442E">
      <w:pPr>
        <w:wordWrap/>
        <w:spacing w:line="276" w:lineRule="auto"/>
        <w:jc w:val="left"/>
        <w:rPr>
          <w:rFonts w:asciiTheme="minorEastAsia" w:eastAsiaTheme="minorEastAsia" w:hAnsiTheme="minorEastAsia"/>
        </w:rPr>
      </w:pPr>
      <w:r w:rsidRPr="00D505DE">
        <w:rPr>
          <w:rFonts w:asciiTheme="minorEastAsia" w:eastAsiaTheme="minorEastAsia" w:hAnsiTheme="minorEastAsia" w:hint="eastAsia"/>
        </w:rPr>
        <w:t>첨</w:t>
      </w:r>
      <w:r w:rsidR="00BE2FBF" w:rsidRPr="00D505DE">
        <w:rPr>
          <w:rFonts w:asciiTheme="minorEastAsia" w:eastAsiaTheme="minorEastAsia" w:hAnsiTheme="minorEastAsia" w:hint="eastAsia"/>
        </w:rPr>
        <w:t>부</w:t>
      </w:r>
      <w:r w:rsidRPr="00D505DE">
        <w:rPr>
          <w:rFonts w:asciiTheme="minorEastAsia" w:eastAsiaTheme="minorEastAsia" w:hAnsiTheme="minorEastAsia"/>
        </w:rPr>
        <w:t xml:space="preserve"> 1.</w:t>
      </w:r>
      <w:r w:rsidR="00EA3E7E" w:rsidRPr="00D505DE">
        <w:rPr>
          <w:rFonts w:asciiTheme="minorEastAsia" w:eastAsiaTheme="minorEastAsia" w:hAnsiTheme="minorEastAsia"/>
        </w:rPr>
        <w:t xml:space="preserve">  </w:t>
      </w:r>
      <w:proofErr w:type="spellStart"/>
      <w:r w:rsidR="00FC332B">
        <w:rPr>
          <w:rFonts w:asciiTheme="minorEastAsia" w:eastAsiaTheme="minorEastAsia" w:hAnsiTheme="minorEastAsia"/>
        </w:rPr>
        <w:t>클로잇</w:t>
      </w:r>
      <w:proofErr w:type="spellEnd"/>
      <w:r w:rsidR="00FC332B">
        <w:rPr>
          <w:rFonts w:asciiTheme="minorEastAsia" w:eastAsiaTheme="minorEastAsia" w:hAnsiTheme="minorEastAsia"/>
        </w:rPr>
        <w:t xml:space="preserve"> </w:t>
      </w:r>
      <w:proofErr w:type="spellStart"/>
      <w:r w:rsidR="00FC332B">
        <w:rPr>
          <w:rFonts w:asciiTheme="minorEastAsia" w:eastAsiaTheme="minorEastAsia" w:hAnsiTheme="minorEastAsia"/>
        </w:rPr>
        <w:t>매니지드</w:t>
      </w:r>
      <w:proofErr w:type="spellEnd"/>
      <w:r w:rsidR="00FC332B">
        <w:rPr>
          <w:rFonts w:asciiTheme="minorEastAsia" w:eastAsiaTheme="minorEastAsia" w:hAnsiTheme="minorEastAsia"/>
        </w:rPr>
        <w:t xml:space="preserve"> 서비스</w:t>
      </w:r>
      <w:r w:rsidR="00C610EE" w:rsidRPr="00D505DE">
        <w:rPr>
          <w:rFonts w:asciiTheme="minorEastAsia" w:eastAsiaTheme="minorEastAsia" w:hAnsiTheme="minorEastAsia"/>
        </w:rPr>
        <w:t xml:space="preserve"> </w:t>
      </w:r>
      <w:proofErr w:type="spellStart"/>
      <w:r w:rsidR="00C610EE" w:rsidRPr="00D505DE">
        <w:rPr>
          <w:rFonts w:asciiTheme="minorEastAsia" w:eastAsiaTheme="minorEastAsia" w:hAnsiTheme="minorEastAsia" w:hint="eastAsia"/>
        </w:rPr>
        <w:t>서비스</w:t>
      </w:r>
      <w:proofErr w:type="spellEnd"/>
      <w:r w:rsidR="00C610EE" w:rsidRPr="00D505DE">
        <w:rPr>
          <w:rFonts w:asciiTheme="minorEastAsia" w:eastAsiaTheme="minorEastAsia" w:hAnsiTheme="minorEastAsia"/>
        </w:rPr>
        <w:t xml:space="preserve"> </w:t>
      </w:r>
      <w:r w:rsidR="00C610EE" w:rsidRPr="00D505DE">
        <w:rPr>
          <w:rFonts w:asciiTheme="minorEastAsia" w:eastAsiaTheme="minorEastAsia" w:hAnsiTheme="minorEastAsia" w:hint="eastAsia"/>
        </w:rPr>
        <w:t>이용요금</w:t>
      </w:r>
    </w:p>
    <w:p w14:paraId="1F5C2847" w14:textId="53598A57" w:rsidR="003D47B4" w:rsidRPr="00D505DE" w:rsidRDefault="003D47B4" w:rsidP="0004442E">
      <w:pPr>
        <w:wordWrap/>
        <w:spacing w:line="276" w:lineRule="auto"/>
        <w:jc w:val="left"/>
        <w:rPr>
          <w:rFonts w:asciiTheme="minorEastAsia" w:eastAsiaTheme="minorEastAsia" w:hAnsiTheme="minorEastAsia"/>
        </w:rPr>
      </w:pPr>
      <w:r w:rsidRPr="00D505DE">
        <w:rPr>
          <w:rFonts w:asciiTheme="minorEastAsia" w:eastAsiaTheme="minorEastAsia" w:hAnsiTheme="minorEastAsia" w:hint="eastAsia"/>
        </w:rPr>
        <w:t xml:space="preserve">첨부 </w:t>
      </w:r>
      <w:r w:rsidR="00D505DE" w:rsidRPr="00D505DE">
        <w:rPr>
          <w:rFonts w:asciiTheme="minorEastAsia" w:eastAsiaTheme="minorEastAsia" w:hAnsiTheme="minorEastAsia"/>
        </w:rPr>
        <w:t>2</w:t>
      </w:r>
      <w:r w:rsidRPr="00D505DE">
        <w:rPr>
          <w:rFonts w:asciiTheme="minorEastAsia" w:eastAsiaTheme="minorEastAsia" w:hAnsiTheme="minorEastAsia"/>
        </w:rPr>
        <w:t xml:space="preserve">.  </w:t>
      </w:r>
      <w:proofErr w:type="spellStart"/>
      <w:r w:rsidR="00270B87" w:rsidRPr="00D505DE">
        <w:rPr>
          <w:rFonts w:asciiTheme="minorEastAsia" w:eastAsiaTheme="minorEastAsia" w:hAnsiTheme="minorEastAsia" w:hint="eastAsia"/>
        </w:rPr>
        <w:t>클로잇</w:t>
      </w:r>
      <w:proofErr w:type="spellEnd"/>
      <w:r w:rsidRPr="00D505DE">
        <w:rPr>
          <w:rFonts w:asciiTheme="minorEastAsia" w:eastAsiaTheme="minorEastAsia" w:hAnsiTheme="minorEastAsia"/>
        </w:rPr>
        <w:t xml:space="preserve"> </w:t>
      </w:r>
      <w:proofErr w:type="spellStart"/>
      <w:r w:rsidR="00B643F8" w:rsidRPr="00D505DE">
        <w:rPr>
          <w:rFonts w:asciiTheme="minorEastAsia" w:eastAsiaTheme="minorEastAsia" w:hAnsiTheme="minorEastAsia" w:hint="eastAsia"/>
        </w:rPr>
        <w:t>매니지드</w:t>
      </w:r>
      <w:proofErr w:type="spellEnd"/>
      <w:r w:rsidR="00B643F8" w:rsidRPr="00D505DE">
        <w:rPr>
          <w:rFonts w:asciiTheme="minorEastAsia" w:eastAsiaTheme="minorEastAsia" w:hAnsiTheme="minorEastAsia" w:hint="eastAsia"/>
        </w:rPr>
        <w:t xml:space="preserve"> 서비스</w:t>
      </w:r>
      <w:r w:rsidR="007C06E6" w:rsidRPr="00D505DE">
        <w:rPr>
          <w:rFonts w:asciiTheme="minorEastAsia" w:eastAsiaTheme="minorEastAsia" w:hAnsiTheme="minorEastAsia" w:hint="eastAsia"/>
        </w:rPr>
        <w:t xml:space="preserve"> 부속합의서</w:t>
      </w:r>
    </w:p>
    <w:p w14:paraId="703A6F83" w14:textId="77777777" w:rsidR="00D505DE" w:rsidRDefault="00D505DE" w:rsidP="00D505DE">
      <w:pPr>
        <w:widowControl/>
        <w:wordWrap/>
        <w:adjustRightInd/>
        <w:spacing w:after="160" w:line="276" w:lineRule="auto"/>
        <w:jc w:val="left"/>
        <w:textAlignment w:val="auto"/>
        <w:rPr>
          <w:rFonts w:asciiTheme="minorEastAsia" w:eastAsiaTheme="minorEastAsia" w:hAnsiTheme="minorEastAsia"/>
          <w:b/>
        </w:rPr>
      </w:pPr>
    </w:p>
    <w:p w14:paraId="60136940" w14:textId="77777777" w:rsidR="00D505DE" w:rsidRDefault="00D505DE" w:rsidP="00D505DE">
      <w:pPr>
        <w:widowControl/>
        <w:wordWrap/>
        <w:adjustRightInd/>
        <w:spacing w:after="160" w:line="276" w:lineRule="auto"/>
        <w:jc w:val="left"/>
        <w:textAlignment w:val="auto"/>
        <w:rPr>
          <w:rFonts w:asciiTheme="minorEastAsia" w:eastAsiaTheme="minorEastAsia" w:hAnsiTheme="minorEastAsia"/>
          <w:b/>
        </w:rPr>
      </w:pPr>
    </w:p>
    <w:p w14:paraId="7FB04A76" w14:textId="7D164096" w:rsidR="00D505DE" w:rsidRDefault="00D505DE" w:rsidP="00D505DE">
      <w:pPr>
        <w:widowControl/>
        <w:wordWrap/>
        <w:adjustRightInd/>
        <w:spacing w:after="160" w:line="276" w:lineRule="auto"/>
        <w:jc w:val="left"/>
        <w:textAlignment w:val="auto"/>
        <w:rPr>
          <w:rFonts w:asciiTheme="minorEastAsia" w:eastAsiaTheme="minorEastAsia" w:hAnsiTheme="minorEastAsia"/>
          <w:b/>
        </w:rPr>
      </w:pPr>
    </w:p>
    <w:p w14:paraId="59B8C52F" w14:textId="20717E4F" w:rsidR="0008333E" w:rsidRDefault="0008333E" w:rsidP="00D505DE">
      <w:pPr>
        <w:widowControl/>
        <w:wordWrap/>
        <w:adjustRightInd/>
        <w:spacing w:after="160" w:line="276" w:lineRule="auto"/>
        <w:jc w:val="left"/>
        <w:textAlignment w:val="auto"/>
        <w:rPr>
          <w:rFonts w:asciiTheme="minorEastAsia" w:eastAsiaTheme="minorEastAsia" w:hAnsiTheme="minorEastAsia"/>
          <w:b/>
        </w:rPr>
      </w:pPr>
    </w:p>
    <w:p w14:paraId="3D075532" w14:textId="5D5C375A" w:rsidR="0008333E" w:rsidRDefault="0008333E" w:rsidP="00D505DE">
      <w:pPr>
        <w:widowControl/>
        <w:wordWrap/>
        <w:adjustRightInd/>
        <w:spacing w:after="160" w:line="276" w:lineRule="auto"/>
        <w:jc w:val="left"/>
        <w:textAlignment w:val="auto"/>
        <w:rPr>
          <w:rFonts w:asciiTheme="minorEastAsia" w:eastAsiaTheme="minorEastAsia" w:hAnsiTheme="minorEastAsia"/>
          <w:b/>
        </w:rPr>
      </w:pPr>
    </w:p>
    <w:p w14:paraId="35C46FE2" w14:textId="4C04F210" w:rsidR="0008333E" w:rsidRDefault="0008333E" w:rsidP="00D505DE">
      <w:pPr>
        <w:widowControl/>
        <w:wordWrap/>
        <w:adjustRightInd/>
        <w:spacing w:after="160" w:line="276" w:lineRule="auto"/>
        <w:jc w:val="left"/>
        <w:textAlignment w:val="auto"/>
        <w:rPr>
          <w:rFonts w:asciiTheme="minorEastAsia" w:eastAsiaTheme="minorEastAsia" w:hAnsiTheme="minorEastAsia"/>
          <w:b/>
        </w:rPr>
      </w:pPr>
    </w:p>
    <w:p w14:paraId="74C73C28" w14:textId="1A5BBD66" w:rsidR="0008333E" w:rsidRDefault="0008333E" w:rsidP="00D505DE">
      <w:pPr>
        <w:widowControl/>
        <w:wordWrap/>
        <w:adjustRightInd/>
        <w:spacing w:after="160" w:line="276" w:lineRule="auto"/>
        <w:jc w:val="left"/>
        <w:textAlignment w:val="auto"/>
        <w:rPr>
          <w:rFonts w:asciiTheme="minorEastAsia" w:eastAsiaTheme="minorEastAsia" w:hAnsiTheme="minorEastAsia"/>
          <w:b/>
        </w:rPr>
      </w:pPr>
    </w:p>
    <w:p w14:paraId="4C7DB710" w14:textId="0DE4C5D2" w:rsidR="0008333E" w:rsidRDefault="0008333E" w:rsidP="00D505DE">
      <w:pPr>
        <w:widowControl/>
        <w:wordWrap/>
        <w:adjustRightInd/>
        <w:spacing w:after="160" w:line="276" w:lineRule="auto"/>
        <w:jc w:val="left"/>
        <w:textAlignment w:val="auto"/>
        <w:rPr>
          <w:rFonts w:asciiTheme="minorEastAsia" w:eastAsiaTheme="minorEastAsia" w:hAnsiTheme="minorEastAsia"/>
          <w:b/>
        </w:rPr>
      </w:pPr>
    </w:p>
    <w:p w14:paraId="1C85B713" w14:textId="50CD06B4" w:rsidR="0008333E" w:rsidRDefault="0008333E" w:rsidP="00D505DE">
      <w:pPr>
        <w:widowControl/>
        <w:wordWrap/>
        <w:adjustRightInd/>
        <w:spacing w:after="160" w:line="276" w:lineRule="auto"/>
        <w:jc w:val="left"/>
        <w:textAlignment w:val="auto"/>
        <w:rPr>
          <w:rFonts w:asciiTheme="minorEastAsia" w:eastAsiaTheme="minorEastAsia" w:hAnsiTheme="minorEastAsia"/>
          <w:b/>
        </w:rPr>
      </w:pPr>
    </w:p>
    <w:p w14:paraId="64870712" w14:textId="2B273C05" w:rsidR="0008333E" w:rsidRDefault="0008333E" w:rsidP="00D505DE">
      <w:pPr>
        <w:widowControl/>
        <w:wordWrap/>
        <w:adjustRightInd/>
        <w:spacing w:after="160" w:line="276" w:lineRule="auto"/>
        <w:jc w:val="left"/>
        <w:textAlignment w:val="auto"/>
        <w:rPr>
          <w:rFonts w:asciiTheme="minorEastAsia" w:eastAsiaTheme="minorEastAsia" w:hAnsiTheme="minorEastAsia"/>
          <w:b/>
        </w:rPr>
      </w:pPr>
    </w:p>
    <w:p w14:paraId="1B3656AC" w14:textId="0EA7C992" w:rsidR="0008333E" w:rsidRDefault="0008333E" w:rsidP="00D505DE">
      <w:pPr>
        <w:widowControl/>
        <w:wordWrap/>
        <w:adjustRightInd/>
        <w:spacing w:after="160" w:line="276" w:lineRule="auto"/>
        <w:jc w:val="left"/>
        <w:textAlignment w:val="auto"/>
        <w:rPr>
          <w:rFonts w:asciiTheme="minorEastAsia" w:eastAsiaTheme="minorEastAsia" w:hAnsiTheme="minorEastAsia"/>
          <w:b/>
        </w:rPr>
      </w:pPr>
    </w:p>
    <w:p w14:paraId="55ECABA5" w14:textId="7381CF53" w:rsidR="0008333E" w:rsidRDefault="0008333E" w:rsidP="00D505DE">
      <w:pPr>
        <w:widowControl/>
        <w:wordWrap/>
        <w:adjustRightInd/>
        <w:spacing w:after="160" w:line="276" w:lineRule="auto"/>
        <w:jc w:val="left"/>
        <w:textAlignment w:val="auto"/>
        <w:rPr>
          <w:rFonts w:asciiTheme="minorEastAsia" w:eastAsiaTheme="minorEastAsia" w:hAnsiTheme="minorEastAsia"/>
          <w:b/>
        </w:rPr>
      </w:pPr>
    </w:p>
    <w:p w14:paraId="55FBA30E" w14:textId="31AB2C53" w:rsidR="0008333E" w:rsidRDefault="0008333E" w:rsidP="00D505DE">
      <w:pPr>
        <w:widowControl/>
        <w:wordWrap/>
        <w:adjustRightInd/>
        <w:spacing w:after="160" w:line="276" w:lineRule="auto"/>
        <w:jc w:val="left"/>
        <w:textAlignment w:val="auto"/>
        <w:rPr>
          <w:rFonts w:asciiTheme="minorEastAsia" w:eastAsiaTheme="minorEastAsia" w:hAnsiTheme="minorEastAsia"/>
          <w:b/>
        </w:rPr>
      </w:pPr>
    </w:p>
    <w:p w14:paraId="0ED036A2" w14:textId="64CCAD75" w:rsidR="0008333E" w:rsidRDefault="0008333E" w:rsidP="00D505DE">
      <w:pPr>
        <w:widowControl/>
        <w:wordWrap/>
        <w:adjustRightInd/>
        <w:spacing w:after="160" w:line="276" w:lineRule="auto"/>
        <w:jc w:val="left"/>
        <w:textAlignment w:val="auto"/>
        <w:rPr>
          <w:rFonts w:asciiTheme="minorEastAsia" w:eastAsiaTheme="minorEastAsia" w:hAnsiTheme="minorEastAsia"/>
          <w:b/>
        </w:rPr>
      </w:pPr>
    </w:p>
    <w:p w14:paraId="1B273BB8" w14:textId="4B2ACFFE" w:rsidR="0008333E" w:rsidRDefault="0008333E" w:rsidP="00D505DE">
      <w:pPr>
        <w:widowControl/>
        <w:wordWrap/>
        <w:adjustRightInd/>
        <w:spacing w:after="160" w:line="276" w:lineRule="auto"/>
        <w:jc w:val="left"/>
        <w:textAlignment w:val="auto"/>
        <w:rPr>
          <w:rFonts w:asciiTheme="minorEastAsia" w:eastAsiaTheme="minorEastAsia" w:hAnsiTheme="minorEastAsia"/>
          <w:b/>
        </w:rPr>
      </w:pPr>
    </w:p>
    <w:p w14:paraId="447A2E6C" w14:textId="1E53B556" w:rsidR="0008333E" w:rsidRDefault="0008333E" w:rsidP="00D505DE">
      <w:pPr>
        <w:widowControl/>
        <w:wordWrap/>
        <w:adjustRightInd/>
        <w:spacing w:after="160" w:line="276" w:lineRule="auto"/>
        <w:jc w:val="left"/>
        <w:textAlignment w:val="auto"/>
        <w:rPr>
          <w:rFonts w:asciiTheme="minorEastAsia" w:eastAsiaTheme="minorEastAsia" w:hAnsiTheme="minorEastAsia"/>
          <w:b/>
        </w:rPr>
      </w:pPr>
    </w:p>
    <w:p w14:paraId="0C605E64" w14:textId="6811D401" w:rsidR="0008333E" w:rsidRDefault="0008333E" w:rsidP="00D505DE">
      <w:pPr>
        <w:widowControl/>
        <w:wordWrap/>
        <w:adjustRightInd/>
        <w:spacing w:after="160" w:line="276" w:lineRule="auto"/>
        <w:jc w:val="left"/>
        <w:textAlignment w:val="auto"/>
        <w:rPr>
          <w:rFonts w:asciiTheme="minorEastAsia" w:eastAsiaTheme="minorEastAsia" w:hAnsiTheme="minorEastAsia"/>
          <w:b/>
        </w:rPr>
      </w:pPr>
    </w:p>
    <w:p w14:paraId="0EFF149D" w14:textId="6AC6943D" w:rsidR="0008333E" w:rsidRDefault="0008333E" w:rsidP="00D505DE">
      <w:pPr>
        <w:widowControl/>
        <w:wordWrap/>
        <w:adjustRightInd/>
        <w:spacing w:after="160" w:line="276" w:lineRule="auto"/>
        <w:jc w:val="left"/>
        <w:textAlignment w:val="auto"/>
        <w:rPr>
          <w:rFonts w:asciiTheme="minorEastAsia" w:eastAsiaTheme="minorEastAsia" w:hAnsiTheme="minorEastAsia"/>
          <w:b/>
        </w:rPr>
      </w:pPr>
    </w:p>
    <w:p w14:paraId="5F31D3C1" w14:textId="15958D06" w:rsidR="0008333E" w:rsidRDefault="0008333E" w:rsidP="00D505DE">
      <w:pPr>
        <w:widowControl/>
        <w:wordWrap/>
        <w:adjustRightInd/>
        <w:spacing w:after="160" w:line="276" w:lineRule="auto"/>
        <w:jc w:val="left"/>
        <w:textAlignment w:val="auto"/>
        <w:rPr>
          <w:rFonts w:asciiTheme="minorEastAsia" w:eastAsiaTheme="minorEastAsia" w:hAnsiTheme="minorEastAsia"/>
          <w:b/>
        </w:rPr>
      </w:pPr>
    </w:p>
    <w:p w14:paraId="254FE6F7" w14:textId="055C45A9" w:rsidR="0008333E" w:rsidRDefault="0008333E" w:rsidP="00D505DE">
      <w:pPr>
        <w:widowControl/>
        <w:wordWrap/>
        <w:adjustRightInd/>
        <w:spacing w:after="160" w:line="276" w:lineRule="auto"/>
        <w:jc w:val="left"/>
        <w:textAlignment w:val="auto"/>
        <w:rPr>
          <w:rFonts w:asciiTheme="minorEastAsia" w:eastAsiaTheme="minorEastAsia" w:hAnsiTheme="minorEastAsia"/>
          <w:b/>
        </w:rPr>
      </w:pPr>
    </w:p>
    <w:p w14:paraId="3FE91326" w14:textId="77777777" w:rsidR="0008333E" w:rsidRDefault="0008333E" w:rsidP="00D505DE">
      <w:pPr>
        <w:widowControl/>
        <w:wordWrap/>
        <w:adjustRightInd/>
        <w:spacing w:after="160" w:line="276" w:lineRule="auto"/>
        <w:jc w:val="left"/>
        <w:textAlignment w:val="auto"/>
        <w:rPr>
          <w:rFonts w:asciiTheme="minorEastAsia" w:eastAsiaTheme="minorEastAsia" w:hAnsiTheme="minorEastAsia"/>
          <w:b/>
        </w:rPr>
      </w:pPr>
    </w:p>
    <w:p w14:paraId="20B4174B" w14:textId="333D821D" w:rsidR="00D505DE" w:rsidRDefault="00D505DE" w:rsidP="00D505DE">
      <w:pPr>
        <w:widowControl/>
        <w:wordWrap/>
        <w:adjustRightInd/>
        <w:spacing w:after="160" w:line="276" w:lineRule="auto"/>
        <w:jc w:val="left"/>
        <w:textAlignment w:val="auto"/>
        <w:rPr>
          <w:rFonts w:asciiTheme="minorEastAsia" w:eastAsiaTheme="minorEastAsia" w:hAnsiTheme="minorEastAsia"/>
          <w:b/>
        </w:rPr>
      </w:pPr>
    </w:p>
    <w:p w14:paraId="59B555F8" w14:textId="457798DB" w:rsidR="0089492C" w:rsidRDefault="0089492C" w:rsidP="00D505DE">
      <w:pPr>
        <w:widowControl/>
        <w:wordWrap/>
        <w:adjustRightInd/>
        <w:spacing w:after="160" w:line="276" w:lineRule="auto"/>
        <w:jc w:val="left"/>
        <w:textAlignment w:val="auto"/>
        <w:rPr>
          <w:rFonts w:asciiTheme="minorEastAsia" w:eastAsiaTheme="minorEastAsia" w:hAnsiTheme="minorEastAsia"/>
          <w:b/>
        </w:rPr>
      </w:pPr>
    </w:p>
    <w:p w14:paraId="182FEE7D" w14:textId="77777777" w:rsidR="00FD4614" w:rsidRDefault="00FD4614" w:rsidP="00D505DE">
      <w:pPr>
        <w:widowControl/>
        <w:wordWrap/>
        <w:adjustRightInd/>
        <w:spacing w:after="160" w:line="276" w:lineRule="auto"/>
        <w:jc w:val="left"/>
        <w:textAlignment w:val="auto"/>
        <w:rPr>
          <w:rFonts w:asciiTheme="minorEastAsia" w:eastAsiaTheme="minorEastAsia" w:hAnsiTheme="minorEastAsia"/>
          <w:b/>
        </w:rPr>
      </w:pPr>
    </w:p>
    <w:p w14:paraId="2881BB1D" w14:textId="653525DD" w:rsidR="000709B0" w:rsidRPr="00D505DE" w:rsidRDefault="00010465" w:rsidP="00D505DE">
      <w:pPr>
        <w:widowControl/>
        <w:wordWrap/>
        <w:adjustRightInd/>
        <w:spacing w:after="160" w:line="276" w:lineRule="auto"/>
        <w:jc w:val="left"/>
        <w:textAlignment w:val="auto"/>
        <w:rPr>
          <w:rFonts w:asciiTheme="minorEastAsia" w:eastAsiaTheme="minorEastAsia" w:hAnsiTheme="minorEastAsia"/>
          <w:b/>
        </w:rPr>
      </w:pPr>
      <w:r w:rsidRPr="00D505DE">
        <w:rPr>
          <w:rFonts w:asciiTheme="minorEastAsia" w:eastAsiaTheme="minorEastAsia" w:hAnsiTheme="minorEastAsia" w:hint="eastAsia"/>
          <w:b/>
        </w:rPr>
        <w:t>첨</w:t>
      </w:r>
      <w:r w:rsidR="00A420B6" w:rsidRPr="00D505DE">
        <w:rPr>
          <w:rFonts w:asciiTheme="minorEastAsia" w:eastAsiaTheme="minorEastAsia" w:hAnsiTheme="minorEastAsia" w:hint="eastAsia"/>
          <w:b/>
        </w:rPr>
        <w:t>부</w:t>
      </w:r>
      <w:r w:rsidR="008A2A8D" w:rsidRPr="00D505DE">
        <w:rPr>
          <w:rFonts w:asciiTheme="minorEastAsia" w:eastAsiaTheme="minorEastAsia" w:hAnsiTheme="minorEastAsia"/>
          <w:b/>
        </w:rPr>
        <w:t>1</w:t>
      </w:r>
      <w:r w:rsidR="00A5580D" w:rsidRPr="00D505DE">
        <w:rPr>
          <w:rFonts w:asciiTheme="minorEastAsia" w:eastAsiaTheme="minorEastAsia" w:hAnsiTheme="minorEastAsia"/>
          <w:b/>
        </w:rPr>
        <w:t xml:space="preserve">. </w:t>
      </w:r>
      <w:bookmarkStart w:id="20" w:name="_Hlk34241503"/>
      <w:proofErr w:type="spellStart"/>
      <w:r w:rsidR="00D505DE" w:rsidRPr="00D505DE">
        <w:rPr>
          <w:rFonts w:asciiTheme="minorEastAsia" w:eastAsiaTheme="minorEastAsia" w:hAnsiTheme="minorEastAsia" w:hint="eastAsia"/>
          <w:b/>
        </w:rPr>
        <w:t>클로잇</w:t>
      </w:r>
      <w:proofErr w:type="spellEnd"/>
      <w:r w:rsidR="00D505DE" w:rsidRPr="00D505DE">
        <w:rPr>
          <w:rFonts w:asciiTheme="minorEastAsia" w:eastAsiaTheme="minorEastAsia" w:hAnsiTheme="minorEastAsia" w:hint="eastAsia"/>
          <w:b/>
        </w:rPr>
        <w:t xml:space="preserve"> </w:t>
      </w:r>
      <w:proofErr w:type="spellStart"/>
      <w:r w:rsidR="00D505DE" w:rsidRPr="00D505DE">
        <w:rPr>
          <w:rFonts w:asciiTheme="minorEastAsia" w:eastAsiaTheme="minorEastAsia" w:hAnsiTheme="minorEastAsia" w:hint="eastAsia"/>
          <w:b/>
        </w:rPr>
        <w:t>매니지드</w:t>
      </w:r>
      <w:proofErr w:type="spellEnd"/>
      <w:r w:rsidR="00313FC9" w:rsidRPr="00D505DE">
        <w:rPr>
          <w:rFonts w:asciiTheme="minorEastAsia" w:eastAsiaTheme="minorEastAsia" w:hAnsiTheme="minorEastAsia"/>
          <w:b/>
        </w:rPr>
        <w:t xml:space="preserve"> 서비스</w:t>
      </w:r>
      <w:r w:rsidR="0009122F" w:rsidRPr="00D505DE">
        <w:rPr>
          <w:rFonts w:asciiTheme="minorEastAsia" w:eastAsiaTheme="minorEastAsia" w:hAnsiTheme="minorEastAsia"/>
          <w:b/>
        </w:rPr>
        <w:t xml:space="preserve"> 이용요금</w:t>
      </w:r>
      <w:bookmarkEnd w:id="20"/>
    </w:p>
    <w:p w14:paraId="5F1E9654" w14:textId="61E91E13" w:rsidR="008678AE" w:rsidRPr="00D505DE" w:rsidRDefault="00D505DE" w:rsidP="006C3A5D">
      <w:pPr>
        <w:pStyle w:val="10"/>
        <w:numPr>
          <w:ilvl w:val="0"/>
          <w:numId w:val="18"/>
        </w:numPr>
        <w:spacing w:line="276" w:lineRule="auto"/>
        <w:rPr>
          <w:rFonts w:asciiTheme="minorEastAsia" w:eastAsiaTheme="minorEastAsia" w:hAnsiTheme="minorEastAsia"/>
          <w:sz w:val="20"/>
          <w:szCs w:val="20"/>
        </w:rPr>
      </w:pPr>
      <w:proofErr w:type="spellStart"/>
      <w:r>
        <w:rPr>
          <w:rFonts w:asciiTheme="minorEastAsia" w:eastAsiaTheme="minorEastAsia" w:hAnsiTheme="minorEastAsia" w:hint="eastAsia"/>
          <w:sz w:val="20"/>
          <w:szCs w:val="20"/>
        </w:rPr>
        <w:t>클로잇</w:t>
      </w:r>
      <w:proofErr w:type="spellEnd"/>
      <w:r>
        <w:rPr>
          <w:rFonts w:asciiTheme="minorEastAsia" w:eastAsiaTheme="minorEastAsia" w:hAnsiTheme="minorEastAsia" w:hint="eastAsia"/>
          <w:sz w:val="20"/>
          <w:szCs w:val="20"/>
        </w:rPr>
        <w:t xml:space="preserve"> </w:t>
      </w:r>
      <w:proofErr w:type="spellStart"/>
      <w:r>
        <w:rPr>
          <w:rFonts w:asciiTheme="minorEastAsia" w:eastAsiaTheme="minorEastAsia" w:hAnsiTheme="minorEastAsia" w:hint="eastAsia"/>
          <w:sz w:val="20"/>
          <w:szCs w:val="20"/>
        </w:rPr>
        <w:t>매니지드</w:t>
      </w:r>
      <w:proofErr w:type="spellEnd"/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8678AE" w:rsidRPr="00D505DE">
        <w:rPr>
          <w:rFonts w:asciiTheme="minorEastAsia" w:eastAsiaTheme="minorEastAsia" w:hAnsiTheme="minorEastAsia" w:hint="eastAsia"/>
          <w:sz w:val="20"/>
          <w:szCs w:val="20"/>
        </w:rPr>
        <w:t>서비스</w:t>
      </w:r>
      <w:r w:rsidR="008678AE" w:rsidRPr="00D505DE" w:rsidDel="00A32D1C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8678AE" w:rsidRPr="00D505DE">
        <w:rPr>
          <w:rFonts w:asciiTheme="minorEastAsia" w:eastAsiaTheme="minorEastAsia" w:hAnsiTheme="minorEastAsia" w:hint="eastAsia"/>
          <w:sz w:val="20"/>
          <w:szCs w:val="20"/>
        </w:rPr>
        <w:t>이용요금은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FC332B">
        <w:rPr>
          <w:rFonts w:asciiTheme="minorEastAsia" w:eastAsiaTheme="minorEastAsia" w:hAnsiTheme="minorEastAsia" w:hint="eastAsia"/>
          <w:sz w:val="20"/>
          <w:szCs w:val="20"/>
        </w:rPr>
        <w:t>하기 표2</w:t>
      </w:r>
      <w:r w:rsidR="00FC332B">
        <w:rPr>
          <w:rFonts w:asciiTheme="minorEastAsia" w:eastAsiaTheme="minorEastAsia" w:hAnsiTheme="minorEastAsia"/>
          <w:sz w:val="20"/>
          <w:szCs w:val="20"/>
        </w:rPr>
        <w:t>.</w:t>
      </w:r>
      <w:r w:rsidR="00FC332B">
        <w:rPr>
          <w:rFonts w:asciiTheme="minorEastAsia" w:eastAsiaTheme="minorEastAsia" w:hAnsiTheme="minorEastAsia" w:hint="eastAsia"/>
          <w:sz w:val="20"/>
          <w:szCs w:val="20"/>
        </w:rPr>
        <w:t xml:space="preserve"> 정책에</w:t>
      </w:r>
      <w:r w:rsidR="008678AE" w:rsidRPr="00D505DE">
        <w:rPr>
          <w:rFonts w:asciiTheme="minorEastAsia" w:eastAsiaTheme="minorEastAsia" w:hAnsiTheme="minorEastAsia"/>
          <w:sz w:val="20"/>
          <w:szCs w:val="20"/>
        </w:rPr>
        <w:t xml:space="preserve"> 따른다.</w:t>
      </w:r>
    </w:p>
    <w:p w14:paraId="3029DDB4" w14:textId="77777777" w:rsidR="00E1629E" w:rsidRPr="00D505DE" w:rsidRDefault="00E1629E" w:rsidP="006C3A5D">
      <w:pPr>
        <w:pStyle w:val="10"/>
        <w:numPr>
          <w:ilvl w:val="0"/>
          <w:numId w:val="18"/>
        </w:numPr>
        <w:spacing w:line="276" w:lineRule="auto"/>
        <w:rPr>
          <w:rFonts w:asciiTheme="minorEastAsia" w:eastAsiaTheme="minorEastAsia" w:hAnsiTheme="minorEastAsia"/>
          <w:sz w:val="20"/>
          <w:szCs w:val="20"/>
        </w:rPr>
      </w:pPr>
      <w:r w:rsidRPr="00D505DE">
        <w:rPr>
          <w:rFonts w:asciiTheme="minorEastAsia" w:eastAsiaTheme="minorEastAsia" w:hAnsiTheme="minorEastAsia"/>
          <w:sz w:val="20"/>
          <w:szCs w:val="20"/>
        </w:rPr>
        <w:t xml:space="preserve">해당 상품 </w:t>
      </w:r>
      <w:r w:rsidRPr="00D505DE">
        <w:rPr>
          <w:rFonts w:asciiTheme="minorEastAsia" w:eastAsiaTheme="minorEastAsia" w:hAnsiTheme="minorEastAsia" w:hint="eastAsia"/>
          <w:sz w:val="20"/>
          <w:szCs w:val="20"/>
        </w:rPr>
        <w:t>미구</w:t>
      </w:r>
      <w:r w:rsidRPr="00D505DE">
        <w:rPr>
          <w:rFonts w:asciiTheme="minorEastAsia" w:eastAsiaTheme="minorEastAsia" w:hAnsiTheme="minorEastAsia"/>
          <w:sz w:val="20"/>
          <w:szCs w:val="20"/>
        </w:rPr>
        <w:t>매</w:t>
      </w:r>
      <w:r w:rsidRPr="00D505DE">
        <w:rPr>
          <w:rFonts w:asciiTheme="minorEastAsia" w:eastAsiaTheme="minorEastAsia" w:hAnsiTheme="minorEastAsia" w:hint="eastAsia"/>
          <w:sz w:val="20"/>
          <w:szCs w:val="20"/>
        </w:rPr>
        <w:t>시</w:t>
      </w:r>
      <w:r w:rsidRPr="00D505DE">
        <w:rPr>
          <w:rFonts w:asciiTheme="minorEastAsia" w:eastAsiaTheme="minorEastAsia" w:hAnsiTheme="minorEastAsia"/>
          <w:sz w:val="20"/>
          <w:szCs w:val="20"/>
        </w:rPr>
        <w:t xml:space="preserve"> 공식적인 기</w:t>
      </w:r>
      <w:r w:rsidRPr="00D505DE">
        <w:rPr>
          <w:rFonts w:asciiTheme="minorEastAsia" w:eastAsiaTheme="minorEastAsia" w:hAnsiTheme="minorEastAsia" w:hint="eastAsia"/>
          <w:sz w:val="20"/>
          <w:szCs w:val="20"/>
        </w:rPr>
        <w:t>술</w:t>
      </w:r>
      <w:r w:rsidRPr="00D505DE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D505DE">
        <w:rPr>
          <w:rFonts w:asciiTheme="minorEastAsia" w:eastAsiaTheme="minorEastAsia" w:hAnsiTheme="minorEastAsia" w:hint="eastAsia"/>
          <w:sz w:val="20"/>
          <w:szCs w:val="20"/>
        </w:rPr>
        <w:t>지</w:t>
      </w:r>
      <w:r w:rsidRPr="00D505DE">
        <w:rPr>
          <w:rFonts w:asciiTheme="minorEastAsia" w:eastAsiaTheme="minorEastAsia" w:hAnsiTheme="minorEastAsia"/>
          <w:sz w:val="20"/>
          <w:szCs w:val="20"/>
        </w:rPr>
        <w:t>원을 받을 수 없</w:t>
      </w:r>
      <w:r w:rsidRPr="00D505DE">
        <w:rPr>
          <w:rFonts w:asciiTheme="minorEastAsia" w:eastAsiaTheme="minorEastAsia" w:hAnsiTheme="minorEastAsia" w:hint="eastAsia"/>
          <w:sz w:val="20"/>
          <w:szCs w:val="20"/>
        </w:rPr>
        <w:t>다</w:t>
      </w:r>
      <w:r w:rsidRPr="00D505DE">
        <w:rPr>
          <w:rFonts w:asciiTheme="minorEastAsia" w:eastAsiaTheme="minorEastAsia" w:hAnsiTheme="minorEastAsia"/>
          <w:sz w:val="20"/>
          <w:szCs w:val="20"/>
        </w:rPr>
        <w:t>.</w:t>
      </w:r>
    </w:p>
    <w:p w14:paraId="0F89349A" w14:textId="69832D30" w:rsidR="002A0344" w:rsidRPr="00FC332B" w:rsidRDefault="00E1629E" w:rsidP="00FC332B">
      <w:pPr>
        <w:pStyle w:val="10"/>
        <w:numPr>
          <w:ilvl w:val="0"/>
          <w:numId w:val="18"/>
        </w:numPr>
        <w:spacing w:line="276" w:lineRule="auto"/>
        <w:rPr>
          <w:rFonts w:asciiTheme="minorEastAsia" w:eastAsiaTheme="minorEastAsia" w:hAnsiTheme="minorEastAsia"/>
          <w:sz w:val="20"/>
          <w:szCs w:val="20"/>
        </w:rPr>
      </w:pPr>
      <w:r w:rsidRPr="00D505DE">
        <w:rPr>
          <w:rFonts w:asciiTheme="minorEastAsia" w:eastAsiaTheme="minorEastAsia" w:hAnsiTheme="minorEastAsia" w:hint="eastAsia"/>
          <w:sz w:val="20"/>
          <w:szCs w:val="20"/>
        </w:rPr>
        <w:t>지원</w:t>
      </w:r>
      <w:r w:rsidRPr="00D505DE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D505DE">
        <w:rPr>
          <w:rFonts w:asciiTheme="minorEastAsia" w:eastAsiaTheme="minorEastAsia" w:hAnsiTheme="minorEastAsia" w:hint="eastAsia"/>
          <w:sz w:val="20"/>
          <w:szCs w:val="20"/>
        </w:rPr>
        <w:t>항목</w:t>
      </w:r>
      <w:r w:rsidRPr="00D505DE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D505DE">
        <w:rPr>
          <w:rFonts w:asciiTheme="minorEastAsia" w:eastAsiaTheme="minorEastAsia" w:hAnsiTheme="minorEastAsia" w:hint="eastAsia"/>
          <w:sz w:val="20"/>
          <w:szCs w:val="20"/>
        </w:rPr>
        <w:t>외에</w:t>
      </w:r>
      <w:r w:rsidRPr="00D505DE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D505DE">
        <w:rPr>
          <w:rFonts w:asciiTheme="minorEastAsia" w:eastAsiaTheme="minorEastAsia" w:hAnsiTheme="minorEastAsia" w:hint="eastAsia"/>
          <w:sz w:val="20"/>
          <w:szCs w:val="20"/>
        </w:rPr>
        <w:t>필요한</w:t>
      </w:r>
      <w:r w:rsidRPr="00D505DE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D505DE">
        <w:rPr>
          <w:rFonts w:asciiTheme="minorEastAsia" w:eastAsiaTheme="minorEastAsia" w:hAnsiTheme="minorEastAsia" w:hint="eastAsia"/>
          <w:sz w:val="20"/>
          <w:szCs w:val="20"/>
        </w:rPr>
        <w:t>항목은</w:t>
      </w:r>
      <w:r w:rsidRPr="00D505DE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D505DE">
        <w:rPr>
          <w:rFonts w:asciiTheme="minorEastAsia" w:eastAsiaTheme="minorEastAsia" w:hAnsiTheme="minorEastAsia" w:hint="eastAsia"/>
          <w:sz w:val="20"/>
          <w:szCs w:val="20"/>
        </w:rPr>
        <w:t>별도의</w:t>
      </w:r>
      <w:r w:rsidRPr="00D505DE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D505DE">
        <w:rPr>
          <w:rFonts w:asciiTheme="minorEastAsia" w:eastAsiaTheme="minorEastAsia" w:hAnsiTheme="minorEastAsia" w:hint="eastAsia"/>
          <w:sz w:val="20"/>
          <w:szCs w:val="20"/>
        </w:rPr>
        <w:t>비용이</w:t>
      </w:r>
      <w:r w:rsidRPr="00D505DE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D505DE">
        <w:rPr>
          <w:rFonts w:asciiTheme="minorEastAsia" w:eastAsiaTheme="minorEastAsia" w:hAnsiTheme="minorEastAsia" w:hint="eastAsia"/>
          <w:sz w:val="20"/>
          <w:szCs w:val="20"/>
        </w:rPr>
        <w:t>발생할</w:t>
      </w:r>
      <w:r w:rsidRPr="00D505DE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D505DE">
        <w:rPr>
          <w:rFonts w:asciiTheme="minorEastAsia" w:eastAsiaTheme="minorEastAsia" w:hAnsiTheme="minorEastAsia" w:hint="eastAsia"/>
          <w:sz w:val="20"/>
          <w:szCs w:val="20"/>
        </w:rPr>
        <w:t>수</w:t>
      </w:r>
      <w:r w:rsidRPr="00D505DE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D505DE">
        <w:rPr>
          <w:rFonts w:asciiTheme="minorEastAsia" w:eastAsiaTheme="minorEastAsia" w:hAnsiTheme="minorEastAsia" w:hint="eastAsia"/>
          <w:sz w:val="20"/>
          <w:szCs w:val="20"/>
        </w:rPr>
        <w:t>있다</w:t>
      </w:r>
    </w:p>
    <w:p w14:paraId="19832334" w14:textId="77777777" w:rsidR="00FC332B" w:rsidRDefault="00FC332B" w:rsidP="004037CF">
      <w:pPr>
        <w:pStyle w:val="10"/>
        <w:numPr>
          <w:ilvl w:val="0"/>
          <w:numId w:val="0"/>
        </w:numPr>
        <w:spacing w:line="276" w:lineRule="auto"/>
        <w:rPr>
          <w:rFonts w:asciiTheme="minorEastAsia" w:eastAsiaTheme="minorEastAsia" w:hAnsiTheme="minorEastAsia"/>
          <w:b/>
          <w:sz w:val="20"/>
          <w:szCs w:val="20"/>
        </w:rPr>
      </w:pPr>
    </w:p>
    <w:p w14:paraId="5E2C0884" w14:textId="0D3A0153" w:rsidR="002A0344" w:rsidRPr="00D505DE" w:rsidRDefault="002A0344" w:rsidP="004037CF">
      <w:pPr>
        <w:pStyle w:val="10"/>
        <w:numPr>
          <w:ilvl w:val="0"/>
          <w:numId w:val="0"/>
        </w:numPr>
        <w:spacing w:line="276" w:lineRule="auto"/>
        <w:rPr>
          <w:rFonts w:asciiTheme="minorEastAsia" w:eastAsiaTheme="minorEastAsia" w:hAnsiTheme="minorEastAsia"/>
          <w:b/>
          <w:sz w:val="20"/>
          <w:szCs w:val="20"/>
        </w:rPr>
      </w:pPr>
      <w:r w:rsidRPr="00D505DE">
        <w:rPr>
          <w:rFonts w:asciiTheme="minorEastAsia" w:eastAsiaTheme="minorEastAsia" w:hAnsiTheme="minorEastAsia"/>
          <w:b/>
          <w:sz w:val="20"/>
          <w:szCs w:val="20"/>
        </w:rPr>
        <w:t>[</w:t>
      </w:r>
      <w:proofErr w:type="spellStart"/>
      <w:r w:rsidR="00FC332B">
        <w:rPr>
          <w:rFonts w:asciiTheme="minorEastAsia" w:eastAsiaTheme="minorEastAsia" w:hAnsiTheme="minorEastAsia" w:hint="eastAsia"/>
          <w:b/>
          <w:sz w:val="20"/>
          <w:szCs w:val="20"/>
        </w:rPr>
        <w:t>클로잇</w:t>
      </w:r>
      <w:proofErr w:type="spellEnd"/>
      <w:r w:rsidR="00FC332B">
        <w:rPr>
          <w:rFonts w:asciiTheme="minorEastAsia" w:eastAsiaTheme="minorEastAsia" w:hAnsiTheme="minorEastAsia" w:hint="eastAsia"/>
          <w:b/>
          <w:sz w:val="20"/>
          <w:szCs w:val="20"/>
        </w:rPr>
        <w:t xml:space="preserve"> </w:t>
      </w:r>
      <w:proofErr w:type="spellStart"/>
      <w:r w:rsidR="00FC332B">
        <w:rPr>
          <w:rFonts w:asciiTheme="minorEastAsia" w:eastAsiaTheme="minorEastAsia" w:hAnsiTheme="minorEastAsia" w:hint="eastAsia"/>
          <w:b/>
          <w:sz w:val="20"/>
          <w:szCs w:val="20"/>
        </w:rPr>
        <w:t>매니지드</w:t>
      </w:r>
      <w:proofErr w:type="spellEnd"/>
      <w:r w:rsidRPr="00D505DE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D505DE">
        <w:rPr>
          <w:rFonts w:asciiTheme="minorEastAsia" w:eastAsiaTheme="minorEastAsia" w:hAnsiTheme="minorEastAsia" w:hint="eastAsia"/>
          <w:b/>
          <w:sz w:val="20"/>
          <w:szCs w:val="20"/>
        </w:rPr>
        <w:t>서비스</w:t>
      </w:r>
      <w:r w:rsidRPr="00D505DE">
        <w:rPr>
          <w:rFonts w:asciiTheme="minorEastAsia" w:eastAsiaTheme="minorEastAsia" w:hAnsiTheme="minorEastAsia"/>
          <w:b/>
          <w:sz w:val="20"/>
          <w:szCs w:val="20"/>
        </w:rPr>
        <w:t>]</w:t>
      </w:r>
    </w:p>
    <w:p w14:paraId="2B9BC125" w14:textId="4729E74E" w:rsidR="00D505DE" w:rsidRPr="00FC332B" w:rsidRDefault="00D505DE" w:rsidP="00FC332B">
      <w:pPr>
        <w:pStyle w:val="10"/>
        <w:numPr>
          <w:ilvl w:val="0"/>
          <w:numId w:val="0"/>
        </w:numPr>
        <w:spacing w:line="276" w:lineRule="auto"/>
        <w:ind w:leftChars="13" w:left="26"/>
        <w:rPr>
          <w:rFonts w:asciiTheme="minorEastAsia" w:eastAsiaTheme="minorEastAsia" w:hAnsiTheme="minorEastAsia"/>
          <w:sz w:val="20"/>
          <w:szCs w:val="20"/>
        </w:rPr>
      </w:pPr>
      <w:proofErr w:type="spellStart"/>
      <w:r>
        <w:rPr>
          <w:rFonts w:asciiTheme="minorEastAsia" w:eastAsiaTheme="minorEastAsia" w:hAnsiTheme="minorEastAsia" w:hint="eastAsia"/>
          <w:sz w:val="20"/>
          <w:szCs w:val="20"/>
        </w:rPr>
        <w:t>클로잇</w:t>
      </w:r>
      <w:proofErr w:type="spellEnd"/>
      <w:r>
        <w:rPr>
          <w:rFonts w:asciiTheme="minorEastAsia" w:eastAsiaTheme="minorEastAsia" w:hAnsiTheme="minorEastAsia" w:hint="eastAsia"/>
          <w:sz w:val="20"/>
          <w:szCs w:val="20"/>
        </w:rPr>
        <w:t xml:space="preserve"> </w:t>
      </w:r>
      <w:proofErr w:type="spellStart"/>
      <w:r>
        <w:rPr>
          <w:rFonts w:asciiTheme="minorEastAsia" w:eastAsiaTheme="minorEastAsia" w:hAnsiTheme="minorEastAsia" w:hint="eastAsia"/>
          <w:sz w:val="20"/>
          <w:szCs w:val="20"/>
        </w:rPr>
        <w:t>매니지드</w:t>
      </w:r>
      <w:proofErr w:type="spellEnd"/>
      <w:r>
        <w:rPr>
          <w:rFonts w:asciiTheme="minorEastAsia" w:eastAsiaTheme="minorEastAsia" w:hAnsiTheme="minorEastAsia" w:hint="eastAsia"/>
          <w:sz w:val="20"/>
          <w:szCs w:val="20"/>
        </w:rPr>
        <w:t xml:space="preserve"> </w:t>
      </w:r>
      <w:r w:rsidR="008678AE" w:rsidRPr="00D505DE">
        <w:rPr>
          <w:rFonts w:asciiTheme="minorEastAsia" w:eastAsiaTheme="minorEastAsia" w:hAnsiTheme="minorEastAsia" w:hint="eastAsia"/>
          <w:sz w:val="20"/>
          <w:szCs w:val="20"/>
        </w:rPr>
        <w:t>서비스</w:t>
      </w:r>
      <w:r w:rsidR="008678AE" w:rsidRPr="00D505DE" w:rsidDel="008678AE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8678AE" w:rsidRPr="00D505DE">
        <w:rPr>
          <w:rFonts w:asciiTheme="minorEastAsia" w:eastAsiaTheme="minorEastAsia" w:hAnsiTheme="minorEastAsia" w:hint="eastAsia"/>
          <w:sz w:val="20"/>
          <w:szCs w:val="20"/>
        </w:rPr>
        <w:t>구매</w:t>
      </w:r>
      <w:r w:rsidR="008678AE" w:rsidRPr="00D505DE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8678AE" w:rsidRPr="00D505DE">
        <w:rPr>
          <w:rFonts w:asciiTheme="minorEastAsia" w:eastAsiaTheme="minorEastAsia" w:hAnsiTheme="minorEastAsia" w:hint="eastAsia"/>
          <w:sz w:val="20"/>
          <w:szCs w:val="20"/>
        </w:rPr>
        <w:t>시</w:t>
      </w:r>
      <w:r w:rsidR="00313FC9" w:rsidRPr="00D505DE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D45742">
        <w:rPr>
          <w:rFonts w:asciiTheme="minorEastAsia" w:eastAsiaTheme="minorEastAsia" w:hAnsiTheme="minorEastAsia" w:hint="eastAsia"/>
          <w:sz w:val="20"/>
          <w:szCs w:val="20"/>
        </w:rPr>
        <w:t>등급</w:t>
      </w:r>
      <w:r w:rsidR="006F2F14" w:rsidRPr="00D505DE">
        <w:rPr>
          <w:rFonts w:asciiTheme="minorEastAsia" w:eastAsiaTheme="minorEastAsia" w:hAnsiTheme="minorEastAsia"/>
          <w:sz w:val="20"/>
          <w:szCs w:val="20"/>
        </w:rPr>
        <w:t xml:space="preserve">에 따라 </w:t>
      </w:r>
      <w:r w:rsidR="00855C49" w:rsidRPr="00D505DE">
        <w:rPr>
          <w:rFonts w:asciiTheme="minorEastAsia" w:eastAsiaTheme="minorEastAsia" w:hAnsiTheme="minorEastAsia"/>
          <w:sz w:val="20"/>
          <w:szCs w:val="20"/>
        </w:rPr>
        <w:t>‘</w:t>
      </w:r>
      <w:r w:rsidR="00855C49" w:rsidRPr="00D505DE">
        <w:rPr>
          <w:rFonts w:asciiTheme="minorEastAsia" w:eastAsiaTheme="minorEastAsia" w:hAnsiTheme="minorEastAsia" w:hint="eastAsia"/>
          <w:sz w:val="20"/>
          <w:szCs w:val="20"/>
        </w:rPr>
        <w:t>회사</w:t>
      </w:r>
      <w:r w:rsidR="00855C49" w:rsidRPr="00D505DE">
        <w:rPr>
          <w:rFonts w:asciiTheme="minorEastAsia" w:eastAsiaTheme="minorEastAsia" w:hAnsiTheme="minorEastAsia"/>
          <w:sz w:val="20"/>
          <w:szCs w:val="20"/>
        </w:rPr>
        <w:t>’</w:t>
      </w:r>
      <w:r w:rsidR="00313FC9" w:rsidRPr="00D505DE">
        <w:rPr>
          <w:rFonts w:asciiTheme="minorEastAsia" w:eastAsiaTheme="minorEastAsia" w:hAnsiTheme="minorEastAsia" w:hint="eastAsia"/>
          <w:sz w:val="20"/>
          <w:szCs w:val="20"/>
        </w:rPr>
        <w:t>에서</w:t>
      </w:r>
      <w:r w:rsidR="00313FC9" w:rsidRPr="00D505DE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313FC9" w:rsidRPr="00D505DE">
        <w:rPr>
          <w:rFonts w:asciiTheme="minorEastAsia" w:eastAsiaTheme="minorEastAsia" w:hAnsiTheme="minorEastAsia" w:hint="eastAsia"/>
          <w:sz w:val="20"/>
          <w:szCs w:val="20"/>
        </w:rPr>
        <w:t>별도로</w:t>
      </w:r>
      <w:r w:rsidR="00313FC9" w:rsidRPr="00D505DE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313FC9" w:rsidRPr="00D505DE">
        <w:rPr>
          <w:rFonts w:asciiTheme="minorEastAsia" w:eastAsiaTheme="minorEastAsia" w:hAnsiTheme="minorEastAsia" w:hint="eastAsia"/>
          <w:sz w:val="20"/>
          <w:szCs w:val="20"/>
        </w:rPr>
        <w:t>제공되는</w:t>
      </w:r>
      <w:r w:rsidR="00313FC9" w:rsidRPr="00D505DE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855C49" w:rsidRPr="00D505DE">
        <w:rPr>
          <w:rFonts w:asciiTheme="minorEastAsia" w:eastAsiaTheme="minorEastAsia" w:hAnsiTheme="minorEastAsia" w:hint="eastAsia"/>
          <w:sz w:val="20"/>
          <w:szCs w:val="20"/>
        </w:rPr>
        <w:t>기술지원</w:t>
      </w:r>
      <w:r w:rsidR="00313FC9" w:rsidRPr="00D505DE">
        <w:rPr>
          <w:rFonts w:asciiTheme="minorEastAsia" w:eastAsiaTheme="minorEastAsia" w:hAnsiTheme="minorEastAsia"/>
          <w:sz w:val="20"/>
          <w:szCs w:val="20"/>
        </w:rPr>
        <w:t xml:space="preserve"> 서</w:t>
      </w:r>
      <w:r w:rsidR="00313FC9" w:rsidRPr="00D505DE">
        <w:rPr>
          <w:rFonts w:asciiTheme="minorEastAsia" w:eastAsiaTheme="minorEastAsia" w:hAnsiTheme="minorEastAsia" w:hint="eastAsia"/>
          <w:sz w:val="20"/>
          <w:szCs w:val="20"/>
        </w:rPr>
        <w:t>비스</w:t>
      </w:r>
      <w:r w:rsidR="008678AE" w:rsidRPr="00D505DE">
        <w:rPr>
          <w:rFonts w:asciiTheme="minorEastAsia" w:eastAsiaTheme="minorEastAsia" w:hAnsiTheme="minorEastAsia" w:hint="eastAsia"/>
          <w:sz w:val="20"/>
          <w:szCs w:val="20"/>
        </w:rPr>
        <w:t>는</w:t>
      </w:r>
      <w:r w:rsidR="008678AE" w:rsidRPr="00D505DE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8678AE" w:rsidRPr="00D505DE">
        <w:rPr>
          <w:rFonts w:asciiTheme="minorEastAsia" w:eastAsiaTheme="minorEastAsia" w:hAnsiTheme="minorEastAsia" w:hint="eastAsia"/>
          <w:sz w:val="20"/>
          <w:szCs w:val="20"/>
        </w:rPr>
        <w:t>아래와</w:t>
      </w:r>
      <w:r w:rsidR="008678AE" w:rsidRPr="00D505DE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8678AE" w:rsidRPr="00D505DE">
        <w:rPr>
          <w:rFonts w:asciiTheme="minorEastAsia" w:eastAsiaTheme="minorEastAsia" w:hAnsiTheme="minorEastAsia" w:hint="eastAsia"/>
          <w:sz w:val="20"/>
          <w:szCs w:val="20"/>
        </w:rPr>
        <w:t>같다</w:t>
      </w:r>
      <w:r w:rsidR="008678AE" w:rsidRPr="00D505DE">
        <w:rPr>
          <w:rFonts w:asciiTheme="minorEastAsia" w:eastAsiaTheme="minorEastAsia" w:hAnsiTheme="minorEastAsia"/>
          <w:sz w:val="20"/>
          <w:szCs w:val="20"/>
        </w:rPr>
        <w:t>.</w:t>
      </w:r>
      <w:r w:rsidR="000E1BFD" w:rsidRPr="00D505DE">
        <w:rPr>
          <w:rFonts w:asciiTheme="minorEastAsia" w:eastAsiaTheme="minorEastAsia" w:hAnsiTheme="minorEastAsia"/>
          <w:sz w:val="20"/>
          <w:szCs w:val="20"/>
        </w:rPr>
        <w:t xml:space="preserve"> ‘</w:t>
      </w:r>
      <w:r w:rsidR="000E1BFD" w:rsidRPr="00D505DE">
        <w:rPr>
          <w:rFonts w:asciiTheme="minorEastAsia" w:eastAsiaTheme="minorEastAsia" w:hAnsiTheme="minorEastAsia" w:hint="eastAsia"/>
          <w:sz w:val="20"/>
          <w:szCs w:val="20"/>
        </w:rPr>
        <w:t>회사</w:t>
      </w:r>
      <w:r w:rsidR="000E1BFD" w:rsidRPr="00D505DE">
        <w:rPr>
          <w:rFonts w:asciiTheme="minorEastAsia" w:eastAsiaTheme="minorEastAsia" w:hAnsiTheme="minorEastAsia"/>
          <w:sz w:val="20"/>
          <w:szCs w:val="20"/>
        </w:rPr>
        <w:t>’</w:t>
      </w:r>
      <w:r w:rsidR="000E1BFD" w:rsidRPr="00D505DE">
        <w:rPr>
          <w:rFonts w:asciiTheme="minorEastAsia" w:eastAsiaTheme="minorEastAsia" w:hAnsiTheme="minorEastAsia" w:hint="eastAsia"/>
          <w:sz w:val="20"/>
          <w:szCs w:val="20"/>
        </w:rPr>
        <w:t>는</w:t>
      </w:r>
      <w:r w:rsidR="001A1455">
        <w:rPr>
          <w:rFonts w:asciiTheme="minorEastAsia" w:eastAsiaTheme="minorEastAsia" w:hAnsiTheme="minorEastAsia" w:hint="eastAsia"/>
          <w:sz w:val="20"/>
          <w:szCs w:val="20"/>
        </w:rPr>
        <w:t xml:space="preserve"> </w:t>
      </w:r>
      <w:proofErr w:type="spellStart"/>
      <w:r w:rsidR="001A1455">
        <w:rPr>
          <w:rFonts w:asciiTheme="minorEastAsia" w:eastAsiaTheme="minorEastAsia" w:hAnsiTheme="minorEastAsia" w:hint="eastAsia"/>
          <w:sz w:val="20"/>
          <w:szCs w:val="20"/>
        </w:rPr>
        <w:t>클로잇</w:t>
      </w:r>
      <w:proofErr w:type="spellEnd"/>
      <w:r w:rsidR="001A1455">
        <w:rPr>
          <w:rFonts w:asciiTheme="minorEastAsia" w:eastAsiaTheme="minorEastAsia" w:hAnsiTheme="minorEastAsia" w:hint="eastAsia"/>
          <w:sz w:val="20"/>
          <w:szCs w:val="20"/>
        </w:rPr>
        <w:t xml:space="preserve"> </w:t>
      </w:r>
      <w:proofErr w:type="spellStart"/>
      <w:r w:rsidR="001A1455">
        <w:rPr>
          <w:rFonts w:asciiTheme="minorEastAsia" w:eastAsiaTheme="minorEastAsia" w:hAnsiTheme="minorEastAsia" w:hint="eastAsia"/>
          <w:sz w:val="20"/>
          <w:szCs w:val="20"/>
        </w:rPr>
        <w:t>매니지스</w:t>
      </w:r>
      <w:proofErr w:type="spellEnd"/>
      <w:r w:rsidR="001A1455">
        <w:rPr>
          <w:rFonts w:asciiTheme="minorEastAsia" w:eastAsiaTheme="minorEastAsia" w:hAnsiTheme="minorEastAsia" w:hint="eastAsia"/>
          <w:sz w:val="20"/>
          <w:szCs w:val="20"/>
        </w:rPr>
        <w:t xml:space="preserve"> 서비스를 구매하지 않은 고객에 대해서는</w:t>
      </w:r>
      <w:r w:rsidR="000E1BFD" w:rsidRPr="00D505DE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0E1BFD" w:rsidRPr="00D505DE">
        <w:rPr>
          <w:rFonts w:asciiTheme="minorEastAsia" w:eastAsiaTheme="minorEastAsia" w:hAnsiTheme="minorEastAsia" w:hint="eastAsia"/>
          <w:sz w:val="20"/>
          <w:szCs w:val="20"/>
        </w:rPr>
        <w:t>직접적인</w:t>
      </w:r>
      <w:r w:rsidR="000E1BFD" w:rsidRPr="00D505DE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0E1BFD" w:rsidRPr="00D505DE">
        <w:rPr>
          <w:rFonts w:asciiTheme="minorEastAsia" w:eastAsiaTheme="minorEastAsia" w:hAnsiTheme="minorEastAsia" w:hint="eastAsia"/>
          <w:sz w:val="20"/>
          <w:szCs w:val="20"/>
        </w:rPr>
        <w:t>운영</w:t>
      </w:r>
      <w:r w:rsidR="000E1BFD" w:rsidRPr="00D505DE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0E1BFD" w:rsidRPr="00D505DE">
        <w:rPr>
          <w:rFonts w:asciiTheme="minorEastAsia" w:eastAsiaTheme="minorEastAsia" w:hAnsiTheme="minorEastAsia" w:hint="eastAsia"/>
          <w:sz w:val="20"/>
          <w:szCs w:val="20"/>
        </w:rPr>
        <w:t>지원</w:t>
      </w:r>
      <w:r w:rsidR="000E1BFD" w:rsidRPr="00D505DE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0E1BFD" w:rsidRPr="00D505DE">
        <w:rPr>
          <w:rFonts w:asciiTheme="minorEastAsia" w:eastAsiaTheme="minorEastAsia" w:hAnsiTheme="minorEastAsia" w:hint="eastAsia"/>
          <w:sz w:val="20"/>
          <w:szCs w:val="20"/>
        </w:rPr>
        <w:t>또는</w:t>
      </w:r>
      <w:r w:rsidR="000E1BFD" w:rsidRPr="00D505DE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0E1BFD" w:rsidRPr="00D505DE">
        <w:rPr>
          <w:rFonts w:asciiTheme="minorEastAsia" w:eastAsiaTheme="minorEastAsia" w:hAnsiTheme="minorEastAsia" w:hint="eastAsia"/>
          <w:sz w:val="20"/>
          <w:szCs w:val="20"/>
        </w:rPr>
        <w:t>콘솔</w:t>
      </w:r>
      <w:r w:rsidR="000E1BFD" w:rsidRPr="00D505DE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0E1BFD" w:rsidRPr="00D505DE">
        <w:rPr>
          <w:rFonts w:asciiTheme="minorEastAsia" w:eastAsiaTheme="minorEastAsia" w:hAnsiTheme="minorEastAsia" w:hint="eastAsia"/>
          <w:sz w:val="20"/>
          <w:szCs w:val="20"/>
        </w:rPr>
        <w:t>직접</w:t>
      </w:r>
      <w:r w:rsidR="000E1BFD" w:rsidRPr="00D505DE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0E1BFD" w:rsidRPr="00D505DE">
        <w:rPr>
          <w:rFonts w:asciiTheme="minorEastAsia" w:eastAsiaTheme="minorEastAsia" w:hAnsiTheme="minorEastAsia" w:hint="eastAsia"/>
          <w:sz w:val="20"/>
          <w:szCs w:val="20"/>
        </w:rPr>
        <w:t>접속은</w:t>
      </w:r>
      <w:r w:rsidR="000E1BFD" w:rsidRPr="00D505DE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0E1BFD" w:rsidRPr="00D505DE">
        <w:rPr>
          <w:rFonts w:asciiTheme="minorEastAsia" w:eastAsiaTheme="minorEastAsia" w:hAnsiTheme="minorEastAsia" w:hint="eastAsia"/>
          <w:sz w:val="20"/>
          <w:szCs w:val="20"/>
        </w:rPr>
        <w:t>일체</w:t>
      </w:r>
      <w:r w:rsidR="000E1BFD" w:rsidRPr="00D505DE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0E1BFD" w:rsidRPr="00D505DE">
        <w:rPr>
          <w:rFonts w:asciiTheme="minorEastAsia" w:eastAsiaTheme="minorEastAsia" w:hAnsiTheme="minorEastAsia" w:hint="eastAsia"/>
          <w:sz w:val="20"/>
          <w:szCs w:val="20"/>
        </w:rPr>
        <w:t>하지</w:t>
      </w:r>
      <w:r w:rsidR="000E1BFD" w:rsidRPr="00D505DE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0E1BFD" w:rsidRPr="00D505DE">
        <w:rPr>
          <w:rFonts w:asciiTheme="minorEastAsia" w:eastAsiaTheme="minorEastAsia" w:hAnsiTheme="minorEastAsia" w:hint="eastAsia"/>
          <w:sz w:val="20"/>
          <w:szCs w:val="20"/>
        </w:rPr>
        <w:t>않는다</w:t>
      </w:r>
      <w:r w:rsidR="000E1BFD" w:rsidRPr="00D505DE">
        <w:rPr>
          <w:rFonts w:asciiTheme="minorEastAsia" w:eastAsiaTheme="minorEastAsia" w:hAnsiTheme="minorEastAsia"/>
          <w:sz w:val="20"/>
          <w:szCs w:val="20"/>
        </w:rPr>
        <w:t>.</w:t>
      </w:r>
    </w:p>
    <w:p w14:paraId="6C0A49B4" w14:textId="298BAA17" w:rsidR="006F2F14" w:rsidRDefault="00D505DE" w:rsidP="0004442E">
      <w:pPr>
        <w:widowControl/>
        <w:wordWrap/>
        <w:adjustRightInd/>
        <w:spacing w:after="160" w:line="276" w:lineRule="auto"/>
        <w:textAlignment w:val="auto"/>
        <w:rPr>
          <w:rFonts w:asciiTheme="minorEastAsia" w:eastAsiaTheme="minorEastAsia" w:hAnsiTheme="minorEastAsia"/>
          <w:b/>
        </w:rPr>
      </w:pPr>
      <w:r>
        <w:rPr>
          <w:rFonts w:asciiTheme="minorEastAsia" w:eastAsiaTheme="minorEastAsia" w:hAnsiTheme="minorEastAsia" w:hint="eastAsia"/>
          <w:b/>
        </w:rPr>
        <w:t>표1</w:t>
      </w:r>
      <w:r>
        <w:rPr>
          <w:rFonts w:asciiTheme="minorEastAsia" w:eastAsiaTheme="minorEastAsia" w:hAnsiTheme="minorEastAsia"/>
          <w:b/>
        </w:rPr>
        <w:t>.</w:t>
      </w:r>
      <w:r w:rsidR="00FC332B" w:rsidRPr="00FC332B">
        <w:rPr>
          <w:rFonts w:asciiTheme="minorEastAsia" w:eastAsiaTheme="minorEastAsia" w:hAnsiTheme="minorEastAsia" w:hint="eastAsia"/>
          <w:b/>
        </w:rPr>
        <w:t xml:space="preserve"> </w:t>
      </w:r>
      <w:proofErr w:type="spellStart"/>
      <w:r w:rsidR="00FC332B">
        <w:rPr>
          <w:rFonts w:asciiTheme="minorEastAsia" w:eastAsiaTheme="minorEastAsia" w:hAnsiTheme="minorEastAsia" w:hint="eastAsia"/>
          <w:b/>
        </w:rPr>
        <w:t>클로잇</w:t>
      </w:r>
      <w:proofErr w:type="spellEnd"/>
      <w:r w:rsidR="00FC332B">
        <w:rPr>
          <w:rFonts w:asciiTheme="minorEastAsia" w:eastAsiaTheme="minorEastAsia" w:hAnsiTheme="minorEastAsia" w:hint="eastAsia"/>
          <w:b/>
        </w:rPr>
        <w:t xml:space="preserve"> </w:t>
      </w:r>
      <w:proofErr w:type="spellStart"/>
      <w:r w:rsidR="00FC332B">
        <w:rPr>
          <w:rFonts w:asciiTheme="minorEastAsia" w:eastAsiaTheme="minorEastAsia" w:hAnsiTheme="minorEastAsia" w:hint="eastAsia"/>
          <w:b/>
        </w:rPr>
        <w:t>매니지드</w:t>
      </w:r>
      <w:proofErr w:type="spellEnd"/>
      <w:r w:rsidR="00FC332B" w:rsidRPr="00D505DE">
        <w:rPr>
          <w:rFonts w:asciiTheme="minorEastAsia" w:eastAsiaTheme="minorEastAsia" w:hAnsiTheme="minorEastAsia"/>
          <w:b/>
        </w:rPr>
        <w:t xml:space="preserve"> </w:t>
      </w:r>
      <w:r w:rsidR="00FC332B" w:rsidRPr="00D505DE">
        <w:rPr>
          <w:rFonts w:asciiTheme="minorEastAsia" w:eastAsiaTheme="minorEastAsia" w:hAnsiTheme="minorEastAsia" w:hint="eastAsia"/>
          <w:b/>
        </w:rPr>
        <w:t>서비스</w:t>
      </w:r>
      <w:r w:rsidR="00FC332B">
        <w:rPr>
          <w:rFonts w:asciiTheme="minorEastAsia" w:eastAsiaTheme="minorEastAsia" w:hAnsiTheme="minorEastAsia" w:hint="eastAsia"/>
          <w:b/>
        </w:rPr>
        <w:t xml:space="preserve"> 목록</w:t>
      </w:r>
    </w:p>
    <w:p w14:paraId="37AF589E" w14:textId="6156EEFC" w:rsidR="001A1455" w:rsidRDefault="001A1455" w:rsidP="0004442E">
      <w:pPr>
        <w:widowControl/>
        <w:wordWrap/>
        <w:adjustRightInd/>
        <w:spacing w:after="160" w:line="276" w:lineRule="auto"/>
        <w:textAlignment w:val="auto"/>
        <w:rPr>
          <w:rFonts w:asciiTheme="minorEastAsia" w:eastAsiaTheme="minorEastAsia" w:hAnsiTheme="minorEastAsia"/>
          <w:b/>
        </w:rPr>
      </w:pPr>
      <w:r w:rsidRPr="001A1455">
        <w:rPr>
          <w:rFonts w:asciiTheme="minorEastAsia" w:eastAsiaTheme="minorEastAsia" w:hAnsiTheme="minorEastAsia"/>
          <w:b/>
          <w:noProof/>
        </w:rPr>
        <w:drawing>
          <wp:inline distT="0" distB="0" distL="0" distR="0" wp14:anchorId="42C0D342" wp14:editId="51BD2C3D">
            <wp:extent cx="6645910" cy="3225165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B16AE" w14:textId="07116880" w:rsidR="001A1455" w:rsidRDefault="001A1455" w:rsidP="0004442E">
      <w:pPr>
        <w:widowControl/>
        <w:wordWrap/>
        <w:adjustRightInd/>
        <w:spacing w:after="160" w:line="276" w:lineRule="auto"/>
        <w:textAlignment w:val="auto"/>
        <w:rPr>
          <w:rFonts w:asciiTheme="minorEastAsia" w:eastAsiaTheme="minorEastAsia" w:hAnsiTheme="minorEastAsia"/>
          <w:b/>
        </w:rPr>
      </w:pPr>
      <w:r w:rsidRPr="001A1455">
        <w:rPr>
          <w:rFonts w:asciiTheme="minorEastAsia" w:eastAsiaTheme="minorEastAsia" w:hAnsiTheme="minorEastAsia"/>
          <w:b/>
          <w:noProof/>
        </w:rPr>
        <w:lastRenderedPageBreak/>
        <w:drawing>
          <wp:inline distT="0" distB="0" distL="0" distR="0" wp14:anchorId="75051C66" wp14:editId="5FF2F798">
            <wp:extent cx="6645910" cy="3217545"/>
            <wp:effectExtent l="0" t="0" r="2540" b="190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2A7A7" w14:textId="42DCF0B3" w:rsidR="001A1455" w:rsidRDefault="001A1455" w:rsidP="0004442E">
      <w:pPr>
        <w:widowControl/>
        <w:wordWrap/>
        <w:adjustRightInd/>
        <w:spacing w:after="160" w:line="276" w:lineRule="auto"/>
        <w:textAlignment w:val="auto"/>
        <w:rPr>
          <w:rFonts w:asciiTheme="minorEastAsia" w:eastAsiaTheme="minorEastAsia" w:hAnsiTheme="minorEastAsia"/>
          <w:b/>
        </w:rPr>
      </w:pPr>
      <w:r w:rsidRPr="001A1455">
        <w:rPr>
          <w:rFonts w:asciiTheme="minorEastAsia" w:eastAsiaTheme="minorEastAsia" w:hAnsiTheme="minorEastAsia"/>
          <w:b/>
          <w:noProof/>
        </w:rPr>
        <w:drawing>
          <wp:inline distT="0" distB="0" distL="0" distR="0" wp14:anchorId="310AD886" wp14:editId="635F268A">
            <wp:extent cx="6645910" cy="2581910"/>
            <wp:effectExtent l="0" t="0" r="2540" b="889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449B8" w14:textId="1A58369B" w:rsidR="001A1455" w:rsidRDefault="001A1455" w:rsidP="0004442E">
      <w:pPr>
        <w:widowControl/>
        <w:wordWrap/>
        <w:adjustRightInd/>
        <w:spacing w:after="160" w:line="276" w:lineRule="auto"/>
        <w:textAlignment w:val="auto"/>
        <w:rPr>
          <w:rFonts w:asciiTheme="minorEastAsia" w:eastAsiaTheme="minorEastAsia" w:hAnsiTheme="minorEastAsia"/>
          <w:b/>
        </w:rPr>
      </w:pPr>
      <w:r w:rsidRPr="001A1455">
        <w:rPr>
          <w:rFonts w:asciiTheme="minorEastAsia" w:eastAsiaTheme="minorEastAsia" w:hAnsiTheme="minorEastAsia"/>
          <w:b/>
          <w:noProof/>
        </w:rPr>
        <w:drawing>
          <wp:inline distT="0" distB="0" distL="0" distR="0" wp14:anchorId="453386B0" wp14:editId="4F8E17B4">
            <wp:extent cx="6645910" cy="2108835"/>
            <wp:effectExtent l="0" t="0" r="2540" b="571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8A0D4" w14:textId="3CEF5FE7" w:rsidR="001A1455" w:rsidRDefault="001A1455" w:rsidP="0004442E">
      <w:pPr>
        <w:widowControl/>
        <w:wordWrap/>
        <w:adjustRightInd/>
        <w:spacing w:after="160" w:line="276" w:lineRule="auto"/>
        <w:textAlignment w:val="auto"/>
        <w:rPr>
          <w:rFonts w:asciiTheme="minorEastAsia" w:eastAsiaTheme="minorEastAsia" w:hAnsiTheme="minorEastAsia"/>
          <w:b/>
        </w:rPr>
      </w:pPr>
      <w:r w:rsidRPr="001A1455">
        <w:rPr>
          <w:rFonts w:asciiTheme="minorEastAsia" w:eastAsiaTheme="minorEastAsia" w:hAnsiTheme="minorEastAsia"/>
          <w:b/>
          <w:noProof/>
        </w:rPr>
        <w:lastRenderedPageBreak/>
        <w:drawing>
          <wp:inline distT="0" distB="0" distL="0" distR="0" wp14:anchorId="02243AF3" wp14:editId="44604978">
            <wp:extent cx="6645910" cy="2225675"/>
            <wp:effectExtent l="0" t="0" r="2540" b="317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EFC8E" w14:textId="58FA25CE" w:rsidR="001A1455" w:rsidRDefault="001A1455" w:rsidP="0004442E">
      <w:pPr>
        <w:widowControl/>
        <w:wordWrap/>
        <w:adjustRightInd/>
        <w:spacing w:after="160" w:line="276" w:lineRule="auto"/>
        <w:textAlignment w:val="auto"/>
        <w:rPr>
          <w:rFonts w:asciiTheme="minorEastAsia" w:eastAsiaTheme="minorEastAsia" w:hAnsiTheme="minorEastAsia"/>
          <w:b/>
        </w:rPr>
      </w:pPr>
    </w:p>
    <w:p w14:paraId="0F894241" w14:textId="1FBF791A" w:rsidR="001A1455" w:rsidRDefault="001A1455" w:rsidP="0004442E">
      <w:pPr>
        <w:widowControl/>
        <w:wordWrap/>
        <w:adjustRightInd/>
        <w:spacing w:after="160" w:line="276" w:lineRule="auto"/>
        <w:textAlignment w:val="auto"/>
        <w:rPr>
          <w:rFonts w:asciiTheme="minorEastAsia" w:eastAsiaTheme="minorEastAsia" w:hAnsiTheme="minorEastAsia"/>
          <w:b/>
        </w:rPr>
      </w:pPr>
    </w:p>
    <w:p w14:paraId="0F95AAD9" w14:textId="7BC7F67C" w:rsidR="001A1455" w:rsidRDefault="001A1455" w:rsidP="0004442E">
      <w:pPr>
        <w:widowControl/>
        <w:wordWrap/>
        <w:adjustRightInd/>
        <w:spacing w:after="160" w:line="276" w:lineRule="auto"/>
        <w:textAlignment w:val="auto"/>
        <w:rPr>
          <w:rFonts w:asciiTheme="minorEastAsia" w:eastAsiaTheme="minorEastAsia" w:hAnsiTheme="minorEastAsia"/>
          <w:b/>
        </w:rPr>
      </w:pPr>
    </w:p>
    <w:p w14:paraId="4147E0F8" w14:textId="7D8E4F8D" w:rsidR="001A1455" w:rsidRDefault="001A1455" w:rsidP="0004442E">
      <w:pPr>
        <w:widowControl/>
        <w:wordWrap/>
        <w:adjustRightInd/>
        <w:spacing w:after="160" w:line="276" w:lineRule="auto"/>
        <w:textAlignment w:val="auto"/>
        <w:rPr>
          <w:rFonts w:asciiTheme="minorEastAsia" w:eastAsiaTheme="minorEastAsia" w:hAnsiTheme="minorEastAsia"/>
          <w:b/>
        </w:rPr>
      </w:pPr>
    </w:p>
    <w:p w14:paraId="578EBCAC" w14:textId="19E8F46B" w:rsidR="001A1455" w:rsidRDefault="001A1455" w:rsidP="0004442E">
      <w:pPr>
        <w:widowControl/>
        <w:wordWrap/>
        <w:adjustRightInd/>
        <w:spacing w:after="160" w:line="276" w:lineRule="auto"/>
        <w:textAlignment w:val="auto"/>
        <w:rPr>
          <w:rFonts w:asciiTheme="minorEastAsia" w:eastAsiaTheme="minorEastAsia" w:hAnsiTheme="minorEastAsia"/>
          <w:b/>
        </w:rPr>
      </w:pPr>
    </w:p>
    <w:p w14:paraId="18F56FDC" w14:textId="77777777" w:rsidR="001A1455" w:rsidRDefault="001A1455" w:rsidP="0004442E">
      <w:pPr>
        <w:widowControl/>
        <w:wordWrap/>
        <w:adjustRightInd/>
        <w:spacing w:after="160" w:line="276" w:lineRule="auto"/>
        <w:textAlignment w:val="auto"/>
        <w:rPr>
          <w:rFonts w:asciiTheme="minorEastAsia" w:eastAsiaTheme="minorEastAsia" w:hAnsiTheme="minorEastAsia"/>
          <w:b/>
        </w:rPr>
      </w:pPr>
    </w:p>
    <w:p w14:paraId="6BE1082F" w14:textId="32EFE19F" w:rsidR="00D505DE" w:rsidRDefault="00FC332B" w:rsidP="0004442E">
      <w:pPr>
        <w:widowControl/>
        <w:wordWrap/>
        <w:adjustRightInd/>
        <w:spacing w:after="160" w:line="276" w:lineRule="auto"/>
        <w:textAlignment w:val="auto"/>
        <w:rPr>
          <w:rFonts w:asciiTheme="minorEastAsia" w:eastAsiaTheme="minorEastAsia" w:hAnsiTheme="minorEastAsia"/>
          <w:b/>
        </w:rPr>
      </w:pPr>
      <w:r>
        <w:rPr>
          <w:rFonts w:asciiTheme="minorEastAsia" w:eastAsiaTheme="minorEastAsia" w:hAnsiTheme="minorEastAsia" w:hint="eastAsia"/>
          <w:b/>
        </w:rPr>
        <w:t>표2</w:t>
      </w:r>
      <w:r>
        <w:rPr>
          <w:rFonts w:asciiTheme="minorEastAsia" w:eastAsiaTheme="minorEastAsia" w:hAnsiTheme="minorEastAsia"/>
          <w:b/>
        </w:rPr>
        <w:t xml:space="preserve">. </w:t>
      </w:r>
      <w:proofErr w:type="spellStart"/>
      <w:r>
        <w:rPr>
          <w:rFonts w:asciiTheme="minorEastAsia" w:eastAsiaTheme="minorEastAsia" w:hAnsiTheme="minorEastAsia" w:hint="eastAsia"/>
          <w:b/>
        </w:rPr>
        <w:t>클로잇</w:t>
      </w:r>
      <w:proofErr w:type="spellEnd"/>
      <w:r>
        <w:rPr>
          <w:rFonts w:asciiTheme="minorEastAsia" w:eastAsiaTheme="minorEastAsia" w:hAnsiTheme="minorEastAsia" w:hint="eastAsia"/>
          <w:b/>
        </w:rPr>
        <w:t xml:space="preserve"> </w:t>
      </w:r>
      <w:proofErr w:type="spellStart"/>
      <w:r>
        <w:rPr>
          <w:rFonts w:asciiTheme="minorEastAsia" w:eastAsiaTheme="minorEastAsia" w:hAnsiTheme="minorEastAsia" w:hint="eastAsia"/>
          <w:b/>
        </w:rPr>
        <w:t>매니지드</w:t>
      </w:r>
      <w:proofErr w:type="spellEnd"/>
      <w:r>
        <w:rPr>
          <w:rFonts w:asciiTheme="minorEastAsia" w:eastAsiaTheme="minorEastAsia" w:hAnsiTheme="minorEastAsia" w:hint="eastAsia"/>
          <w:b/>
        </w:rPr>
        <w:t xml:space="preserve"> 서비스 등급</w:t>
      </w:r>
    </w:p>
    <w:p w14:paraId="3FE2F919" w14:textId="0B690EF2" w:rsidR="00FC332B" w:rsidRDefault="00D45742" w:rsidP="0004442E">
      <w:pPr>
        <w:widowControl/>
        <w:wordWrap/>
        <w:adjustRightInd/>
        <w:spacing w:after="160" w:line="276" w:lineRule="auto"/>
        <w:textAlignment w:val="auto"/>
        <w:rPr>
          <w:rFonts w:asciiTheme="minorEastAsia" w:eastAsiaTheme="minorEastAsia" w:hAnsiTheme="minorEastAsia"/>
          <w:b/>
        </w:rPr>
      </w:pPr>
      <w:r w:rsidRPr="00D45742">
        <w:rPr>
          <w:rFonts w:asciiTheme="minorEastAsia" w:eastAsiaTheme="minorEastAsia" w:hAnsiTheme="minorEastAsia"/>
          <w:b/>
          <w:noProof/>
        </w:rPr>
        <w:drawing>
          <wp:inline distT="0" distB="0" distL="0" distR="0" wp14:anchorId="586F1BED" wp14:editId="45C4AEEC">
            <wp:extent cx="6645910" cy="3943985"/>
            <wp:effectExtent l="0" t="0" r="254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EAFC7" w14:textId="77777777" w:rsidR="00D505DE" w:rsidRPr="00D505DE" w:rsidRDefault="00D505DE" w:rsidP="0004442E">
      <w:pPr>
        <w:widowControl/>
        <w:wordWrap/>
        <w:adjustRightInd/>
        <w:spacing w:after="160" w:line="276" w:lineRule="auto"/>
        <w:textAlignment w:val="auto"/>
        <w:rPr>
          <w:rFonts w:asciiTheme="minorEastAsia" w:eastAsiaTheme="minorEastAsia" w:hAnsiTheme="minorEastAsia"/>
          <w:b/>
        </w:rPr>
      </w:pPr>
    </w:p>
    <w:p w14:paraId="7D2724BF" w14:textId="42418D2B" w:rsidR="00924CD9" w:rsidRPr="00D505DE" w:rsidRDefault="00924CD9" w:rsidP="0004442E">
      <w:pPr>
        <w:widowControl/>
        <w:wordWrap/>
        <w:adjustRightInd/>
        <w:spacing w:after="160" w:line="276" w:lineRule="auto"/>
        <w:textAlignment w:val="auto"/>
        <w:rPr>
          <w:rFonts w:asciiTheme="minorEastAsia" w:eastAsiaTheme="minorEastAsia" w:hAnsiTheme="minorEastAsia"/>
          <w:b/>
        </w:rPr>
      </w:pPr>
      <w:r w:rsidRPr="00D505DE">
        <w:rPr>
          <w:rFonts w:asciiTheme="minorEastAsia" w:eastAsiaTheme="minorEastAsia" w:hAnsiTheme="minorEastAsia"/>
          <w:b/>
        </w:rPr>
        <w:lastRenderedPageBreak/>
        <w:t>[</w:t>
      </w:r>
      <w:r w:rsidR="00A94F40" w:rsidRPr="00D505DE">
        <w:rPr>
          <w:rFonts w:asciiTheme="minorEastAsia" w:eastAsiaTheme="minorEastAsia" w:hAnsiTheme="minorEastAsia" w:hint="eastAsia"/>
          <w:b/>
        </w:rPr>
        <w:t>기타</w:t>
      </w:r>
      <w:r w:rsidR="00A94F40" w:rsidRPr="00D505DE">
        <w:rPr>
          <w:rFonts w:asciiTheme="minorEastAsia" w:eastAsiaTheme="minorEastAsia" w:hAnsiTheme="minorEastAsia"/>
          <w:b/>
        </w:rPr>
        <w:t xml:space="preserve"> </w:t>
      </w:r>
      <w:r w:rsidRPr="00D505DE">
        <w:rPr>
          <w:rFonts w:asciiTheme="minorEastAsia" w:eastAsiaTheme="minorEastAsia" w:hAnsiTheme="minorEastAsia" w:hint="eastAsia"/>
          <w:b/>
        </w:rPr>
        <w:t>이용</w:t>
      </w:r>
      <w:r w:rsidRPr="00D505DE">
        <w:rPr>
          <w:rFonts w:asciiTheme="minorEastAsia" w:eastAsiaTheme="minorEastAsia" w:hAnsiTheme="minorEastAsia"/>
          <w:b/>
        </w:rPr>
        <w:t xml:space="preserve"> </w:t>
      </w:r>
      <w:r w:rsidRPr="00D505DE">
        <w:rPr>
          <w:rFonts w:asciiTheme="minorEastAsia" w:eastAsiaTheme="minorEastAsia" w:hAnsiTheme="minorEastAsia" w:hint="eastAsia"/>
          <w:b/>
        </w:rPr>
        <w:t>조건</w:t>
      </w:r>
      <w:r w:rsidRPr="00D505DE">
        <w:rPr>
          <w:rFonts w:asciiTheme="minorEastAsia" w:eastAsiaTheme="minorEastAsia" w:hAnsiTheme="minorEastAsia"/>
          <w:b/>
        </w:rPr>
        <w:t>]</w:t>
      </w:r>
    </w:p>
    <w:p w14:paraId="41F670D0" w14:textId="551708CA" w:rsidR="000E1BFD" w:rsidRPr="00D505DE" w:rsidRDefault="00FC332B" w:rsidP="006C3A5D">
      <w:pPr>
        <w:pStyle w:val="12"/>
        <w:numPr>
          <w:ilvl w:val="0"/>
          <w:numId w:val="12"/>
        </w:numPr>
        <w:spacing w:line="276" w:lineRule="auto"/>
        <w:rPr>
          <w:rFonts w:asciiTheme="minorEastAsia" w:eastAsiaTheme="minorEastAsia" w:hAnsiTheme="minorEastAsia"/>
          <w:sz w:val="20"/>
          <w:szCs w:val="20"/>
        </w:rPr>
      </w:pPr>
      <w:proofErr w:type="spellStart"/>
      <w:r>
        <w:rPr>
          <w:rFonts w:asciiTheme="minorEastAsia" w:eastAsiaTheme="minorEastAsia" w:hAnsiTheme="minorEastAsia"/>
          <w:sz w:val="20"/>
          <w:szCs w:val="20"/>
        </w:rPr>
        <w:t>클로잇</w:t>
      </w:r>
      <w:proofErr w:type="spellEnd"/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proofErr w:type="spellStart"/>
      <w:r>
        <w:rPr>
          <w:rFonts w:asciiTheme="minorEastAsia" w:eastAsiaTheme="minorEastAsia" w:hAnsiTheme="minorEastAsia"/>
          <w:sz w:val="20"/>
          <w:szCs w:val="20"/>
        </w:rPr>
        <w:t>매니지드</w:t>
      </w:r>
      <w:proofErr w:type="spellEnd"/>
      <w:r>
        <w:rPr>
          <w:rFonts w:asciiTheme="minorEastAsia" w:eastAsiaTheme="minorEastAsia" w:hAnsiTheme="minorEastAsia"/>
          <w:sz w:val="20"/>
          <w:szCs w:val="20"/>
        </w:rPr>
        <w:t xml:space="preserve"> 서비스</w:t>
      </w:r>
      <w:r w:rsidR="000E1BFD" w:rsidRPr="00D505DE">
        <w:rPr>
          <w:rFonts w:asciiTheme="minorEastAsia" w:eastAsiaTheme="minorEastAsia" w:hAnsiTheme="minorEastAsia"/>
          <w:sz w:val="20"/>
          <w:szCs w:val="20"/>
        </w:rPr>
        <w:t xml:space="preserve">는 </w:t>
      </w:r>
      <w:r w:rsidR="00E94807" w:rsidRPr="00D505DE">
        <w:rPr>
          <w:rFonts w:asciiTheme="minorEastAsia" w:eastAsiaTheme="minorEastAsia" w:hAnsiTheme="minorEastAsia"/>
          <w:sz w:val="20"/>
          <w:szCs w:val="20"/>
        </w:rPr>
        <w:t>GCP</w:t>
      </w:r>
      <w:r w:rsidR="000E1BFD" w:rsidRPr="00D505DE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0E1BFD" w:rsidRPr="00D505DE">
        <w:rPr>
          <w:rFonts w:asciiTheme="minorEastAsia" w:eastAsiaTheme="minorEastAsia" w:hAnsiTheme="minorEastAsia" w:hint="eastAsia"/>
          <w:sz w:val="20"/>
          <w:szCs w:val="20"/>
        </w:rPr>
        <w:t>서비스를</w:t>
      </w:r>
      <w:r w:rsidR="000E1BFD" w:rsidRPr="00D505DE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0E1BFD" w:rsidRPr="00D505DE">
        <w:rPr>
          <w:rFonts w:asciiTheme="minorEastAsia" w:eastAsiaTheme="minorEastAsia" w:hAnsiTheme="minorEastAsia" w:hint="eastAsia"/>
          <w:sz w:val="20"/>
          <w:szCs w:val="20"/>
        </w:rPr>
        <w:t>이용하면서</w:t>
      </w:r>
      <w:r w:rsidR="000E1BFD" w:rsidRPr="00D505DE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0E1BFD" w:rsidRPr="00D505DE">
        <w:rPr>
          <w:rFonts w:asciiTheme="minorEastAsia" w:eastAsiaTheme="minorEastAsia" w:hAnsiTheme="minorEastAsia" w:hint="eastAsia"/>
          <w:sz w:val="20"/>
          <w:szCs w:val="20"/>
        </w:rPr>
        <w:t>기술지원을</w:t>
      </w:r>
      <w:r w:rsidR="000E1BFD" w:rsidRPr="00D505DE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0E1BFD" w:rsidRPr="00D505DE">
        <w:rPr>
          <w:rFonts w:asciiTheme="minorEastAsia" w:eastAsiaTheme="minorEastAsia" w:hAnsiTheme="minorEastAsia" w:hint="eastAsia"/>
          <w:sz w:val="20"/>
          <w:szCs w:val="20"/>
        </w:rPr>
        <w:t>받기</w:t>
      </w:r>
      <w:r w:rsidR="000E1BFD" w:rsidRPr="00D505DE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0E1BFD" w:rsidRPr="00D505DE">
        <w:rPr>
          <w:rFonts w:asciiTheme="minorEastAsia" w:eastAsiaTheme="minorEastAsia" w:hAnsiTheme="minorEastAsia" w:hint="eastAsia"/>
          <w:sz w:val="20"/>
          <w:szCs w:val="20"/>
        </w:rPr>
        <w:t>위해</w:t>
      </w:r>
      <w:r w:rsidR="000E1BFD" w:rsidRPr="00D505DE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0E1BFD" w:rsidRPr="00D505DE">
        <w:rPr>
          <w:rFonts w:asciiTheme="minorEastAsia" w:eastAsiaTheme="minorEastAsia" w:hAnsiTheme="minorEastAsia" w:hint="eastAsia"/>
          <w:sz w:val="20"/>
          <w:szCs w:val="20"/>
        </w:rPr>
        <w:t>필수적으로</w:t>
      </w:r>
      <w:r w:rsidR="000E1BFD" w:rsidRPr="00D505DE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0E1BFD" w:rsidRPr="00D505DE">
        <w:rPr>
          <w:rFonts w:asciiTheme="minorEastAsia" w:eastAsiaTheme="minorEastAsia" w:hAnsiTheme="minorEastAsia" w:hint="eastAsia"/>
          <w:sz w:val="20"/>
          <w:szCs w:val="20"/>
        </w:rPr>
        <w:t>구매해야</w:t>
      </w:r>
      <w:r w:rsidR="000E1BFD" w:rsidRPr="00D505DE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0E1BFD" w:rsidRPr="00D505DE">
        <w:rPr>
          <w:rFonts w:asciiTheme="minorEastAsia" w:eastAsiaTheme="minorEastAsia" w:hAnsiTheme="minorEastAsia" w:hint="eastAsia"/>
          <w:sz w:val="20"/>
          <w:szCs w:val="20"/>
        </w:rPr>
        <w:t>하는</w:t>
      </w:r>
      <w:r w:rsidR="000E1BFD" w:rsidRPr="00D505DE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0E1BFD" w:rsidRPr="00D505DE">
        <w:rPr>
          <w:rFonts w:asciiTheme="minorEastAsia" w:eastAsiaTheme="minorEastAsia" w:hAnsiTheme="minorEastAsia" w:hint="eastAsia"/>
          <w:sz w:val="20"/>
          <w:szCs w:val="20"/>
        </w:rPr>
        <w:t>상품이며</w:t>
      </w:r>
      <w:r w:rsidR="000E1BFD" w:rsidRPr="00D505DE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="000E1BFD" w:rsidRPr="00D505DE">
        <w:rPr>
          <w:rFonts w:asciiTheme="minorEastAsia" w:eastAsiaTheme="minorEastAsia" w:hAnsiTheme="minorEastAsia" w:hint="eastAsia"/>
          <w:sz w:val="20"/>
          <w:szCs w:val="20"/>
        </w:rPr>
        <w:t>본</w:t>
      </w:r>
      <w:r w:rsidR="000E1BFD" w:rsidRPr="00D505DE">
        <w:rPr>
          <w:rFonts w:asciiTheme="minorEastAsia" w:eastAsiaTheme="minorEastAsia" w:hAnsiTheme="minorEastAsia"/>
          <w:sz w:val="20"/>
          <w:szCs w:val="20"/>
        </w:rPr>
        <w:t xml:space="preserve"> </w:t>
      </w:r>
      <w:proofErr w:type="spellStart"/>
      <w:r>
        <w:rPr>
          <w:rFonts w:asciiTheme="minorEastAsia" w:eastAsiaTheme="minorEastAsia" w:hAnsiTheme="minorEastAsia"/>
          <w:sz w:val="20"/>
          <w:szCs w:val="20"/>
        </w:rPr>
        <w:t>클로잇</w:t>
      </w:r>
      <w:proofErr w:type="spellEnd"/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proofErr w:type="spellStart"/>
      <w:r>
        <w:rPr>
          <w:rFonts w:asciiTheme="minorEastAsia" w:eastAsiaTheme="minorEastAsia" w:hAnsiTheme="minorEastAsia"/>
          <w:sz w:val="20"/>
          <w:szCs w:val="20"/>
        </w:rPr>
        <w:t>매니지드</w:t>
      </w:r>
      <w:proofErr w:type="spellEnd"/>
      <w:r w:rsidR="000E1BFD" w:rsidRPr="00D505DE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0E1BFD" w:rsidRPr="00D505DE">
        <w:rPr>
          <w:rFonts w:asciiTheme="minorEastAsia" w:eastAsiaTheme="minorEastAsia" w:hAnsiTheme="minorEastAsia" w:hint="eastAsia"/>
          <w:sz w:val="20"/>
          <w:szCs w:val="20"/>
        </w:rPr>
        <w:t>서비스를</w:t>
      </w:r>
      <w:r w:rsidR="000E1BFD" w:rsidRPr="00D505DE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0E1BFD" w:rsidRPr="00D505DE">
        <w:rPr>
          <w:rFonts w:asciiTheme="minorEastAsia" w:eastAsiaTheme="minorEastAsia" w:hAnsiTheme="minorEastAsia" w:hint="eastAsia"/>
          <w:sz w:val="20"/>
          <w:szCs w:val="20"/>
        </w:rPr>
        <w:t>구매하지</w:t>
      </w:r>
      <w:r w:rsidR="000E1BFD" w:rsidRPr="00D505DE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0E1BFD" w:rsidRPr="00D505DE">
        <w:rPr>
          <w:rFonts w:asciiTheme="minorEastAsia" w:eastAsiaTheme="minorEastAsia" w:hAnsiTheme="minorEastAsia" w:hint="eastAsia"/>
          <w:sz w:val="20"/>
          <w:szCs w:val="20"/>
        </w:rPr>
        <w:t>않을</w:t>
      </w:r>
      <w:r w:rsidR="000E1BFD" w:rsidRPr="00D505DE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0E1BFD" w:rsidRPr="00D505DE">
        <w:rPr>
          <w:rFonts w:asciiTheme="minorEastAsia" w:eastAsiaTheme="minorEastAsia" w:hAnsiTheme="minorEastAsia" w:hint="eastAsia"/>
          <w:sz w:val="20"/>
          <w:szCs w:val="20"/>
        </w:rPr>
        <w:t>경우</w:t>
      </w:r>
      <w:r w:rsidR="000E1BFD" w:rsidRPr="00D505DE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0E1BFD" w:rsidRPr="00D505DE">
        <w:rPr>
          <w:rFonts w:asciiTheme="minorEastAsia" w:eastAsiaTheme="minorEastAsia" w:hAnsiTheme="minorEastAsia" w:hint="eastAsia"/>
          <w:sz w:val="20"/>
          <w:szCs w:val="20"/>
        </w:rPr>
        <w:t>기술</w:t>
      </w:r>
      <w:r w:rsidR="000E1BFD" w:rsidRPr="00D505DE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0E1BFD" w:rsidRPr="00D505DE">
        <w:rPr>
          <w:rFonts w:asciiTheme="minorEastAsia" w:eastAsiaTheme="minorEastAsia" w:hAnsiTheme="minorEastAsia" w:hint="eastAsia"/>
          <w:sz w:val="20"/>
          <w:szCs w:val="20"/>
        </w:rPr>
        <w:t>지원</w:t>
      </w:r>
      <w:r w:rsidR="000E1BFD" w:rsidRPr="00D505DE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0E1BFD" w:rsidRPr="00D505DE">
        <w:rPr>
          <w:rFonts w:asciiTheme="minorEastAsia" w:eastAsiaTheme="minorEastAsia" w:hAnsiTheme="minorEastAsia" w:hint="eastAsia"/>
          <w:sz w:val="20"/>
          <w:szCs w:val="20"/>
        </w:rPr>
        <w:t>일체를</w:t>
      </w:r>
      <w:r w:rsidR="000E1BFD" w:rsidRPr="00D505DE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0E1BFD" w:rsidRPr="00D505DE">
        <w:rPr>
          <w:rFonts w:asciiTheme="minorEastAsia" w:eastAsiaTheme="minorEastAsia" w:hAnsiTheme="minorEastAsia" w:hint="eastAsia"/>
          <w:sz w:val="20"/>
          <w:szCs w:val="20"/>
        </w:rPr>
        <w:t>지원하지</w:t>
      </w:r>
      <w:r w:rsidR="000E1BFD" w:rsidRPr="00D505DE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0E1BFD" w:rsidRPr="00D505DE">
        <w:rPr>
          <w:rFonts w:asciiTheme="minorEastAsia" w:eastAsiaTheme="minorEastAsia" w:hAnsiTheme="minorEastAsia" w:hint="eastAsia"/>
          <w:sz w:val="20"/>
          <w:szCs w:val="20"/>
        </w:rPr>
        <w:t>않는다</w:t>
      </w:r>
      <w:r w:rsidR="000E1BFD" w:rsidRPr="00D505DE">
        <w:rPr>
          <w:rFonts w:asciiTheme="minorEastAsia" w:eastAsiaTheme="minorEastAsia" w:hAnsiTheme="minorEastAsia"/>
          <w:sz w:val="20"/>
          <w:szCs w:val="20"/>
        </w:rPr>
        <w:t>.’</w:t>
      </w:r>
    </w:p>
    <w:p w14:paraId="2582E678" w14:textId="2BE0DE9D" w:rsidR="00837813" w:rsidRPr="00D505DE" w:rsidRDefault="00FC332B" w:rsidP="006C3A5D">
      <w:pPr>
        <w:pStyle w:val="af1"/>
        <w:numPr>
          <w:ilvl w:val="0"/>
          <w:numId w:val="12"/>
        </w:numPr>
        <w:wordWrap/>
        <w:spacing w:before="24" w:after="24" w:line="276" w:lineRule="auto"/>
        <w:ind w:leftChars="0"/>
        <w:rPr>
          <w:rFonts w:asciiTheme="minorEastAsia" w:eastAsiaTheme="minorEastAsia" w:hAnsiTheme="minorEastAsia"/>
        </w:rPr>
      </w:pPr>
      <w:proofErr w:type="spellStart"/>
      <w:r>
        <w:rPr>
          <w:rFonts w:asciiTheme="minorEastAsia" w:eastAsiaTheme="minorEastAsia" w:hAnsiTheme="minorEastAsia"/>
        </w:rPr>
        <w:t>클로잇</w:t>
      </w:r>
      <w:proofErr w:type="spellEnd"/>
      <w:r>
        <w:rPr>
          <w:rFonts w:asciiTheme="minorEastAsia" w:eastAsiaTheme="minorEastAsia" w:hAnsiTheme="minorEastAsia"/>
        </w:rPr>
        <w:t xml:space="preserve"> </w:t>
      </w:r>
      <w:proofErr w:type="spellStart"/>
      <w:r>
        <w:rPr>
          <w:rFonts w:asciiTheme="minorEastAsia" w:eastAsiaTheme="minorEastAsia" w:hAnsiTheme="minorEastAsia"/>
        </w:rPr>
        <w:t>매니지드</w:t>
      </w:r>
      <w:proofErr w:type="spellEnd"/>
      <w:r>
        <w:rPr>
          <w:rFonts w:asciiTheme="minorEastAsia" w:eastAsiaTheme="minorEastAsia" w:hAnsiTheme="minorEastAsia"/>
        </w:rPr>
        <w:t xml:space="preserve"> 서비스</w:t>
      </w:r>
      <w:r w:rsidR="00837813" w:rsidRPr="00D505DE">
        <w:rPr>
          <w:rFonts w:asciiTheme="minorEastAsia" w:eastAsiaTheme="minorEastAsia" w:hAnsiTheme="minorEastAsia"/>
        </w:rPr>
        <w:t xml:space="preserve"> </w:t>
      </w:r>
      <w:r w:rsidR="00837813" w:rsidRPr="00D505DE">
        <w:rPr>
          <w:rFonts w:asciiTheme="minorEastAsia" w:eastAsiaTheme="minorEastAsia" w:hAnsiTheme="minorEastAsia" w:hint="eastAsia"/>
        </w:rPr>
        <w:t>플랜의</w:t>
      </w:r>
      <w:r w:rsidR="00837813" w:rsidRPr="00D505DE">
        <w:rPr>
          <w:rFonts w:asciiTheme="minorEastAsia" w:eastAsiaTheme="minorEastAsia" w:hAnsiTheme="minorEastAsia"/>
        </w:rPr>
        <w:t xml:space="preserve"> </w:t>
      </w:r>
      <w:r w:rsidR="0085651F">
        <w:rPr>
          <w:rFonts w:asciiTheme="minorEastAsia" w:eastAsiaTheme="minorEastAsia" w:hAnsiTheme="minorEastAsia" w:hint="eastAsia"/>
        </w:rPr>
        <w:t>등급</w:t>
      </w:r>
      <w:r w:rsidR="00837813" w:rsidRPr="00D505DE">
        <w:rPr>
          <w:rFonts w:asciiTheme="minorEastAsia" w:eastAsiaTheme="minorEastAsia" w:hAnsiTheme="minorEastAsia"/>
        </w:rPr>
        <w:t>에 따라 ‘</w:t>
      </w:r>
      <w:r>
        <w:rPr>
          <w:rFonts w:asciiTheme="minorEastAsia" w:eastAsiaTheme="minorEastAsia" w:hAnsiTheme="minorEastAsia" w:hint="eastAsia"/>
        </w:rPr>
        <w:t>회사</w:t>
      </w:r>
      <w:r w:rsidR="008678AE" w:rsidRPr="00D505DE">
        <w:rPr>
          <w:rFonts w:asciiTheme="minorEastAsia" w:eastAsiaTheme="minorEastAsia" w:hAnsiTheme="minorEastAsia"/>
        </w:rPr>
        <w:t>’</w:t>
      </w:r>
      <w:r w:rsidR="00837813" w:rsidRPr="00D505DE">
        <w:rPr>
          <w:rFonts w:asciiTheme="minorEastAsia" w:eastAsiaTheme="minorEastAsia" w:hAnsiTheme="minorEastAsia" w:hint="eastAsia"/>
        </w:rPr>
        <w:t>로부터</w:t>
      </w:r>
      <w:r w:rsidR="00837813" w:rsidRPr="00D505DE">
        <w:rPr>
          <w:rFonts w:asciiTheme="minorEastAsia" w:eastAsiaTheme="minorEastAsia" w:hAnsiTheme="minorEastAsia"/>
        </w:rPr>
        <w:t xml:space="preserve"> 기술 지원을 받을 수 있고, 신청한 </w:t>
      </w:r>
      <w:r w:rsidR="0085651F">
        <w:rPr>
          <w:rFonts w:asciiTheme="minorEastAsia" w:eastAsiaTheme="minorEastAsia" w:hAnsiTheme="minorEastAsia" w:hint="eastAsia"/>
        </w:rPr>
        <w:t>서비스</w:t>
      </w:r>
      <w:r w:rsidR="00837813" w:rsidRPr="00D505DE">
        <w:rPr>
          <w:rFonts w:asciiTheme="minorEastAsia" w:eastAsiaTheme="minorEastAsia" w:hAnsiTheme="minorEastAsia"/>
        </w:rPr>
        <w:t xml:space="preserve"> 플랜 </w:t>
      </w:r>
      <w:r w:rsidR="0085651F">
        <w:rPr>
          <w:rFonts w:asciiTheme="minorEastAsia" w:eastAsiaTheme="minorEastAsia" w:hAnsiTheme="minorEastAsia" w:hint="eastAsia"/>
        </w:rPr>
        <w:t>등급</w:t>
      </w:r>
      <w:r w:rsidR="00837813" w:rsidRPr="00D505DE">
        <w:rPr>
          <w:rFonts w:asciiTheme="minorEastAsia" w:eastAsiaTheme="minorEastAsia" w:hAnsiTheme="minorEastAsia"/>
        </w:rPr>
        <w:t xml:space="preserve">에 따라 지원 수준이나 항목이 달라질 수 있다. </w:t>
      </w:r>
    </w:p>
    <w:p w14:paraId="209B1D45" w14:textId="52A03A7A" w:rsidR="0085651F" w:rsidRDefault="00830ECC" w:rsidP="0085651F">
      <w:pPr>
        <w:pStyle w:val="af1"/>
        <w:numPr>
          <w:ilvl w:val="0"/>
          <w:numId w:val="12"/>
        </w:numPr>
        <w:wordWrap/>
        <w:spacing w:before="24" w:after="24" w:line="276" w:lineRule="auto"/>
        <w:ind w:leftChars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‘</w:t>
      </w:r>
      <w:r>
        <w:rPr>
          <w:rFonts w:asciiTheme="minorEastAsia" w:eastAsiaTheme="minorEastAsia" w:hAnsiTheme="minorEastAsia" w:hint="eastAsia"/>
        </w:rPr>
        <w:t>회사</w:t>
      </w:r>
      <w:r>
        <w:rPr>
          <w:rFonts w:asciiTheme="minorEastAsia" w:eastAsiaTheme="minorEastAsia" w:hAnsiTheme="minorEastAsia"/>
        </w:rPr>
        <w:t>’</w:t>
      </w:r>
      <w:r>
        <w:rPr>
          <w:rFonts w:asciiTheme="minorEastAsia" w:eastAsiaTheme="minorEastAsia" w:hAnsiTheme="minorEastAsia" w:hint="eastAsia"/>
        </w:rPr>
        <w:t xml:space="preserve">와 </w:t>
      </w:r>
      <w:r>
        <w:rPr>
          <w:rFonts w:asciiTheme="minorEastAsia" w:eastAsiaTheme="minorEastAsia" w:hAnsiTheme="minorEastAsia"/>
        </w:rPr>
        <w:t>‘</w:t>
      </w:r>
      <w:r>
        <w:rPr>
          <w:rFonts w:asciiTheme="minorEastAsia" w:eastAsiaTheme="minorEastAsia" w:hAnsiTheme="minorEastAsia" w:hint="eastAsia"/>
        </w:rPr>
        <w:t>고객</w:t>
      </w:r>
      <w:r>
        <w:rPr>
          <w:rFonts w:asciiTheme="minorEastAsia" w:eastAsiaTheme="minorEastAsia" w:hAnsiTheme="minorEastAsia"/>
        </w:rPr>
        <w:t>’</w:t>
      </w:r>
      <w:r>
        <w:rPr>
          <w:rFonts w:asciiTheme="minorEastAsia" w:eastAsiaTheme="minorEastAsia" w:hAnsiTheme="minorEastAsia" w:hint="eastAsia"/>
        </w:rPr>
        <w:t>이 계약한 G</w:t>
      </w:r>
      <w:r>
        <w:rPr>
          <w:rFonts w:asciiTheme="minorEastAsia" w:eastAsiaTheme="minorEastAsia" w:hAnsiTheme="minorEastAsia"/>
        </w:rPr>
        <w:t>oogle Cloud</w:t>
      </w:r>
      <w:r w:rsidR="00FC332B">
        <w:rPr>
          <w:rFonts w:asciiTheme="minorEastAsia" w:eastAsiaTheme="minorEastAsia" w:hAnsiTheme="minorEastAsia" w:hint="eastAsia"/>
        </w:rPr>
        <w:t xml:space="preserve"> 서비스</w:t>
      </w:r>
      <w:r w:rsidR="006B34EF" w:rsidRPr="00D505DE">
        <w:rPr>
          <w:rFonts w:asciiTheme="minorEastAsia" w:eastAsiaTheme="minorEastAsia" w:hAnsiTheme="minorEastAsia"/>
        </w:rPr>
        <w:t xml:space="preserve">에 </w:t>
      </w:r>
      <w:r w:rsidR="006B34EF" w:rsidRPr="00D505DE">
        <w:rPr>
          <w:rFonts w:asciiTheme="minorEastAsia" w:eastAsiaTheme="minorEastAsia" w:hAnsiTheme="minorEastAsia" w:hint="eastAsia"/>
        </w:rPr>
        <w:t>포함되지</w:t>
      </w:r>
      <w:r w:rsidR="006B34EF" w:rsidRPr="00D505DE">
        <w:rPr>
          <w:rFonts w:asciiTheme="minorEastAsia" w:eastAsiaTheme="minorEastAsia" w:hAnsiTheme="minorEastAsia"/>
        </w:rPr>
        <w:t xml:space="preserve"> </w:t>
      </w:r>
      <w:r w:rsidR="006B34EF" w:rsidRPr="00D505DE">
        <w:rPr>
          <w:rFonts w:asciiTheme="minorEastAsia" w:eastAsiaTheme="minorEastAsia" w:hAnsiTheme="minorEastAsia" w:hint="eastAsia"/>
        </w:rPr>
        <w:t>않</w:t>
      </w:r>
      <w:r>
        <w:rPr>
          <w:rFonts w:asciiTheme="minorEastAsia" w:eastAsiaTheme="minorEastAsia" w:hAnsiTheme="minorEastAsia" w:hint="eastAsia"/>
        </w:rPr>
        <w:t>는</w:t>
      </w:r>
      <w:r w:rsidR="006B34EF" w:rsidRPr="00D505DE">
        <w:rPr>
          <w:rFonts w:asciiTheme="minorEastAsia" w:eastAsiaTheme="minorEastAsia" w:hAnsiTheme="minorEastAsia"/>
        </w:rPr>
        <w:t xml:space="preserve"> </w:t>
      </w:r>
      <w:r w:rsidR="006B34EF" w:rsidRPr="00D505DE">
        <w:rPr>
          <w:rFonts w:asciiTheme="minorEastAsia" w:eastAsiaTheme="minorEastAsia" w:hAnsiTheme="minorEastAsia" w:hint="eastAsia"/>
        </w:rPr>
        <w:t>솔루션</w:t>
      </w:r>
      <w:r w:rsidR="006B34EF" w:rsidRPr="00D505DE">
        <w:rPr>
          <w:rFonts w:asciiTheme="minorEastAsia" w:eastAsiaTheme="minorEastAsia" w:hAnsiTheme="minorEastAsia"/>
        </w:rPr>
        <w:t xml:space="preserve"> </w:t>
      </w:r>
      <w:r w:rsidR="006B34EF" w:rsidRPr="00D505DE">
        <w:rPr>
          <w:rFonts w:asciiTheme="minorEastAsia" w:eastAsiaTheme="minorEastAsia" w:hAnsiTheme="minorEastAsia" w:hint="eastAsia"/>
        </w:rPr>
        <w:t>및</w:t>
      </w:r>
      <w:r w:rsidR="006B34EF" w:rsidRPr="00D505DE">
        <w:rPr>
          <w:rFonts w:asciiTheme="minorEastAsia" w:eastAsiaTheme="minorEastAsia" w:hAnsiTheme="minorEastAsia"/>
        </w:rPr>
        <w:t xml:space="preserve"> </w:t>
      </w:r>
      <w:r w:rsidR="006B34EF" w:rsidRPr="00D505DE">
        <w:rPr>
          <w:rFonts w:asciiTheme="minorEastAsia" w:eastAsiaTheme="minorEastAsia" w:hAnsiTheme="minorEastAsia" w:hint="eastAsia"/>
        </w:rPr>
        <w:t>애플리케이션에</w:t>
      </w:r>
      <w:r w:rsidR="006B34EF" w:rsidRPr="00D505DE">
        <w:rPr>
          <w:rFonts w:asciiTheme="minorEastAsia" w:eastAsiaTheme="minorEastAsia" w:hAnsiTheme="minorEastAsia"/>
        </w:rPr>
        <w:t xml:space="preserve"> </w:t>
      </w:r>
      <w:r w:rsidR="006B34EF" w:rsidRPr="00D505DE">
        <w:rPr>
          <w:rFonts w:asciiTheme="minorEastAsia" w:eastAsiaTheme="minorEastAsia" w:hAnsiTheme="minorEastAsia" w:hint="eastAsia"/>
        </w:rPr>
        <w:t>대해서는</w:t>
      </w:r>
      <w:r w:rsidR="006B34EF" w:rsidRPr="00D505DE">
        <w:rPr>
          <w:rFonts w:asciiTheme="minorEastAsia" w:eastAsiaTheme="minorEastAsia" w:hAnsiTheme="minorEastAsia"/>
        </w:rPr>
        <w:t xml:space="preserve"> </w:t>
      </w:r>
      <w:r w:rsidR="006B34EF" w:rsidRPr="00D505DE">
        <w:rPr>
          <w:rFonts w:asciiTheme="minorEastAsia" w:eastAsiaTheme="minorEastAsia" w:hAnsiTheme="minorEastAsia" w:hint="eastAsia"/>
        </w:rPr>
        <w:t>일체의</w:t>
      </w:r>
      <w:r w:rsidR="006B34EF" w:rsidRPr="00D505DE">
        <w:rPr>
          <w:rFonts w:asciiTheme="minorEastAsia" w:eastAsiaTheme="minorEastAsia" w:hAnsiTheme="minorEastAsia"/>
        </w:rPr>
        <w:t xml:space="preserve"> </w:t>
      </w:r>
      <w:r w:rsidR="006B34EF" w:rsidRPr="00D505DE">
        <w:rPr>
          <w:rFonts w:asciiTheme="minorEastAsia" w:eastAsiaTheme="minorEastAsia" w:hAnsiTheme="minorEastAsia" w:hint="eastAsia"/>
        </w:rPr>
        <w:t>기술지원을</w:t>
      </w:r>
      <w:r w:rsidR="006B34EF" w:rsidRPr="00D505DE">
        <w:rPr>
          <w:rFonts w:asciiTheme="minorEastAsia" w:eastAsiaTheme="minorEastAsia" w:hAnsiTheme="minorEastAsia"/>
        </w:rPr>
        <w:t xml:space="preserve"> </w:t>
      </w:r>
      <w:r w:rsidR="006B34EF" w:rsidRPr="00D505DE">
        <w:rPr>
          <w:rFonts w:asciiTheme="minorEastAsia" w:eastAsiaTheme="minorEastAsia" w:hAnsiTheme="minorEastAsia" w:hint="eastAsia"/>
        </w:rPr>
        <w:t>하지</w:t>
      </w:r>
      <w:r w:rsidR="006B34EF" w:rsidRPr="00D505DE">
        <w:rPr>
          <w:rFonts w:asciiTheme="minorEastAsia" w:eastAsiaTheme="minorEastAsia" w:hAnsiTheme="minorEastAsia"/>
        </w:rPr>
        <w:t xml:space="preserve"> </w:t>
      </w:r>
      <w:r w:rsidR="006B34EF" w:rsidRPr="00D505DE">
        <w:rPr>
          <w:rFonts w:asciiTheme="minorEastAsia" w:eastAsiaTheme="minorEastAsia" w:hAnsiTheme="minorEastAsia" w:hint="eastAsia"/>
        </w:rPr>
        <w:t>않는다</w:t>
      </w:r>
      <w:r w:rsidR="006B34EF" w:rsidRPr="00D505DE">
        <w:rPr>
          <w:rFonts w:asciiTheme="minorEastAsia" w:eastAsiaTheme="minorEastAsia" w:hAnsiTheme="minorEastAsia"/>
        </w:rPr>
        <w:t>.</w:t>
      </w:r>
    </w:p>
    <w:p w14:paraId="67F0489D" w14:textId="09A55C6C" w:rsidR="0085651F" w:rsidRPr="0085651F" w:rsidRDefault="0085651F" w:rsidP="0085651F">
      <w:pPr>
        <w:pStyle w:val="af1"/>
        <w:numPr>
          <w:ilvl w:val="0"/>
          <w:numId w:val="12"/>
        </w:numPr>
        <w:wordWrap/>
        <w:spacing w:before="24" w:after="24" w:line="276" w:lineRule="auto"/>
        <w:ind w:leftChars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G</w:t>
      </w:r>
      <w:r>
        <w:rPr>
          <w:rFonts w:asciiTheme="minorEastAsia" w:eastAsiaTheme="minorEastAsia" w:hAnsiTheme="minorEastAsia"/>
        </w:rPr>
        <w:t xml:space="preserve">oogle </w:t>
      </w:r>
      <w:r w:rsidR="00D45742">
        <w:rPr>
          <w:rFonts w:asciiTheme="minorEastAsia" w:eastAsiaTheme="minorEastAsia" w:hAnsiTheme="minorEastAsia"/>
        </w:rPr>
        <w:t xml:space="preserve">Cloud </w:t>
      </w:r>
      <w:r>
        <w:rPr>
          <w:rFonts w:asciiTheme="minorEastAsia" w:eastAsiaTheme="minorEastAsia" w:hAnsiTheme="minorEastAsia"/>
        </w:rPr>
        <w:t>Market</w:t>
      </w:r>
      <w:r w:rsidR="00D45742">
        <w:rPr>
          <w:rFonts w:asciiTheme="minorEastAsia" w:eastAsiaTheme="minorEastAsia" w:hAnsiTheme="minorEastAsia" w:hint="eastAsia"/>
        </w:rPr>
        <w:t>p</w:t>
      </w:r>
      <w:r>
        <w:rPr>
          <w:rFonts w:asciiTheme="minorEastAsia" w:eastAsiaTheme="minorEastAsia" w:hAnsiTheme="minorEastAsia"/>
        </w:rPr>
        <w:t>lace</w:t>
      </w:r>
      <w:r>
        <w:rPr>
          <w:rFonts w:asciiTheme="minorEastAsia" w:eastAsiaTheme="minorEastAsia" w:hAnsiTheme="minorEastAsia" w:hint="eastAsia"/>
        </w:rPr>
        <w:t>에서 고객이 직접 구매한 제품 및 서비스에 대해서는 일체의 기술지원을 하지 않는다.</w:t>
      </w:r>
    </w:p>
    <w:p w14:paraId="13226C52" w14:textId="2F5409C8" w:rsidR="006B34EF" w:rsidRPr="00D505DE" w:rsidRDefault="006B34EF" w:rsidP="006C3A5D">
      <w:pPr>
        <w:pStyle w:val="af1"/>
        <w:numPr>
          <w:ilvl w:val="0"/>
          <w:numId w:val="12"/>
        </w:numPr>
        <w:wordWrap/>
        <w:spacing w:before="24" w:after="24" w:line="276" w:lineRule="auto"/>
        <w:ind w:leftChars="0"/>
        <w:rPr>
          <w:rFonts w:asciiTheme="minorEastAsia" w:eastAsiaTheme="minorEastAsia" w:hAnsiTheme="minorEastAsia"/>
        </w:rPr>
      </w:pPr>
      <w:r w:rsidRPr="00D505DE">
        <w:rPr>
          <w:rFonts w:asciiTheme="minorEastAsia" w:eastAsiaTheme="minorEastAsia" w:hAnsiTheme="minorEastAsia" w:hint="eastAsia"/>
        </w:rPr>
        <w:t>본</w:t>
      </w:r>
      <w:r w:rsidRPr="00D505DE">
        <w:rPr>
          <w:rFonts w:asciiTheme="minorEastAsia" w:eastAsiaTheme="minorEastAsia" w:hAnsiTheme="minorEastAsia"/>
        </w:rPr>
        <w:t xml:space="preserve"> 계약 체결 이후에도 ‘</w:t>
      </w:r>
      <w:r w:rsidRPr="00D505DE">
        <w:rPr>
          <w:rFonts w:asciiTheme="minorEastAsia" w:eastAsiaTheme="minorEastAsia" w:hAnsiTheme="minorEastAsia" w:hint="eastAsia"/>
        </w:rPr>
        <w:t>고객</w:t>
      </w:r>
      <w:r w:rsidRPr="00D505DE">
        <w:rPr>
          <w:rFonts w:asciiTheme="minorEastAsia" w:eastAsiaTheme="minorEastAsia" w:hAnsiTheme="minorEastAsia"/>
        </w:rPr>
        <w:t>’</w:t>
      </w:r>
      <w:r w:rsidRPr="00D505DE">
        <w:rPr>
          <w:rFonts w:asciiTheme="minorEastAsia" w:eastAsiaTheme="minorEastAsia" w:hAnsiTheme="minorEastAsia" w:hint="eastAsia"/>
        </w:rPr>
        <w:t>이</w:t>
      </w:r>
      <w:r w:rsidRPr="00D505DE">
        <w:rPr>
          <w:rFonts w:asciiTheme="minorEastAsia" w:eastAsiaTheme="minorEastAsia" w:hAnsiTheme="minorEastAsia"/>
        </w:rPr>
        <w:t xml:space="preserve"> 선택한 </w:t>
      </w:r>
      <w:proofErr w:type="spellStart"/>
      <w:r w:rsidR="00FC332B">
        <w:rPr>
          <w:rFonts w:asciiTheme="minorEastAsia" w:eastAsiaTheme="minorEastAsia" w:hAnsiTheme="minorEastAsia"/>
        </w:rPr>
        <w:t>클로잇</w:t>
      </w:r>
      <w:proofErr w:type="spellEnd"/>
      <w:r w:rsidR="00FC332B">
        <w:rPr>
          <w:rFonts w:asciiTheme="minorEastAsia" w:eastAsiaTheme="minorEastAsia" w:hAnsiTheme="minorEastAsia"/>
        </w:rPr>
        <w:t xml:space="preserve"> </w:t>
      </w:r>
      <w:proofErr w:type="spellStart"/>
      <w:r w:rsidR="00FC332B">
        <w:rPr>
          <w:rFonts w:asciiTheme="minorEastAsia" w:eastAsiaTheme="minorEastAsia" w:hAnsiTheme="minorEastAsia"/>
        </w:rPr>
        <w:t>매니지드</w:t>
      </w:r>
      <w:proofErr w:type="spellEnd"/>
      <w:r w:rsidR="00FC332B">
        <w:rPr>
          <w:rFonts w:asciiTheme="minorEastAsia" w:eastAsiaTheme="minorEastAsia" w:hAnsiTheme="minorEastAsia"/>
        </w:rPr>
        <w:t xml:space="preserve"> 서비스 </w:t>
      </w:r>
      <w:r w:rsidR="00D45742">
        <w:rPr>
          <w:rFonts w:asciiTheme="minorEastAsia" w:eastAsiaTheme="minorEastAsia" w:hAnsiTheme="minorEastAsia" w:hint="eastAsia"/>
        </w:rPr>
        <w:t>등급</w:t>
      </w:r>
      <w:r w:rsidRPr="00D505DE">
        <w:rPr>
          <w:rFonts w:asciiTheme="minorEastAsia" w:eastAsiaTheme="minorEastAsia" w:hAnsiTheme="minorEastAsia"/>
        </w:rPr>
        <w:t xml:space="preserve">을 변경할 수 있으며, 변경 이용료는 변경 시점부터 일할 계산되어 </w:t>
      </w:r>
      <w:proofErr w:type="spellStart"/>
      <w:r w:rsidRPr="00D505DE">
        <w:rPr>
          <w:rFonts w:asciiTheme="minorEastAsia" w:eastAsiaTheme="minorEastAsia" w:hAnsiTheme="minorEastAsia" w:hint="eastAsia"/>
        </w:rPr>
        <w:t>과금된다</w:t>
      </w:r>
      <w:proofErr w:type="spellEnd"/>
      <w:r w:rsidRPr="00D505DE">
        <w:rPr>
          <w:rFonts w:asciiTheme="minorEastAsia" w:eastAsiaTheme="minorEastAsia" w:hAnsiTheme="minorEastAsia"/>
        </w:rPr>
        <w:t>.</w:t>
      </w:r>
    </w:p>
    <w:p w14:paraId="2C56590F" w14:textId="47B62CEE" w:rsidR="006B34EF" w:rsidRPr="00D505DE" w:rsidRDefault="006B34EF" w:rsidP="006C3A5D">
      <w:pPr>
        <w:pStyle w:val="af1"/>
        <w:numPr>
          <w:ilvl w:val="0"/>
          <w:numId w:val="12"/>
        </w:numPr>
        <w:wordWrap/>
        <w:spacing w:before="24" w:after="24" w:line="276" w:lineRule="auto"/>
        <w:ind w:leftChars="0"/>
        <w:rPr>
          <w:rFonts w:asciiTheme="minorEastAsia" w:eastAsiaTheme="minorEastAsia" w:hAnsiTheme="minorEastAsia"/>
        </w:rPr>
      </w:pPr>
      <w:r w:rsidRPr="00D505DE">
        <w:rPr>
          <w:rFonts w:asciiTheme="minorEastAsia" w:eastAsiaTheme="minorEastAsia" w:hAnsiTheme="minorEastAsia"/>
        </w:rPr>
        <w:t>‘</w:t>
      </w:r>
      <w:r w:rsidRPr="00D505DE">
        <w:rPr>
          <w:rFonts w:asciiTheme="minorEastAsia" w:eastAsiaTheme="minorEastAsia" w:hAnsiTheme="minorEastAsia" w:hint="eastAsia"/>
        </w:rPr>
        <w:t>고객</w:t>
      </w:r>
      <w:r w:rsidRPr="00D505DE">
        <w:rPr>
          <w:rFonts w:asciiTheme="minorEastAsia" w:eastAsiaTheme="minorEastAsia" w:hAnsiTheme="minorEastAsia"/>
        </w:rPr>
        <w:t>’</w:t>
      </w:r>
      <w:r w:rsidRPr="00D505DE">
        <w:rPr>
          <w:rFonts w:asciiTheme="minorEastAsia" w:eastAsiaTheme="minorEastAsia" w:hAnsiTheme="minorEastAsia" w:hint="eastAsia"/>
        </w:rPr>
        <w:t>은</w:t>
      </w:r>
      <w:r w:rsidRPr="00D505DE">
        <w:rPr>
          <w:rFonts w:asciiTheme="minorEastAsia" w:eastAsiaTheme="minorEastAsia" w:hAnsiTheme="minorEastAsia"/>
        </w:rPr>
        <w:t xml:space="preserve"> </w:t>
      </w:r>
      <w:proofErr w:type="spellStart"/>
      <w:r w:rsidR="00FC332B">
        <w:rPr>
          <w:rFonts w:asciiTheme="minorEastAsia" w:eastAsiaTheme="minorEastAsia" w:hAnsiTheme="minorEastAsia"/>
        </w:rPr>
        <w:t>클로잇</w:t>
      </w:r>
      <w:proofErr w:type="spellEnd"/>
      <w:r w:rsidR="00FC332B">
        <w:rPr>
          <w:rFonts w:asciiTheme="minorEastAsia" w:eastAsiaTheme="minorEastAsia" w:hAnsiTheme="minorEastAsia"/>
        </w:rPr>
        <w:t xml:space="preserve"> </w:t>
      </w:r>
      <w:proofErr w:type="spellStart"/>
      <w:r w:rsidR="00FC332B">
        <w:rPr>
          <w:rFonts w:asciiTheme="minorEastAsia" w:eastAsiaTheme="minorEastAsia" w:hAnsiTheme="minorEastAsia"/>
        </w:rPr>
        <w:t>매니지드</w:t>
      </w:r>
      <w:proofErr w:type="spellEnd"/>
      <w:r w:rsidR="00FC332B">
        <w:rPr>
          <w:rFonts w:asciiTheme="minorEastAsia" w:eastAsiaTheme="minorEastAsia" w:hAnsiTheme="minorEastAsia"/>
        </w:rPr>
        <w:t xml:space="preserve"> 서비스</w:t>
      </w:r>
      <w:r w:rsidRPr="00D505DE">
        <w:rPr>
          <w:rFonts w:asciiTheme="minorEastAsia" w:eastAsiaTheme="minorEastAsia" w:hAnsiTheme="minorEastAsia"/>
        </w:rPr>
        <w:t xml:space="preserve"> </w:t>
      </w:r>
      <w:r w:rsidR="00D45742">
        <w:rPr>
          <w:rFonts w:asciiTheme="minorEastAsia" w:eastAsiaTheme="minorEastAsia" w:hAnsiTheme="minorEastAsia" w:hint="eastAsia"/>
        </w:rPr>
        <w:t>등급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이상의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지원을</w:t>
      </w:r>
      <w:r w:rsidRPr="00D505DE">
        <w:rPr>
          <w:rFonts w:asciiTheme="minorEastAsia" w:eastAsiaTheme="minorEastAsia" w:hAnsiTheme="minorEastAsia"/>
        </w:rPr>
        <w:t xml:space="preserve"> ‘</w:t>
      </w:r>
      <w:r w:rsidRPr="00D505DE">
        <w:rPr>
          <w:rFonts w:asciiTheme="minorEastAsia" w:eastAsiaTheme="minorEastAsia" w:hAnsiTheme="minorEastAsia" w:hint="eastAsia"/>
        </w:rPr>
        <w:t>회사</w:t>
      </w:r>
      <w:r w:rsidRPr="00D505DE">
        <w:rPr>
          <w:rFonts w:asciiTheme="minorEastAsia" w:eastAsiaTheme="minorEastAsia" w:hAnsiTheme="minorEastAsia"/>
        </w:rPr>
        <w:t>’</w:t>
      </w:r>
      <w:r w:rsidRPr="00D505DE">
        <w:rPr>
          <w:rFonts w:asciiTheme="minorEastAsia" w:eastAsiaTheme="minorEastAsia" w:hAnsiTheme="minorEastAsia" w:hint="eastAsia"/>
        </w:rPr>
        <w:t>나</w:t>
      </w:r>
      <w:r w:rsidRPr="00D505DE">
        <w:rPr>
          <w:rFonts w:asciiTheme="minorEastAsia" w:eastAsiaTheme="minorEastAsia" w:hAnsiTheme="minorEastAsia"/>
        </w:rPr>
        <w:t xml:space="preserve"> ‘Google’</w:t>
      </w:r>
      <w:r w:rsidRPr="00D505DE">
        <w:rPr>
          <w:rFonts w:asciiTheme="minorEastAsia" w:eastAsiaTheme="minorEastAsia" w:hAnsiTheme="minorEastAsia" w:hint="eastAsia"/>
        </w:rPr>
        <w:t>에게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요구할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수</w:t>
      </w:r>
      <w:r w:rsidRPr="00D505DE">
        <w:rPr>
          <w:rFonts w:asciiTheme="minorEastAsia" w:eastAsiaTheme="minorEastAsia" w:hAnsiTheme="minorEastAsia"/>
        </w:rPr>
        <w:t xml:space="preserve"> </w:t>
      </w:r>
      <w:r w:rsidRPr="00D505DE">
        <w:rPr>
          <w:rFonts w:asciiTheme="minorEastAsia" w:eastAsiaTheme="minorEastAsia" w:hAnsiTheme="minorEastAsia" w:hint="eastAsia"/>
        </w:rPr>
        <w:t>없</w:t>
      </w:r>
      <w:r w:rsidRPr="00D505DE">
        <w:rPr>
          <w:rFonts w:asciiTheme="minorEastAsia" w:eastAsiaTheme="minorEastAsia" w:hAnsiTheme="minorEastAsia"/>
        </w:rPr>
        <w:t>다.</w:t>
      </w:r>
    </w:p>
    <w:p w14:paraId="28315168" w14:textId="2041674B" w:rsidR="006B34EF" w:rsidRPr="00D505DE" w:rsidRDefault="006B34EF" w:rsidP="006B34EF">
      <w:pPr>
        <w:wordWrap/>
        <w:spacing w:line="276" w:lineRule="auto"/>
        <w:ind w:left="142"/>
        <w:jc w:val="left"/>
        <w:rPr>
          <w:rFonts w:asciiTheme="minorEastAsia" w:eastAsiaTheme="minorEastAsia" w:hAnsiTheme="minorEastAsia"/>
        </w:rPr>
      </w:pPr>
    </w:p>
    <w:p w14:paraId="53853CF3" w14:textId="75C0D8B9" w:rsidR="007C06E6" w:rsidRPr="00FC332B" w:rsidRDefault="006F2F14" w:rsidP="00FC332B">
      <w:pPr>
        <w:wordWrap/>
        <w:spacing w:before="24" w:after="24" w:line="276" w:lineRule="auto"/>
        <w:rPr>
          <w:rFonts w:asciiTheme="minorEastAsia" w:eastAsiaTheme="minorEastAsia" w:hAnsiTheme="minorEastAsia"/>
          <w:b/>
        </w:rPr>
      </w:pPr>
      <w:r w:rsidRPr="00FC332B">
        <w:rPr>
          <w:rFonts w:asciiTheme="minorEastAsia" w:eastAsiaTheme="minorEastAsia" w:hAnsiTheme="minorEastAsia"/>
          <w:b/>
        </w:rPr>
        <w:br w:type="page"/>
      </w:r>
      <w:r w:rsidR="007C06E6" w:rsidRPr="00FC332B">
        <w:rPr>
          <w:rFonts w:asciiTheme="minorEastAsia" w:eastAsiaTheme="minorEastAsia" w:hAnsiTheme="minorEastAsia" w:hint="eastAsia"/>
          <w:b/>
        </w:rPr>
        <w:lastRenderedPageBreak/>
        <w:t xml:space="preserve">첨부 </w:t>
      </w:r>
      <w:r w:rsidR="00D505DE" w:rsidRPr="00FC332B">
        <w:rPr>
          <w:rFonts w:asciiTheme="minorEastAsia" w:eastAsiaTheme="minorEastAsia" w:hAnsiTheme="minorEastAsia"/>
          <w:b/>
        </w:rPr>
        <w:t>2</w:t>
      </w:r>
      <w:r w:rsidR="007C06E6" w:rsidRPr="00FC332B">
        <w:rPr>
          <w:rFonts w:asciiTheme="minorEastAsia" w:eastAsiaTheme="minorEastAsia" w:hAnsiTheme="minorEastAsia"/>
          <w:b/>
        </w:rPr>
        <w:t xml:space="preserve">. </w:t>
      </w:r>
      <w:proofErr w:type="spellStart"/>
      <w:r w:rsidR="00D84BA1" w:rsidRPr="00FC332B">
        <w:rPr>
          <w:rFonts w:asciiTheme="minorEastAsia" w:eastAsiaTheme="minorEastAsia" w:hAnsiTheme="minorEastAsia" w:hint="eastAsia"/>
          <w:b/>
        </w:rPr>
        <w:t>클로잇</w:t>
      </w:r>
      <w:proofErr w:type="spellEnd"/>
      <w:r w:rsidR="007C06E6" w:rsidRPr="00FC332B">
        <w:rPr>
          <w:rFonts w:asciiTheme="minorEastAsia" w:eastAsiaTheme="minorEastAsia" w:hAnsiTheme="minorEastAsia"/>
          <w:b/>
        </w:rPr>
        <w:t xml:space="preserve"> </w:t>
      </w:r>
      <w:proofErr w:type="spellStart"/>
      <w:r w:rsidR="00B643F8" w:rsidRPr="00FC332B">
        <w:rPr>
          <w:rFonts w:asciiTheme="minorEastAsia" w:eastAsiaTheme="minorEastAsia" w:hAnsiTheme="minorEastAsia" w:hint="eastAsia"/>
          <w:b/>
        </w:rPr>
        <w:t>매니지드</w:t>
      </w:r>
      <w:proofErr w:type="spellEnd"/>
      <w:r w:rsidR="00B643F8" w:rsidRPr="00FC332B">
        <w:rPr>
          <w:rFonts w:asciiTheme="minorEastAsia" w:eastAsiaTheme="minorEastAsia" w:hAnsiTheme="minorEastAsia" w:hint="eastAsia"/>
          <w:b/>
        </w:rPr>
        <w:t xml:space="preserve"> 서비스</w:t>
      </w:r>
      <w:r w:rsidR="007C06E6" w:rsidRPr="00FC332B">
        <w:rPr>
          <w:rFonts w:asciiTheme="minorEastAsia" w:eastAsiaTheme="minorEastAsia" w:hAnsiTheme="minorEastAsia" w:hint="eastAsia"/>
          <w:b/>
        </w:rPr>
        <w:t xml:space="preserve"> 부속합의서</w:t>
      </w:r>
    </w:p>
    <w:p w14:paraId="5431128A" w14:textId="54B90007" w:rsidR="007C06E6" w:rsidRPr="00173AA7" w:rsidRDefault="00D84BA1" w:rsidP="00173AA7">
      <w:pPr>
        <w:widowControl/>
        <w:wordWrap/>
        <w:adjustRightInd/>
        <w:spacing w:after="160" w:line="276" w:lineRule="auto"/>
        <w:jc w:val="center"/>
        <w:textAlignment w:val="auto"/>
        <w:rPr>
          <w:rFonts w:asciiTheme="minorEastAsia" w:eastAsiaTheme="minorEastAsia" w:hAnsiTheme="minorEastAsia"/>
          <w:b/>
          <w:sz w:val="40"/>
          <w:szCs w:val="40"/>
        </w:rPr>
      </w:pPr>
      <w:proofErr w:type="spellStart"/>
      <w:r w:rsidRPr="00D505DE">
        <w:rPr>
          <w:rFonts w:asciiTheme="minorEastAsia" w:eastAsiaTheme="minorEastAsia" w:hAnsiTheme="minorEastAsia" w:hint="eastAsia"/>
          <w:b/>
          <w:sz w:val="40"/>
          <w:szCs w:val="40"/>
        </w:rPr>
        <w:t>클로잇</w:t>
      </w:r>
      <w:proofErr w:type="spellEnd"/>
      <w:r w:rsidR="007C06E6" w:rsidRPr="00D505DE">
        <w:rPr>
          <w:rFonts w:asciiTheme="minorEastAsia" w:eastAsiaTheme="minorEastAsia" w:hAnsiTheme="minorEastAsia"/>
          <w:b/>
          <w:sz w:val="40"/>
          <w:szCs w:val="40"/>
        </w:rPr>
        <w:t xml:space="preserve"> </w:t>
      </w:r>
      <w:proofErr w:type="spellStart"/>
      <w:r w:rsidR="00B643F8" w:rsidRPr="00D505DE">
        <w:rPr>
          <w:rFonts w:asciiTheme="minorEastAsia" w:eastAsiaTheme="minorEastAsia" w:hAnsiTheme="minorEastAsia" w:hint="eastAsia"/>
          <w:b/>
          <w:sz w:val="40"/>
          <w:szCs w:val="40"/>
        </w:rPr>
        <w:t>매니지드</w:t>
      </w:r>
      <w:proofErr w:type="spellEnd"/>
      <w:r w:rsidR="00B643F8" w:rsidRPr="00D505DE">
        <w:rPr>
          <w:rFonts w:asciiTheme="minorEastAsia" w:eastAsiaTheme="minorEastAsia" w:hAnsiTheme="minorEastAsia" w:hint="eastAsia"/>
          <w:b/>
          <w:sz w:val="40"/>
          <w:szCs w:val="40"/>
        </w:rPr>
        <w:t xml:space="preserve"> 서비스</w:t>
      </w:r>
      <w:r w:rsidR="007C06E6" w:rsidRPr="00D505DE">
        <w:rPr>
          <w:rFonts w:asciiTheme="minorEastAsia" w:eastAsiaTheme="minorEastAsia" w:hAnsiTheme="minorEastAsia" w:hint="eastAsia"/>
          <w:b/>
          <w:sz w:val="40"/>
          <w:szCs w:val="40"/>
        </w:rPr>
        <w:t xml:space="preserve"> 부속합의서</w:t>
      </w:r>
    </w:p>
    <w:p w14:paraId="36578B4E" w14:textId="065F8343" w:rsidR="007C06E6" w:rsidRPr="00D505DE" w:rsidRDefault="007C06E6" w:rsidP="0004442E">
      <w:pPr>
        <w:widowControl/>
        <w:wordWrap/>
        <w:adjustRightInd/>
        <w:spacing w:after="160" w:line="276" w:lineRule="auto"/>
        <w:textAlignment w:val="auto"/>
        <w:rPr>
          <w:rFonts w:asciiTheme="minorEastAsia" w:eastAsiaTheme="minorEastAsia" w:hAnsiTheme="minorEastAsia"/>
          <w:b/>
        </w:rPr>
      </w:pPr>
      <w:r w:rsidRPr="00D505DE">
        <w:rPr>
          <w:rFonts w:asciiTheme="minorEastAsia" w:eastAsiaTheme="minorEastAsia" w:hAnsiTheme="minorEastAsia" w:hint="eastAsia"/>
          <w:b/>
        </w:rPr>
        <w:t xml:space="preserve">제1조 </w:t>
      </w:r>
      <w:r w:rsidRPr="00D505DE">
        <w:rPr>
          <w:rFonts w:asciiTheme="minorEastAsia" w:eastAsiaTheme="minorEastAsia" w:hAnsiTheme="minorEastAsia"/>
          <w:b/>
        </w:rPr>
        <w:t>(</w:t>
      </w:r>
      <w:r w:rsidRPr="00D505DE">
        <w:rPr>
          <w:rFonts w:asciiTheme="minorEastAsia" w:eastAsiaTheme="minorEastAsia" w:hAnsiTheme="minorEastAsia" w:hint="eastAsia"/>
          <w:b/>
        </w:rPr>
        <w:t>목적)</w:t>
      </w:r>
    </w:p>
    <w:p w14:paraId="193B4FDF" w14:textId="4CAE6B35" w:rsidR="007C06E6" w:rsidRPr="00D505DE" w:rsidRDefault="007C06E6" w:rsidP="0004442E">
      <w:pPr>
        <w:widowControl/>
        <w:wordWrap/>
        <w:adjustRightInd/>
        <w:spacing w:after="160" w:line="276" w:lineRule="auto"/>
        <w:textAlignment w:val="auto"/>
        <w:rPr>
          <w:rFonts w:asciiTheme="minorEastAsia" w:eastAsiaTheme="minorEastAsia" w:hAnsiTheme="minorEastAsia"/>
        </w:rPr>
      </w:pPr>
      <w:r w:rsidRPr="00D505DE">
        <w:rPr>
          <w:rFonts w:asciiTheme="minorEastAsia" w:eastAsiaTheme="minorEastAsia" w:hAnsiTheme="minorEastAsia" w:hint="eastAsia"/>
        </w:rPr>
        <w:t xml:space="preserve">본 부속합의서는 </w:t>
      </w:r>
      <w:r w:rsidRPr="00D505DE">
        <w:rPr>
          <w:rFonts w:asciiTheme="minorEastAsia" w:eastAsiaTheme="minorEastAsia" w:hAnsiTheme="minorEastAsia"/>
        </w:rPr>
        <w:t>‘</w:t>
      </w:r>
      <w:r w:rsidRPr="00D505DE">
        <w:rPr>
          <w:rFonts w:asciiTheme="minorEastAsia" w:eastAsiaTheme="minorEastAsia" w:hAnsiTheme="minorEastAsia" w:hint="eastAsia"/>
        </w:rPr>
        <w:t>고객</w:t>
      </w:r>
      <w:r w:rsidRPr="00D505DE">
        <w:rPr>
          <w:rFonts w:asciiTheme="minorEastAsia" w:eastAsiaTheme="minorEastAsia" w:hAnsiTheme="minorEastAsia"/>
        </w:rPr>
        <w:t>’</w:t>
      </w:r>
      <w:r w:rsidR="003D2E72" w:rsidRPr="00D505DE">
        <w:rPr>
          <w:rFonts w:asciiTheme="minorEastAsia" w:eastAsiaTheme="minorEastAsia" w:hAnsiTheme="minorEastAsia" w:hint="eastAsia"/>
        </w:rPr>
        <w:t xml:space="preserve">이 </w:t>
      </w:r>
      <w:r w:rsidR="003D2E72" w:rsidRPr="00D505DE">
        <w:rPr>
          <w:rFonts w:asciiTheme="minorEastAsia" w:eastAsiaTheme="minorEastAsia" w:hAnsiTheme="minorEastAsia"/>
        </w:rPr>
        <w:t>‘</w:t>
      </w:r>
      <w:r w:rsidR="003D2E72" w:rsidRPr="00D505DE">
        <w:rPr>
          <w:rFonts w:asciiTheme="minorEastAsia" w:eastAsiaTheme="minorEastAsia" w:hAnsiTheme="minorEastAsia" w:hint="eastAsia"/>
        </w:rPr>
        <w:t>회사</w:t>
      </w:r>
      <w:r w:rsidR="003D2E72" w:rsidRPr="00D505DE">
        <w:rPr>
          <w:rFonts w:asciiTheme="minorEastAsia" w:eastAsiaTheme="minorEastAsia" w:hAnsiTheme="minorEastAsia"/>
        </w:rPr>
        <w:t>’</w:t>
      </w:r>
      <w:r w:rsidR="003D2E72" w:rsidRPr="00D505DE">
        <w:rPr>
          <w:rFonts w:asciiTheme="minorEastAsia" w:eastAsiaTheme="minorEastAsia" w:hAnsiTheme="minorEastAsia" w:hint="eastAsia"/>
        </w:rPr>
        <w:t>가</w:t>
      </w:r>
      <w:r w:rsidRPr="00D505DE">
        <w:rPr>
          <w:rFonts w:asciiTheme="minorEastAsia" w:eastAsiaTheme="minorEastAsia" w:hAnsiTheme="minorEastAsia" w:hint="eastAsia"/>
        </w:rPr>
        <w:t xml:space="preserve"> 제공하는 </w:t>
      </w:r>
      <w:r w:rsidRPr="00D505DE">
        <w:rPr>
          <w:rFonts w:asciiTheme="minorEastAsia" w:eastAsiaTheme="minorEastAsia" w:hAnsiTheme="minorEastAsia"/>
        </w:rPr>
        <w:t>‘</w:t>
      </w:r>
      <w:r w:rsidRPr="00D505DE">
        <w:rPr>
          <w:rFonts w:asciiTheme="minorEastAsia" w:eastAsiaTheme="minorEastAsia" w:hAnsiTheme="minorEastAsia" w:hint="eastAsia"/>
        </w:rPr>
        <w:t>회사</w:t>
      </w:r>
      <w:r w:rsidRPr="00D505DE">
        <w:rPr>
          <w:rFonts w:asciiTheme="minorEastAsia" w:eastAsiaTheme="minorEastAsia" w:hAnsiTheme="minorEastAsia"/>
        </w:rPr>
        <w:t>’</w:t>
      </w:r>
      <w:r w:rsidRPr="00D505DE">
        <w:rPr>
          <w:rFonts w:asciiTheme="minorEastAsia" w:eastAsiaTheme="minorEastAsia" w:hAnsiTheme="minorEastAsia" w:hint="eastAsia"/>
        </w:rPr>
        <w:t xml:space="preserve">의 </w:t>
      </w:r>
      <w:proofErr w:type="spellStart"/>
      <w:r w:rsidR="0026459D">
        <w:rPr>
          <w:rFonts w:asciiTheme="minorEastAsia" w:eastAsiaTheme="minorEastAsia" w:hAnsiTheme="minorEastAsia" w:hint="eastAsia"/>
        </w:rPr>
        <w:t>클로잇</w:t>
      </w:r>
      <w:proofErr w:type="spellEnd"/>
      <w:r w:rsidR="0026459D">
        <w:rPr>
          <w:rFonts w:asciiTheme="minorEastAsia" w:eastAsiaTheme="minorEastAsia" w:hAnsiTheme="minorEastAsia" w:hint="eastAsia"/>
        </w:rPr>
        <w:t xml:space="preserve"> </w:t>
      </w:r>
      <w:proofErr w:type="spellStart"/>
      <w:r w:rsidR="00502C27" w:rsidRPr="00D505DE">
        <w:rPr>
          <w:rFonts w:asciiTheme="minorEastAsia" w:eastAsiaTheme="minorEastAsia" w:hAnsiTheme="minorEastAsia" w:hint="eastAsia"/>
        </w:rPr>
        <w:t>매니지드</w:t>
      </w:r>
      <w:proofErr w:type="spellEnd"/>
      <w:r w:rsidR="00370EC7" w:rsidRPr="00D505DE">
        <w:rPr>
          <w:rFonts w:asciiTheme="minorEastAsia" w:eastAsiaTheme="minorEastAsia" w:hAnsiTheme="minorEastAsia" w:hint="eastAsia"/>
        </w:rPr>
        <w:t xml:space="preserve"> </w:t>
      </w:r>
      <w:r w:rsidR="00502C27" w:rsidRPr="00D505DE">
        <w:rPr>
          <w:rFonts w:asciiTheme="minorEastAsia" w:eastAsiaTheme="minorEastAsia" w:hAnsiTheme="minorEastAsia" w:hint="eastAsia"/>
        </w:rPr>
        <w:t>서비스</w:t>
      </w:r>
      <w:r w:rsidR="00502C27" w:rsidRPr="00D505DE">
        <w:rPr>
          <w:rFonts w:asciiTheme="minorEastAsia" w:eastAsiaTheme="minorEastAsia" w:hAnsiTheme="minorEastAsia"/>
        </w:rPr>
        <w:t>를</w:t>
      </w:r>
      <w:r w:rsidRPr="00D505DE">
        <w:rPr>
          <w:rFonts w:asciiTheme="minorEastAsia" w:eastAsiaTheme="minorEastAsia" w:hAnsiTheme="minorEastAsia" w:hint="eastAsia"/>
        </w:rPr>
        <w:t xml:space="preserve"> 이용하는 것과 관련하여 필요한 사항을 정하는데 그 목적이 있다.</w:t>
      </w:r>
      <w:r w:rsidRPr="00D505DE">
        <w:rPr>
          <w:rFonts w:asciiTheme="minorEastAsia" w:eastAsiaTheme="minorEastAsia" w:hAnsiTheme="minorEastAsia"/>
        </w:rPr>
        <w:t xml:space="preserve"> </w:t>
      </w:r>
    </w:p>
    <w:p w14:paraId="47245620" w14:textId="5808F30C" w:rsidR="008F61E5" w:rsidRPr="00D505DE" w:rsidRDefault="008F61E5" w:rsidP="000E33BA">
      <w:pPr>
        <w:pStyle w:val="12"/>
        <w:rPr>
          <w:rFonts w:asciiTheme="minorEastAsia" w:eastAsiaTheme="minorEastAsia" w:hAnsiTheme="minorEastAsia"/>
          <w:sz w:val="20"/>
        </w:rPr>
      </w:pPr>
    </w:p>
    <w:p w14:paraId="6A610300" w14:textId="67C9B18A" w:rsidR="008F61E5" w:rsidRPr="00D505DE" w:rsidRDefault="008F61E5" w:rsidP="0004442E">
      <w:pPr>
        <w:widowControl/>
        <w:wordWrap/>
        <w:adjustRightInd/>
        <w:spacing w:after="160" w:line="276" w:lineRule="auto"/>
        <w:textAlignment w:val="auto"/>
        <w:rPr>
          <w:rFonts w:asciiTheme="minorEastAsia" w:eastAsiaTheme="minorEastAsia" w:hAnsiTheme="minorEastAsia"/>
          <w:b/>
        </w:rPr>
      </w:pPr>
      <w:r w:rsidRPr="00D505DE">
        <w:rPr>
          <w:rFonts w:asciiTheme="minorEastAsia" w:eastAsiaTheme="minorEastAsia" w:hAnsiTheme="minorEastAsia" w:hint="eastAsia"/>
          <w:b/>
        </w:rPr>
        <w:t xml:space="preserve">제2조 </w:t>
      </w:r>
      <w:r w:rsidRPr="00D505DE">
        <w:rPr>
          <w:rFonts w:asciiTheme="minorEastAsia" w:eastAsiaTheme="minorEastAsia" w:hAnsiTheme="minorEastAsia"/>
          <w:b/>
        </w:rPr>
        <w:t>(</w:t>
      </w:r>
      <w:r w:rsidR="00CB4F2A" w:rsidRPr="00D505DE">
        <w:rPr>
          <w:rFonts w:asciiTheme="minorEastAsia" w:eastAsiaTheme="minorEastAsia" w:hAnsiTheme="minorEastAsia" w:hint="eastAsia"/>
          <w:b/>
        </w:rPr>
        <w:t>회사의 의무</w:t>
      </w:r>
      <w:r w:rsidRPr="00D505DE">
        <w:rPr>
          <w:rFonts w:asciiTheme="minorEastAsia" w:eastAsiaTheme="minorEastAsia" w:hAnsiTheme="minorEastAsia" w:hint="eastAsia"/>
          <w:b/>
        </w:rPr>
        <w:t>)</w:t>
      </w:r>
    </w:p>
    <w:p w14:paraId="75EDEA64" w14:textId="425CCABC" w:rsidR="00CB4F2A" w:rsidRPr="00D505DE" w:rsidRDefault="00CB4F2A" w:rsidP="006C3A5D">
      <w:pPr>
        <w:pStyle w:val="12"/>
        <w:numPr>
          <w:ilvl w:val="0"/>
          <w:numId w:val="19"/>
        </w:numPr>
        <w:spacing w:line="276" w:lineRule="auto"/>
        <w:rPr>
          <w:rFonts w:asciiTheme="minorEastAsia" w:eastAsiaTheme="minorEastAsia" w:hAnsiTheme="minorEastAsia"/>
          <w:sz w:val="20"/>
        </w:rPr>
      </w:pPr>
      <w:r w:rsidRPr="00D505DE">
        <w:rPr>
          <w:rFonts w:asciiTheme="minorEastAsia" w:eastAsiaTheme="minorEastAsia" w:hAnsiTheme="minorEastAsia"/>
          <w:sz w:val="20"/>
        </w:rPr>
        <w:t>‘</w:t>
      </w:r>
      <w:r w:rsidRPr="00D505DE">
        <w:rPr>
          <w:rFonts w:asciiTheme="minorEastAsia" w:eastAsiaTheme="minorEastAsia" w:hAnsiTheme="minorEastAsia" w:hint="eastAsia"/>
          <w:sz w:val="20"/>
        </w:rPr>
        <w:t>회사</w:t>
      </w:r>
      <w:r w:rsidRPr="00D505DE">
        <w:rPr>
          <w:rFonts w:asciiTheme="minorEastAsia" w:eastAsiaTheme="minorEastAsia" w:hAnsiTheme="minorEastAsia"/>
          <w:sz w:val="20"/>
        </w:rPr>
        <w:t>’</w:t>
      </w:r>
      <w:r w:rsidRPr="00D505DE">
        <w:rPr>
          <w:rFonts w:asciiTheme="minorEastAsia" w:eastAsiaTheme="minorEastAsia" w:hAnsiTheme="minorEastAsia" w:hint="eastAsia"/>
          <w:sz w:val="20"/>
        </w:rPr>
        <w:t xml:space="preserve">는 </w:t>
      </w:r>
      <w:r w:rsidRPr="00D505DE">
        <w:rPr>
          <w:rFonts w:asciiTheme="minorEastAsia" w:eastAsiaTheme="minorEastAsia" w:hAnsiTheme="minorEastAsia"/>
          <w:sz w:val="20"/>
        </w:rPr>
        <w:t>‘</w:t>
      </w:r>
      <w:r w:rsidRPr="00D505DE">
        <w:rPr>
          <w:rFonts w:asciiTheme="minorEastAsia" w:eastAsiaTheme="minorEastAsia" w:hAnsiTheme="minorEastAsia" w:hint="eastAsia"/>
          <w:sz w:val="20"/>
        </w:rPr>
        <w:t>고객</w:t>
      </w:r>
      <w:r w:rsidRPr="00D505DE">
        <w:rPr>
          <w:rFonts w:asciiTheme="minorEastAsia" w:eastAsiaTheme="minorEastAsia" w:hAnsiTheme="minorEastAsia"/>
          <w:sz w:val="20"/>
        </w:rPr>
        <w:t>’</w:t>
      </w:r>
      <w:r w:rsidRPr="00D505DE">
        <w:rPr>
          <w:rFonts w:asciiTheme="minorEastAsia" w:eastAsiaTheme="minorEastAsia" w:hAnsiTheme="minorEastAsia" w:hint="eastAsia"/>
          <w:sz w:val="20"/>
        </w:rPr>
        <w:t xml:space="preserve">이 선택한 </w:t>
      </w:r>
      <w:r w:rsidRPr="00D505DE">
        <w:rPr>
          <w:rFonts w:asciiTheme="minorEastAsia" w:eastAsiaTheme="minorEastAsia" w:hAnsiTheme="minorEastAsia"/>
          <w:sz w:val="20"/>
        </w:rPr>
        <w:t>[</w:t>
      </w:r>
      <w:r w:rsidR="00B643F8" w:rsidRPr="00D505DE">
        <w:rPr>
          <w:rFonts w:asciiTheme="minorEastAsia" w:eastAsiaTheme="minorEastAsia" w:hAnsiTheme="minorEastAsia" w:hint="eastAsia"/>
          <w:sz w:val="20"/>
        </w:rPr>
        <w:t>첨부</w:t>
      </w:r>
      <w:r w:rsidRPr="00D505DE">
        <w:rPr>
          <w:rFonts w:asciiTheme="minorEastAsia" w:eastAsiaTheme="minorEastAsia" w:hAnsiTheme="minorEastAsia" w:hint="eastAsia"/>
          <w:sz w:val="20"/>
        </w:rPr>
        <w:t xml:space="preserve"> </w:t>
      </w:r>
      <w:r w:rsidRPr="00D505DE">
        <w:rPr>
          <w:rFonts w:asciiTheme="minorEastAsia" w:eastAsiaTheme="minorEastAsia" w:hAnsiTheme="minorEastAsia"/>
          <w:sz w:val="20"/>
        </w:rPr>
        <w:t>1]</w:t>
      </w:r>
      <w:r w:rsidRPr="00D505DE">
        <w:rPr>
          <w:rFonts w:asciiTheme="minorEastAsia" w:eastAsiaTheme="minorEastAsia" w:hAnsiTheme="minorEastAsia" w:hint="eastAsia"/>
          <w:sz w:val="20"/>
        </w:rPr>
        <w:t xml:space="preserve"> 기재 </w:t>
      </w:r>
      <w:proofErr w:type="spellStart"/>
      <w:r w:rsidR="00502C27" w:rsidRPr="00D505DE">
        <w:rPr>
          <w:rFonts w:asciiTheme="minorEastAsia" w:eastAsiaTheme="minorEastAsia" w:hAnsiTheme="minorEastAsia" w:hint="eastAsia"/>
          <w:sz w:val="20"/>
        </w:rPr>
        <w:t>매니지드</w:t>
      </w:r>
      <w:proofErr w:type="spellEnd"/>
      <w:r w:rsidR="00370EC7" w:rsidRPr="00D505DE">
        <w:rPr>
          <w:rFonts w:asciiTheme="minorEastAsia" w:eastAsiaTheme="minorEastAsia" w:hAnsiTheme="minorEastAsia" w:hint="eastAsia"/>
          <w:sz w:val="20"/>
        </w:rPr>
        <w:t xml:space="preserve"> </w:t>
      </w:r>
      <w:r w:rsidR="00502C27" w:rsidRPr="00D505DE">
        <w:rPr>
          <w:rFonts w:asciiTheme="minorEastAsia" w:eastAsiaTheme="minorEastAsia" w:hAnsiTheme="minorEastAsia" w:hint="eastAsia"/>
          <w:sz w:val="20"/>
        </w:rPr>
        <w:t>서비스</w:t>
      </w:r>
      <w:r w:rsidRPr="00D505DE">
        <w:rPr>
          <w:rFonts w:asciiTheme="minorEastAsia" w:eastAsiaTheme="minorEastAsia" w:hAnsiTheme="minorEastAsia" w:hint="eastAsia"/>
          <w:sz w:val="20"/>
        </w:rPr>
        <w:t>의</w:t>
      </w:r>
      <w:r w:rsidRPr="00D505DE">
        <w:rPr>
          <w:rFonts w:asciiTheme="minorEastAsia" w:eastAsiaTheme="minorEastAsia" w:hAnsiTheme="minorEastAsia"/>
          <w:sz w:val="20"/>
        </w:rPr>
        <w:t xml:space="preserve"> </w:t>
      </w:r>
      <w:r w:rsidR="00031CBE" w:rsidRPr="00D505DE">
        <w:rPr>
          <w:rFonts w:asciiTheme="minorEastAsia" w:eastAsiaTheme="minorEastAsia" w:hAnsiTheme="minorEastAsia" w:hint="eastAsia"/>
          <w:sz w:val="20"/>
        </w:rPr>
        <w:t>유형</w:t>
      </w:r>
      <w:r w:rsidRPr="00D505DE">
        <w:rPr>
          <w:rFonts w:asciiTheme="minorEastAsia" w:eastAsiaTheme="minorEastAsia" w:hAnsiTheme="minorEastAsia" w:hint="eastAsia"/>
          <w:sz w:val="20"/>
        </w:rPr>
        <w:t xml:space="preserve">에 따라 </w:t>
      </w:r>
      <w:r w:rsidRPr="00D505DE">
        <w:rPr>
          <w:rFonts w:asciiTheme="minorEastAsia" w:eastAsiaTheme="minorEastAsia" w:hAnsiTheme="minorEastAsia"/>
          <w:sz w:val="20"/>
        </w:rPr>
        <w:t>‘</w:t>
      </w:r>
      <w:r w:rsidRPr="00D505DE">
        <w:rPr>
          <w:rFonts w:asciiTheme="minorEastAsia" w:eastAsiaTheme="minorEastAsia" w:hAnsiTheme="minorEastAsia" w:hint="eastAsia"/>
          <w:sz w:val="20"/>
        </w:rPr>
        <w:t>고객</w:t>
      </w:r>
      <w:r w:rsidRPr="00D505DE">
        <w:rPr>
          <w:rFonts w:asciiTheme="minorEastAsia" w:eastAsiaTheme="minorEastAsia" w:hAnsiTheme="minorEastAsia"/>
          <w:sz w:val="20"/>
        </w:rPr>
        <w:t>’</w:t>
      </w:r>
      <w:r w:rsidRPr="00D505DE">
        <w:rPr>
          <w:rFonts w:asciiTheme="minorEastAsia" w:eastAsiaTheme="minorEastAsia" w:hAnsiTheme="minorEastAsia" w:hint="eastAsia"/>
          <w:sz w:val="20"/>
        </w:rPr>
        <w:t xml:space="preserve">에게 </w:t>
      </w:r>
      <w:proofErr w:type="spellStart"/>
      <w:r w:rsidRPr="00D505DE">
        <w:rPr>
          <w:rFonts w:asciiTheme="minorEastAsia" w:eastAsiaTheme="minorEastAsia" w:hAnsiTheme="minorEastAsia" w:hint="eastAsia"/>
          <w:sz w:val="20"/>
        </w:rPr>
        <w:t>매니지드</w:t>
      </w:r>
      <w:proofErr w:type="spellEnd"/>
      <w:r w:rsidR="00370EC7" w:rsidRPr="00D505DE">
        <w:rPr>
          <w:rFonts w:asciiTheme="minorEastAsia" w:eastAsiaTheme="minorEastAsia" w:hAnsiTheme="minorEastAsia" w:hint="eastAsia"/>
          <w:sz w:val="20"/>
        </w:rPr>
        <w:t xml:space="preserve"> </w:t>
      </w:r>
      <w:r w:rsidRPr="00D505DE">
        <w:rPr>
          <w:rFonts w:asciiTheme="minorEastAsia" w:eastAsiaTheme="minorEastAsia" w:hAnsiTheme="minorEastAsia" w:hint="eastAsia"/>
          <w:sz w:val="20"/>
        </w:rPr>
        <w:t>서비스를 제공하여야 한다.</w:t>
      </w:r>
      <w:r w:rsidRPr="00D505DE">
        <w:rPr>
          <w:rFonts w:asciiTheme="minorEastAsia" w:eastAsiaTheme="minorEastAsia" w:hAnsiTheme="minorEastAsia"/>
          <w:sz w:val="20"/>
        </w:rPr>
        <w:t xml:space="preserve"> </w:t>
      </w:r>
    </w:p>
    <w:p w14:paraId="686D1C58" w14:textId="0ACBE312" w:rsidR="00CB4F2A" w:rsidRPr="00D505DE" w:rsidRDefault="00CB4F2A" w:rsidP="006C3A5D">
      <w:pPr>
        <w:pStyle w:val="12"/>
        <w:numPr>
          <w:ilvl w:val="0"/>
          <w:numId w:val="19"/>
        </w:numPr>
        <w:spacing w:line="276" w:lineRule="auto"/>
        <w:rPr>
          <w:rFonts w:asciiTheme="minorEastAsia" w:eastAsiaTheme="minorEastAsia" w:hAnsiTheme="minorEastAsia"/>
          <w:sz w:val="20"/>
        </w:rPr>
      </w:pPr>
      <w:r w:rsidRPr="00D505DE">
        <w:rPr>
          <w:rFonts w:asciiTheme="minorEastAsia" w:eastAsiaTheme="minorEastAsia" w:hAnsiTheme="minorEastAsia"/>
          <w:sz w:val="20"/>
        </w:rPr>
        <w:t>‘</w:t>
      </w:r>
      <w:r w:rsidRPr="00D505DE">
        <w:rPr>
          <w:rFonts w:asciiTheme="minorEastAsia" w:eastAsiaTheme="minorEastAsia" w:hAnsiTheme="minorEastAsia" w:hint="eastAsia"/>
          <w:sz w:val="20"/>
        </w:rPr>
        <w:t>회사</w:t>
      </w:r>
      <w:r w:rsidRPr="00D505DE">
        <w:rPr>
          <w:rFonts w:asciiTheme="minorEastAsia" w:eastAsiaTheme="minorEastAsia" w:hAnsiTheme="minorEastAsia"/>
          <w:sz w:val="20"/>
        </w:rPr>
        <w:t>’</w:t>
      </w:r>
      <w:r w:rsidRPr="00D505DE">
        <w:rPr>
          <w:rFonts w:asciiTheme="minorEastAsia" w:eastAsiaTheme="minorEastAsia" w:hAnsiTheme="minorEastAsia" w:hint="eastAsia"/>
          <w:sz w:val="20"/>
        </w:rPr>
        <w:t xml:space="preserve">는 전항의 </w:t>
      </w:r>
      <w:r w:rsidR="00780A95">
        <w:rPr>
          <w:rFonts w:asciiTheme="minorEastAsia" w:eastAsiaTheme="minorEastAsia" w:hAnsiTheme="minorEastAsia" w:hint="eastAsia"/>
          <w:sz w:val="20"/>
        </w:rPr>
        <w:t xml:space="preserve">제공 </w:t>
      </w:r>
      <w:r w:rsidR="0085651F">
        <w:rPr>
          <w:rFonts w:asciiTheme="minorEastAsia" w:eastAsiaTheme="minorEastAsia" w:hAnsiTheme="minorEastAsia" w:hint="eastAsia"/>
          <w:sz w:val="20"/>
        </w:rPr>
        <w:t>서비스</w:t>
      </w:r>
      <w:r w:rsidRPr="00D505DE">
        <w:rPr>
          <w:rFonts w:asciiTheme="minorEastAsia" w:eastAsiaTheme="minorEastAsia" w:hAnsiTheme="minorEastAsia" w:hint="eastAsia"/>
          <w:sz w:val="20"/>
        </w:rPr>
        <w:t xml:space="preserve">의 세부 사항을 별도의 운영방침이나 가이드를 통해 </w:t>
      </w:r>
      <w:r w:rsidR="0085651F">
        <w:rPr>
          <w:rFonts w:asciiTheme="minorEastAsia" w:eastAsiaTheme="minorEastAsia" w:hAnsiTheme="minorEastAsia" w:hint="eastAsia"/>
          <w:sz w:val="20"/>
        </w:rPr>
        <w:t>변경</w:t>
      </w:r>
      <w:r w:rsidRPr="00D505DE">
        <w:rPr>
          <w:rFonts w:asciiTheme="minorEastAsia" w:eastAsiaTheme="minorEastAsia" w:hAnsiTheme="minorEastAsia" w:hint="eastAsia"/>
          <w:sz w:val="20"/>
        </w:rPr>
        <w:t>할 수 있다.</w:t>
      </w:r>
      <w:r w:rsidRPr="00D505DE">
        <w:rPr>
          <w:rFonts w:asciiTheme="minorEastAsia" w:eastAsiaTheme="minorEastAsia" w:hAnsiTheme="minorEastAsia"/>
          <w:sz w:val="20"/>
        </w:rPr>
        <w:t xml:space="preserve"> </w:t>
      </w:r>
    </w:p>
    <w:p w14:paraId="666F5239" w14:textId="6D297043" w:rsidR="00CB4F2A" w:rsidRPr="0085651F" w:rsidRDefault="00CB4F2A" w:rsidP="00CB4F2A">
      <w:pPr>
        <w:pStyle w:val="12"/>
        <w:spacing w:line="276" w:lineRule="auto"/>
        <w:rPr>
          <w:rFonts w:asciiTheme="minorEastAsia" w:eastAsiaTheme="minorEastAsia" w:hAnsiTheme="minorEastAsia"/>
          <w:sz w:val="20"/>
        </w:rPr>
      </w:pPr>
    </w:p>
    <w:p w14:paraId="69C4AEB4" w14:textId="57A981F6" w:rsidR="00621182" w:rsidRPr="00D505DE" w:rsidRDefault="00621182" w:rsidP="00CB4F2A">
      <w:pPr>
        <w:pStyle w:val="12"/>
        <w:spacing w:line="276" w:lineRule="auto"/>
        <w:rPr>
          <w:rFonts w:asciiTheme="minorEastAsia" w:eastAsiaTheme="minorEastAsia" w:hAnsiTheme="minorEastAsia"/>
          <w:b/>
          <w:sz w:val="20"/>
        </w:rPr>
      </w:pPr>
      <w:r w:rsidRPr="00D505DE">
        <w:rPr>
          <w:rFonts w:asciiTheme="minorEastAsia" w:eastAsiaTheme="minorEastAsia" w:hAnsiTheme="minorEastAsia" w:hint="eastAsia"/>
          <w:b/>
          <w:sz w:val="20"/>
        </w:rPr>
        <w:t xml:space="preserve">제3조 </w:t>
      </w:r>
      <w:r w:rsidRPr="00D505DE">
        <w:rPr>
          <w:rFonts w:asciiTheme="minorEastAsia" w:eastAsiaTheme="minorEastAsia" w:hAnsiTheme="minorEastAsia"/>
          <w:b/>
          <w:sz w:val="20"/>
        </w:rPr>
        <w:t>(</w:t>
      </w:r>
      <w:r w:rsidRPr="00D505DE">
        <w:rPr>
          <w:rFonts w:asciiTheme="minorEastAsia" w:eastAsiaTheme="minorEastAsia" w:hAnsiTheme="minorEastAsia" w:hint="eastAsia"/>
          <w:b/>
          <w:sz w:val="20"/>
        </w:rPr>
        <w:t>고객의 의무)</w:t>
      </w:r>
    </w:p>
    <w:p w14:paraId="6C59C3E1" w14:textId="6F1BE1A4" w:rsidR="00CB4F2A" w:rsidRPr="00D505DE" w:rsidRDefault="00CB4F2A" w:rsidP="006C3A5D">
      <w:pPr>
        <w:pStyle w:val="12"/>
        <w:numPr>
          <w:ilvl w:val="0"/>
          <w:numId w:val="20"/>
        </w:numPr>
        <w:spacing w:line="276" w:lineRule="auto"/>
        <w:rPr>
          <w:rFonts w:asciiTheme="minorEastAsia" w:eastAsiaTheme="minorEastAsia" w:hAnsiTheme="minorEastAsia"/>
          <w:sz w:val="20"/>
        </w:rPr>
      </w:pPr>
      <w:r w:rsidRPr="00D505DE">
        <w:rPr>
          <w:rFonts w:asciiTheme="minorEastAsia" w:eastAsiaTheme="minorEastAsia" w:hAnsiTheme="minorEastAsia"/>
          <w:sz w:val="20"/>
        </w:rPr>
        <w:t>‘</w:t>
      </w:r>
      <w:r w:rsidRPr="00D505DE">
        <w:rPr>
          <w:rFonts w:asciiTheme="minorEastAsia" w:eastAsiaTheme="minorEastAsia" w:hAnsiTheme="minorEastAsia" w:hint="eastAsia"/>
          <w:sz w:val="20"/>
        </w:rPr>
        <w:t>고객</w:t>
      </w:r>
      <w:r w:rsidRPr="00D505DE">
        <w:rPr>
          <w:rFonts w:asciiTheme="minorEastAsia" w:eastAsiaTheme="minorEastAsia" w:hAnsiTheme="minorEastAsia"/>
          <w:sz w:val="20"/>
        </w:rPr>
        <w:t>’</w:t>
      </w:r>
      <w:r w:rsidRPr="00D505DE">
        <w:rPr>
          <w:rFonts w:asciiTheme="minorEastAsia" w:eastAsiaTheme="minorEastAsia" w:hAnsiTheme="minorEastAsia" w:hint="eastAsia"/>
          <w:sz w:val="20"/>
        </w:rPr>
        <w:t xml:space="preserve">은 </w:t>
      </w:r>
      <w:r w:rsidRPr="00D505DE">
        <w:rPr>
          <w:rFonts w:asciiTheme="minorEastAsia" w:eastAsiaTheme="minorEastAsia" w:hAnsiTheme="minorEastAsia"/>
          <w:sz w:val="20"/>
        </w:rPr>
        <w:t>‘</w:t>
      </w:r>
      <w:r w:rsidRPr="00D505DE">
        <w:rPr>
          <w:rFonts w:asciiTheme="minorEastAsia" w:eastAsiaTheme="minorEastAsia" w:hAnsiTheme="minorEastAsia" w:hint="eastAsia"/>
          <w:sz w:val="20"/>
        </w:rPr>
        <w:t>회사</w:t>
      </w:r>
      <w:r w:rsidRPr="00D505DE">
        <w:rPr>
          <w:rFonts w:asciiTheme="minorEastAsia" w:eastAsiaTheme="minorEastAsia" w:hAnsiTheme="minorEastAsia"/>
          <w:sz w:val="20"/>
        </w:rPr>
        <w:t>’</w:t>
      </w:r>
      <w:r w:rsidRPr="00D505DE">
        <w:rPr>
          <w:rFonts w:asciiTheme="minorEastAsia" w:eastAsiaTheme="minorEastAsia" w:hAnsiTheme="minorEastAsia" w:hint="eastAsia"/>
          <w:sz w:val="20"/>
        </w:rPr>
        <w:t>가</w:t>
      </w:r>
      <w:r w:rsidRPr="00D505DE">
        <w:rPr>
          <w:rFonts w:asciiTheme="minorEastAsia" w:eastAsiaTheme="minorEastAsia" w:hAnsiTheme="minorEastAsia"/>
          <w:sz w:val="20"/>
        </w:rPr>
        <w:t xml:space="preserve"> </w:t>
      </w:r>
      <w:r w:rsidRPr="00D505DE">
        <w:rPr>
          <w:rFonts w:asciiTheme="minorEastAsia" w:eastAsiaTheme="minorEastAsia" w:hAnsiTheme="minorEastAsia" w:hint="eastAsia"/>
          <w:sz w:val="20"/>
        </w:rPr>
        <w:t xml:space="preserve">원활하게 </w:t>
      </w:r>
      <w:proofErr w:type="spellStart"/>
      <w:r w:rsidR="00502C27" w:rsidRPr="00D505DE">
        <w:rPr>
          <w:rFonts w:asciiTheme="minorEastAsia" w:eastAsiaTheme="minorEastAsia" w:hAnsiTheme="minorEastAsia" w:hint="eastAsia"/>
          <w:sz w:val="20"/>
        </w:rPr>
        <w:t>매니지드</w:t>
      </w:r>
      <w:proofErr w:type="spellEnd"/>
      <w:r w:rsidR="00370EC7" w:rsidRPr="00D505DE">
        <w:rPr>
          <w:rFonts w:asciiTheme="minorEastAsia" w:eastAsiaTheme="minorEastAsia" w:hAnsiTheme="minorEastAsia" w:hint="eastAsia"/>
          <w:sz w:val="20"/>
        </w:rPr>
        <w:t xml:space="preserve"> </w:t>
      </w:r>
      <w:r w:rsidR="00502C27" w:rsidRPr="00D505DE">
        <w:rPr>
          <w:rFonts w:asciiTheme="minorEastAsia" w:eastAsiaTheme="minorEastAsia" w:hAnsiTheme="minorEastAsia" w:hint="eastAsia"/>
          <w:sz w:val="20"/>
        </w:rPr>
        <w:t>서비스</w:t>
      </w:r>
      <w:r w:rsidR="00502C27" w:rsidRPr="00D505DE">
        <w:rPr>
          <w:rFonts w:asciiTheme="minorEastAsia" w:eastAsiaTheme="minorEastAsia" w:hAnsiTheme="minorEastAsia"/>
          <w:sz w:val="20"/>
        </w:rPr>
        <w:t>를</w:t>
      </w:r>
      <w:r w:rsidRPr="00D505DE">
        <w:rPr>
          <w:rFonts w:asciiTheme="minorEastAsia" w:eastAsiaTheme="minorEastAsia" w:hAnsiTheme="minorEastAsia" w:hint="eastAsia"/>
          <w:sz w:val="20"/>
        </w:rPr>
        <w:t xml:space="preserve"> 제공할 수 있도록 적극 협조하여야 한다.</w:t>
      </w:r>
    </w:p>
    <w:p w14:paraId="36F74F5C" w14:textId="30F4193F" w:rsidR="00CB4F2A" w:rsidRPr="00D505DE" w:rsidRDefault="00CB4F2A" w:rsidP="006C3A5D">
      <w:pPr>
        <w:pStyle w:val="12"/>
        <w:numPr>
          <w:ilvl w:val="0"/>
          <w:numId w:val="20"/>
        </w:numPr>
        <w:spacing w:line="276" w:lineRule="auto"/>
        <w:rPr>
          <w:rFonts w:asciiTheme="minorEastAsia" w:eastAsiaTheme="minorEastAsia" w:hAnsiTheme="minorEastAsia"/>
          <w:sz w:val="20"/>
        </w:rPr>
      </w:pPr>
      <w:r w:rsidRPr="00D505DE">
        <w:rPr>
          <w:rFonts w:asciiTheme="minorEastAsia" w:eastAsiaTheme="minorEastAsia" w:hAnsiTheme="minorEastAsia"/>
          <w:sz w:val="20"/>
        </w:rPr>
        <w:t>‘</w:t>
      </w:r>
      <w:r w:rsidRPr="00D505DE">
        <w:rPr>
          <w:rFonts w:asciiTheme="minorEastAsia" w:eastAsiaTheme="minorEastAsia" w:hAnsiTheme="minorEastAsia" w:hint="eastAsia"/>
          <w:sz w:val="20"/>
        </w:rPr>
        <w:t>고객</w:t>
      </w:r>
      <w:r w:rsidRPr="00D505DE">
        <w:rPr>
          <w:rFonts w:asciiTheme="minorEastAsia" w:eastAsiaTheme="minorEastAsia" w:hAnsiTheme="minorEastAsia"/>
          <w:sz w:val="20"/>
        </w:rPr>
        <w:t>’</w:t>
      </w:r>
      <w:r w:rsidRPr="00D505DE">
        <w:rPr>
          <w:rFonts w:asciiTheme="minorEastAsia" w:eastAsiaTheme="minorEastAsia" w:hAnsiTheme="minorEastAsia" w:hint="eastAsia"/>
          <w:sz w:val="20"/>
        </w:rPr>
        <w:t xml:space="preserve">은 </w:t>
      </w:r>
      <w:r w:rsidRPr="00D505DE">
        <w:rPr>
          <w:rFonts w:asciiTheme="minorEastAsia" w:eastAsiaTheme="minorEastAsia" w:hAnsiTheme="minorEastAsia"/>
          <w:sz w:val="20"/>
        </w:rPr>
        <w:t>‘</w:t>
      </w:r>
      <w:r w:rsidRPr="00D505DE">
        <w:rPr>
          <w:rFonts w:asciiTheme="minorEastAsia" w:eastAsiaTheme="minorEastAsia" w:hAnsiTheme="minorEastAsia" w:hint="eastAsia"/>
          <w:sz w:val="20"/>
        </w:rPr>
        <w:t>회사</w:t>
      </w:r>
      <w:r w:rsidRPr="00D505DE">
        <w:rPr>
          <w:rFonts w:asciiTheme="minorEastAsia" w:eastAsiaTheme="minorEastAsia" w:hAnsiTheme="minorEastAsia"/>
          <w:sz w:val="20"/>
        </w:rPr>
        <w:t>’</w:t>
      </w:r>
      <w:r w:rsidRPr="00D505DE">
        <w:rPr>
          <w:rFonts w:asciiTheme="minorEastAsia" w:eastAsiaTheme="minorEastAsia" w:hAnsiTheme="minorEastAsia" w:hint="eastAsia"/>
          <w:sz w:val="20"/>
        </w:rPr>
        <w:t>가 제공하는 운영방침이나 가이드 등을 확인하고,</w:t>
      </w:r>
      <w:r w:rsidRPr="00D505DE">
        <w:rPr>
          <w:rFonts w:asciiTheme="minorEastAsia" w:eastAsiaTheme="minorEastAsia" w:hAnsiTheme="minorEastAsia"/>
          <w:sz w:val="20"/>
        </w:rPr>
        <w:t xml:space="preserve"> </w:t>
      </w:r>
      <w:r w:rsidRPr="00D505DE">
        <w:rPr>
          <w:rFonts w:asciiTheme="minorEastAsia" w:eastAsiaTheme="minorEastAsia" w:hAnsiTheme="minorEastAsia" w:hint="eastAsia"/>
          <w:sz w:val="20"/>
        </w:rPr>
        <w:t>이를 준수하여야 한다.</w:t>
      </w:r>
    </w:p>
    <w:p w14:paraId="1F795BAF" w14:textId="48342DD0" w:rsidR="00CB4F2A" w:rsidRPr="00D505DE" w:rsidRDefault="00CB4F2A" w:rsidP="006C3A5D">
      <w:pPr>
        <w:pStyle w:val="12"/>
        <w:numPr>
          <w:ilvl w:val="0"/>
          <w:numId w:val="20"/>
        </w:numPr>
        <w:spacing w:line="276" w:lineRule="auto"/>
        <w:rPr>
          <w:rFonts w:asciiTheme="minorEastAsia" w:eastAsiaTheme="minorEastAsia" w:hAnsiTheme="minorEastAsia"/>
          <w:sz w:val="20"/>
        </w:rPr>
      </w:pPr>
      <w:r w:rsidRPr="00D505DE">
        <w:rPr>
          <w:rFonts w:asciiTheme="minorEastAsia" w:eastAsiaTheme="minorEastAsia" w:hAnsiTheme="minorEastAsia"/>
          <w:sz w:val="20"/>
        </w:rPr>
        <w:t>‘</w:t>
      </w:r>
      <w:r w:rsidRPr="00D505DE">
        <w:rPr>
          <w:rFonts w:asciiTheme="minorEastAsia" w:eastAsiaTheme="minorEastAsia" w:hAnsiTheme="minorEastAsia" w:hint="eastAsia"/>
          <w:sz w:val="20"/>
        </w:rPr>
        <w:t>고객</w:t>
      </w:r>
      <w:r w:rsidRPr="00D505DE">
        <w:rPr>
          <w:rFonts w:asciiTheme="minorEastAsia" w:eastAsiaTheme="minorEastAsia" w:hAnsiTheme="minorEastAsia"/>
          <w:sz w:val="20"/>
        </w:rPr>
        <w:t>’</w:t>
      </w:r>
      <w:r w:rsidRPr="00D505DE">
        <w:rPr>
          <w:rFonts w:asciiTheme="minorEastAsia" w:eastAsiaTheme="minorEastAsia" w:hAnsiTheme="minorEastAsia" w:hint="eastAsia"/>
          <w:sz w:val="20"/>
        </w:rPr>
        <w:t xml:space="preserve">은 </w:t>
      </w:r>
      <w:proofErr w:type="spellStart"/>
      <w:r w:rsidR="00502C27" w:rsidRPr="00D505DE">
        <w:rPr>
          <w:rFonts w:asciiTheme="minorEastAsia" w:eastAsiaTheme="minorEastAsia" w:hAnsiTheme="minorEastAsia" w:hint="eastAsia"/>
          <w:sz w:val="20"/>
        </w:rPr>
        <w:t>매니지드</w:t>
      </w:r>
      <w:proofErr w:type="spellEnd"/>
      <w:r w:rsidR="00B643F8" w:rsidRPr="00D505DE">
        <w:rPr>
          <w:rFonts w:asciiTheme="minorEastAsia" w:eastAsiaTheme="minorEastAsia" w:hAnsiTheme="minorEastAsia" w:hint="eastAsia"/>
          <w:sz w:val="20"/>
        </w:rPr>
        <w:t xml:space="preserve"> </w:t>
      </w:r>
      <w:r w:rsidR="00502C27" w:rsidRPr="00D505DE">
        <w:rPr>
          <w:rFonts w:asciiTheme="minorEastAsia" w:eastAsiaTheme="minorEastAsia" w:hAnsiTheme="minorEastAsia" w:hint="eastAsia"/>
          <w:sz w:val="20"/>
        </w:rPr>
        <w:t>서비스</w:t>
      </w:r>
      <w:r w:rsidRPr="00D505DE">
        <w:rPr>
          <w:rFonts w:asciiTheme="minorEastAsia" w:eastAsiaTheme="minorEastAsia" w:hAnsiTheme="minorEastAsia" w:hint="eastAsia"/>
          <w:sz w:val="20"/>
        </w:rPr>
        <w:t xml:space="preserve">의 이용요금을 본 부속합의서에서 정하는 절차에 따라 </w:t>
      </w:r>
      <w:r w:rsidRPr="00D505DE">
        <w:rPr>
          <w:rFonts w:asciiTheme="minorEastAsia" w:eastAsiaTheme="minorEastAsia" w:hAnsiTheme="minorEastAsia"/>
          <w:sz w:val="20"/>
        </w:rPr>
        <w:t>‘</w:t>
      </w:r>
      <w:r w:rsidRPr="00D505DE">
        <w:rPr>
          <w:rFonts w:asciiTheme="minorEastAsia" w:eastAsiaTheme="minorEastAsia" w:hAnsiTheme="minorEastAsia" w:hint="eastAsia"/>
          <w:sz w:val="20"/>
        </w:rPr>
        <w:t>회사</w:t>
      </w:r>
      <w:r w:rsidRPr="00D505DE">
        <w:rPr>
          <w:rFonts w:asciiTheme="minorEastAsia" w:eastAsiaTheme="minorEastAsia" w:hAnsiTheme="minorEastAsia"/>
          <w:sz w:val="20"/>
        </w:rPr>
        <w:t>’</w:t>
      </w:r>
      <w:r w:rsidRPr="00D505DE">
        <w:rPr>
          <w:rFonts w:asciiTheme="minorEastAsia" w:eastAsiaTheme="minorEastAsia" w:hAnsiTheme="minorEastAsia" w:hint="eastAsia"/>
          <w:sz w:val="20"/>
        </w:rPr>
        <w:t>에 지급하여야 한다.</w:t>
      </w:r>
      <w:r w:rsidRPr="00D505DE">
        <w:rPr>
          <w:rFonts w:asciiTheme="minorEastAsia" w:eastAsiaTheme="minorEastAsia" w:hAnsiTheme="minorEastAsia"/>
          <w:sz w:val="20"/>
        </w:rPr>
        <w:t xml:space="preserve"> </w:t>
      </w:r>
    </w:p>
    <w:p w14:paraId="5F1198C6" w14:textId="411EC7A9" w:rsidR="00CB4F2A" w:rsidRPr="00D505DE" w:rsidRDefault="00CB4F2A" w:rsidP="00CB4F2A">
      <w:pPr>
        <w:pStyle w:val="12"/>
        <w:spacing w:line="276" w:lineRule="auto"/>
        <w:rPr>
          <w:rFonts w:asciiTheme="minorEastAsia" w:eastAsiaTheme="minorEastAsia" w:hAnsiTheme="minorEastAsia"/>
          <w:sz w:val="20"/>
        </w:rPr>
      </w:pPr>
    </w:p>
    <w:p w14:paraId="54DE6F2B" w14:textId="4A0F69A4" w:rsidR="00CB4F2A" w:rsidRPr="00D505DE" w:rsidRDefault="00CB4F2A" w:rsidP="00CB4F2A">
      <w:pPr>
        <w:pStyle w:val="12"/>
        <w:spacing w:line="276" w:lineRule="auto"/>
        <w:rPr>
          <w:rFonts w:asciiTheme="minorEastAsia" w:eastAsiaTheme="minorEastAsia" w:hAnsiTheme="minorEastAsia"/>
          <w:b/>
          <w:sz w:val="20"/>
        </w:rPr>
      </w:pPr>
      <w:r w:rsidRPr="00D505DE">
        <w:rPr>
          <w:rFonts w:asciiTheme="minorEastAsia" w:eastAsiaTheme="minorEastAsia" w:hAnsiTheme="minorEastAsia" w:hint="eastAsia"/>
          <w:b/>
          <w:sz w:val="20"/>
        </w:rPr>
        <w:t xml:space="preserve">제4조 </w:t>
      </w:r>
      <w:r w:rsidRPr="00D505DE">
        <w:rPr>
          <w:rFonts w:asciiTheme="minorEastAsia" w:eastAsiaTheme="minorEastAsia" w:hAnsiTheme="minorEastAsia"/>
          <w:b/>
          <w:sz w:val="20"/>
        </w:rPr>
        <w:t>(</w:t>
      </w:r>
      <w:r w:rsidR="00187D5E" w:rsidRPr="00D505DE">
        <w:rPr>
          <w:rFonts w:asciiTheme="minorEastAsia" w:eastAsiaTheme="minorEastAsia" w:hAnsiTheme="minorEastAsia" w:hint="eastAsia"/>
          <w:b/>
          <w:sz w:val="20"/>
        </w:rPr>
        <w:t>이용요금)</w:t>
      </w:r>
    </w:p>
    <w:p w14:paraId="4C548C7F" w14:textId="16513565" w:rsidR="00187D5E" w:rsidRPr="00D505DE" w:rsidRDefault="0026459D" w:rsidP="006C3A5D">
      <w:pPr>
        <w:pStyle w:val="12"/>
        <w:numPr>
          <w:ilvl w:val="0"/>
          <w:numId w:val="21"/>
        </w:numPr>
        <w:spacing w:line="276" w:lineRule="auto"/>
        <w:rPr>
          <w:rFonts w:asciiTheme="minorEastAsia" w:eastAsiaTheme="minorEastAsia" w:hAnsiTheme="minorEastAsia"/>
          <w:sz w:val="20"/>
        </w:rPr>
      </w:pPr>
      <w:proofErr w:type="spellStart"/>
      <w:r>
        <w:rPr>
          <w:rFonts w:asciiTheme="minorEastAsia" w:eastAsiaTheme="minorEastAsia" w:hAnsiTheme="minorEastAsia" w:hint="eastAsia"/>
          <w:sz w:val="20"/>
        </w:rPr>
        <w:t>클로잇</w:t>
      </w:r>
      <w:proofErr w:type="spellEnd"/>
      <w:r>
        <w:rPr>
          <w:rFonts w:asciiTheme="minorEastAsia" w:eastAsiaTheme="minorEastAsia" w:hAnsiTheme="minorEastAsia" w:hint="eastAsia"/>
          <w:sz w:val="20"/>
        </w:rPr>
        <w:t xml:space="preserve"> </w:t>
      </w:r>
      <w:proofErr w:type="spellStart"/>
      <w:r w:rsidR="00502C27" w:rsidRPr="00D505DE">
        <w:rPr>
          <w:rFonts w:asciiTheme="minorEastAsia" w:eastAsiaTheme="minorEastAsia" w:hAnsiTheme="minorEastAsia" w:hint="eastAsia"/>
          <w:sz w:val="20"/>
        </w:rPr>
        <w:t>매니지드</w:t>
      </w:r>
      <w:proofErr w:type="spellEnd"/>
      <w:r w:rsidR="00B643F8" w:rsidRPr="00D505DE">
        <w:rPr>
          <w:rFonts w:asciiTheme="minorEastAsia" w:eastAsiaTheme="minorEastAsia" w:hAnsiTheme="minorEastAsia" w:hint="eastAsia"/>
          <w:sz w:val="20"/>
        </w:rPr>
        <w:t xml:space="preserve"> </w:t>
      </w:r>
      <w:r w:rsidR="00502C27" w:rsidRPr="00D505DE">
        <w:rPr>
          <w:rFonts w:asciiTheme="minorEastAsia" w:eastAsiaTheme="minorEastAsia" w:hAnsiTheme="minorEastAsia" w:hint="eastAsia"/>
          <w:sz w:val="20"/>
        </w:rPr>
        <w:t>서비스</w:t>
      </w:r>
      <w:r w:rsidR="00187D5E" w:rsidRPr="00D505DE">
        <w:rPr>
          <w:rFonts w:asciiTheme="minorEastAsia" w:eastAsiaTheme="minorEastAsia" w:hAnsiTheme="minorEastAsia" w:hint="eastAsia"/>
          <w:sz w:val="20"/>
        </w:rPr>
        <w:t xml:space="preserve">의 이용요금은 </w:t>
      </w:r>
      <w:r w:rsidR="00187D5E" w:rsidRPr="00D505DE">
        <w:rPr>
          <w:rFonts w:asciiTheme="minorEastAsia" w:eastAsiaTheme="minorEastAsia" w:hAnsiTheme="minorEastAsia"/>
          <w:sz w:val="20"/>
        </w:rPr>
        <w:t>[</w:t>
      </w:r>
      <w:r w:rsidR="00B643F8" w:rsidRPr="00D505DE">
        <w:rPr>
          <w:rFonts w:asciiTheme="minorEastAsia" w:eastAsiaTheme="minorEastAsia" w:hAnsiTheme="minorEastAsia" w:hint="eastAsia"/>
          <w:sz w:val="20"/>
        </w:rPr>
        <w:t>첨부</w:t>
      </w:r>
      <w:r w:rsidR="00187D5E" w:rsidRPr="00D505DE">
        <w:rPr>
          <w:rFonts w:asciiTheme="minorEastAsia" w:eastAsiaTheme="minorEastAsia" w:hAnsiTheme="minorEastAsia" w:hint="eastAsia"/>
          <w:sz w:val="20"/>
        </w:rPr>
        <w:t xml:space="preserve"> </w:t>
      </w:r>
      <w:r w:rsidR="00187D5E" w:rsidRPr="00D505DE">
        <w:rPr>
          <w:rFonts w:asciiTheme="minorEastAsia" w:eastAsiaTheme="minorEastAsia" w:hAnsiTheme="minorEastAsia"/>
          <w:sz w:val="20"/>
        </w:rPr>
        <w:t>1]</w:t>
      </w:r>
      <w:r w:rsidR="00187D5E" w:rsidRPr="00D505DE">
        <w:rPr>
          <w:rFonts w:asciiTheme="minorEastAsia" w:eastAsiaTheme="minorEastAsia" w:hAnsiTheme="minorEastAsia" w:hint="eastAsia"/>
          <w:sz w:val="20"/>
        </w:rPr>
        <w:t>에서 정한 바에 따른다.</w:t>
      </w:r>
      <w:r w:rsidR="00187D5E" w:rsidRPr="00D505DE">
        <w:rPr>
          <w:rFonts w:asciiTheme="minorEastAsia" w:eastAsiaTheme="minorEastAsia" w:hAnsiTheme="minorEastAsia"/>
          <w:sz w:val="20"/>
        </w:rPr>
        <w:t xml:space="preserve"> </w:t>
      </w:r>
    </w:p>
    <w:p w14:paraId="6EE15423" w14:textId="4DBE1DEE" w:rsidR="00187D5E" w:rsidRPr="00D505DE" w:rsidRDefault="00187D5E" w:rsidP="006C3A5D">
      <w:pPr>
        <w:pStyle w:val="12"/>
        <w:numPr>
          <w:ilvl w:val="0"/>
          <w:numId w:val="21"/>
        </w:numPr>
        <w:spacing w:line="276" w:lineRule="auto"/>
        <w:rPr>
          <w:rFonts w:asciiTheme="minorEastAsia" w:eastAsiaTheme="minorEastAsia" w:hAnsiTheme="minorEastAsia"/>
          <w:sz w:val="20"/>
        </w:rPr>
      </w:pPr>
      <w:r w:rsidRPr="00D505DE">
        <w:rPr>
          <w:rFonts w:asciiTheme="minorEastAsia" w:eastAsiaTheme="minorEastAsia" w:hAnsiTheme="minorEastAsia" w:hint="eastAsia"/>
          <w:sz w:val="20"/>
        </w:rPr>
        <w:t>본 부속합의 체결 이후</w:t>
      </w:r>
      <w:r w:rsidRPr="00D505DE">
        <w:rPr>
          <w:rFonts w:asciiTheme="minorEastAsia" w:eastAsiaTheme="minorEastAsia" w:hAnsiTheme="minorEastAsia"/>
          <w:sz w:val="20"/>
        </w:rPr>
        <w:t xml:space="preserve"> </w:t>
      </w:r>
      <w:r w:rsidRPr="00D505DE">
        <w:rPr>
          <w:rFonts w:asciiTheme="minorEastAsia" w:eastAsiaTheme="minorEastAsia" w:hAnsiTheme="minorEastAsia" w:hint="eastAsia"/>
          <w:sz w:val="20"/>
        </w:rPr>
        <w:t>이용요금은 변경될 수 있고,</w:t>
      </w:r>
      <w:r w:rsidRPr="00D505DE">
        <w:rPr>
          <w:rFonts w:asciiTheme="minorEastAsia" w:eastAsiaTheme="minorEastAsia" w:hAnsiTheme="minorEastAsia"/>
          <w:sz w:val="20"/>
        </w:rPr>
        <w:t xml:space="preserve"> </w:t>
      </w:r>
      <w:r w:rsidRPr="00D505DE">
        <w:rPr>
          <w:rFonts w:asciiTheme="minorEastAsia" w:eastAsiaTheme="minorEastAsia" w:hAnsiTheme="minorEastAsia" w:hint="eastAsia"/>
          <w:sz w:val="20"/>
        </w:rPr>
        <w:t>변경되는 경우</w:t>
      </w:r>
      <w:r w:rsidR="00F74607" w:rsidRPr="00D505DE">
        <w:rPr>
          <w:rFonts w:asciiTheme="minorEastAsia" w:eastAsiaTheme="minorEastAsia" w:hAnsiTheme="minorEastAsia" w:hint="eastAsia"/>
          <w:sz w:val="20"/>
        </w:rPr>
        <w:t xml:space="preserve"> </w:t>
      </w:r>
      <w:r w:rsidR="00F74607" w:rsidRPr="00D505DE">
        <w:rPr>
          <w:rFonts w:asciiTheme="minorEastAsia" w:eastAsiaTheme="minorEastAsia" w:hAnsiTheme="minorEastAsia"/>
          <w:sz w:val="20"/>
        </w:rPr>
        <w:t>30</w:t>
      </w:r>
      <w:r w:rsidR="00F74607" w:rsidRPr="00D505DE">
        <w:rPr>
          <w:rFonts w:asciiTheme="minorEastAsia" w:eastAsiaTheme="minorEastAsia" w:hAnsiTheme="minorEastAsia" w:hint="eastAsia"/>
          <w:sz w:val="20"/>
        </w:rPr>
        <w:t>일 전</w:t>
      </w:r>
      <w:r w:rsidR="00064C86" w:rsidRPr="00D505DE">
        <w:rPr>
          <w:rFonts w:asciiTheme="minorEastAsia" w:eastAsiaTheme="minorEastAsia" w:hAnsiTheme="minorEastAsia" w:hint="eastAsia"/>
          <w:sz w:val="20"/>
        </w:rPr>
        <w:t>에</w:t>
      </w:r>
      <w:r w:rsidRPr="00D505DE">
        <w:rPr>
          <w:rFonts w:asciiTheme="minorEastAsia" w:eastAsiaTheme="minorEastAsia" w:hAnsiTheme="minorEastAsia" w:hint="eastAsia"/>
          <w:sz w:val="20"/>
        </w:rPr>
        <w:t xml:space="preserve"> </w:t>
      </w:r>
      <w:r w:rsidRPr="00D505DE">
        <w:rPr>
          <w:rFonts w:asciiTheme="minorEastAsia" w:eastAsiaTheme="minorEastAsia" w:hAnsiTheme="minorEastAsia"/>
          <w:sz w:val="20"/>
        </w:rPr>
        <w:t>‘</w:t>
      </w:r>
      <w:r w:rsidRPr="00D505DE">
        <w:rPr>
          <w:rFonts w:asciiTheme="minorEastAsia" w:eastAsiaTheme="minorEastAsia" w:hAnsiTheme="minorEastAsia" w:hint="eastAsia"/>
          <w:sz w:val="20"/>
        </w:rPr>
        <w:t>회사</w:t>
      </w:r>
      <w:r w:rsidRPr="00D505DE">
        <w:rPr>
          <w:rFonts w:asciiTheme="minorEastAsia" w:eastAsiaTheme="minorEastAsia" w:hAnsiTheme="minorEastAsia"/>
          <w:sz w:val="20"/>
        </w:rPr>
        <w:t>’</w:t>
      </w:r>
      <w:r w:rsidRPr="00D505DE">
        <w:rPr>
          <w:rFonts w:asciiTheme="minorEastAsia" w:eastAsiaTheme="minorEastAsia" w:hAnsiTheme="minorEastAsia" w:hint="eastAsia"/>
          <w:sz w:val="20"/>
        </w:rPr>
        <w:t xml:space="preserve">는 </w:t>
      </w:r>
      <w:r w:rsidRPr="00D505DE">
        <w:rPr>
          <w:rFonts w:asciiTheme="minorEastAsia" w:eastAsiaTheme="minorEastAsia" w:hAnsiTheme="minorEastAsia"/>
          <w:sz w:val="20"/>
        </w:rPr>
        <w:t>‘</w:t>
      </w:r>
      <w:r w:rsidRPr="00D505DE">
        <w:rPr>
          <w:rFonts w:asciiTheme="minorEastAsia" w:eastAsiaTheme="minorEastAsia" w:hAnsiTheme="minorEastAsia" w:hint="eastAsia"/>
          <w:sz w:val="20"/>
        </w:rPr>
        <w:t>고객</w:t>
      </w:r>
      <w:r w:rsidRPr="00D505DE">
        <w:rPr>
          <w:rFonts w:asciiTheme="minorEastAsia" w:eastAsiaTheme="minorEastAsia" w:hAnsiTheme="minorEastAsia"/>
          <w:sz w:val="20"/>
        </w:rPr>
        <w:t>’</w:t>
      </w:r>
      <w:r w:rsidRPr="00D505DE">
        <w:rPr>
          <w:rFonts w:asciiTheme="minorEastAsia" w:eastAsiaTheme="minorEastAsia" w:hAnsiTheme="minorEastAsia" w:hint="eastAsia"/>
          <w:sz w:val="20"/>
        </w:rPr>
        <w:t>에게 변경 사항을 서면(이메일 포함) 등으로 통지하여야 하며,</w:t>
      </w:r>
      <w:r w:rsidRPr="00D505DE">
        <w:rPr>
          <w:rFonts w:asciiTheme="minorEastAsia" w:eastAsiaTheme="minorEastAsia" w:hAnsiTheme="minorEastAsia"/>
          <w:sz w:val="20"/>
        </w:rPr>
        <w:t xml:space="preserve"> </w:t>
      </w:r>
      <w:r w:rsidRPr="00D505DE">
        <w:rPr>
          <w:rFonts w:asciiTheme="minorEastAsia" w:eastAsiaTheme="minorEastAsia" w:hAnsiTheme="minorEastAsia" w:hint="eastAsia"/>
          <w:sz w:val="20"/>
        </w:rPr>
        <w:t xml:space="preserve">변경된 이용요금은 </w:t>
      </w:r>
      <w:r w:rsidR="000E33BA" w:rsidRPr="00D505DE">
        <w:rPr>
          <w:rFonts w:asciiTheme="minorEastAsia" w:eastAsiaTheme="minorEastAsia" w:hAnsiTheme="minorEastAsia" w:hint="eastAsia"/>
          <w:sz w:val="20"/>
        </w:rPr>
        <w:t>변경 시점부터 일할</w:t>
      </w:r>
      <w:r w:rsidR="00B643F8" w:rsidRPr="00D505DE">
        <w:rPr>
          <w:rFonts w:asciiTheme="minorEastAsia" w:eastAsiaTheme="minorEastAsia" w:hAnsiTheme="minorEastAsia" w:hint="eastAsia"/>
          <w:sz w:val="20"/>
        </w:rPr>
        <w:t xml:space="preserve"> </w:t>
      </w:r>
      <w:r w:rsidR="000E33BA" w:rsidRPr="00D505DE">
        <w:rPr>
          <w:rFonts w:asciiTheme="minorEastAsia" w:eastAsiaTheme="minorEastAsia" w:hAnsiTheme="minorEastAsia" w:hint="eastAsia"/>
          <w:sz w:val="20"/>
        </w:rPr>
        <w:t xml:space="preserve">계산되어 </w:t>
      </w:r>
      <w:proofErr w:type="spellStart"/>
      <w:r w:rsidR="000E33BA" w:rsidRPr="00D505DE">
        <w:rPr>
          <w:rFonts w:asciiTheme="minorEastAsia" w:eastAsiaTheme="minorEastAsia" w:hAnsiTheme="minorEastAsia" w:hint="eastAsia"/>
          <w:sz w:val="20"/>
        </w:rPr>
        <w:t>과금된다</w:t>
      </w:r>
      <w:proofErr w:type="spellEnd"/>
      <w:r w:rsidR="000E33BA" w:rsidRPr="00D505DE">
        <w:rPr>
          <w:rFonts w:asciiTheme="minorEastAsia" w:eastAsiaTheme="minorEastAsia" w:hAnsiTheme="minorEastAsia" w:hint="eastAsia"/>
          <w:sz w:val="20"/>
        </w:rPr>
        <w:t>.</w:t>
      </w:r>
    </w:p>
    <w:p w14:paraId="53F5A437" w14:textId="2208EC1A" w:rsidR="00187D5E" w:rsidRPr="00D505DE" w:rsidRDefault="00187D5E" w:rsidP="006C3A5D">
      <w:pPr>
        <w:pStyle w:val="12"/>
        <w:numPr>
          <w:ilvl w:val="0"/>
          <w:numId w:val="21"/>
        </w:numPr>
        <w:spacing w:line="276" w:lineRule="auto"/>
        <w:rPr>
          <w:rFonts w:asciiTheme="minorEastAsia" w:eastAsiaTheme="minorEastAsia" w:hAnsiTheme="minorEastAsia"/>
          <w:sz w:val="20"/>
        </w:rPr>
      </w:pPr>
      <w:r w:rsidRPr="00D505DE">
        <w:rPr>
          <w:rFonts w:asciiTheme="minorEastAsia" w:eastAsiaTheme="minorEastAsia" w:hAnsiTheme="minorEastAsia"/>
          <w:sz w:val="20"/>
        </w:rPr>
        <w:t>‘</w:t>
      </w:r>
      <w:r w:rsidRPr="00D505DE">
        <w:rPr>
          <w:rFonts w:asciiTheme="minorEastAsia" w:eastAsiaTheme="minorEastAsia" w:hAnsiTheme="minorEastAsia" w:hint="eastAsia"/>
          <w:sz w:val="20"/>
        </w:rPr>
        <w:t>고객</w:t>
      </w:r>
      <w:r w:rsidRPr="00D505DE">
        <w:rPr>
          <w:rFonts w:asciiTheme="minorEastAsia" w:eastAsiaTheme="minorEastAsia" w:hAnsiTheme="minorEastAsia"/>
          <w:sz w:val="20"/>
        </w:rPr>
        <w:t>’</w:t>
      </w:r>
      <w:r w:rsidRPr="00D505DE">
        <w:rPr>
          <w:rFonts w:asciiTheme="minorEastAsia" w:eastAsiaTheme="minorEastAsia" w:hAnsiTheme="minorEastAsia" w:hint="eastAsia"/>
          <w:sz w:val="20"/>
        </w:rPr>
        <w:t xml:space="preserve">이 이용요금 지급을 연체하는 경우 지체없이 </w:t>
      </w:r>
      <w:r w:rsidRPr="00D505DE">
        <w:rPr>
          <w:rFonts w:asciiTheme="minorEastAsia" w:eastAsiaTheme="minorEastAsia" w:hAnsiTheme="minorEastAsia"/>
          <w:sz w:val="20"/>
        </w:rPr>
        <w:t>‘</w:t>
      </w:r>
      <w:r w:rsidRPr="00D505DE">
        <w:rPr>
          <w:rFonts w:asciiTheme="minorEastAsia" w:eastAsiaTheme="minorEastAsia" w:hAnsiTheme="minorEastAsia" w:hint="eastAsia"/>
          <w:sz w:val="20"/>
        </w:rPr>
        <w:t>회사</w:t>
      </w:r>
      <w:r w:rsidRPr="00D505DE">
        <w:rPr>
          <w:rFonts w:asciiTheme="minorEastAsia" w:eastAsiaTheme="minorEastAsia" w:hAnsiTheme="minorEastAsia"/>
          <w:sz w:val="20"/>
        </w:rPr>
        <w:t>’</w:t>
      </w:r>
      <w:r w:rsidRPr="00D505DE">
        <w:rPr>
          <w:rFonts w:asciiTheme="minorEastAsia" w:eastAsiaTheme="minorEastAsia" w:hAnsiTheme="minorEastAsia" w:hint="eastAsia"/>
          <w:sz w:val="20"/>
        </w:rPr>
        <w:t>에 사유 및 입금예정일을 알려야 하며,</w:t>
      </w:r>
      <w:r w:rsidRPr="00D505DE">
        <w:rPr>
          <w:rFonts w:asciiTheme="minorEastAsia" w:eastAsiaTheme="minorEastAsia" w:hAnsiTheme="minorEastAsia"/>
          <w:sz w:val="20"/>
        </w:rPr>
        <w:t xml:space="preserve"> </w:t>
      </w:r>
      <w:r w:rsidRPr="00D505DE">
        <w:rPr>
          <w:rFonts w:asciiTheme="minorEastAsia" w:eastAsiaTheme="minorEastAsia" w:hAnsiTheme="minorEastAsia" w:hint="eastAsia"/>
          <w:sz w:val="20"/>
        </w:rPr>
        <w:t xml:space="preserve">이용요금을 연체한 </w:t>
      </w:r>
      <w:r w:rsidRPr="00D505DE">
        <w:rPr>
          <w:rFonts w:asciiTheme="minorEastAsia" w:eastAsiaTheme="minorEastAsia" w:hAnsiTheme="minorEastAsia"/>
          <w:sz w:val="20"/>
        </w:rPr>
        <w:t>‘</w:t>
      </w:r>
      <w:r w:rsidRPr="00D505DE">
        <w:rPr>
          <w:rFonts w:asciiTheme="minorEastAsia" w:eastAsiaTheme="minorEastAsia" w:hAnsiTheme="minorEastAsia" w:hint="eastAsia"/>
          <w:sz w:val="20"/>
        </w:rPr>
        <w:t>고객</w:t>
      </w:r>
      <w:r w:rsidRPr="00D505DE">
        <w:rPr>
          <w:rFonts w:asciiTheme="minorEastAsia" w:eastAsiaTheme="minorEastAsia" w:hAnsiTheme="minorEastAsia"/>
          <w:sz w:val="20"/>
        </w:rPr>
        <w:t>’</w:t>
      </w:r>
      <w:r w:rsidRPr="00D505DE">
        <w:rPr>
          <w:rFonts w:asciiTheme="minorEastAsia" w:eastAsiaTheme="minorEastAsia" w:hAnsiTheme="minorEastAsia" w:hint="eastAsia"/>
          <w:sz w:val="20"/>
        </w:rPr>
        <w:t xml:space="preserve">에 대하여 </w:t>
      </w:r>
      <w:r w:rsidRPr="00D505DE">
        <w:rPr>
          <w:rFonts w:asciiTheme="minorEastAsia" w:eastAsiaTheme="minorEastAsia" w:hAnsiTheme="minorEastAsia"/>
          <w:sz w:val="20"/>
        </w:rPr>
        <w:t>‘</w:t>
      </w:r>
      <w:r w:rsidRPr="00D505DE">
        <w:rPr>
          <w:rFonts w:asciiTheme="minorEastAsia" w:eastAsiaTheme="minorEastAsia" w:hAnsiTheme="minorEastAsia" w:hint="eastAsia"/>
          <w:sz w:val="20"/>
        </w:rPr>
        <w:t>회사</w:t>
      </w:r>
      <w:r w:rsidRPr="00D505DE">
        <w:rPr>
          <w:rFonts w:asciiTheme="minorEastAsia" w:eastAsiaTheme="minorEastAsia" w:hAnsiTheme="minorEastAsia"/>
          <w:sz w:val="20"/>
        </w:rPr>
        <w:t>’</w:t>
      </w:r>
      <w:r w:rsidRPr="00D505DE">
        <w:rPr>
          <w:rFonts w:asciiTheme="minorEastAsia" w:eastAsiaTheme="minorEastAsia" w:hAnsiTheme="minorEastAsia" w:hint="eastAsia"/>
          <w:sz w:val="20"/>
        </w:rPr>
        <w:t xml:space="preserve">는 연체기간에 대하여 </w:t>
      </w:r>
      <w:r w:rsidR="00B643F8" w:rsidRPr="00D505DE">
        <w:rPr>
          <w:rFonts w:asciiTheme="minorEastAsia" w:eastAsiaTheme="minorEastAsia" w:hAnsiTheme="minorEastAsia" w:hint="eastAsia"/>
          <w:sz w:val="20"/>
        </w:rPr>
        <w:t xml:space="preserve">월 </w:t>
      </w:r>
      <w:r w:rsidR="00B643F8" w:rsidRPr="00D505DE">
        <w:rPr>
          <w:rFonts w:asciiTheme="minorEastAsia" w:eastAsiaTheme="minorEastAsia" w:hAnsiTheme="minorEastAsia"/>
          <w:sz w:val="20"/>
        </w:rPr>
        <w:t>1.5%</w:t>
      </w:r>
      <w:r w:rsidRPr="00D505DE">
        <w:rPr>
          <w:rFonts w:asciiTheme="minorEastAsia" w:eastAsiaTheme="minorEastAsia" w:hAnsiTheme="minorEastAsia" w:hint="eastAsia"/>
          <w:sz w:val="20"/>
        </w:rPr>
        <w:t>의 지연이자를 부과하여 청구할 수 있고,</w:t>
      </w:r>
      <w:r w:rsidRPr="00D505DE">
        <w:rPr>
          <w:rFonts w:asciiTheme="minorEastAsia" w:eastAsiaTheme="minorEastAsia" w:hAnsiTheme="minorEastAsia"/>
          <w:sz w:val="20"/>
        </w:rPr>
        <w:t xml:space="preserve"> ‘</w:t>
      </w:r>
      <w:r w:rsidRPr="00D505DE">
        <w:rPr>
          <w:rFonts w:asciiTheme="minorEastAsia" w:eastAsiaTheme="minorEastAsia" w:hAnsiTheme="minorEastAsia" w:hint="eastAsia"/>
          <w:sz w:val="20"/>
        </w:rPr>
        <w:t>고객</w:t>
      </w:r>
      <w:r w:rsidRPr="00D505DE">
        <w:rPr>
          <w:rFonts w:asciiTheme="minorEastAsia" w:eastAsiaTheme="minorEastAsia" w:hAnsiTheme="minorEastAsia"/>
          <w:sz w:val="20"/>
        </w:rPr>
        <w:t>’</w:t>
      </w:r>
      <w:r w:rsidRPr="00D505DE">
        <w:rPr>
          <w:rFonts w:asciiTheme="minorEastAsia" w:eastAsiaTheme="minorEastAsia" w:hAnsiTheme="minorEastAsia" w:hint="eastAsia"/>
          <w:sz w:val="20"/>
        </w:rPr>
        <w:t xml:space="preserve">은 청구를 </w:t>
      </w:r>
      <w:r w:rsidR="00B643F8" w:rsidRPr="00D505DE">
        <w:rPr>
          <w:rFonts w:asciiTheme="minorEastAsia" w:eastAsiaTheme="minorEastAsia" w:hAnsiTheme="minorEastAsia" w:hint="eastAsia"/>
          <w:sz w:val="20"/>
        </w:rPr>
        <w:t>받음 날로부터</w:t>
      </w:r>
      <w:r w:rsidRPr="00D505DE">
        <w:rPr>
          <w:rFonts w:asciiTheme="minorEastAsia" w:eastAsiaTheme="minorEastAsia" w:hAnsiTheme="minorEastAsia" w:hint="eastAsia"/>
          <w:sz w:val="20"/>
        </w:rPr>
        <w:t xml:space="preserve"> </w:t>
      </w:r>
      <w:r w:rsidRPr="00D505DE">
        <w:rPr>
          <w:rFonts w:asciiTheme="minorEastAsia" w:eastAsiaTheme="minorEastAsia" w:hAnsiTheme="minorEastAsia"/>
          <w:sz w:val="20"/>
        </w:rPr>
        <w:t>15</w:t>
      </w:r>
      <w:r w:rsidRPr="00D505DE">
        <w:rPr>
          <w:rFonts w:asciiTheme="minorEastAsia" w:eastAsiaTheme="minorEastAsia" w:hAnsiTheme="minorEastAsia" w:hint="eastAsia"/>
          <w:sz w:val="20"/>
        </w:rPr>
        <w:t xml:space="preserve">일 이내에 </w:t>
      </w:r>
      <w:r w:rsidRPr="00D505DE">
        <w:rPr>
          <w:rFonts w:asciiTheme="minorEastAsia" w:eastAsiaTheme="minorEastAsia" w:hAnsiTheme="minorEastAsia"/>
          <w:sz w:val="20"/>
        </w:rPr>
        <w:t>‘</w:t>
      </w:r>
      <w:r w:rsidRPr="00D505DE">
        <w:rPr>
          <w:rFonts w:asciiTheme="minorEastAsia" w:eastAsiaTheme="minorEastAsia" w:hAnsiTheme="minorEastAsia" w:hint="eastAsia"/>
          <w:sz w:val="20"/>
        </w:rPr>
        <w:t>회사</w:t>
      </w:r>
      <w:r w:rsidRPr="00D505DE">
        <w:rPr>
          <w:rFonts w:asciiTheme="minorEastAsia" w:eastAsiaTheme="minorEastAsia" w:hAnsiTheme="minorEastAsia"/>
          <w:sz w:val="20"/>
        </w:rPr>
        <w:t>’</w:t>
      </w:r>
      <w:r w:rsidRPr="00D505DE">
        <w:rPr>
          <w:rFonts w:asciiTheme="minorEastAsia" w:eastAsiaTheme="minorEastAsia" w:hAnsiTheme="minorEastAsia" w:hint="eastAsia"/>
          <w:sz w:val="20"/>
        </w:rPr>
        <w:t xml:space="preserve">에 </w:t>
      </w:r>
      <w:r w:rsidR="00B643F8" w:rsidRPr="00D505DE">
        <w:rPr>
          <w:rFonts w:asciiTheme="minorEastAsia" w:eastAsiaTheme="minorEastAsia" w:hAnsiTheme="minorEastAsia" w:hint="eastAsia"/>
          <w:sz w:val="20"/>
        </w:rPr>
        <w:t xml:space="preserve">현금으로 </w:t>
      </w:r>
      <w:r w:rsidRPr="00D505DE">
        <w:rPr>
          <w:rFonts w:asciiTheme="minorEastAsia" w:eastAsiaTheme="minorEastAsia" w:hAnsiTheme="minorEastAsia" w:hint="eastAsia"/>
          <w:sz w:val="20"/>
        </w:rPr>
        <w:t>지급하여야 한다.</w:t>
      </w:r>
      <w:r w:rsidRPr="00D505DE">
        <w:rPr>
          <w:rFonts w:asciiTheme="minorEastAsia" w:eastAsiaTheme="minorEastAsia" w:hAnsiTheme="minorEastAsia"/>
          <w:sz w:val="20"/>
        </w:rPr>
        <w:t xml:space="preserve"> </w:t>
      </w:r>
    </w:p>
    <w:p w14:paraId="2CE63E98" w14:textId="17FC172D" w:rsidR="009C1DB7" w:rsidRPr="00D505DE" w:rsidRDefault="009C1DB7" w:rsidP="009C1DB7">
      <w:pPr>
        <w:pStyle w:val="12"/>
        <w:spacing w:line="276" w:lineRule="auto"/>
        <w:rPr>
          <w:rFonts w:asciiTheme="minorEastAsia" w:eastAsiaTheme="minorEastAsia" w:hAnsiTheme="minorEastAsia"/>
          <w:sz w:val="20"/>
        </w:rPr>
      </w:pPr>
    </w:p>
    <w:p w14:paraId="24855581" w14:textId="1E6F74E9" w:rsidR="009C1DB7" w:rsidRPr="00D505DE" w:rsidRDefault="009C1DB7" w:rsidP="009C1DB7">
      <w:pPr>
        <w:pStyle w:val="12"/>
        <w:spacing w:line="276" w:lineRule="auto"/>
        <w:rPr>
          <w:rFonts w:asciiTheme="minorEastAsia" w:eastAsiaTheme="minorEastAsia" w:hAnsiTheme="minorEastAsia"/>
          <w:b/>
          <w:sz w:val="20"/>
        </w:rPr>
      </w:pPr>
      <w:r w:rsidRPr="00D505DE">
        <w:rPr>
          <w:rFonts w:asciiTheme="minorEastAsia" w:eastAsiaTheme="minorEastAsia" w:hAnsiTheme="minorEastAsia" w:hint="eastAsia"/>
          <w:b/>
          <w:sz w:val="20"/>
        </w:rPr>
        <w:t>제</w:t>
      </w:r>
      <w:r w:rsidR="0026459D">
        <w:rPr>
          <w:rFonts w:asciiTheme="minorEastAsia" w:eastAsiaTheme="minorEastAsia" w:hAnsiTheme="minorEastAsia"/>
          <w:b/>
          <w:sz w:val="20"/>
        </w:rPr>
        <w:t>5</w:t>
      </w:r>
      <w:r w:rsidRPr="00D505DE">
        <w:rPr>
          <w:rFonts w:asciiTheme="minorEastAsia" w:eastAsiaTheme="minorEastAsia" w:hAnsiTheme="minorEastAsia" w:hint="eastAsia"/>
          <w:b/>
          <w:sz w:val="20"/>
        </w:rPr>
        <w:t xml:space="preserve">조 </w:t>
      </w:r>
      <w:r w:rsidRPr="00D505DE">
        <w:rPr>
          <w:rFonts w:asciiTheme="minorEastAsia" w:eastAsiaTheme="minorEastAsia" w:hAnsiTheme="minorEastAsia"/>
          <w:b/>
          <w:sz w:val="20"/>
        </w:rPr>
        <w:t>(</w:t>
      </w:r>
      <w:r w:rsidRPr="00D505DE">
        <w:rPr>
          <w:rFonts w:asciiTheme="minorEastAsia" w:eastAsiaTheme="minorEastAsia" w:hAnsiTheme="minorEastAsia" w:hint="eastAsia"/>
          <w:b/>
          <w:sz w:val="20"/>
        </w:rPr>
        <w:t>손해배상</w:t>
      </w:r>
      <w:r w:rsidRPr="00D505DE">
        <w:rPr>
          <w:rFonts w:asciiTheme="minorEastAsia" w:eastAsiaTheme="minorEastAsia" w:hAnsiTheme="minorEastAsia"/>
          <w:b/>
          <w:sz w:val="20"/>
        </w:rPr>
        <w:t>)</w:t>
      </w:r>
    </w:p>
    <w:p w14:paraId="19C920B5" w14:textId="647CFF38" w:rsidR="009C1DB7" w:rsidRPr="00D505DE" w:rsidRDefault="00337935" w:rsidP="00404412">
      <w:pPr>
        <w:pStyle w:val="12"/>
        <w:spacing w:line="276" w:lineRule="auto"/>
        <w:rPr>
          <w:rFonts w:asciiTheme="minorEastAsia" w:eastAsiaTheme="minorEastAsia" w:hAnsiTheme="minorEastAsia"/>
          <w:sz w:val="20"/>
        </w:rPr>
      </w:pPr>
      <w:r w:rsidRPr="00D505DE">
        <w:rPr>
          <w:rFonts w:asciiTheme="minorEastAsia" w:eastAsiaTheme="minorEastAsia" w:hAnsiTheme="minorEastAsia"/>
          <w:sz w:val="20"/>
        </w:rPr>
        <w:t>‘</w:t>
      </w:r>
      <w:r w:rsidRPr="00D505DE">
        <w:rPr>
          <w:rFonts w:asciiTheme="minorEastAsia" w:eastAsiaTheme="minorEastAsia" w:hAnsiTheme="minorEastAsia" w:hint="eastAsia"/>
          <w:sz w:val="20"/>
        </w:rPr>
        <w:t>회사</w:t>
      </w:r>
      <w:r w:rsidRPr="00D505DE">
        <w:rPr>
          <w:rFonts w:asciiTheme="minorEastAsia" w:eastAsiaTheme="minorEastAsia" w:hAnsiTheme="minorEastAsia"/>
          <w:sz w:val="20"/>
        </w:rPr>
        <w:t>’</w:t>
      </w:r>
      <w:r w:rsidRPr="00D505DE">
        <w:rPr>
          <w:rFonts w:asciiTheme="minorEastAsia" w:eastAsiaTheme="minorEastAsia" w:hAnsiTheme="minorEastAsia" w:hint="eastAsia"/>
          <w:sz w:val="20"/>
        </w:rPr>
        <w:t xml:space="preserve">의 </w:t>
      </w:r>
      <w:r w:rsidR="00780A95">
        <w:rPr>
          <w:rFonts w:asciiTheme="minorEastAsia" w:eastAsiaTheme="minorEastAsia" w:hAnsiTheme="minorEastAsia" w:hint="eastAsia"/>
          <w:sz w:val="20"/>
        </w:rPr>
        <w:t>귀책</w:t>
      </w:r>
      <w:r w:rsidRPr="00D505DE">
        <w:rPr>
          <w:rFonts w:asciiTheme="minorEastAsia" w:eastAsiaTheme="minorEastAsia" w:hAnsiTheme="minorEastAsia" w:hint="eastAsia"/>
          <w:sz w:val="20"/>
        </w:rPr>
        <w:t xml:space="preserve"> 사유로 </w:t>
      </w:r>
      <w:r w:rsidRPr="00D505DE">
        <w:rPr>
          <w:rFonts w:asciiTheme="minorEastAsia" w:eastAsiaTheme="minorEastAsia" w:hAnsiTheme="minorEastAsia"/>
          <w:sz w:val="20"/>
        </w:rPr>
        <w:t>‘</w:t>
      </w:r>
      <w:r w:rsidRPr="00D505DE">
        <w:rPr>
          <w:rFonts w:asciiTheme="minorEastAsia" w:eastAsiaTheme="minorEastAsia" w:hAnsiTheme="minorEastAsia" w:hint="eastAsia"/>
          <w:sz w:val="20"/>
        </w:rPr>
        <w:t>고객</w:t>
      </w:r>
      <w:r w:rsidRPr="00D505DE">
        <w:rPr>
          <w:rFonts w:asciiTheme="minorEastAsia" w:eastAsiaTheme="minorEastAsia" w:hAnsiTheme="minorEastAsia"/>
          <w:sz w:val="20"/>
        </w:rPr>
        <w:t>’</w:t>
      </w:r>
      <w:r w:rsidRPr="00D505DE">
        <w:rPr>
          <w:rFonts w:asciiTheme="minorEastAsia" w:eastAsiaTheme="minorEastAsia" w:hAnsiTheme="minorEastAsia" w:hint="eastAsia"/>
          <w:sz w:val="20"/>
        </w:rPr>
        <w:t>에게 손해가 발생한 경우,</w:t>
      </w:r>
      <w:r w:rsidRPr="00D505DE">
        <w:rPr>
          <w:rFonts w:asciiTheme="minorEastAsia" w:eastAsiaTheme="minorEastAsia" w:hAnsiTheme="minorEastAsia"/>
          <w:sz w:val="20"/>
        </w:rPr>
        <w:t xml:space="preserve"> ‘</w:t>
      </w:r>
      <w:r w:rsidRPr="00D505DE">
        <w:rPr>
          <w:rFonts w:asciiTheme="minorEastAsia" w:eastAsiaTheme="minorEastAsia" w:hAnsiTheme="minorEastAsia" w:hint="eastAsia"/>
          <w:sz w:val="20"/>
        </w:rPr>
        <w:t>회사</w:t>
      </w:r>
      <w:r w:rsidRPr="00D505DE">
        <w:rPr>
          <w:rFonts w:asciiTheme="minorEastAsia" w:eastAsiaTheme="minorEastAsia" w:hAnsiTheme="minorEastAsia"/>
          <w:sz w:val="20"/>
        </w:rPr>
        <w:t>’</w:t>
      </w:r>
      <w:r w:rsidRPr="00D505DE">
        <w:rPr>
          <w:rFonts w:asciiTheme="minorEastAsia" w:eastAsiaTheme="minorEastAsia" w:hAnsiTheme="minorEastAsia" w:hint="eastAsia"/>
          <w:sz w:val="20"/>
        </w:rPr>
        <w:t xml:space="preserve">는 </w:t>
      </w:r>
      <w:r w:rsidRPr="00D505DE">
        <w:rPr>
          <w:rFonts w:asciiTheme="minorEastAsia" w:eastAsiaTheme="minorEastAsia" w:hAnsiTheme="minorEastAsia"/>
          <w:sz w:val="20"/>
        </w:rPr>
        <w:t>‘</w:t>
      </w:r>
      <w:r w:rsidRPr="00D505DE">
        <w:rPr>
          <w:rFonts w:asciiTheme="minorEastAsia" w:eastAsiaTheme="minorEastAsia" w:hAnsiTheme="minorEastAsia" w:hint="eastAsia"/>
          <w:sz w:val="20"/>
        </w:rPr>
        <w:t>고객</w:t>
      </w:r>
      <w:r w:rsidRPr="00D505DE">
        <w:rPr>
          <w:rFonts w:asciiTheme="minorEastAsia" w:eastAsiaTheme="minorEastAsia" w:hAnsiTheme="minorEastAsia"/>
          <w:sz w:val="20"/>
        </w:rPr>
        <w:t>’</w:t>
      </w:r>
      <w:r w:rsidRPr="00D505DE">
        <w:rPr>
          <w:rFonts w:asciiTheme="minorEastAsia" w:eastAsiaTheme="minorEastAsia" w:hAnsiTheme="minorEastAsia" w:hint="eastAsia"/>
          <w:sz w:val="20"/>
        </w:rPr>
        <w:t>의 손해를 배상하여야 한다.</w:t>
      </w:r>
      <w:r w:rsidRPr="00D505DE">
        <w:rPr>
          <w:rFonts w:asciiTheme="minorEastAsia" w:eastAsiaTheme="minorEastAsia" w:hAnsiTheme="minorEastAsia"/>
          <w:sz w:val="20"/>
        </w:rPr>
        <w:t xml:space="preserve"> </w:t>
      </w:r>
      <w:r w:rsidRPr="00D505DE">
        <w:rPr>
          <w:rFonts w:asciiTheme="minorEastAsia" w:eastAsiaTheme="minorEastAsia" w:hAnsiTheme="minorEastAsia" w:hint="eastAsia"/>
          <w:sz w:val="20"/>
        </w:rPr>
        <w:t>단,</w:t>
      </w:r>
      <w:r w:rsidRPr="00D505DE">
        <w:rPr>
          <w:rFonts w:asciiTheme="minorEastAsia" w:eastAsiaTheme="minorEastAsia" w:hAnsiTheme="minorEastAsia"/>
          <w:sz w:val="20"/>
        </w:rPr>
        <w:t xml:space="preserve"> </w:t>
      </w:r>
      <w:r w:rsidR="009C1DB5" w:rsidRPr="00D505DE">
        <w:rPr>
          <w:rFonts w:asciiTheme="minorEastAsia" w:eastAsiaTheme="minorEastAsia" w:hAnsiTheme="minorEastAsia" w:hint="eastAsia"/>
          <w:sz w:val="20"/>
        </w:rPr>
        <w:t xml:space="preserve">본 부속합의와 관련하여 </w:t>
      </w:r>
      <w:r w:rsidR="009C1DB5" w:rsidRPr="00D505DE">
        <w:rPr>
          <w:rFonts w:asciiTheme="minorEastAsia" w:eastAsiaTheme="minorEastAsia" w:hAnsiTheme="minorEastAsia"/>
          <w:sz w:val="20"/>
        </w:rPr>
        <w:t>‘</w:t>
      </w:r>
      <w:r w:rsidR="009C1DB5" w:rsidRPr="00D505DE">
        <w:rPr>
          <w:rFonts w:asciiTheme="minorEastAsia" w:eastAsiaTheme="minorEastAsia" w:hAnsiTheme="minorEastAsia" w:hint="eastAsia"/>
          <w:sz w:val="20"/>
        </w:rPr>
        <w:t>회사</w:t>
      </w:r>
      <w:r w:rsidR="009C1DB5" w:rsidRPr="00D505DE">
        <w:rPr>
          <w:rFonts w:asciiTheme="minorEastAsia" w:eastAsiaTheme="minorEastAsia" w:hAnsiTheme="minorEastAsia"/>
          <w:sz w:val="20"/>
        </w:rPr>
        <w:t>’</w:t>
      </w:r>
      <w:r w:rsidR="009C1DB5" w:rsidRPr="00D505DE">
        <w:rPr>
          <w:rFonts w:asciiTheme="minorEastAsia" w:eastAsiaTheme="minorEastAsia" w:hAnsiTheme="minorEastAsia" w:hint="eastAsia"/>
          <w:sz w:val="20"/>
        </w:rPr>
        <w:t xml:space="preserve">의 </w:t>
      </w:r>
      <w:r w:rsidR="009C1DB5" w:rsidRPr="00D505DE">
        <w:rPr>
          <w:rFonts w:asciiTheme="minorEastAsia" w:eastAsiaTheme="minorEastAsia" w:hAnsiTheme="minorEastAsia"/>
          <w:sz w:val="20"/>
        </w:rPr>
        <w:t>‘</w:t>
      </w:r>
      <w:r w:rsidR="009C1DB5" w:rsidRPr="00D505DE">
        <w:rPr>
          <w:rFonts w:asciiTheme="minorEastAsia" w:eastAsiaTheme="minorEastAsia" w:hAnsiTheme="minorEastAsia" w:hint="eastAsia"/>
          <w:sz w:val="20"/>
        </w:rPr>
        <w:t>고객</w:t>
      </w:r>
      <w:r w:rsidR="009C1DB5" w:rsidRPr="00D505DE">
        <w:rPr>
          <w:rFonts w:asciiTheme="minorEastAsia" w:eastAsiaTheme="minorEastAsia" w:hAnsiTheme="minorEastAsia"/>
          <w:sz w:val="20"/>
        </w:rPr>
        <w:t>’</w:t>
      </w:r>
      <w:r w:rsidR="009C1DB5" w:rsidRPr="00D505DE">
        <w:rPr>
          <w:rFonts w:asciiTheme="minorEastAsia" w:eastAsiaTheme="minorEastAsia" w:hAnsiTheme="minorEastAsia" w:hint="eastAsia"/>
          <w:sz w:val="20"/>
        </w:rPr>
        <w:t xml:space="preserve">에 대한 총 배상책임은 </w:t>
      </w:r>
      <w:r w:rsidR="009C1DB5" w:rsidRPr="00D505DE">
        <w:rPr>
          <w:rFonts w:asciiTheme="minorEastAsia" w:eastAsiaTheme="minorEastAsia" w:hAnsiTheme="minorEastAsia"/>
          <w:sz w:val="20"/>
        </w:rPr>
        <w:t>‘</w:t>
      </w:r>
      <w:r w:rsidR="009C1DB5" w:rsidRPr="00D505DE">
        <w:rPr>
          <w:rFonts w:asciiTheme="minorEastAsia" w:eastAsiaTheme="minorEastAsia" w:hAnsiTheme="minorEastAsia" w:hint="eastAsia"/>
          <w:sz w:val="20"/>
        </w:rPr>
        <w:t>회사</w:t>
      </w:r>
      <w:r w:rsidR="009C1DB5" w:rsidRPr="00D505DE">
        <w:rPr>
          <w:rFonts w:asciiTheme="minorEastAsia" w:eastAsiaTheme="minorEastAsia" w:hAnsiTheme="minorEastAsia"/>
          <w:sz w:val="20"/>
        </w:rPr>
        <w:t>’</w:t>
      </w:r>
      <w:r w:rsidR="009C1DB5" w:rsidRPr="00D505DE">
        <w:rPr>
          <w:rFonts w:asciiTheme="minorEastAsia" w:eastAsiaTheme="minorEastAsia" w:hAnsiTheme="minorEastAsia" w:hint="eastAsia"/>
          <w:sz w:val="20"/>
        </w:rPr>
        <w:t>가 지급받은</w:t>
      </w:r>
      <w:r w:rsidR="00780A95">
        <w:rPr>
          <w:rFonts w:asciiTheme="minorEastAsia" w:eastAsiaTheme="minorEastAsia" w:hAnsiTheme="minorEastAsia" w:hint="eastAsia"/>
          <w:sz w:val="20"/>
        </w:rPr>
        <w:t xml:space="preserve"> </w:t>
      </w:r>
      <w:proofErr w:type="spellStart"/>
      <w:r w:rsidR="00780A95">
        <w:rPr>
          <w:rFonts w:asciiTheme="minorEastAsia" w:eastAsiaTheme="minorEastAsia" w:hAnsiTheme="minorEastAsia" w:hint="eastAsia"/>
          <w:sz w:val="20"/>
        </w:rPr>
        <w:t>클로잇</w:t>
      </w:r>
      <w:proofErr w:type="spellEnd"/>
      <w:r w:rsidR="009C1DB5" w:rsidRPr="00D505DE">
        <w:rPr>
          <w:rFonts w:asciiTheme="minorEastAsia" w:eastAsiaTheme="minorEastAsia" w:hAnsiTheme="minorEastAsia" w:hint="eastAsia"/>
          <w:sz w:val="20"/>
        </w:rPr>
        <w:t xml:space="preserve"> </w:t>
      </w:r>
      <w:proofErr w:type="spellStart"/>
      <w:r w:rsidR="00B643F8" w:rsidRPr="00D505DE">
        <w:rPr>
          <w:rFonts w:asciiTheme="minorEastAsia" w:eastAsiaTheme="minorEastAsia" w:hAnsiTheme="minorEastAsia" w:hint="eastAsia"/>
          <w:sz w:val="20"/>
        </w:rPr>
        <w:t>매니지드</w:t>
      </w:r>
      <w:proofErr w:type="spellEnd"/>
      <w:r w:rsidR="00B643F8" w:rsidRPr="00D505DE">
        <w:rPr>
          <w:rFonts w:asciiTheme="minorEastAsia" w:eastAsiaTheme="minorEastAsia" w:hAnsiTheme="minorEastAsia" w:hint="eastAsia"/>
          <w:sz w:val="20"/>
        </w:rPr>
        <w:t xml:space="preserve"> 서비스</w:t>
      </w:r>
      <w:r w:rsidR="00F6386B" w:rsidRPr="00D505DE">
        <w:rPr>
          <w:rFonts w:asciiTheme="minorEastAsia" w:eastAsiaTheme="minorEastAsia" w:hAnsiTheme="minorEastAsia" w:hint="eastAsia"/>
          <w:sz w:val="20"/>
        </w:rPr>
        <w:t xml:space="preserve"> </w:t>
      </w:r>
      <w:r w:rsidR="009C1DB5" w:rsidRPr="00D505DE">
        <w:rPr>
          <w:rFonts w:asciiTheme="minorEastAsia" w:eastAsiaTheme="minorEastAsia" w:hAnsiTheme="minorEastAsia" w:hint="eastAsia"/>
          <w:sz w:val="20"/>
        </w:rPr>
        <w:t>이용요금을 상한으로 제한된다.</w:t>
      </w:r>
      <w:r w:rsidR="009C1DB5" w:rsidRPr="00D505DE">
        <w:rPr>
          <w:rFonts w:asciiTheme="minorEastAsia" w:eastAsiaTheme="minorEastAsia" w:hAnsiTheme="minorEastAsia"/>
          <w:sz w:val="20"/>
        </w:rPr>
        <w:t xml:space="preserve"> </w:t>
      </w:r>
    </w:p>
    <w:p w14:paraId="707D9809" w14:textId="3D7578C7" w:rsidR="00526A3A" w:rsidRPr="00D505DE" w:rsidRDefault="00526A3A" w:rsidP="009C1DB7">
      <w:pPr>
        <w:pStyle w:val="12"/>
        <w:spacing w:line="276" w:lineRule="auto"/>
        <w:rPr>
          <w:rFonts w:asciiTheme="minorEastAsia" w:eastAsiaTheme="minorEastAsia" w:hAnsiTheme="minorEastAsia"/>
          <w:sz w:val="20"/>
        </w:rPr>
      </w:pPr>
    </w:p>
    <w:p w14:paraId="5EA748C7" w14:textId="4A7E8853" w:rsidR="00526A3A" w:rsidRPr="00D505DE" w:rsidRDefault="00526A3A" w:rsidP="009C1DB7">
      <w:pPr>
        <w:pStyle w:val="12"/>
        <w:spacing w:line="276" w:lineRule="auto"/>
        <w:rPr>
          <w:rFonts w:asciiTheme="minorEastAsia" w:eastAsiaTheme="minorEastAsia" w:hAnsiTheme="minorEastAsia"/>
          <w:b/>
          <w:sz w:val="20"/>
        </w:rPr>
      </w:pPr>
      <w:r w:rsidRPr="00D505DE">
        <w:rPr>
          <w:rFonts w:asciiTheme="minorEastAsia" w:eastAsiaTheme="minorEastAsia" w:hAnsiTheme="minorEastAsia" w:hint="eastAsia"/>
          <w:b/>
          <w:sz w:val="20"/>
        </w:rPr>
        <w:t>제</w:t>
      </w:r>
      <w:r w:rsidR="0026459D">
        <w:rPr>
          <w:rFonts w:asciiTheme="minorEastAsia" w:eastAsiaTheme="minorEastAsia" w:hAnsiTheme="minorEastAsia"/>
          <w:b/>
          <w:sz w:val="20"/>
        </w:rPr>
        <w:t>6</w:t>
      </w:r>
      <w:r w:rsidRPr="00D505DE">
        <w:rPr>
          <w:rFonts w:asciiTheme="minorEastAsia" w:eastAsiaTheme="minorEastAsia" w:hAnsiTheme="minorEastAsia" w:hint="eastAsia"/>
          <w:b/>
          <w:sz w:val="20"/>
        </w:rPr>
        <w:t xml:space="preserve">조 </w:t>
      </w:r>
      <w:r w:rsidRPr="00D505DE">
        <w:rPr>
          <w:rFonts w:asciiTheme="minorEastAsia" w:eastAsiaTheme="minorEastAsia" w:hAnsiTheme="minorEastAsia"/>
          <w:b/>
          <w:sz w:val="20"/>
        </w:rPr>
        <w:t>(</w:t>
      </w:r>
      <w:r w:rsidRPr="00D505DE">
        <w:rPr>
          <w:rFonts w:asciiTheme="minorEastAsia" w:eastAsiaTheme="minorEastAsia" w:hAnsiTheme="minorEastAsia" w:hint="eastAsia"/>
          <w:b/>
          <w:sz w:val="20"/>
        </w:rPr>
        <w:t>부속합의서의 해지)</w:t>
      </w:r>
    </w:p>
    <w:p w14:paraId="2176A521" w14:textId="17CF77BA" w:rsidR="00F3287A" w:rsidRPr="00D505DE" w:rsidRDefault="00F3287A" w:rsidP="006C3A5D">
      <w:pPr>
        <w:pStyle w:val="12"/>
        <w:numPr>
          <w:ilvl w:val="0"/>
          <w:numId w:val="23"/>
        </w:numPr>
        <w:spacing w:line="276" w:lineRule="auto"/>
        <w:rPr>
          <w:rFonts w:asciiTheme="minorEastAsia" w:eastAsiaTheme="minorEastAsia" w:hAnsiTheme="minorEastAsia"/>
          <w:sz w:val="20"/>
        </w:rPr>
      </w:pPr>
      <w:r w:rsidRPr="00D505DE">
        <w:rPr>
          <w:rFonts w:asciiTheme="minorEastAsia" w:eastAsiaTheme="minorEastAsia" w:hAnsiTheme="minorEastAsia"/>
          <w:sz w:val="20"/>
        </w:rPr>
        <w:t>‘</w:t>
      </w:r>
      <w:r w:rsidRPr="00D505DE">
        <w:rPr>
          <w:rFonts w:asciiTheme="minorEastAsia" w:eastAsiaTheme="minorEastAsia" w:hAnsiTheme="minorEastAsia" w:hint="eastAsia"/>
          <w:sz w:val="20"/>
        </w:rPr>
        <w:t>고객</w:t>
      </w:r>
      <w:r w:rsidRPr="00D505DE">
        <w:rPr>
          <w:rFonts w:asciiTheme="minorEastAsia" w:eastAsiaTheme="minorEastAsia" w:hAnsiTheme="minorEastAsia"/>
          <w:sz w:val="20"/>
        </w:rPr>
        <w:t>’</w:t>
      </w:r>
      <w:r w:rsidRPr="00D505DE">
        <w:rPr>
          <w:rFonts w:asciiTheme="minorEastAsia" w:eastAsiaTheme="minorEastAsia" w:hAnsiTheme="minorEastAsia" w:hint="eastAsia"/>
          <w:sz w:val="20"/>
        </w:rPr>
        <w:t xml:space="preserve">이 본 부속합의를 해지하고자 하는 경우 </w:t>
      </w:r>
      <w:r w:rsidRPr="00D505DE">
        <w:rPr>
          <w:rFonts w:asciiTheme="minorEastAsia" w:eastAsiaTheme="minorEastAsia" w:hAnsiTheme="minorEastAsia"/>
          <w:sz w:val="20"/>
        </w:rPr>
        <w:t>30</w:t>
      </w:r>
      <w:r w:rsidRPr="00D505DE">
        <w:rPr>
          <w:rFonts w:asciiTheme="minorEastAsia" w:eastAsiaTheme="minorEastAsia" w:hAnsiTheme="minorEastAsia" w:hint="eastAsia"/>
          <w:sz w:val="20"/>
        </w:rPr>
        <w:t xml:space="preserve">일 전에 </w:t>
      </w:r>
      <w:r w:rsidRPr="00D505DE">
        <w:rPr>
          <w:rFonts w:asciiTheme="minorEastAsia" w:eastAsiaTheme="minorEastAsia" w:hAnsiTheme="minorEastAsia"/>
          <w:sz w:val="20"/>
        </w:rPr>
        <w:t>‘</w:t>
      </w:r>
      <w:r w:rsidRPr="00D505DE">
        <w:rPr>
          <w:rFonts w:asciiTheme="minorEastAsia" w:eastAsiaTheme="minorEastAsia" w:hAnsiTheme="minorEastAsia" w:hint="eastAsia"/>
          <w:sz w:val="20"/>
        </w:rPr>
        <w:t>회사</w:t>
      </w:r>
      <w:r w:rsidRPr="00D505DE">
        <w:rPr>
          <w:rFonts w:asciiTheme="minorEastAsia" w:eastAsiaTheme="minorEastAsia" w:hAnsiTheme="minorEastAsia"/>
          <w:sz w:val="20"/>
        </w:rPr>
        <w:t>’</w:t>
      </w:r>
      <w:r w:rsidRPr="00D505DE">
        <w:rPr>
          <w:rFonts w:asciiTheme="minorEastAsia" w:eastAsiaTheme="minorEastAsia" w:hAnsiTheme="minorEastAsia" w:hint="eastAsia"/>
          <w:sz w:val="20"/>
        </w:rPr>
        <w:t>에 대한 서면(이메일 포함)</w:t>
      </w:r>
      <w:r w:rsidRPr="00D505DE">
        <w:rPr>
          <w:rFonts w:asciiTheme="minorEastAsia" w:eastAsiaTheme="minorEastAsia" w:hAnsiTheme="minorEastAsia"/>
          <w:sz w:val="20"/>
        </w:rPr>
        <w:t xml:space="preserve"> </w:t>
      </w:r>
      <w:r w:rsidRPr="00D505DE">
        <w:rPr>
          <w:rFonts w:asciiTheme="minorEastAsia" w:eastAsiaTheme="minorEastAsia" w:hAnsiTheme="minorEastAsia" w:hint="eastAsia"/>
          <w:sz w:val="20"/>
        </w:rPr>
        <w:t>통지로 본 부속합의를 해지할 수 있다.</w:t>
      </w:r>
      <w:r w:rsidRPr="00D505DE">
        <w:rPr>
          <w:rFonts w:asciiTheme="minorEastAsia" w:eastAsiaTheme="minorEastAsia" w:hAnsiTheme="minorEastAsia"/>
          <w:sz w:val="20"/>
        </w:rPr>
        <w:t xml:space="preserve"> </w:t>
      </w:r>
    </w:p>
    <w:p w14:paraId="39C798F3" w14:textId="09CE89A6" w:rsidR="00C15F7D" w:rsidRPr="00D505DE" w:rsidRDefault="00F3287A" w:rsidP="006C3A5D">
      <w:pPr>
        <w:pStyle w:val="12"/>
        <w:numPr>
          <w:ilvl w:val="0"/>
          <w:numId w:val="23"/>
        </w:numPr>
        <w:spacing w:line="276" w:lineRule="auto"/>
        <w:rPr>
          <w:rFonts w:asciiTheme="minorEastAsia" w:eastAsiaTheme="minorEastAsia" w:hAnsiTheme="minorEastAsia"/>
          <w:sz w:val="20"/>
        </w:rPr>
      </w:pPr>
      <w:r w:rsidRPr="00D505DE">
        <w:rPr>
          <w:rFonts w:asciiTheme="minorEastAsia" w:eastAsiaTheme="minorEastAsia" w:hAnsiTheme="minorEastAsia" w:hint="eastAsia"/>
          <w:sz w:val="20"/>
        </w:rPr>
        <w:t xml:space="preserve">양 당사자 중 일방이 본 부속합의상의 조건을 위반하고 상대방이 그러한 위반사항을 시정 또는 이행할 </w:t>
      </w:r>
      <w:r w:rsidRPr="00D505DE">
        <w:rPr>
          <w:rFonts w:asciiTheme="minorEastAsia" w:eastAsiaTheme="minorEastAsia" w:hAnsiTheme="minorEastAsia" w:hint="eastAsia"/>
          <w:sz w:val="20"/>
        </w:rPr>
        <w:lastRenderedPageBreak/>
        <w:t xml:space="preserve">것을 최고한 후 </w:t>
      </w:r>
      <w:r w:rsidRPr="00D505DE">
        <w:rPr>
          <w:rFonts w:asciiTheme="minorEastAsia" w:eastAsiaTheme="minorEastAsia" w:hAnsiTheme="minorEastAsia"/>
          <w:sz w:val="20"/>
        </w:rPr>
        <w:t>5</w:t>
      </w:r>
      <w:r w:rsidRPr="00D505DE">
        <w:rPr>
          <w:rFonts w:asciiTheme="minorEastAsia" w:eastAsiaTheme="minorEastAsia" w:hAnsiTheme="minorEastAsia" w:hint="eastAsia"/>
          <w:sz w:val="20"/>
        </w:rPr>
        <w:t>영업일 이내에 해당 사항이 시정 또는 이행되지 않는 경우 서면(이메일 포함)</w:t>
      </w:r>
      <w:r w:rsidRPr="00D505DE">
        <w:rPr>
          <w:rFonts w:asciiTheme="minorEastAsia" w:eastAsiaTheme="minorEastAsia" w:hAnsiTheme="minorEastAsia"/>
          <w:sz w:val="20"/>
        </w:rPr>
        <w:t xml:space="preserve"> </w:t>
      </w:r>
      <w:r w:rsidRPr="00D505DE">
        <w:rPr>
          <w:rFonts w:asciiTheme="minorEastAsia" w:eastAsiaTheme="minorEastAsia" w:hAnsiTheme="minorEastAsia" w:hint="eastAsia"/>
          <w:sz w:val="20"/>
        </w:rPr>
        <w:t>통지로 본 부속합의를 즉시 해지할 수 있다.</w:t>
      </w:r>
      <w:r w:rsidRPr="00D505DE">
        <w:rPr>
          <w:rFonts w:asciiTheme="minorEastAsia" w:eastAsiaTheme="minorEastAsia" w:hAnsiTheme="minorEastAsia"/>
          <w:sz w:val="20"/>
        </w:rPr>
        <w:t xml:space="preserve"> </w:t>
      </w:r>
    </w:p>
    <w:p w14:paraId="62D43940" w14:textId="4C26DAD5" w:rsidR="00F3287A" w:rsidRPr="00D505DE" w:rsidRDefault="00526A3A" w:rsidP="006C3A5D">
      <w:pPr>
        <w:pStyle w:val="12"/>
        <w:numPr>
          <w:ilvl w:val="0"/>
          <w:numId w:val="23"/>
        </w:numPr>
        <w:spacing w:line="276" w:lineRule="auto"/>
        <w:rPr>
          <w:rFonts w:asciiTheme="minorEastAsia" w:eastAsiaTheme="minorEastAsia" w:hAnsiTheme="minorEastAsia"/>
          <w:sz w:val="20"/>
        </w:rPr>
      </w:pPr>
      <w:r w:rsidRPr="00D505DE">
        <w:rPr>
          <w:rFonts w:asciiTheme="minorEastAsia" w:eastAsiaTheme="minorEastAsia" w:hAnsiTheme="minorEastAsia"/>
          <w:sz w:val="20"/>
        </w:rPr>
        <w:t>‘</w:t>
      </w:r>
      <w:r w:rsidRPr="00D505DE">
        <w:rPr>
          <w:rFonts w:asciiTheme="minorEastAsia" w:eastAsiaTheme="minorEastAsia" w:hAnsiTheme="minorEastAsia" w:hint="eastAsia"/>
          <w:sz w:val="20"/>
        </w:rPr>
        <w:t>고객</w:t>
      </w:r>
      <w:r w:rsidRPr="00D505DE">
        <w:rPr>
          <w:rFonts w:asciiTheme="minorEastAsia" w:eastAsiaTheme="minorEastAsia" w:hAnsiTheme="minorEastAsia"/>
          <w:sz w:val="20"/>
        </w:rPr>
        <w:t>’</w:t>
      </w:r>
      <w:r w:rsidRPr="00D505DE">
        <w:rPr>
          <w:rFonts w:asciiTheme="minorEastAsia" w:eastAsiaTheme="minorEastAsia" w:hAnsiTheme="minorEastAsia" w:hint="eastAsia"/>
          <w:sz w:val="20"/>
        </w:rPr>
        <w:t xml:space="preserve">이 부속합의를 해지하는 경우 </w:t>
      </w:r>
      <w:r w:rsidRPr="00D505DE">
        <w:rPr>
          <w:rFonts w:asciiTheme="minorEastAsia" w:eastAsiaTheme="minorEastAsia" w:hAnsiTheme="minorEastAsia"/>
          <w:sz w:val="20"/>
        </w:rPr>
        <w:t>‘</w:t>
      </w:r>
      <w:r w:rsidRPr="00D505DE">
        <w:rPr>
          <w:rFonts w:asciiTheme="minorEastAsia" w:eastAsiaTheme="minorEastAsia" w:hAnsiTheme="minorEastAsia" w:hint="eastAsia"/>
          <w:sz w:val="20"/>
        </w:rPr>
        <w:t>고객</w:t>
      </w:r>
      <w:r w:rsidRPr="00D505DE">
        <w:rPr>
          <w:rFonts w:asciiTheme="minorEastAsia" w:eastAsiaTheme="minorEastAsia" w:hAnsiTheme="minorEastAsia"/>
          <w:sz w:val="20"/>
        </w:rPr>
        <w:t>’</w:t>
      </w:r>
      <w:r w:rsidRPr="00D505DE">
        <w:rPr>
          <w:rFonts w:asciiTheme="minorEastAsia" w:eastAsiaTheme="minorEastAsia" w:hAnsiTheme="minorEastAsia" w:hint="eastAsia"/>
          <w:sz w:val="20"/>
        </w:rPr>
        <w:t>은 해지시점까지 발생한 이용요금을 일할</w:t>
      </w:r>
      <w:r w:rsidR="00B643F8" w:rsidRPr="00D505DE">
        <w:rPr>
          <w:rFonts w:asciiTheme="minorEastAsia" w:eastAsiaTheme="minorEastAsia" w:hAnsiTheme="minorEastAsia" w:hint="eastAsia"/>
          <w:sz w:val="20"/>
        </w:rPr>
        <w:t xml:space="preserve"> </w:t>
      </w:r>
      <w:r w:rsidRPr="00D505DE">
        <w:rPr>
          <w:rFonts w:asciiTheme="minorEastAsia" w:eastAsiaTheme="minorEastAsia" w:hAnsiTheme="minorEastAsia" w:hint="eastAsia"/>
          <w:sz w:val="20"/>
        </w:rPr>
        <w:t xml:space="preserve">계산하여 해지일로부터 </w:t>
      </w:r>
      <w:r w:rsidRPr="00D505DE">
        <w:rPr>
          <w:rFonts w:asciiTheme="minorEastAsia" w:eastAsiaTheme="minorEastAsia" w:hAnsiTheme="minorEastAsia"/>
          <w:sz w:val="20"/>
        </w:rPr>
        <w:t>30</w:t>
      </w:r>
      <w:r w:rsidRPr="00D505DE">
        <w:rPr>
          <w:rFonts w:asciiTheme="minorEastAsia" w:eastAsiaTheme="minorEastAsia" w:hAnsiTheme="minorEastAsia" w:hint="eastAsia"/>
          <w:sz w:val="20"/>
        </w:rPr>
        <w:t xml:space="preserve">일 이내에 </w:t>
      </w:r>
      <w:r w:rsidRPr="00D505DE">
        <w:rPr>
          <w:rFonts w:asciiTheme="minorEastAsia" w:eastAsiaTheme="minorEastAsia" w:hAnsiTheme="minorEastAsia"/>
          <w:sz w:val="20"/>
        </w:rPr>
        <w:t>‘</w:t>
      </w:r>
      <w:r w:rsidRPr="00D505DE">
        <w:rPr>
          <w:rFonts w:asciiTheme="minorEastAsia" w:eastAsiaTheme="minorEastAsia" w:hAnsiTheme="minorEastAsia" w:hint="eastAsia"/>
          <w:sz w:val="20"/>
        </w:rPr>
        <w:t>회사</w:t>
      </w:r>
      <w:r w:rsidRPr="00D505DE">
        <w:rPr>
          <w:rFonts w:asciiTheme="minorEastAsia" w:eastAsiaTheme="minorEastAsia" w:hAnsiTheme="minorEastAsia"/>
          <w:sz w:val="20"/>
        </w:rPr>
        <w:t>’</w:t>
      </w:r>
      <w:r w:rsidRPr="00D505DE">
        <w:rPr>
          <w:rFonts w:asciiTheme="minorEastAsia" w:eastAsiaTheme="minorEastAsia" w:hAnsiTheme="minorEastAsia" w:hint="eastAsia"/>
          <w:sz w:val="20"/>
        </w:rPr>
        <w:t>에 지급해야 한다.</w:t>
      </w:r>
    </w:p>
    <w:p w14:paraId="14A90272" w14:textId="5F6FBB65" w:rsidR="00F3287A" w:rsidRPr="00675D24" w:rsidRDefault="00F3287A" w:rsidP="009C1DB7">
      <w:pPr>
        <w:pStyle w:val="12"/>
        <w:spacing w:line="276" w:lineRule="auto"/>
        <w:rPr>
          <w:rFonts w:asciiTheme="minorEastAsia" w:eastAsiaTheme="minorEastAsia" w:hAnsiTheme="minorEastAsia"/>
          <w:sz w:val="20"/>
        </w:rPr>
      </w:pPr>
    </w:p>
    <w:p w14:paraId="5C7506E1" w14:textId="15749DE1" w:rsidR="00F3287A" w:rsidRPr="00D505DE" w:rsidRDefault="00F3287A" w:rsidP="009C1DB7">
      <w:pPr>
        <w:pStyle w:val="12"/>
        <w:spacing w:line="276" w:lineRule="auto"/>
        <w:rPr>
          <w:rFonts w:asciiTheme="minorEastAsia" w:eastAsiaTheme="minorEastAsia" w:hAnsiTheme="minorEastAsia"/>
          <w:b/>
          <w:sz w:val="20"/>
        </w:rPr>
      </w:pPr>
      <w:r w:rsidRPr="00D505DE">
        <w:rPr>
          <w:rFonts w:asciiTheme="minorEastAsia" w:eastAsiaTheme="minorEastAsia" w:hAnsiTheme="minorEastAsia" w:hint="eastAsia"/>
          <w:b/>
          <w:sz w:val="20"/>
        </w:rPr>
        <w:t>제</w:t>
      </w:r>
      <w:r w:rsidR="0026459D">
        <w:rPr>
          <w:rFonts w:asciiTheme="minorEastAsia" w:eastAsiaTheme="minorEastAsia" w:hAnsiTheme="minorEastAsia"/>
          <w:b/>
          <w:sz w:val="20"/>
        </w:rPr>
        <w:t>7</w:t>
      </w:r>
      <w:r w:rsidRPr="00D505DE">
        <w:rPr>
          <w:rFonts w:asciiTheme="minorEastAsia" w:eastAsiaTheme="minorEastAsia" w:hAnsiTheme="minorEastAsia" w:hint="eastAsia"/>
          <w:b/>
          <w:sz w:val="20"/>
        </w:rPr>
        <w:t xml:space="preserve">조 </w:t>
      </w:r>
      <w:r w:rsidRPr="00D505DE">
        <w:rPr>
          <w:rFonts w:asciiTheme="minorEastAsia" w:eastAsiaTheme="minorEastAsia" w:hAnsiTheme="minorEastAsia"/>
          <w:b/>
          <w:sz w:val="20"/>
        </w:rPr>
        <w:t>(</w:t>
      </w:r>
      <w:r w:rsidRPr="00D505DE">
        <w:rPr>
          <w:rFonts w:asciiTheme="minorEastAsia" w:eastAsiaTheme="minorEastAsia" w:hAnsiTheme="minorEastAsia" w:hint="eastAsia"/>
          <w:b/>
          <w:sz w:val="20"/>
        </w:rPr>
        <w:t>기타)</w:t>
      </w:r>
    </w:p>
    <w:p w14:paraId="6311E0F0" w14:textId="61A8D9F8" w:rsidR="00F3287A" w:rsidRPr="00D505DE" w:rsidRDefault="00F3287A" w:rsidP="006C3A5D">
      <w:pPr>
        <w:pStyle w:val="12"/>
        <w:numPr>
          <w:ilvl w:val="0"/>
          <w:numId w:val="24"/>
        </w:numPr>
        <w:spacing w:line="276" w:lineRule="auto"/>
        <w:rPr>
          <w:rFonts w:asciiTheme="minorEastAsia" w:eastAsiaTheme="minorEastAsia" w:hAnsiTheme="minorEastAsia"/>
          <w:sz w:val="20"/>
        </w:rPr>
      </w:pPr>
      <w:r w:rsidRPr="00D505DE">
        <w:rPr>
          <w:rFonts w:asciiTheme="minorEastAsia" w:eastAsiaTheme="minorEastAsia" w:hAnsiTheme="minorEastAsia" w:hint="eastAsia"/>
          <w:sz w:val="20"/>
        </w:rPr>
        <w:t xml:space="preserve">본 부속합의서의 계약기간은 별도의 정함이 없는 한 </w:t>
      </w:r>
      <w:r w:rsidRPr="00D505DE">
        <w:rPr>
          <w:rFonts w:asciiTheme="minorEastAsia" w:eastAsiaTheme="minorEastAsia" w:hAnsiTheme="minorEastAsia"/>
          <w:sz w:val="20"/>
        </w:rPr>
        <w:t>‘</w:t>
      </w:r>
      <w:r w:rsidRPr="00D505DE">
        <w:rPr>
          <w:rFonts w:asciiTheme="minorEastAsia" w:eastAsiaTheme="minorEastAsia" w:hAnsiTheme="minorEastAsia" w:hint="eastAsia"/>
          <w:sz w:val="20"/>
        </w:rPr>
        <w:t>본 계약</w:t>
      </w:r>
      <w:r w:rsidRPr="00D505DE">
        <w:rPr>
          <w:rFonts w:asciiTheme="minorEastAsia" w:eastAsiaTheme="minorEastAsia" w:hAnsiTheme="minorEastAsia"/>
          <w:sz w:val="20"/>
        </w:rPr>
        <w:t>’</w:t>
      </w:r>
      <w:r w:rsidRPr="00D505DE">
        <w:rPr>
          <w:rFonts w:asciiTheme="minorEastAsia" w:eastAsiaTheme="minorEastAsia" w:hAnsiTheme="minorEastAsia" w:hint="eastAsia"/>
          <w:sz w:val="20"/>
        </w:rPr>
        <w:t>의 계약기간에 따르며,</w:t>
      </w:r>
      <w:r w:rsidRPr="00D505DE">
        <w:rPr>
          <w:rFonts w:asciiTheme="minorEastAsia" w:eastAsiaTheme="minorEastAsia" w:hAnsiTheme="minorEastAsia"/>
          <w:sz w:val="20"/>
        </w:rPr>
        <w:t xml:space="preserve"> ‘</w:t>
      </w:r>
      <w:r w:rsidRPr="00D505DE">
        <w:rPr>
          <w:rFonts w:asciiTheme="minorEastAsia" w:eastAsiaTheme="minorEastAsia" w:hAnsiTheme="minorEastAsia" w:hint="eastAsia"/>
          <w:sz w:val="20"/>
        </w:rPr>
        <w:t>본 계약</w:t>
      </w:r>
      <w:r w:rsidRPr="00D505DE">
        <w:rPr>
          <w:rFonts w:asciiTheme="minorEastAsia" w:eastAsiaTheme="minorEastAsia" w:hAnsiTheme="minorEastAsia"/>
          <w:sz w:val="20"/>
        </w:rPr>
        <w:t>’</w:t>
      </w:r>
      <w:r w:rsidRPr="00D505DE">
        <w:rPr>
          <w:rFonts w:asciiTheme="minorEastAsia" w:eastAsiaTheme="minorEastAsia" w:hAnsiTheme="minorEastAsia" w:hint="eastAsia"/>
          <w:sz w:val="20"/>
        </w:rPr>
        <w:t>이 종료되는 경우 본 부속합의서는 자동으로 해지된다.</w:t>
      </w:r>
      <w:r w:rsidRPr="00D505DE">
        <w:rPr>
          <w:rFonts w:asciiTheme="minorEastAsia" w:eastAsiaTheme="minorEastAsia" w:hAnsiTheme="minorEastAsia"/>
          <w:sz w:val="20"/>
        </w:rPr>
        <w:t xml:space="preserve"> </w:t>
      </w:r>
    </w:p>
    <w:p w14:paraId="5B3C5D4A" w14:textId="3E9F6F81" w:rsidR="00F3287A" w:rsidRPr="00D505DE" w:rsidRDefault="00F3287A" w:rsidP="006C3A5D">
      <w:pPr>
        <w:pStyle w:val="12"/>
        <w:numPr>
          <w:ilvl w:val="0"/>
          <w:numId w:val="24"/>
        </w:numPr>
        <w:spacing w:line="276" w:lineRule="auto"/>
        <w:rPr>
          <w:rFonts w:asciiTheme="minorEastAsia" w:eastAsiaTheme="minorEastAsia" w:hAnsiTheme="minorEastAsia"/>
          <w:sz w:val="20"/>
        </w:rPr>
      </w:pPr>
      <w:r w:rsidRPr="00D505DE">
        <w:rPr>
          <w:rFonts w:asciiTheme="minorEastAsia" w:eastAsiaTheme="minorEastAsia" w:hAnsiTheme="minorEastAsia" w:hint="eastAsia"/>
          <w:sz w:val="20"/>
        </w:rPr>
        <w:t xml:space="preserve">본 부속합의서에서 정하지 아니한 사항은 </w:t>
      </w:r>
      <w:r w:rsidRPr="00D505DE">
        <w:rPr>
          <w:rFonts w:asciiTheme="minorEastAsia" w:eastAsiaTheme="minorEastAsia" w:hAnsiTheme="minorEastAsia"/>
          <w:sz w:val="20"/>
        </w:rPr>
        <w:t>‘</w:t>
      </w:r>
      <w:r w:rsidRPr="00D505DE">
        <w:rPr>
          <w:rFonts w:asciiTheme="minorEastAsia" w:eastAsiaTheme="minorEastAsia" w:hAnsiTheme="minorEastAsia" w:hint="eastAsia"/>
          <w:sz w:val="20"/>
        </w:rPr>
        <w:t>본 계약</w:t>
      </w:r>
      <w:r w:rsidRPr="00D505DE">
        <w:rPr>
          <w:rFonts w:asciiTheme="minorEastAsia" w:eastAsiaTheme="minorEastAsia" w:hAnsiTheme="minorEastAsia"/>
          <w:sz w:val="20"/>
        </w:rPr>
        <w:t>’</w:t>
      </w:r>
      <w:r w:rsidRPr="00D505DE">
        <w:rPr>
          <w:rFonts w:asciiTheme="minorEastAsia" w:eastAsiaTheme="minorEastAsia" w:hAnsiTheme="minorEastAsia" w:hint="eastAsia"/>
          <w:sz w:val="20"/>
        </w:rPr>
        <w:t>에 따르며,</w:t>
      </w:r>
      <w:r w:rsidRPr="00D505DE">
        <w:rPr>
          <w:rFonts w:asciiTheme="minorEastAsia" w:eastAsiaTheme="minorEastAsia" w:hAnsiTheme="minorEastAsia"/>
          <w:sz w:val="20"/>
        </w:rPr>
        <w:t xml:space="preserve"> </w:t>
      </w:r>
      <w:r w:rsidRPr="00D505DE">
        <w:rPr>
          <w:rFonts w:asciiTheme="minorEastAsia" w:eastAsiaTheme="minorEastAsia" w:hAnsiTheme="minorEastAsia" w:hint="eastAsia"/>
          <w:sz w:val="20"/>
        </w:rPr>
        <w:t xml:space="preserve">본 부속합의서와 </w:t>
      </w:r>
      <w:r w:rsidRPr="00D505DE">
        <w:rPr>
          <w:rFonts w:asciiTheme="minorEastAsia" w:eastAsiaTheme="minorEastAsia" w:hAnsiTheme="minorEastAsia"/>
          <w:sz w:val="20"/>
        </w:rPr>
        <w:t>‘</w:t>
      </w:r>
      <w:r w:rsidRPr="00D505DE">
        <w:rPr>
          <w:rFonts w:asciiTheme="minorEastAsia" w:eastAsiaTheme="minorEastAsia" w:hAnsiTheme="minorEastAsia" w:hint="eastAsia"/>
          <w:sz w:val="20"/>
        </w:rPr>
        <w:t>본 계약</w:t>
      </w:r>
      <w:r w:rsidRPr="00D505DE">
        <w:rPr>
          <w:rFonts w:asciiTheme="minorEastAsia" w:eastAsiaTheme="minorEastAsia" w:hAnsiTheme="minorEastAsia"/>
          <w:sz w:val="20"/>
        </w:rPr>
        <w:t>’</w:t>
      </w:r>
      <w:r w:rsidRPr="00D505DE">
        <w:rPr>
          <w:rFonts w:asciiTheme="minorEastAsia" w:eastAsiaTheme="minorEastAsia" w:hAnsiTheme="minorEastAsia" w:hint="eastAsia"/>
          <w:sz w:val="20"/>
        </w:rPr>
        <w:t>의 내용이 상충되는 경우 부속합의서의 내용이 우선한다</w:t>
      </w:r>
      <w:r w:rsidRPr="00D505DE">
        <w:rPr>
          <w:rFonts w:asciiTheme="minorEastAsia" w:eastAsiaTheme="minorEastAsia" w:hAnsiTheme="minorEastAsia"/>
          <w:sz w:val="20"/>
        </w:rPr>
        <w:t>.</w:t>
      </w:r>
    </w:p>
    <w:p w14:paraId="0585720C" w14:textId="6B74FA18" w:rsidR="00F3287A" w:rsidRPr="00D505DE" w:rsidRDefault="00F3287A" w:rsidP="009C1DB7">
      <w:pPr>
        <w:pStyle w:val="12"/>
        <w:spacing w:line="276" w:lineRule="auto"/>
        <w:rPr>
          <w:rFonts w:asciiTheme="minorEastAsia" w:eastAsiaTheme="minorEastAsia" w:hAnsiTheme="minorEastAsia"/>
          <w:sz w:val="20"/>
        </w:rPr>
      </w:pPr>
    </w:p>
    <w:p w14:paraId="01AB4C5B" w14:textId="5F331751" w:rsidR="00F3287A" w:rsidRPr="00D505DE" w:rsidRDefault="00F3287A" w:rsidP="009C1DB7">
      <w:pPr>
        <w:pStyle w:val="12"/>
        <w:spacing w:line="276" w:lineRule="auto"/>
        <w:rPr>
          <w:rFonts w:asciiTheme="minorEastAsia" w:eastAsiaTheme="minorEastAsia" w:hAnsiTheme="minorEastAsia"/>
          <w:sz w:val="20"/>
        </w:rPr>
      </w:pPr>
    </w:p>
    <w:p w14:paraId="3C4FF6D0" w14:textId="5477D201" w:rsidR="00031CBE" w:rsidRPr="00D505DE" w:rsidRDefault="00031CBE">
      <w:pPr>
        <w:widowControl/>
        <w:wordWrap/>
        <w:adjustRightInd/>
        <w:spacing w:after="160" w:line="259" w:lineRule="auto"/>
        <w:textAlignment w:val="auto"/>
        <w:rPr>
          <w:rFonts w:asciiTheme="minorEastAsia" w:eastAsiaTheme="minorEastAsia" w:hAnsiTheme="minorEastAsia"/>
          <w:kern w:val="2"/>
          <w:szCs w:val="18"/>
        </w:rPr>
      </w:pPr>
    </w:p>
    <w:sectPr w:rsidR="00031CBE" w:rsidRPr="00D505DE" w:rsidSect="0033588B">
      <w:footerReference w:type="default" r:id="rId21"/>
      <w:pgSz w:w="11906" w:h="16838"/>
      <w:pgMar w:top="720" w:right="720" w:bottom="720" w:left="720" w:header="851" w:footer="992" w:gutter="0"/>
      <w:cols w:space="425"/>
      <w:docGrid w:linePitch="27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김현주 (Hyunjoo Kim)" w:date="2025-09-24T11:26:00Z" w:initials="김(K">
    <w:p w14:paraId="3871063F" w14:textId="1BB181C4" w:rsidR="00311882" w:rsidRDefault="00311882">
      <w:pPr>
        <w:pStyle w:val="ae"/>
        <w:rPr>
          <w:rFonts w:hint="eastAsia"/>
        </w:rPr>
      </w:pPr>
      <w:r>
        <w:rPr>
          <w:rStyle w:val="ad"/>
        </w:rPr>
        <w:annotationRef/>
      </w:r>
      <w:r>
        <w:rPr>
          <w:rFonts w:hint="eastAsia"/>
        </w:rPr>
        <w:t>지연이자율이</w:t>
      </w:r>
      <w:r>
        <w:rPr>
          <w:rFonts w:hint="eastAsia"/>
        </w:rPr>
        <w:t xml:space="preserve"> </w:t>
      </w:r>
      <w:r>
        <w:rPr>
          <w:rFonts w:hint="eastAsia"/>
        </w:rPr>
        <w:t>연</w:t>
      </w:r>
      <w:r>
        <w:rPr>
          <w:rFonts w:hint="eastAsia"/>
        </w:rPr>
        <w:t xml:space="preserve"> </w:t>
      </w:r>
      <w:r>
        <w:t>18%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너무</w:t>
      </w:r>
      <w:r>
        <w:rPr>
          <w:rFonts w:hint="eastAsia"/>
        </w:rPr>
        <w:t xml:space="preserve"> </w:t>
      </w:r>
      <w:r>
        <w:rPr>
          <w:rFonts w:hint="eastAsia"/>
        </w:rPr>
        <w:t>높습니다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상법상</w:t>
      </w:r>
      <w:r>
        <w:rPr>
          <w:rFonts w:hint="eastAsia"/>
        </w:rPr>
        <w:t xml:space="preserve"> </w:t>
      </w:r>
      <w:r>
        <w:rPr>
          <w:rFonts w:hint="eastAsia"/>
        </w:rPr>
        <w:t>지연이율인</w:t>
      </w:r>
      <w:r>
        <w:rPr>
          <w:rFonts w:hint="eastAsia"/>
        </w:rPr>
        <w:t xml:space="preserve"> </w:t>
      </w:r>
      <w:r>
        <w:rPr>
          <w:rFonts w:hint="eastAsia"/>
        </w:rPr>
        <w:t>연</w:t>
      </w:r>
      <w:r>
        <w:rPr>
          <w:rFonts w:hint="eastAsia"/>
        </w:rPr>
        <w:t>6</w:t>
      </w:r>
      <w:r>
        <w:t>%, 0.5%(</w:t>
      </w:r>
      <w:r>
        <w:rPr>
          <w:rFonts w:hint="eastAsia"/>
        </w:rPr>
        <w:t>달</w:t>
      </w:r>
      <w:r>
        <w:rPr>
          <w:rFonts w:hint="eastAsia"/>
        </w:rPr>
        <w:t>)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수정하시기</w:t>
      </w:r>
      <w:r>
        <w:rPr>
          <w:rFonts w:hint="eastAsia"/>
        </w:rPr>
        <w:t xml:space="preserve"> </w:t>
      </w:r>
      <w:r>
        <w:rPr>
          <w:rFonts w:hint="eastAsia"/>
        </w:rPr>
        <w:t>바랍니다</w:t>
      </w:r>
      <w:r>
        <w:rPr>
          <w:rFonts w:hint="eastAsia"/>
        </w:rPr>
        <w:t>.</w:t>
      </w:r>
      <w:r>
        <w:t xml:space="preserve"> </w:t>
      </w:r>
    </w:p>
  </w:comment>
  <w:comment w:id="3" w:author="김현주 (Hyunjoo Kim)" w:date="2025-09-24T13:12:00Z" w:initials="김(K">
    <w:p w14:paraId="517E0094" w14:textId="5DCE3E90" w:rsidR="00DB39EB" w:rsidRDefault="00DB39EB">
      <w:pPr>
        <w:pStyle w:val="ae"/>
        <w:rPr>
          <w:rFonts w:hint="eastAsia"/>
        </w:rPr>
      </w:pPr>
      <w:r>
        <w:rPr>
          <w:rStyle w:val="ad"/>
        </w:rPr>
        <w:annotationRef/>
      </w:r>
      <w:r>
        <w:rPr>
          <w:rFonts w:hint="eastAsia"/>
        </w:rPr>
        <w:t>연체일수를</w:t>
      </w:r>
      <w:r>
        <w:rPr>
          <w:rFonts w:hint="eastAsia"/>
        </w:rPr>
        <w:t xml:space="preserve"> </w:t>
      </w:r>
      <w:r>
        <w:t>60</w:t>
      </w:r>
      <w:r>
        <w:rPr>
          <w:rFonts w:hint="eastAsia"/>
        </w:rPr>
        <w:t>일로</w:t>
      </w:r>
      <w:r>
        <w:rPr>
          <w:rFonts w:hint="eastAsia"/>
        </w:rPr>
        <w:t xml:space="preserve"> </w:t>
      </w:r>
      <w:r>
        <w:rPr>
          <w:rFonts w:hint="eastAsia"/>
        </w:rPr>
        <w:t>수정하였습니다</w:t>
      </w:r>
      <w:r>
        <w:rPr>
          <w:rFonts w:hint="eastAsia"/>
        </w:rPr>
        <w:t>.</w:t>
      </w:r>
      <w: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3871063F" w15:done="0"/>
  <w15:commentEx w15:paraId="517E009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3871063F" w16cid:durableId="2C7E53EF"/>
  <w16cid:commentId w16cid:paraId="517E0094" w16cid:durableId="2C7E6CD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810082" w14:textId="77777777" w:rsidR="009D7BE9" w:rsidRDefault="009D7BE9">
      <w:pPr>
        <w:spacing w:line="240" w:lineRule="auto"/>
      </w:pPr>
      <w:r>
        <w:separator/>
      </w:r>
    </w:p>
  </w:endnote>
  <w:endnote w:type="continuationSeparator" w:id="0">
    <w:p w14:paraId="7DA73683" w14:textId="77777777" w:rsidR="009D7BE9" w:rsidRDefault="009D7B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/">
    <w:panose1 w:val="00000000000000000000"/>
    <w:charset w:val="00"/>
    <w:family w:val="roman"/>
    <w:notTrueType/>
    <w:pitch w:val="default"/>
  </w:font>
  <w:font w:name="Noto Sans Korean Regular">
    <w:altName w:val="맑은 고딕"/>
    <w:panose1 w:val="00000000000000000000"/>
    <w:charset w:val="81"/>
    <w:family w:val="swiss"/>
    <w:notTrueType/>
    <w:pitch w:val="variable"/>
    <w:sig w:usb0="00000000" w:usb1="2BDF3C10" w:usb2="00000016" w:usb3="00000000" w:csb0="002E0107" w:csb1="00000000"/>
  </w:font>
  <w:font w:name="Noto Sans Korean Light">
    <w:altName w:val="맑은 고딕"/>
    <w:panose1 w:val="00000000000000000000"/>
    <w:charset w:val="81"/>
    <w:family w:val="swiss"/>
    <w:notTrueType/>
    <w:pitch w:val="variable"/>
    <w:sig w:usb0="00000000" w:usb1="2BDF3C10" w:usb2="00000016" w:usb3="00000000" w:csb0="002E0107" w:csb1="00000000"/>
  </w:font>
  <w:font w:name="Noto Sans Korean Bold">
    <w:altName w:val="맑은 고딕"/>
    <w:charset w:val="81"/>
    <w:family w:val="auto"/>
    <w:pitch w:val="variable"/>
    <w:sig w:usb0="00000000" w:usb1="2BDF3C10" w:usb2="00000016" w:usb3="00000000" w:csb0="002E0107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55255A" w14:textId="59806C1C" w:rsidR="00187D5E" w:rsidRDefault="00187D5E" w:rsidP="006F3BEB">
    <w:pPr>
      <w:pStyle w:val="ab"/>
      <w:jc w:val="center"/>
    </w:pP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214E99">
      <w:rPr>
        <w:b/>
        <w:bCs/>
        <w:noProof/>
      </w:rPr>
      <w:t>5</w:t>
    </w:r>
    <w:r>
      <w:rPr>
        <w:b/>
        <w:bCs/>
        <w:sz w:val="24"/>
        <w:szCs w:val="24"/>
      </w:rPr>
      <w:fldChar w:fldCharType="end"/>
    </w:r>
    <w:r>
      <w:rPr>
        <w:lang w:val="ko-KR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214E99">
      <w:rPr>
        <w:b/>
        <w:bCs/>
        <w:noProof/>
      </w:rPr>
      <w:t>11</w:t>
    </w:r>
    <w:r>
      <w:rPr>
        <w:b/>
        <w:bCs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149A00" w14:textId="77777777" w:rsidR="009D7BE9" w:rsidRDefault="009D7BE9">
      <w:pPr>
        <w:spacing w:line="240" w:lineRule="auto"/>
      </w:pPr>
      <w:r>
        <w:separator/>
      </w:r>
    </w:p>
  </w:footnote>
  <w:footnote w:type="continuationSeparator" w:id="0">
    <w:p w14:paraId="52AC86A3" w14:textId="77777777" w:rsidR="009D7BE9" w:rsidRDefault="009D7BE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DA3DA6"/>
    <w:multiLevelType w:val="hybridMultilevel"/>
    <w:tmpl w:val="149E6894"/>
    <w:lvl w:ilvl="0" w:tplc="04090011">
      <w:start w:val="1"/>
      <w:numFmt w:val="decimalEnclosedCircle"/>
      <w:lvlText w:val="%1"/>
      <w:lvlJc w:val="left"/>
      <w:pPr>
        <w:ind w:left="542" w:hanging="400"/>
      </w:pPr>
      <w:rPr>
        <w:b w:val="0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" w15:restartNumberingAfterBreak="0">
    <w:nsid w:val="09DD0C4C"/>
    <w:multiLevelType w:val="hybridMultilevel"/>
    <w:tmpl w:val="B498C64A"/>
    <w:lvl w:ilvl="0" w:tplc="BB044272">
      <w:start w:val="1"/>
      <w:numFmt w:val="decimalEnclosedCircle"/>
      <w:lvlText w:val="%1"/>
      <w:lvlJc w:val="left"/>
      <w:pPr>
        <w:ind w:left="542" w:hanging="400"/>
      </w:pPr>
      <w:rPr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2" w15:restartNumberingAfterBreak="0">
    <w:nsid w:val="1CEB14DA"/>
    <w:multiLevelType w:val="hybridMultilevel"/>
    <w:tmpl w:val="881C24F2"/>
    <w:lvl w:ilvl="0" w:tplc="04090011">
      <w:start w:val="1"/>
      <w:numFmt w:val="decimalEnclosedCircle"/>
      <w:lvlText w:val="%1"/>
      <w:lvlJc w:val="left"/>
      <w:pPr>
        <w:ind w:left="542" w:hanging="400"/>
      </w:p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3" w15:restartNumberingAfterBreak="0">
    <w:nsid w:val="22D500D3"/>
    <w:multiLevelType w:val="hybridMultilevel"/>
    <w:tmpl w:val="2B40B50E"/>
    <w:lvl w:ilvl="0" w:tplc="04090011">
      <w:start w:val="1"/>
      <w:numFmt w:val="decimalEnclosedCircle"/>
      <w:lvlText w:val="%1"/>
      <w:lvlJc w:val="left"/>
      <w:pPr>
        <w:ind w:left="542" w:hanging="400"/>
      </w:p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4" w15:restartNumberingAfterBreak="0">
    <w:nsid w:val="27580A85"/>
    <w:multiLevelType w:val="hybridMultilevel"/>
    <w:tmpl w:val="881C24F2"/>
    <w:lvl w:ilvl="0" w:tplc="04090011">
      <w:start w:val="1"/>
      <w:numFmt w:val="decimalEnclosedCircle"/>
      <w:lvlText w:val="%1"/>
      <w:lvlJc w:val="left"/>
      <w:pPr>
        <w:ind w:left="542" w:hanging="400"/>
      </w:p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5" w15:restartNumberingAfterBreak="0">
    <w:nsid w:val="29CF3761"/>
    <w:multiLevelType w:val="hybridMultilevel"/>
    <w:tmpl w:val="149E6894"/>
    <w:lvl w:ilvl="0" w:tplc="04090011">
      <w:start w:val="1"/>
      <w:numFmt w:val="decimalEnclosedCircle"/>
      <w:lvlText w:val="%1"/>
      <w:lvlJc w:val="left"/>
      <w:pPr>
        <w:ind w:left="542" w:hanging="400"/>
      </w:pPr>
      <w:rPr>
        <w:b w:val="0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6" w15:restartNumberingAfterBreak="0">
    <w:nsid w:val="2B8D6AF4"/>
    <w:multiLevelType w:val="hybridMultilevel"/>
    <w:tmpl w:val="F92CD842"/>
    <w:lvl w:ilvl="0" w:tplc="C486FC84">
      <w:start w:val="1"/>
      <w:numFmt w:val="decimalEnclosedCircle"/>
      <w:pStyle w:val="1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C73719A"/>
    <w:multiLevelType w:val="hybridMultilevel"/>
    <w:tmpl w:val="F0C2E270"/>
    <w:lvl w:ilvl="0" w:tplc="CCB82BA8">
      <w:start w:val="1"/>
      <w:numFmt w:val="decimalEnclosedCircle"/>
      <w:lvlText w:val="%1"/>
      <w:lvlJc w:val="left"/>
      <w:pPr>
        <w:ind w:left="542" w:hanging="400"/>
      </w:pPr>
      <w:rPr>
        <w:rFonts w:hint="eastAsia"/>
        <w:b w:val="0"/>
      </w:rPr>
    </w:lvl>
    <w:lvl w:ilvl="1" w:tplc="0409000F">
      <w:start w:val="1"/>
      <w:numFmt w:val="decimal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8" w15:restartNumberingAfterBreak="0">
    <w:nsid w:val="31415835"/>
    <w:multiLevelType w:val="hybridMultilevel"/>
    <w:tmpl w:val="881C24F2"/>
    <w:lvl w:ilvl="0" w:tplc="04090011">
      <w:start w:val="1"/>
      <w:numFmt w:val="decimalEnclosedCircle"/>
      <w:lvlText w:val="%1"/>
      <w:lvlJc w:val="left"/>
      <w:pPr>
        <w:ind w:left="542" w:hanging="400"/>
      </w:p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9" w15:restartNumberingAfterBreak="0">
    <w:nsid w:val="321E7305"/>
    <w:multiLevelType w:val="hybridMultilevel"/>
    <w:tmpl w:val="93768B50"/>
    <w:lvl w:ilvl="0" w:tplc="7012F8E8">
      <w:start w:val="1"/>
      <w:numFmt w:val="decimal"/>
      <w:lvlText w:val="제%1조"/>
      <w:lvlJc w:val="left"/>
      <w:pPr>
        <w:ind w:left="400" w:hanging="400"/>
      </w:pPr>
      <w:rPr>
        <w:rFonts w:hint="default"/>
        <w:b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0" w15:restartNumberingAfterBreak="0">
    <w:nsid w:val="37130D5B"/>
    <w:multiLevelType w:val="hybridMultilevel"/>
    <w:tmpl w:val="035416FC"/>
    <w:lvl w:ilvl="0" w:tplc="29EE1712">
      <w:start w:val="1"/>
      <w:numFmt w:val="decimal"/>
      <w:lvlText w:val="%1."/>
      <w:lvlJc w:val="left"/>
      <w:pPr>
        <w:ind w:left="942" w:hanging="400"/>
      </w:pPr>
      <w:rPr>
        <w:b w:val="0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342" w:hanging="400"/>
      </w:pPr>
    </w:lvl>
    <w:lvl w:ilvl="2" w:tplc="0409001B" w:tentative="1">
      <w:start w:val="1"/>
      <w:numFmt w:val="lowerRoman"/>
      <w:lvlText w:val="%3."/>
      <w:lvlJc w:val="right"/>
      <w:pPr>
        <w:ind w:left="1742" w:hanging="400"/>
      </w:pPr>
    </w:lvl>
    <w:lvl w:ilvl="3" w:tplc="0409000F" w:tentative="1">
      <w:start w:val="1"/>
      <w:numFmt w:val="decimal"/>
      <w:lvlText w:val="%4."/>
      <w:lvlJc w:val="left"/>
      <w:pPr>
        <w:ind w:left="2142" w:hanging="400"/>
      </w:pPr>
    </w:lvl>
    <w:lvl w:ilvl="4" w:tplc="04090019" w:tentative="1">
      <w:start w:val="1"/>
      <w:numFmt w:val="upperLetter"/>
      <w:lvlText w:val="%5."/>
      <w:lvlJc w:val="left"/>
      <w:pPr>
        <w:ind w:left="2542" w:hanging="400"/>
      </w:pPr>
    </w:lvl>
    <w:lvl w:ilvl="5" w:tplc="0409001B" w:tentative="1">
      <w:start w:val="1"/>
      <w:numFmt w:val="lowerRoman"/>
      <w:lvlText w:val="%6."/>
      <w:lvlJc w:val="right"/>
      <w:pPr>
        <w:ind w:left="2942" w:hanging="400"/>
      </w:pPr>
    </w:lvl>
    <w:lvl w:ilvl="6" w:tplc="0409000F" w:tentative="1">
      <w:start w:val="1"/>
      <w:numFmt w:val="decimal"/>
      <w:lvlText w:val="%7."/>
      <w:lvlJc w:val="left"/>
      <w:pPr>
        <w:ind w:left="3342" w:hanging="400"/>
      </w:pPr>
    </w:lvl>
    <w:lvl w:ilvl="7" w:tplc="04090019" w:tentative="1">
      <w:start w:val="1"/>
      <w:numFmt w:val="upperLetter"/>
      <w:lvlText w:val="%8."/>
      <w:lvlJc w:val="left"/>
      <w:pPr>
        <w:ind w:left="3742" w:hanging="400"/>
      </w:pPr>
    </w:lvl>
    <w:lvl w:ilvl="8" w:tplc="0409001B" w:tentative="1">
      <w:start w:val="1"/>
      <w:numFmt w:val="lowerRoman"/>
      <w:lvlText w:val="%9."/>
      <w:lvlJc w:val="right"/>
      <w:pPr>
        <w:ind w:left="4142" w:hanging="400"/>
      </w:pPr>
    </w:lvl>
  </w:abstractNum>
  <w:abstractNum w:abstractNumId="11" w15:restartNumberingAfterBreak="0">
    <w:nsid w:val="37881721"/>
    <w:multiLevelType w:val="hybridMultilevel"/>
    <w:tmpl w:val="EDF67E98"/>
    <w:lvl w:ilvl="0" w:tplc="04090011">
      <w:start w:val="1"/>
      <w:numFmt w:val="decimalEnclosedCircle"/>
      <w:lvlText w:val="%1"/>
      <w:lvlJc w:val="left"/>
      <w:pPr>
        <w:ind w:left="426" w:hanging="400"/>
      </w:pPr>
    </w:lvl>
    <w:lvl w:ilvl="1" w:tplc="04090019">
      <w:start w:val="1"/>
      <w:numFmt w:val="upperLetter"/>
      <w:lvlText w:val="%2."/>
      <w:lvlJc w:val="left"/>
      <w:pPr>
        <w:ind w:left="826" w:hanging="400"/>
      </w:pPr>
    </w:lvl>
    <w:lvl w:ilvl="2" w:tplc="0409001B" w:tentative="1">
      <w:start w:val="1"/>
      <w:numFmt w:val="lowerRoman"/>
      <w:lvlText w:val="%3."/>
      <w:lvlJc w:val="right"/>
      <w:pPr>
        <w:ind w:left="1226" w:hanging="400"/>
      </w:pPr>
    </w:lvl>
    <w:lvl w:ilvl="3" w:tplc="0409000F" w:tentative="1">
      <w:start w:val="1"/>
      <w:numFmt w:val="decimal"/>
      <w:lvlText w:val="%4."/>
      <w:lvlJc w:val="left"/>
      <w:pPr>
        <w:ind w:left="1626" w:hanging="400"/>
      </w:pPr>
    </w:lvl>
    <w:lvl w:ilvl="4" w:tplc="04090019" w:tentative="1">
      <w:start w:val="1"/>
      <w:numFmt w:val="upperLetter"/>
      <w:lvlText w:val="%5."/>
      <w:lvlJc w:val="left"/>
      <w:pPr>
        <w:ind w:left="2026" w:hanging="400"/>
      </w:pPr>
    </w:lvl>
    <w:lvl w:ilvl="5" w:tplc="0409001B" w:tentative="1">
      <w:start w:val="1"/>
      <w:numFmt w:val="lowerRoman"/>
      <w:lvlText w:val="%6."/>
      <w:lvlJc w:val="right"/>
      <w:pPr>
        <w:ind w:left="2426" w:hanging="400"/>
      </w:pPr>
    </w:lvl>
    <w:lvl w:ilvl="6" w:tplc="0409000F" w:tentative="1">
      <w:start w:val="1"/>
      <w:numFmt w:val="decimal"/>
      <w:lvlText w:val="%7."/>
      <w:lvlJc w:val="left"/>
      <w:pPr>
        <w:ind w:left="2826" w:hanging="400"/>
      </w:pPr>
    </w:lvl>
    <w:lvl w:ilvl="7" w:tplc="04090019" w:tentative="1">
      <w:start w:val="1"/>
      <w:numFmt w:val="upperLetter"/>
      <w:lvlText w:val="%8."/>
      <w:lvlJc w:val="left"/>
      <w:pPr>
        <w:ind w:left="3226" w:hanging="400"/>
      </w:pPr>
    </w:lvl>
    <w:lvl w:ilvl="8" w:tplc="0409001B" w:tentative="1">
      <w:start w:val="1"/>
      <w:numFmt w:val="lowerRoman"/>
      <w:lvlText w:val="%9."/>
      <w:lvlJc w:val="right"/>
      <w:pPr>
        <w:ind w:left="3626" w:hanging="400"/>
      </w:pPr>
    </w:lvl>
  </w:abstractNum>
  <w:abstractNum w:abstractNumId="12" w15:restartNumberingAfterBreak="0">
    <w:nsid w:val="3BF20232"/>
    <w:multiLevelType w:val="hybridMultilevel"/>
    <w:tmpl w:val="B6243B34"/>
    <w:lvl w:ilvl="0" w:tplc="04090011">
      <w:start w:val="1"/>
      <w:numFmt w:val="decimalEnclosedCircle"/>
      <w:lvlText w:val="%1"/>
      <w:lvlJc w:val="left"/>
      <w:pPr>
        <w:ind w:left="542" w:hanging="400"/>
      </w:pPr>
      <w:rPr>
        <w:b w:val="0"/>
      </w:rPr>
    </w:lvl>
    <w:lvl w:ilvl="1" w:tplc="0409000F">
      <w:start w:val="1"/>
      <w:numFmt w:val="decimal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3" w15:restartNumberingAfterBreak="0">
    <w:nsid w:val="3D91325A"/>
    <w:multiLevelType w:val="hybridMultilevel"/>
    <w:tmpl w:val="38B017D6"/>
    <w:lvl w:ilvl="0" w:tplc="AA9493FC">
      <w:start w:val="1"/>
      <w:numFmt w:val="decimalEnclosedCircle"/>
      <w:pStyle w:val="10"/>
      <w:lvlText w:val="%1"/>
      <w:lvlJc w:val="left"/>
      <w:pPr>
        <w:ind w:left="826" w:hanging="40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F7F03DC2">
      <w:start w:val="1"/>
      <w:numFmt w:val="upperLetter"/>
      <w:lvlText w:val="%2."/>
      <w:lvlJc w:val="left"/>
      <w:pPr>
        <w:ind w:left="1226" w:hanging="400"/>
      </w:pPr>
    </w:lvl>
    <w:lvl w:ilvl="2" w:tplc="58402412">
      <w:start w:val="1"/>
      <w:numFmt w:val="bullet"/>
      <w:lvlText w:val=""/>
      <w:lvlJc w:val="left"/>
      <w:pPr>
        <w:ind w:left="1586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14" w15:restartNumberingAfterBreak="0">
    <w:nsid w:val="406760B8"/>
    <w:multiLevelType w:val="hybridMultilevel"/>
    <w:tmpl w:val="881C24F2"/>
    <w:lvl w:ilvl="0" w:tplc="04090011">
      <w:start w:val="1"/>
      <w:numFmt w:val="decimalEnclosedCircle"/>
      <w:lvlText w:val="%1"/>
      <w:lvlJc w:val="left"/>
      <w:pPr>
        <w:ind w:left="542" w:hanging="400"/>
      </w:p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5" w15:restartNumberingAfterBreak="0">
    <w:nsid w:val="447D37E5"/>
    <w:multiLevelType w:val="hybridMultilevel"/>
    <w:tmpl w:val="310603B8"/>
    <w:lvl w:ilvl="0" w:tplc="0409000F">
      <w:start w:val="1"/>
      <w:numFmt w:val="decimal"/>
      <w:lvlText w:val="%1."/>
      <w:lvlJc w:val="left"/>
      <w:pPr>
        <w:ind w:left="942" w:hanging="40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42" w:hanging="400"/>
      </w:pPr>
    </w:lvl>
    <w:lvl w:ilvl="2" w:tplc="0409001B" w:tentative="1">
      <w:start w:val="1"/>
      <w:numFmt w:val="lowerRoman"/>
      <w:lvlText w:val="%3."/>
      <w:lvlJc w:val="right"/>
      <w:pPr>
        <w:ind w:left="1742" w:hanging="400"/>
      </w:pPr>
    </w:lvl>
    <w:lvl w:ilvl="3" w:tplc="0409000F" w:tentative="1">
      <w:start w:val="1"/>
      <w:numFmt w:val="decimal"/>
      <w:lvlText w:val="%4."/>
      <w:lvlJc w:val="left"/>
      <w:pPr>
        <w:ind w:left="2142" w:hanging="400"/>
      </w:pPr>
    </w:lvl>
    <w:lvl w:ilvl="4" w:tplc="04090019" w:tentative="1">
      <w:start w:val="1"/>
      <w:numFmt w:val="upperLetter"/>
      <w:lvlText w:val="%5."/>
      <w:lvlJc w:val="left"/>
      <w:pPr>
        <w:ind w:left="2542" w:hanging="400"/>
      </w:pPr>
    </w:lvl>
    <w:lvl w:ilvl="5" w:tplc="0409001B" w:tentative="1">
      <w:start w:val="1"/>
      <w:numFmt w:val="lowerRoman"/>
      <w:lvlText w:val="%6."/>
      <w:lvlJc w:val="right"/>
      <w:pPr>
        <w:ind w:left="2942" w:hanging="400"/>
      </w:pPr>
    </w:lvl>
    <w:lvl w:ilvl="6" w:tplc="0409000F" w:tentative="1">
      <w:start w:val="1"/>
      <w:numFmt w:val="decimal"/>
      <w:lvlText w:val="%7."/>
      <w:lvlJc w:val="left"/>
      <w:pPr>
        <w:ind w:left="3342" w:hanging="400"/>
      </w:pPr>
    </w:lvl>
    <w:lvl w:ilvl="7" w:tplc="04090019" w:tentative="1">
      <w:start w:val="1"/>
      <w:numFmt w:val="upperLetter"/>
      <w:lvlText w:val="%8."/>
      <w:lvlJc w:val="left"/>
      <w:pPr>
        <w:ind w:left="3742" w:hanging="400"/>
      </w:pPr>
    </w:lvl>
    <w:lvl w:ilvl="8" w:tplc="0409001B" w:tentative="1">
      <w:start w:val="1"/>
      <w:numFmt w:val="lowerRoman"/>
      <w:lvlText w:val="%9."/>
      <w:lvlJc w:val="right"/>
      <w:pPr>
        <w:ind w:left="4142" w:hanging="400"/>
      </w:pPr>
    </w:lvl>
  </w:abstractNum>
  <w:abstractNum w:abstractNumId="16" w15:restartNumberingAfterBreak="0">
    <w:nsid w:val="44AE092E"/>
    <w:multiLevelType w:val="hybridMultilevel"/>
    <w:tmpl w:val="47005734"/>
    <w:lvl w:ilvl="0" w:tplc="180A9BA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46600C1B"/>
    <w:multiLevelType w:val="hybridMultilevel"/>
    <w:tmpl w:val="2B40B50E"/>
    <w:lvl w:ilvl="0" w:tplc="04090011">
      <w:start w:val="1"/>
      <w:numFmt w:val="decimalEnclosedCircle"/>
      <w:lvlText w:val="%1"/>
      <w:lvlJc w:val="left"/>
      <w:pPr>
        <w:ind w:left="542" w:hanging="400"/>
      </w:p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8" w15:restartNumberingAfterBreak="0">
    <w:nsid w:val="4E4E3EDD"/>
    <w:multiLevelType w:val="hybridMultilevel"/>
    <w:tmpl w:val="881C24F2"/>
    <w:lvl w:ilvl="0" w:tplc="04090011">
      <w:start w:val="1"/>
      <w:numFmt w:val="decimalEnclosedCircle"/>
      <w:lvlText w:val="%1"/>
      <w:lvlJc w:val="left"/>
      <w:pPr>
        <w:ind w:left="542" w:hanging="400"/>
      </w:p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9" w15:restartNumberingAfterBreak="0">
    <w:nsid w:val="58381522"/>
    <w:multiLevelType w:val="hybridMultilevel"/>
    <w:tmpl w:val="B6243B34"/>
    <w:lvl w:ilvl="0" w:tplc="04090011">
      <w:start w:val="1"/>
      <w:numFmt w:val="decimalEnclosedCircle"/>
      <w:lvlText w:val="%1"/>
      <w:lvlJc w:val="left"/>
      <w:pPr>
        <w:ind w:left="542" w:hanging="400"/>
      </w:pPr>
      <w:rPr>
        <w:b w:val="0"/>
      </w:rPr>
    </w:lvl>
    <w:lvl w:ilvl="1" w:tplc="0409000F">
      <w:start w:val="1"/>
      <w:numFmt w:val="decimal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20" w15:restartNumberingAfterBreak="0">
    <w:nsid w:val="5F146007"/>
    <w:multiLevelType w:val="hybridMultilevel"/>
    <w:tmpl w:val="82080D06"/>
    <w:lvl w:ilvl="0" w:tplc="F15C1A6C">
      <w:start w:val="1"/>
      <w:numFmt w:val="decimal"/>
      <w:lvlText w:val="%1."/>
      <w:lvlJc w:val="left"/>
      <w:pPr>
        <w:ind w:left="760" w:hanging="360"/>
      </w:pPr>
      <w:rPr>
        <w:rFonts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617A5992"/>
    <w:multiLevelType w:val="hybridMultilevel"/>
    <w:tmpl w:val="881C24F2"/>
    <w:lvl w:ilvl="0" w:tplc="04090011">
      <w:start w:val="1"/>
      <w:numFmt w:val="decimalEnclosedCircle"/>
      <w:lvlText w:val="%1"/>
      <w:lvlJc w:val="left"/>
      <w:pPr>
        <w:ind w:left="542" w:hanging="400"/>
      </w:p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22" w15:restartNumberingAfterBreak="0">
    <w:nsid w:val="661863E0"/>
    <w:multiLevelType w:val="hybridMultilevel"/>
    <w:tmpl w:val="881C24F2"/>
    <w:lvl w:ilvl="0" w:tplc="04090011">
      <w:start w:val="1"/>
      <w:numFmt w:val="decimalEnclosedCircle"/>
      <w:lvlText w:val="%1"/>
      <w:lvlJc w:val="left"/>
      <w:pPr>
        <w:ind w:left="542" w:hanging="400"/>
      </w:p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23" w15:restartNumberingAfterBreak="0">
    <w:nsid w:val="6CD507D8"/>
    <w:multiLevelType w:val="hybridMultilevel"/>
    <w:tmpl w:val="0B4A992A"/>
    <w:lvl w:ilvl="0" w:tplc="E17A9816">
      <w:start w:val="1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24" w15:restartNumberingAfterBreak="0">
    <w:nsid w:val="71324F5E"/>
    <w:multiLevelType w:val="hybridMultilevel"/>
    <w:tmpl w:val="0B4A992A"/>
    <w:lvl w:ilvl="0" w:tplc="E17A9816">
      <w:start w:val="1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25" w15:restartNumberingAfterBreak="0">
    <w:nsid w:val="75F76823"/>
    <w:multiLevelType w:val="hybridMultilevel"/>
    <w:tmpl w:val="010475A4"/>
    <w:lvl w:ilvl="0" w:tplc="A4D2ADB4">
      <w:start w:val="1"/>
      <w:numFmt w:val="decimalEnclosedCircle"/>
      <w:lvlText w:val="%1"/>
      <w:lvlJc w:val="left"/>
      <w:pPr>
        <w:ind w:left="542" w:hanging="400"/>
      </w:pPr>
      <w:rPr>
        <w:b w:val="0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num w:numId="1">
    <w:abstractNumId w:val="6"/>
  </w:num>
  <w:num w:numId="2">
    <w:abstractNumId w:val="13"/>
  </w:num>
  <w:num w:numId="3">
    <w:abstractNumId w:val="20"/>
  </w:num>
  <w:num w:numId="4">
    <w:abstractNumId w:val="23"/>
  </w:num>
  <w:num w:numId="5">
    <w:abstractNumId w:val="9"/>
  </w:num>
  <w:num w:numId="6">
    <w:abstractNumId w:val="25"/>
  </w:num>
  <w:num w:numId="7">
    <w:abstractNumId w:val="15"/>
  </w:num>
  <w:num w:numId="8">
    <w:abstractNumId w:val="1"/>
  </w:num>
  <w:num w:numId="9">
    <w:abstractNumId w:val="10"/>
  </w:num>
  <w:num w:numId="10">
    <w:abstractNumId w:val="0"/>
  </w:num>
  <w:num w:numId="11">
    <w:abstractNumId w:val="12"/>
  </w:num>
  <w:num w:numId="12">
    <w:abstractNumId w:val="5"/>
  </w:num>
  <w:num w:numId="13">
    <w:abstractNumId w:val="19"/>
  </w:num>
  <w:num w:numId="14">
    <w:abstractNumId w:val="17"/>
  </w:num>
  <w:num w:numId="15">
    <w:abstractNumId w:val="24"/>
  </w:num>
  <w:num w:numId="16">
    <w:abstractNumId w:val="3"/>
  </w:num>
  <w:num w:numId="17">
    <w:abstractNumId w:val="4"/>
  </w:num>
  <w:num w:numId="18">
    <w:abstractNumId w:val="11"/>
  </w:num>
  <w:num w:numId="19">
    <w:abstractNumId w:val="21"/>
  </w:num>
  <w:num w:numId="20">
    <w:abstractNumId w:val="2"/>
  </w:num>
  <w:num w:numId="21">
    <w:abstractNumId w:val="8"/>
  </w:num>
  <w:num w:numId="22">
    <w:abstractNumId w:val="14"/>
  </w:num>
  <w:num w:numId="23">
    <w:abstractNumId w:val="22"/>
  </w:num>
  <w:num w:numId="24">
    <w:abstractNumId w:val="18"/>
  </w:num>
  <w:num w:numId="25">
    <w:abstractNumId w:val="7"/>
  </w:num>
  <w:num w:numId="26">
    <w:abstractNumId w:val="16"/>
  </w:num>
  <w:numIdMacAtCleanup w:val="2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김현주 (Hyunjoo Kim)">
    <w15:presenceInfo w15:providerId="AD" w15:userId="S-1-12-1-959339916-1126444457-3701622442-210653286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trackRevision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6A4"/>
    <w:rsid w:val="00001491"/>
    <w:rsid w:val="00010465"/>
    <w:rsid w:val="0001095A"/>
    <w:rsid w:val="0001250F"/>
    <w:rsid w:val="00017451"/>
    <w:rsid w:val="00017D8A"/>
    <w:rsid w:val="0002015F"/>
    <w:rsid w:val="00021462"/>
    <w:rsid w:val="000224DE"/>
    <w:rsid w:val="00025F35"/>
    <w:rsid w:val="000263ED"/>
    <w:rsid w:val="0002772B"/>
    <w:rsid w:val="00031CBE"/>
    <w:rsid w:val="000346F4"/>
    <w:rsid w:val="00035054"/>
    <w:rsid w:val="0003568C"/>
    <w:rsid w:val="0004442E"/>
    <w:rsid w:val="00044968"/>
    <w:rsid w:val="00047E64"/>
    <w:rsid w:val="00050929"/>
    <w:rsid w:val="00051870"/>
    <w:rsid w:val="0005304B"/>
    <w:rsid w:val="000569F5"/>
    <w:rsid w:val="00057893"/>
    <w:rsid w:val="00057A50"/>
    <w:rsid w:val="000602E1"/>
    <w:rsid w:val="000611F1"/>
    <w:rsid w:val="00064C86"/>
    <w:rsid w:val="00064F23"/>
    <w:rsid w:val="000709B0"/>
    <w:rsid w:val="00072DA4"/>
    <w:rsid w:val="00073BEC"/>
    <w:rsid w:val="000743E3"/>
    <w:rsid w:val="00076A4B"/>
    <w:rsid w:val="00076AC7"/>
    <w:rsid w:val="00077174"/>
    <w:rsid w:val="0008018A"/>
    <w:rsid w:val="00081AD1"/>
    <w:rsid w:val="00081C7B"/>
    <w:rsid w:val="0008333E"/>
    <w:rsid w:val="0009122F"/>
    <w:rsid w:val="0009412F"/>
    <w:rsid w:val="00094156"/>
    <w:rsid w:val="00096F6F"/>
    <w:rsid w:val="000A5216"/>
    <w:rsid w:val="000A745F"/>
    <w:rsid w:val="000B4FF8"/>
    <w:rsid w:val="000B5C73"/>
    <w:rsid w:val="000C23C3"/>
    <w:rsid w:val="000C55E1"/>
    <w:rsid w:val="000C60B7"/>
    <w:rsid w:val="000C7122"/>
    <w:rsid w:val="000D0D92"/>
    <w:rsid w:val="000D3CDC"/>
    <w:rsid w:val="000E1BFD"/>
    <w:rsid w:val="000E2355"/>
    <w:rsid w:val="000E33BA"/>
    <w:rsid w:val="000E3B72"/>
    <w:rsid w:val="000E3EC5"/>
    <w:rsid w:val="000E5687"/>
    <w:rsid w:val="000E739F"/>
    <w:rsid w:val="000F0F31"/>
    <w:rsid w:val="000F5C2F"/>
    <w:rsid w:val="000F5EA0"/>
    <w:rsid w:val="00110490"/>
    <w:rsid w:val="00110D2D"/>
    <w:rsid w:val="0011186E"/>
    <w:rsid w:val="0011316B"/>
    <w:rsid w:val="00113AE8"/>
    <w:rsid w:val="001150AD"/>
    <w:rsid w:val="00121898"/>
    <w:rsid w:val="00122165"/>
    <w:rsid w:val="00123E5F"/>
    <w:rsid w:val="001245AF"/>
    <w:rsid w:val="00124DB4"/>
    <w:rsid w:val="00125C22"/>
    <w:rsid w:val="00126F35"/>
    <w:rsid w:val="00131FB1"/>
    <w:rsid w:val="001341CE"/>
    <w:rsid w:val="0013453F"/>
    <w:rsid w:val="00135A75"/>
    <w:rsid w:val="00136217"/>
    <w:rsid w:val="00140595"/>
    <w:rsid w:val="00145677"/>
    <w:rsid w:val="0014722D"/>
    <w:rsid w:val="00150DBD"/>
    <w:rsid w:val="00155690"/>
    <w:rsid w:val="00162226"/>
    <w:rsid w:val="00162735"/>
    <w:rsid w:val="00165360"/>
    <w:rsid w:val="0017296A"/>
    <w:rsid w:val="001733B2"/>
    <w:rsid w:val="00173AA7"/>
    <w:rsid w:val="001747F1"/>
    <w:rsid w:val="001836CE"/>
    <w:rsid w:val="00187C76"/>
    <w:rsid w:val="00187D5E"/>
    <w:rsid w:val="00187E36"/>
    <w:rsid w:val="00191F9D"/>
    <w:rsid w:val="00196535"/>
    <w:rsid w:val="00196663"/>
    <w:rsid w:val="001A1455"/>
    <w:rsid w:val="001A4159"/>
    <w:rsid w:val="001B1F00"/>
    <w:rsid w:val="001B52D8"/>
    <w:rsid w:val="001B5B3A"/>
    <w:rsid w:val="001B5D32"/>
    <w:rsid w:val="001B5D41"/>
    <w:rsid w:val="001C19E7"/>
    <w:rsid w:val="001C3E59"/>
    <w:rsid w:val="001C46DF"/>
    <w:rsid w:val="001C57B1"/>
    <w:rsid w:val="001C5B8B"/>
    <w:rsid w:val="001C64DD"/>
    <w:rsid w:val="001D1FB2"/>
    <w:rsid w:val="001D456E"/>
    <w:rsid w:val="001D5F89"/>
    <w:rsid w:val="001D62BD"/>
    <w:rsid w:val="001D6D16"/>
    <w:rsid w:val="001E07D8"/>
    <w:rsid w:val="001E736D"/>
    <w:rsid w:val="001F0A51"/>
    <w:rsid w:val="001F188F"/>
    <w:rsid w:val="001F601C"/>
    <w:rsid w:val="002017F9"/>
    <w:rsid w:val="0020584B"/>
    <w:rsid w:val="00212A0D"/>
    <w:rsid w:val="00214E99"/>
    <w:rsid w:val="002168BC"/>
    <w:rsid w:val="00222324"/>
    <w:rsid w:val="00222688"/>
    <w:rsid w:val="00222F8A"/>
    <w:rsid w:val="00223446"/>
    <w:rsid w:val="00223564"/>
    <w:rsid w:val="00225B30"/>
    <w:rsid w:val="00230D49"/>
    <w:rsid w:val="002325CE"/>
    <w:rsid w:val="0023775B"/>
    <w:rsid w:val="00237F29"/>
    <w:rsid w:val="002401E3"/>
    <w:rsid w:val="00240CA1"/>
    <w:rsid w:val="00241016"/>
    <w:rsid w:val="002433FB"/>
    <w:rsid w:val="002441BB"/>
    <w:rsid w:val="002466C8"/>
    <w:rsid w:val="002468DA"/>
    <w:rsid w:val="00250EFB"/>
    <w:rsid w:val="002552AB"/>
    <w:rsid w:val="002573FF"/>
    <w:rsid w:val="00261573"/>
    <w:rsid w:val="00262284"/>
    <w:rsid w:val="0026459D"/>
    <w:rsid w:val="00265899"/>
    <w:rsid w:val="00265B99"/>
    <w:rsid w:val="00266504"/>
    <w:rsid w:val="00267A19"/>
    <w:rsid w:val="00270B87"/>
    <w:rsid w:val="00270F38"/>
    <w:rsid w:val="002724AB"/>
    <w:rsid w:val="002779E4"/>
    <w:rsid w:val="00283474"/>
    <w:rsid w:val="00290D25"/>
    <w:rsid w:val="00293207"/>
    <w:rsid w:val="00293A2C"/>
    <w:rsid w:val="002A0228"/>
    <w:rsid w:val="002A0344"/>
    <w:rsid w:val="002A22A1"/>
    <w:rsid w:val="002A2308"/>
    <w:rsid w:val="002A2340"/>
    <w:rsid w:val="002A4398"/>
    <w:rsid w:val="002A4F32"/>
    <w:rsid w:val="002A6CDA"/>
    <w:rsid w:val="002A744B"/>
    <w:rsid w:val="002B4BB3"/>
    <w:rsid w:val="002B6C2F"/>
    <w:rsid w:val="002B6E60"/>
    <w:rsid w:val="002C50DF"/>
    <w:rsid w:val="002D4B2E"/>
    <w:rsid w:val="002D654E"/>
    <w:rsid w:val="002D7BF1"/>
    <w:rsid w:val="002E7D05"/>
    <w:rsid w:val="002F77ED"/>
    <w:rsid w:val="00303C5A"/>
    <w:rsid w:val="00306D74"/>
    <w:rsid w:val="00311529"/>
    <w:rsid w:val="003115FA"/>
    <w:rsid w:val="00311882"/>
    <w:rsid w:val="003136D4"/>
    <w:rsid w:val="00313FC9"/>
    <w:rsid w:val="0031429D"/>
    <w:rsid w:val="00315425"/>
    <w:rsid w:val="00321CC7"/>
    <w:rsid w:val="0032206B"/>
    <w:rsid w:val="00322775"/>
    <w:rsid w:val="00330303"/>
    <w:rsid w:val="00331ACD"/>
    <w:rsid w:val="0033588B"/>
    <w:rsid w:val="00335C83"/>
    <w:rsid w:val="00336EB8"/>
    <w:rsid w:val="00337935"/>
    <w:rsid w:val="00342C24"/>
    <w:rsid w:val="003439E3"/>
    <w:rsid w:val="00343CF8"/>
    <w:rsid w:val="0034492A"/>
    <w:rsid w:val="00355907"/>
    <w:rsid w:val="00355E0F"/>
    <w:rsid w:val="00360FDD"/>
    <w:rsid w:val="00370EC7"/>
    <w:rsid w:val="00373B18"/>
    <w:rsid w:val="00375E11"/>
    <w:rsid w:val="00382FB9"/>
    <w:rsid w:val="00383159"/>
    <w:rsid w:val="003848B2"/>
    <w:rsid w:val="00386A19"/>
    <w:rsid w:val="00390510"/>
    <w:rsid w:val="003914DC"/>
    <w:rsid w:val="0039324F"/>
    <w:rsid w:val="00394FA4"/>
    <w:rsid w:val="0039636E"/>
    <w:rsid w:val="003A11E3"/>
    <w:rsid w:val="003A320A"/>
    <w:rsid w:val="003A389F"/>
    <w:rsid w:val="003B0DF1"/>
    <w:rsid w:val="003B3F45"/>
    <w:rsid w:val="003B5D02"/>
    <w:rsid w:val="003B7549"/>
    <w:rsid w:val="003C0DA7"/>
    <w:rsid w:val="003C60C6"/>
    <w:rsid w:val="003D2E72"/>
    <w:rsid w:val="003D47B4"/>
    <w:rsid w:val="003D57AE"/>
    <w:rsid w:val="003D7031"/>
    <w:rsid w:val="003E0147"/>
    <w:rsid w:val="003E46C1"/>
    <w:rsid w:val="003E4EB4"/>
    <w:rsid w:val="003E5848"/>
    <w:rsid w:val="003E63A2"/>
    <w:rsid w:val="003E7095"/>
    <w:rsid w:val="003E7E79"/>
    <w:rsid w:val="003F0D09"/>
    <w:rsid w:val="003F60B9"/>
    <w:rsid w:val="003F74CD"/>
    <w:rsid w:val="004037CF"/>
    <w:rsid w:val="004042C4"/>
    <w:rsid w:val="00404412"/>
    <w:rsid w:val="00405E83"/>
    <w:rsid w:val="00406E06"/>
    <w:rsid w:val="00407648"/>
    <w:rsid w:val="00410B4C"/>
    <w:rsid w:val="00410D27"/>
    <w:rsid w:val="004114C3"/>
    <w:rsid w:val="00411AC5"/>
    <w:rsid w:val="004138DB"/>
    <w:rsid w:val="0041407D"/>
    <w:rsid w:val="004141A2"/>
    <w:rsid w:val="004200F1"/>
    <w:rsid w:val="0044005B"/>
    <w:rsid w:val="004432F5"/>
    <w:rsid w:val="00451A26"/>
    <w:rsid w:val="00451C89"/>
    <w:rsid w:val="00463E46"/>
    <w:rsid w:val="00474C6E"/>
    <w:rsid w:val="004772E1"/>
    <w:rsid w:val="00477615"/>
    <w:rsid w:val="00477941"/>
    <w:rsid w:val="00481250"/>
    <w:rsid w:val="00481428"/>
    <w:rsid w:val="00491B9B"/>
    <w:rsid w:val="0049406D"/>
    <w:rsid w:val="004948F6"/>
    <w:rsid w:val="00494A8E"/>
    <w:rsid w:val="00497832"/>
    <w:rsid w:val="004A5355"/>
    <w:rsid w:val="004B1BDD"/>
    <w:rsid w:val="004B50A5"/>
    <w:rsid w:val="004B5358"/>
    <w:rsid w:val="004B608B"/>
    <w:rsid w:val="004C0425"/>
    <w:rsid w:val="004C0F39"/>
    <w:rsid w:val="004C1BF7"/>
    <w:rsid w:val="004C2747"/>
    <w:rsid w:val="004C55D7"/>
    <w:rsid w:val="004C6550"/>
    <w:rsid w:val="004D0ACD"/>
    <w:rsid w:val="004D6004"/>
    <w:rsid w:val="004D636E"/>
    <w:rsid w:val="004D7AE2"/>
    <w:rsid w:val="004E466D"/>
    <w:rsid w:val="004E7864"/>
    <w:rsid w:val="004F3CC9"/>
    <w:rsid w:val="004F7734"/>
    <w:rsid w:val="00501637"/>
    <w:rsid w:val="0050239A"/>
    <w:rsid w:val="00502C27"/>
    <w:rsid w:val="005078D4"/>
    <w:rsid w:val="00507A6E"/>
    <w:rsid w:val="00512857"/>
    <w:rsid w:val="005135E5"/>
    <w:rsid w:val="00517A12"/>
    <w:rsid w:val="005220D2"/>
    <w:rsid w:val="00526A3A"/>
    <w:rsid w:val="005320E4"/>
    <w:rsid w:val="00536C0D"/>
    <w:rsid w:val="00536ED3"/>
    <w:rsid w:val="00540DC0"/>
    <w:rsid w:val="00540FD6"/>
    <w:rsid w:val="00544E12"/>
    <w:rsid w:val="00545304"/>
    <w:rsid w:val="00550169"/>
    <w:rsid w:val="00557FCC"/>
    <w:rsid w:val="00565A0A"/>
    <w:rsid w:val="00570B53"/>
    <w:rsid w:val="00570F8D"/>
    <w:rsid w:val="0057739B"/>
    <w:rsid w:val="0057757F"/>
    <w:rsid w:val="00577C8B"/>
    <w:rsid w:val="00580F8E"/>
    <w:rsid w:val="00586C8D"/>
    <w:rsid w:val="00587673"/>
    <w:rsid w:val="00592405"/>
    <w:rsid w:val="00593BEF"/>
    <w:rsid w:val="005A3014"/>
    <w:rsid w:val="005A48FD"/>
    <w:rsid w:val="005A5134"/>
    <w:rsid w:val="005B283A"/>
    <w:rsid w:val="005B4224"/>
    <w:rsid w:val="005B68F6"/>
    <w:rsid w:val="005C228D"/>
    <w:rsid w:val="005C2BBF"/>
    <w:rsid w:val="005C30B7"/>
    <w:rsid w:val="005C4671"/>
    <w:rsid w:val="005C5EA6"/>
    <w:rsid w:val="005C7C6C"/>
    <w:rsid w:val="005D133D"/>
    <w:rsid w:val="005D15A4"/>
    <w:rsid w:val="005D27DD"/>
    <w:rsid w:val="005D4DCC"/>
    <w:rsid w:val="005D4DD6"/>
    <w:rsid w:val="005D6611"/>
    <w:rsid w:val="005D676A"/>
    <w:rsid w:val="005E4A51"/>
    <w:rsid w:val="005F2120"/>
    <w:rsid w:val="005F2874"/>
    <w:rsid w:val="005F3E5E"/>
    <w:rsid w:val="005F6933"/>
    <w:rsid w:val="00603618"/>
    <w:rsid w:val="00606564"/>
    <w:rsid w:val="00611299"/>
    <w:rsid w:val="00613924"/>
    <w:rsid w:val="0061676B"/>
    <w:rsid w:val="00621182"/>
    <w:rsid w:val="00622F6A"/>
    <w:rsid w:val="006246AD"/>
    <w:rsid w:val="00625EB4"/>
    <w:rsid w:val="006333D6"/>
    <w:rsid w:val="006368D1"/>
    <w:rsid w:val="00636B44"/>
    <w:rsid w:val="00641CD0"/>
    <w:rsid w:val="00641F24"/>
    <w:rsid w:val="00642EE0"/>
    <w:rsid w:val="006437A6"/>
    <w:rsid w:val="00656BBC"/>
    <w:rsid w:val="006601E9"/>
    <w:rsid w:val="00661F6C"/>
    <w:rsid w:val="00667F3B"/>
    <w:rsid w:val="0067017D"/>
    <w:rsid w:val="00674D6F"/>
    <w:rsid w:val="006753BF"/>
    <w:rsid w:val="00675D24"/>
    <w:rsid w:val="00677CA3"/>
    <w:rsid w:val="00680EF1"/>
    <w:rsid w:val="00680F09"/>
    <w:rsid w:val="00684D02"/>
    <w:rsid w:val="00690B3A"/>
    <w:rsid w:val="00690BA3"/>
    <w:rsid w:val="00690F34"/>
    <w:rsid w:val="00692A4C"/>
    <w:rsid w:val="00694327"/>
    <w:rsid w:val="0069581F"/>
    <w:rsid w:val="00695B5F"/>
    <w:rsid w:val="006A0B21"/>
    <w:rsid w:val="006A14C4"/>
    <w:rsid w:val="006A222D"/>
    <w:rsid w:val="006A388B"/>
    <w:rsid w:val="006A7C9F"/>
    <w:rsid w:val="006A7E8F"/>
    <w:rsid w:val="006B34EF"/>
    <w:rsid w:val="006B441F"/>
    <w:rsid w:val="006B4B65"/>
    <w:rsid w:val="006B5041"/>
    <w:rsid w:val="006C0C91"/>
    <w:rsid w:val="006C1915"/>
    <w:rsid w:val="006C3A5D"/>
    <w:rsid w:val="006D1FB6"/>
    <w:rsid w:val="006D31E0"/>
    <w:rsid w:val="006D3411"/>
    <w:rsid w:val="006D3B3A"/>
    <w:rsid w:val="006D44AA"/>
    <w:rsid w:val="006E0EA4"/>
    <w:rsid w:val="006E3376"/>
    <w:rsid w:val="006E58FD"/>
    <w:rsid w:val="006F1779"/>
    <w:rsid w:val="006F217A"/>
    <w:rsid w:val="006F2F14"/>
    <w:rsid w:val="006F3BEB"/>
    <w:rsid w:val="006F3C0D"/>
    <w:rsid w:val="006F4618"/>
    <w:rsid w:val="006F55E6"/>
    <w:rsid w:val="006F5AA2"/>
    <w:rsid w:val="00702E47"/>
    <w:rsid w:val="007068A0"/>
    <w:rsid w:val="00706A23"/>
    <w:rsid w:val="00706B31"/>
    <w:rsid w:val="007107A9"/>
    <w:rsid w:val="00717270"/>
    <w:rsid w:val="007219C8"/>
    <w:rsid w:val="00721E07"/>
    <w:rsid w:val="007229F7"/>
    <w:rsid w:val="007230A3"/>
    <w:rsid w:val="00727816"/>
    <w:rsid w:val="00727AB6"/>
    <w:rsid w:val="00733F5E"/>
    <w:rsid w:val="0074021C"/>
    <w:rsid w:val="00743CF1"/>
    <w:rsid w:val="00745E53"/>
    <w:rsid w:val="00746B12"/>
    <w:rsid w:val="007472A1"/>
    <w:rsid w:val="00752E14"/>
    <w:rsid w:val="007546CB"/>
    <w:rsid w:val="0075492E"/>
    <w:rsid w:val="00755159"/>
    <w:rsid w:val="00756098"/>
    <w:rsid w:val="00756981"/>
    <w:rsid w:val="00760658"/>
    <w:rsid w:val="00765B49"/>
    <w:rsid w:val="00767092"/>
    <w:rsid w:val="00771349"/>
    <w:rsid w:val="007734F6"/>
    <w:rsid w:val="00776370"/>
    <w:rsid w:val="00780A95"/>
    <w:rsid w:val="0078707D"/>
    <w:rsid w:val="00794A8E"/>
    <w:rsid w:val="00795A1E"/>
    <w:rsid w:val="007961E8"/>
    <w:rsid w:val="007A1C5B"/>
    <w:rsid w:val="007A2A0E"/>
    <w:rsid w:val="007B5F82"/>
    <w:rsid w:val="007B798A"/>
    <w:rsid w:val="007C06E6"/>
    <w:rsid w:val="007C1609"/>
    <w:rsid w:val="007D18F4"/>
    <w:rsid w:val="007D722A"/>
    <w:rsid w:val="007D7C33"/>
    <w:rsid w:val="007E143D"/>
    <w:rsid w:val="007E3641"/>
    <w:rsid w:val="007E484D"/>
    <w:rsid w:val="007E5E85"/>
    <w:rsid w:val="007F3396"/>
    <w:rsid w:val="007F35CE"/>
    <w:rsid w:val="007F379E"/>
    <w:rsid w:val="007F5629"/>
    <w:rsid w:val="008005F6"/>
    <w:rsid w:val="0080337D"/>
    <w:rsid w:val="008038B4"/>
    <w:rsid w:val="0080541D"/>
    <w:rsid w:val="008068AD"/>
    <w:rsid w:val="00807882"/>
    <w:rsid w:val="00807FA5"/>
    <w:rsid w:val="00811C3F"/>
    <w:rsid w:val="00812618"/>
    <w:rsid w:val="00812DBC"/>
    <w:rsid w:val="00816575"/>
    <w:rsid w:val="008250B4"/>
    <w:rsid w:val="00830579"/>
    <w:rsid w:val="00830ECC"/>
    <w:rsid w:val="0083145C"/>
    <w:rsid w:val="00837813"/>
    <w:rsid w:val="00841007"/>
    <w:rsid w:val="00842A25"/>
    <w:rsid w:val="00845B0A"/>
    <w:rsid w:val="0085365A"/>
    <w:rsid w:val="00855C49"/>
    <w:rsid w:val="00855EE0"/>
    <w:rsid w:val="0085651F"/>
    <w:rsid w:val="00857421"/>
    <w:rsid w:val="00861238"/>
    <w:rsid w:val="008612B5"/>
    <w:rsid w:val="00861C12"/>
    <w:rsid w:val="008626C0"/>
    <w:rsid w:val="0086610D"/>
    <w:rsid w:val="008678AE"/>
    <w:rsid w:val="00870883"/>
    <w:rsid w:val="008714D5"/>
    <w:rsid w:val="008727EE"/>
    <w:rsid w:val="008732DE"/>
    <w:rsid w:val="00873A51"/>
    <w:rsid w:val="00875ADF"/>
    <w:rsid w:val="00876952"/>
    <w:rsid w:val="00877BE8"/>
    <w:rsid w:val="008832FE"/>
    <w:rsid w:val="008852A7"/>
    <w:rsid w:val="0089226B"/>
    <w:rsid w:val="0089391C"/>
    <w:rsid w:val="008940D5"/>
    <w:rsid w:val="0089492C"/>
    <w:rsid w:val="008963C2"/>
    <w:rsid w:val="008A17E5"/>
    <w:rsid w:val="008A2A8D"/>
    <w:rsid w:val="008A3017"/>
    <w:rsid w:val="008A3D9D"/>
    <w:rsid w:val="008A4D2A"/>
    <w:rsid w:val="008A5CF9"/>
    <w:rsid w:val="008B1A6D"/>
    <w:rsid w:val="008B21A2"/>
    <w:rsid w:val="008B39F0"/>
    <w:rsid w:val="008C1226"/>
    <w:rsid w:val="008C44BF"/>
    <w:rsid w:val="008C6AE0"/>
    <w:rsid w:val="008C74B9"/>
    <w:rsid w:val="008D25B0"/>
    <w:rsid w:val="008D4CF5"/>
    <w:rsid w:val="008D7D33"/>
    <w:rsid w:val="008D7DF5"/>
    <w:rsid w:val="008E1AF3"/>
    <w:rsid w:val="008E1D15"/>
    <w:rsid w:val="008E479F"/>
    <w:rsid w:val="008E733A"/>
    <w:rsid w:val="008F184F"/>
    <w:rsid w:val="008F4928"/>
    <w:rsid w:val="008F5E5D"/>
    <w:rsid w:val="008F61E5"/>
    <w:rsid w:val="00901B58"/>
    <w:rsid w:val="00902C37"/>
    <w:rsid w:val="00907B8D"/>
    <w:rsid w:val="00907FE0"/>
    <w:rsid w:val="009147C8"/>
    <w:rsid w:val="009215CA"/>
    <w:rsid w:val="009241FF"/>
    <w:rsid w:val="009244C4"/>
    <w:rsid w:val="00924CD9"/>
    <w:rsid w:val="00926634"/>
    <w:rsid w:val="009277C3"/>
    <w:rsid w:val="00931033"/>
    <w:rsid w:val="00931748"/>
    <w:rsid w:val="00932AF3"/>
    <w:rsid w:val="009403DC"/>
    <w:rsid w:val="00947A80"/>
    <w:rsid w:val="00953499"/>
    <w:rsid w:val="00961218"/>
    <w:rsid w:val="00961AFF"/>
    <w:rsid w:val="00962F03"/>
    <w:rsid w:val="0096669C"/>
    <w:rsid w:val="00976DBD"/>
    <w:rsid w:val="00976F6E"/>
    <w:rsid w:val="00984ACD"/>
    <w:rsid w:val="00986751"/>
    <w:rsid w:val="00992409"/>
    <w:rsid w:val="00997F20"/>
    <w:rsid w:val="009A2D87"/>
    <w:rsid w:val="009A3DB6"/>
    <w:rsid w:val="009B3577"/>
    <w:rsid w:val="009B40E0"/>
    <w:rsid w:val="009B5951"/>
    <w:rsid w:val="009B5D77"/>
    <w:rsid w:val="009B738D"/>
    <w:rsid w:val="009C0186"/>
    <w:rsid w:val="009C1610"/>
    <w:rsid w:val="009C1725"/>
    <w:rsid w:val="009C1A99"/>
    <w:rsid w:val="009C1DB5"/>
    <w:rsid w:val="009C1DB7"/>
    <w:rsid w:val="009C38A5"/>
    <w:rsid w:val="009C44B2"/>
    <w:rsid w:val="009C6F4F"/>
    <w:rsid w:val="009D024F"/>
    <w:rsid w:val="009D23C9"/>
    <w:rsid w:val="009D2809"/>
    <w:rsid w:val="009D4747"/>
    <w:rsid w:val="009D4D4D"/>
    <w:rsid w:val="009D5246"/>
    <w:rsid w:val="009D5F20"/>
    <w:rsid w:val="009D7BE9"/>
    <w:rsid w:val="009E1AD7"/>
    <w:rsid w:val="009E3DD9"/>
    <w:rsid w:val="009E4563"/>
    <w:rsid w:val="009E5868"/>
    <w:rsid w:val="009E5C54"/>
    <w:rsid w:val="009F03D5"/>
    <w:rsid w:val="009F23E1"/>
    <w:rsid w:val="009F3924"/>
    <w:rsid w:val="009F5911"/>
    <w:rsid w:val="009F60CE"/>
    <w:rsid w:val="009F71DD"/>
    <w:rsid w:val="009F73D2"/>
    <w:rsid w:val="00A017D6"/>
    <w:rsid w:val="00A01B73"/>
    <w:rsid w:val="00A044A5"/>
    <w:rsid w:val="00A05A72"/>
    <w:rsid w:val="00A06780"/>
    <w:rsid w:val="00A07835"/>
    <w:rsid w:val="00A1156E"/>
    <w:rsid w:val="00A1402D"/>
    <w:rsid w:val="00A1403C"/>
    <w:rsid w:val="00A15124"/>
    <w:rsid w:val="00A163FE"/>
    <w:rsid w:val="00A22453"/>
    <w:rsid w:val="00A22954"/>
    <w:rsid w:val="00A250EE"/>
    <w:rsid w:val="00A2537E"/>
    <w:rsid w:val="00A2568A"/>
    <w:rsid w:val="00A26256"/>
    <w:rsid w:val="00A300C4"/>
    <w:rsid w:val="00A32D1C"/>
    <w:rsid w:val="00A33B4F"/>
    <w:rsid w:val="00A37006"/>
    <w:rsid w:val="00A37F2B"/>
    <w:rsid w:val="00A41D9F"/>
    <w:rsid w:val="00A420B6"/>
    <w:rsid w:val="00A4219E"/>
    <w:rsid w:val="00A4530A"/>
    <w:rsid w:val="00A47030"/>
    <w:rsid w:val="00A47854"/>
    <w:rsid w:val="00A47E6D"/>
    <w:rsid w:val="00A530E4"/>
    <w:rsid w:val="00A53F8D"/>
    <w:rsid w:val="00A5580D"/>
    <w:rsid w:val="00A567F3"/>
    <w:rsid w:val="00A57F61"/>
    <w:rsid w:val="00A60090"/>
    <w:rsid w:val="00A600D9"/>
    <w:rsid w:val="00A61D26"/>
    <w:rsid w:val="00A61D29"/>
    <w:rsid w:val="00A627B4"/>
    <w:rsid w:val="00A75DF8"/>
    <w:rsid w:val="00A773EA"/>
    <w:rsid w:val="00A80A89"/>
    <w:rsid w:val="00A81CF9"/>
    <w:rsid w:val="00A81DA8"/>
    <w:rsid w:val="00A8440F"/>
    <w:rsid w:val="00A85AE3"/>
    <w:rsid w:val="00A91269"/>
    <w:rsid w:val="00A91684"/>
    <w:rsid w:val="00A94F40"/>
    <w:rsid w:val="00A96DC4"/>
    <w:rsid w:val="00AA0B70"/>
    <w:rsid w:val="00AA333B"/>
    <w:rsid w:val="00AB2589"/>
    <w:rsid w:val="00AB2859"/>
    <w:rsid w:val="00AB31B3"/>
    <w:rsid w:val="00AB35AA"/>
    <w:rsid w:val="00AB62E3"/>
    <w:rsid w:val="00AC1A76"/>
    <w:rsid w:val="00AC2687"/>
    <w:rsid w:val="00AD6824"/>
    <w:rsid w:val="00AD6B8D"/>
    <w:rsid w:val="00AE1E8C"/>
    <w:rsid w:val="00AE22FD"/>
    <w:rsid w:val="00AE42BD"/>
    <w:rsid w:val="00AE5C2E"/>
    <w:rsid w:val="00AF3CCF"/>
    <w:rsid w:val="00AF55F7"/>
    <w:rsid w:val="00B01744"/>
    <w:rsid w:val="00B01CCE"/>
    <w:rsid w:val="00B06D58"/>
    <w:rsid w:val="00B16034"/>
    <w:rsid w:val="00B1640E"/>
    <w:rsid w:val="00B2028B"/>
    <w:rsid w:val="00B20ECC"/>
    <w:rsid w:val="00B2107C"/>
    <w:rsid w:val="00B22AAB"/>
    <w:rsid w:val="00B303B8"/>
    <w:rsid w:val="00B406C9"/>
    <w:rsid w:val="00B43303"/>
    <w:rsid w:val="00B46DF7"/>
    <w:rsid w:val="00B4726D"/>
    <w:rsid w:val="00B51C82"/>
    <w:rsid w:val="00B51D96"/>
    <w:rsid w:val="00B5747C"/>
    <w:rsid w:val="00B62D92"/>
    <w:rsid w:val="00B643F8"/>
    <w:rsid w:val="00B67B8F"/>
    <w:rsid w:val="00B67EC2"/>
    <w:rsid w:val="00B72BB8"/>
    <w:rsid w:val="00B74103"/>
    <w:rsid w:val="00B8064C"/>
    <w:rsid w:val="00B81C9B"/>
    <w:rsid w:val="00B826A2"/>
    <w:rsid w:val="00B83188"/>
    <w:rsid w:val="00B87E24"/>
    <w:rsid w:val="00B93E75"/>
    <w:rsid w:val="00BA1241"/>
    <w:rsid w:val="00BA217A"/>
    <w:rsid w:val="00BA4545"/>
    <w:rsid w:val="00BA784F"/>
    <w:rsid w:val="00BB0B57"/>
    <w:rsid w:val="00BB0D6F"/>
    <w:rsid w:val="00BB1847"/>
    <w:rsid w:val="00BB1EFC"/>
    <w:rsid w:val="00BB44F3"/>
    <w:rsid w:val="00BC074F"/>
    <w:rsid w:val="00BC0A25"/>
    <w:rsid w:val="00BC1508"/>
    <w:rsid w:val="00BC4ACD"/>
    <w:rsid w:val="00BC4BE5"/>
    <w:rsid w:val="00BC4EDB"/>
    <w:rsid w:val="00BD2FC8"/>
    <w:rsid w:val="00BD78ED"/>
    <w:rsid w:val="00BE2D9E"/>
    <w:rsid w:val="00BE2FBF"/>
    <w:rsid w:val="00BE3054"/>
    <w:rsid w:val="00BE42B7"/>
    <w:rsid w:val="00BE48D7"/>
    <w:rsid w:val="00BF09B3"/>
    <w:rsid w:val="00BF19E6"/>
    <w:rsid w:val="00BF20A3"/>
    <w:rsid w:val="00BF33CA"/>
    <w:rsid w:val="00BF6B4F"/>
    <w:rsid w:val="00C00558"/>
    <w:rsid w:val="00C00C35"/>
    <w:rsid w:val="00C02730"/>
    <w:rsid w:val="00C074D9"/>
    <w:rsid w:val="00C14EC7"/>
    <w:rsid w:val="00C15F7D"/>
    <w:rsid w:val="00C16BFB"/>
    <w:rsid w:val="00C342E5"/>
    <w:rsid w:val="00C35D06"/>
    <w:rsid w:val="00C4122B"/>
    <w:rsid w:val="00C41D7E"/>
    <w:rsid w:val="00C43ABD"/>
    <w:rsid w:val="00C43F8D"/>
    <w:rsid w:val="00C4443B"/>
    <w:rsid w:val="00C4514A"/>
    <w:rsid w:val="00C45A42"/>
    <w:rsid w:val="00C47FCD"/>
    <w:rsid w:val="00C528BD"/>
    <w:rsid w:val="00C610EE"/>
    <w:rsid w:val="00C627A4"/>
    <w:rsid w:val="00C6420E"/>
    <w:rsid w:val="00C70868"/>
    <w:rsid w:val="00C8058D"/>
    <w:rsid w:val="00C811B7"/>
    <w:rsid w:val="00C86F2D"/>
    <w:rsid w:val="00C921E1"/>
    <w:rsid w:val="00C9262F"/>
    <w:rsid w:val="00C932A4"/>
    <w:rsid w:val="00CA205C"/>
    <w:rsid w:val="00CA60F8"/>
    <w:rsid w:val="00CB48E6"/>
    <w:rsid w:val="00CB4F2A"/>
    <w:rsid w:val="00CC0F8C"/>
    <w:rsid w:val="00CC1B49"/>
    <w:rsid w:val="00CC35A4"/>
    <w:rsid w:val="00CC78D2"/>
    <w:rsid w:val="00CC7A73"/>
    <w:rsid w:val="00CC7F58"/>
    <w:rsid w:val="00CD232E"/>
    <w:rsid w:val="00CD45D9"/>
    <w:rsid w:val="00CE1D9D"/>
    <w:rsid w:val="00CE404D"/>
    <w:rsid w:val="00CE48EE"/>
    <w:rsid w:val="00CE62EC"/>
    <w:rsid w:val="00CF1149"/>
    <w:rsid w:val="00CF66AB"/>
    <w:rsid w:val="00D04707"/>
    <w:rsid w:val="00D05E8C"/>
    <w:rsid w:val="00D07070"/>
    <w:rsid w:val="00D13875"/>
    <w:rsid w:val="00D1470D"/>
    <w:rsid w:val="00D156A4"/>
    <w:rsid w:val="00D15D5F"/>
    <w:rsid w:val="00D16E23"/>
    <w:rsid w:val="00D215FE"/>
    <w:rsid w:val="00D2189A"/>
    <w:rsid w:val="00D22C67"/>
    <w:rsid w:val="00D27A26"/>
    <w:rsid w:val="00D27E64"/>
    <w:rsid w:val="00D30631"/>
    <w:rsid w:val="00D310DE"/>
    <w:rsid w:val="00D327BF"/>
    <w:rsid w:val="00D33FD3"/>
    <w:rsid w:val="00D3603D"/>
    <w:rsid w:val="00D37F4F"/>
    <w:rsid w:val="00D4036E"/>
    <w:rsid w:val="00D406C3"/>
    <w:rsid w:val="00D413AE"/>
    <w:rsid w:val="00D45742"/>
    <w:rsid w:val="00D47A78"/>
    <w:rsid w:val="00D505DE"/>
    <w:rsid w:val="00D573BF"/>
    <w:rsid w:val="00D57BEE"/>
    <w:rsid w:val="00D624FF"/>
    <w:rsid w:val="00D627F5"/>
    <w:rsid w:val="00D71A24"/>
    <w:rsid w:val="00D7209D"/>
    <w:rsid w:val="00D761DE"/>
    <w:rsid w:val="00D8128A"/>
    <w:rsid w:val="00D81CC6"/>
    <w:rsid w:val="00D8227E"/>
    <w:rsid w:val="00D833B5"/>
    <w:rsid w:val="00D846DD"/>
    <w:rsid w:val="00D84BA1"/>
    <w:rsid w:val="00D94F81"/>
    <w:rsid w:val="00D95702"/>
    <w:rsid w:val="00D9625C"/>
    <w:rsid w:val="00D9751D"/>
    <w:rsid w:val="00D97A6E"/>
    <w:rsid w:val="00DA18AA"/>
    <w:rsid w:val="00DA3F54"/>
    <w:rsid w:val="00DA505E"/>
    <w:rsid w:val="00DB208E"/>
    <w:rsid w:val="00DB39EB"/>
    <w:rsid w:val="00DB6514"/>
    <w:rsid w:val="00DC227D"/>
    <w:rsid w:val="00DC3370"/>
    <w:rsid w:val="00DC6596"/>
    <w:rsid w:val="00DC662E"/>
    <w:rsid w:val="00DC72E0"/>
    <w:rsid w:val="00DD3974"/>
    <w:rsid w:val="00DD696D"/>
    <w:rsid w:val="00DE2195"/>
    <w:rsid w:val="00DE3062"/>
    <w:rsid w:val="00DE59BB"/>
    <w:rsid w:val="00DF012F"/>
    <w:rsid w:val="00DF24F6"/>
    <w:rsid w:val="00DF2917"/>
    <w:rsid w:val="00DF3493"/>
    <w:rsid w:val="00DF4813"/>
    <w:rsid w:val="00DF4D7E"/>
    <w:rsid w:val="00DF7091"/>
    <w:rsid w:val="00E01055"/>
    <w:rsid w:val="00E01464"/>
    <w:rsid w:val="00E04EE6"/>
    <w:rsid w:val="00E11206"/>
    <w:rsid w:val="00E1248C"/>
    <w:rsid w:val="00E13BC4"/>
    <w:rsid w:val="00E1629E"/>
    <w:rsid w:val="00E16A3E"/>
    <w:rsid w:val="00E17C03"/>
    <w:rsid w:val="00E25A32"/>
    <w:rsid w:val="00E30184"/>
    <w:rsid w:val="00E3396A"/>
    <w:rsid w:val="00E351DC"/>
    <w:rsid w:val="00E41DD5"/>
    <w:rsid w:val="00E43578"/>
    <w:rsid w:val="00E45215"/>
    <w:rsid w:val="00E45B30"/>
    <w:rsid w:val="00E46FAE"/>
    <w:rsid w:val="00E50FF7"/>
    <w:rsid w:val="00E54349"/>
    <w:rsid w:val="00E64AA9"/>
    <w:rsid w:val="00E65473"/>
    <w:rsid w:val="00E65EEE"/>
    <w:rsid w:val="00E66A08"/>
    <w:rsid w:val="00E713B2"/>
    <w:rsid w:val="00E73FC1"/>
    <w:rsid w:val="00E76777"/>
    <w:rsid w:val="00E77111"/>
    <w:rsid w:val="00E85E4C"/>
    <w:rsid w:val="00E86EC4"/>
    <w:rsid w:val="00E87BA4"/>
    <w:rsid w:val="00E91286"/>
    <w:rsid w:val="00E932E6"/>
    <w:rsid w:val="00E94807"/>
    <w:rsid w:val="00E95231"/>
    <w:rsid w:val="00E96B80"/>
    <w:rsid w:val="00E9730A"/>
    <w:rsid w:val="00E97CE7"/>
    <w:rsid w:val="00EA0549"/>
    <w:rsid w:val="00EA1E9F"/>
    <w:rsid w:val="00EA32DC"/>
    <w:rsid w:val="00EA3359"/>
    <w:rsid w:val="00EA3E7E"/>
    <w:rsid w:val="00EA41CA"/>
    <w:rsid w:val="00EA7692"/>
    <w:rsid w:val="00EB20E5"/>
    <w:rsid w:val="00EB4FC0"/>
    <w:rsid w:val="00EC0AC4"/>
    <w:rsid w:val="00EC1BE7"/>
    <w:rsid w:val="00EC5770"/>
    <w:rsid w:val="00EC6775"/>
    <w:rsid w:val="00ED0AB9"/>
    <w:rsid w:val="00ED173F"/>
    <w:rsid w:val="00ED2F05"/>
    <w:rsid w:val="00EE3BA5"/>
    <w:rsid w:val="00EE766F"/>
    <w:rsid w:val="00EF166A"/>
    <w:rsid w:val="00EF2BD7"/>
    <w:rsid w:val="00EF3BE0"/>
    <w:rsid w:val="00EF3F90"/>
    <w:rsid w:val="00EF42C4"/>
    <w:rsid w:val="00F0074B"/>
    <w:rsid w:val="00F0547F"/>
    <w:rsid w:val="00F05B2F"/>
    <w:rsid w:val="00F067E6"/>
    <w:rsid w:val="00F0715B"/>
    <w:rsid w:val="00F1038E"/>
    <w:rsid w:val="00F16BCB"/>
    <w:rsid w:val="00F174B6"/>
    <w:rsid w:val="00F17EAE"/>
    <w:rsid w:val="00F25C85"/>
    <w:rsid w:val="00F30F5C"/>
    <w:rsid w:val="00F324D5"/>
    <w:rsid w:val="00F3287A"/>
    <w:rsid w:val="00F33EE8"/>
    <w:rsid w:val="00F3467E"/>
    <w:rsid w:val="00F346B2"/>
    <w:rsid w:val="00F34A5A"/>
    <w:rsid w:val="00F3521C"/>
    <w:rsid w:val="00F3587A"/>
    <w:rsid w:val="00F364F6"/>
    <w:rsid w:val="00F4075E"/>
    <w:rsid w:val="00F4132B"/>
    <w:rsid w:val="00F41E54"/>
    <w:rsid w:val="00F4678A"/>
    <w:rsid w:val="00F50C27"/>
    <w:rsid w:val="00F573C2"/>
    <w:rsid w:val="00F60F07"/>
    <w:rsid w:val="00F61595"/>
    <w:rsid w:val="00F61791"/>
    <w:rsid w:val="00F6386B"/>
    <w:rsid w:val="00F67EE3"/>
    <w:rsid w:val="00F713CD"/>
    <w:rsid w:val="00F74382"/>
    <w:rsid w:val="00F74607"/>
    <w:rsid w:val="00F75BDA"/>
    <w:rsid w:val="00F76042"/>
    <w:rsid w:val="00F82A33"/>
    <w:rsid w:val="00F82C6C"/>
    <w:rsid w:val="00F87B83"/>
    <w:rsid w:val="00F918BE"/>
    <w:rsid w:val="00F93DC9"/>
    <w:rsid w:val="00F9463F"/>
    <w:rsid w:val="00F9690B"/>
    <w:rsid w:val="00F96C84"/>
    <w:rsid w:val="00FA3EFA"/>
    <w:rsid w:val="00FB42AE"/>
    <w:rsid w:val="00FB4706"/>
    <w:rsid w:val="00FC09A0"/>
    <w:rsid w:val="00FC332B"/>
    <w:rsid w:val="00FD0DB5"/>
    <w:rsid w:val="00FD2E69"/>
    <w:rsid w:val="00FD3A3D"/>
    <w:rsid w:val="00FD4249"/>
    <w:rsid w:val="00FD4614"/>
    <w:rsid w:val="00FD4724"/>
    <w:rsid w:val="00FD6644"/>
    <w:rsid w:val="00FE08AE"/>
    <w:rsid w:val="00FE0C00"/>
    <w:rsid w:val="00FE2DC3"/>
    <w:rsid w:val="00FE7573"/>
    <w:rsid w:val="00FF101E"/>
    <w:rsid w:val="00FF2374"/>
    <w:rsid w:val="00FF2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A93991"/>
  <w15:docId w15:val="{43AABEA0-86DC-4CBB-B689-1175B30F0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9690B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="바탕체" w:hAnsi="Times New Roman" w:cs="Times New Roman"/>
      <w:kern w:val="0"/>
      <w:szCs w:val="20"/>
    </w:rPr>
  </w:style>
  <w:style w:type="paragraph" w:styleId="11">
    <w:name w:val="heading 1"/>
    <w:basedOn w:val="a"/>
    <w:next w:val="a"/>
    <w:link w:val="1Char"/>
    <w:qFormat/>
    <w:rsid w:val="00D156A4"/>
    <w:pPr>
      <w:keepNext/>
      <w:jc w:val="center"/>
      <w:outlineLvl w:val="0"/>
    </w:pPr>
    <w:rPr>
      <w:rFonts w:eastAsia="굴림"/>
      <w:color w:val="000000"/>
      <w:sz w:val="24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C0DA7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1"/>
    <w:rsid w:val="00D156A4"/>
    <w:rPr>
      <w:rFonts w:ascii="Times New Roman" w:eastAsia="굴림" w:hAnsi="Times New Roman" w:cs="Times New Roman"/>
      <w:color w:val="000000"/>
      <w:kern w:val="0"/>
      <w:sz w:val="24"/>
      <w:szCs w:val="20"/>
    </w:rPr>
  </w:style>
  <w:style w:type="paragraph" w:styleId="a3">
    <w:name w:val="Date"/>
    <w:basedOn w:val="a"/>
    <w:next w:val="a"/>
    <w:link w:val="Char"/>
    <w:semiHidden/>
    <w:rsid w:val="00D156A4"/>
    <w:pPr>
      <w:jc w:val="right"/>
    </w:pPr>
    <w:rPr>
      <w:rFonts w:eastAsia="굴림"/>
    </w:rPr>
  </w:style>
  <w:style w:type="character" w:customStyle="1" w:styleId="Char">
    <w:name w:val="날짜 Char"/>
    <w:basedOn w:val="a0"/>
    <w:link w:val="a3"/>
    <w:semiHidden/>
    <w:rsid w:val="00D156A4"/>
    <w:rPr>
      <w:rFonts w:ascii="Times New Roman" w:eastAsia="굴림" w:hAnsi="Times New Roman" w:cs="Times New Roman"/>
      <w:kern w:val="0"/>
      <w:szCs w:val="20"/>
    </w:rPr>
  </w:style>
  <w:style w:type="paragraph" w:styleId="a4">
    <w:name w:val="Note Heading"/>
    <w:basedOn w:val="a"/>
    <w:next w:val="a"/>
    <w:link w:val="Char0"/>
    <w:semiHidden/>
    <w:rsid w:val="00D156A4"/>
    <w:pPr>
      <w:jc w:val="center"/>
    </w:pPr>
    <w:rPr>
      <w:rFonts w:eastAsia="굴림"/>
    </w:rPr>
  </w:style>
  <w:style w:type="character" w:customStyle="1" w:styleId="Char0">
    <w:name w:val="각주/미주 머리글 Char"/>
    <w:basedOn w:val="a0"/>
    <w:link w:val="a4"/>
    <w:semiHidden/>
    <w:rsid w:val="00D156A4"/>
    <w:rPr>
      <w:rFonts w:ascii="Times New Roman" w:eastAsia="굴림" w:hAnsi="Times New Roman" w:cs="Times New Roman"/>
      <w:kern w:val="0"/>
      <w:szCs w:val="20"/>
    </w:rPr>
  </w:style>
  <w:style w:type="paragraph" w:styleId="a5">
    <w:name w:val="Closing"/>
    <w:basedOn w:val="a"/>
    <w:next w:val="a"/>
    <w:link w:val="Char1"/>
    <w:semiHidden/>
    <w:rsid w:val="00D156A4"/>
    <w:pPr>
      <w:ind w:left="4252"/>
    </w:pPr>
    <w:rPr>
      <w:rFonts w:eastAsia="굴림"/>
    </w:rPr>
  </w:style>
  <w:style w:type="character" w:customStyle="1" w:styleId="Char1">
    <w:name w:val="맺음말 Char"/>
    <w:basedOn w:val="a0"/>
    <w:link w:val="a5"/>
    <w:semiHidden/>
    <w:rsid w:val="00D156A4"/>
    <w:rPr>
      <w:rFonts w:ascii="Times New Roman" w:eastAsia="굴림" w:hAnsi="Times New Roman" w:cs="Times New Roman"/>
      <w:kern w:val="0"/>
      <w:szCs w:val="20"/>
    </w:rPr>
  </w:style>
  <w:style w:type="paragraph" w:customStyle="1" w:styleId="a6">
    <w:name w:val="바탕글"/>
    <w:rsid w:val="00D156A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after="0" w:line="277" w:lineRule="auto"/>
    </w:pPr>
    <w:rPr>
      <w:rFonts w:ascii="돋움" w:eastAsia="돋움" w:hAnsi="Times New Roman" w:cs="Times New Roman"/>
      <w:color w:val="000000"/>
      <w:kern w:val="0"/>
      <w:szCs w:val="20"/>
    </w:rPr>
  </w:style>
  <w:style w:type="paragraph" w:styleId="a7">
    <w:name w:val="Plain Text"/>
    <w:basedOn w:val="a"/>
    <w:link w:val="Char2"/>
    <w:semiHidden/>
    <w:rsid w:val="00D156A4"/>
    <w:pPr>
      <w:autoSpaceDE w:val="0"/>
      <w:autoSpaceDN w:val="0"/>
      <w:adjustRightInd/>
      <w:spacing w:line="240" w:lineRule="auto"/>
      <w:textAlignment w:val="auto"/>
    </w:pPr>
    <w:rPr>
      <w:rFonts w:ascii="바탕" w:eastAsia="바탕" w:hAnsi="Courier New"/>
    </w:rPr>
  </w:style>
  <w:style w:type="character" w:customStyle="1" w:styleId="Char2">
    <w:name w:val="글자만 Char"/>
    <w:basedOn w:val="a0"/>
    <w:link w:val="a7"/>
    <w:semiHidden/>
    <w:rsid w:val="00D156A4"/>
    <w:rPr>
      <w:rFonts w:ascii="바탕" w:eastAsia="바탕" w:hAnsi="Courier New" w:cs="Times New Roman"/>
      <w:kern w:val="0"/>
      <w:szCs w:val="20"/>
    </w:rPr>
  </w:style>
  <w:style w:type="character" w:styleId="a8">
    <w:name w:val="Hyperlink"/>
    <w:semiHidden/>
    <w:rsid w:val="00D156A4"/>
    <w:rPr>
      <w:color w:val="0000FF"/>
      <w:u w:val="single"/>
    </w:rPr>
  </w:style>
  <w:style w:type="paragraph" w:styleId="a9">
    <w:name w:val="header"/>
    <w:basedOn w:val="a"/>
    <w:link w:val="Char3"/>
    <w:semiHidden/>
    <w:rsid w:val="00D156A4"/>
    <w:pPr>
      <w:widowControl/>
      <w:tabs>
        <w:tab w:val="center" w:pos="4252"/>
        <w:tab w:val="right" w:pos="8504"/>
      </w:tabs>
      <w:wordWrap/>
      <w:adjustRightInd/>
      <w:snapToGrid w:val="0"/>
      <w:spacing w:line="240" w:lineRule="auto"/>
      <w:jc w:val="left"/>
      <w:textAlignment w:val="auto"/>
    </w:pPr>
    <w:rPr>
      <w:rFonts w:hAnsi="굴림"/>
      <w:sz w:val="24"/>
    </w:rPr>
  </w:style>
  <w:style w:type="character" w:customStyle="1" w:styleId="Char3">
    <w:name w:val="머리글 Char"/>
    <w:basedOn w:val="a0"/>
    <w:link w:val="a9"/>
    <w:semiHidden/>
    <w:rsid w:val="00D156A4"/>
    <w:rPr>
      <w:rFonts w:ascii="Times New Roman" w:eastAsia="바탕체" w:hAnsi="굴림" w:cs="Times New Roman"/>
      <w:kern w:val="0"/>
      <w:sz w:val="24"/>
      <w:szCs w:val="20"/>
    </w:rPr>
  </w:style>
  <w:style w:type="paragraph" w:styleId="aa">
    <w:name w:val="Balloon Text"/>
    <w:basedOn w:val="a"/>
    <w:link w:val="Char4"/>
    <w:semiHidden/>
    <w:rsid w:val="00D156A4"/>
    <w:rPr>
      <w:rFonts w:ascii="Arial" w:eastAsia="돋움" w:hAnsi="Arial"/>
      <w:sz w:val="18"/>
      <w:szCs w:val="18"/>
    </w:rPr>
  </w:style>
  <w:style w:type="character" w:customStyle="1" w:styleId="Char4">
    <w:name w:val="풍선 도움말 텍스트 Char"/>
    <w:basedOn w:val="a0"/>
    <w:link w:val="aa"/>
    <w:semiHidden/>
    <w:rsid w:val="00D156A4"/>
    <w:rPr>
      <w:rFonts w:ascii="Arial" w:eastAsia="돋움" w:hAnsi="Arial" w:cs="Times New Roman"/>
      <w:kern w:val="0"/>
      <w:sz w:val="18"/>
      <w:szCs w:val="18"/>
    </w:rPr>
  </w:style>
  <w:style w:type="paragraph" w:styleId="ab">
    <w:name w:val="footer"/>
    <w:basedOn w:val="a"/>
    <w:link w:val="Char5"/>
    <w:uiPriority w:val="99"/>
    <w:rsid w:val="00D156A4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b"/>
    <w:uiPriority w:val="99"/>
    <w:rsid w:val="00D156A4"/>
    <w:rPr>
      <w:rFonts w:ascii="Times New Roman" w:eastAsia="바탕체" w:hAnsi="Times New Roman" w:cs="Times New Roman"/>
      <w:kern w:val="0"/>
      <w:szCs w:val="20"/>
    </w:rPr>
  </w:style>
  <w:style w:type="paragraph" w:customStyle="1" w:styleId="-11">
    <w:name w:val="색상형 목록 - 강조색 11"/>
    <w:basedOn w:val="a"/>
    <w:qFormat/>
    <w:rsid w:val="00D156A4"/>
    <w:pPr>
      <w:ind w:leftChars="400" w:left="800"/>
    </w:pPr>
  </w:style>
  <w:style w:type="paragraph" w:customStyle="1" w:styleId="s0">
    <w:name w:val="s0"/>
    <w:rsid w:val="00D156A4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/" w:eastAsia="바탕" w:hAnsi="/" w:cs="/"/>
      <w:kern w:val="0"/>
      <w:sz w:val="24"/>
      <w:szCs w:val="24"/>
    </w:rPr>
  </w:style>
  <w:style w:type="paragraph" w:customStyle="1" w:styleId="ac">
    <w:name w:val="a"/>
    <w:basedOn w:val="a"/>
    <w:rsid w:val="00D156A4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  <w:style w:type="character" w:customStyle="1" w:styleId="apple-style-span">
    <w:name w:val="apple-style-span"/>
    <w:rsid w:val="00D156A4"/>
    <w:rPr>
      <w:rFonts w:ascii="맑은 고딕" w:eastAsia="맑은 고딕" w:hAnsi="맑은 고딕" w:hint="eastAsia"/>
      <w:sz w:val="18"/>
      <w:szCs w:val="18"/>
    </w:rPr>
  </w:style>
  <w:style w:type="character" w:customStyle="1" w:styleId="apple-converted-space">
    <w:name w:val="apple-converted-space"/>
    <w:basedOn w:val="a0"/>
    <w:rsid w:val="00D156A4"/>
  </w:style>
  <w:style w:type="character" w:customStyle="1" w:styleId="il">
    <w:name w:val="il"/>
    <w:basedOn w:val="a0"/>
    <w:rsid w:val="00D156A4"/>
  </w:style>
  <w:style w:type="character" w:styleId="ad">
    <w:name w:val="annotation reference"/>
    <w:uiPriority w:val="99"/>
    <w:semiHidden/>
    <w:unhideWhenUsed/>
    <w:rsid w:val="00D156A4"/>
    <w:rPr>
      <w:sz w:val="18"/>
      <w:szCs w:val="18"/>
    </w:rPr>
  </w:style>
  <w:style w:type="paragraph" w:styleId="ae">
    <w:name w:val="annotation text"/>
    <w:basedOn w:val="a"/>
    <w:link w:val="Char6"/>
    <w:uiPriority w:val="99"/>
    <w:unhideWhenUsed/>
    <w:rsid w:val="00D156A4"/>
    <w:pPr>
      <w:jc w:val="left"/>
    </w:pPr>
  </w:style>
  <w:style w:type="character" w:customStyle="1" w:styleId="Char6">
    <w:name w:val="메모 텍스트 Char"/>
    <w:basedOn w:val="a0"/>
    <w:link w:val="ae"/>
    <w:uiPriority w:val="99"/>
    <w:rsid w:val="00D156A4"/>
    <w:rPr>
      <w:rFonts w:ascii="Times New Roman" w:eastAsia="바탕체" w:hAnsi="Times New Roman" w:cs="Times New Roman"/>
      <w:kern w:val="0"/>
      <w:szCs w:val="20"/>
    </w:rPr>
  </w:style>
  <w:style w:type="paragraph" w:styleId="af">
    <w:name w:val="annotation subject"/>
    <w:basedOn w:val="ae"/>
    <w:next w:val="ae"/>
    <w:link w:val="Char7"/>
    <w:uiPriority w:val="99"/>
    <w:semiHidden/>
    <w:unhideWhenUsed/>
    <w:rsid w:val="00D156A4"/>
    <w:rPr>
      <w:b/>
      <w:bCs/>
    </w:rPr>
  </w:style>
  <w:style w:type="character" w:customStyle="1" w:styleId="Char7">
    <w:name w:val="메모 주제 Char"/>
    <w:basedOn w:val="Char6"/>
    <w:link w:val="af"/>
    <w:uiPriority w:val="99"/>
    <w:semiHidden/>
    <w:rsid w:val="00D156A4"/>
    <w:rPr>
      <w:rFonts w:ascii="Times New Roman" w:eastAsia="바탕체" w:hAnsi="Times New Roman" w:cs="Times New Roman"/>
      <w:b/>
      <w:bCs/>
      <w:kern w:val="0"/>
      <w:szCs w:val="20"/>
    </w:rPr>
  </w:style>
  <w:style w:type="paragraph" w:styleId="af0">
    <w:name w:val="Normal (Web)"/>
    <w:basedOn w:val="a"/>
    <w:uiPriority w:val="99"/>
    <w:unhideWhenUsed/>
    <w:rsid w:val="00D156A4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  <w:style w:type="paragraph" w:customStyle="1" w:styleId="1">
    <w:name w:val="스타일1"/>
    <w:basedOn w:val="a"/>
    <w:link w:val="1Char0"/>
    <w:qFormat/>
    <w:rsid w:val="00D156A4"/>
    <w:pPr>
      <w:numPr>
        <w:numId w:val="1"/>
      </w:numPr>
      <w:wordWrap/>
      <w:spacing w:before="24" w:after="24" w:line="276" w:lineRule="auto"/>
    </w:pPr>
    <w:rPr>
      <w:rFonts w:ascii="맑은 고딕" w:eastAsia="맑은 고딕" w:hAnsi="맑은 고딕"/>
      <w:color w:val="000000"/>
      <w:sz w:val="18"/>
      <w:szCs w:val="18"/>
    </w:rPr>
  </w:style>
  <w:style w:type="character" w:customStyle="1" w:styleId="1Char0">
    <w:name w:val="스타일1 Char"/>
    <w:link w:val="1"/>
    <w:rsid w:val="00D156A4"/>
    <w:rPr>
      <w:rFonts w:ascii="맑은 고딕" w:eastAsia="맑은 고딕" w:hAnsi="맑은 고딕" w:cs="Times New Roman"/>
      <w:color w:val="000000"/>
      <w:kern w:val="0"/>
      <w:sz w:val="18"/>
      <w:szCs w:val="18"/>
    </w:rPr>
  </w:style>
  <w:style w:type="paragraph" w:styleId="af1">
    <w:name w:val="List Paragraph"/>
    <w:aliases w:val="가. (본문...)"/>
    <w:basedOn w:val="a"/>
    <w:uiPriority w:val="34"/>
    <w:qFormat/>
    <w:rsid w:val="00D156A4"/>
    <w:pPr>
      <w:autoSpaceDE w:val="0"/>
      <w:autoSpaceDN w:val="0"/>
      <w:adjustRightInd/>
      <w:spacing w:line="240" w:lineRule="auto"/>
      <w:ind w:leftChars="400" w:left="800"/>
      <w:textAlignment w:val="auto"/>
    </w:pPr>
    <w:rPr>
      <w:rFonts w:ascii="바탕" w:eastAsia="바탕"/>
      <w:kern w:val="2"/>
      <w:szCs w:val="24"/>
    </w:rPr>
  </w:style>
  <w:style w:type="table" w:styleId="af2">
    <w:name w:val="Table Grid"/>
    <w:basedOn w:val="a1"/>
    <w:uiPriority w:val="59"/>
    <w:rsid w:val="00D156A4"/>
    <w:pPr>
      <w:widowControl w:val="0"/>
      <w:wordWrap w:val="0"/>
      <w:autoSpaceDE w:val="0"/>
      <w:autoSpaceDN w:val="0"/>
      <w:spacing w:after="0" w:line="240" w:lineRule="auto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FollowedHyperlink"/>
    <w:uiPriority w:val="99"/>
    <w:semiHidden/>
    <w:unhideWhenUsed/>
    <w:rsid w:val="00D156A4"/>
    <w:rPr>
      <w:color w:val="954F72"/>
      <w:u w:val="single"/>
    </w:rPr>
  </w:style>
  <w:style w:type="paragraph" w:styleId="af4">
    <w:name w:val="Revision"/>
    <w:hidden/>
    <w:uiPriority w:val="99"/>
    <w:semiHidden/>
    <w:rsid w:val="00D156A4"/>
    <w:pPr>
      <w:spacing w:after="0" w:line="240" w:lineRule="auto"/>
      <w:jc w:val="left"/>
    </w:pPr>
    <w:rPr>
      <w:rFonts w:ascii="Times New Roman" w:eastAsia="바탕체" w:hAnsi="Times New Roman" w:cs="Times New Roman"/>
      <w:kern w:val="0"/>
      <w:szCs w:val="20"/>
    </w:rPr>
  </w:style>
  <w:style w:type="paragraph" w:customStyle="1" w:styleId="Default">
    <w:name w:val="Default"/>
    <w:rsid w:val="00BD78ED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맑은 고딕" w:eastAsia="맑은 고딕" w:cs="맑은 고딕"/>
      <w:color w:val="000000"/>
      <w:kern w:val="0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sid w:val="003C0DA7"/>
    <w:rPr>
      <w:rFonts w:asciiTheme="majorHAnsi" w:eastAsiaTheme="majorEastAsia" w:hAnsiTheme="majorHAnsi" w:cstheme="majorBidi"/>
      <w:kern w:val="0"/>
      <w:szCs w:val="20"/>
    </w:rPr>
  </w:style>
  <w:style w:type="paragraph" w:styleId="af5">
    <w:name w:val="No Spacing"/>
    <w:uiPriority w:val="1"/>
    <w:qFormat/>
    <w:rsid w:val="000709B0"/>
    <w:pPr>
      <w:widowControl w:val="0"/>
      <w:wordWrap w:val="0"/>
      <w:adjustRightInd w:val="0"/>
      <w:spacing w:after="0" w:line="240" w:lineRule="auto"/>
      <w:textAlignment w:val="baseline"/>
    </w:pPr>
    <w:rPr>
      <w:rFonts w:ascii="Times New Roman" w:eastAsia="바탕체" w:hAnsi="Times New Roman" w:cs="Times New Roman"/>
      <w:kern w:val="0"/>
      <w:szCs w:val="20"/>
    </w:rPr>
  </w:style>
  <w:style w:type="paragraph" w:customStyle="1" w:styleId="10">
    <w:name w:val="1.번호 ①"/>
    <w:basedOn w:val="a7"/>
    <w:link w:val="1Char1"/>
    <w:qFormat/>
    <w:rsid w:val="00A15124"/>
    <w:pPr>
      <w:numPr>
        <w:numId w:val="2"/>
      </w:numPr>
      <w:wordWrap/>
      <w:autoSpaceDE/>
      <w:autoSpaceDN/>
      <w:snapToGrid w:val="0"/>
      <w:jc w:val="left"/>
    </w:pPr>
    <w:rPr>
      <w:rFonts w:ascii="Noto Sans Korean Regular" w:eastAsia="Noto Sans Korean Regular" w:hAnsi="Noto Sans Korean Regular"/>
      <w:sz w:val="18"/>
      <w:szCs w:val="18"/>
    </w:rPr>
  </w:style>
  <w:style w:type="character" w:customStyle="1" w:styleId="1Char1">
    <w:name w:val="1.번호 ① Char"/>
    <w:basedOn w:val="Char2"/>
    <w:link w:val="10"/>
    <w:rsid w:val="00A15124"/>
    <w:rPr>
      <w:rFonts w:ascii="Noto Sans Korean Regular" w:eastAsia="Noto Sans Korean Regular" w:hAnsi="Noto Sans Korean Regular" w:cs="Times New Roman"/>
      <w:kern w:val="0"/>
      <w:sz w:val="18"/>
      <w:szCs w:val="18"/>
    </w:rPr>
  </w:style>
  <w:style w:type="paragraph" w:customStyle="1" w:styleId="12">
    <w:name w:val="1.본문"/>
    <w:basedOn w:val="a"/>
    <w:link w:val="1Char2"/>
    <w:qFormat/>
    <w:rsid w:val="00B46DF7"/>
    <w:pPr>
      <w:wordWrap/>
      <w:adjustRightInd/>
      <w:snapToGrid w:val="0"/>
      <w:spacing w:line="312" w:lineRule="auto"/>
      <w:jc w:val="left"/>
      <w:textAlignment w:val="auto"/>
    </w:pPr>
    <w:rPr>
      <w:rFonts w:ascii="Noto Sans Korean Light" w:eastAsia="Noto Sans Korean Light" w:hAnsi="Noto Sans Korean Light"/>
      <w:kern w:val="2"/>
      <w:sz w:val="18"/>
      <w:szCs w:val="18"/>
    </w:rPr>
  </w:style>
  <w:style w:type="character" w:customStyle="1" w:styleId="1Char2">
    <w:name w:val="1.본문 Char"/>
    <w:basedOn w:val="a0"/>
    <w:link w:val="12"/>
    <w:rsid w:val="00B46DF7"/>
    <w:rPr>
      <w:rFonts w:ascii="Noto Sans Korean Light" w:eastAsia="Noto Sans Korean Light" w:hAnsi="Noto Sans Korean Light" w:cs="Times New Roman"/>
      <w:sz w:val="18"/>
      <w:szCs w:val="18"/>
    </w:rPr>
  </w:style>
  <w:style w:type="paragraph" w:customStyle="1" w:styleId="af6">
    <w:name w:val="표 내용"/>
    <w:basedOn w:val="a"/>
    <w:link w:val="Char8"/>
    <w:qFormat/>
    <w:rsid w:val="00405E83"/>
    <w:pPr>
      <w:wordWrap/>
      <w:adjustRightInd/>
      <w:snapToGrid w:val="0"/>
      <w:spacing w:line="240" w:lineRule="auto"/>
      <w:jc w:val="left"/>
      <w:textAlignment w:val="auto"/>
    </w:pPr>
    <w:rPr>
      <w:rFonts w:ascii="Noto Sans Korean Regular" w:eastAsia="Noto Sans Korean Regular" w:hAnsi="Noto Sans Korean Regular"/>
      <w:kern w:val="2"/>
      <w:sz w:val="18"/>
      <w:szCs w:val="18"/>
    </w:rPr>
  </w:style>
  <w:style w:type="character" w:customStyle="1" w:styleId="Char8">
    <w:name w:val="표 내용 Char"/>
    <w:basedOn w:val="a0"/>
    <w:link w:val="af6"/>
    <w:rsid w:val="00405E83"/>
    <w:rPr>
      <w:rFonts w:ascii="Noto Sans Korean Regular" w:eastAsia="Noto Sans Korean Regular" w:hAnsi="Noto Sans Korean Regular" w:cs="Times New Roman"/>
      <w:sz w:val="18"/>
      <w:szCs w:val="18"/>
    </w:rPr>
  </w:style>
  <w:style w:type="paragraph" w:customStyle="1" w:styleId="af7">
    <w:name w:val="타이틀"/>
    <w:basedOn w:val="a7"/>
    <w:link w:val="Char9"/>
    <w:qFormat/>
    <w:rsid w:val="006F2F14"/>
    <w:pPr>
      <w:wordWrap/>
      <w:autoSpaceDE/>
      <w:autoSpaceDN/>
      <w:snapToGrid w:val="0"/>
      <w:spacing w:line="276" w:lineRule="auto"/>
      <w:jc w:val="left"/>
      <w:outlineLvl w:val="0"/>
    </w:pPr>
    <w:rPr>
      <w:rFonts w:ascii="Noto Sans Korean Bold" w:eastAsia="Noto Sans Korean Bold" w:hAnsi="Noto Sans Korean Bold"/>
      <w:sz w:val="24"/>
      <w:szCs w:val="36"/>
    </w:rPr>
  </w:style>
  <w:style w:type="character" w:customStyle="1" w:styleId="Char9">
    <w:name w:val="타이틀 Char"/>
    <w:basedOn w:val="Char2"/>
    <w:link w:val="af7"/>
    <w:rsid w:val="006F2F14"/>
    <w:rPr>
      <w:rFonts w:ascii="Noto Sans Korean Bold" w:eastAsia="Noto Sans Korean Bold" w:hAnsi="Noto Sans Korean Bold" w:cs="Times New Roman"/>
      <w:kern w:val="0"/>
      <w:sz w:val="24"/>
      <w:szCs w:val="36"/>
    </w:rPr>
  </w:style>
  <w:style w:type="paragraph" w:customStyle="1" w:styleId="af8">
    <w:name w:val="표 타이틀"/>
    <w:basedOn w:val="af6"/>
    <w:link w:val="Chara"/>
    <w:qFormat/>
    <w:rsid w:val="006F2F14"/>
    <w:pPr>
      <w:jc w:val="center"/>
    </w:pPr>
  </w:style>
  <w:style w:type="character" w:customStyle="1" w:styleId="Chara">
    <w:name w:val="표 타이틀 Char"/>
    <w:basedOn w:val="Char8"/>
    <w:link w:val="af8"/>
    <w:rsid w:val="006F2F14"/>
    <w:rPr>
      <w:rFonts w:ascii="Noto Sans Korean Regular" w:eastAsia="Noto Sans Korean Regular" w:hAnsi="Noto Sans Korean Regular" w:cs="Times New Roman"/>
      <w:sz w:val="18"/>
      <w:szCs w:val="18"/>
    </w:rPr>
  </w:style>
  <w:style w:type="character" w:customStyle="1" w:styleId="13">
    <w:name w:val="확인되지 않은 멘션1"/>
    <w:basedOn w:val="a0"/>
    <w:uiPriority w:val="99"/>
    <w:semiHidden/>
    <w:unhideWhenUsed/>
    <w:rsid w:val="00F82C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6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54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450870">
                  <w:marLeft w:val="0"/>
                  <w:marRight w:val="0"/>
                  <w:marTop w:val="600"/>
                  <w:marBottom w:val="15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286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508089">
                          <w:marLeft w:val="0"/>
                          <w:marRight w:val="0"/>
                          <w:marTop w:val="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151325">
                              <w:marLeft w:val="37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114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2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2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34166">
          <w:marLeft w:val="-150"/>
          <w:marRight w:val="-15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87224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5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43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739683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621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353071">
                      <w:marLeft w:val="-150"/>
                      <w:marRight w:val="-15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160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5522377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249297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6034191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013029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428042">
                      <w:marLeft w:val="-150"/>
                      <w:marRight w:val="-15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124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401003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463457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710117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5572180">
                      <w:marLeft w:val="-150"/>
                      <w:marRight w:val="-15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513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8360822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341502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637445">
                      <w:marLeft w:val="-150"/>
                      <w:marRight w:val="-15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293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6010724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718955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103670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28446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649460">
                      <w:marLeft w:val="-150"/>
                      <w:marRight w:val="-15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44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3940818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744867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62139">
                      <w:marLeft w:val="-150"/>
                      <w:marRight w:val="-15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319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9042213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229018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794738">
                      <w:marLeft w:val="-150"/>
                      <w:marRight w:val="-15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9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7131180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536199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756772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711598">
                      <w:marLeft w:val="-150"/>
                      <w:marRight w:val="-15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00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2196011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6546697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322636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968108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3881736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765807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323667">
                      <w:marLeft w:val="-150"/>
                      <w:marRight w:val="-15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138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6251008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3760954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294618">
                      <w:marLeft w:val="-150"/>
                      <w:marRight w:val="-15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33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4882695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026503">
                      <w:marLeft w:val="-150"/>
                      <w:marRight w:val="-15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70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9792920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475075">
                      <w:marLeft w:val="-150"/>
                      <w:marRight w:val="-15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527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0463648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323070">
                      <w:marLeft w:val="-150"/>
                      <w:marRight w:val="-15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43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2234711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359526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4450691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936535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955507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483645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990878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413990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007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011324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595926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798135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018909">
                      <w:marLeft w:val="-150"/>
                      <w:marRight w:val="-15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145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6597389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948680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0607038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5312286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995822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650330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87310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396452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161554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721216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127908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4878289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019734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912023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3769969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443989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518016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346489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265574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2007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475742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265462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5305114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240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8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4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.google.com/terms/" TargetMode="External"/><Relationship Id="rId13" Type="http://schemas.microsoft.com/office/2011/relationships/commentsExtended" Target="commentsExtended.xml"/><Relationship Id="rId18" Type="http://schemas.openxmlformats.org/officeDocument/2006/relationships/image" Target="media/image4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comments" Target="comments.xml"/><Relationship Id="rId17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loud.google.com/pricing/list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microsoft.com/office/2011/relationships/people" Target="people.xml"/><Relationship Id="rId10" Type="http://schemas.openxmlformats.org/officeDocument/2006/relationships/hyperlink" Target="https://cloud.google.com/terms/sla/" TargetMode="Externa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yperlink" Target="https://cloud.google.com/terms/services/" TargetMode="External"/><Relationship Id="rId14" Type="http://schemas.microsoft.com/office/2016/09/relationships/commentsIds" Target="commentsIds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03C784-6C5C-458A-8EDB-14C943F4C6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1324</Words>
  <Characters>7551</Characters>
  <Application>Microsoft Office Word</Application>
  <DocSecurity>0</DocSecurity>
  <Lines>62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gandhi.oh</dc:creator>
  <cp:lastModifiedBy>김현주 (Hyunjoo Kim)</cp:lastModifiedBy>
  <cp:revision>2</cp:revision>
  <cp:lastPrinted>2021-01-18T07:28:00Z</cp:lastPrinted>
  <dcterms:created xsi:type="dcterms:W3CDTF">2025-09-24T04:42:00Z</dcterms:created>
  <dcterms:modified xsi:type="dcterms:W3CDTF">2025-09-24T04:42:00Z</dcterms:modified>
</cp:coreProperties>
</file>