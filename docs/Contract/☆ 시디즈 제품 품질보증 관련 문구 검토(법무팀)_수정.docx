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648B47" w14:textId="07F578B0" w:rsidR="000B1AF4" w:rsidRPr="000B1AF4" w:rsidRDefault="000B1AF4" w:rsidP="000B1AF4">
      <w:pPr>
        <w:spacing w:before="120" w:after="120"/>
        <w:jc w:val="center"/>
        <w:rPr>
          <w:b/>
          <w:sz w:val="22"/>
        </w:rPr>
      </w:pPr>
      <w:commentRangeStart w:id="0"/>
      <w:proofErr w:type="spellStart"/>
      <w:r w:rsidRPr="000B1AF4">
        <w:rPr>
          <w:rFonts w:hint="eastAsia"/>
          <w:b/>
          <w:sz w:val="22"/>
        </w:rPr>
        <w:t>시디즈</w:t>
      </w:r>
      <w:proofErr w:type="spellEnd"/>
      <w:r w:rsidRPr="000B1AF4">
        <w:rPr>
          <w:rFonts w:hint="eastAsia"/>
          <w:b/>
          <w:sz w:val="22"/>
        </w:rPr>
        <w:t xml:space="preserve"> </w:t>
      </w:r>
      <w:r w:rsidRPr="000B1AF4">
        <w:rPr>
          <w:rFonts w:hint="eastAsia"/>
          <w:b/>
          <w:sz w:val="22"/>
        </w:rPr>
        <w:t>제품</w:t>
      </w:r>
      <w:r w:rsidRPr="000B1AF4">
        <w:rPr>
          <w:rFonts w:hint="eastAsia"/>
          <w:b/>
          <w:sz w:val="22"/>
        </w:rPr>
        <w:t xml:space="preserve"> </w:t>
      </w:r>
      <w:r w:rsidRPr="000B1AF4">
        <w:rPr>
          <w:rFonts w:hint="eastAsia"/>
          <w:b/>
          <w:sz w:val="22"/>
        </w:rPr>
        <w:t>품질</w:t>
      </w:r>
      <w:r w:rsidR="004E3462">
        <w:rPr>
          <w:rFonts w:hint="eastAsia"/>
          <w:b/>
          <w:sz w:val="22"/>
        </w:rPr>
        <w:t xml:space="preserve"> </w:t>
      </w:r>
      <w:r w:rsidRPr="000B1AF4">
        <w:rPr>
          <w:rFonts w:hint="eastAsia"/>
          <w:b/>
          <w:sz w:val="22"/>
        </w:rPr>
        <w:t>보증</w:t>
      </w:r>
      <w:r w:rsidRPr="000B1AF4">
        <w:rPr>
          <w:rFonts w:hint="eastAsia"/>
          <w:b/>
          <w:sz w:val="22"/>
        </w:rPr>
        <w:t xml:space="preserve"> </w:t>
      </w:r>
      <w:r w:rsidRPr="000B1AF4">
        <w:rPr>
          <w:rFonts w:hint="eastAsia"/>
          <w:b/>
          <w:sz w:val="22"/>
        </w:rPr>
        <w:t>관련</w:t>
      </w:r>
      <w:r w:rsidRPr="000B1AF4">
        <w:rPr>
          <w:rFonts w:hint="eastAsia"/>
          <w:b/>
          <w:sz w:val="22"/>
        </w:rPr>
        <w:t xml:space="preserve"> </w:t>
      </w:r>
      <w:r w:rsidRPr="000B1AF4">
        <w:rPr>
          <w:rFonts w:hint="eastAsia"/>
          <w:b/>
          <w:sz w:val="22"/>
        </w:rPr>
        <w:t>문구</w:t>
      </w:r>
      <w:r w:rsidRPr="000B1AF4">
        <w:rPr>
          <w:rFonts w:hint="eastAsia"/>
          <w:b/>
          <w:sz w:val="22"/>
        </w:rPr>
        <w:t xml:space="preserve"> </w:t>
      </w:r>
      <w:r w:rsidRPr="000B1AF4">
        <w:rPr>
          <w:rFonts w:hint="eastAsia"/>
          <w:b/>
          <w:sz w:val="22"/>
        </w:rPr>
        <w:t>검토</w:t>
      </w:r>
      <w:commentRangeEnd w:id="0"/>
      <w:r w:rsidR="000C4169">
        <w:rPr>
          <w:rStyle w:val="a5"/>
        </w:rPr>
        <w:commentReference w:id="0"/>
      </w:r>
    </w:p>
    <w:p w14:paraId="423FE63B" w14:textId="77777777" w:rsidR="000B1AF4" w:rsidRDefault="000B1AF4" w:rsidP="00624F2C">
      <w:pPr>
        <w:spacing w:before="120" w:after="12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09B9" w14:paraId="33ECD225" w14:textId="77777777" w:rsidTr="00A109B9">
        <w:tc>
          <w:tcPr>
            <w:tcW w:w="9016" w:type="dxa"/>
          </w:tcPr>
          <w:p w14:paraId="28702B32" w14:textId="77777777" w:rsidR="00A109B9" w:rsidRDefault="00A109B9" w:rsidP="00A109B9">
            <w:pPr>
              <w:spacing w:before="120" w:after="120"/>
              <w:jc w:val="center"/>
            </w:pPr>
          </w:p>
          <w:p w14:paraId="7235D4C2" w14:textId="33A65AD6" w:rsidR="00A109B9" w:rsidRDefault="00A109B9" w:rsidP="00A109B9">
            <w:pPr>
              <w:spacing w:before="120" w:after="120"/>
              <w:jc w:val="center"/>
            </w:pP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ins w:id="1" w:author="최규현 (Kyoohyun Choi)" w:date="2024-03-25T13:40:00Z">
              <w:r w:rsidR="00F8564D">
                <w:rPr>
                  <w:rFonts w:hint="eastAsia"/>
                </w:rPr>
                <w:t>무상</w:t>
              </w:r>
              <w:r w:rsidR="00F8564D">
                <w:rPr>
                  <w:rFonts w:hint="eastAsia"/>
                </w:rPr>
                <w:t xml:space="preserve"> </w:t>
              </w:r>
            </w:ins>
            <w:r>
              <w:rPr>
                <w:rFonts w:hint="eastAsia"/>
              </w:rPr>
              <w:t>품질</w:t>
            </w:r>
            <w:r w:rsidR="004E346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</w:t>
            </w:r>
          </w:p>
          <w:p w14:paraId="16300E24" w14:textId="77777777" w:rsidR="00A109B9" w:rsidRDefault="00A109B9" w:rsidP="00A109B9">
            <w:pPr>
              <w:spacing w:before="120" w:after="120"/>
              <w:jc w:val="center"/>
            </w:pPr>
          </w:p>
          <w:p w14:paraId="3CD2B936" w14:textId="77777777" w:rsidR="0087412F" w:rsidRDefault="00246814" w:rsidP="00A109B9">
            <w:pPr>
              <w:spacing w:before="120" w:after="120"/>
              <w:jc w:val="center"/>
              <w:rPr>
                <w:ins w:id="2" w:author="최규현 (Kyoohyun Choi)" w:date="2024-03-25T13:40:00Z"/>
              </w:rPr>
            </w:pPr>
            <w:proofErr w:type="spellStart"/>
            <w:ins w:id="3" w:author="최규현 (Kyoohyun Choi)" w:date="2024-03-25T11:28:00Z">
              <w:r>
                <w:rPr>
                  <w:rFonts w:hint="eastAsia"/>
                </w:rPr>
                <w:t>시디즈는</w:t>
              </w:r>
              <w:proofErr w:type="spellEnd"/>
              <w:r>
                <w:rPr>
                  <w:rFonts w:hint="eastAsia"/>
                </w:rPr>
                <w:t xml:space="preserve"> </w:t>
              </w:r>
            </w:ins>
            <w:r w:rsidR="00DD5A9E">
              <w:rPr>
                <w:rFonts w:hint="eastAsia"/>
              </w:rPr>
              <w:t>T90</w:t>
            </w:r>
            <w:del w:id="4" w:author="최규현 (Kyoohyun Choi)" w:date="2024-03-25T11:28:00Z">
              <w:r w:rsidR="00874B53" w:rsidDel="00246814">
                <w:rPr>
                  <w:rFonts w:hint="eastAsia"/>
                </w:rPr>
                <w:delText>은</w:delText>
              </w:r>
            </w:del>
            <w:ins w:id="5" w:author="최규현 (Kyoohyun Choi)" w:date="2024-03-25T11:28:00Z"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제품에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대해</w:t>
              </w:r>
            </w:ins>
            <w:ins w:id="6" w:author="최규현 (Kyoohyun Choi)" w:date="2024-03-25T11:17:00Z">
              <w:r w:rsidR="005C4CB9">
                <w:rPr>
                  <w:rFonts w:hint="eastAsia"/>
                </w:rPr>
                <w:t xml:space="preserve"> </w:t>
              </w:r>
            </w:ins>
            <w:ins w:id="7" w:author="최규현 (Kyoohyun Choi)" w:date="2024-03-25T11:16:00Z">
              <w:r w:rsidR="001B0639">
                <w:rPr>
                  <w:rFonts w:hint="eastAsia"/>
                </w:rPr>
                <w:t>구매일로부터</w:t>
              </w:r>
              <w:r w:rsidR="001B0639">
                <w:rPr>
                  <w:rFonts w:hint="eastAsia"/>
                </w:rPr>
                <w:t xml:space="preserve"> </w:t>
              </w:r>
            </w:ins>
            <w:r w:rsidR="00A109B9">
              <w:rPr>
                <w:rFonts w:hint="eastAsia"/>
              </w:rPr>
              <w:t>15</w:t>
            </w:r>
            <w:r w:rsidR="00A109B9">
              <w:rPr>
                <w:rFonts w:hint="eastAsia"/>
              </w:rPr>
              <w:t>년</w:t>
            </w:r>
            <w:ins w:id="8" w:author="최규현 (Kyoohyun Choi)" w:date="2024-03-25T11:16:00Z">
              <w:r w:rsidR="001B0639">
                <w:rPr>
                  <w:rFonts w:hint="eastAsia"/>
                </w:rPr>
                <w:t>간</w:t>
              </w:r>
            </w:ins>
            <w:r w:rsidR="00A109B9">
              <w:t xml:space="preserve"> </w:t>
            </w:r>
          </w:p>
          <w:p w14:paraId="4C9B31B3" w14:textId="5EBEF3D1" w:rsidR="00A109B9" w:rsidRDefault="00F8564D" w:rsidP="00A109B9">
            <w:pPr>
              <w:spacing w:before="120" w:after="120"/>
              <w:jc w:val="center"/>
            </w:pPr>
            <w:ins w:id="9" w:author="최규현 (Kyoohyun Choi)" w:date="2024-03-25T13:40:00Z">
              <w:r>
                <w:rPr>
                  <w:rFonts w:hint="eastAsia"/>
                </w:rPr>
                <w:t>무상</w:t>
              </w:r>
              <w:r>
                <w:rPr>
                  <w:rFonts w:hint="eastAsia"/>
                </w:rPr>
                <w:t xml:space="preserve"> </w:t>
              </w:r>
            </w:ins>
            <w:r w:rsidR="00A109B9">
              <w:rPr>
                <w:rFonts w:hint="eastAsia"/>
              </w:rPr>
              <w:t>품질</w:t>
            </w:r>
            <w:r w:rsidR="00A109B9">
              <w:rPr>
                <w:rFonts w:hint="eastAsia"/>
              </w:rPr>
              <w:t xml:space="preserve"> </w:t>
            </w:r>
            <w:r w:rsidR="00A109B9">
              <w:rPr>
                <w:rFonts w:hint="eastAsia"/>
              </w:rPr>
              <w:t>보증을</w:t>
            </w:r>
            <w:r w:rsidR="00A109B9">
              <w:rPr>
                <w:rFonts w:hint="eastAsia"/>
              </w:rPr>
              <w:t xml:space="preserve"> </w:t>
            </w:r>
            <w:r w:rsidR="00A109B9">
              <w:rPr>
                <w:rFonts w:hint="eastAsia"/>
              </w:rPr>
              <w:t>약속합니다</w:t>
            </w:r>
            <w:ins w:id="10" w:author="최규현 (Kyoohyun Choi)" w:date="2024-03-25T13:39:00Z">
              <w:r>
                <w:rPr>
                  <w:rFonts w:hint="eastAsia"/>
                </w:rPr>
                <w:t>(</w:t>
              </w:r>
            </w:ins>
            <w:ins w:id="11" w:author="최규현 (Kyoohyun Choi)" w:date="2024-03-25T13:40:00Z">
              <w:r w:rsidR="0087412F">
                <w:rPr>
                  <w:rFonts w:hint="eastAsia"/>
                </w:rPr>
                <w:t>단</w:t>
              </w:r>
              <w:r w:rsidR="0087412F">
                <w:rPr>
                  <w:rFonts w:hint="eastAsia"/>
                </w:rPr>
                <w:t>,</w:t>
              </w:r>
              <w:r w:rsidR="0087412F">
                <w:t xml:space="preserve"> </w:t>
              </w:r>
            </w:ins>
            <w:ins w:id="12" w:author="김현주 (Hyunjoo Kim)" w:date="2024-03-28T10:41:00Z">
              <w:r w:rsidR="00B43556">
                <w:rPr>
                  <w:rFonts w:hint="eastAsia"/>
                </w:rPr>
                <w:t>주요</w:t>
              </w:r>
              <w:r w:rsidR="00B43556">
                <w:rPr>
                  <w:rFonts w:hint="eastAsia"/>
                </w:rPr>
                <w:t xml:space="preserve"> </w:t>
              </w:r>
              <w:r w:rsidR="00B43556">
                <w:rPr>
                  <w:rFonts w:hint="eastAsia"/>
                </w:rPr>
                <w:t>부품에</w:t>
              </w:r>
              <w:r w:rsidR="00B43556">
                <w:rPr>
                  <w:rFonts w:hint="eastAsia"/>
                </w:rPr>
                <w:t xml:space="preserve"> </w:t>
              </w:r>
              <w:r w:rsidR="00B43556">
                <w:rPr>
                  <w:rFonts w:hint="eastAsia"/>
                </w:rPr>
                <w:t>한함</w:t>
              </w:r>
            </w:ins>
            <w:ins w:id="13" w:author="최규현 (Kyoohyun Choi)" w:date="2024-03-25T13:39:00Z">
              <w:r>
                <w:rPr>
                  <w:rFonts w:hint="eastAsia"/>
                </w:rPr>
                <w:t>)</w:t>
              </w:r>
            </w:ins>
            <w:r w:rsidR="00A109B9">
              <w:rPr>
                <w:rFonts w:hint="eastAsia"/>
              </w:rPr>
              <w:t>.</w:t>
            </w:r>
            <w:r w:rsidR="00A109B9">
              <w:t xml:space="preserve"> </w:t>
            </w:r>
          </w:p>
          <w:p w14:paraId="78CE89D3" w14:textId="77777777" w:rsidR="00A109B9" w:rsidRDefault="00A109B9" w:rsidP="00A109B9">
            <w:pPr>
              <w:spacing w:before="120" w:after="120"/>
              <w:jc w:val="center"/>
            </w:pPr>
            <w:r>
              <w:rPr>
                <w:rFonts w:hint="eastAsia"/>
              </w:rPr>
              <w:t>지금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등록하면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보다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원활하게</w:t>
            </w:r>
            <w:r>
              <w:rPr>
                <w:rFonts w:hint="eastAsia"/>
              </w:rPr>
              <w:t xml:space="preserve"> A/S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있습니다</w:t>
            </w:r>
            <w:r>
              <w:rPr>
                <w:rFonts w:hint="eastAsia"/>
              </w:rPr>
              <w:t>.</w:t>
            </w:r>
          </w:p>
          <w:p w14:paraId="268A4FC7" w14:textId="77777777" w:rsidR="00A109B9" w:rsidRDefault="00A109B9" w:rsidP="00A109B9">
            <w:pPr>
              <w:spacing w:before="120" w:after="120"/>
              <w:jc w:val="center"/>
            </w:pPr>
          </w:p>
          <w:p w14:paraId="19E6A800" w14:textId="02CF4231" w:rsidR="00A109B9" w:rsidRDefault="00A109B9" w:rsidP="00A109B9">
            <w:pPr>
              <w:spacing w:before="120" w:after="120"/>
              <w:jc w:val="center"/>
              <w:rPr>
                <w:ins w:id="14" w:author="최규현 (Kyoohyun Choi)" w:date="2024-03-25T11:17:00Z"/>
              </w:rPr>
            </w:pPr>
            <w:del w:id="15" w:author="최규현 (Kyoohyun Choi)" w:date="2024-03-25T11:17:00Z">
              <w:r w:rsidDel="00AF2D6C">
                <w:rPr>
                  <w:rFonts w:hint="eastAsia"/>
                </w:rPr>
                <w:delText>품질</w:delText>
              </w:r>
              <w:r w:rsidDel="00AF2D6C">
                <w:rPr>
                  <w:rFonts w:hint="eastAsia"/>
                </w:rPr>
                <w:delText xml:space="preserve"> </w:delText>
              </w:r>
              <w:r w:rsidDel="00AF2D6C">
                <w:rPr>
                  <w:rFonts w:hint="eastAsia"/>
                </w:rPr>
                <w:delText>보증</w:delText>
              </w:r>
              <w:r w:rsidDel="00AF2D6C">
                <w:rPr>
                  <w:rFonts w:hint="eastAsia"/>
                </w:rPr>
                <w:delText xml:space="preserve"> </w:delText>
              </w:r>
              <w:r w:rsidDel="00AF2D6C">
                <w:rPr>
                  <w:rFonts w:hint="eastAsia"/>
                </w:rPr>
                <w:delText>적용</w:delText>
              </w:r>
              <w:r w:rsidDel="00AF2D6C">
                <w:rPr>
                  <w:rFonts w:hint="eastAsia"/>
                </w:rPr>
                <w:delText xml:space="preserve"> </w:delText>
              </w:r>
              <w:r w:rsidDel="00AF2D6C">
                <w:rPr>
                  <w:rFonts w:hint="eastAsia"/>
                </w:rPr>
                <w:delText>대상의</w:delText>
              </w:r>
              <w:r w:rsidDel="00AF2D6C">
                <w:rPr>
                  <w:rFonts w:hint="eastAsia"/>
                </w:rPr>
                <w:delText xml:space="preserve"> </w:delText>
              </w:r>
              <w:r w:rsidDel="00AF2D6C">
                <w:rPr>
                  <w:rFonts w:hint="eastAsia"/>
                </w:rPr>
                <w:delText>세부</w:delText>
              </w:r>
              <w:r w:rsidDel="00AF2D6C">
                <w:rPr>
                  <w:rFonts w:hint="eastAsia"/>
                </w:rPr>
                <w:delText xml:space="preserve"> </w:delText>
              </w:r>
              <w:r w:rsidDel="00AF2D6C">
                <w:rPr>
                  <w:rFonts w:hint="eastAsia"/>
                </w:rPr>
                <w:delText>범위는</w:delText>
              </w:r>
              <w:r w:rsidDel="00AF2D6C">
                <w:rPr>
                  <w:rFonts w:hint="eastAsia"/>
                </w:rPr>
                <w:delText xml:space="preserve"> </w:delText>
              </w:r>
              <w:r w:rsidDel="00AF2D6C">
                <w:rPr>
                  <w:rFonts w:hint="eastAsia"/>
                </w:rPr>
                <w:delText>시디즈닷컴에서</w:delText>
              </w:r>
              <w:r w:rsidDel="00AF2D6C">
                <w:rPr>
                  <w:rFonts w:hint="eastAsia"/>
                </w:rPr>
                <w:delText xml:space="preserve"> </w:delText>
              </w:r>
              <w:r w:rsidDel="00AF2D6C">
                <w:rPr>
                  <w:rFonts w:hint="eastAsia"/>
                </w:rPr>
                <w:delText>확인할</w:delText>
              </w:r>
              <w:r w:rsidDel="00AF2D6C">
                <w:rPr>
                  <w:rFonts w:hint="eastAsia"/>
                </w:rPr>
                <w:delText xml:space="preserve"> </w:delText>
              </w:r>
              <w:r w:rsidDel="00AF2D6C">
                <w:rPr>
                  <w:rFonts w:hint="eastAsia"/>
                </w:rPr>
                <w:delText>수</w:delText>
              </w:r>
              <w:r w:rsidDel="00AF2D6C">
                <w:rPr>
                  <w:rFonts w:hint="eastAsia"/>
                </w:rPr>
                <w:delText xml:space="preserve"> </w:delText>
              </w:r>
              <w:r w:rsidDel="00AF2D6C">
                <w:rPr>
                  <w:rFonts w:hint="eastAsia"/>
                </w:rPr>
                <w:delText>있습니다</w:delText>
              </w:r>
              <w:r w:rsidDel="00AF2D6C">
                <w:rPr>
                  <w:rFonts w:hint="eastAsia"/>
                </w:rPr>
                <w:delText>.</w:delText>
              </w:r>
            </w:del>
          </w:p>
          <w:p w14:paraId="2A89B9C2" w14:textId="09EFC15E" w:rsidR="00931ADA" w:rsidRDefault="00931ADA" w:rsidP="00A109B9">
            <w:pPr>
              <w:spacing w:before="120" w:after="120"/>
              <w:jc w:val="center"/>
              <w:rPr>
                <w:ins w:id="16" w:author="최규현 (Kyoohyun Choi)" w:date="2024-03-25T11:22:00Z"/>
              </w:rPr>
            </w:pPr>
            <w:ins w:id="17" w:author="최규현 (Kyoohyun Choi)" w:date="2024-03-25T11:22:00Z">
              <w:r>
                <w:rPr>
                  <w:rFonts w:hint="eastAsia"/>
                </w:rPr>
                <w:t>*</w:t>
              </w:r>
              <w:r>
                <w:t xml:space="preserve"> </w:t>
              </w:r>
              <w:r>
                <w:rPr>
                  <w:rFonts w:hint="eastAsia"/>
                </w:rPr>
                <w:t>유의사항</w:t>
              </w:r>
              <w:r w:rsidR="00D909B6">
                <w:rPr>
                  <w:rFonts w:hint="eastAsia"/>
                </w:rPr>
                <w:t xml:space="preserve"> </w:t>
              </w:r>
              <w:r w:rsidR="00D909B6">
                <w:t>*</w:t>
              </w:r>
            </w:ins>
          </w:p>
          <w:p w14:paraId="642AF47E" w14:textId="45AD68B2" w:rsidR="00AF2D6C" w:rsidRDefault="00931ADA" w:rsidP="00A109B9">
            <w:pPr>
              <w:spacing w:before="120" w:after="120"/>
              <w:jc w:val="center"/>
              <w:rPr>
                <w:ins w:id="18" w:author="최규현 (Kyoohyun Choi)" w:date="2024-03-25T11:19:00Z"/>
              </w:rPr>
            </w:pPr>
            <w:ins w:id="19" w:author="최규현 (Kyoohyun Choi)" w:date="2024-03-25T11:22:00Z">
              <w:r>
                <w:rPr>
                  <w:rFonts w:ascii="HY신명조" w:hint="eastAsia"/>
                </w:rPr>
                <w:t>①</w:t>
              </w:r>
              <w:r>
                <w:rPr>
                  <w:rFonts w:hint="eastAsia"/>
                </w:rPr>
                <w:t xml:space="preserve"> </w:t>
              </w:r>
            </w:ins>
            <w:ins w:id="20" w:author="최규현 (Kyoohyun Choi)" w:date="2024-03-25T11:17:00Z">
              <w:r w:rsidR="00AF2D6C">
                <w:rPr>
                  <w:rFonts w:hint="eastAsia"/>
                </w:rPr>
                <w:t>제품을</w:t>
              </w:r>
              <w:r w:rsidR="00AF2D6C">
                <w:rPr>
                  <w:rFonts w:hint="eastAsia"/>
                </w:rPr>
                <w:t xml:space="preserve"> </w:t>
              </w:r>
              <w:r w:rsidR="00AF2D6C">
                <w:rPr>
                  <w:rFonts w:hint="eastAsia"/>
                </w:rPr>
                <w:t>등록하</w:t>
              </w:r>
            </w:ins>
            <w:ins w:id="21" w:author="최규현 (Kyoohyun Choi)" w:date="2024-03-25T11:23:00Z">
              <w:r w:rsidR="00582EC8">
                <w:rPr>
                  <w:rFonts w:hint="eastAsia"/>
                </w:rPr>
                <w:t>시</w:t>
              </w:r>
            </w:ins>
            <w:ins w:id="22" w:author="최규현 (Kyoohyun Choi)" w:date="2024-03-25T11:17:00Z">
              <w:r w:rsidR="00AF2D6C">
                <w:rPr>
                  <w:rFonts w:hint="eastAsia"/>
                </w:rPr>
                <w:t>지</w:t>
              </w:r>
              <w:r w:rsidR="00AF2D6C">
                <w:rPr>
                  <w:rFonts w:hint="eastAsia"/>
                </w:rPr>
                <w:t xml:space="preserve"> </w:t>
              </w:r>
              <w:r w:rsidR="00AF2D6C">
                <w:rPr>
                  <w:rFonts w:hint="eastAsia"/>
                </w:rPr>
                <w:t>않는</w:t>
              </w:r>
              <w:r w:rsidR="00AF2D6C">
                <w:rPr>
                  <w:rFonts w:hint="eastAsia"/>
                </w:rPr>
                <w:t xml:space="preserve"> </w:t>
              </w:r>
              <w:r w:rsidR="00AF2D6C">
                <w:rPr>
                  <w:rFonts w:hint="eastAsia"/>
                </w:rPr>
                <w:t>경우</w:t>
              </w:r>
              <w:r w:rsidR="00AF2D6C">
                <w:rPr>
                  <w:rFonts w:hint="eastAsia"/>
                </w:rPr>
                <w:t>,</w:t>
              </w:r>
              <w:r w:rsidR="00AF2D6C">
                <w:t xml:space="preserve"> </w:t>
              </w:r>
            </w:ins>
            <w:ins w:id="23" w:author="최규현 (Kyoohyun Choi)" w:date="2024-03-25T11:18:00Z">
              <w:r w:rsidR="00AF2D6C">
                <w:rPr>
                  <w:rFonts w:hint="eastAsia"/>
                </w:rPr>
                <w:t>품질</w:t>
              </w:r>
            </w:ins>
            <w:ins w:id="24" w:author="최규현 (Kyoohyun Choi)" w:date="2024-03-25T11:24:00Z">
              <w:r w:rsidR="004E3462">
                <w:rPr>
                  <w:rFonts w:hint="eastAsia"/>
                </w:rPr>
                <w:t xml:space="preserve"> </w:t>
              </w:r>
            </w:ins>
            <w:ins w:id="25" w:author="최규현 (Kyoohyun Choi)" w:date="2024-03-25T11:18:00Z">
              <w:r w:rsidR="00AF2D6C">
                <w:rPr>
                  <w:rFonts w:hint="eastAsia"/>
                </w:rPr>
                <w:t>보증</w:t>
              </w:r>
              <w:r w:rsidR="00AF2D6C">
                <w:rPr>
                  <w:rFonts w:hint="eastAsia"/>
                </w:rPr>
                <w:t xml:space="preserve"> </w:t>
              </w:r>
              <w:r w:rsidR="00AF2D6C">
                <w:rPr>
                  <w:rFonts w:hint="eastAsia"/>
                </w:rPr>
                <w:t>서비스가</w:t>
              </w:r>
              <w:r w:rsidR="00AF2D6C">
                <w:rPr>
                  <w:rFonts w:hint="eastAsia"/>
                </w:rPr>
                <w:t xml:space="preserve"> </w:t>
              </w:r>
              <w:r w:rsidR="00AF2D6C">
                <w:rPr>
                  <w:rFonts w:hint="eastAsia"/>
                </w:rPr>
                <w:t>제</w:t>
              </w:r>
            </w:ins>
            <w:ins w:id="26" w:author="최규현 (Kyoohyun Choi)" w:date="2024-03-25T11:19:00Z">
              <w:r w:rsidR="00D32469">
                <w:rPr>
                  <w:rFonts w:hint="eastAsia"/>
                </w:rPr>
                <w:t>한될</w:t>
              </w:r>
              <w:r w:rsidR="00D32469">
                <w:rPr>
                  <w:rFonts w:hint="eastAsia"/>
                </w:rPr>
                <w:t xml:space="preserve"> </w:t>
              </w:r>
              <w:r w:rsidR="00D32469">
                <w:rPr>
                  <w:rFonts w:hint="eastAsia"/>
                </w:rPr>
                <w:t>수</w:t>
              </w:r>
              <w:r w:rsidR="00D32469">
                <w:rPr>
                  <w:rFonts w:hint="eastAsia"/>
                </w:rPr>
                <w:t xml:space="preserve"> </w:t>
              </w:r>
              <w:r w:rsidR="00D32469">
                <w:rPr>
                  <w:rFonts w:hint="eastAsia"/>
                </w:rPr>
                <w:t>있습니다</w:t>
              </w:r>
              <w:r w:rsidR="00D32469">
                <w:rPr>
                  <w:rFonts w:hint="eastAsia"/>
                </w:rPr>
                <w:t>.</w:t>
              </w:r>
              <w:r w:rsidR="00D32469">
                <w:t xml:space="preserve"> </w:t>
              </w:r>
            </w:ins>
          </w:p>
          <w:p w14:paraId="5C765387" w14:textId="3084ED00" w:rsidR="00525CC6" w:rsidRDefault="00931ADA" w:rsidP="00A109B9">
            <w:pPr>
              <w:spacing w:before="120" w:after="120"/>
              <w:jc w:val="center"/>
              <w:rPr>
                <w:ins w:id="27" w:author="최규현 (Kyoohyun Choi)" w:date="2024-03-25T11:23:00Z"/>
              </w:rPr>
            </w:pPr>
            <w:ins w:id="28" w:author="최규현 (Kyoohyun Choi)" w:date="2024-03-25T11:22:00Z">
              <w:r>
                <w:rPr>
                  <w:rFonts w:ascii="HY신명조" w:hint="eastAsia"/>
                </w:rPr>
                <w:t>②</w:t>
              </w:r>
              <w:r>
                <w:t xml:space="preserve"> </w:t>
              </w:r>
            </w:ins>
            <w:ins w:id="29" w:author="최규현 (Kyoohyun Choi)" w:date="2024-03-25T11:20:00Z">
              <w:r w:rsidR="00D32469">
                <w:rPr>
                  <w:rFonts w:hint="eastAsia"/>
                </w:rPr>
                <w:t>고객</w:t>
              </w:r>
              <w:r w:rsidR="00D32469">
                <w:rPr>
                  <w:rFonts w:hint="eastAsia"/>
                </w:rPr>
                <w:t xml:space="preserve"> </w:t>
              </w:r>
              <w:r w:rsidR="00D32469">
                <w:rPr>
                  <w:rFonts w:hint="eastAsia"/>
                </w:rPr>
                <w:t>부주의로</w:t>
              </w:r>
              <w:r w:rsidR="00D32469">
                <w:rPr>
                  <w:rFonts w:hint="eastAsia"/>
                </w:rPr>
                <w:t xml:space="preserve"> </w:t>
              </w:r>
              <w:r w:rsidR="00D32469">
                <w:rPr>
                  <w:rFonts w:hint="eastAsia"/>
                </w:rPr>
                <w:t>인한</w:t>
              </w:r>
              <w:r w:rsidR="00D32469">
                <w:rPr>
                  <w:rFonts w:hint="eastAsia"/>
                </w:rPr>
                <w:t xml:space="preserve"> </w:t>
              </w:r>
              <w:r w:rsidR="00D32469">
                <w:rPr>
                  <w:rFonts w:hint="eastAsia"/>
                </w:rPr>
                <w:t>손상</w:t>
              </w:r>
            </w:ins>
            <w:ins w:id="30" w:author="최규현 (Kyoohyun Choi)" w:date="2024-03-25T11:21:00Z">
              <w:r w:rsidR="00D32469">
                <w:rPr>
                  <w:rFonts w:hint="eastAsia"/>
                </w:rPr>
                <w:t>,</w:t>
              </w:r>
              <w:r w:rsidR="00D32469">
                <w:t xml:space="preserve"> </w:t>
              </w:r>
              <w:r w:rsidR="00D32469">
                <w:rPr>
                  <w:rFonts w:hint="eastAsia"/>
                </w:rPr>
                <w:t>제품의</w:t>
              </w:r>
              <w:r w:rsidR="00D32469">
                <w:rPr>
                  <w:rFonts w:hint="eastAsia"/>
                </w:rPr>
                <w:t xml:space="preserve"> </w:t>
              </w:r>
            </w:ins>
            <w:ins w:id="31" w:author="김현주 (Hyunjoo Kim)" w:date="2024-03-28T10:40:00Z">
              <w:r w:rsidR="00B43556">
                <w:rPr>
                  <w:rFonts w:hint="eastAsia"/>
                </w:rPr>
                <w:t>소모성</w:t>
              </w:r>
              <w:r w:rsidR="00B43556">
                <w:rPr>
                  <w:rFonts w:hint="eastAsia"/>
                </w:rPr>
                <w:t xml:space="preserve"> </w:t>
              </w:r>
              <w:r w:rsidR="00B43556">
                <w:rPr>
                  <w:rFonts w:hint="eastAsia"/>
                </w:rPr>
                <w:t>자재</w:t>
              </w:r>
            </w:ins>
            <w:ins w:id="32" w:author="최규현 (Kyoohyun Choi)" w:date="2024-03-25T11:21:00Z">
              <w:del w:id="33" w:author="김현주 (Hyunjoo Kim)" w:date="2024-03-28T10:40:00Z">
                <w:r w:rsidR="00D32469" w:rsidDel="00B43556">
                  <w:rPr>
                    <w:rFonts w:hint="eastAsia"/>
                  </w:rPr>
                  <w:delText>일부</w:delText>
                </w:r>
                <w:r w:rsidR="00D32469" w:rsidDel="00B43556">
                  <w:rPr>
                    <w:rFonts w:hint="eastAsia"/>
                  </w:rPr>
                  <w:delText xml:space="preserve"> </w:delText>
                </w:r>
              </w:del>
            </w:ins>
            <w:ins w:id="34" w:author="최규현 (Kyoohyun Choi)" w:date="2024-03-25T11:24:00Z">
              <w:del w:id="35" w:author="김현주 (Hyunjoo Kim)" w:date="2024-03-28T10:40:00Z">
                <w:r w:rsidR="00EE69EB" w:rsidDel="00B43556">
                  <w:rPr>
                    <w:rFonts w:hint="eastAsia"/>
                  </w:rPr>
                  <w:delText>자재</w:delText>
                </w:r>
              </w:del>
              <w:r w:rsidR="00EE69EB">
                <w:rPr>
                  <w:rFonts w:hint="eastAsia"/>
                </w:rPr>
                <w:t xml:space="preserve"> </w:t>
              </w:r>
              <w:r w:rsidR="00EE69EB">
                <w:rPr>
                  <w:rFonts w:hint="eastAsia"/>
                </w:rPr>
                <w:t>및</w:t>
              </w:r>
              <w:r w:rsidR="00EE69EB">
                <w:rPr>
                  <w:rFonts w:hint="eastAsia"/>
                </w:rPr>
                <w:t xml:space="preserve"> </w:t>
              </w:r>
            </w:ins>
            <w:ins w:id="36" w:author="최규현 (Kyoohyun Choi)" w:date="2024-03-25T11:21:00Z">
              <w:r w:rsidR="00D32469">
                <w:rPr>
                  <w:rFonts w:hint="eastAsia"/>
                </w:rPr>
                <w:t>구성품에</w:t>
              </w:r>
              <w:r w:rsidR="00D32469">
                <w:rPr>
                  <w:rFonts w:hint="eastAsia"/>
                </w:rPr>
                <w:t xml:space="preserve"> </w:t>
              </w:r>
              <w:r w:rsidR="00D32469">
                <w:rPr>
                  <w:rFonts w:hint="eastAsia"/>
                </w:rPr>
                <w:t>대해서는</w:t>
              </w:r>
              <w:r w:rsidR="00D32469">
                <w:rPr>
                  <w:rFonts w:hint="eastAsia"/>
                </w:rPr>
                <w:t xml:space="preserve"> </w:t>
              </w:r>
            </w:ins>
          </w:p>
          <w:p w14:paraId="7A560B2A" w14:textId="05E97DC5" w:rsidR="00D32469" w:rsidRDefault="00FE513D" w:rsidP="00A109B9">
            <w:pPr>
              <w:spacing w:before="120" w:after="120"/>
              <w:jc w:val="center"/>
              <w:rPr>
                <w:ins w:id="37" w:author="최규현 (Kyoohyun Choi)" w:date="2024-03-25T13:56:00Z"/>
              </w:rPr>
            </w:pPr>
            <w:ins w:id="38" w:author="최규현 (Kyoohyun Choi)" w:date="2024-03-25T13:37:00Z">
              <w:r>
                <w:rPr>
                  <w:rFonts w:hint="eastAsia"/>
                </w:rPr>
                <w:t>무상</w:t>
              </w:r>
              <w:r>
                <w:rPr>
                  <w:rFonts w:hint="eastAsia"/>
                </w:rPr>
                <w:t xml:space="preserve"> </w:t>
              </w:r>
            </w:ins>
            <w:ins w:id="39" w:author="최규현 (Kyoohyun Choi)" w:date="2024-03-25T11:21:00Z">
              <w:r w:rsidR="00D32469">
                <w:rPr>
                  <w:rFonts w:hint="eastAsia"/>
                </w:rPr>
                <w:t>품질</w:t>
              </w:r>
              <w:r w:rsidR="00D32469">
                <w:rPr>
                  <w:rFonts w:hint="eastAsia"/>
                </w:rPr>
                <w:t xml:space="preserve"> </w:t>
              </w:r>
              <w:r w:rsidR="00D32469">
                <w:rPr>
                  <w:rFonts w:hint="eastAsia"/>
                </w:rPr>
                <w:t>보증</w:t>
              </w:r>
              <w:r w:rsidR="00D32469">
                <w:rPr>
                  <w:rFonts w:hint="eastAsia"/>
                </w:rPr>
                <w:t xml:space="preserve"> </w:t>
              </w:r>
              <w:r w:rsidR="00D32469">
                <w:rPr>
                  <w:rFonts w:hint="eastAsia"/>
                </w:rPr>
                <w:t>서비스가</w:t>
              </w:r>
              <w:r w:rsidR="00D32469">
                <w:rPr>
                  <w:rFonts w:hint="eastAsia"/>
                </w:rPr>
                <w:t xml:space="preserve"> </w:t>
              </w:r>
              <w:r w:rsidR="00D32469">
                <w:rPr>
                  <w:rFonts w:hint="eastAsia"/>
                </w:rPr>
                <w:t>적용되지</w:t>
              </w:r>
              <w:r w:rsidR="00D32469">
                <w:rPr>
                  <w:rFonts w:hint="eastAsia"/>
                </w:rPr>
                <w:t xml:space="preserve"> </w:t>
              </w:r>
              <w:r w:rsidR="00D32469">
                <w:rPr>
                  <w:rFonts w:hint="eastAsia"/>
                </w:rPr>
                <w:t>않습니다</w:t>
              </w:r>
              <w:r w:rsidR="00D32469">
                <w:rPr>
                  <w:rFonts w:hint="eastAsia"/>
                </w:rPr>
                <w:t>.</w:t>
              </w:r>
              <w:r w:rsidR="00D32469">
                <w:t xml:space="preserve"> </w:t>
              </w:r>
            </w:ins>
          </w:p>
          <w:p w14:paraId="060736B7" w14:textId="73EDD0E0" w:rsidR="00B40200" w:rsidRDefault="00B40200" w:rsidP="00B40200">
            <w:pPr>
              <w:spacing w:before="120" w:after="120"/>
              <w:jc w:val="center"/>
              <w:rPr>
                <w:ins w:id="40" w:author="최규현 (Kyoohyun Choi)" w:date="2024-03-25T13:56:00Z"/>
              </w:rPr>
            </w:pPr>
            <w:ins w:id="41" w:author="최규현 (Kyoohyun Choi)" w:date="2024-03-25T13:56:00Z">
              <w:r>
                <w:rPr>
                  <w:rFonts w:ascii="HY신명조" w:hint="eastAsia"/>
                </w:rPr>
                <w:t>※</w:t>
              </w:r>
              <w:r>
                <w:rPr>
                  <w:rFonts w:hint="eastAsia"/>
                </w:rPr>
                <w:t xml:space="preserve"> </w:t>
              </w:r>
            </w:ins>
            <w:ins w:id="42" w:author="김현주 (Hyunjoo Kim)" w:date="2024-03-28T10:43:00Z">
              <w:r w:rsidR="00B43556">
                <w:rPr>
                  <w:rFonts w:hint="eastAsia"/>
                </w:rPr>
                <w:t>무상</w:t>
              </w:r>
              <w:r w:rsidR="00B43556">
                <w:rPr>
                  <w:rFonts w:hint="eastAsia"/>
                </w:rPr>
                <w:t xml:space="preserve"> </w:t>
              </w:r>
              <w:r w:rsidR="00B43556">
                <w:rPr>
                  <w:rFonts w:hint="eastAsia"/>
                </w:rPr>
                <w:t>품질보증</w:t>
              </w:r>
              <w:r w:rsidR="00B43556">
                <w:rPr>
                  <w:rFonts w:hint="eastAsia"/>
                </w:rPr>
                <w:t xml:space="preserve"> </w:t>
              </w:r>
              <w:r w:rsidR="00B43556">
                <w:rPr>
                  <w:rFonts w:hint="eastAsia"/>
                </w:rPr>
                <w:t>대상</w:t>
              </w:r>
              <w:r w:rsidR="00B43556">
                <w:rPr>
                  <w:rFonts w:hint="eastAsia"/>
                </w:rPr>
                <w:t xml:space="preserve"> </w:t>
              </w:r>
              <w:r w:rsidR="00B43556">
                <w:rPr>
                  <w:rFonts w:hint="eastAsia"/>
                </w:rPr>
                <w:t>부품의</w:t>
              </w:r>
              <w:r w:rsidR="00B43556">
                <w:rPr>
                  <w:rFonts w:hint="eastAsia"/>
                </w:rPr>
                <w:t xml:space="preserve"> </w:t>
              </w:r>
              <w:r w:rsidR="00B43556">
                <w:rPr>
                  <w:rFonts w:hint="eastAsia"/>
                </w:rPr>
                <w:t>종류</w:t>
              </w:r>
              <w:r w:rsidR="00B43556">
                <w:rPr>
                  <w:rFonts w:hint="eastAsia"/>
                </w:rPr>
                <w:t xml:space="preserve"> </w:t>
              </w:r>
              <w:r w:rsidR="00B43556">
                <w:rPr>
                  <w:rFonts w:hint="eastAsia"/>
                </w:rPr>
                <w:t>및</w:t>
              </w:r>
            </w:ins>
            <w:bookmarkStart w:id="43" w:name="_GoBack"/>
            <w:bookmarkEnd w:id="43"/>
            <w:ins w:id="44" w:author="김현주 (Hyunjoo Kim)" w:date="2024-03-28T10:40:00Z">
              <w:r w:rsidR="00B43556">
                <w:rPr>
                  <w:rFonts w:hint="eastAsia"/>
                </w:rPr>
                <w:t xml:space="preserve"> </w:t>
              </w:r>
            </w:ins>
            <w:ins w:id="45" w:author="최규현 (Kyoohyun Choi)" w:date="2024-03-25T13:56:00Z">
              <w:r>
                <w:rPr>
                  <w:rFonts w:hint="eastAsia"/>
                </w:rPr>
                <w:t>보다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자세한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내용은</w:t>
              </w:r>
              <w:r>
                <w:rPr>
                  <w:rFonts w:hint="eastAsia"/>
                </w:rPr>
                <w:t xml:space="preserve"> </w:t>
              </w:r>
              <w:proofErr w:type="spellStart"/>
              <w:r>
                <w:rPr>
                  <w:rFonts w:hint="eastAsia"/>
                </w:rPr>
                <w:t>시디즈닷컴</w:t>
              </w:r>
              <w:proofErr w:type="spellEnd"/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홈페이지에서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확인하여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주시기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바랍니다</w:t>
              </w:r>
              <w:r>
                <w:rPr>
                  <w:rFonts w:hint="eastAsia"/>
                </w:rPr>
                <w:t>.</w:t>
              </w:r>
              <w:r>
                <w:t xml:space="preserve"> </w:t>
              </w:r>
            </w:ins>
          </w:p>
          <w:p w14:paraId="698A9F1E" w14:textId="5DCAC4C6" w:rsidR="00B40200" w:rsidRDefault="00B40200" w:rsidP="00B40200">
            <w:pPr>
              <w:spacing w:before="120" w:after="120"/>
              <w:jc w:val="center"/>
              <w:rPr>
                <w:ins w:id="46" w:author="최규현 (Kyoohyun Choi)" w:date="2024-03-25T11:29:00Z"/>
              </w:rPr>
            </w:pPr>
            <w:ins w:id="47" w:author="최규현 (Kyoohyun Choi)" w:date="2024-03-25T13:56:00Z">
              <w:r>
                <w:rPr>
                  <w:rFonts w:hint="eastAsia"/>
                </w:rPr>
                <w:t>(</w:t>
              </w:r>
              <w:proofErr w:type="spellStart"/>
              <w:r>
                <w:rPr>
                  <w:rFonts w:hint="eastAsia"/>
                </w:rPr>
                <w:t>시디즈닷컴</w:t>
              </w:r>
              <w:proofErr w:type="spellEnd"/>
              <w:r>
                <w:rPr>
                  <w:rFonts w:hint="eastAsia"/>
                </w:rPr>
                <w:t xml:space="preserve"> -&gt;</w:t>
              </w:r>
              <w:r>
                <w:t xml:space="preserve"> </w:t>
              </w:r>
              <w:r>
                <w:rPr>
                  <w:rFonts w:hint="eastAsia"/>
                </w:rPr>
                <w:t>고객센터</w:t>
              </w:r>
              <w:r>
                <w:rPr>
                  <w:rFonts w:hint="eastAsia"/>
                </w:rPr>
                <w:t xml:space="preserve"> -&gt;</w:t>
              </w:r>
              <w:r>
                <w:t xml:space="preserve"> </w:t>
              </w:r>
              <w:r>
                <w:rPr>
                  <w:rFonts w:hint="eastAsia"/>
                </w:rPr>
                <w:t>A/S</w:t>
              </w:r>
              <w:r>
                <w:t xml:space="preserve"> </w:t>
              </w:r>
              <w:r>
                <w:rPr>
                  <w:rFonts w:hint="eastAsia"/>
                </w:rPr>
                <w:t>안내</w:t>
              </w:r>
              <w:r>
                <w:rPr>
                  <w:rFonts w:hint="eastAsia"/>
                </w:rPr>
                <w:t xml:space="preserve"> -&gt;</w:t>
              </w:r>
              <w:r>
                <w:t xml:space="preserve"> </w:t>
              </w:r>
              <w:r>
                <w:rPr>
                  <w:rFonts w:hint="eastAsia"/>
                </w:rPr>
                <w:t>하단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품질보증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서비스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상세</w:t>
              </w:r>
              <w:r>
                <w:rPr>
                  <w:rFonts w:hint="eastAsia"/>
                </w:rPr>
                <w:t>)</w:t>
              </w:r>
            </w:ins>
          </w:p>
          <w:p w14:paraId="3E74A969" w14:textId="46EBC5E8" w:rsidR="00B90C9E" w:rsidRPr="006163B5" w:rsidRDefault="00B90C9E" w:rsidP="00A109B9">
            <w:pPr>
              <w:spacing w:before="120" w:after="120"/>
              <w:jc w:val="center"/>
              <w:rPr>
                <w:ins w:id="48" w:author="최규현 (Kyoohyun Choi)" w:date="2024-03-25T11:21:00Z"/>
              </w:rPr>
            </w:pPr>
            <w:ins w:id="49" w:author="최규현 (Kyoohyun Choi)" w:date="2024-03-25T11:29:00Z">
              <w:r>
                <w:rPr>
                  <w:rFonts w:ascii="HY신명조" w:hint="eastAsia"/>
                </w:rPr>
                <w:t>③</w:t>
              </w:r>
              <w:r>
                <w:rPr>
                  <w:rFonts w:hint="eastAsia"/>
                </w:rPr>
                <w:t xml:space="preserve"> </w:t>
              </w:r>
            </w:ins>
            <w:ins w:id="50" w:author="최규현 (Kyoohyun Choi)" w:date="2024-03-25T12:53:00Z">
              <w:r w:rsidR="006163B5">
                <w:rPr>
                  <w:rFonts w:hint="eastAsia"/>
                </w:rPr>
                <w:t>구매일</w:t>
              </w:r>
              <w:r w:rsidR="006163B5">
                <w:rPr>
                  <w:rFonts w:hint="eastAsia"/>
                </w:rPr>
                <w:t xml:space="preserve"> 1</w:t>
              </w:r>
              <w:r w:rsidR="006163B5">
                <w:rPr>
                  <w:rFonts w:hint="eastAsia"/>
                </w:rPr>
                <w:t>년</w:t>
              </w:r>
            </w:ins>
            <w:ins w:id="51" w:author="최규현 (Kyoohyun Choi)" w:date="2024-03-25T12:58:00Z">
              <w:r w:rsidR="002E54D1">
                <w:rPr>
                  <w:rFonts w:hint="eastAsia"/>
                </w:rPr>
                <w:t xml:space="preserve"> </w:t>
              </w:r>
              <w:r w:rsidR="002E54D1">
                <w:rPr>
                  <w:rFonts w:hint="eastAsia"/>
                </w:rPr>
                <w:t>이후</w:t>
              </w:r>
            </w:ins>
            <w:ins w:id="52" w:author="최규현 (Kyoohyun Choi)" w:date="2024-03-25T13:38:00Z">
              <w:r w:rsidR="00FE513D">
                <w:rPr>
                  <w:rFonts w:hint="eastAsia"/>
                </w:rPr>
                <w:t>부터는</w:t>
              </w:r>
            </w:ins>
            <w:ins w:id="53" w:author="최규현 (Kyoohyun Choi)" w:date="2024-03-25T12:53:00Z">
              <w:r w:rsidR="006163B5">
                <w:rPr>
                  <w:rFonts w:hint="eastAsia"/>
                </w:rPr>
                <w:t xml:space="preserve"> </w:t>
              </w:r>
              <w:r w:rsidR="006163B5">
                <w:rPr>
                  <w:rFonts w:hint="eastAsia"/>
                </w:rPr>
                <w:t>출장비</w:t>
              </w:r>
              <w:r w:rsidR="006163B5">
                <w:rPr>
                  <w:rFonts w:hint="eastAsia"/>
                </w:rPr>
                <w:t>(18,000</w:t>
              </w:r>
              <w:r w:rsidR="006163B5">
                <w:rPr>
                  <w:rFonts w:hint="eastAsia"/>
                </w:rPr>
                <w:t>원</w:t>
              </w:r>
              <w:r w:rsidR="006163B5">
                <w:rPr>
                  <w:rFonts w:hint="eastAsia"/>
                </w:rPr>
                <w:t>)</w:t>
              </w:r>
            </w:ins>
            <w:ins w:id="54" w:author="최규현 (Kyoohyun Choi)" w:date="2024-03-25T12:54:00Z">
              <w:r w:rsidR="006163B5">
                <w:rPr>
                  <w:rFonts w:hint="eastAsia"/>
                </w:rPr>
                <w:t>가</w:t>
              </w:r>
              <w:r w:rsidR="006163B5">
                <w:rPr>
                  <w:rFonts w:hint="eastAsia"/>
                </w:rPr>
                <w:t xml:space="preserve"> </w:t>
              </w:r>
            </w:ins>
            <w:ins w:id="55" w:author="최규현 (Kyoohyun Choi)" w:date="2024-03-25T12:58:00Z">
              <w:r w:rsidR="007223A1">
                <w:rPr>
                  <w:rFonts w:hint="eastAsia"/>
                </w:rPr>
                <w:t>청구됩</w:t>
              </w:r>
            </w:ins>
            <w:ins w:id="56" w:author="최규현 (Kyoohyun Choi)" w:date="2024-03-25T12:55:00Z">
              <w:r w:rsidR="006163B5">
                <w:rPr>
                  <w:rFonts w:hint="eastAsia"/>
                </w:rPr>
                <w:t>니다</w:t>
              </w:r>
              <w:r w:rsidR="006163B5">
                <w:rPr>
                  <w:rFonts w:hint="eastAsia"/>
                </w:rPr>
                <w:t>.</w:t>
              </w:r>
            </w:ins>
          </w:p>
          <w:p w14:paraId="623C0731" w14:textId="77777777" w:rsidR="00A109B9" w:rsidRPr="00A109B9" w:rsidRDefault="00A109B9" w:rsidP="00A109B9">
            <w:pPr>
              <w:spacing w:before="120" w:after="120"/>
              <w:jc w:val="center"/>
            </w:pPr>
          </w:p>
        </w:tc>
      </w:tr>
    </w:tbl>
    <w:p w14:paraId="1F46AC23" w14:textId="77777777" w:rsidR="00691004" w:rsidRPr="00624F2C" w:rsidRDefault="00691004" w:rsidP="00A109B9">
      <w:pPr>
        <w:spacing w:before="120" w:after="120"/>
      </w:pPr>
    </w:p>
    <w:sectPr w:rsidR="00691004" w:rsidRPr="00624F2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최규현 (Kyoohyun Choi)" w:date="2024-03-25T10:51:00Z" w:initials="최(C">
    <w:p w14:paraId="26214A4B" w14:textId="77777777" w:rsidR="000C4169" w:rsidRDefault="000C4169">
      <w:pPr>
        <w:pStyle w:val="a6"/>
        <w:spacing w:before="120" w:after="120"/>
      </w:pPr>
      <w:r>
        <w:rPr>
          <w:rStyle w:val="a5"/>
        </w:rPr>
        <w:annotationRef/>
      </w:r>
      <w:r>
        <w:rPr>
          <w:rFonts w:hint="eastAsia"/>
        </w:rPr>
        <w:t>소비자에게</w:t>
      </w:r>
      <w:r>
        <w:rPr>
          <w:rFonts w:hint="eastAsia"/>
        </w:rPr>
        <w:t xml:space="preserve"> </w:t>
      </w:r>
      <w:r>
        <w:rPr>
          <w:rFonts w:hint="eastAsia"/>
        </w:rPr>
        <w:t>오인을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부당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>
        <w:rPr>
          <w:rFonts w:hint="eastAsia"/>
        </w:rPr>
        <w:t xml:space="preserve"> </w:t>
      </w:r>
      <w:r>
        <w:rPr>
          <w:rFonts w:hint="eastAsia"/>
        </w:rPr>
        <w:t>광고라고</w:t>
      </w:r>
      <w:r>
        <w:rPr>
          <w:rFonts w:hint="eastAsia"/>
        </w:rPr>
        <w:t xml:space="preserve"> </w:t>
      </w:r>
      <w:r>
        <w:rPr>
          <w:rFonts w:hint="eastAsia"/>
        </w:rPr>
        <w:t>볼</w:t>
      </w:r>
      <w:r>
        <w:rPr>
          <w:rFonts w:hint="eastAsia"/>
        </w:rPr>
        <w:t xml:space="preserve"> </w:t>
      </w:r>
      <w:r>
        <w:rPr>
          <w:rFonts w:hint="eastAsia"/>
        </w:rPr>
        <w:t>만한</w:t>
      </w:r>
      <w:r>
        <w:rPr>
          <w:rFonts w:hint="eastAsia"/>
        </w:rPr>
        <w:t xml:space="preserve"> </w:t>
      </w:r>
      <w:r>
        <w:rPr>
          <w:rFonts w:hint="eastAsia"/>
        </w:rPr>
        <w:t>위험을</w:t>
      </w:r>
      <w:r>
        <w:rPr>
          <w:rFonts w:hint="eastAsia"/>
        </w:rPr>
        <w:t xml:space="preserve"> </w:t>
      </w:r>
      <w:r>
        <w:rPr>
          <w:rFonts w:hint="eastAsia"/>
        </w:rPr>
        <w:t>최소화하기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문구</w:t>
      </w:r>
      <w:r>
        <w:rPr>
          <w:rFonts w:hint="eastAsia"/>
        </w:rPr>
        <w:t xml:space="preserve"> </w:t>
      </w:r>
      <w:r>
        <w:rPr>
          <w:rFonts w:hint="eastAsia"/>
        </w:rPr>
        <w:t>수정하였습니다</w:t>
      </w:r>
      <w:r>
        <w:rPr>
          <w:rFonts w:hint="eastAsia"/>
        </w:rPr>
        <w:t>.</w:t>
      </w:r>
      <w:r>
        <w:t xml:space="preserve"> </w:t>
      </w:r>
    </w:p>
    <w:p w14:paraId="3E16E8A6" w14:textId="77777777" w:rsidR="00332EEC" w:rsidRDefault="00332EEC">
      <w:pPr>
        <w:pStyle w:val="a6"/>
        <w:spacing w:before="120" w:after="120"/>
      </w:pPr>
    </w:p>
    <w:p w14:paraId="693C13E4" w14:textId="77777777" w:rsidR="00332EEC" w:rsidRDefault="00332EEC">
      <w:pPr>
        <w:pStyle w:val="a6"/>
        <w:spacing w:before="120" w:after="120"/>
      </w:pPr>
      <w:r>
        <w:rPr>
          <w:rFonts w:hint="eastAsia"/>
        </w:rPr>
        <w:t>귀</w:t>
      </w:r>
      <w:r>
        <w:rPr>
          <w:rFonts w:hint="eastAsia"/>
        </w:rPr>
        <w:t xml:space="preserve"> </w:t>
      </w: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판단하시는</w:t>
      </w:r>
      <w:r>
        <w:rPr>
          <w:rFonts w:hint="eastAsia"/>
        </w:rPr>
        <w:t xml:space="preserve"> </w:t>
      </w:r>
      <w:r>
        <w:rPr>
          <w:rFonts w:hint="eastAsia"/>
        </w:rPr>
        <w:t>바에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적절히</w:t>
      </w:r>
      <w:r>
        <w:rPr>
          <w:rFonts w:hint="eastAsia"/>
        </w:rPr>
        <w:t xml:space="preserve"> </w:t>
      </w:r>
      <w:r>
        <w:rPr>
          <w:rFonts w:hint="eastAsia"/>
        </w:rPr>
        <w:t>수정하여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주시기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  <w:r>
        <w:t xml:space="preserve"> </w:t>
      </w:r>
    </w:p>
    <w:p w14:paraId="1E7A7FFC" w14:textId="77777777" w:rsidR="00332EEC" w:rsidRDefault="00332EEC">
      <w:pPr>
        <w:pStyle w:val="a6"/>
        <w:spacing w:before="120" w:after="120"/>
      </w:pPr>
    </w:p>
    <w:p w14:paraId="4A326EB2" w14:textId="2396FE52" w:rsidR="00332EEC" w:rsidRDefault="00332EEC">
      <w:pPr>
        <w:pStyle w:val="a6"/>
        <w:spacing w:before="120" w:after="120"/>
      </w:pPr>
      <w:r>
        <w:rPr>
          <w:rFonts w:hint="eastAsia"/>
        </w:rPr>
        <w:t>단</w:t>
      </w:r>
      <w:r>
        <w:rPr>
          <w:rFonts w:hint="eastAsia"/>
        </w:rPr>
        <w:t>,</w:t>
      </w:r>
      <w:r>
        <w:t xml:space="preserve"> </w:t>
      </w:r>
      <w:r w:rsidRPr="00036BBF">
        <w:rPr>
          <w:rFonts w:hint="eastAsia"/>
          <w:b/>
        </w:rPr>
        <w:t>고객과실로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인한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손상</w:t>
      </w:r>
      <w:r w:rsidRPr="00036BBF">
        <w:rPr>
          <w:rFonts w:hint="eastAsia"/>
          <w:b/>
        </w:rPr>
        <w:t>,</w:t>
      </w:r>
      <w:r w:rsidRPr="00036BBF">
        <w:rPr>
          <w:b/>
        </w:rPr>
        <w:t xml:space="preserve"> </w:t>
      </w:r>
      <w:r w:rsidRPr="00036BBF">
        <w:rPr>
          <w:rFonts w:hint="eastAsia"/>
          <w:b/>
        </w:rPr>
        <w:t>일부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자재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및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구성품에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대해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무상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품질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보증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서비스가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적용되지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않는다는</w:t>
      </w:r>
      <w:r w:rsidRPr="00036BBF">
        <w:rPr>
          <w:rFonts w:hint="eastAsia"/>
          <w:b/>
        </w:rPr>
        <w:t xml:space="preserve"> </w:t>
      </w:r>
      <w:r w:rsidRPr="00036BBF">
        <w:rPr>
          <w:rFonts w:hint="eastAsia"/>
          <w:b/>
        </w:rPr>
        <w:t>점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="00F54970">
        <w:rPr>
          <w:rFonts w:hint="eastAsia"/>
        </w:rPr>
        <w:t>고객이</w:t>
      </w:r>
      <w:r w:rsidR="00F54970">
        <w:rPr>
          <w:rFonts w:hint="eastAsia"/>
        </w:rPr>
        <w:t xml:space="preserve"> </w:t>
      </w:r>
      <w:r>
        <w:rPr>
          <w:rFonts w:hint="eastAsia"/>
        </w:rPr>
        <w:t>구매를</w:t>
      </w:r>
      <w:r>
        <w:rPr>
          <w:rFonts w:hint="eastAsia"/>
        </w:rPr>
        <w:t xml:space="preserve"> </w:t>
      </w:r>
      <w:r>
        <w:rPr>
          <w:rFonts w:hint="eastAsia"/>
        </w:rPr>
        <w:t>판단함에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사항으로</w:t>
      </w:r>
      <w:r>
        <w:rPr>
          <w:rFonts w:hint="eastAsia"/>
        </w:rPr>
        <w:t xml:space="preserve"> </w:t>
      </w:r>
      <w:r w:rsidR="0069430A">
        <w:rPr>
          <w:rFonts w:hint="eastAsia"/>
        </w:rPr>
        <w:t>생각</w:t>
      </w:r>
      <w:r>
        <w:rPr>
          <w:rFonts w:hint="eastAsia"/>
        </w:rPr>
        <w:t>되므로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필히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반영하여</w:t>
      </w:r>
      <w:r>
        <w:rPr>
          <w:rFonts w:hint="eastAsia"/>
        </w:rPr>
        <w:t xml:space="preserve"> </w:t>
      </w:r>
      <w:r>
        <w:rPr>
          <w:rFonts w:hint="eastAsia"/>
        </w:rPr>
        <w:t>주시기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A326EB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A326EB2" w16cid:durableId="29ABD5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AC7B41" w14:textId="77777777" w:rsidR="00AC4171" w:rsidRDefault="00AC4171" w:rsidP="00590819">
      <w:pPr>
        <w:spacing w:before="120" w:after="120" w:line="240" w:lineRule="auto"/>
      </w:pPr>
      <w:r>
        <w:separator/>
      </w:r>
    </w:p>
  </w:endnote>
  <w:endnote w:type="continuationSeparator" w:id="0">
    <w:p w14:paraId="6803F5C8" w14:textId="77777777" w:rsidR="00AC4171" w:rsidRDefault="00AC4171" w:rsidP="00590819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3D5699" w14:textId="77777777" w:rsidR="00590819" w:rsidRDefault="00590819">
    <w:pPr>
      <w:pStyle w:val="a9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8DE9DF" w14:textId="77777777" w:rsidR="00590819" w:rsidRDefault="00590819">
    <w:pPr>
      <w:pStyle w:val="a9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3DCE1" w14:textId="77777777" w:rsidR="00590819" w:rsidRDefault="00590819">
    <w:pPr>
      <w:pStyle w:val="a9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304243" w14:textId="77777777" w:rsidR="00AC4171" w:rsidRDefault="00AC4171" w:rsidP="00590819">
      <w:pPr>
        <w:spacing w:before="120" w:after="120" w:line="240" w:lineRule="auto"/>
      </w:pPr>
      <w:r>
        <w:separator/>
      </w:r>
    </w:p>
  </w:footnote>
  <w:footnote w:type="continuationSeparator" w:id="0">
    <w:p w14:paraId="541C2263" w14:textId="77777777" w:rsidR="00AC4171" w:rsidRDefault="00AC4171" w:rsidP="00590819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BA0C3" w14:textId="77777777" w:rsidR="00590819" w:rsidRDefault="00590819">
    <w:pPr>
      <w:pStyle w:val="a8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B524BA" w14:textId="77777777" w:rsidR="00590819" w:rsidRDefault="00590819">
    <w:pPr>
      <w:pStyle w:val="a8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837A6" w14:textId="77777777" w:rsidR="00590819" w:rsidRDefault="00590819">
    <w:pPr>
      <w:pStyle w:val="a8"/>
      <w:spacing w:before="120" w:after="120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최규현 (Kyoohyun Choi)">
    <w15:presenceInfo w15:providerId="AD" w15:userId="S-1-5-21-2072993935-2402478306-405131872-1001"/>
  </w15:person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2C"/>
    <w:rsid w:val="00036BBF"/>
    <w:rsid w:val="00076E2B"/>
    <w:rsid w:val="000B1AF4"/>
    <w:rsid w:val="000C4169"/>
    <w:rsid w:val="001144F0"/>
    <w:rsid w:val="00193359"/>
    <w:rsid w:val="001B0639"/>
    <w:rsid w:val="001F1A74"/>
    <w:rsid w:val="00246814"/>
    <w:rsid w:val="002D2955"/>
    <w:rsid w:val="002E54D1"/>
    <w:rsid w:val="00332EEC"/>
    <w:rsid w:val="00365B05"/>
    <w:rsid w:val="003A1D30"/>
    <w:rsid w:val="004C5DE5"/>
    <w:rsid w:val="004E3462"/>
    <w:rsid w:val="0051469A"/>
    <w:rsid w:val="00525CC6"/>
    <w:rsid w:val="00540CFB"/>
    <w:rsid w:val="00582EC8"/>
    <w:rsid w:val="00590819"/>
    <w:rsid w:val="005C4CB9"/>
    <w:rsid w:val="006163B5"/>
    <w:rsid w:val="00622F5D"/>
    <w:rsid w:val="00624F2C"/>
    <w:rsid w:val="006746B9"/>
    <w:rsid w:val="00691004"/>
    <w:rsid w:val="0069168B"/>
    <w:rsid w:val="0069430A"/>
    <w:rsid w:val="006F01FA"/>
    <w:rsid w:val="007223A1"/>
    <w:rsid w:val="00747847"/>
    <w:rsid w:val="007E5E71"/>
    <w:rsid w:val="00826962"/>
    <w:rsid w:val="0087412F"/>
    <w:rsid w:val="00874B53"/>
    <w:rsid w:val="008C069A"/>
    <w:rsid w:val="008D2C25"/>
    <w:rsid w:val="009176B2"/>
    <w:rsid w:val="00931ADA"/>
    <w:rsid w:val="009D163F"/>
    <w:rsid w:val="009E1EBA"/>
    <w:rsid w:val="00A109B9"/>
    <w:rsid w:val="00A23F87"/>
    <w:rsid w:val="00A250A3"/>
    <w:rsid w:val="00AC4171"/>
    <w:rsid w:val="00AD79B0"/>
    <w:rsid w:val="00AF2D6C"/>
    <w:rsid w:val="00B2645B"/>
    <w:rsid w:val="00B40200"/>
    <w:rsid w:val="00B43556"/>
    <w:rsid w:val="00B54076"/>
    <w:rsid w:val="00B90C9E"/>
    <w:rsid w:val="00BB567E"/>
    <w:rsid w:val="00C552E4"/>
    <w:rsid w:val="00C829F7"/>
    <w:rsid w:val="00C9750D"/>
    <w:rsid w:val="00CB76B1"/>
    <w:rsid w:val="00D1258D"/>
    <w:rsid w:val="00D32469"/>
    <w:rsid w:val="00D41E76"/>
    <w:rsid w:val="00D909B6"/>
    <w:rsid w:val="00DD5A9E"/>
    <w:rsid w:val="00DD6BB8"/>
    <w:rsid w:val="00E22EAA"/>
    <w:rsid w:val="00E64CCA"/>
    <w:rsid w:val="00EC480A"/>
    <w:rsid w:val="00EE69EB"/>
    <w:rsid w:val="00F50349"/>
    <w:rsid w:val="00F54970"/>
    <w:rsid w:val="00F8564D"/>
    <w:rsid w:val="00F97F53"/>
    <w:rsid w:val="00FE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33B3EC"/>
  <w15:chartTrackingRefBased/>
  <w15:docId w15:val="{240EE641-A285-4C44-B365-EF5EEBC6F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HY신명조" w:hAnsi="Times New Roman" w:cs="맑은 고딕"/>
        <w:color w:val="000000"/>
        <w:kern w:val="2"/>
        <w:szCs w:val="28"/>
        <w:lang w:val="en-US" w:eastAsia="ko-KR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C480A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EC480A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39"/>
    <w:rsid w:val="00A109B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0C4169"/>
    <w:rPr>
      <w:sz w:val="18"/>
      <w:szCs w:val="18"/>
    </w:rPr>
  </w:style>
  <w:style w:type="paragraph" w:styleId="a6">
    <w:name w:val="annotation text"/>
    <w:basedOn w:val="a"/>
    <w:link w:val="Char0"/>
    <w:uiPriority w:val="99"/>
    <w:semiHidden/>
    <w:unhideWhenUsed/>
    <w:rsid w:val="000C4169"/>
    <w:pPr>
      <w:jc w:val="left"/>
    </w:pPr>
  </w:style>
  <w:style w:type="character" w:customStyle="1" w:styleId="Char0">
    <w:name w:val="메모 텍스트 Char"/>
    <w:basedOn w:val="a0"/>
    <w:link w:val="a6"/>
    <w:uiPriority w:val="99"/>
    <w:semiHidden/>
    <w:rsid w:val="000C4169"/>
  </w:style>
  <w:style w:type="paragraph" w:styleId="a7">
    <w:name w:val="annotation subject"/>
    <w:basedOn w:val="a6"/>
    <w:next w:val="a6"/>
    <w:link w:val="Char1"/>
    <w:uiPriority w:val="99"/>
    <w:semiHidden/>
    <w:unhideWhenUsed/>
    <w:rsid w:val="000C4169"/>
    <w:rPr>
      <w:b/>
      <w:bCs/>
    </w:rPr>
  </w:style>
  <w:style w:type="character" w:customStyle="1" w:styleId="Char1">
    <w:name w:val="메모 주제 Char"/>
    <w:basedOn w:val="Char0"/>
    <w:link w:val="a7"/>
    <w:uiPriority w:val="99"/>
    <w:semiHidden/>
    <w:rsid w:val="000C4169"/>
    <w:rPr>
      <w:b/>
      <w:bCs/>
    </w:rPr>
  </w:style>
  <w:style w:type="paragraph" w:styleId="a8">
    <w:name w:val="header"/>
    <w:basedOn w:val="a"/>
    <w:link w:val="Char2"/>
    <w:uiPriority w:val="99"/>
    <w:unhideWhenUsed/>
    <w:rsid w:val="0059081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8"/>
    <w:uiPriority w:val="99"/>
    <w:rsid w:val="00590819"/>
  </w:style>
  <w:style w:type="paragraph" w:styleId="a9">
    <w:name w:val="footer"/>
    <w:basedOn w:val="a"/>
    <w:link w:val="Char3"/>
    <w:uiPriority w:val="99"/>
    <w:unhideWhenUsed/>
    <w:rsid w:val="0059081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9"/>
    <w:uiPriority w:val="99"/>
    <w:rsid w:val="00590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2</cp:revision>
  <dcterms:created xsi:type="dcterms:W3CDTF">2024-03-28T01:44:00Z</dcterms:created>
  <dcterms:modified xsi:type="dcterms:W3CDTF">2024-03-28T01:44:00Z</dcterms:modified>
</cp:coreProperties>
</file>