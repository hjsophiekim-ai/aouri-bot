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25B456" w14:textId="77777777" w:rsidR="00F538BA" w:rsidRPr="00D20C02" w:rsidRDefault="00F538BA">
      <w:pPr>
        <w:pStyle w:val="NotarySS"/>
        <w:tabs>
          <w:tab w:val="clear" w:pos="3600"/>
          <w:tab w:val="clear" w:pos="3744"/>
          <w:tab w:val="right" w:pos="9360"/>
        </w:tabs>
        <w:spacing w:line="240" w:lineRule="auto"/>
        <w:rPr>
          <w:rFonts w:ascii="Calibri" w:hAnsi="Calibri" w:cs="Calibri"/>
          <w:caps w:val="0"/>
          <w:sz w:val="20"/>
        </w:rPr>
      </w:pPr>
      <w:r w:rsidRPr="00D20C02">
        <w:rPr>
          <w:rFonts w:ascii="Calibri" w:hAnsi="Calibri" w:cs="Calibri"/>
          <w:caps w:val="0"/>
          <w:sz w:val="20"/>
        </w:rPr>
        <w:tab/>
      </w:r>
    </w:p>
    <w:p w14:paraId="4A8414CB" w14:textId="77777777" w:rsidR="00F538BA" w:rsidRPr="00D20C02" w:rsidRDefault="00F538BA">
      <w:pPr>
        <w:tabs>
          <w:tab w:val="center" w:pos="4680"/>
        </w:tabs>
        <w:suppressAutoHyphens/>
        <w:rPr>
          <w:rFonts w:ascii="Calibri" w:hAnsi="Calibri" w:cs="Calibri"/>
          <w:b/>
          <w:spacing w:val="-2"/>
          <w:sz w:val="20"/>
        </w:rPr>
      </w:pPr>
      <w:r w:rsidRPr="00D20C02">
        <w:rPr>
          <w:rFonts w:ascii="Calibri" w:hAnsi="Calibri" w:cs="Calibri"/>
          <w:spacing w:val="-2"/>
          <w:sz w:val="20"/>
        </w:rPr>
        <w:tab/>
      </w:r>
      <w:proofErr w:type="gramStart"/>
      <w:r w:rsidR="007F0C83" w:rsidRPr="00D20C02">
        <w:rPr>
          <w:rFonts w:ascii="Calibri" w:hAnsi="Calibri" w:cs="Calibri"/>
          <w:b/>
          <w:spacing w:val="-2"/>
          <w:sz w:val="20"/>
        </w:rPr>
        <w:t xml:space="preserve">NON </w:t>
      </w:r>
      <w:r w:rsidRPr="00D20C02">
        <w:rPr>
          <w:rFonts w:ascii="Calibri" w:hAnsi="Calibri" w:cs="Calibri"/>
          <w:b/>
          <w:spacing w:val="-2"/>
          <w:sz w:val="20"/>
        </w:rPr>
        <w:t>DISCLOSURE</w:t>
      </w:r>
      <w:proofErr w:type="gramEnd"/>
      <w:r w:rsidR="005D7297" w:rsidRPr="00D20C02">
        <w:rPr>
          <w:rFonts w:ascii="Calibri" w:hAnsi="Calibri" w:cs="Calibri"/>
          <w:b/>
          <w:spacing w:val="-2"/>
          <w:sz w:val="20"/>
        </w:rPr>
        <w:t xml:space="preserve"> AND CONFIDENTIALITY</w:t>
      </w:r>
      <w:r w:rsidRPr="00D20C02">
        <w:rPr>
          <w:rFonts w:ascii="Calibri" w:hAnsi="Calibri" w:cs="Calibri"/>
          <w:b/>
          <w:spacing w:val="-2"/>
          <w:sz w:val="20"/>
        </w:rPr>
        <w:t xml:space="preserve"> </w:t>
      </w:r>
      <w:r w:rsidR="00585FEF">
        <w:rPr>
          <w:rFonts w:ascii="Calibri" w:hAnsi="Calibri" w:cs="Calibri"/>
          <w:b/>
          <w:spacing w:val="-2"/>
          <w:sz w:val="20"/>
        </w:rPr>
        <w:t>DECLARATION</w:t>
      </w:r>
      <w:r w:rsidRPr="00D20C02">
        <w:rPr>
          <w:rFonts w:ascii="Calibri" w:hAnsi="Calibri" w:cs="Calibri"/>
          <w:b/>
          <w:spacing w:val="-2"/>
          <w:sz w:val="20"/>
        </w:rPr>
        <w:t xml:space="preserve"> </w:t>
      </w:r>
    </w:p>
    <w:p w14:paraId="481E8983" w14:textId="77777777" w:rsidR="00F538BA" w:rsidRDefault="00F538BA" w:rsidP="00D754C5">
      <w:p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rPr>
          <w:rFonts w:ascii="Calibri" w:hAnsi="Calibri" w:cs="Calibri"/>
          <w:spacing w:val="-2"/>
          <w:sz w:val="20"/>
        </w:rPr>
      </w:pPr>
    </w:p>
    <w:p w14:paraId="568E314B" w14:textId="498CD048" w:rsidR="007F0C83" w:rsidRPr="00373C42" w:rsidRDefault="007F0C83" w:rsidP="00A13AA1">
      <w:p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rPr>
          <w:rFonts w:ascii="Calibri" w:hAnsi="Calibri" w:cs="Calibri"/>
          <w:b/>
          <w:caps/>
          <w:spacing w:val="-2"/>
          <w:sz w:val="20"/>
        </w:rPr>
      </w:pPr>
      <w:bookmarkStart w:id="0" w:name="_Hlk167373758"/>
      <w:r w:rsidRPr="00373C42">
        <w:rPr>
          <w:rFonts w:ascii="Calibri" w:hAnsi="Calibri" w:cs="Calibri"/>
          <w:b/>
          <w:caps/>
          <w:spacing w:val="-2"/>
          <w:sz w:val="20"/>
        </w:rPr>
        <w:t>The undersigned:</w:t>
      </w:r>
    </w:p>
    <w:p w14:paraId="2805E7C2" w14:textId="4F588E36" w:rsidR="007F0C83" w:rsidRPr="00D20C02" w:rsidRDefault="009A2120" w:rsidP="00937990">
      <w:pPr>
        <w:numPr>
          <w:ilvl w:val="0"/>
          <w:numId w:val="52"/>
        </w:numPr>
        <w:spacing w:line="300" w:lineRule="atLeast"/>
        <w:ind w:left="709" w:hanging="709"/>
        <w:rPr>
          <w:rFonts w:ascii="Calibri" w:hAnsi="Calibri" w:cs="Calibri"/>
          <w:sz w:val="20"/>
        </w:rPr>
      </w:pPr>
      <w:r w:rsidRPr="009A2120">
        <w:rPr>
          <w:rFonts w:ascii="Calibri" w:hAnsi="Calibri" w:cs="Calibri"/>
          <w:b/>
          <w:bCs/>
          <w:sz w:val="20"/>
        </w:rPr>
        <w:t>‘’</w:t>
      </w:r>
      <w:proofErr w:type="spellStart"/>
      <w:r w:rsidRPr="009A2120">
        <w:rPr>
          <w:rFonts w:ascii="Calibri" w:hAnsi="Calibri" w:cs="Calibri"/>
          <w:b/>
          <w:bCs/>
          <w:sz w:val="20"/>
        </w:rPr>
        <w:t>Fursys</w:t>
      </w:r>
      <w:proofErr w:type="spellEnd"/>
      <w:r w:rsidRPr="009A2120">
        <w:rPr>
          <w:rFonts w:ascii="Calibri" w:hAnsi="Calibri" w:cs="Calibri"/>
          <w:b/>
          <w:bCs/>
          <w:sz w:val="20"/>
        </w:rPr>
        <w:t>, Inc.</w:t>
      </w:r>
      <w:r w:rsidR="00251AEB" w:rsidRPr="009A2120">
        <w:rPr>
          <w:rFonts w:ascii="Calibri" w:hAnsi="Calibri" w:cs="Calibri"/>
          <w:b/>
          <w:bCs/>
          <w:sz w:val="20"/>
        </w:rPr>
        <w:t>,</w:t>
      </w:r>
      <w:r w:rsidRPr="009A2120">
        <w:rPr>
          <w:rFonts w:ascii="Calibri" w:hAnsi="Calibri" w:cs="Calibri"/>
          <w:b/>
          <w:bCs/>
          <w:sz w:val="20"/>
        </w:rPr>
        <w:t>’’</w:t>
      </w:r>
      <w:r w:rsidR="00251AEB">
        <w:rPr>
          <w:rFonts w:ascii="Calibri" w:hAnsi="Calibri" w:cs="Calibri"/>
          <w:sz w:val="20"/>
        </w:rPr>
        <w:t xml:space="preserve"> </w:t>
      </w:r>
      <w:r>
        <w:rPr>
          <w:rFonts w:ascii="Calibri" w:hAnsi="Calibri" w:cs="Calibri"/>
          <w:sz w:val="20"/>
        </w:rPr>
        <w:t xml:space="preserve">having its principal address at </w:t>
      </w:r>
      <w:r w:rsidRPr="004C448D">
        <w:rPr>
          <w:rFonts w:ascii="Calibri" w:hAnsi="Calibri" w:cs="Calibri"/>
          <w:b/>
          <w:bCs/>
          <w:sz w:val="20"/>
        </w:rPr>
        <w:t xml:space="preserve">‘’311, </w:t>
      </w:r>
      <w:proofErr w:type="spellStart"/>
      <w:r w:rsidRPr="004C448D">
        <w:rPr>
          <w:rFonts w:ascii="Calibri" w:hAnsi="Calibri" w:cs="Calibri"/>
          <w:b/>
          <w:bCs/>
          <w:sz w:val="20"/>
        </w:rPr>
        <w:t>Ogeum-ro</w:t>
      </w:r>
      <w:proofErr w:type="spellEnd"/>
      <w:r w:rsidRPr="004C448D">
        <w:rPr>
          <w:rFonts w:ascii="Calibri" w:hAnsi="Calibri" w:cs="Calibri"/>
          <w:b/>
          <w:bCs/>
          <w:sz w:val="20"/>
        </w:rPr>
        <w:t xml:space="preserve">, </w:t>
      </w:r>
      <w:proofErr w:type="spellStart"/>
      <w:r w:rsidRPr="004C448D">
        <w:rPr>
          <w:rFonts w:ascii="Calibri" w:hAnsi="Calibri" w:cs="Calibri"/>
          <w:b/>
          <w:bCs/>
          <w:sz w:val="20"/>
        </w:rPr>
        <w:t>Songpa-gu</w:t>
      </w:r>
      <w:proofErr w:type="spellEnd"/>
      <w:r w:rsidRPr="004C448D">
        <w:rPr>
          <w:rFonts w:ascii="Calibri" w:hAnsi="Calibri" w:cs="Calibri"/>
          <w:b/>
          <w:bCs/>
          <w:sz w:val="20"/>
        </w:rPr>
        <w:t>, Seoul, Republic of Korea</w:t>
      </w:r>
      <w:r w:rsidR="00A811E5" w:rsidRPr="004C448D">
        <w:rPr>
          <w:rFonts w:ascii="Calibri" w:hAnsi="Calibri" w:cs="Calibri"/>
          <w:b/>
          <w:bCs/>
          <w:sz w:val="20"/>
        </w:rPr>
        <w:t>,’’</w:t>
      </w:r>
      <w:r w:rsidR="007F0C83" w:rsidRPr="00D20C02">
        <w:rPr>
          <w:rFonts w:ascii="Calibri" w:hAnsi="Calibri" w:cs="Calibri"/>
          <w:bCs/>
          <w:sz w:val="20"/>
        </w:rPr>
        <w:t xml:space="preserve"> </w:t>
      </w:r>
      <w:r w:rsidR="004B5449">
        <w:rPr>
          <w:rFonts w:ascii="Calibri" w:hAnsi="Calibri" w:cs="Calibri"/>
          <w:bCs/>
          <w:sz w:val="20"/>
        </w:rPr>
        <w:t xml:space="preserve">legally represented by </w:t>
      </w:r>
      <w:r w:rsidR="00A811E5" w:rsidRPr="00C310DA">
        <w:rPr>
          <w:rFonts w:ascii="Calibri" w:hAnsi="Calibri" w:cs="Calibri"/>
          <w:b/>
          <w:sz w:val="20"/>
        </w:rPr>
        <w:t>‘’</w:t>
      </w:r>
      <w:proofErr w:type="spellStart"/>
      <w:r w:rsidR="00A811E5" w:rsidRPr="00C310DA">
        <w:rPr>
          <w:rFonts w:ascii="Calibri" w:hAnsi="Calibri" w:cs="Calibri"/>
          <w:b/>
          <w:sz w:val="20"/>
        </w:rPr>
        <w:t>Kwangho</w:t>
      </w:r>
      <w:proofErr w:type="spellEnd"/>
      <w:r w:rsidR="00A811E5" w:rsidRPr="00C310DA">
        <w:rPr>
          <w:rFonts w:ascii="Calibri" w:hAnsi="Calibri" w:cs="Calibri"/>
          <w:b/>
          <w:sz w:val="20"/>
        </w:rPr>
        <w:t xml:space="preserve"> Park</w:t>
      </w:r>
      <w:r w:rsidR="004C448D" w:rsidRPr="00C310DA">
        <w:rPr>
          <w:rFonts w:ascii="Calibri" w:hAnsi="Calibri" w:cs="Calibri"/>
          <w:b/>
          <w:sz w:val="20"/>
        </w:rPr>
        <w:t xml:space="preserve">,’’ President of </w:t>
      </w:r>
      <w:proofErr w:type="spellStart"/>
      <w:r w:rsidR="004C448D" w:rsidRPr="00C310DA">
        <w:rPr>
          <w:rFonts w:ascii="Calibri" w:hAnsi="Calibri" w:cs="Calibri"/>
          <w:b/>
          <w:sz w:val="20"/>
        </w:rPr>
        <w:t>Fursys</w:t>
      </w:r>
      <w:proofErr w:type="spellEnd"/>
      <w:r w:rsidR="004B5449">
        <w:rPr>
          <w:rFonts w:ascii="Calibri" w:hAnsi="Calibri" w:cs="Calibri"/>
          <w:bCs/>
          <w:sz w:val="20"/>
        </w:rPr>
        <w:t xml:space="preserve">, </w:t>
      </w:r>
      <w:r w:rsidR="007F0C83" w:rsidRPr="00D20C02">
        <w:rPr>
          <w:rFonts w:ascii="Calibri" w:hAnsi="Calibri" w:cs="Calibri"/>
          <w:bCs/>
          <w:sz w:val="20"/>
        </w:rPr>
        <w:t xml:space="preserve">hereinafter referred to as: </w:t>
      </w:r>
      <w:r w:rsidR="008A7379">
        <w:rPr>
          <w:rFonts w:ascii="Calibri" w:hAnsi="Calibri" w:cs="Calibri"/>
          <w:bCs/>
          <w:sz w:val="20"/>
        </w:rPr>
        <w:t>“</w:t>
      </w:r>
      <w:proofErr w:type="spellStart"/>
      <w:ins w:id="1" w:author="김현주 (Hyunjoo Kim)" w:date="2025-05-16T15:48:00Z">
        <w:r w:rsidR="009E69B9">
          <w:rPr>
            <w:rFonts w:ascii="Calibri" w:hAnsi="Calibri" w:cs="Calibri"/>
            <w:b/>
            <w:sz w:val="20"/>
          </w:rPr>
          <w:t>Fursys</w:t>
        </w:r>
      </w:ins>
      <w:proofErr w:type="spellEnd"/>
      <w:del w:id="2" w:author="김현주 (Hyunjoo Kim)" w:date="2025-05-16T15:48:00Z">
        <w:r w:rsidR="00DB7071" w:rsidDel="009E69B9">
          <w:rPr>
            <w:rFonts w:ascii="Calibri" w:hAnsi="Calibri" w:cs="Calibri"/>
            <w:b/>
            <w:sz w:val="20"/>
          </w:rPr>
          <w:delText>You</w:delText>
        </w:r>
      </w:del>
      <w:r w:rsidR="008A7379">
        <w:rPr>
          <w:rFonts w:ascii="Calibri" w:hAnsi="Calibri" w:cs="Calibri"/>
          <w:bCs/>
          <w:sz w:val="20"/>
        </w:rPr>
        <w:t xml:space="preserve">”, </w:t>
      </w:r>
      <w:del w:id="3" w:author="김현주 (Hyunjoo Kim)" w:date="2025-05-16T15:48:00Z">
        <w:r w:rsidR="00AF609F" w:rsidDel="009E69B9">
          <w:rPr>
            <w:rFonts w:ascii="Calibri" w:hAnsi="Calibri" w:cs="Calibri"/>
            <w:bCs/>
            <w:sz w:val="20"/>
          </w:rPr>
          <w:delText>“</w:delText>
        </w:r>
        <w:r w:rsidR="00AF609F" w:rsidRPr="008A7379" w:rsidDel="009E69B9">
          <w:rPr>
            <w:rFonts w:ascii="Calibri" w:hAnsi="Calibri" w:cs="Calibri"/>
            <w:b/>
            <w:sz w:val="20"/>
          </w:rPr>
          <w:delText>Company</w:delText>
        </w:r>
        <w:r w:rsidR="00A8231B" w:rsidDel="009E69B9">
          <w:rPr>
            <w:rFonts w:ascii="Calibri" w:hAnsi="Calibri" w:cs="Calibri"/>
            <w:bCs/>
            <w:sz w:val="20"/>
          </w:rPr>
          <w:delText>”</w:delText>
        </w:r>
        <w:r w:rsidR="008A7379" w:rsidDel="009E69B9">
          <w:rPr>
            <w:rFonts w:ascii="Calibri" w:hAnsi="Calibri" w:cs="Calibri"/>
            <w:bCs/>
            <w:sz w:val="20"/>
          </w:rPr>
          <w:delText xml:space="preserve"> </w:delText>
        </w:r>
      </w:del>
      <w:r w:rsidR="008A7379">
        <w:rPr>
          <w:rFonts w:ascii="Calibri" w:hAnsi="Calibri" w:cs="Calibri"/>
          <w:bCs/>
          <w:sz w:val="20"/>
        </w:rPr>
        <w:t xml:space="preserve">or </w:t>
      </w:r>
      <w:ins w:id="4" w:author="김현주 (Hyunjoo Kim)" w:date="2025-05-16T15:48:00Z">
        <w:r w:rsidR="009E69B9">
          <w:rPr>
            <w:rFonts w:ascii="Calibri" w:hAnsi="Calibri" w:cs="Calibri"/>
            <w:b/>
            <w:sz w:val="20"/>
          </w:rPr>
          <w:t xml:space="preserve"> Party</w:t>
        </w:r>
      </w:ins>
      <w:del w:id="5" w:author="김현주 (Hyunjoo Kim)" w:date="2025-05-16T15:48:00Z">
        <w:r w:rsidR="00C06C41" w:rsidDel="009E69B9">
          <w:rPr>
            <w:rFonts w:ascii="Calibri" w:hAnsi="Calibri" w:cs="Calibri"/>
            <w:bCs/>
            <w:sz w:val="20"/>
          </w:rPr>
          <w:delText>‘</w:delText>
        </w:r>
        <w:r w:rsidR="00961404" w:rsidRPr="00961404" w:rsidDel="009E69B9">
          <w:rPr>
            <w:rFonts w:ascii="Calibri" w:hAnsi="Calibri" w:cs="Calibri"/>
            <w:b/>
            <w:sz w:val="20"/>
          </w:rPr>
          <w:delText>’</w:delText>
        </w:r>
        <w:r w:rsidR="00C06C41" w:rsidRPr="00961404" w:rsidDel="009E69B9">
          <w:rPr>
            <w:rFonts w:ascii="Calibri" w:hAnsi="Calibri" w:cs="Calibri"/>
            <w:b/>
            <w:sz w:val="20"/>
          </w:rPr>
          <w:delText xml:space="preserve">Receiving </w:delText>
        </w:r>
        <w:r w:rsidR="00071CF1" w:rsidRPr="00961404" w:rsidDel="009E69B9">
          <w:rPr>
            <w:rFonts w:ascii="Calibri" w:hAnsi="Calibri" w:cs="Calibri"/>
            <w:b/>
            <w:sz w:val="20"/>
          </w:rPr>
          <w:delText>P</w:delText>
        </w:r>
        <w:r w:rsidR="00C06C41" w:rsidRPr="00961404" w:rsidDel="009E69B9">
          <w:rPr>
            <w:rFonts w:ascii="Calibri" w:hAnsi="Calibri" w:cs="Calibri"/>
            <w:b/>
            <w:sz w:val="20"/>
          </w:rPr>
          <w:delText>arty</w:delText>
        </w:r>
        <w:r w:rsidR="00961404" w:rsidRPr="00961404" w:rsidDel="009E69B9">
          <w:rPr>
            <w:rFonts w:ascii="Calibri" w:hAnsi="Calibri" w:cs="Calibri"/>
            <w:b/>
            <w:sz w:val="20"/>
          </w:rPr>
          <w:delText>’</w:delText>
        </w:r>
        <w:r w:rsidR="00C06C41" w:rsidRPr="00961404" w:rsidDel="009E69B9">
          <w:rPr>
            <w:rFonts w:ascii="Calibri" w:hAnsi="Calibri" w:cs="Calibri"/>
            <w:b/>
            <w:sz w:val="20"/>
          </w:rPr>
          <w:delText>’</w:delText>
        </w:r>
        <w:r w:rsidR="00C06C41" w:rsidDel="009E69B9">
          <w:rPr>
            <w:rFonts w:ascii="Calibri" w:hAnsi="Calibri" w:cs="Calibri"/>
            <w:bCs/>
            <w:sz w:val="20"/>
          </w:rPr>
          <w:delText xml:space="preserve"> </w:delText>
        </w:r>
      </w:del>
      <w:ins w:id="6" w:author="김현주 (Hyunjoo Kim)" w:date="2025-05-19T10:45:00Z">
        <w:r w:rsidR="0085064F">
          <w:rPr>
            <w:rFonts w:ascii="Calibri" w:hAnsi="Calibri" w:cs="Calibri"/>
            <w:bCs/>
            <w:sz w:val="20"/>
          </w:rPr>
          <w:t>;</w:t>
        </w:r>
      </w:ins>
      <w:del w:id="7" w:author="김현주 (Hyunjoo Kim)" w:date="2025-05-19T10:45:00Z">
        <w:r w:rsidR="008A7379" w:rsidDel="0085064F">
          <w:rPr>
            <w:rFonts w:ascii="Calibri" w:hAnsi="Calibri" w:cs="Calibri"/>
            <w:bCs/>
            <w:sz w:val="20"/>
          </w:rPr>
          <w:delText>similar terms.</w:delText>
        </w:r>
      </w:del>
    </w:p>
    <w:p w14:paraId="19ED9DF0" w14:textId="77777777" w:rsidR="000F1326" w:rsidRPr="000F1326" w:rsidRDefault="000F1326" w:rsidP="000F1326">
      <w:pPr>
        <w:spacing w:line="300" w:lineRule="atLeast"/>
        <w:rPr>
          <w:ins w:id="8" w:author="김현주 (Hyunjoo Kim)" w:date="2025-05-16T15:25:00Z"/>
          <w:rFonts w:ascii="Calibri" w:hAnsi="Calibri" w:cs="Calibri"/>
          <w:sz w:val="20"/>
        </w:rPr>
      </w:pPr>
    </w:p>
    <w:p w14:paraId="4BD0C499" w14:textId="493F02C6" w:rsidR="000F1326" w:rsidRPr="000F1326" w:rsidRDefault="000F1326" w:rsidP="000F1326">
      <w:pPr>
        <w:spacing w:line="300" w:lineRule="atLeast"/>
        <w:rPr>
          <w:ins w:id="9" w:author="김현주 (Hyunjoo Kim)" w:date="2025-05-16T15:25:00Z"/>
          <w:rFonts w:ascii="Calibri" w:hAnsi="Calibri" w:cs="Calibri"/>
          <w:sz w:val="20"/>
        </w:rPr>
      </w:pPr>
      <w:ins w:id="10" w:author="김현주 (Hyunjoo Kim)" w:date="2025-05-16T15:25:00Z">
        <w:r w:rsidRPr="000F1326">
          <w:rPr>
            <w:rFonts w:ascii="Calibri" w:hAnsi="Calibri" w:cs="Calibri"/>
            <w:sz w:val="20"/>
          </w:rPr>
          <w:t>2. [</w:t>
        </w:r>
      </w:ins>
      <w:proofErr w:type="spellStart"/>
      <w:ins w:id="11" w:author="김현주 (Hyunjoo Kim)" w:date="2025-05-16T16:33:00Z">
        <w:r w:rsidR="00581067">
          <w:rPr>
            <w:rFonts w:ascii="Calibri" w:hAnsi="Calibri" w:cs="Calibri"/>
            <w:b/>
            <w:sz w:val="20"/>
          </w:rPr>
          <w:t>Ahrend</w:t>
        </w:r>
      </w:ins>
      <w:proofErr w:type="spellEnd"/>
      <w:ins w:id="12" w:author="김현주 (Hyunjoo Kim)" w:date="2025-05-16T15:25:00Z">
        <w:r w:rsidRPr="000F1326">
          <w:rPr>
            <w:rFonts w:ascii="Calibri" w:hAnsi="Calibri" w:cs="Calibri"/>
            <w:sz w:val="20"/>
          </w:rPr>
          <w:t>],</w:t>
        </w:r>
      </w:ins>
      <w:ins w:id="13" w:author="김현주 (Hyunjoo Kim)" w:date="2025-05-19T10:44:00Z">
        <w:r w:rsidR="0085064F">
          <w:rPr>
            <w:rFonts w:ascii="Calibri" w:hAnsi="Calibri" w:cs="Calibri"/>
            <w:sz w:val="20"/>
          </w:rPr>
          <w:t xml:space="preserve"> </w:t>
        </w:r>
        <w:proofErr w:type="spellStart"/>
        <w:r w:rsidR="0085064F">
          <w:rPr>
            <w:rFonts w:ascii="Calibri" w:hAnsi="Calibri" w:cs="Calibri"/>
            <w:sz w:val="20"/>
            <w:lang w:eastAsia="nl-NL"/>
          </w:rPr>
          <w:t>Koninklijke</w:t>
        </w:r>
        <w:proofErr w:type="spellEnd"/>
        <w:r w:rsidR="0085064F">
          <w:rPr>
            <w:rFonts w:ascii="Calibri" w:hAnsi="Calibri" w:cs="Calibri"/>
            <w:sz w:val="20"/>
            <w:lang w:eastAsia="nl-NL"/>
          </w:rPr>
          <w:t xml:space="preserve"> </w:t>
        </w:r>
        <w:proofErr w:type="spellStart"/>
        <w:r w:rsidR="0085064F">
          <w:rPr>
            <w:rFonts w:ascii="Calibri" w:hAnsi="Calibri" w:cs="Calibri"/>
            <w:sz w:val="20"/>
            <w:lang w:eastAsia="nl-NL"/>
          </w:rPr>
          <w:t>Ahrend</w:t>
        </w:r>
        <w:proofErr w:type="spellEnd"/>
        <w:r w:rsidR="0085064F">
          <w:rPr>
            <w:rFonts w:ascii="Calibri" w:hAnsi="Calibri" w:cs="Calibri"/>
            <w:sz w:val="20"/>
            <w:lang w:eastAsia="nl-NL"/>
          </w:rPr>
          <w:t xml:space="preserve"> B.V., a private limited liability company having its registered office at </w:t>
        </w:r>
        <w:proofErr w:type="spellStart"/>
        <w:r w:rsidR="0085064F">
          <w:rPr>
            <w:rFonts w:ascii="Calibri" w:hAnsi="Calibri" w:cs="Calibri"/>
            <w:sz w:val="20"/>
            <w:lang w:eastAsia="nl-NL"/>
          </w:rPr>
          <w:t>Laarderhoogtweg</w:t>
        </w:r>
        <w:proofErr w:type="spellEnd"/>
        <w:r w:rsidR="0085064F">
          <w:rPr>
            <w:rFonts w:ascii="Calibri" w:hAnsi="Calibri" w:cs="Calibri"/>
            <w:sz w:val="20"/>
            <w:lang w:eastAsia="nl-NL"/>
          </w:rPr>
          <w:t xml:space="preserve"> 25, 1101 EB Amsterdam, the Netherlands</w:t>
        </w:r>
        <w:r w:rsidR="0085064F">
          <w:rPr>
            <w:rFonts w:ascii="Calibri" w:hAnsi="Calibri" w:cs="Calibri"/>
            <w:sz w:val="20"/>
          </w:rPr>
          <w:t>, hereinafter referred to as: “</w:t>
        </w:r>
        <w:proofErr w:type="spellStart"/>
        <w:r w:rsidR="0085064F">
          <w:rPr>
            <w:rFonts w:ascii="Calibri" w:hAnsi="Calibri" w:cs="Calibri"/>
            <w:b/>
            <w:bCs/>
            <w:sz w:val="20"/>
          </w:rPr>
          <w:t>Ahrend</w:t>
        </w:r>
      </w:ins>
      <w:proofErr w:type="spellEnd"/>
      <w:ins w:id="14" w:author="김현주 (Hyunjoo Kim)" w:date="2025-05-16T15:25:00Z">
        <w:r w:rsidRPr="000F1326">
          <w:rPr>
            <w:rFonts w:ascii="Calibri" w:hAnsi="Calibri" w:cs="Calibri"/>
            <w:sz w:val="20"/>
          </w:rPr>
          <w:t xml:space="preserve"> </w:t>
        </w:r>
      </w:ins>
      <w:ins w:id="15" w:author="김현주 (Hyunjoo Kim)" w:date="2025-05-19T10:44:00Z">
        <w:r w:rsidR="0085064F">
          <w:rPr>
            <w:rFonts w:ascii="Calibri" w:hAnsi="Calibri" w:cs="Calibri"/>
            <w:sz w:val="20"/>
          </w:rPr>
          <w:t>“</w:t>
        </w:r>
      </w:ins>
      <w:commentRangeStart w:id="16"/>
      <w:ins w:id="17" w:author="김현주 (Hyunjoo Kim)" w:date="2025-05-16T15:25:00Z">
        <w:r w:rsidRPr="000F1326">
          <w:rPr>
            <w:rFonts w:ascii="Calibri" w:hAnsi="Calibri" w:cs="Calibri"/>
            <w:sz w:val="20"/>
          </w:rPr>
          <w:t>or a “Party”;</w:t>
        </w:r>
      </w:ins>
      <w:commentRangeEnd w:id="16"/>
      <w:ins w:id="18" w:author="김현주 (Hyunjoo Kim)" w:date="2025-05-16T16:18:00Z">
        <w:r w:rsidR="00C44C55">
          <w:rPr>
            <w:rStyle w:val="ae"/>
          </w:rPr>
          <w:commentReference w:id="16"/>
        </w:r>
      </w:ins>
    </w:p>
    <w:p w14:paraId="2312F534" w14:textId="77777777" w:rsidR="000F1326" w:rsidRPr="000F1326" w:rsidRDefault="000F1326" w:rsidP="000F1326">
      <w:pPr>
        <w:spacing w:line="300" w:lineRule="atLeast"/>
        <w:rPr>
          <w:ins w:id="19" w:author="김현주 (Hyunjoo Kim)" w:date="2025-05-16T15:25:00Z"/>
          <w:rFonts w:ascii="Calibri" w:hAnsi="Calibri" w:cs="Calibri"/>
          <w:sz w:val="20"/>
        </w:rPr>
      </w:pPr>
    </w:p>
    <w:p w14:paraId="29559AA4" w14:textId="77777777" w:rsidR="000F1326" w:rsidRPr="000F1326" w:rsidRDefault="000F1326" w:rsidP="000F1326">
      <w:pPr>
        <w:spacing w:line="300" w:lineRule="atLeast"/>
        <w:rPr>
          <w:ins w:id="20" w:author="김현주 (Hyunjoo Kim)" w:date="2025-05-16T15:25:00Z"/>
          <w:rFonts w:ascii="Calibri" w:hAnsi="Calibri" w:cs="Calibri"/>
          <w:sz w:val="20"/>
        </w:rPr>
      </w:pPr>
      <w:ins w:id="21" w:author="김현주 (Hyunjoo Kim)" w:date="2025-05-16T15:25:00Z">
        <w:r w:rsidRPr="000F1326">
          <w:rPr>
            <w:rFonts w:ascii="Calibri" w:hAnsi="Calibri" w:cs="Calibri"/>
            <w:sz w:val="20"/>
          </w:rPr>
          <w:t>Each a “Party” and collectively the “Parties.”</w:t>
        </w:r>
      </w:ins>
    </w:p>
    <w:p w14:paraId="541A5BBF" w14:textId="77777777" w:rsidR="000F1326" w:rsidRPr="000F1326" w:rsidRDefault="000F1326" w:rsidP="000F1326">
      <w:pPr>
        <w:spacing w:line="300" w:lineRule="atLeast"/>
        <w:rPr>
          <w:ins w:id="22" w:author="김현주 (Hyunjoo Kim)" w:date="2025-05-16T15:25:00Z"/>
          <w:rFonts w:ascii="Calibri" w:hAnsi="Calibri" w:cs="Calibri"/>
          <w:sz w:val="20"/>
        </w:rPr>
      </w:pPr>
    </w:p>
    <w:p w14:paraId="123E83E2" w14:textId="77777777" w:rsidR="000F1326" w:rsidRPr="000F1326" w:rsidRDefault="000F1326" w:rsidP="000F1326">
      <w:pPr>
        <w:spacing w:line="300" w:lineRule="atLeast"/>
        <w:rPr>
          <w:ins w:id="23" w:author="김현주 (Hyunjoo Kim)" w:date="2025-05-16T15:25:00Z"/>
          <w:rFonts w:ascii="Calibri" w:hAnsi="Calibri" w:cs="Calibri"/>
          <w:sz w:val="20"/>
        </w:rPr>
      </w:pPr>
      <w:ins w:id="24" w:author="김현주 (Hyunjoo Kim)" w:date="2025-05-16T15:25:00Z">
        <w:r w:rsidRPr="000F1326">
          <w:rPr>
            <w:rFonts w:ascii="Calibri" w:hAnsi="Calibri" w:cs="Calibri"/>
            <w:sz w:val="20"/>
          </w:rPr>
          <w:t>WHEREAS, the Parties wish to explore a potential business relationship and, in connection therewith, may disclose to each other certain confidential and proprietary information;</w:t>
        </w:r>
      </w:ins>
    </w:p>
    <w:p w14:paraId="0356323F" w14:textId="77777777" w:rsidR="000F1326" w:rsidRPr="000F1326" w:rsidRDefault="000F1326" w:rsidP="000F1326">
      <w:pPr>
        <w:spacing w:line="300" w:lineRule="atLeast"/>
        <w:rPr>
          <w:ins w:id="25" w:author="김현주 (Hyunjoo Kim)" w:date="2025-05-16T15:25:00Z"/>
          <w:rFonts w:ascii="Calibri" w:hAnsi="Calibri" w:cs="Calibri"/>
          <w:sz w:val="20"/>
        </w:rPr>
      </w:pPr>
    </w:p>
    <w:p w14:paraId="0598CB55" w14:textId="1CD256C2" w:rsidR="007F0C83" w:rsidRPr="00D20C02" w:rsidRDefault="000F1326" w:rsidP="000F1326">
      <w:pPr>
        <w:spacing w:line="300" w:lineRule="atLeast"/>
        <w:rPr>
          <w:rFonts w:ascii="Calibri" w:hAnsi="Calibri" w:cs="Calibri"/>
          <w:sz w:val="20"/>
        </w:rPr>
      </w:pPr>
      <w:ins w:id="26" w:author="김현주 (Hyunjoo Kim)" w:date="2025-05-16T15:25:00Z">
        <w:r w:rsidRPr="000F1326">
          <w:rPr>
            <w:rFonts w:ascii="Calibri" w:hAnsi="Calibri" w:cs="Calibri"/>
            <w:sz w:val="20"/>
          </w:rPr>
          <w:t>NOW, THEREFORE, in consideration of the mutual promises and covenants contained herein, the Parties agree as follows:</w:t>
        </w:r>
      </w:ins>
    </w:p>
    <w:p w14:paraId="51BD24CA" w14:textId="77777777" w:rsidR="007F0C83" w:rsidRPr="00A13C69" w:rsidRDefault="000E31B2" w:rsidP="009D0133">
      <w:p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rPr>
          <w:rFonts w:ascii="Calibri" w:hAnsi="Calibri" w:cs="Calibri"/>
          <w:b/>
          <w:caps/>
          <w:spacing w:val="-2"/>
          <w:sz w:val="20"/>
        </w:rPr>
      </w:pPr>
      <w:r w:rsidRPr="00A13C69">
        <w:rPr>
          <w:rFonts w:ascii="Calibri" w:hAnsi="Calibri" w:cs="Calibri"/>
          <w:b/>
          <w:caps/>
          <w:spacing w:val="-2"/>
          <w:sz w:val="20"/>
        </w:rPr>
        <w:t>w</w:t>
      </w:r>
      <w:r w:rsidR="008D0342" w:rsidRPr="00A13C69">
        <w:rPr>
          <w:rFonts w:ascii="Calibri" w:hAnsi="Calibri" w:cs="Calibri"/>
          <w:b/>
          <w:caps/>
          <w:spacing w:val="-2"/>
          <w:sz w:val="20"/>
        </w:rPr>
        <w:t>hereas</w:t>
      </w:r>
    </w:p>
    <w:p w14:paraId="176EC662" w14:textId="2A6C4A16" w:rsidR="00903605" w:rsidRPr="00C44C55" w:rsidRDefault="00903605" w:rsidP="00C44C55">
      <w:pPr>
        <w:pStyle w:val="af2"/>
        <w:numPr>
          <w:ilvl w:val="0"/>
          <w:numId w:val="49"/>
        </w:numPr>
        <w:spacing w:before="120" w:after="120"/>
        <w:rPr>
          <w:ins w:id="27" w:author="김현주 (Hyunjoo Kim)" w:date="2025-05-16T15:34:00Z"/>
          <w:rFonts w:ascii="Calibri" w:hAnsi="Calibri" w:cs="Calibri"/>
          <w:sz w:val="20"/>
          <w:rPrChange w:id="28" w:author="김현주 (Hyunjoo Kim)" w:date="2025-05-16T16:15:00Z">
            <w:rPr>
              <w:ins w:id="29" w:author="김현주 (Hyunjoo Kim)" w:date="2025-05-16T15:34:00Z"/>
            </w:rPr>
          </w:rPrChange>
        </w:rPr>
      </w:pPr>
      <w:ins w:id="30" w:author="김현주 (Hyunjoo Kim)" w:date="2025-05-16T15:34:00Z">
        <w:r w:rsidRPr="00C44C55">
          <w:rPr>
            <w:rFonts w:ascii="Calibri" w:hAnsi="Calibri" w:cs="Calibri"/>
            <w:sz w:val="20"/>
            <w:rPrChange w:id="31" w:author="김현주 (Hyunjoo Kim)" w:date="2025-05-16T16:15:00Z">
              <w:rPr>
                <w:b/>
              </w:rPr>
            </w:rPrChange>
          </w:rPr>
          <w:t xml:space="preserve"> (Purpose) </w:t>
        </w:r>
        <w:r w:rsidRPr="00C44C55">
          <w:rPr>
            <w:rFonts w:ascii="Calibri" w:hAnsi="Calibri" w:cs="Calibri"/>
            <w:sz w:val="20"/>
            <w:rPrChange w:id="32" w:author="김현주 (Hyunjoo Kim)" w:date="2025-05-16T16:15:00Z">
              <w:rPr/>
            </w:rPrChange>
          </w:rPr>
          <w:t xml:space="preserve">The Parties wish to discuss and explore a business co-operation relating to [ </w:t>
        </w:r>
      </w:ins>
      <w:proofErr w:type="gramStart"/>
      <w:ins w:id="33" w:author="김현주 (Hyunjoo Kim)" w:date="2025-05-16T16:16:00Z">
        <w:r w:rsidR="00C44C55" w:rsidRPr="00C44C55">
          <w:rPr>
            <w:rFonts w:ascii="Calibri" w:hAnsi="Calibri" w:cs="Calibri"/>
            <w:b/>
            <w:sz w:val="20"/>
            <w:rPrChange w:id="34" w:author="김현주 (Hyunjoo Kim)" w:date="2025-05-16T16:16:00Z">
              <w:rPr>
                <w:rFonts w:ascii="Calibri" w:hAnsi="Calibri" w:cs="Calibri"/>
                <w:sz w:val="20"/>
              </w:rPr>
            </w:rPrChange>
          </w:rPr>
          <w:t>Project</w:t>
        </w:r>
      </w:ins>
      <w:ins w:id="35" w:author="김현주 (Hyunjoo Kim)" w:date="2025-05-16T15:34:00Z">
        <w:r w:rsidRPr="00C44C55">
          <w:rPr>
            <w:rFonts w:ascii="Calibri" w:hAnsi="Calibri" w:cs="Calibri"/>
            <w:sz w:val="20"/>
            <w:rPrChange w:id="36" w:author="김현주 (Hyunjoo Kim)" w:date="2025-05-16T16:15:00Z">
              <w:rPr/>
            </w:rPrChange>
          </w:rPr>
          <w:t xml:space="preserve"> ]</w:t>
        </w:r>
        <w:proofErr w:type="gramEnd"/>
        <w:r w:rsidRPr="00C44C55">
          <w:rPr>
            <w:rFonts w:ascii="Calibri" w:hAnsi="Calibri" w:cs="Calibri"/>
            <w:sz w:val="20"/>
            <w:rPrChange w:id="37" w:author="김현주 (Hyunjoo Kim)" w:date="2025-05-16T16:15:00Z">
              <w:rPr/>
            </w:rPrChange>
          </w:rPr>
          <w:t xml:space="preserve"> (“Project”). </w:t>
        </w:r>
      </w:ins>
      <w:ins w:id="38" w:author="김현주 (Hyunjoo Kim)" w:date="2025-05-16T16:16:00Z">
        <w:r w:rsidR="00C44C55" w:rsidRPr="00874387">
          <w:rPr>
            <w:rFonts w:ascii="Calibri" w:hAnsi="Calibri" w:cs="Calibri"/>
            <w:sz w:val="20"/>
            <w:lang w:eastAsia="nl-NL"/>
          </w:rPr>
          <w:t xml:space="preserve">For the purposes of this clause, "the Project" shall mean the potential OEM production by </w:t>
        </w:r>
        <w:proofErr w:type="spellStart"/>
        <w:r w:rsidR="00C44C55" w:rsidRPr="00C44C55">
          <w:rPr>
            <w:rFonts w:ascii="Calibri" w:hAnsi="Calibri" w:cs="Calibri"/>
            <w:bCs/>
            <w:sz w:val="20"/>
            <w:lang w:eastAsia="nl-NL"/>
            <w:rPrChange w:id="39" w:author="김현주 (Hyunjoo Kim)" w:date="2025-05-16T16:16:00Z">
              <w:rPr>
                <w:rFonts w:ascii="Calibri" w:hAnsi="Calibri" w:cs="Calibri"/>
                <w:b/>
                <w:bCs/>
                <w:sz w:val="20"/>
                <w:lang w:eastAsia="nl-NL"/>
              </w:rPr>
            </w:rPrChange>
          </w:rPr>
          <w:t>Fursys</w:t>
        </w:r>
        <w:proofErr w:type="spellEnd"/>
        <w:r w:rsidR="00C44C55" w:rsidRPr="00C44C55">
          <w:rPr>
            <w:rFonts w:ascii="Calibri" w:hAnsi="Calibri" w:cs="Calibri"/>
            <w:bCs/>
            <w:sz w:val="20"/>
            <w:lang w:eastAsia="nl-NL"/>
            <w:rPrChange w:id="40" w:author="김현주 (Hyunjoo Kim)" w:date="2025-05-16T16:16:00Z">
              <w:rPr>
                <w:rFonts w:ascii="Calibri" w:hAnsi="Calibri" w:cs="Calibri"/>
                <w:b/>
                <w:bCs/>
                <w:sz w:val="20"/>
                <w:lang w:eastAsia="nl-NL"/>
              </w:rPr>
            </w:rPrChange>
          </w:rPr>
          <w:t>, Inc.</w:t>
        </w:r>
        <w:r w:rsidR="00C44C55" w:rsidRPr="00C44C55">
          <w:rPr>
            <w:rFonts w:ascii="Calibri" w:hAnsi="Calibri" w:cs="Calibri"/>
            <w:sz w:val="20"/>
            <w:lang w:eastAsia="nl-NL"/>
          </w:rPr>
          <w:t xml:space="preserve"> of </w:t>
        </w:r>
      </w:ins>
      <w:proofErr w:type="spellStart"/>
      <w:ins w:id="41" w:author="김현주 (Hyunjoo Kim)" w:date="2025-05-16T16:34:00Z">
        <w:r w:rsidR="00581067">
          <w:rPr>
            <w:rFonts w:ascii="Calibri" w:hAnsi="Calibri" w:cs="Calibri"/>
            <w:bCs/>
            <w:sz w:val="20"/>
            <w:lang w:eastAsia="nl-NL"/>
          </w:rPr>
          <w:t>Ahrend</w:t>
        </w:r>
      </w:ins>
      <w:ins w:id="42" w:author="김현주 (Hyunjoo Kim)" w:date="2025-05-16T16:16:00Z">
        <w:r w:rsidR="00C44C55" w:rsidRPr="00C44C55">
          <w:rPr>
            <w:rFonts w:ascii="Calibri" w:hAnsi="Calibri" w:cs="Calibri"/>
            <w:bCs/>
            <w:sz w:val="20"/>
            <w:lang w:eastAsia="nl-NL"/>
            <w:rPrChange w:id="43" w:author="김현주 (Hyunjoo Kim)" w:date="2025-05-16T16:16:00Z">
              <w:rPr>
                <w:rFonts w:ascii="Calibri" w:hAnsi="Calibri" w:cs="Calibri"/>
                <w:b/>
                <w:bCs/>
                <w:sz w:val="20"/>
                <w:lang w:eastAsia="nl-NL"/>
              </w:rPr>
            </w:rPrChange>
          </w:rPr>
          <w:t>’s</w:t>
        </w:r>
        <w:proofErr w:type="spellEnd"/>
        <w:r w:rsidR="00C44C55" w:rsidRPr="00C44C55">
          <w:rPr>
            <w:rFonts w:ascii="Calibri" w:hAnsi="Calibri" w:cs="Calibri"/>
            <w:bCs/>
            <w:sz w:val="20"/>
            <w:lang w:eastAsia="nl-NL"/>
            <w:rPrChange w:id="44" w:author="김현주 (Hyunjoo Kim)" w:date="2025-05-16T16:16:00Z">
              <w:rPr>
                <w:rFonts w:ascii="Calibri" w:hAnsi="Calibri" w:cs="Calibri"/>
                <w:b/>
                <w:bCs/>
                <w:sz w:val="20"/>
                <w:lang w:eastAsia="nl-NL"/>
              </w:rPr>
            </w:rPrChange>
          </w:rPr>
          <w:t xml:space="preserve"> </w:t>
        </w:r>
        <w:proofErr w:type="spellStart"/>
        <w:r w:rsidR="00C44C55" w:rsidRPr="00C44C55">
          <w:rPr>
            <w:rFonts w:ascii="Calibri" w:hAnsi="Calibri" w:cs="Calibri"/>
            <w:bCs/>
            <w:sz w:val="20"/>
            <w:lang w:eastAsia="nl-NL"/>
            <w:rPrChange w:id="45" w:author="김현주 (Hyunjoo Kim)" w:date="2025-05-16T16:16:00Z">
              <w:rPr>
                <w:rFonts w:ascii="Calibri" w:hAnsi="Calibri" w:cs="Calibri"/>
                <w:b/>
                <w:bCs/>
                <w:sz w:val="20"/>
                <w:lang w:eastAsia="nl-NL"/>
              </w:rPr>
            </w:rPrChange>
          </w:rPr>
          <w:t>Remode</w:t>
        </w:r>
        <w:proofErr w:type="spellEnd"/>
        <w:r w:rsidR="00C44C55" w:rsidRPr="00C44C55">
          <w:rPr>
            <w:rFonts w:ascii="Calibri" w:hAnsi="Calibri" w:cs="Calibri"/>
            <w:bCs/>
            <w:sz w:val="20"/>
            <w:lang w:eastAsia="nl-NL"/>
            <w:rPrChange w:id="46" w:author="김현주 (Hyunjoo Kim)" w:date="2025-05-16T16:16:00Z">
              <w:rPr>
                <w:rFonts w:ascii="Calibri" w:hAnsi="Calibri" w:cs="Calibri"/>
                <w:b/>
                <w:bCs/>
                <w:sz w:val="20"/>
                <w:lang w:eastAsia="nl-NL"/>
              </w:rPr>
            </w:rPrChange>
          </w:rPr>
          <w:t xml:space="preserve"> task chair</w:t>
        </w:r>
        <w:r w:rsidR="00C44C55" w:rsidRPr="00C44C55">
          <w:rPr>
            <w:rFonts w:ascii="Calibri" w:hAnsi="Calibri" w:cs="Calibri"/>
            <w:sz w:val="20"/>
            <w:lang w:eastAsia="nl-NL"/>
          </w:rPr>
          <w:t>,</w:t>
        </w:r>
        <w:r w:rsidR="00C44C55" w:rsidRPr="00874387">
          <w:rPr>
            <w:rFonts w:ascii="Calibri" w:hAnsi="Calibri" w:cs="Calibri"/>
            <w:sz w:val="20"/>
            <w:lang w:eastAsia="nl-NL"/>
          </w:rPr>
          <w:t xml:space="preserve"> whereby </w:t>
        </w:r>
        <w:proofErr w:type="spellStart"/>
        <w:r w:rsidR="00C44C55" w:rsidRPr="00874387">
          <w:rPr>
            <w:rFonts w:ascii="Calibri" w:hAnsi="Calibri" w:cs="Calibri"/>
            <w:sz w:val="20"/>
            <w:lang w:eastAsia="nl-NL"/>
          </w:rPr>
          <w:t>Fursys</w:t>
        </w:r>
        <w:proofErr w:type="spellEnd"/>
        <w:r w:rsidR="00C44C55" w:rsidRPr="00874387">
          <w:rPr>
            <w:rFonts w:ascii="Calibri" w:hAnsi="Calibri" w:cs="Calibri"/>
            <w:sz w:val="20"/>
            <w:lang w:eastAsia="nl-NL"/>
          </w:rPr>
          <w:t xml:space="preserve"> manufactures the product on behalf of </w:t>
        </w:r>
      </w:ins>
      <w:proofErr w:type="spellStart"/>
      <w:ins w:id="47" w:author="김현주 (Hyunjoo Kim)" w:date="2025-05-16T16:34:00Z">
        <w:r w:rsidR="00581067">
          <w:rPr>
            <w:rFonts w:ascii="Calibri" w:hAnsi="Calibri" w:cs="Calibri"/>
            <w:sz w:val="20"/>
            <w:lang w:eastAsia="nl-NL"/>
          </w:rPr>
          <w:t>Ahrend</w:t>
        </w:r>
      </w:ins>
      <w:proofErr w:type="spellEnd"/>
      <w:ins w:id="48" w:author="김현주 (Hyunjoo Kim)" w:date="2025-05-16T16:16:00Z">
        <w:r w:rsidR="00C44C55" w:rsidRPr="00874387">
          <w:rPr>
            <w:rFonts w:ascii="Calibri" w:hAnsi="Calibri" w:cs="Calibri"/>
            <w:sz w:val="20"/>
            <w:lang w:eastAsia="nl-NL"/>
          </w:rPr>
          <w:t>.</w:t>
        </w:r>
        <w:r w:rsidR="00C44C55">
          <w:rPr>
            <w:rFonts w:ascii="Calibri" w:hAnsi="Calibri" w:cs="Calibri"/>
            <w:sz w:val="20"/>
            <w:lang w:eastAsia="nl-NL"/>
          </w:rPr>
          <w:t xml:space="preserve"> </w:t>
        </w:r>
      </w:ins>
      <w:ins w:id="49" w:author="김현주 (Hyunjoo Kim)" w:date="2025-05-16T15:34:00Z">
        <w:r w:rsidRPr="00C44C55">
          <w:rPr>
            <w:rFonts w:ascii="Calibri" w:hAnsi="Calibri" w:cs="Calibri"/>
            <w:sz w:val="20"/>
            <w:rPrChange w:id="50" w:author="김현주 (Hyunjoo Kim)" w:date="2025-05-16T16:15:00Z">
              <w:rPr/>
            </w:rPrChange>
          </w:rPr>
          <w:t xml:space="preserve">In connection with the Project one party may disclose certain information to the other that the party disclosing desires the party receiving the information to treat the information as confidential. The party disclosing the information shall be described in this Agreement as the </w:t>
        </w:r>
        <w:r w:rsidRPr="00581067">
          <w:rPr>
            <w:rFonts w:ascii="Calibri" w:hAnsi="Calibri" w:cs="Calibri"/>
            <w:b/>
            <w:sz w:val="20"/>
            <w:rPrChange w:id="51" w:author="김현주 (Hyunjoo Kim)" w:date="2025-05-16T16:34:00Z">
              <w:rPr/>
            </w:rPrChange>
          </w:rPr>
          <w:t>Provider</w:t>
        </w:r>
        <w:r w:rsidRPr="00C44C55">
          <w:rPr>
            <w:rFonts w:ascii="Calibri" w:hAnsi="Calibri" w:cs="Calibri"/>
            <w:sz w:val="20"/>
            <w:rPrChange w:id="52" w:author="김현주 (Hyunjoo Kim)" w:date="2025-05-16T16:15:00Z">
              <w:rPr/>
            </w:rPrChange>
          </w:rPr>
          <w:t xml:space="preserve"> and the party receiving this information shall be described as the </w:t>
        </w:r>
        <w:r w:rsidRPr="00581067">
          <w:rPr>
            <w:rFonts w:ascii="Calibri" w:hAnsi="Calibri" w:cs="Calibri"/>
            <w:b/>
            <w:sz w:val="20"/>
            <w:rPrChange w:id="53" w:author="김현주 (Hyunjoo Kim)" w:date="2025-05-16T16:34:00Z">
              <w:rPr/>
            </w:rPrChange>
          </w:rPr>
          <w:t>Receiver</w:t>
        </w:r>
        <w:r w:rsidRPr="00C44C55">
          <w:rPr>
            <w:rFonts w:ascii="Calibri" w:hAnsi="Calibri" w:cs="Calibri"/>
            <w:sz w:val="20"/>
            <w:rPrChange w:id="54" w:author="김현주 (Hyunjoo Kim)" w:date="2025-05-16T16:15:00Z">
              <w:rPr/>
            </w:rPrChange>
          </w:rPr>
          <w:t>.</w:t>
        </w:r>
      </w:ins>
    </w:p>
    <w:p w14:paraId="603939F7" w14:textId="1762E4FE" w:rsidR="008A7379" w:rsidRPr="006B2BFD" w:rsidDel="009E69B9" w:rsidRDefault="006B2BFD" w:rsidP="006B2BFD">
      <w:pPr>
        <w:numPr>
          <w:ilvl w:val="0"/>
          <w:numId w:val="49"/>
        </w:num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rPr>
          <w:del w:id="55" w:author="김현주 (Hyunjoo Kim)" w:date="2025-05-16T15:49:00Z"/>
          <w:rFonts w:ascii="DengXian" w:eastAsia="DengXian" w:hAnsi="DengXian" w:cs="SimSun"/>
          <w:color w:val="242424"/>
          <w:sz w:val="21"/>
          <w:szCs w:val="21"/>
        </w:rPr>
      </w:pPr>
      <w:del w:id="56" w:author="김현주 (Hyunjoo Kim)" w:date="2025-05-16T15:49:00Z">
        <w:r w:rsidRPr="006B2BFD" w:rsidDel="009E69B9">
          <w:rPr>
            <w:rFonts w:ascii="Calibri" w:hAnsi="Calibri" w:cs="Calibri"/>
            <w:sz w:val="20"/>
            <w:lang w:eastAsia="nl-NL"/>
          </w:rPr>
          <w:delText>Suzhou</w:delText>
        </w:r>
        <w:r w:rsidDel="009E69B9">
          <w:rPr>
            <w:rFonts w:ascii="Calibri" w:eastAsia="DengXian" w:hAnsi="Calibri" w:cs="Calibri"/>
            <w:color w:val="000000"/>
            <w:sz w:val="20"/>
          </w:rPr>
          <w:delText xml:space="preserve"> Antriol sheet metal production Co., </w:delText>
        </w:r>
        <w:r w:rsidRPr="00DB7071" w:rsidDel="009E69B9">
          <w:rPr>
            <w:rFonts w:ascii="Calibri" w:hAnsi="Calibri" w:cs="Calibri"/>
            <w:sz w:val="20"/>
          </w:rPr>
          <w:delText xml:space="preserve">Ltd. a </w:delText>
        </w:r>
        <w:r w:rsidR="008A7379" w:rsidRPr="00DB7071" w:rsidDel="009E69B9">
          <w:rPr>
            <w:rFonts w:ascii="Calibri" w:hAnsi="Calibri" w:cs="Calibri"/>
            <w:sz w:val="20"/>
          </w:rPr>
          <w:delText>private limited liability company</w:delText>
        </w:r>
        <w:r w:rsidR="008A7379" w:rsidRPr="006B2BFD" w:rsidDel="009E69B9">
          <w:rPr>
            <w:rFonts w:ascii="Calibri" w:hAnsi="Calibri" w:cs="Calibri"/>
            <w:sz w:val="20"/>
          </w:rPr>
          <w:delText xml:space="preserve"> having its registered office at </w:delText>
        </w:r>
        <w:r w:rsidDel="009E69B9">
          <w:rPr>
            <w:rFonts w:ascii="Calibri" w:eastAsia="DengXian" w:hAnsi="Calibri" w:cs="Calibri"/>
            <w:color w:val="000000"/>
            <w:sz w:val="20"/>
          </w:rPr>
          <w:delText>No.135 West Yanshan Road, Chengxiang Town, Taicang City | Jiangsu | China  215400</w:delText>
        </w:r>
        <w:r w:rsidR="008A7379" w:rsidRPr="006B2BFD" w:rsidDel="009E69B9">
          <w:rPr>
            <w:rFonts w:ascii="Calibri" w:hAnsi="Calibri" w:cs="Calibri"/>
            <w:sz w:val="20"/>
          </w:rPr>
          <w:delText>, hereinafter referred to as: “</w:delText>
        </w:r>
        <w:r w:rsidR="008A7379" w:rsidRPr="006B2BFD" w:rsidDel="009E69B9">
          <w:rPr>
            <w:rFonts w:ascii="Calibri" w:hAnsi="Calibri" w:cs="Calibri"/>
            <w:b/>
            <w:bCs/>
            <w:sz w:val="20"/>
          </w:rPr>
          <w:delText>Ahrend</w:delText>
        </w:r>
        <w:r w:rsidR="008A7379" w:rsidRPr="006B2BFD" w:rsidDel="009E69B9">
          <w:rPr>
            <w:rFonts w:ascii="Calibri" w:hAnsi="Calibri" w:cs="Calibri"/>
            <w:sz w:val="20"/>
          </w:rPr>
          <w:delText>”.</w:delText>
        </w:r>
      </w:del>
    </w:p>
    <w:p w14:paraId="0E7197BE" w14:textId="23D130B5" w:rsidR="000E31B2" w:rsidRPr="006B2BFD" w:rsidRDefault="00DB7071" w:rsidP="002871A2">
      <w:pPr>
        <w:numPr>
          <w:ilvl w:val="0"/>
          <w:numId w:val="49"/>
        </w:num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jc w:val="left"/>
        <w:rPr>
          <w:rFonts w:ascii="Calibri" w:hAnsi="Calibri" w:cs="Calibri"/>
          <w:sz w:val="20"/>
        </w:rPr>
      </w:pPr>
      <w:del w:id="57" w:author="김현주 (Hyunjoo Kim)" w:date="2025-05-16T16:17:00Z">
        <w:r w:rsidDel="00C44C55">
          <w:rPr>
            <w:rFonts w:ascii="Calibri" w:hAnsi="Calibri" w:cs="Calibri"/>
            <w:sz w:val="20"/>
            <w:lang w:eastAsia="nl-NL"/>
          </w:rPr>
          <w:delText>You</w:delText>
        </w:r>
        <w:r w:rsidR="008A7379" w:rsidRPr="006B2BFD" w:rsidDel="00C44C55">
          <w:rPr>
            <w:rFonts w:ascii="Calibri" w:hAnsi="Calibri" w:cs="Calibri"/>
            <w:sz w:val="20"/>
            <w:lang w:eastAsia="nl-NL"/>
          </w:rPr>
          <w:delText xml:space="preserve"> </w:delText>
        </w:r>
        <w:r w:rsidR="00FC060B" w:rsidRPr="006B2BFD" w:rsidDel="00C44C55">
          <w:rPr>
            <w:rFonts w:ascii="Calibri" w:hAnsi="Calibri" w:cs="Calibri"/>
            <w:sz w:val="20"/>
            <w:lang w:eastAsia="nl-NL"/>
          </w:rPr>
          <w:delText>and Ahrend</w:delText>
        </w:r>
        <w:r w:rsidR="000E31B2" w:rsidRPr="006B2BFD" w:rsidDel="00C44C55">
          <w:rPr>
            <w:rFonts w:ascii="Calibri" w:hAnsi="Calibri" w:cs="Calibri"/>
            <w:sz w:val="20"/>
            <w:lang w:eastAsia="nl-NL"/>
          </w:rPr>
          <w:delText xml:space="preserve"> seek to engage </w:delText>
        </w:r>
        <w:r w:rsidR="00D754C5" w:rsidRPr="006B2BFD" w:rsidDel="00C44C55">
          <w:rPr>
            <w:rFonts w:ascii="Calibri" w:hAnsi="Calibri" w:cs="Calibri"/>
            <w:sz w:val="20"/>
            <w:lang w:eastAsia="nl-NL"/>
          </w:rPr>
          <w:delText>discussions</w:delText>
        </w:r>
        <w:r w:rsidR="00FC060B" w:rsidRPr="006B2BFD" w:rsidDel="00C44C55">
          <w:rPr>
            <w:rFonts w:ascii="Calibri" w:hAnsi="Calibri" w:cs="Calibri"/>
            <w:sz w:val="20"/>
            <w:lang w:eastAsia="nl-NL"/>
          </w:rPr>
          <w:delText xml:space="preserve">, </w:delText>
        </w:r>
        <w:r w:rsidDel="00C44C55">
          <w:rPr>
            <w:rFonts w:ascii="Calibri" w:hAnsi="Calibri" w:cs="Calibri"/>
            <w:sz w:val="20"/>
            <w:lang w:eastAsia="nl-NL"/>
          </w:rPr>
          <w:delText>You</w:delText>
        </w:r>
        <w:r w:rsidR="00D754C5" w:rsidRPr="006B2BFD" w:rsidDel="00C44C55">
          <w:rPr>
            <w:rFonts w:ascii="Calibri" w:hAnsi="Calibri" w:cs="Calibri"/>
            <w:sz w:val="20"/>
            <w:lang w:eastAsia="nl-NL"/>
          </w:rPr>
          <w:delText xml:space="preserve"> </w:delText>
        </w:r>
        <w:r w:rsidR="00FC060B" w:rsidRPr="006B2BFD" w:rsidDel="00C44C55">
          <w:rPr>
            <w:rFonts w:ascii="Calibri" w:hAnsi="Calibri" w:cs="Calibri"/>
            <w:sz w:val="20"/>
            <w:lang w:eastAsia="nl-NL"/>
          </w:rPr>
          <w:delText xml:space="preserve">are visiting the premises of Ahrend and/or performing certain activities for Ahrend or one of its affiliates (such entities are referred to herein as “the Group”) with the purpose </w:delText>
        </w:r>
        <w:r w:rsidR="006B2BFD" w:rsidRPr="006B2BFD" w:rsidDel="00C44C55">
          <w:rPr>
            <w:rFonts w:ascii="Calibri" w:hAnsi="Calibri" w:cs="Calibri"/>
            <w:sz w:val="20"/>
            <w:lang w:eastAsia="nl-NL"/>
          </w:rPr>
          <w:delText xml:space="preserve">to possibly enter into a formal Agreement on, a business opportunity </w:delText>
        </w:r>
        <w:r w:rsidR="00FC060B" w:rsidRPr="006B2BFD" w:rsidDel="00C44C55">
          <w:rPr>
            <w:rFonts w:ascii="Calibri" w:hAnsi="Calibri" w:cs="Calibri"/>
            <w:sz w:val="20"/>
            <w:lang w:eastAsia="nl-NL"/>
          </w:rPr>
          <w:delText xml:space="preserve">(“the </w:delText>
        </w:r>
        <w:r w:rsidR="00FC060B" w:rsidRPr="006B2BFD" w:rsidDel="00C44C55">
          <w:rPr>
            <w:rFonts w:ascii="Calibri" w:hAnsi="Calibri" w:cs="Calibri"/>
            <w:b/>
            <w:bCs/>
            <w:sz w:val="20"/>
            <w:lang w:eastAsia="nl-NL"/>
          </w:rPr>
          <w:delText>Project</w:delText>
        </w:r>
        <w:r w:rsidR="00FC060B" w:rsidRPr="006B2BFD" w:rsidDel="00C44C55">
          <w:rPr>
            <w:rFonts w:ascii="Calibri" w:hAnsi="Calibri" w:cs="Calibri"/>
            <w:sz w:val="20"/>
            <w:lang w:eastAsia="nl-NL"/>
          </w:rPr>
          <w:delText>”)</w:delText>
        </w:r>
        <w:r w:rsidR="00FC060B" w:rsidRPr="006B2BFD" w:rsidDel="00C44C55">
          <w:rPr>
            <w:rFonts w:ascii="Calibri" w:hAnsi="Calibri" w:cs="Calibri"/>
            <w:sz w:val="20"/>
          </w:rPr>
          <w:delText>;</w:delText>
        </w:r>
        <w:r w:rsidR="008E0983" w:rsidDel="00C44C55">
          <w:rPr>
            <w:rFonts w:ascii="Calibri" w:hAnsi="Calibri" w:cs="Calibri"/>
            <w:sz w:val="20"/>
          </w:rPr>
          <w:delText xml:space="preserve"> </w:delText>
        </w:r>
        <w:r w:rsidR="008044CA" w:rsidDel="00C44C55">
          <w:rPr>
            <w:rFonts w:ascii="Calibri" w:hAnsi="Calibri" w:cs="Calibri"/>
            <w:sz w:val="20"/>
          </w:rPr>
          <w:br/>
        </w:r>
      </w:del>
      <w:r w:rsidR="008044CA" w:rsidRPr="009D0133">
        <w:rPr>
          <w:rFonts w:ascii="Calibri" w:hAnsi="Calibri" w:cs="Calibri"/>
          <w:sz w:val="20"/>
          <w:lang w:eastAsia="nl-NL"/>
        </w:rPr>
        <w:t>In this clause, "affiliates" shall mean the following company</w:t>
      </w:r>
      <w:r w:rsidR="00562E97" w:rsidRPr="009D0133">
        <w:rPr>
          <w:rFonts w:ascii="Calibri" w:hAnsi="Calibri" w:cs="Calibri"/>
          <w:sz w:val="20"/>
          <w:lang w:eastAsia="nl-NL"/>
        </w:rPr>
        <w:t>;</w:t>
      </w:r>
      <w:r w:rsidR="003D6989" w:rsidRPr="009D0133">
        <w:rPr>
          <w:rFonts w:ascii="Calibri" w:hAnsi="Calibri" w:cs="Calibri"/>
          <w:sz w:val="20"/>
          <w:lang w:eastAsia="nl-NL"/>
        </w:rPr>
        <w:t xml:space="preserve"> a</w:t>
      </w:r>
      <w:r w:rsidR="00921415">
        <w:rPr>
          <w:rFonts w:ascii="Calibri" w:hAnsi="Calibri" w:cs="Calibri"/>
          <w:sz w:val="20"/>
          <w:lang w:eastAsia="nl-NL"/>
        </w:rPr>
        <w:t>ny</w:t>
      </w:r>
      <w:r w:rsidR="003D6989" w:rsidRPr="009D0133">
        <w:rPr>
          <w:rFonts w:ascii="Calibri" w:hAnsi="Calibri" w:cs="Calibri"/>
          <w:sz w:val="20"/>
          <w:lang w:eastAsia="nl-NL"/>
        </w:rPr>
        <w:t xml:space="preserve"> entity </w:t>
      </w:r>
      <w:r w:rsidR="00756430" w:rsidRPr="009D0133">
        <w:rPr>
          <w:rFonts w:ascii="Calibri" w:hAnsi="Calibri" w:cs="Calibri"/>
          <w:sz w:val="20"/>
          <w:lang w:eastAsia="nl-NL"/>
        </w:rPr>
        <w:t>that directly or indirectly controls, is controlled by, or is under common control with</w:t>
      </w:r>
      <w:r w:rsidR="00756430">
        <w:rPr>
          <w:rFonts w:ascii="Calibri" w:hAnsi="Calibri" w:cs="Calibri"/>
          <w:sz w:val="20"/>
          <w:lang w:eastAsia="nl-NL"/>
        </w:rPr>
        <w:t xml:space="preserve"> </w:t>
      </w:r>
      <w:del w:id="58" w:author="김현주 (Hyunjoo Kim)" w:date="2025-05-16T16:26:00Z">
        <w:r w:rsidR="00921415" w:rsidDel="00C44C55">
          <w:rPr>
            <w:rFonts w:ascii="Calibri" w:hAnsi="Calibri" w:cs="Calibri"/>
            <w:sz w:val="20"/>
            <w:lang w:eastAsia="nl-NL"/>
          </w:rPr>
          <w:delText>Ahrend</w:delText>
        </w:r>
      </w:del>
      <w:ins w:id="59" w:author="김현주 (Hyunjoo Kim)" w:date="2025-05-16T16:26:00Z">
        <w:r w:rsidR="00C44C55">
          <w:rPr>
            <w:rFonts w:ascii="Calibri" w:hAnsi="Calibri" w:cs="Calibri"/>
            <w:sz w:val="20"/>
            <w:lang w:eastAsia="nl-NL"/>
          </w:rPr>
          <w:t>Provider</w:t>
        </w:r>
      </w:ins>
      <w:r w:rsidR="003D6989" w:rsidRPr="009D0133">
        <w:rPr>
          <w:rFonts w:ascii="Calibri" w:hAnsi="Calibri" w:cs="Calibri"/>
          <w:sz w:val="20"/>
          <w:lang w:eastAsia="nl-NL"/>
        </w:rPr>
        <w:t>.</w:t>
      </w:r>
    </w:p>
    <w:p w14:paraId="36D713CA" w14:textId="21F6EDAC" w:rsidR="008A7379" w:rsidRPr="008A7379" w:rsidDel="007E3120" w:rsidRDefault="008A7379" w:rsidP="008A7379">
      <w:pPr>
        <w:numPr>
          <w:ilvl w:val="0"/>
          <w:numId w:val="49"/>
        </w:num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rPr>
          <w:del w:id="60" w:author="김현주 (Hyunjoo Kim)" w:date="2025-05-20T10:54:00Z"/>
          <w:rFonts w:ascii="Calibri" w:hAnsi="Calibri" w:cs="Calibri"/>
          <w:sz w:val="20"/>
        </w:rPr>
      </w:pPr>
      <w:r w:rsidRPr="008A7379">
        <w:rPr>
          <w:rFonts w:ascii="Calibri" w:hAnsi="Calibri" w:cs="Calibri"/>
          <w:sz w:val="20"/>
        </w:rPr>
        <w:t xml:space="preserve">In connection with the Project, </w:t>
      </w:r>
      <w:proofErr w:type="spellStart"/>
      <w:ins w:id="61" w:author="김현주 (Hyunjoo Kim)" w:date="2025-05-16T16:19:00Z">
        <w:r w:rsidR="00C44C55">
          <w:rPr>
            <w:rFonts w:ascii="Calibri" w:hAnsi="Calibri" w:cs="Calibri"/>
            <w:sz w:val="20"/>
          </w:rPr>
          <w:t>Fursys</w:t>
        </w:r>
      </w:ins>
      <w:proofErr w:type="spellEnd"/>
      <w:del w:id="62" w:author="김현주 (Hyunjoo Kim)" w:date="2025-05-16T16:19:00Z">
        <w:r w:rsidR="00DB7071" w:rsidDel="00C44C55">
          <w:rPr>
            <w:rFonts w:ascii="Calibri" w:hAnsi="Calibri" w:cs="Calibri"/>
            <w:sz w:val="20"/>
          </w:rPr>
          <w:delText>You</w:delText>
        </w:r>
      </w:del>
      <w:r w:rsidRPr="008A7379">
        <w:rPr>
          <w:rFonts w:ascii="Calibri" w:hAnsi="Calibri" w:cs="Calibri"/>
          <w:sz w:val="20"/>
        </w:rPr>
        <w:t xml:space="preserve"> will need access to certain </w:t>
      </w:r>
      <w:r w:rsidR="00DB7071">
        <w:rPr>
          <w:rFonts w:ascii="Calibri" w:hAnsi="Calibri" w:cs="Calibri"/>
          <w:sz w:val="20"/>
        </w:rPr>
        <w:t xml:space="preserve">valuable </w:t>
      </w:r>
      <w:r w:rsidRPr="008A7379">
        <w:rPr>
          <w:rFonts w:ascii="Calibri" w:hAnsi="Calibri" w:cs="Calibri"/>
          <w:sz w:val="20"/>
        </w:rPr>
        <w:t xml:space="preserve">information from </w:t>
      </w:r>
      <w:proofErr w:type="spellStart"/>
      <w:r>
        <w:rPr>
          <w:rFonts w:ascii="Calibri" w:hAnsi="Calibri" w:cs="Calibri"/>
          <w:sz w:val="20"/>
        </w:rPr>
        <w:t>Ahrend</w:t>
      </w:r>
      <w:proofErr w:type="spellEnd"/>
      <w:r w:rsidRPr="008A7379">
        <w:rPr>
          <w:rFonts w:ascii="Calibri" w:hAnsi="Calibri" w:cs="Calibri"/>
          <w:sz w:val="20"/>
        </w:rPr>
        <w:t xml:space="preserve"> and/or the Group relating to the Project; in particular, and </w:t>
      </w:r>
      <w:proofErr w:type="spellStart"/>
      <w:r>
        <w:rPr>
          <w:rFonts w:ascii="Calibri" w:hAnsi="Calibri" w:cs="Calibri"/>
          <w:sz w:val="20"/>
        </w:rPr>
        <w:t>Ahrend</w:t>
      </w:r>
      <w:proofErr w:type="spellEnd"/>
      <w:r w:rsidRPr="008A7379">
        <w:rPr>
          <w:rFonts w:ascii="Calibri" w:hAnsi="Calibri" w:cs="Calibri"/>
          <w:sz w:val="20"/>
        </w:rPr>
        <w:t xml:space="preserve"> and/or the Group will provide </w:t>
      </w:r>
      <w:proofErr w:type="spellStart"/>
      <w:ins w:id="63" w:author="김현주 (Hyunjoo Kim)" w:date="2025-05-16T16:19:00Z">
        <w:r w:rsidR="00C44C55">
          <w:rPr>
            <w:rFonts w:ascii="Calibri" w:hAnsi="Calibri" w:cs="Calibri"/>
            <w:sz w:val="20"/>
          </w:rPr>
          <w:t>Fursys</w:t>
        </w:r>
      </w:ins>
      <w:proofErr w:type="spellEnd"/>
      <w:del w:id="64" w:author="김현주 (Hyunjoo Kim)" w:date="2025-05-16T16:19:00Z">
        <w:r w:rsidR="00DB7071" w:rsidDel="00C44C55">
          <w:rPr>
            <w:rFonts w:ascii="Calibri" w:hAnsi="Calibri" w:cs="Calibri"/>
            <w:sz w:val="20"/>
          </w:rPr>
          <w:delText>You</w:delText>
        </w:r>
      </w:del>
      <w:r w:rsidRPr="008A7379">
        <w:rPr>
          <w:rFonts w:ascii="Calibri" w:hAnsi="Calibri" w:cs="Calibri"/>
          <w:sz w:val="20"/>
        </w:rPr>
        <w:t xml:space="preserve"> with knowledge, information, materials and documentation pertaining to </w:t>
      </w:r>
      <w:r w:rsidR="005F7AE3">
        <w:rPr>
          <w:rFonts w:ascii="Calibri" w:hAnsi="Calibri" w:cs="Calibri"/>
          <w:sz w:val="20"/>
        </w:rPr>
        <w:t xml:space="preserve">the </w:t>
      </w:r>
      <w:proofErr w:type="spellStart"/>
      <w:r w:rsidR="00067D17">
        <w:rPr>
          <w:rFonts w:ascii="Calibri" w:hAnsi="Calibri" w:cs="Calibri"/>
          <w:sz w:val="20"/>
        </w:rPr>
        <w:t>Remode</w:t>
      </w:r>
      <w:proofErr w:type="spellEnd"/>
      <w:r w:rsidR="00067D17">
        <w:rPr>
          <w:rFonts w:ascii="Calibri" w:hAnsi="Calibri" w:cs="Calibri"/>
          <w:sz w:val="20"/>
        </w:rPr>
        <w:t xml:space="preserve"> task chair</w:t>
      </w:r>
      <w:r w:rsidR="00266F73">
        <w:rPr>
          <w:rFonts w:ascii="Calibri" w:hAnsi="Calibri" w:cs="Calibri"/>
          <w:sz w:val="20"/>
        </w:rPr>
        <w:t xml:space="preserve">, </w:t>
      </w:r>
      <w:proofErr w:type="gramStart"/>
      <w:r w:rsidRPr="008A7379">
        <w:rPr>
          <w:rFonts w:ascii="Calibri" w:hAnsi="Calibri" w:cs="Calibri"/>
          <w:sz w:val="20"/>
        </w:rPr>
        <w:t>sources  and</w:t>
      </w:r>
      <w:proofErr w:type="gramEnd"/>
      <w:r w:rsidRPr="008A7379">
        <w:rPr>
          <w:rFonts w:ascii="Calibri" w:hAnsi="Calibri" w:cs="Calibri"/>
          <w:sz w:val="20"/>
        </w:rPr>
        <w:t xml:space="preserve"> trademarks</w:t>
      </w:r>
      <w:r w:rsidR="00DB7071">
        <w:rPr>
          <w:rFonts w:ascii="Calibri" w:hAnsi="Calibri" w:cs="Calibri"/>
          <w:sz w:val="20"/>
        </w:rPr>
        <w:t xml:space="preserve"> which is proprietary and confidential to </w:t>
      </w:r>
      <w:proofErr w:type="spellStart"/>
      <w:r w:rsidR="00DB7071">
        <w:rPr>
          <w:rFonts w:ascii="Calibri" w:hAnsi="Calibri" w:cs="Calibri"/>
          <w:sz w:val="20"/>
        </w:rPr>
        <w:t>Ahrend</w:t>
      </w:r>
      <w:proofErr w:type="spellEnd"/>
      <w:r w:rsidRPr="008A7379">
        <w:rPr>
          <w:rFonts w:ascii="Calibri" w:hAnsi="Calibri" w:cs="Calibri"/>
          <w:sz w:val="20"/>
        </w:rPr>
        <w:t>; and</w:t>
      </w:r>
      <w:ins w:id="65" w:author="김현주 (Hyunjoo Kim)" w:date="2025-05-20T10:54:00Z">
        <w:r w:rsidR="007E3120">
          <w:rPr>
            <w:rFonts w:ascii="Calibri" w:hAnsi="Calibri" w:cs="Calibri"/>
            <w:sz w:val="20"/>
          </w:rPr>
          <w:t xml:space="preserve"> </w:t>
        </w:r>
      </w:ins>
    </w:p>
    <w:p w14:paraId="5F30E1FD" w14:textId="09E37CD4" w:rsidR="007E3120" w:rsidRPr="007E3120" w:rsidRDefault="008A7379" w:rsidP="007E3120">
      <w:pPr>
        <w:numPr>
          <w:ilvl w:val="0"/>
          <w:numId w:val="49"/>
        </w:num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rPr>
          <w:ins w:id="66" w:author="김현주 (Hyunjoo Kim)" w:date="2025-05-20T10:54:00Z"/>
          <w:rFonts w:ascii="Calibri" w:hAnsi="Calibri" w:cs="Calibri"/>
          <w:sz w:val="20"/>
          <w:rPrChange w:id="67" w:author="김현주 (Hyunjoo Kim)" w:date="2025-05-20T10:54:00Z">
            <w:rPr>
              <w:ins w:id="68" w:author="김현주 (Hyunjoo Kim)" w:date="2025-05-20T10:54:00Z"/>
              <w:rFonts w:ascii="Calibri" w:hAnsi="Calibri" w:cs="Calibri"/>
              <w:sz w:val="20"/>
            </w:rPr>
          </w:rPrChange>
        </w:rPr>
        <w:pPrChange w:id="69" w:author="김현주 (Hyunjoo Kim)" w:date="2025-05-20T10:54:00Z">
          <w:p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pPr>
        </w:pPrChange>
      </w:pPr>
      <w:proofErr w:type="spellStart"/>
      <w:r w:rsidRPr="007E3120">
        <w:rPr>
          <w:rFonts w:ascii="Calibri" w:hAnsi="Calibri" w:cs="Calibri"/>
          <w:sz w:val="20"/>
          <w:rPrChange w:id="70" w:author="김현주 (Hyunjoo Kim)" w:date="2025-05-20T10:54:00Z">
            <w:rPr>
              <w:rFonts w:ascii="Calibri" w:hAnsi="Calibri" w:cs="Calibri"/>
              <w:sz w:val="20"/>
            </w:rPr>
          </w:rPrChange>
        </w:rPr>
        <w:t>Ahrend</w:t>
      </w:r>
      <w:proofErr w:type="spellEnd"/>
      <w:ins w:id="71" w:author="김현주 (Hyunjoo Kim)" w:date="2025-05-20T10:55:00Z">
        <w:r w:rsidR="007E3120">
          <w:rPr>
            <w:rFonts w:ascii="Calibri" w:hAnsi="Calibri" w:cs="Calibri"/>
            <w:sz w:val="20"/>
          </w:rPr>
          <w:t xml:space="preserve"> </w:t>
        </w:r>
      </w:ins>
      <w:del w:id="72" w:author="김현주 (Hyunjoo Kim)" w:date="2025-05-16T16:28:00Z">
        <w:r w:rsidRPr="007E3120" w:rsidDel="00C44C55">
          <w:rPr>
            <w:rFonts w:ascii="Calibri" w:hAnsi="Calibri" w:cs="Calibri"/>
            <w:sz w:val="20"/>
            <w:rPrChange w:id="73" w:author="김현주 (Hyunjoo Kim)" w:date="2025-05-20T10:54:00Z">
              <w:rPr>
                <w:rFonts w:ascii="Calibri" w:hAnsi="Calibri" w:cs="Calibri"/>
                <w:sz w:val="20"/>
              </w:rPr>
            </w:rPrChange>
          </w:rPr>
          <w:delText xml:space="preserve"> </w:delText>
        </w:r>
      </w:del>
      <w:r w:rsidRPr="007E3120">
        <w:rPr>
          <w:rFonts w:ascii="Calibri" w:hAnsi="Calibri" w:cs="Calibri"/>
          <w:sz w:val="20"/>
          <w:rPrChange w:id="74" w:author="김현주 (Hyunjoo Kim)" w:date="2025-05-20T10:54:00Z">
            <w:rPr>
              <w:rFonts w:ascii="Calibri" w:hAnsi="Calibri" w:cs="Calibri"/>
              <w:sz w:val="20"/>
            </w:rPr>
          </w:rPrChange>
        </w:rPr>
        <w:t xml:space="preserve">wishes to </w:t>
      </w:r>
      <w:r w:rsidR="00DB7071" w:rsidRPr="007E3120">
        <w:rPr>
          <w:rFonts w:ascii="Calibri" w:hAnsi="Calibri" w:cs="Calibri"/>
          <w:sz w:val="20"/>
          <w:rPrChange w:id="75" w:author="김현주 (Hyunjoo Kim)" w:date="2025-05-20T10:54:00Z">
            <w:rPr>
              <w:rFonts w:ascii="Calibri" w:hAnsi="Calibri" w:cs="Calibri"/>
              <w:sz w:val="20"/>
            </w:rPr>
          </w:rPrChange>
        </w:rPr>
        <w:t xml:space="preserve">protect and </w:t>
      </w:r>
      <w:r w:rsidRPr="007E3120">
        <w:rPr>
          <w:rFonts w:ascii="Calibri" w:hAnsi="Calibri" w:cs="Calibri"/>
          <w:sz w:val="20"/>
          <w:rPrChange w:id="76" w:author="김현주 (Hyunjoo Kim)" w:date="2025-05-20T10:54:00Z">
            <w:rPr>
              <w:rFonts w:ascii="Calibri" w:hAnsi="Calibri" w:cs="Calibri"/>
              <w:sz w:val="20"/>
            </w:rPr>
          </w:rPrChange>
        </w:rPr>
        <w:t xml:space="preserve">secure confidentiality of all commercial, financial, business and other </w:t>
      </w:r>
      <w:r w:rsidR="00FC060B" w:rsidRPr="007E3120">
        <w:rPr>
          <w:rFonts w:ascii="Calibri" w:hAnsi="Calibri" w:cs="Calibri"/>
          <w:sz w:val="20"/>
          <w:rPrChange w:id="77" w:author="김현주 (Hyunjoo Kim)" w:date="2025-05-20T10:54:00Z">
            <w:rPr>
              <w:rFonts w:ascii="Calibri" w:hAnsi="Calibri" w:cs="Calibri"/>
              <w:sz w:val="20"/>
            </w:rPr>
          </w:rPrChange>
        </w:rPr>
        <w:t xml:space="preserve">information </w:t>
      </w:r>
      <w:r w:rsidRPr="007E3120">
        <w:rPr>
          <w:rFonts w:ascii="Calibri" w:hAnsi="Calibri" w:cs="Calibri"/>
          <w:sz w:val="20"/>
          <w:rPrChange w:id="78" w:author="김현주 (Hyunjoo Kim)" w:date="2025-05-20T10:54:00Z">
            <w:rPr>
              <w:rFonts w:ascii="Calibri" w:hAnsi="Calibri" w:cs="Calibri"/>
              <w:sz w:val="20"/>
            </w:rPr>
          </w:rPrChange>
        </w:rPr>
        <w:t xml:space="preserve">provided by </w:t>
      </w:r>
      <w:proofErr w:type="spellStart"/>
      <w:r w:rsidRPr="007E3120">
        <w:rPr>
          <w:rFonts w:ascii="Calibri" w:hAnsi="Calibri" w:cs="Calibri"/>
          <w:sz w:val="20"/>
          <w:rPrChange w:id="79" w:author="김현주 (Hyunjoo Kim)" w:date="2025-05-20T10:54:00Z">
            <w:rPr>
              <w:rFonts w:ascii="Calibri" w:hAnsi="Calibri" w:cs="Calibri"/>
              <w:sz w:val="20"/>
            </w:rPr>
          </w:rPrChange>
        </w:rPr>
        <w:t>Ahrend</w:t>
      </w:r>
      <w:proofErr w:type="spellEnd"/>
      <w:r w:rsidR="00095D71" w:rsidRPr="007E3120">
        <w:rPr>
          <w:rFonts w:ascii="Calibri" w:hAnsi="Calibri" w:cs="Calibri"/>
          <w:sz w:val="20"/>
          <w:rPrChange w:id="80" w:author="김현주 (Hyunjoo Kim)" w:date="2025-05-20T10:54:00Z">
            <w:rPr>
              <w:rFonts w:ascii="Calibri" w:hAnsi="Calibri" w:cs="Calibri"/>
              <w:sz w:val="20"/>
            </w:rPr>
          </w:rPrChange>
        </w:rPr>
        <w:t xml:space="preserve"> and the Group</w:t>
      </w:r>
      <w:r w:rsidRPr="007E3120">
        <w:rPr>
          <w:rFonts w:ascii="Calibri" w:hAnsi="Calibri" w:cs="Calibri"/>
          <w:sz w:val="20"/>
          <w:rPrChange w:id="81" w:author="김현주 (Hyunjoo Kim)" w:date="2025-05-20T10:54:00Z">
            <w:rPr>
              <w:rFonts w:ascii="Calibri" w:hAnsi="Calibri" w:cs="Calibri"/>
              <w:sz w:val="20"/>
            </w:rPr>
          </w:rPrChange>
        </w:rPr>
        <w:t xml:space="preserve"> to </w:t>
      </w:r>
      <w:del w:id="82" w:author="김현주 (Hyunjoo Kim)" w:date="2025-05-16T16:32:00Z">
        <w:r w:rsidR="00DB7071" w:rsidRPr="007E3120" w:rsidDel="00581067">
          <w:rPr>
            <w:rFonts w:ascii="Calibri" w:hAnsi="Calibri" w:cs="Calibri"/>
            <w:sz w:val="20"/>
            <w:rPrChange w:id="83" w:author="김현주 (Hyunjoo Kim)" w:date="2025-05-20T10:54:00Z">
              <w:rPr>
                <w:rFonts w:ascii="Calibri" w:hAnsi="Calibri" w:cs="Calibri"/>
                <w:sz w:val="20"/>
              </w:rPr>
            </w:rPrChange>
          </w:rPr>
          <w:delText>You</w:delText>
        </w:r>
      </w:del>
      <w:proofErr w:type="spellStart"/>
      <w:ins w:id="84" w:author="김현주 (Hyunjoo Kim)" w:date="2025-05-16T16:35:00Z">
        <w:r w:rsidR="00581067" w:rsidRPr="007E3120">
          <w:rPr>
            <w:rFonts w:ascii="Calibri" w:hAnsi="Calibri" w:cs="Calibri"/>
            <w:sz w:val="20"/>
            <w:rPrChange w:id="85" w:author="김현주 (Hyunjoo Kim)" w:date="2025-05-20T10:54:00Z">
              <w:rPr>
                <w:rFonts w:ascii="Calibri" w:hAnsi="Calibri" w:cs="Calibri"/>
                <w:sz w:val="20"/>
              </w:rPr>
            </w:rPrChange>
          </w:rPr>
          <w:t>Fursys</w:t>
        </w:r>
      </w:ins>
      <w:proofErr w:type="spellEnd"/>
      <w:r w:rsidRPr="007E3120">
        <w:rPr>
          <w:rFonts w:ascii="Calibri" w:hAnsi="Calibri" w:cs="Calibri"/>
          <w:sz w:val="20"/>
          <w:rPrChange w:id="86" w:author="김현주 (Hyunjoo Kim)" w:date="2025-05-20T10:54:00Z">
            <w:rPr>
              <w:rFonts w:ascii="Calibri" w:hAnsi="Calibri" w:cs="Calibri"/>
              <w:sz w:val="20"/>
            </w:rPr>
          </w:rPrChange>
        </w:rPr>
        <w:t xml:space="preserve"> in connection with the Project.</w:t>
      </w:r>
    </w:p>
    <w:p w14:paraId="2401F8B8" w14:textId="7738817E" w:rsidR="00C44C55" w:rsidDel="007E3120" w:rsidRDefault="00C44C55" w:rsidP="007E3120">
      <w:pPr>
        <w:pStyle w:val="af2"/>
        <w:numPr>
          <w:ilvl w:val="0"/>
          <w:numId w:val="49"/>
        </w:numPr>
        <w:rPr>
          <w:del w:id="87" w:author="김현주 (Hyunjoo Kim)" w:date="2025-05-16T16:24:00Z"/>
          <w:rFonts w:ascii="Calibri" w:hAnsi="Calibri" w:cs="Calibri"/>
          <w:sz w:val="20"/>
        </w:rPr>
      </w:pPr>
      <w:ins w:id="88" w:author="김현주 (Hyunjoo Kim)" w:date="2025-05-16T16:24:00Z">
        <w:r w:rsidRPr="007E3120">
          <w:rPr>
            <w:rFonts w:ascii="Calibri" w:hAnsi="Calibri" w:cs="Calibri"/>
            <w:sz w:val="20"/>
            <w:rPrChange w:id="89" w:author="김현주 (Hyunjoo Kim)" w:date="2025-05-20T10:54:00Z">
              <w:rPr/>
            </w:rPrChange>
          </w:rPr>
          <w:t xml:space="preserve">In connection with the Project, </w:t>
        </w:r>
        <w:proofErr w:type="spellStart"/>
        <w:r w:rsidRPr="007E3120">
          <w:rPr>
            <w:rFonts w:ascii="Calibri" w:hAnsi="Calibri" w:cs="Calibri"/>
            <w:sz w:val="20"/>
            <w:rPrChange w:id="90" w:author="김현주 (Hyunjoo Kim)" w:date="2025-05-20T10:54:00Z">
              <w:rPr/>
            </w:rPrChange>
          </w:rPr>
          <w:t>Fursys</w:t>
        </w:r>
        <w:proofErr w:type="spellEnd"/>
        <w:r w:rsidRPr="007E3120">
          <w:rPr>
            <w:rFonts w:ascii="Calibri" w:hAnsi="Calibri" w:cs="Calibri"/>
            <w:sz w:val="20"/>
            <w:rPrChange w:id="91" w:author="김현주 (Hyunjoo Kim)" w:date="2025-05-20T10:54:00Z">
              <w:rPr/>
            </w:rPrChange>
          </w:rPr>
          <w:t xml:space="preserve"> may disclose to </w:t>
        </w:r>
      </w:ins>
      <w:proofErr w:type="spellStart"/>
      <w:ins w:id="92" w:author="김현주 (Hyunjoo Kim)" w:date="2025-05-16T16:29:00Z">
        <w:r w:rsidRPr="007E3120">
          <w:rPr>
            <w:rFonts w:ascii="Calibri" w:hAnsi="Calibri" w:cs="Calibri"/>
            <w:sz w:val="20"/>
            <w:rPrChange w:id="93" w:author="김현주 (Hyunjoo Kim)" w:date="2025-05-20T10:54:00Z">
              <w:rPr>
                <w:rFonts w:ascii="Calibri" w:hAnsi="Calibri" w:cs="Calibri"/>
                <w:sz w:val="20"/>
              </w:rPr>
            </w:rPrChange>
          </w:rPr>
          <w:t>Ahrend</w:t>
        </w:r>
      </w:ins>
      <w:proofErr w:type="spellEnd"/>
      <w:ins w:id="94" w:author="김현주 (Hyunjoo Kim)" w:date="2025-05-16T16:24:00Z">
        <w:r w:rsidRPr="007E3120">
          <w:rPr>
            <w:rFonts w:ascii="Calibri" w:hAnsi="Calibri" w:cs="Calibri"/>
            <w:sz w:val="20"/>
            <w:rPrChange w:id="95" w:author="김현주 (Hyunjoo Kim)" w:date="2025-05-20T10:54:00Z">
              <w:rPr/>
            </w:rPrChange>
          </w:rPr>
          <w:t xml:space="preserve"> certain confidential information — including, without limitation, proprietary data, patents, and manufacturing technologies — that is owned or controlled by </w:t>
        </w:r>
        <w:proofErr w:type="spellStart"/>
        <w:r w:rsidRPr="007E3120">
          <w:rPr>
            <w:rFonts w:ascii="Calibri" w:hAnsi="Calibri" w:cs="Calibri"/>
            <w:sz w:val="20"/>
            <w:rPrChange w:id="96" w:author="김현주 (Hyunjoo Kim)" w:date="2025-05-20T10:54:00Z">
              <w:rPr/>
            </w:rPrChange>
          </w:rPr>
          <w:t>Fursys</w:t>
        </w:r>
        <w:proofErr w:type="spellEnd"/>
        <w:r w:rsidRPr="007E3120">
          <w:rPr>
            <w:rFonts w:ascii="Calibri" w:hAnsi="Calibri" w:cs="Calibri"/>
            <w:sz w:val="20"/>
            <w:rPrChange w:id="97" w:author="김현주 (Hyunjoo Kim)" w:date="2025-05-20T10:54:00Z">
              <w:rPr/>
            </w:rPrChange>
          </w:rPr>
          <w:t xml:space="preserve"> or its affiliates within the </w:t>
        </w:r>
        <w:proofErr w:type="spellStart"/>
        <w:r w:rsidRPr="007E3120">
          <w:rPr>
            <w:rFonts w:ascii="Calibri" w:hAnsi="Calibri" w:cs="Calibri"/>
            <w:sz w:val="20"/>
            <w:rPrChange w:id="98" w:author="김현주 (Hyunjoo Kim)" w:date="2025-05-20T10:54:00Z">
              <w:rPr/>
            </w:rPrChange>
          </w:rPr>
          <w:t>Fursys</w:t>
        </w:r>
        <w:proofErr w:type="spellEnd"/>
        <w:r w:rsidRPr="007E3120">
          <w:rPr>
            <w:rFonts w:ascii="Calibri" w:hAnsi="Calibri" w:cs="Calibri"/>
            <w:sz w:val="20"/>
            <w:rPrChange w:id="99" w:author="김현주 (Hyunjoo Kim)" w:date="2025-05-20T10:54:00Z">
              <w:rPr/>
            </w:rPrChange>
          </w:rPr>
          <w:t xml:space="preserve"> Group. </w:t>
        </w:r>
        <w:proofErr w:type="spellStart"/>
        <w:r w:rsidRPr="007E3120">
          <w:rPr>
            <w:rFonts w:ascii="Calibri" w:hAnsi="Calibri" w:cs="Calibri"/>
            <w:sz w:val="20"/>
            <w:rPrChange w:id="100" w:author="김현주 (Hyunjoo Kim)" w:date="2025-05-20T10:54:00Z">
              <w:rPr/>
            </w:rPrChange>
          </w:rPr>
          <w:t>Fursys</w:t>
        </w:r>
        <w:proofErr w:type="spellEnd"/>
        <w:r w:rsidRPr="007E3120">
          <w:rPr>
            <w:rFonts w:ascii="Calibri" w:hAnsi="Calibri" w:cs="Calibri"/>
            <w:sz w:val="20"/>
            <w:rPrChange w:id="101" w:author="김현주 (Hyunjoo Kim)" w:date="2025-05-20T10:54:00Z">
              <w:rPr/>
            </w:rPrChange>
          </w:rPr>
          <w:t xml:space="preserve"> seeks to ensure that all such information disclosed by </w:t>
        </w:r>
        <w:proofErr w:type="spellStart"/>
        <w:r w:rsidRPr="007E3120">
          <w:rPr>
            <w:rFonts w:ascii="Calibri" w:hAnsi="Calibri" w:cs="Calibri"/>
            <w:sz w:val="20"/>
            <w:rPrChange w:id="102" w:author="김현주 (Hyunjoo Kim)" w:date="2025-05-20T10:54:00Z">
              <w:rPr/>
            </w:rPrChange>
          </w:rPr>
          <w:t>Fursys</w:t>
        </w:r>
        <w:proofErr w:type="spellEnd"/>
        <w:r w:rsidRPr="007E3120">
          <w:rPr>
            <w:rFonts w:ascii="Calibri" w:hAnsi="Calibri" w:cs="Calibri"/>
            <w:sz w:val="20"/>
            <w:rPrChange w:id="103" w:author="김현주 (Hyunjoo Kim)" w:date="2025-05-20T10:54:00Z">
              <w:rPr/>
            </w:rPrChange>
          </w:rPr>
          <w:t xml:space="preserve"> remains protected and confidential.</w:t>
        </w:r>
      </w:ins>
    </w:p>
    <w:p w14:paraId="4DCCAC9E" w14:textId="77777777" w:rsidR="007E3120" w:rsidRPr="007E3120" w:rsidRDefault="007E3120" w:rsidP="007E3120">
      <w:pPr>
        <w:pStyle w:val="af2"/>
        <w:numPr>
          <w:ilvl w:val="0"/>
          <w:numId w:val="49"/>
        </w:num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rPr>
          <w:ins w:id="104" w:author="김현주 (Hyunjoo Kim)" w:date="2025-05-20T10:55:00Z"/>
          <w:rFonts w:ascii="Calibri" w:hAnsi="Calibri" w:cs="Calibri"/>
          <w:sz w:val="20"/>
          <w:rPrChange w:id="105" w:author="김현주 (Hyunjoo Kim)" w:date="2025-05-20T10:54:00Z">
            <w:rPr>
              <w:ins w:id="106" w:author="김현주 (Hyunjoo Kim)" w:date="2025-05-20T10:55:00Z"/>
              <w:rFonts w:ascii="Calibri" w:hAnsi="Calibri" w:cs="Calibri"/>
              <w:sz w:val="20"/>
            </w:rPr>
          </w:rPrChange>
        </w:rPr>
        <w:pPrChange w:id="107" w:author="김현주 (Hyunjoo Kim)" w:date="2025-05-20T10:54:00Z">
          <w:pPr>
            <w:numPr>
              <w:numId w:val="49"/>
            </w:num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ind w:left="723" w:hanging="360"/>
          </w:pPr>
        </w:pPrChange>
      </w:pPr>
    </w:p>
    <w:bookmarkEnd w:id="0"/>
    <w:p w14:paraId="62CEC671" w14:textId="77777777" w:rsidR="000E31B2" w:rsidRPr="00C44C55" w:rsidRDefault="000E31B2" w:rsidP="007E3120">
      <w:pPr>
        <w:pStyle w:val="af2"/>
        <w:ind w:left="723"/>
        <w:rPr>
          <w:spacing w:val="-2"/>
        </w:rPr>
        <w:pPrChange w:id="108" w:author="김현주 (Hyunjoo Kim)" w:date="2025-05-20T10:55:00Z">
          <w:p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ind w:left="3"/>
          </w:pPr>
        </w:pPrChange>
      </w:pPr>
    </w:p>
    <w:p w14:paraId="319FC26E" w14:textId="77777777" w:rsidR="000E31B2" w:rsidRPr="009D24CD" w:rsidRDefault="00F54108" w:rsidP="009D24CD">
      <w:pPr>
        <w:spacing w:line="300" w:lineRule="atLeast"/>
        <w:rPr>
          <w:rFonts w:ascii="Calibri" w:hAnsi="Calibri" w:cs="Calibri"/>
          <w:b/>
          <w:caps/>
          <w:spacing w:val="-2"/>
          <w:sz w:val="20"/>
        </w:rPr>
      </w:pPr>
      <w:r>
        <w:rPr>
          <w:rFonts w:ascii="Calibri" w:hAnsi="Calibri" w:cs="Calibri"/>
          <w:b/>
          <w:caps/>
          <w:spacing w:val="-2"/>
          <w:sz w:val="20"/>
        </w:rPr>
        <w:t>AGREES</w:t>
      </w:r>
      <w:r w:rsidR="000E31B2" w:rsidRPr="009D24CD">
        <w:rPr>
          <w:rFonts w:ascii="Calibri" w:hAnsi="Calibri" w:cs="Calibri"/>
          <w:b/>
          <w:caps/>
          <w:spacing w:val="-2"/>
          <w:sz w:val="20"/>
        </w:rPr>
        <w:t xml:space="preserve"> as follows</w:t>
      </w:r>
    </w:p>
    <w:p w14:paraId="58F2C695" w14:textId="77777777" w:rsidR="00E52D5B" w:rsidRDefault="00E52D5B" w:rsidP="00D754C5">
      <w:p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ind w:left="3"/>
        <w:rPr>
          <w:rFonts w:ascii="Calibri" w:hAnsi="Calibri" w:cs="Calibri"/>
          <w:b/>
          <w:spacing w:val="-2"/>
          <w:sz w:val="20"/>
          <w:u w:val="single"/>
        </w:rPr>
      </w:pPr>
    </w:p>
    <w:p w14:paraId="74B92D0C" w14:textId="6AE88ADF" w:rsidR="00E52D5B" w:rsidDel="007E3120" w:rsidRDefault="00E52D5B" w:rsidP="007E3120">
      <w:p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ind w:left="3"/>
        <w:rPr>
          <w:del w:id="109" w:author="김현주 (Hyunjoo Kim)" w:date="2025-05-20T10:55:00Z"/>
          <w:rFonts w:ascii="Calibri" w:hAnsi="Calibri" w:cs="Calibri"/>
          <w:sz w:val="20"/>
        </w:rPr>
      </w:pPr>
      <w:r w:rsidRPr="00E52D5B">
        <w:rPr>
          <w:rFonts w:ascii="Calibri" w:hAnsi="Calibri" w:cs="Calibri"/>
          <w:b/>
          <w:spacing w:val="-2"/>
          <w:sz w:val="20"/>
        </w:rPr>
        <w:t>Article 1:</w:t>
      </w:r>
      <w:r>
        <w:rPr>
          <w:rFonts w:ascii="Calibri" w:hAnsi="Calibri" w:cs="Calibri"/>
          <w:b/>
          <w:spacing w:val="-2"/>
          <w:sz w:val="20"/>
        </w:rPr>
        <w:t xml:space="preserve"> </w:t>
      </w:r>
      <w:r>
        <w:rPr>
          <w:rFonts w:ascii="Calibri" w:hAnsi="Calibri" w:cs="Calibri"/>
          <w:b/>
          <w:spacing w:val="-2"/>
          <w:sz w:val="20"/>
        </w:rPr>
        <w:tab/>
      </w:r>
      <w:r w:rsidR="009222C8">
        <w:rPr>
          <w:rFonts w:ascii="Calibri" w:hAnsi="Calibri" w:cs="Calibri"/>
          <w:b/>
          <w:spacing w:val="-2"/>
          <w:sz w:val="20"/>
        </w:rPr>
        <w:t>Definition</w:t>
      </w:r>
    </w:p>
    <w:p w14:paraId="4AC83C9F" w14:textId="77777777" w:rsidR="007E3120" w:rsidRDefault="007E3120" w:rsidP="007E3120">
      <w:p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rPr>
          <w:ins w:id="110" w:author="김현주 (Hyunjoo Kim)" w:date="2025-05-20T10:55:00Z"/>
          <w:rFonts w:ascii="Calibri" w:hAnsi="Calibri" w:cs="Calibri"/>
          <w:b/>
          <w:spacing w:val="-2"/>
          <w:sz w:val="20"/>
        </w:rPr>
      </w:pPr>
    </w:p>
    <w:p w14:paraId="092AEA46" w14:textId="66F3CB32" w:rsidR="007E3120" w:rsidRPr="007E3120" w:rsidRDefault="00631617" w:rsidP="007E3120">
      <w:pPr>
        <w:pStyle w:val="af2"/>
        <w:numPr>
          <w:ilvl w:val="1"/>
          <w:numId w:val="57"/>
        </w:num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rPr>
          <w:ins w:id="111" w:author="김현주 (Hyunjoo Kim)" w:date="2025-05-20T10:56:00Z"/>
          <w:rFonts w:ascii="Calibri" w:hAnsi="Calibri" w:cs="Calibri"/>
          <w:sz w:val="20"/>
          <w:rPrChange w:id="112" w:author="김현주 (Hyunjoo Kim)" w:date="2025-05-20T10:56:00Z">
            <w:rPr>
              <w:ins w:id="113" w:author="김현주 (Hyunjoo Kim)" w:date="2025-05-20T10:56:00Z"/>
            </w:rPr>
          </w:rPrChange>
        </w:rPr>
        <w:pPrChange w:id="114" w:author="김현주 (Hyunjoo Kim)" w:date="2025-05-20T10:56:00Z">
          <w:pPr>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ind w:left="700" w:hangingChars="350" w:hanging="700"/>
          </w:pPr>
        </w:pPrChange>
      </w:pPr>
      <w:ins w:id="115" w:author="김현주 (Hyunjoo Kim)" w:date="2025-05-20T10:58:00Z">
        <w:r>
          <w:rPr>
            <w:rFonts w:ascii="Calibri" w:hAnsi="Calibri" w:cs="Calibri"/>
            <w:sz w:val="20"/>
          </w:rPr>
          <w:t xml:space="preserve">      </w:t>
        </w:r>
      </w:ins>
      <w:ins w:id="116" w:author="김현주 (Hyunjoo Kim)" w:date="2025-05-20T10:49:00Z">
        <w:r w:rsidR="00586E9F" w:rsidRPr="007E3120">
          <w:rPr>
            <w:rFonts w:ascii="Calibri" w:hAnsi="Calibri" w:cs="Calibri"/>
            <w:sz w:val="20"/>
            <w:rPrChange w:id="117" w:author="김현주 (Hyunjoo Kim)" w:date="2025-05-20T10:56:00Z">
              <w:rPr>
                <w:rFonts w:ascii="굴림" w:eastAsia="굴림" w:hAnsi="굴림" w:cs="굴림"/>
                <w:b/>
                <w:bCs/>
                <w:szCs w:val="24"/>
                <w:lang w:eastAsia="ko-KR"/>
              </w:rPr>
            </w:rPrChange>
          </w:rPr>
          <w:t>Confidential Information</w:t>
        </w:r>
        <w:r w:rsidR="00586E9F" w:rsidRPr="007E3120">
          <w:rPr>
            <w:rFonts w:ascii="Calibri" w:hAnsi="Calibri" w:cs="Calibri"/>
            <w:sz w:val="20"/>
            <w:rPrChange w:id="118" w:author="김현주 (Hyunjoo Kim)" w:date="2025-05-20T10:56:00Z">
              <w:rPr>
                <w:rFonts w:ascii="굴림" w:eastAsia="굴림" w:hAnsi="굴림" w:cs="굴림"/>
                <w:szCs w:val="24"/>
                <w:lang w:eastAsia="ko-KR"/>
              </w:rPr>
            </w:rPrChange>
          </w:rPr>
          <w:t xml:space="preserve"> shall mean any information, including but not limited to commercial, financial, business and other information, including but not limited to technical data, know-how, technology, operating or manufacturing procedures or trade secrets, that derives economic value, actual or potential, from not being generally known to, and not being readily ascertainable by proper means by, other persons </w:t>
        </w:r>
        <w:r w:rsidR="00586E9F" w:rsidRPr="007E3120">
          <w:rPr>
            <w:rFonts w:ascii="Calibri" w:hAnsi="Calibri" w:cs="Calibri"/>
            <w:sz w:val="20"/>
            <w:rPrChange w:id="119" w:author="김현주 (Hyunjoo Kim)" w:date="2025-05-20T10:56:00Z">
              <w:rPr>
                <w:rFonts w:ascii="굴림" w:eastAsia="굴림" w:hAnsi="굴림" w:cs="굴림"/>
                <w:szCs w:val="24"/>
                <w:lang w:eastAsia="ko-KR"/>
              </w:rPr>
            </w:rPrChange>
          </w:rPr>
          <w:lastRenderedPageBreak/>
          <w:t>who can obtain economic value from its disclosure or use, disclosed by or on behalf of a party (the “Provider”) to the other party (the “Receiver”) from time to time, whether orally or in written or electronic or any other form, and all notes, analyses, compilations, studies, or other documents that contain or otherwise reflect such information.</w:t>
        </w:r>
      </w:ins>
    </w:p>
    <w:p w14:paraId="4E3CEF21" w14:textId="7030549C" w:rsidR="00586E9F" w:rsidRPr="007E3120" w:rsidRDefault="00586E9F" w:rsidP="007E3120">
      <w:pPr>
        <w:pStyle w:val="af2"/>
        <w:tabs>
          <w:tab w:val="left" w:pos="360"/>
          <w:tab w:val="left" w:pos="734"/>
          <w:tab w:val="left" w:pos="1108"/>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spacing w:line="300" w:lineRule="atLeast"/>
        <w:ind w:left="672"/>
        <w:rPr>
          <w:ins w:id="120" w:author="김현주 (Hyunjoo Kim)" w:date="2025-05-20T10:49:00Z"/>
          <w:rFonts w:ascii="Calibri" w:hAnsi="Calibri" w:cs="Calibri"/>
          <w:sz w:val="20"/>
          <w:rPrChange w:id="121" w:author="김현주 (Hyunjoo Kim)" w:date="2025-05-20T10:56:00Z">
            <w:rPr>
              <w:ins w:id="122" w:author="김현주 (Hyunjoo Kim)" w:date="2025-05-20T10:49:00Z"/>
              <w:rFonts w:ascii="굴림" w:eastAsia="굴림" w:hAnsi="굴림" w:cs="굴림"/>
              <w:szCs w:val="24"/>
              <w:lang w:eastAsia="ko-KR"/>
            </w:rPr>
          </w:rPrChange>
        </w:rPr>
        <w:pPrChange w:id="123" w:author="김현주 (Hyunjoo Kim)" w:date="2025-05-20T10:56:00Z">
          <w:pPr>
            <w:pStyle w:val="af2"/>
            <w:numPr>
              <w:numId w:val="50"/>
            </w:numPr>
            <w:spacing w:before="100" w:beforeAutospacing="1" w:after="100" w:afterAutospacing="1"/>
            <w:ind w:left="360" w:hanging="360"/>
            <w:jc w:val="left"/>
          </w:pPr>
        </w:pPrChange>
      </w:pPr>
      <w:ins w:id="124" w:author="김현주 (Hyunjoo Kim)" w:date="2025-05-20T10:49:00Z">
        <w:r w:rsidRPr="007E3120">
          <w:rPr>
            <w:rFonts w:ascii="Calibri" w:hAnsi="Calibri" w:cs="Calibri"/>
            <w:sz w:val="20"/>
            <w:rPrChange w:id="125" w:author="김현주 (Hyunjoo Kim)" w:date="2025-05-20T10:56:00Z">
              <w:rPr>
                <w:rFonts w:ascii="굴림" w:eastAsia="굴림" w:hAnsi="굴림" w:cs="굴림"/>
                <w:szCs w:val="24"/>
                <w:lang w:eastAsia="ko-KR"/>
              </w:rPr>
            </w:rPrChange>
          </w:rPr>
          <w:t xml:space="preserve">Confidential Information includes, but is not limited to, the information listed and annexed in </w:t>
        </w:r>
        <w:r w:rsidRPr="007E3120">
          <w:rPr>
            <w:rFonts w:ascii="Calibri" w:hAnsi="Calibri" w:cs="Calibri"/>
            <w:sz w:val="20"/>
            <w:rPrChange w:id="126" w:author="김현주 (Hyunjoo Kim)" w:date="2025-05-20T10:56:00Z">
              <w:rPr>
                <w:rFonts w:ascii="굴림" w:eastAsia="굴림" w:hAnsi="굴림" w:cs="굴림"/>
                <w:b/>
                <w:bCs/>
                <w:szCs w:val="24"/>
                <w:lang w:eastAsia="ko-KR"/>
              </w:rPr>
            </w:rPrChange>
          </w:rPr>
          <w:t>Schedule 1</w:t>
        </w:r>
        <w:r w:rsidRPr="007E3120">
          <w:rPr>
            <w:rFonts w:ascii="Calibri" w:hAnsi="Calibri" w:cs="Calibri"/>
            <w:sz w:val="20"/>
            <w:rPrChange w:id="127" w:author="김현주 (Hyunjoo Kim)" w:date="2025-05-20T10:56:00Z">
              <w:rPr>
                <w:rFonts w:ascii="굴림" w:eastAsia="굴림" w:hAnsi="굴림" w:cs="굴림"/>
                <w:szCs w:val="24"/>
                <w:lang w:eastAsia="ko-KR"/>
              </w:rPr>
            </w:rPrChange>
          </w:rPr>
          <w:t xml:space="preserve"> (in the case of </w:t>
        </w:r>
        <w:proofErr w:type="spellStart"/>
        <w:r w:rsidRPr="007E3120">
          <w:rPr>
            <w:rFonts w:ascii="Calibri" w:hAnsi="Calibri" w:cs="Calibri"/>
            <w:sz w:val="20"/>
            <w:rPrChange w:id="128" w:author="김현주 (Hyunjoo Kim)" w:date="2025-05-20T10:56:00Z">
              <w:rPr>
                <w:rFonts w:ascii="굴림" w:eastAsia="굴림" w:hAnsi="굴림" w:cs="굴림"/>
                <w:szCs w:val="24"/>
                <w:lang w:eastAsia="ko-KR"/>
              </w:rPr>
            </w:rPrChange>
          </w:rPr>
          <w:t>Ahrend</w:t>
        </w:r>
        <w:proofErr w:type="spellEnd"/>
        <w:r w:rsidRPr="007E3120">
          <w:rPr>
            <w:rFonts w:ascii="Calibri" w:hAnsi="Calibri" w:cs="Calibri"/>
            <w:sz w:val="20"/>
            <w:rPrChange w:id="129" w:author="김현주 (Hyunjoo Kim)" w:date="2025-05-20T10:56:00Z">
              <w:rPr>
                <w:rFonts w:ascii="굴림" w:eastAsia="굴림" w:hAnsi="굴림" w:cs="굴림"/>
                <w:szCs w:val="24"/>
                <w:lang w:eastAsia="ko-KR"/>
              </w:rPr>
            </w:rPrChange>
          </w:rPr>
          <w:t xml:space="preserve">) and </w:t>
        </w:r>
        <w:r w:rsidRPr="007E3120">
          <w:rPr>
            <w:rFonts w:ascii="Calibri" w:hAnsi="Calibri" w:cs="Calibri"/>
            <w:sz w:val="20"/>
            <w:rPrChange w:id="130" w:author="김현주 (Hyunjoo Kim)" w:date="2025-05-20T10:56:00Z">
              <w:rPr>
                <w:rFonts w:ascii="굴림" w:eastAsia="굴림" w:hAnsi="굴림" w:cs="굴림"/>
                <w:b/>
                <w:bCs/>
                <w:szCs w:val="24"/>
                <w:lang w:eastAsia="ko-KR"/>
              </w:rPr>
            </w:rPrChange>
          </w:rPr>
          <w:t>Schedule 2</w:t>
        </w:r>
        <w:r w:rsidRPr="007E3120">
          <w:rPr>
            <w:rFonts w:ascii="Calibri" w:hAnsi="Calibri" w:cs="Calibri"/>
            <w:sz w:val="20"/>
            <w:rPrChange w:id="131" w:author="김현주 (Hyunjoo Kim)" w:date="2025-05-20T10:56:00Z">
              <w:rPr>
                <w:rFonts w:ascii="굴림" w:eastAsia="굴림" w:hAnsi="굴림" w:cs="굴림"/>
                <w:szCs w:val="24"/>
                <w:lang w:eastAsia="ko-KR"/>
              </w:rPr>
            </w:rPrChange>
          </w:rPr>
          <w:t xml:space="preserve"> (in the case of </w:t>
        </w:r>
        <w:proofErr w:type="spellStart"/>
        <w:r w:rsidRPr="007E3120">
          <w:rPr>
            <w:rFonts w:ascii="Calibri" w:hAnsi="Calibri" w:cs="Calibri"/>
            <w:sz w:val="20"/>
            <w:rPrChange w:id="132" w:author="김현주 (Hyunjoo Kim)" w:date="2025-05-20T10:56:00Z">
              <w:rPr>
                <w:rFonts w:ascii="굴림" w:eastAsia="굴림" w:hAnsi="굴림" w:cs="굴림"/>
                <w:szCs w:val="24"/>
                <w:lang w:eastAsia="ko-KR"/>
              </w:rPr>
            </w:rPrChange>
          </w:rPr>
          <w:t>Fursys</w:t>
        </w:r>
        <w:proofErr w:type="spellEnd"/>
        <w:r w:rsidRPr="007E3120">
          <w:rPr>
            <w:rFonts w:ascii="Calibri" w:hAnsi="Calibri" w:cs="Calibri"/>
            <w:sz w:val="20"/>
            <w:rPrChange w:id="133" w:author="김현주 (Hyunjoo Kim)" w:date="2025-05-20T10:56:00Z">
              <w:rPr>
                <w:rFonts w:ascii="굴림" w:eastAsia="굴림" w:hAnsi="굴림" w:cs="굴림"/>
                <w:szCs w:val="24"/>
                <w:lang w:eastAsia="ko-KR"/>
              </w:rPr>
            </w:rPrChange>
          </w:rPr>
          <w:t>), and also includes any other information disclosed in connection with the Project which is identified or marked by the Provider as “confidential” or “proprietary”, or which by its nature or the circumstances of its disclosure, the Receiver knew or ought reasonably to have known to be confidential.</w:t>
        </w:r>
      </w:ins>
    </w:p>
    <w:p w14:paraId="12AEA739" w14:textId="5098D9E7" w:rsidR="00586E9F" w:rsidRPr="00586E9F" w:rsidRDefault="00586E9F" w:rsidP="00631617">
      <w:pPr>
        <w:pStyle w:val="af2"/>
        <w:spacing w:before="100" w:beforeAutospacing="1" w:after="100" w:afterAutospacing="1"/>
        <w:ind w:left="360" w:firstLineChars="100" w:firstLine="200"/>
        <w:jc w:val="left"/>
        <w:rPr>
          <w:ins w:id="134" w:author="김현주 (Hyunjoo Kim)" w:date="2025-05-20T10:49:00Z"/>
          <w:rFonts w:ascii="Calibri" w:hAnsi="Calibri" w:cs="Calibri"/>
          <w:sz w:val="20"/>
          <w:rPrChange w:id="135" w:author="김현주 (Hyunjoo Kim)" w:date="2025-05-20T10:49:00Z">
            <w:rPr>
              <w:ins w:id="136" w:author="김현주 (Hyunjoo Kim)" w:date="2025-05-20T10:49:00Z"/>
              <w:rFonts w:ascii="굴림" w:eastAsia="굴림" w:hAnsi="굴림" w:cs="굴림"/>
              <w:szCs w:val="24"/>
              <w:lang w:eastAsia="ko-KR"/>
            </w:rPr>
          </w:rPrChange>
        </w:rPr>
        <w:pPrChange w:id="137" w:author="김현주 (Hyunjoo Kim)" w:date="2025-05-20T10:58:00Z">
          <w:pPr>
            <w:pStyle w:val="af2"/>
            <w:numPr>
              <w:numId w:val="50"/>
            </w:numPr>
            <w:spacing w:before="100" w:beforeAutospacing="1" w:after="100" w:afterAutospacing="1"/>
            <w:ind w:left="360" w:hanging="360"/>
            <w:jc w:val="left"/>
          </w:pPr>
        </w:pPrChange>
      </w:pPr>
      <w:ins w:id="138" w:author="김현주 (Hyunjoo Kim)" w:date="2025-05-20T10:49:00Z">
        <w:r w:rsidRPr="00586E9F">
          <w:rPr>
            <w:rFonts w:ascii="Calibri" w:hAnsi="Calibri" w:cs="Calibri"/>
            <w:sz w:val="20"/>
            <w:rPrChange w:id="139" w:author="김현주 (Hyunjoo Kim)" w:date="2025-05-20T10:49:00Z">
              <w:rPr>
                <w:rFonts w:ascii="굴림" w:eastAsia="굴림" w:hAnsi="굴림" w:cs="굴림"/>
                <w:szCs w:val="24"/>
                <w:lang w:eastAsia="ko-KR"/>
              </w:rPr>
            </w:rPrChange>
          </w:rPr>
          <w:t xml:space="preserve">Confidential Information shall not include any information </w:t>
        </w:r>
      </w:ins>
      <w:ins w:id="140" w:author="김현주 (Hyunjoo Kim)" w:date="2025-05-20T10:59:00Z">
        <w:r w:rsidR="00631617">
          <w:rPr>
            <w:rFonts w:ascii="Calibri" w:hAnsi="Calibri" w:cs="Calibri"/>
            <w:sz w:val="20"/>
          </w:rPr>
          <w:t>that</w:t>
        </w:r>
      </w:ins>
      <w:ins w:id="141" w:author="김현주 (Hyunjoo Kim)" w:date="2025-05-20T10:49:00Z">
        <w:r w:rsidRPr="00586E9F">
          <w:rPr>
            <w:rFonts w:ascii="Calibri" w:hAnsi="Calibri" w:cs="Calibri"/>
            <w:sz w:val="20"/>
            <w:rPrChange w:id="142" w:author="김현주 (Hyunjoo Kim)" w:date="2025-05-20T10:49:00Z">
              <w:rPr>
                <w:rFonts w:ascii="굴림" w:eastAsia="굴림" w:hAnsi="굴림" w:cs="굴림"/>
                <w:szCs w:val="24"/>
                <w:lang w:eastAsia="ko-KR"/>
              </w:rPr>
            </w:rPrChange>
          </w:rPr>
          <w:t>:</w:t>
        </w:r>
      </w:ins>
    </w:p>
    <w:p w14:paraId="7F022D47" w14:textId="462EB411" w:rsidR="00095D71" w:rsidRPr="00DB7071" w:rsidDel="00586E9F" w:rsidRDefault="00095D71" w:rsidP="00095D71">
      <w:pPr>
        <w:pStyle w:val="OutlineLevel3Left"/>
        <w:numPr>
          <w:ilvl w:val="1"/>
          <w:numId w:val="50"/>
        </w:numPr>
        <w:tabs>
          <w:tab w:val="left" w:pos="567"/>
        </w:tabs>
        <w:spacing w:after="0" w:line="300" w:lineRule="atLeast"/>
        <w:ind w:left="567" w:hanging="567"/>
        <w:rPr>
          <w:del w:id="143" w:author="김현주 (Hyunjoo Kim)" w:date="2025-05-20T10:49:00Z"/>
          <w:rFonts w:ascii="Calibri" w:hAnsi="Calibri" w:cs="Calibri"/>
          <w:spacing w:val="-2"/>
          <w:sz w:val="20"/>
        </w:rPr>
      </w:pPr>
      <w:del w:id="144" w:author="김현주 (Hyunjoo Kim)" w:date="2025-05-20T10:49:00Z">
        <w:r w:rsidRPr="00DB7071" w:rsidDel="00586E9F">
          <w:rPr>
            <w:rFonts w:ascii="Calibri" w:hAnsi="Calibri" w:cs="Calibri"/>
            <w:spacing w:val="-2"/>
            <w:sz w:val="20"/>
          </w:rPr>
          <w:delText>Confidential Information</w:delText>
        </w:r>
        <w:r w:rsidRPr="00D20C02" w:rsidDel="00586E9F">
          <w:rPr>
            <w:rFonts w:ascii="Calibri" w:hAnsi="Calibri" w:cs="Calibri"/>
            <w:spacing w:val="-2"/>
            <w:sz w:val="20"/>
          </w:rPr>
          <w:delText xml:space="preserve"> shall mean</w:delText>
        </w:r>
        <w:r w:rsidDel="00586E9F">
          <w:rPr>
            <w:rFonts w:ascii="Calibri" w:hAnsi="Calibri" w:cs="Calibri"/>
            <w:spacing w:val="-2"/>
            <w:sz w:val="20"/>
          </w:rPr>
          <w:delText xml:space="preserve"> any i</w:delText>
        </w:r>
        <w:r w:rsidRPr="00D20C02" w:rsidDel="00586E9F">
          <w:rPr>
            <w:rFonts w:ascii="Calibri" w:hAnsi="Calibri" w:cs="Calibri"/>
            <w:spacing w:val="-2"/>
            <w:sz w:val="20"/>
          </w:rPr>
          <w:delText>nformation</w:delText>
        </w:r>
        <w:r w:rsidDel="00586E9F">
          <w:rPr>
            <w:rFonts w:ascii="Calibri" w:hAnsi="Calibri" w:cs="Calibri"/>
            <w:spacing w:val="-2"/>
            <w:sz w:val="20"/>
          </w:rPr>
          <w:delText>,</w:delText>
        </w:r>
        <w:r w:rsidRPr="00D20C02" w:rsidDel="00586E9F">
          <w:rPr>
            <w:rFonts w:ascii="Calibri" w:hAnsi="Calibri" w:cs="Calibri"/>
            <w:spacing w:val="-2"/>
            <w:sz w:val="20"/>
          </w:rPr>
          <w:delText xml:space="preserve"> </w:delText>
        </w:r>
        <w:r w:rsidDel="00586E9F">
          <w:rPr>
            <w:rFonts w:ascii="Calibri" w:hAnsi="Calibri" w:cs="Calibri"/>
            <w:spacing w:val="-2"/>
            <w:sz w:val="20"/>
          </w:rPr>
          <w:delText xml:space="preserve">including but not limited to commercial, financial, business and other information, including but not limited to </w:delText>
        </w:r>
        <w:r w:rsidR="00DB7071" w:rsidRPr="00DB7071" w:rsidDel="00586E9F">
          <w:rPr>
            <w:rFonts w:ascii="Calibri" w:hAnsi="Calibri" w:cs="Calibri"/>
            <w:spacing w:val="-2"/>
            <w:sz w:val="20"/>
          </w:rPr>
          <w:delText xml:space="preserve">technical data, know-how, technology, operating or manufacturing procedures or trade secrets that derives economic value, actual or potential, from not being generally known to, and not being readily ascertainable by proper means by, other persons who can obtain economic value from their </w:delText>
        </w:r>
        <w:r w:rsidR="00DB7071" w:rsidRPr="00DB7071" w:rsidDel="00586E9F">
          <w:rPr>
            <w:rFonts w:ascii="Calibri" w:hAnsi="Calibri" w:cs="Calibri" w:hint="eastAsia"/>
            <w:spacing w:val="-2"/>
            <w:sz w:val="20"/>
          </w:rPr>
          <w:delText>disclosure</w:delText>
        </w:r>
        <w:r w:rsidR="00DB7071" w:rsidRPr="00DB7071" w:rsidDel="00586E9F">
          <w:rPr>
            <w:rFonts w:ascii="Calibri" w:hAnsi="Calibri" w:cs="Calibri"/>
            <w:spacing w:val="-2"/>
            <w:sz w:val="20"/>
          </w:rPr>
          <w:delText xml:space="preserve"> or use</w:delText>
        </w:r>
        <w:r w:rsidR="00DB7071" w:rsidRPr="00DB7071" w:rsidDel="00586E9F">
          <w:rPr>
            <w:rFonts w:ascii="Calibri" w:hAnsi="Calibri" w:cs="Calibri" w:hint="eastAsia"/>
            <w:spacing w:val="-2"/>
            <w:sz w:val="20"/>
          </w:rPr>
          <w:delText xml:space="preserve">, </w:delText>
        </w:r>
        <w:r w:rsidR="00DB7071" w:rsidRPr="00DB7071" w:rsidDel="00586E9F">
          <w:rPr>
            <w:rFonts w:ascii="Calibri" w:hAnsi="Calibri" w:cs="Calibri"/>
            <w:spacing w:val="-2"/>
            <w:sz w:val="20"/>
          </w:rPr>
          <w:delText xml:space="preserve">disclosed by or on behalf of </w:delText>
        </w:r>
      </w:del>
      <w:del w:id="145" w:author="김현주 (Hyunjoo Kim)" w:date="2025-05-16T16:26:00Z">
        <w:r w:rsidR="00DB7071" w:rsidDel="00C44C55">
          <w:rPr>
            <w:rFonts w:ascii="Calibri" w:hAnsi="Calibri" w:cs="Calibri"/>
            <w:spacing w:val="-2"/>
            <w:sz w:val="20"/>
          </w:rPr>
          <w:delText>Ahrend</w:delText>
        </w:r>
      </w:del>
      <w:del w:id="146" w:author="김현주 (Hyunjoo Kim)" w:date="2025-05-20T10:49:00Z">
        <w:r w:rsidR="00DB7071" w:rsidRPr="00DB7071" w:rsidDel="00586E9F">
          <w:rPr>
            <w:rFonts w:ascii="Calibri" w:hAnsi="Calibri" w:cs="Calibri"/>
            <w:spacing w:val="-2"/>
            <w:sz w:val="20"/>
          </w:rPr>
          <w:delText xml:space="preserve"> to </w:delText>
        </w:r>
      </w:del>
      <w:del w:id="147" w:author="김현주 (Hyunjoo Kim)" w:date="2025-05-16T16:32:00Z">
        <w:r w:rsidR="00DB7071" w:rsidDel="00581067">
          <w:rPr>
            <w:rFonts w:ascii="Calibri" w:hAnsi="Calibri" w:cs="Calibri"/>
            <w:spacing w:val="-2"/>
            <w:sz w:val="20"/>
          </w:rPr>
          <w:delText>You</w:delText>
        </w:r>
      </w:del>
      <w:del w:id="148" w:author="김현주 (Hyunjoo Kim)" w:date="2025-05-20T10:49:00Z">
        <w:r w:rsidR="00DB7071" w:rsidRPr="00DB7071" w:rsidDel="00586E9F">
          <w:rPr>
            <w:rFonts w:ascii="Calibri" w:hAnsi="Calibri" w:cs="Calibri"/>
            <w:spacing w:val="-2"/>
            <w:sz w:val="20"/>
          </w:rPr>
          <w:delText xml:space="preserve"> from time to time, orally or in written or electronic form, and all notes and reports incorporating or derived from the foregoing and which is identified or marked by </w:delText>
        </w:r>
      </w:del>
      <w:del w:id="149" w:author="김현주 (Hyunjoo Kim)" w:date="2025-05-16T16:26:00Z">
        <w:r w:rsidR="00DB7071" w:rsidDel="00C44C55">
          <w:rPr>
            <w:rFonts w:ascii="Calibri" w:hAnsi="Calibri" w:cs="Calibri"/>
            <w:spacing w:val="-2"/>
            <w:sz w:val="20"/>
          </w:rPr>
          <w:delText>ahrend</w:delText>
        </w:r>
      </w:del>
      <w:del w:id="150" w:author="김현주 (Hyunjoo Kim)" w:date="2025-05-20T10:49:00Z">
        <w:r w:rsidR="00DB7071" w:rsidRPr="00DB7071" w:rsidDel="00586E9F">
          <w:rPr>
            <w:rFonts w:ascii="Calibri" w:hAnsi="Calibri" w:cs="Calibri"/>
            <w:spacing w:val="-2"/>
            <w:sz w:val="20"/>
          </w:rPr>
          <w:delText xml:space="preserve"> as “proprietary” or “confidential”, or which by its inherent nature or the nature of the circumstances of the disclosure, RECIPIENT knows or ought to know it as proprietary or confidential, including but by no means limited to the material listed and annexed in the Schedule hereto</w:delText>
        </w:r>
        <w:r w:rsidRPr="00DB7071" w:rsidDel="00586E9F">
          <w:rPr>
            <w:rFonts w:ascii="Calibri" w:hAnsi="Calibri" w:cs="Calibri"/>
            <w:spacing w:val="-2"/>
            <w:sz w:val="20"/>
          </w:rPr>
          <w:delText xml:space="preserve">, </w:delText>
        </w:r>
        <w:r w:rsidDel="00586E9F">
          <w:rPr>
            <w:rFonts w:ascii="Calibri" w:hAnsi="Calibri" w:cs="Calibri"/>
            <w:spacing w:val="-2"/>
            <w:sz w:val="20"/>
          </w:rPr>
          <w:delText xml:space="preserve">provided by </w:delText>
        </w:r>
      </w:del>
      <w:del w:id="151" w:author="김현주 (Hyunjoo Kim)" w:date="2025-05-16T16:26:00Z">
        <w:r w:rsidDel="00C44C55">
          <w:rPr>
            <w:rFonts w:ascii="Calibri" w:hAnsi="Calibri" w:cs="Calibri"/>
            <w:spacing w:val="-2"/>
            <w:sz w:val="20"/>
          </w:rPr>
          <w:delText>Ahrend</w:delText>
        </w:r>
      </w:del>
      <w:del w:id="152" w:author="김현주 (Hyunjoo Kim)" w:date="2025-05-20T10:49:00Z">
        <w:r w:rsidDel="00586E9F">
          <w:rPr>
            <w:rFonts w:ascii="Calibri" w:hAnsi="Calibri" w:cs="Calibri"/>
            <w:spacing w:val="-2"/>
            <w:sz w:val="20"/>
          </w:rPr>
          <w:delText xml:space="preserve"> or its Affiliates to </w:delText>
        </w:r>
      </w:del>
      <w:del w:id="153" w:author="김현주 (Hyunjoo Kim)" w:date="2025-05-16T16:32:00Z">
        <w:r w:rsidR="00DB7071" w:rsidDel="00581067">
          <w:rPr>
            <w:rFonts w:ascii="Calibri" w:hAnsi="Calibri" w:cs="Calibri"/>
            <w:spacing w:val="-2"/>
            <w:sz w:val="20"/>
          </w:rPr>
          <w:delText>You</w:delText>
        </w:r>
      </w:del>
      <w:del w:id="154" w:author="김현주 (Hyunjoo Kim)" w:date="2025-05-20T10:49:00Z">
        <w:r w:rsidDel="00586E9F">
          <w:rPr>
            <w:rFonts w:ascii="Calibri" w:hAnsi="Calibri" w:cs="Calibri"/>
            <w:spacing w:val="-2"/>
            <w:sz w:val="20"/>
          </w:rPr>
          <w:delText xml:space="preserve"> in connection with the Project, except information</w:delText>
        </w:r>
        <w:r w:rsidRPr="00EA6EC7" w:rsidDel="00586E9F">
          <w:rPr>
            <w:rFonts w:ascii="Calibri" w:hAnsi="Calibri" w:cs="Calibri"/>
            <w:spacing w:val="-2"/>
            <w:sz w:val="20"/>
          </w:rPr>
          <w:delText>:</w:delText>
        </w:r>
      </w:del>
    </w:p>
    <w:p w14:paraId="118FE9D1" w14:textId="16FE7950" w:rsidR="00095D71" w:rsidRPr="00EA6EC7" w:rsidRDefault="00095D71" w:rsidP="00937990">
      <w:pPr>
        <w:numPr>
          <w:ilvl w:val="2"/>
          <w:numId w:val="51"/>
        </w:numPr>
        <w:tabs>
          <w:tab w:val="left" w:pos="1134"/>
          <w:tab w:val="num" w:pos="2160"/>
        </w:tabs>
        <w:spacing w:line="300" w:lineRule="atLeast"/>
        <w:ind w:left="1134" w:hanging="567"/>
        <w:rPr>
          <w:rFonts w:ascii="Calibri" w:hAnsi="Calibri" w:cs="Calibri"/>
          <w:sz w:val="20"/>
        </w:rPr>
      </w:pPr>
      <w:r w:rsidRPr="00EA6EC7">
        <w:rPr>
          <w:rFonts w:ascii="Calibri" w:hAnsi="Calibri" w:cs="Calibri"/>
          <w:sz w:val="20"/>
        </w:rPr>
        <w:t xml:space="preserve">which </w:t>
      </w:r>
      <w:del w:id="155" w:author="김현주 (Hyunjoo Kim)" w:date="2025-05-16T16:32:00Z">
        <w:r w:rsidR="00DB7071" w:rsidDel="00581067">
          <w:rPr>
            <w:rFonts w:ascii="Calibri" w:hAnsi="Calibri" w:cs="Calibri"/>
            <w:sz w:val="20"/>
          </w:rPr>
          <w:delText>You</w:delText>
        </w:r>
      </w:del>
      <w:ins w:id="156" w:author="김현주 (Hyunjoo Kim)" w:date="2025-05-16T16:32:00Z">
        <w:r w:rsidR="00581067">
          <w:rPr>
            <w:rFonts w:ascii="Calibri" w:hAnsi="Calibri" w:cs="Calibri"/>
            <w:sz w:val="20"/>
          </w:rPr>
          <w:t>Receiver</w:t>
        </w:r>
      </w:ins>
      <w:r w:rsidRPr="00EA6EC7">
        <w:rPr>
          <w:rFonts w:ascii="Calibri" w:hAnsi="Calibri" w:cs="Calibri"/>
          <w:sz w:val="20"/>
        </w:rPr>
        <w:t xml:space="preserve"> can prove by documentary evidence to have been in </w:t>
      </w:r>
      <w:del w:id="157" w:author="김현주 (Hyunjoo Kim)" w:date="2025-05-16T16:32:00Z">
        <w:r w:rsidR="00DB7071" w:rsidDel="00581067">
          <w:rPr>
            <w:rFonts w:ascii="Calibri" w:hAnsi="Calibri" w:cs="Calibri"/>
            <w:sz w:val="20"/>
          </w:rPr>
          <w:delText>You</w:delText>
        </w:r>
      </w:del>
      <w:ins w:id="158" w:author="김현주 (Hyunjoo Kim)" w:date="2025-05-16T16:32:00Z">
        <w:r w:rsidR="00581067">
          <w:rPr>
            <w:rFonts w:ascii="Calibri" w:hAnsi="Calibri" w:cs="Calibri"/>
            <w:sz w:val="20"/>
          </w:rPr>
          <w:t>Receiver</w:t>
        </w:r>
      </w:ins>
      <w:del w:id="159" w:author="김현주 (Hyunjoo Kim)" w:date="2025-05-20T11:00:00Z">
        <w:r w:rsidDel="00631617">
          <w:rPr>
            <w:rFonts w:ascii="Calibri" w:hAnsi="Calibri" w:cs="Calibri"/>
            <w:sz w:val="20"/>
          </w:rPr>
          <w:delText>r</w:delText>
        </w:r>
      </w:del>
      <w:r w:rsidRPr="00EA6EC7">
        <w:rPr>
          <w:rFonts w:ascii="Calibri" w:hAnsi="Calibri" w:cs="Calibri"/>
          <w:sz w:val="20"/>
        </w:rPr>
        <w:t xml:space="preserve"> possession prior to first receipt either directly or indirectly of the same from </w:t>
      </w:r>
      <w:del w:id="160" w:author="김현주 (Hyunjoo Kim)" w:date="2025-05-16T16:26:00Z">
        <w:r w:rsidDel="00C44C55">
          <w:rPr>
            <w:rFonts w:ascii="Calibri" w:hAnsi="Calibri" w:cs="Calibri"/>
            <w:sz w:val="20"/>
          </w:rPr>
          <w:delText>Ahrend</w:delText>
        </w:r>
      </w:del>
      <w:ins w:id="161" w:author="김현주 (Hyunjoo Kim)" w:date="2025-05-16T16:26:00Z">
        <w:r w:rsidR="00C44C55">
          <w:rPr>
            <w:rFonts w:ascii="Calibri" w:hAnsi="Calibri" w:cs="Calibri"/>
            <w:sz w:val="20"/>
          </w:rPr>
          <w:t>Provider</w:t>
        </w:r>
      </w:ins>
      <w:r>
        <w:rPr>
          <w:rFonts w:ascii="Calibri" w:hAnsi="Calibri" w:cs="Calibri"/>
          <w:sz w:val="20"/>
        </w:rPr>
        <w:t xml:space="preserve"> and/or its Affiliates</w:t>
      </w:r>
      <w:r w:rsidRPr="00EA6EC7">
        <w:rPr>
          <w:rFonts w:ascii="Calibri" w:hAnsi="Calibri" w:cs="Calibri"/>
          <w:sz w:val="20"/>
        </w:rPr>
        <w:t xml:space="preserve">;  </w:t>
      </w:r>
    </w:p>
    <w:p w14:paraId="5909B57D" w14:textId="535839EA" w:rsidR="00095D71" w:rsidRPr="00EA6EC7" w:rsidRDefault="00095D71" w:rsidP="00937990">
      <w:pPr>
        <w:numPr>
          <w:ilvl w:val="2"/>
          <w:numId w:val="51"/>
        </w:numPr>
        <w:tabs>
          <w:tab w:val="left" w:pos="1134"/>
          <w:tab w:val="num" w:pos="2160"/>
        </w:tabs>
        <w:spacing w:line="300" w:lineRule="atLeast"/>
        <w:ind w:left="1134" w:hanging="567"/>
        <w:rPr>
          <w:rFonts w:ascii="Calibri" w:hAnsi="Calibri" w:cs="Calibri"/>
          <w:sz w:val="20"/>
        </w:rPr>
      </w:pPr>
      <w:r w:rsidRPr="00EA6EC7">
        <w:rPr>
          <w:rFonts w:ascii="Calibri" w:hAnsi="Calibri" w:cs="Calibri"/>
          <w:sz w:val="20"/>
        </w:rPr>
        <w:t xml:space="preserve">which </w:t>
      </w:r>
      <w:del w:id="162" w:author="김현주 (Hyunjoo Kim)" w:date="2025-05-16T16:32:00Z">
        <w:r w:rsidR="00DB7071" w:rsidDel="00581067">
          <w:rPr>
            <w:rFonts w:ascii="Calibri" w:hAnsi="Calibri" w:cs="Calibri"/>
            <w:sz w:val="20"/>
          </w:rPr>
          <w:delText>You</w:delText>
        </w:r>
      </w:del>
      <w:ins w:id="163" w:author="김현주 (Hyunjoo Kim)" w:date="2025-05-16T16:32:00Z">
        <w:r w:rsidR="00581067">
          <w:rPr>
            <w:rFonts w:ascii="Calibri" w:hAnsi="Calibri" w:cs="Calibri"/>
            <w:sz w:val="20"/>
          </w:rPr>
          <w:t>Receiver</w:t>
        </w:r>
      </w:ins>
      <w:r w:rsidRPr="00EA6EC7">
        <w:rPr>
          <w:rFonts w:ascii="Calibri" w:hAnsi="Calibri" w:cs="Calibri"/>
          <w:sz w:val="20"/>
        </w:rPr>
        <w:t xml:space="preserve"> can prove by documentary evidence that before or after the disclosure it was or became part of the public domain by publication or otherwise through no breach of this </w:t>
      </w:r>
      <w:r>
        <w:rPr>
          <w:rFonts w:ascii="Calibri" w:hAnsi="Calibri" w:cs="Calibri"/>
          <w:sz w:val="20"/>
        </w:rPr>
        <w:t>Declaration</w:t>
      </w:r>
      <w:r w:rsidRPr="00EA6EC7">
        <w:rPr>
          <w:rFonts w:ascii="Calibri" w:hAnsi="Calibri" w:cs="Calibri"/>
          <w:sz w:val="20"/>
        </w:rPr>
        <w:t xml:space="preserve"> </w:t>
      </w:r>
      <w:del w:id="164" w:author="김현주 (Hyunjoo Kim)" w:date="2025-05-16T16:32:00Z">
        <w:r w:rsidR="00DB7071" w:rsidDel="00581067">
          <w:rPr>
            <w:rFonts w:ascii="Calibri" w:hAnsi="Calibri" w:cs="Calibri"/>
            <w:sz w:val="20"/>
          </w:rPr>
          <w:delText>You</w:delText>
        </w:r>
      </w:del>
      <w:ins w:id="165" w:author="김현주 (Hyunjoo Kim)" w:date="2025-05-16T16:32:00Z">
        <w:r w:rsidR="00581067">
          <w:rPr>
            <w:rFonts w:ascii="Calibri" w:hAnsi="Calibri" w:cs="Calibri"/>
            <w:sz w:val="20"/>
          </w:rPr>
          <w:t>Receiver</w:t>
        </w:r>
      </w:ins>
      <w:r w:rsidRPr="00EA6EC7">
        <w:rPr>
          <w:rFonts w:ascii="Calibri" w:hAnsi="Calibri" w:cs="Calibri"/>
          <w:sz w:val="20"/>
        </w:rPr>
        <w:t>;</w:t>
      </w:r>
    </w:p>
    <w:p w14:paraId="64846FF3" w14:textId="726AE2BF" w:rsidR="00095D71" w:rsidRPr="00EA6EC7" w:rsidRDefault="00095D71" w:rsidP="00937990">
      <w:pPr>
        <w:numPr>
          <w:ilvl w:val="2"/>
          <w:numId w:val="51"/>
        </w:numPr>
        <w:tabs>
          <w:tab w:val="left" w:pos="1134"/>
          <w:tab w:val="num" w:pos="2160"/>
        </w:tabs>
        <w:spacing w:line="300" w:lineRule="atLeast"/>
        <w:ind w:left="1134" w:hanging="567"/>
        <w:rPr>
          <w:rFonts w:ascii="Calibri" w:hAnsi="Calibri" w:cs="Calibri"/>
          <w:sz w:val="20"/>
        </w:rPr>
      </w:pPr>
      <w:r w:rsidRPr="00EA6EC7">
        <w:rPr>
          <w:rFonts w:ascii="Calibri" w:hAnsi="Calibri" w:cs="Calibri"/>
          <w:sz w:val="20"/>
        </w:rPr>
        <w:t xml:space="preserve">which </w:t>
      </w:r>
      <w:del w:id="166" w:author="김현주 (Hyunjoo Kim)" w:date="2025-05-16T16:32:00Z">
        <w:r w:rsidR="00DB7071" w:rsidDel="00581067">
          <w:rPr>
            <w:rFonts w:ascii="Calibri" w:hAnsi="Calibri" w:cs="Calibri"/>
            <w:sz w:val="20"/>
          </w:rPr>
          <w:delText>You</w:delText>
        </w:r>
      </w:del>
      <w:ins w:id="167" w:author="김현주 (Hyunjoo Kim)" w:date="2025-05-16T16:32:00Z">
        <w:r w:rsidR="00581067">
          <w:rPr>
            <w:rFonts w:ascii="Calibri" w:hAnsi="Calibri" w:cs="Calibri"/>
            <w:sz w:val="20"/>
          </w:rPr>
          <w:t>Receiver</w:t>
        </w:r>
      </w:ins>
      <w:r w:rsidRPr="00EA6EC7">
        <w:rPr>
          <w:rFonts w:ascii="Calibri" w:hAnsi="Calibri" w:cs="Calibri"/>
          <w:sz w:val="20"/>
        </w:rPr>
        <w:t xml:space="preserve"> can prove by documentary evidence was received </w:t>
      </w:r>
      <w:r>
        <w:rPr>
          <w:rFonts w:ascii="Calibri" w:hAnsi="Calibri" w:cs="Calibri"/>
          <w:sz w:val="20"/>
        </w:rPr>
        <w:t xml:space="preserve">by </w:t>
      </w:r>
      <w:del w:id="168" w:author="김현주 (Hyunjoo Kim)" w:date="2025-05-16T16:32:00Z">
        <w:r w:rsidR="00DB7071" w:rsidDel="00581067">
          <w:rPr>
            <w:rFonts w:ascii="Calibri" w:hAnsi="Calibri" w:cs="Calibri"/>
            <w:sz w:val="20"/>
          </w:rPr>
          <w:delText>You</w:delText>
        </w:r>
      </w:del>
      <w:ins w:id="169" w:author="김현주 (Hyunjoo Kim)" w:date="2025-05-16T16:32:00Z">
        <w:r w:rsidR="00581067">
          <w:rPr>
            <w:rFonts w:ascii="Calibri" w:hAnsi="Calibri" w:cs="Calibri"/>
            <w:sz w:val="20"/>
          </w:rPr>
          <w:t>Receiver</w:t>
        </w:r>
      </w:ins>
      <w:r w:rsidRPr="00EA6EC7">
        <w:rPr>
          <w:rFonts w:ascii="Calibri" w:hAnsi="Calibri" w:cs="Calibri"/>
          <w:sz w:val="20"/>
        </w:rPr>
        <w:t xml:space="preserve"> from a third party having the right to disclose such information and not known </w:t>
      </w:r>
      <w:r>
        <w:rPr>
          <w:rFonts w:ascii="Calibri" w:hAnsi="Calibri" w:cs="Calibri"/>
          <w:sz w:val="20"/>
        </w:rPr>
        <w:t xml:space="preserve">by </w:t>
      </w:r>
      <w:del w:id="170" w:author="김현주 (Hyunjoo Kim)" w:date="2025-05-16T16:32:00Z">
        <w:r w:rsidR="00DB7071" w:rsidDel="00581067">
          <w:rPr>
            <w:rFonts w:ascii="Calibri" w:hAnsi="Calibri" w:cs="Calibri"/>
            <w:sz w:val="20"/>
          </w:rPr>
          <w:delText>You</w:delText>
        </w:r>
      </w:del>
      <w:ins w:id="171" w:author="김현주 (Hyunjoo Kim)" w:date="2025-05-16T16:32:00Z">
        <w:r w:rsidR="00581067">
          <w:rPr>
            <w:rFonts w:ascii="Calibri" w:hAnsi="Calibri" w:cs="Calibri"/>
            <w:sz w:val="20"/>
          </w:rPr>
          <w:t>Receiver</w:t>
        </w:r>
      </w:ins>
      <w:r w:rsidRPr="00EA6EC7">
        <w:rPr>
          <w:rFonts w:ascii="Calibri" w:hAnsi="Calibri" w:cs="Calibri"/>
          <w:sz w:val="20"/>
        </w:rPr>
        <w:t xml:space="preserve"> to be subject to any restriction as to the disclosure of such information</w:t>
      </w:r>
      <w:r>
        <w:rPr>
          <w:rFonts w:ascii="Calibri" w:hAnsi="Calibri" w:cs="Calibri"/>
          <w:sz w:val="20"/>
        </w:rPr>
        <w:t>,</w:t>
      </w:r>
      <w:r w:rsidRPr="00EA6EC7">
        <w:rPr>
          <w:rFonts w:ascii="Calibri" w:hAnsi="Calibri" w:cs="Calibri"/>
          <w:sz w:val="20"/>
        </w:rPr>
        <w:t xml:space="preserve"> or</w:t>
      </w:r>
    </w:p>
    <w:p w14:paraId="47C79A90" w14:textId="0989B014" w:rsidR="00095D71" w:rsidRPr="00EA6EC7" w:rsidRDefault="00095D71" w:rsidP="00937990">
      <w:pPr>
        <w:numPr>
          <w:ilvl w:val="2"/>
          <w:numId w:val="51"/>
        </w:numPr>
        <w:tabs>
          <w:tab w:val="left" w:pos="1134"/>
          <w:tab w:val="num" w:pos="2160"/>
        </w:tabs>
        <w:spacing w:line="300" w:lineRule="atLeast"/>
        <w:ind w:left="1134" w:hanging="567"/>
        <w:rPr>
          <w:rFonts w:ascii="Calibri" w:hAnsi="Calibri" w:cs="Calibri"/>
          <w:sz w:val="20"/>
        </w:rPr>
      </w:pPr>
      <w:r w:rsidRPr="00EA6EC7">
        <w:rPr>
          <w:rFonts w:ascii="Calibri" w:hAnsi="Calibri" w:cs="Calibri"/>
          <w:sz w:val="20"/>
        </w:rPr>
        <w:t xml:space="preserve">is independently developed by or for </w:t>
      </w:r>
      <w:del w:id="172" w:author="김현주 (Hyunjoo Kim)" w:date="2025-05-16T16:32:00Z">
        <w:r w:rsidR="00DB7071" w:rsidDel="00581067">
          <w:rPr>
            <w:rFonts w:ascii="Calibri" w:hAnsi="Calibri" w:cs="Calibri"/>
            <w:sz w:val="20"/>
          </w:rPr>
          <w:delText>You</w:delText>
        </w:r>
      </w:del>
      <w:ins w:id="173" w:author="김현주 (Hyunjoo Kim)" w:date="2025-05-16T16:32:00Z">
        <w:r w:rsidR="00581067">
          <w:rPr>
            <w:rFonts w:ascii="Calibri" w:hAnsi="Calibri" w:cs="Calibri"/>
            <w:sz w:val="20"/>
          </w:rPr>
          <w:t>Receiver</w:t>
        </w:r>
      </w:ins>
      <w:r w:rsidRPr="00EA6EC7">
        <w:rPr>
          <w:rFonts w:ascii="Calibri" w:hAnsi="Calibri" w:cs="Calibri"/>
          <w:sz w:val="20"/>
        </w:rPr>
        <w:t xml:space="preserve">, verifiable by written documentation, without use of any Confidential Information provided by </w:t>
      </w:r>
      <w:del w:id="174" w:author="김현주 (Hyunjoo Kim)" w:date="2025-05-16T16:26:00Z">
        <w:r w:rsidDel="00C44C55">
          <w:rPr>
            <w:rFonts w:ascii="Calibri" w:hAnsi="Calibri" w:cs="Calibri"/>
            <w:sz w:val="20"/>
          </w:rPr>
          <w:delText>Ahrend</w:delText>
        </w:r>
      </w:del>
      <w:ins w:id="175" w:author="김현주 (Hyunjoo Kim)" w:date="2025-05-16T16:26:00Z">
        <w:r w:rsidR="00C44C55">
          <w:rPr>
            <w:rFonts w:ascii="Calibri" w:hAnsi="Calibri" w:cs="Calibri"/>
            <w:sz w:val="20"/>
          </w:rPr>
          <w:t>Provider</w:t>
        </w:r>
      </w:ins>
      <w:r>
        <w:rPr>
          <w:rFonts w:ascii="Calibri" w:hAnsi="Calibri" w:cs="Calibri"/>
          <w:sz w:val="20"/>
        </w:rPr>
        <w:t>.</w:t>
      </w:r>
    </w:p>
    <w:p w14:paraId="4F81659F" w14:textId="023497F5" w:rsidR="00095D71" w:rsidRDefault="00095D71" w:rsidP="00095D71">
      <w:pPr>
        <w:pStyle w:val="OutlineLevel3Left"/>
        <w:numPr>
          <w:ilvl w:val="0"/>
          <w:numId w:val="0"/>
        </w:numPr>
        <w:tabs>
          <w:tab w:val="left" w:pos="567"/>
        </w:tabs>
        <w:spacing w:after="0" w:line="300" w:lineRule="atLeast"/>
        <w:ind w:left="567"/>
        <w:rPr>
          <w:rFonts w:ascii="Calibri" w:hAnsi="Calibri" w:cs="Calibri"/>
          <w:spacing w:val="-2"/>
          <w:sz w:val="20"/>
        </w:rPr>
      </w:pPr>
      <w:r w:rsidRPr="00EA6EC7">
        <w:rPr>
          <w:rFonts w:ascii="Calibri" w:hAnsi="Calibri" w:cs="Calibri"/>
          <w:spacing w:val="-2"/>
          <w:sz w:val="20"/>
        </w:rPr>
        <w:t xml:space="preserve">Specific information will not be deemed to be within any of the foregoing exceptions if it is merely embraced by more general information available on a non-confidential basis or lawfully in </w:t>
      </w:r>
      <w:del w:id="176" w:author="김현주 (Hyunjoo Kim)" w:date="2025-05-16T16:32:00Z">
        <w:r w:rsidR="00DB7071" w:rsidDel="00581067">
          <w:rPr>
            <w:rFonts w:ascii="Calibri" w:hAnsi="Calibri" w:cs="Calibri"/>
            <w:spacing w:val="-2"/>
            <w:sz w:val="20"/>
          </w:rPr>
          <w:delText>You</w:delText>
        </w:r>
      </w:del>
      <w:ins w:id="177" w:author="김현주 (Hyunjoo Kim)" w:date="2025-05-16T16:32:00Z">
        <w:r w:rsidR="00581067">
          <w:rPr>
            <w:rFonts w:ascii="Calibri" w:hAnsi="Calibri" w:cs="Calibri"/>
            <w:spacing w:val="-2"/>
            <w:sz w:val="20"/>
          </w:rPr>
          <w:t>Receiver</w:t>
        </w:r>
      </w:ins>
      <w:del w:id="178" w:author="김현주 (Hyunjoo Kim)" w:date="2025-05-20T10:59:00Z">
        <w:r w:rsidDel="00631617">
          <w:rPr>
            <w:rFonts w:ascii="Calibri" w:hAnsi="Calibri" w:cs="Calibri"/>
            <w:spacing w:val="-2"/>
            <w:sz w:val="20"/>
          </w:rPr>
          <w:delText>r</w:delText>
        </w:r>
      </w:del>
      <w:r w:rsidRPr="00EA6EC7">
        <w:rPr>
          <w:rFonts w:ascii="Calibri" w:hAnsi="Calibri" w:cs="Calibri"/>
          <w:spacing w:val="-2"/>
          <w:sz w:val="20"/>
        </w:rPr>
        <w:t xml:space="preserve"> possession. In addition, any combination of features will not be deemed within any of the foregoing exceptions unless the combination itself and its principle of operation are embraced by corresponding information, which is within one of the foregoing exceptions.</w:t>
      </w:r>
    </w:p>
    <w:p w14:paraId="32246066" w14:textId="77777777" w:rsidR="009222C8" w:rsidRDefault="009222C8" w:rsidP="009222C8">
      <w:pPr>
        <w:pStyle w:val="OutlineLevel3Left"/>
        <w:numPr>
          <w:ilvl w:val="0"/>
          <w:numId w:val="0"/>
        </w:numPr>
        <w:tabs>
          <w:tab w:val="left" w:pos="567"/>
          <w:tab w:val="left" w:pos="1134"/>
        </w:tabs>
        <w:spacing w:after="0" w:line="300" w:lineRule="atLeast"/>
        <w:rPr>
          <w:rFonts w:ascii="Calibri" w:hAnsi="Calibri" w:cs="Calibri"/>
          <w:spacing w:val="-2"/>
          <w:sz w:val="20"/>
        </w:rPr>
      </w:pPr>
    </w:p>
    <w:p w14:paraId="6169B147" w14:textId="77777777" w:rsidR="009222C8" w:rsidRPr="009222C8" w:rsidRDefault="009222C8" w:rsidP="009222C8">
      <w:pPr>
        <w:pStyle w:val="OutlineLevel3Left"/>
        <w:numPr>
          <w:ilvl w:val="0"/>
          <w:numId w:val="0"/>
        </w:numPr>
        <w:tabs>
          <w:tab w:val="left" w:pos="567"/>
          <w:tab w:val="left" w:pos="1134"/>
        </w:tabs>
        <w:spacing w:after="0" w:line="300" w:lineRule="atLeast"/>
        <w:rPr>
          <w:rFonts w:ascii="Calibri" w:hAnsi="Calibri" w:cs="Calibri"/>
          <w:b/>
          <w:bCs/>
          <w:spacing w:val="-2"/>
          <w:sz w:val="20"/>
        </w:rPr>
      </w:pPr>
      <w:r w:rsidRPr="009222C8">
        <w:rPr>
          <w:rFonts w:ascii="Calibri" w:hAnsi="Calibri" w:cs="Calibri"/>
          <w:b/>
          <w:bCs/>
          <w:spacing w:val="-2"/>
          <w:sz w:val="20"/>
        </w:rPr>
        <w:t xml:space="preserve">Article 2: </w:t>
      </w:r>
      <w:r>
        <w:rPr>
          <w:rFonts w:ascii="Calibri" w:hAnsi="Calibri" w:cs="Calibri"/>
          <w:b/>
          <w:bCs/>
          <w:spacing w:val="-2"/>
          <w:sz w:val="20"/>
        </w:rPr>
        <w:t xml:space="preserve">Use of Confidential Information </w:t>
      </w:r>
      <w:r w:rsidRPr="009222C8">
        <w:rPr>
          <w:rFonts w:ascii="Calibri" w:hAnsi="Calibri" w:cs="Calibri"/>
          <w:b/>
          <w:bCs/>
          <w:spacing w:val="-2"/>
          <w:sz w:val="20"/>
        </w:rPr>
        <w:t xml:space="preserve"> </w:t>
      </w:r>
    </w:p>
    <w:p w14:paraId="2EC2E755" w14:textId="77777777" w:rsidR="009222C8" w:rsidRPr="009222C8" w:rsidRDefault="009222C8" w:rsidP="009C7D39">
      <w:pPr>
        <w:pStyle w:val="af2"/>
        <w:numPr>
          <w:ilvl w:val="0"/>
          <w:numId w:val="50"/>
        </w:numPr>
        <w:tabs>
          <w:tab w:val="left" w:pos="567"/>
        </w:tabs>
        <w:spacing w:line="300" w:lineRule="atLeast"/>
        <w:rPr>
          <w:rFonts w:ascii="Calibri" w:hAnsi="Calibri" w:cs="Calibri"/>
          <w:vanish/>
          <w:spacing w:val="-2"/>
          <w:sz w:val="20"/>
        </w:rPr>
      </w:pPr>
    </w:p>
    <w:p w14:paraId="063168FF" w14:textId="3005D31E" w:rsidR="00095D71" w:rsidRPr="008A7379" w:rsidRDefault="00095D71" w:rsidP="00095D71">
      <w:pPr>
        <w:pStyle w:val="OutlineLevel3Left"/>
        <w:numPr>
          <w:ilvl w:val="1"/>
          <w:numId w:val="50"/>
        </w:numPr>
        <w:tabs>
          <w:tab w:val="left" w:pos="567"/>
        </w:tabs>
        <w:spacing w:after="0" w:line="300" w:lineRule="atLeast"/>
        <w:ind w:left="567" w:hanging="567"/>
        <w:rPr>
          <w:rFonts w:ascii="Calibri" w:hAnsi="Calibri" w:cs="Calibri"/>
          <w:sz w:val="20"/>
        </w:rPr>
      </w:pPr>
      <w:bookmarkStart w:id="179" w:name="_Hlk167373854"/>
      <w:r w:rsidRPr="008A7379">
        <w:rPr>
          <w:rFonts w:ascii="Calibri" w:hAnsi="Calibri" w:cs="Calibri"/>
          <w:sz w:val="20"/>
        </w:rPr>
        <w:tab/>
        <w:t xml:space="preserve">In consideration of </w:t>
      </w:r>
      <w:del w:id="180" w:author="김현주 (Hyunjoo Kim)" w:date="2025-05-16T16:26:00Z">
        <w:r w:rsidDel="00C44C55">
          <w:rPr>
            <w:rFonts w:ascii="Calibri" w:hAnsi="Calibri" w:cs="Calibri"/>
            <w:sz w:val="20"/>
          </w:rPr>
          <w:delText>Ahrend</w:delText>
        </w:r>
      </w:del>
      <w:ins w:id="181" w:author="김현주 (Hyunjoo Kim)" w:date="2025-05-16T16:26:00Z">
        <w:r w:rsidR="00C44C55">
          <w:rPr>
            <w:rFonts w:ascii="Calibri" w:hAnsi="Calibri" w:cs="Calibri"/>
            <w:sz w:val="20"/>
          </w:rPr>
          <w:t>Provider</w:t>
        </w:r>
      </w:ins>
      <w:del w:id="182" w:author="김현주 (Hyunjoo Kim)" w:date="2025-05-16T16:30:00Z">
        <w:r w:rsidDel="00C44C55">
          <w:rPr>
            <w:rFonts w:ascii="Calibri" w:hAnsi="Calibri" w:cs="Calibri"/>
            <w:sz w:val="20"/>
          </w:rPr>
          <w:delText xml:space="preserve"> </w:delText>
        </w:r>
      </w:del>
      <w:del w:id="183" w:author="김현주 (Hyunjoo Kim)" w:date="2025-05-20T10:59:00Z">
        <w:r w:rsidDel="00631617">
          <w:rPr>
            <w:rFonts w:ascii="Calibri" w:hAnsi="Calibri" w:cs="Calibri"/>
            <w:sz w:val="20"/>
          </w:rPr>
          <w:delText>and</w:delText>
        </w:r>
      </w:del>
      <w:r>
        <w:rPr>
          <w:rFonts w:ascii="Calibri" w:hAnsi="Calibri" w:cs="Calibri"/>
          <w:sz w:val="20"/>
        </w:rPr>
        <w:t>/or its Affiliates</w:t>
      </w:r>
      <w:r w:rsidRPr="008A7379">
        <w:rPr>
          <w:rFonts w:ascii="Calibri" w:hAnsi="Calibri" w:cs="Calibri"/>
          <w:sz w:val="20"/>
        </w:rPr>
        <w:t xml:space="preserve"> agreeing to supply, and so supplying, the Confidential Information to </w:t>
      </w:r>
      <w:del w:id="184" w:author="김현주 (Hyunjoo Kim)" w:date="2025-05-16T16:32:00Z">
        <w:r w:rsidR="00DB7071" w:rsidDel="00581067">
          <w:rPr>
            <w:rFonts w:ascii="Calibri" w:hAnsi="Calibri" w:cs="Calibri"/>
            <w:sz w:val="20"/>
          </w:rPr>
          <w:delText>You</w:delText>
        </w:r>
      </w:del>
      <w:ins w:id="185" w:author="김현주 (Hyunjoo Kim)" w:date="2025-05-16T16:32:00Z">
        <w:r w:rsidR="00581067">
          <w:rPr>
            <w:rFonts w:ascii="Calibri" w:hAnsi="Calibri" w:cs="Calibri"/>
            <w:sz w:val="20"/>
          </w:rPr>
          <w:t>Receiver</w:t>
        </w:r>
      </w:ins>
      <w:r w:rsidRPr="008A7379">
        <w:rPr>
          <w:rFonts w:ascii="Calibri" w:hAnsi="Calibri" w:cs="Calibri"/>
          <w:sz w:val="20"/>
        </w:rPr>
        <w:t xml:space="preserve"> and agreeing to enter into discussions with </w:t>
      </w:r>
      <w:del w:id="186" w:author="김현주 (Hyunjoo Kim)" w:date="2025-05-16T16:32:00Z">
        <w:r w:rsidR="00DB7071" w:rsidDel="00581067">
          <w:rPr>
            <w:rFonts w:ascii="Calibri" w:hAnsi="Calibri" w:cs="Calibri"/>
            <w:sz w:val="20"/>
          </w:rPr>
          <w:delText>You</w:delText>
        </w:r>
      </w:del>
      <w:ins w:id="187" w:author="김현주 (Hyunjoo Kim)" w:date="2025-05-16T16:32:00Z">
        <w:r w:rsidR="00581067">
          <w:rPr>
            <w:rFonts w:ascii="Calibri" w:hAnsi="Calibri" w:cs="Calibri"/>
            <w:sz w:val="20"/>
          </w:rPr>
          <w:t>Receiver</w:t>
        </w:r>
      </w:ins>
      <w:r w:rsidRPr="008A7379">
        <w:rPr>
          <w:rFonts w:ascii="Calibri" w:hAnsi="Calibri" w:cs="Calibri"/>
          <w:sz w:val="20"/>
        </w:rPr>
        <w:t xml:space="preserve">, </w:t>
      </w:r>
      <w:del w:id="188" w:author="김현주 (Hyunjoo Kim)" w:date="2025-05-16T16:32:00Z">
        <w:r w:rsidR="00DB7071" w:rsidDel="00581067">
          <w:rPr>
            <w:rFonts w:ascii="Calibri" w:hAnsi="Calibri" w:cs="Calibri"/>
            <w:sz w:val="20"/>
          </w:rPr>
          <w:delText>You</w:delText>
        </w:r>
      </w:del>
      <w:ins w:id="189" w:author="김현주 (Hyunjoo Kim)" w:date="2025-05-16T16:32:00Z">
        <w:r w:rsidR="00581067">
          <w:rPr>
            <w:rFonts w:ascii="Calibri" w:hAnsi="Calibri" w:cs="Calibri"/>
            <w:sz w:val="20"/>
          </w:rPr>
          <w:t>Receiver</w:t>
        </w:r>
      </w:ins>
      <w:r w:rsidRPr="008A7379">
        <w:rPr>
          <w:rFonts w:ascii="Calibri" w:hAnsi="Calibri" w:cs="Calibri"/>
          <w:sz w:val="20"/>
        </w:rPr>
        <w:t xml:space="preserve"> hereby undertake and agree as follows:</w:t>
      </w:r>
    </w:p>
    <w:p w14:paraId="3095AC32" w14:textId="54BF64CF" w:rsidR="00095D71" w:rsidRPr="008A7379" w:rsidRDefault="003901F5" w:rsidP="00937990">
      <w:pPr>
        <w:pStyle w:val="OutlineLevel3Left"/>
        <w:numPr>
          <w:ilvl w:val="2"/>
          <w:numId w:val="53"/>
        </w:numPr>
        <w:tabs>
          <w:tab w:val="left" w:pos="993"/>
        </w:tabs>
        <w:spacing w:after="0" w:line="300" w:lineRule="atLeast"/>
        <w:ind w:left="993" w:hanging="426"/>
        <w:rPr>
          <w:rFonts w:ascii="Calibri" w:hAnsi="Calibri" w:cs="Calibri"/>
          <w:sz w:val="20"/>
        </w:rPr>
      </w:pPr>
      <w:r>
        <w:rPr>
          <w:rFonts w:ascii="Calibri" w:hAnsi="Calibri" w:cs="Calibri"/>
          <w:sz w:val="20"/>
        </w:rPr>
        <w:t>t</w:t>
      </w:r>
      <w:r w:rsidR="00095D71" w:rsidRPr="008A7379">
        <w:rPr>
          <w:rFonts w:ascii="Calibri" w:hAnsi="Calibri" w:cs="Calibri"/>
          <w:sz w:val="20"/>
        </w:rPr>
        <w:t xml:space="preserve">o hold the Confidential Information in confidence and not to disclose or permit it to be made available to any person, firm or company, without our prior written consent with the exception of </w:t>
      </w:r>
      <w:del w:id="190" w:author="김현주 (Hyunjoo Kim)" w:date="2025-05-16T16:32:00Z">
        <w:r w:rsidR="00DB7071" w:rsidDel="00581067">
          <w:rPr>
            <w:rFonts w:ascii="Calibri" w:hAnsi="Calibri" w:cs="Calibri"/>
            <w:sz w:val="20"/>
          </w:rPr>
          <w:delText>You</w:delText>
        </w:r>
      </w:del>
      <w:ins w:id="191" w:author="김현주 (Hyunjoo Kim)" w:date="2025-05-16T16:32:00Z">
        <w:r w:rsidR="00581067">
          <w:rPr>
            <w:rFonts w:ascii="Calibri" w:hAnsi="Calibri" w:cs="Calibri"/>
            <w:sz w:val="20"/>
          </w:rPr>
          <w:t>Receiver</w:t>
        </w:r>
      </w:ins>
      <w:del w:id="192" w:author="김현주 (Hyunjoo Kim)" w:date="2025-05-20T11:00:00Z">
        <w:r w:rsidR="00095D71" w:rsidRPr="008A7379" w:rsidDel="00631617">
          <w:rPr>
            <w:rFonts w:ascii="Calibri" w:hAnsi="Calibri" w:cs="Calibri"/>
            <w:sz w:val="20"/>
          </w:rPr>
          <w:delText>r</w:delText>
        </w:r>
      </w:del>
      <w:r w:rsidR="00095D71" w:rsidRPr="008A7379">
        <w:rPr>
          <w:rFonts w:ascii="Calibri" w:hAnsi="Calibri" w:cs="Calibri"/>
          <w:sz w:val="20"/>
        </w:rPr>
        <w:t xml:space="preserve"> directors, officers, employees and professional advisers who need to know the Confidential Information for the purposes of the Project, who are fully aware in advance of </w:t>
      </w:r>
      <w:del w:id="193" w:author="김현주 (Hyunjoo Kim)" w:date="2025-05-16T16:32:00Z">
        <w:r w:rsidR="00DB7071" w:rsidDel="00581067">
          <w:rPr>
            <w:rFonts w:ascii="Calibri" w:hAnsi="Calibri" w:cs="Calibri"/>
            <w:sz w:val="20"/>
          </w:rPr>
          <w:delText>You</w:delText>
        </w:r>
      </w:del>
      <w:ins w:id="194" w:author="김현주 (Hyunjoo Kim)" w:date="2025-05-16T16:32:00Z">
        <w:r w:rsidR="00581067">
          <w:rPr>
            <w:rFonts w:ascii="Calibri" w:hAnsi="Calibri" w:cs="Calibri"/>
            <w:sz w:val="20"/>
          </w:rPr>
          <w:t>Receiver</w:t>
        </w:r>
      </w:ins>
      <w:del w:id="195" w:author="김현주 (Hyunjoo Kim)" w:date="2025-05-20T11:00:00Z">
        <w:r w:rsidR="00095D71" w:rsidRPr="008A7379" w:rsidDel="00631617">
          <w:rPr>
            <w:rFonts w:ascii="Calibri" w:hAnsi="Calibri" w:cs="Calibri"/>
            <w:sz w:val="20"/>
          </w:rPr>
          <w:delText>r</w:delText>
        </w:r>
      </w:del>
      <w:r w:rsidR="00095D71" w:rsidRPr="008A7379">
        <w:rPr>
          <w:rFonts w:ascii="Calibri" w:hAnsi="Calibri" w:cs="Calibri"/>
          <w:sz w:val="20"/>
        </w:rPr>
        <w:t xml:space="preserve"> obligations under this </w:t>
      </w:r>
      <w:r w:rsidR="00095D71">
        <w:rPr>
          <w:rFonts w:ascii="Calibri" w:hAnsi="Calibri" w:cs="Calibri"/>
          <w:sz w:val="20"/>
        </w:rPr>
        <w:t>Declaration</w:t>
      </w:r>
      <w:r w:rsidR="00095D71" w:rsidRPr="008A7379">
        <w:rPr>
          <w:rFonts w:ascii="Calibri" w:hAnsi="Calibri" w:cs="Calibri"/>
          <w:sz w:val="20"/>
        </w:rPr>
        <w:t xml:space="preserve"> and who, in the case of </w:t>
      </w:r>
      <w:del w:id="196" w:author="김현주 (Hyunjoo Kim)" w:date="2025-05-16T16:32:00Z">
        <w:r w:rsidR="00DB7071" w:rsidDel="00581067">
          <w:rPr>
            <w:rFonts w:ascii="Calibri" w:hAnsi="Calibri" w:cs="Calibri"/>
            <w:sz w:val="20"/>
          </w:rPr>
          <w:delText>You</w:delText>
        </w:r>
      </w:del>
      <w:ins w:id="197" w:author="김현주 (Hyunjoo Kim)" w:date="2025-05-16T16:32:00Z">
        <w:r w:rsidR="00581067">
          <w:rPr>
            <w:rFonts w:ascii="Calibri" w:hAnsi="Calibri" w:cs="Calibri"/>
            <w:sz w:val="20"/>
          </w:rPr>
          <w:t>Receiver</w:t>
        </w:r>
      </w:ins>
      <w:del w:id="198" w:author="김현주 (Hyunjoo Kim)" w:date="2025-05-20T11:00:00Z">
        <w:r w:rsidR="00095D71" w:rsidRPr="008A7379" w:rsidDel="00631617">
          <w:rPr>
            <w:rFonts w:ascii="Calibri" w:hAnsi="Calibri" w:cs="Calibri"/>
            <w:sz w:val="20"/>
          </w:rPr>
          <w:delText>r</w:delText>
        </w:r>
      </w:del>
      <w:r w:rsidR="00095D71" w:rsidRPr="008A7379">
        <w:rPr>
          <w:rFonts w:ascii="Calibri" w:hAnsi="Calibri" w:cs="Calibri"/>
          <w:sz w:val="20"/>
        </w:rPr>
        <w:t xml:space="preserve"> advisers, agree in writing to comply with the confidentiality obligations imposed herein as if they were a recipient of the information themselves;</w:t>
      </w:r>
    </w:p>
    <w:p w14:paraId="78FBBE6C" w14:textId="52346A72" w:rsidR="003901F5" w:rsidRPr="00CA1A22" w:rsidRDefault="003901F5" w:rsidP="00937990">
      <w:pPr>
        <w:pStyle w:val="OutlineLevel3Left"/>
        <w:numPr>
          <w:ilvl w:val="2"/>
          <w:numId w:val="53"/>
        </w:numPr>
        <w:tabs>
          <w:tab w:val="left" w:pos="993"/>
        </w:tabs>
        <w:spacing w:after="0" w:line="300" w:lineRule="atLeast"/>
        <w:ind w:left="993" w:hanging="426"/>
        <w:rPr>
          <w:rFonts w:ascii="Calibri" w:hAnsi="Calibri" w:cs="Calibri"/>
          <w:sz w:val="20"/>
        </w:rPr>
      </w:pPr>
      <w:r w:rsidRPr="00A011C8">
        <w:rPr>
          <w:rFonts w:ascii="Calibri" w:hAnsi="Calibri" w:cs="Calibri"/>
          <w:sz w:val="20"/>
        </w:rPr>
        <w:t xml:space="preserve">to use the Confidential Information </w:t>
      </w:r>
      <w:r>
        <w:rPr>
          <w:rFonts w:ascii="Calibri" w:hAnsi="Calibri" w:cs="Calibri"/>
          <w:sz w:val="20"/>
        </w:rPr>
        <w:t>o</w:t>
      </w:r>
      <w:r w:rsidRPr="00A011C8">
        <w:rPr>
          <w:rFonts w:ascii="Calibri" w:hAnsi="Calibri" w:cs="Calibri"/>
          <w:sz w:val="20"/>
        </w:rPr>
        <w:t>nly for the Project</w:t>
      </w:r>
      <w:r w:rsidRPr="00CA1A22">
        <w:rPr>
          <w:rFonts w:ascii="Calibri" w:hAnsi="Calibri" w:cs="Calibri"/>
          <w:sz w:val="20"/>
        </w:rPr>
        <w:t xml:space="preserve"> </w:t>
      </w:r>
      <w:r>
        <w:rPr>
          <w:rFonts w:ascii="Calibri" w:hAnsi="Calibri" w:cs="Calibri"/>
          <w:sz w:val="20"/>
        </w:rPr>
        <w:t>and not to</w:t>
      </w:r>
      <w:r w:rsidRPr="00CA1A22">
        <w:rPr>
          <w:rFonts w:ascii="Calibri" w:hAnsi="Calibri" w:cs="Calibri"/>
          <w:sz w:val="20"/>
        </w:rPr>
        <w:t xml:space="preserve"> use the Confidential Information to gain any advantage at the expense of </w:t>
      </w:r>
      <w:del w:id="199" w:author="김현주 (Hyunjoo Kim)" w:date="2025-05-16T16:26:00Z">
        <w:r w:rsidDel="00C44C55">
          <w:rPr>
            <w:rFonts w:ascii="Calibri" w:hAnsi="Calibri" w:cs="Calibri"/>
            <w:sz w:val="20"/>
          </w:rPr>
          <w:delText>Ahrend</w:delText>
        </w:r>
      </w:del>
      <w:ins w:id="200" w:author="김현주 (Hyunjoo Kim)" w:date="2025-05-16T16:26:00Z">
        <w:r w:rsidR="00C44C55">
          <w:rPr>
            <w:rFonts w:ascii="Calibri" w:hAnsi="Calibri" w:cs="Calibri"/>
            <w:sz w:val="20"/>
          </w:rPr>
          <w:t>Provider</w:t>
        </w:r>
      </w:ins>
      <w:r w:rsidRPr="00CA1A22">
        <w:rPr>
          <w:rFonts w:ascii="Calibri" w:hAnsi="Calibri" w:cs="Calibri"/>
          <w:sz w:val="20"/>
        </w:rPr>
        <w:t>;</w:t>
      </w:r>
    </w:p>
    <w:p w14:paraId="6CC52147" w14:textId="4D8B2A59" w:rsidR="00095D71" w:rsidRPr="008A7379" w:rsidRDefault="003901F5" w:rsidP="00937990">
      <w:pPr>
        <w:pStyle w:val="OutlineLevel3Left"/>
        <w:numPr>
          <w:ilvl w:val="2"/>
          <w:numId w:val="53"/>
        </w:numPr>
        <w:tabs>
          <w:tab w:val="left" w:pos="993"/>
        </w:tabs>
        <w:spacing w:after="0" w:line="300" w:lineRule="atLeast"/>
        <w:ind w:left="993" w:hanging="426"/>
        <w:rPr>
          <w:rFonts w:ascii="Calibri" w:hAnsi="Calibri" w:cs="Calibri"/>
          <w:sz w:val="20"/>
        </w:rPr>
      </w:pPr>
      <w:r>
        <w:rPr>
          <w:rFonts w:ascii="Calibri" w:hAnsi="Calibri" w:cs="Calibri"/>
          <w:sz w:val="20"/>
        </w:rPr>
        <w:t>t</w:t>
      </w:r>
      <w:r w:rsidR="00095D71" w:rsidRPr="008A7379">
        <w:rPr>
          <w:rFonts w:ascii="Calibri" w:hAnsi="Calibri" w:cs="Calibri"/>
          <w:sz w:val="20"/>
        </w:rPr>
        <w:t xml:space="preserve">o ensure that each person to whom disclosure of Confidential Information is made is fully aware in advance of </w:t>
      </w:r>
      <w:del w:id="201" w:author="김현주 (Hyunjoo Kim)" w:date="2025-05-16T16:32:00Z">
        <w:r w:rsidR="00DB7071" w:rsidDel="00581067">
          <w:rPr>
            <w:rFonts w:ascii="Calibri" w:hAnsi="Calibri" w:cs="Calibri"/>
            <w:sz w:val="20"/>
          </w:rPr>
          <w:delText>You</w:delText>
        </w:r>
      </w:del>
      <w:ins w:id="202" w:author="김현주 (Hyunjoo Kim)" w:date="2025-05-16T16:32:00Z">
        <w:r w:rsidR="00581067">
          <w:rPr>
            <w:rFonts w:ascii="Calibri" w:hAnsi="Calibri" w:cs="Calibri"/>
            <w:sz w:val="20"/>
          </w:rPr>
          <w:t>Receiver</w:t>
        </w:r>
      </w:ins>
      <w:del w:id="203" w:author="김현주 (Hyunjoo Kim)" w:date="2025-05-20T11:00:00Z">
        <w:r w:rsidR="00095D71" w:rsidRPr="008A7379" w:rsidDel="00631617">
          <w:rPr>
            <w:rFonts w:ascii="Calibri" w:hAnsi="Calibri" w:cs="Calibri"/>
            <w:sz w:val="20"/>
          </w:rPr>
          <w:delText>r</w:delText>
        </w:r>
      </w:del>
      <w:r w:rsidR="00095D71" w:rsidRPr="008A7379">
        <w:rPr>
          <w:rFonts w:ascii="Calibri" w:hAnsi="Calibri" w:cs="Calibri"/>
          <w:sz w:val="20"/>
        </w:rPr>
        <w:t xml:space="preserve"> obligations under this </w:t>
      </w:r>
      <w:r w:rsidR="00095D71">
        <w:rPr>
          <w:rFonts w:ascii="Calibri" w:hAnsi="Calibri" w:cs="Calibri"/>
          <w:sz w:val="20"/>
        </w:rPr>
        <w:t>Declaration</w:t>
      </w:r>
      <w:r w:rsidR="00095D71" w:rsidRPr="008A7379">
        <w:rPr>
          <w:rFonts w:ascii="Calibri" w:hAnsi="Calibri" w:cs="Calibri"/>
          <w:sz w:val="20"/>
        </w:rPr>
        <w:t>;</w:t>
      </w:r>
    </w:p>
    <w:p w14:paraId="619A9E4C" w14:textId="246EB35A" w:rsidR="00095D71" w:rsidRPr="008A7379" w:rsidRDefault="003901F5" w:rsidP="00937990">
      <w:pPr>
        <w:pStyle w:val="OutlineLevel3Left"/>
        <w:numPr>
          <w:ilvl w:val="2"/>
          <w:numId w:val="53"/>
        </w:numPr>
        <w:tabs>
          <w:tab w:val="left" w:pos="993"/>
        </w:tabs>
        <w:spacing w:after="0" w:line="300" w:lineRule="atLeast"/>
        <w:ind w:left="993" w:hanging="426"/>
        <w:rPr>
          <w:rFonts w:ascii="Calibri" w:hAnsi="Calibri" w:cs="Calibri"/>
          <w:sz w:val="20"/>
        </w:rPr>
      </w:pPr>
      <w:r>
        <w:rPr>
          <w:rFonts w:ascii="Calibri" w:hAnsi="Calibri" w:cs="Calibri"/>
          <w:sz w:val="20"/>
        </w:rPr>
        <w:t>u</w:t>
      </w:r>
      <w:r w:rsidR="00095D71" w:rsidRPr="008A7379">
        <w:rPr>
          <w:rFonts w:ascii="Calibri" w:hAnsi="Calibri" w:cs="Calibri"/>
          <w:sz w:val="20"/>
        </w:rPr>
        <w:t xml:space="preserve">pon written demand from </w:t>
      </w:r>
      <w:del w:id="204" w:author="김현주 (Hyunjoo Kim)" w:date="2025-05-16T16:26:00Z">
        <w:r w:rsidR="00095D71" w:rsidDel="00C44C55">
          <w:rPr>
            <w:rFonts w:ascii="Calibri" w:hAnsi="Calibri" w:cs="Calibri"/>
            <w:sz w:val="20"/>
          </w:rPr>
          <w:delText>Ahrend</w:delText>
        </w:r>
      </w:del>
      <w:ins w:id="205" w:author="김현주 (Hyunjoo Kim)" w:date="2025-05-16T16:26:00Z">
        <w:r w:rsidR="00C44C55">
          <w:rPr>
            <w:rFonts w:ascii="Calibri" w:hAnsi="Calibri" w:cs="Calibri"/>
            <w:sz w:val="20"/>
          </w:rPr>
          <w:t>Provider</w:t>
        </w:r>
      </w:ins>
      <w:r w:rsidR="00095D71">
        <w:rPr>
          <w:rFonts w:ascii="Calibri" w:hAnsi="Calibri" w:cs="Calibri"/>
          <w:sz w:val="20"/>
        </w:rPr>
        <w:t xml:space="preserve"> or its Affiliates</w:t>
      </w:r>
      <w:r w:rsidR="00095D71" w:rsidRPr="008A7379">
        <w:rPr>
          <w:rFonts w:ascii="Calibri" w:hAnsi="Calibri" w:cs="Calibri"/>
          <w:sz w:val="20"/>
        </w:rPr>
        <w:t xml:space="preserve"> either to return the Confidential Information and any copies of it or to confirm to </w:t>
      </w:r>
      <w:del w:id="206" w:author="김현주 (Hyunjoo Kim)" w:date="2025-05-16T16:26:00Z">
        <w:r w:rsidR="00095D71" w:rsidDel="00C44C55">
          <w:rPr>
            <w:rFonts w:ascii="Calibri" w:hAnsi="Calibri" w:cs="Calibri"/>
            <w:sz w:val="20"/>
          </w:rPr>
          <w:delText>Ahrend</w:delText>
        </w:r>
      </w:del>
      <w:ins w:id="207" w:author="김현주 (Hyunjoo Kim)" w:date="2025-05-16T16:26:00Z">
        <w:r w:rsidR="00C44C55">
          <w:rPr>
            <w:rFonts w:ascii="Calibri" w:hAnsi="Calibri" w:cs="Calibri"/>
            <w:sz w:val="20"/>
          </w:rPr>
          <w:t>Provider</w:t>
        </w:r>
      </w:ins>
      <w:r w:rsidR="00095D71">
        <w:rPr>
          <w:rFonts w:ascii="Calibri" w:hAnsi="Calibri" w:cs="Calibri"/>
          <w:sz w:val="20"/>
        </w:rPr>
        <w:t xml:space="preserve"> or its respective Affiliate</w:t>
      </w:r>
      <w:r w:rsidR="00095D71" w:rsidRPr="008A7379">
        <w:rPr>
          <w:rFonts w:ascii="Calibri" w:hAnsi="Calibri" w:cs="Calibri"/>
          <w:sz w:val="20"/>
        </w:rPr>
        <w:t xml:space="preserve"> in writing that, save as required by law or regulation, it has been destroyed. </w:t>
      </w:r>
      <w:del w:id="208" w:author="김현주 (Hyunjoo Kim)" w:date="2025-05-16T16:32:00Z">
        <w:r w:rsidR="00DB7071" w:rsidDel="00581067">
          <w:rPr>
            <w:rFonts w:ascii="Calibri" w:hAnsi="Calibri" w:cs="Calibri"/>
            <w:sz w:val="20"/>
          </w:rPr>
          <w:delText>You</w:delText>
        </w:r>
      </w:del>
      <w:ins w:id="209" w:author="김현주 (Hyunjoo Kim)" w:date="2025-05-16T16:32:00Z">
        <w:r w:rsidR="00581067">
          <w:rPr>
            <w:rFonts w:ascii="Calibri" w:hAnsi="Calibri" w:cs="Calibri"/>
            <w:sz w:val="20"/>
          </w:rPr>
          <w:t>Receiver</w:t>
        </w:r>
      </w:ins>
      <w:r w:rsidR="00095D71" w:rsidRPr="008A7379">
        <w:rPr>
          <w:rFonts w:ascii="Calibri" w:hAnsi="Calibri" w:cs="Calibri"/>
          <w:sz w:val="20"/>
        </w:rPr>
        <w:t xml:space="preserve"> shall not be required to return reports, notes or other </w:t>
      </w:r>
      <w:r w:rsidR="00095D71" w:rsidRPr="008A7379">
        <w:rPr>
          <w:rFonts w:ascii="Calibri" w:hAnsi="Calibri" w:cs="Calibri"/>
          <w:sz w:val="20"/>
        </w:rPr>
        <w:lastRenderedPageBreak/>
        <w:t xml:space="preserve">material prepared by </w:t>
      </w:r>
      <w:del w:id="210" w:author="김현주 (Hyunjoo Kim)" w:date="2025-05-16T16:32:00Z">
        <w:r w:rsidR="00DB7071" w:rsidDel="00581067">
          <w:rPr>
            <w:rFonts w:ascii="Calibri" w:hAnsi="Calibri" w:cs="Calibri"/>
            <w:sz w:val="20"/>
          </w:rPr>
          <w:delText>You</w:delText>
        </w:r>
      </w:del>
      <w:ins w:id="211" w:author="김현주 (Hyunjoo Kim)" w:date="2025-05-16T16:32:00Z">
        <w:r w:rsidR="00581067">
          <w:rPr>
            <w:rFonts w:ascii="Calibri" w:hAnsi="Calibri" w:cs="Calibri"/>
            <w:sz w:val="20"/>
          </w:rPr>
          <w:t>Receiver</w:t>
        </w:r>
      </w:ins>
      <w:r w:rsidR="00095D71" w:rsidRPr="008A7379">
        <w:rPr>
          <w:rFonts w:ascii="Calibri" w:hAnsi="Calibri" w:cs="Calibri"/>
          <w:sz w:val="20"/>
        </w:rPr>
        <w:t xml:space="preserve"> or on </w:t>
      </w:r>
      <w:del w:id="212" w:author="김현주 (Hyunjoo Kim)" w:date="2025-05-16T16:32:00Z">
        <w:r w:rsidR="00DB7071" w:rsidDel="00581067">
          <w:rPr>
            <w:rFonts w:ascii="Calibri" w:hAnsi="Calibri" w:cs="Calibri"/>
            <w:sz w:val="20"/>
          </w:rPr>
          <w:delText>You</w:delText>
        </w:r>
      </w:del>
      <w:ins w:id="213" w:author="김현주 (Hyunjoo Kim)" w:date="2025-05-16T16:32:00Z">
        <w:r w:rsidR="00581067">
          <w:rPr>
            <w:rFonts w:ascii="Calibri" w:hAnsi="Calibri" w:cs="Calibri"/>
            <w:sz w:val="20"/>
          </w:rPr>
          <w:t>Receiver</w:t>
        </w:r>
      </w:ins>
      <w:del w:id="214" w:author="김현주 (Hyunjoo Kim)" w:date="2025-05-20T11:00:00Z">
        <w:r w:rsidR="00095D71" w:rsidRPr="008A7379" w:rsidDel="00631617">
          <w:rPr>
            <w:rFonts w:ascii="Calibri" w:hAnsi="Calibri" w:cs="Calibri"/>
            <w:sz w:val="20"/>
          </w:rPr>
          <w:delText>r</w:delText>
        </w:r>
      </w:del>
      <w:r w:rsidR="00095D71" w:rsidRPr="008A7379">
        <w:rPr>
          <w:rFonts w:ascii="Calibri" w:hAnsi="Calibri" w:cs="Calibri"/>
          <w:sz w:val="20"/>
        </w:rPr>
        <w:t xml:space="preserve"> behalf which incorporate Confidential Information (“Secondary Information”) provided that the Secondary Information is kept confidential;</w:t>
      </w:r>
    </w:p>
    <w:p w14:paraId="03B7AD0B" w14:textId="45E348EE" w:rsidR="00095D71" w:rsidRDefault="003901F5" w:rsidP="00937990">
      <w:pPr>
        <w:pStyle w:val="OutlineLevel3Left"/>
        <w:numPr>
          <w:ilvl w:val="2"/>
          <w:numId w:val="53"/>
        </w:numPr>
        <w:tabs>
          <w:tab w:val="left" w:pos="993"/>
        </w:tabs>
        <w:spacing w:after="0" w:line="300" w:lineRule="atLeast"/>
        <w:ind w:left="993" w:hanging="426"/>
        <w:rPr>
          <w:rFonts w:ascii="Calibri" w:hAnsi="Calibri" w:cs="Calibri"/>
          <w:sz w:val="20"/>
        </w:rPr>
      </w:pPr>
      <w:r>
        <w:rPr>
          <w:rFonts w:ascii="Calibri" w:hAnsi="Calibri" w:cs="Calibri"/>
          <w:sz w:val="20"/>
        </w:rPr>
        <w:t>t</w:t>
      </w:r>
      <w:r w:rsidR="00095D71" w:rsidRPr="008A7379">
        <w:rPr>
          <w:rFonts w:ascii="Calibri" w:hAnsi="Calibri" w:cs="Calibri"/>
          <w:sz w:val="20"/>
        </w:rPr>
        <w:t xml:space="preserve">o keep confidential and not to reveal to any person, firm or company the fact of our investigation into the Project, or that discussions or negotiations are taking place or have taken place between </w:t>
      </w:r>
      <w:del w:id="215" w:author="김현주 (Hyunjoo Kim)" w:date="2025-05-16T16:26:00Z">
        <w:r w:rsidR="00095D71" w:rsidDel="00C44C55">
          <w:rPr>
            <w:rFonts w:ascii="Calibri" w:hAnsi="Calibri" w:cs="Calibri"/>
            <w:sz w:val="20"/>
          </w:rPr>
          <w:delText>Ahrend</w:delText>
        </w:r>
      </w:del>
      <w:ins w:id="216" w:author="김현주 (Hyunjoo Kim)" w:date="2025-05-16T16:26:00Z">
        <w:r w:rsidR="00C44C55">
          <w:rPr>
            <w:rFonts w:ascii="Calibri" w:hAnsi="Calibri" w:cs="Calibri"/>
            <w:sz w:val="20"/>
          </w:rPr>
          <w:t>Provider</w:t>
        </w:r>
      </w:ins>
      <w:r w:rsidR="00095D71" w:rsidRPr="008A7379">
        <w:rPr>
          <w:rFonts w:ascii="Calibri" w:hAnsi="Calibri" w:cs="Calibri"/>
          <w:sz w:val="20"/>
        </w:rPr>
        <w:t xml:space="preserve"> and/or the Group and </w:t>
      </w:r>
      <w:del w:id="217" w:author="김현주 (Hyunjoo Kim)" w:date="2025-05-16T16:32:00Z">
        <w:r w:rsidR="00DB7071" w:rsidDel="00581067">
          <w:rPr>
            <w:rFonts w:ascii="Calibri" w:hAnsi="Calibri" w:cs="Calibri"/>
            <w:sz w:val="20"/>
          </w:rPr>
          <w:delText>You</w:delText>
        </w:r>
      </w:del>
      <w:ins w:id="218" w:author="김현주 (Hyunjoo Kim)" w:date="2025-05-16T16:32:00Z">
        <w:r w:rsidR="00581067">
          <w:rPr>
            <w:rFonts w:ascii="Calibri" w:hAnsi="Calibri" w:cs="Calibri"/>
            <w:sz w:val="20"/>
          </w:rPr>
          <w:t>Receiver</w:t>
        </w:r>
      </w:ins>
      <w:r w:rsidR="00095D71" w:rsidRPr="008A7379">
        <w:rPr>
          <w:rFonts w:ascii="Calibri" w:hAnsi="Calibri" w:cs="Calibri"/>
          <w:sz w:val="20"/>
        </w:rPr>
        <w:t xml:space="preserve"> in connection with the Project and the Project itself;</w:t>
      </w:r>
    </w:p>
    <w:p w14:paraId="387633E5" w14:textId="11FA6283" w:rsidR="003901F5" w:rsidRDefault="003901F5" w:rsidP="003901F5">
      <w:pPr>
        <w:pStyle w:val="OutlineLevel3Left"/>
        <w:numPr>
          <w:ilvl w:val="1"/>
          <w:numId w:val="50"/>
        </w:numPr>
        <w:tabs>
          <w:tab w:val="left" w:pos="567"/>
        </w:tabs>
        <w:spacing w:after="0" w:line="300" w:lineRule="atLeast"/>
        <w:ind w:left="567" w:hanging="567"/>
        <w:rPr>
          <w:rFonts w:ascii="Calibri" w:hAnsi="Calibri" w:cs="Calibri"/>
          <w:spacing w:val="-2"/>
          <w:sz w:val="20"/>
        </w:rPr>
      </w:pPr>
      <w:r w:rsidRPr="003901F5">
        <w:rPr>
          <w:rFonts w:ascii="Calibri" w:hAnsi="Calibri" w:cs="Calibri"/>
          <w:sz w:val="20"/>
        </w:rPr>
        <w:t>Nothing</w:t>
      </w:r>
      <w:r w:rsidRPr="00EA6EC7">
        <w:rPr>
          <w:rFonts w:ascii="Calibri" w:hAnsi="Calibri" w:cs="Calibri"/>
          <w:spacing w:val="-2"/>
          <w:sz w:val="20"/>
        </w:rPr>
        <w:t xml:space="preserve"> in this </w:t>
      </w:r>
      <w:r>
        <w:rPr>
          <w:rFonts w:ascii="Calibri" w:hAnsi="Calibri" w:cs="Calibri"/>
          <w:spacing w:val="-2"/>
          <w:sz w:val="20"/>
        </w:rPr>
        <w:t>Declaration</w:t>
      </w:r>
      <w:r w:rsidRPr="00EA6EC7">
        <w:rPr>
          <w:rFonts w:ascii="Calibri" w:hAnsi="Calibri" w:cs="Calibri"/>
          <w:spacing w:val="-2"/>
          <w:sz w:val="20"/>
        </w:rPr>
        <w:t xml:space="preserve"> shall prohibit the disclosure of any Confidential Information which </w:t>
      </w:r>
      <w:del w:id="219" w:author="김현주 (Hyunjoo Kim)" w:date="2025-05-16T16:32:00Z">
        <w:r w:rsidR="00DB7071" w:rsidDel="00581067">
          <w:rPr>
            <w:rFonts w:ascii="Calibri" w:hAnsi="Calibri" w:cs="Calibri"/>
            <w:spacing w:val="-2"/>
            <w:sz w:val="20"/>
          </w:rPr>
          <w:delText>You</w:delText>
        </w:r>
      </w:del>
      <w:ins w:id="220" w:author="김현주 (Hyunjoo Kim)" w:date="2025-05-16T16:32:00Z">
        <w:r w:rsidR="00581067">
          <w:rPr>
            <w:rFonts w:ascii="Calibri" w:hAnsi="Calibri" w:cs="Calibri"/>
            <w:spacing w:val="-2"/>
            <w:sz w:val="20"/>
          </w:rPr>
          <w:t>Receiver</w:t>
        </w:r>
      </w:ins>
      <w:r>
        <w:rPr>
          <w:rFonts w:ascii="Calibri" w:hAnsi="Calibri" w:cs="Calibri"/>
          <w:spacing w:val="-2"/>
          <w:sz w:val="20"/>
        </w:rPr>
        <w:t xml:space="preserve"> are </w:t>
      </w:r>
      <w:r w:rsidRPr="00EA6EC7">
        <w:rPr>
          <w:rFonts w:ascii="Calibri" w:hAnsi="Calibri" w:cs="Calibri"/>
          <w:spacing w:val="-2"/>
          <w:sz w:val="20"/>
        </w:rPr>
        <w:t>required by law</w:t>
      </w:r>
      <w:r>
        <w:rPr>
          <w:rFonts w:ascii="Calibri" w:hAnsi="Calibri" w:cs="Calibri"/>
          <w:spacing w:val="-2"/>
          <w:sz w:val="20"/>
        </w:rPr>
        <w:t xml:space="preserve"> or </w:t>
      </w:r>
      <w:r w:rsidRPr="00376205">
        <w:rPr>
          <w:rFonts w:ascii="Calibri" w:hAnsi="Calibri" w:cs="Calibri"/>
          <w:spacing w:val="-2"/>
          <w:sz w:val="20"/>
        </w:rPr>
        <w:t xml:space="preserve">any regulatory or government authority to disclose, provided that </w:t>
      </w:r>
      <w:del w:id="221" w:author="김현주 (Hyunjoo Kim)" w:date="2025-05-16T16:32:00Z">
        <w:r w:rsidR="00DB7071" w:rsidDel="00581067">
          <w:rPr>
            <w:rFonts w:ascii="Calibri" w:hAnsi="Calibri" w:cs="Calibri"/>
            <w:spacing w:val="-2"/>
            <w:sz w:val="20"/>
          </w:rPr>
          <w:delText>You</w:delText>
        </w:r>
      </w:del>
      <w:ins w:id="222" w:author="김현주 (Hyunjoo Kim)" w:date="2025-05-16T16:32:00Z">
        <w:r w:rsidR="00581067">
          <w:rPr>
            <w:rFonts w:ascii="Calibri" w:hAnsi="Calibri" w:cs="Calibri"/>
            <w:spacing w:val="-2"/>
            <w:sz w:val="20"/>
          </w:rPr>
          <w:t>Receiver</w:t>
        </w:r>
      </w:ins>
      <w:r w:rsidRPr="00376205">
        <w:rPr>
          <w:rFonts w:ascii="Calibri" w:hAnsi="Calibri" w:cs="Calibri"/>
          <w:spacing w:val="-2"/>
          <w:sz w:val="20"/>
        </w:rPr>
        <w:t xml:space="preserve"> shall notify </w:t>
      </w:r>
      <w:del w:id="223" w:author="김현주 (Hyunjoo Kim)" w:date="2025-05-16T16:26:00Z">
        <w:r w:rsidDel="00C44C55">
          <w:rPr>
            <w:rFonts w:ascii="Calibri" w:hAnsi="Calibri" w:cs="Calibri"/>
            <w:spacing w:val="-2"/>
            <w:sz w:val="20"/>
          </w:rPr>
          <w:delText>Ahrend</w:delText>
        </w:r>
      </w:del>
      <w:ins w:id="224" w:author="김현주 (Hyunjoo Kim)" w:date="2025-05-16T16:26:00Z">
        <w:r w:rsidR="00C44C55">
          <w:rPr>
            <w:rFonts w:ascii="Calibri" w:hAnsi="Calibri" w:cs="Calibri"/>
            <w:spacing w:val="-2"/>
            <w:sz w:val="20"/>
          </w:rPr>
          <w:t>Provider</w:t>
        </w:r>
      </w:ins>
      <w:r w:rsidRPr="00376205">
        <w:rPr>
          <w:rFonts w:ascii="Calibri" w:hAnsi="Calibri" w:cs="Calibri"/>
          <w:spacing w:val="-2"/>
          <w:sz w:val="20"/>
        </w:rPr>
        <w:t xml:space="preserve"> as soon as possible regarding the timing, content and manner of any disclosure required by law and shall only disclose the minimum information required by law.</w:t>
      </w:r>
    </w:p>
    <w:p w14:paraId="10090AC1" w14:textId="30006B38" w:rsidR="00DB7071" w:rsidRPr="00DB7071" w:rsidRDefault="00DB7071" w:rsidP="003901F5">
      <w:pPr>
        <w:pStyle w:val="OutlineLevel3Left"/>
        <w:numPr>
          <w:ilvl w:val="1"/>
          <w:numId w:val="50"/>
        </w:numPr>
        <w:tabs>
          <w:tab w:val="left" w:pos="567"/>
        </w:tabs>
        <w:spacing w:after="0" w:line="300" w:lineRule="atLeast"/>
        <w:ind w:left="567" w:hanging="567"/>
        <w:rPr>
          <w:rFonts w:ascii="Calibri" w:hAnsi="Calibri" w:cs="Calibri"/>
          <w:sz w:val="20"/>
        </w:rPr>
      </w:pPr>
      <w:del w:id="225" w:author="김현주 (Hyunjoo Kim)" w:date="2025-05-16T16:32:00Z">
        <w:r w:rsidDel="00581067">
          <w:rPr>
            <w:rFonts w:ascii="Calibri" w:hAnsi="Calibri" w:cs="Calibri"/>
            <w:sz w:val="20"/>
          </w:rPr>
          <w:delText>You</w:delText>
        </w:r>
      </w:del>
      <w:ins w:id="226" w:author="김현주 (Hyunjoo Kim)" w:date="2025-05-16T16:32:00Z">
        <w:r w:rsidR="00581067">
          <w:rPr>
            <w:rFonts w:ascii="Calibri" w:hAnsi="Calibri" w:cs="Calibri"/>
            <w:sz w:val="20"/>
          </w:rPr>
          <w:t>Receiver</w:t>
        </w:r>
      </w:ins>
      <w:r w:rsidRPr="00DB7071">
        <w:rPr>
          <w:rFonts w:ascii="Calibri" w:hAnsi="Calibri" w:cs="Calibri"/>
          <w:sz w:val="20"/>
        </w:rPr>
        <w:t xml:space="preserve"> agree that </w:t>
      </w:r>
      <w:del w:id="227" w:author="김현주 (Hyunjoo Kim)" w:date="2025-05-16T16:32:00Z">
        <w:r w:rsidDel="00581067">
          <w:rPr>
            <w:rFonts w:ascii="Calibri" w:hAnsi="Calibri" w:cs="Calibri"/>
            <w:sz w:val="20"/>
          </w:rPr>
          <w:delText>You</w:delText>
        </w:r>
      </w:del>
      <w:ins w:id="228" w:author="김현주 (Hyunjoo Kim)" w:date="2025-05-16T16:32:00Z">
        <w:r w:rsidR="00581067">
          <w:rPr>
            <w:rFonts w:ascii="Calibri" w:hAnsi="Calibri" w:cs="Calibri"/>
            <w:sz w:val="20"/>
          </w:rPr>
          <w:t>Receiver</w:t>
        </w:r>
      </w:ins>
      <w:r>
        <w:rPr>
          <w:rFonts w:ascii="Calibri" w:hAnsi="Calibri" w:cs="Calibri"/>
          <w:sz w:val="20"/>
        </w:rPr>
        <w:t xml:space="preserve"> are</w:t>
      </w:r>
      <w:r w:rsidRPr="00DB7071">
        <w:rPr>
          <w:rFonts w:ascii="Calibri" w:hAnsi="Calibri" w:cs="Calibri"/>
          <w:sz w:val="20"/>
        </w:rPr>
        <w:t xml:space="preserve"> under an obligation of confidentiality that is owed to </w:t>
      </w:r>
      <w:del w:id="229" w:author="김현주 (Hyunjoo Kim)" w:date="2025-05-16T16:26:00Z">
        <w:r w:rsidDel="00C44C55">
          <w:rPr>
            <w:rFonts w:ascii="Calibri" w:hAnsi="Calibri" w:cs="Calibri"/>
            <w:sz w:val="20"/>
          </w:rPr>
          <w:delText>Ahrend</w:delText>
        </w:r>
      </w:del>
      <w:ins w:id="230" w:author="김현주 (Hyunjoo Kim)" w:date="2025-05-16T16:26:00Z">
        <w:r w:rsidR="00C44C55">
          <w:rPr>
            <w:rFonts w:ascii="Calibri" w:hAnsi="Calibri" w:cs="Calibri"/>
            <w:sz w:val="20"/>
          </w:rPr>
          <w:t>Provider</w:t>
        </w:r>
      </w:ins>
      <w:ins w:id="231" w:author="김현주 (Hyunjoo Kim)" w:date="2025-05-20T11:01:00Z">
        <w:r w:rsidR="007C5301">
          <w:rPr>
            <w:rFonts w:ascii="Calibri" w:hAnsi="Calibri" w:cs="Calibri"/>
            <w:sz w:val="20"/>
          </w:rPr>
          <w:t xml:space="preserve"> </w:t>
        </w:r>
      </w:ins>
      <w:del w:id="232" w:author="김현주 (Hyunjoo Kim)" w:date="2025-05-16T16:30:00Z">
        <w:r w:rsidRPr="00DB7071" w:rsidDel="00C44C55">
          <w:rPr>
            <w:rFonts w:ascii="Calibri" w:hAnsi="Calibri" w:cs="Calibri"/>
            <w:sz w:val="20"/>
          </w:rPr>
          <w:delText xml:space="preserve"> </w:delText>
        </w:r>
      </w:del>
      <w:r w:rsidRPr="00DB7071">
        <w:rPr>
          <w:rFonts w:ascii="Calibri" w:hAnsi="Calibri" w:cs="Calibri"/>
          <w:sz w:val="20"/>
        </w:rPr>
        <w:t xml:space="preserve">with respect to Confidential Information. </w:t>
      </w:r>
      <w:del w:id="233" w:author="김현주 (Hyunjoo Kim)" w:date="2025-05-16T16:26:00Z">
        <w:r w:rsidDel="00C44C55">
          <w:rPr>
            <w:rFonts w:ascii="Calibri" w:hAnsi="Calibri" w:cs="Calibri"/>
            <w:sz w:val="20"/>
          </w:rPr>
          <w:delText>Ahrend</w:delText>
        </w:r>
      </w:del>
      <w:ins w:id="234" w:author="김현주 (Hyunjoo Kim)" w:date="2025-05-16T16:26:00Z">
        <w:r w:rsidR="00C44C55">
          <w:rPr>
            <w:rFonts w:ascii="Calibri" w:hAnsi="Calibri" w:cs="Calibri"/>
            <w:sz w:val="20"/>
          </w:rPr>
          <w:t>Provider</w:t>
        </w:r>
      </w:ins>
      <w:r w:rsidRPr="00DB7071">
        <w:rPr>
          <w:rFonts w:ascii="Calibri" w:hAnsi="Calibri" w:cs="Calibri"/>
          <w:sz w:val="20"/>
        </w:rPr>
        <w:t xml:space="preserve"> believes, and the </w:t>
      </w:r>
      <w:del w:id="235" w:author="김현주 (Hyunjoo Kim)" w:date="2025-05-16T16:32:00Z">
        <w:r w:rsidDel="00581067">
          <w:rPr>
            <w:rFonts w:ascii="Calibri" w:hAnsi="Calibri" w:cs="Calibri"/>
            <w:sz w:val="20"/>
          </w:rPr>
          <w:delText>You</w:delText>
        </w:r>
      </w:del>
      <w:ins w:id="236" w:author="김현주 (Hyunjoo Kim)" w:date="2025-05-16T16:32:00Z">
        <w:r w:rsidR="00581067">
          <w:rPr>
            <w:rFonts w:ascii="Calibri" w:hAnsi="Calibri" w:cs="Calibri"/>
            <w:sz w:val="20"/>
          </w:rPr>
          <w:t>Receiver</w:t>
        </w:r>
      </w:ins>
      <w:r w:rsidRPr="00DB7071">
        <w:rPr>
          <w:rFonts w:ascii="Calibri" w:hAnsi="Calibri" w:cs="Calibri"/>
          <w:sz w:val="20"/>
        </w:rPr>
        <w:t xml:space="preserve"> hereby agree, that Confidential Information has significant commercial value that would be diminished by unauthorized disclosure.  Accordingly, the commitments of confidentiality in this</w:t>
      </w:r>
      <w:r>
        <w:rPr>
          <w:rFonts w:ascii="Calibri" w:hAnsi="Calibri" w:cs="Calibri"/>
          <w:sz w:val="20"/>
        </w:rPr>
        <w:t xml:space="preserve"> Declaration</w:t>
      </w:r>
      <w:r w:rsidRPr="00DB7071">
        <w:rPr>
          <w:rFonts w:ascii="Calibri" w:hAnsi="Calibri" w:cs="Calibri"/>
          <w:sz w:val="20"/>
        </w:rPr>
        <w:t xml:space="preserve"> have been and are a condition to </w:t>
      </w:r>
      <w:del w:id="237" w:author="김현주 (Hyunjoo Kim)" w:date="2025-05-16T16:26:00Z">
        <w:r w:rsidDel="00C44C55">
          <w:rPr>
            <w:rFonts w:ascii="Calibri" w:hAnsi="Calibri" w:cs="Calibri"/>
            <w:sz w:val="20"/>
          </w:rPr>
          <w:delText>Ahrend</w:delText>
        </w:r>
      </w:del>
      <w:ins w:id="238" w:author="김현주 (Hyunjoo Kim)" w:date="2025-05-16T16:26:00Z">
        <w:r w:rsidR="00C44C55">
          <w:rPr>
            <w:rFonts w:ascii="Calibri" w:hAnsi="Calibri" w:cs="Calibri"/>
            <w:sz w:val="20"/>
          </w:rPr>
          <w:t>Provider</w:t>
        </w:r>
      </w:ins>
      <w:r>
        <w:rPr>
          <w:rFonts w:ascii="Calibri" w:hAnsi="Calibri" w:cs="Calibri"/>
          <w:sz w:val="20"/>
        </w:rPr>
        <w:t>’s</w:t>
      </w:r>
      <w:r w:rsidRPr="00DB7071">
        <w:rPr>
          <w:rFonts w:ascii="Calibri" w:hAnsi="Calibri" w:cs="Calibri"/>
          <w:sz w:val="20"/>
        </w:rPr>
        <w:t xml:space="preserve"> willingness to engage the </w:t>
      </w:r>
      <w:del w:id="239" w:author="김현주 (Hyunjoo Kim)" w:date="2025-05-16T16:32:00Z">
        <w:r w:rsidDel="00581067">
          <w:rPr>
            <w:rFonts w:ascii="Calibri" w:hAnsi="Calibri" w:cs="Calibri"/>
            <w:sz w:val="20"/>
          </w:rPr>
          <w:delText>You</w:delText>
        </w:r>
      </w:del>
      <w:ins w:id="240" w:author="김현주 (Hyunjoo Kim)" w:date="2025-05-16T16:32:00Z">
        <w:r w:rsidR="00581067">
          <w:rPr>
            <w:rFonts w:ascii="Calibri" w:hAnsi="Calibri" w:cs="Calibri"/>
            <w:sz w:val="20"/>
          </w:rPr>
          <w:t>Receiver</w:t>
        </w:r>
      </w:ins>
      <w:r w:rsidRPr="00DB7071">
        <w:rPr>
          <w:rFonts w:ascii="Calibri" w:hAnsi="Calibri" w:cs="Calibri"/>
          <w:sz w:val="20"/>
        </w:rPr>
        <w:t xml:space="preserve"> to </w:t>
      </w:r>
      <w:r w:rsidRPr="00DB7071">
        <w:rPr>
          <w:rFonts w:ascii="Calibri" w:hAnsi="Calibri" w:cs="Calibri" w:hint="eastAsia"/>
          <w:sz w:val="20"/>
        </w:rPr>
        <w:t xml:space="preserve">the </w:t>
      </w:r>
      <w:r w:rsidR="00D65833">
        <w:rPr>
          <w:rFonts w:ascii="Calibri" w:hAnsi="Calibri" w:cs="Calibri"/>
          <w:sz w:val="20"/>
        </w:rPr>
        <w:t>Project</w:t>
      </w:r>
      <w:r w:rsidRPr="00DB7071">
        <w:rPr>
          <w:rFonts w:ascii="Calibri" w:hAnsi="Calibri" w:cs="Calibri"/>
          <w:sz w:val="20"/>
        </w:rPr>
        <w:t xml:space="preserve">. </w:t>
      </w:r>
      <w:del w:id="241" w:author="김현주 (Hyunjoo Kim)" w:date="2025-05-16T16:32:00Z">
        <w:r w:rsidDel="00581067">
          <w:rPr>
            <w:rFonts w:ascii="Calibri" w:hAnsi="Calibri" w:cs="Calibri"/>
            <w:sz w:val="20"/>
          </w:rPr>
          <w:delText>You</w:delText>
        </w:r>
      </w:del>
      <w:ins w:id="242" w:author="김현주 (Hyunjoo Kim)" w:date="2025-05-16T16:32:00Z">
        <w:r w:rsidR="00581067">
          <w:rPr>
            <w:rFonts w:ascii="Calibri" w:hAnsi="Calibri" w:cs="Calibri"/>
            <w:sz w:val="20"/>
          </w:rPr>
          <w:t>Receiver</w:t>
        </w:r>
      </w:ins>
      <w:r w:rsidRPr="00DB7071">
        <w:rPr>
          <w:rFonts w:ascii="Calibri" w:hAnsi="Calibri" w:cs="Calibri"/>
          <w:sz w:val="20"/>
        </w:rPr>
        <w:t xml:space="preserve"> agree that </w:t>
      </w:r>
      <w:del w:id="243" w:author="김현주 (Hyunjoo Kim)" w:date="2025-05-16T16:32:00Z">
        <w:r w:rsidDel="00581067">
          <w:rPr>
            <w:rFonts w:ascii="Calibri" w:hAnsi="Calibri" w:cs="Calibri"/>
            <w:sz w:val="20"/>
          </w:rPr>
          <w:delText>You</w:delText>
        </w:r>
      </w:del>
      <w:ins w:id="244" w:author="김현주 (Hyunjoo Kim)" w:date="2025-05-16T16:32:00Z">
        <w:r w:rsidR="00581067">
          <w:rPr>
            <w:rFonts w:ascii="Calibri" w:hAnsi="Calibri" w:cs="Calibri"/>
            <w:sz w:val="20"/>
          </w:rPr>
          <w:t>Receiver</w:t>
        </w:r>
      </w:ins>
      <w:r w:rsidRPr="00DB7071">
        <w:rPr>
          <w:rFonts w:ascii="Calibri" w:hAnsi="Calibri" w:cs="Calibri"/>
          <w:sz w:val="20"/>
        </w:rPr>
        <w:t xml:space="preserve"> shall not use any advantages derivable from Confidential Information in </w:t>
      </w:r>
      <w:del w:id="245" w:author="김현주 (Hyunjoo Kim)" w:date="2025-05-16T16:32:00Z">
        <w:r w:rsidDel="00581067">
          <w:rPr>
            <w:rFonts w:ascii="Calibri" w:hAnsi="Calibri" w:cs="Calibri"/>
            <w:sz w:val="20"/>
          </w:rPr>
          <w:delText>You</w:delText>
        </w:r>
      </w:del>
      <w:ins w:id="246" w:author="김현주 (Hyunjoo Kim)" w:date="2025-05-16T16:32:00Z">
        <w:r w:rsidR="00581067">
          <w:rPr>
            <w:rFonts w:ascii="Calibri" w:hAnsi="Calibri" w:cs="Calibri"/>
            <w:sz w:val="20"/>
          </w:rPr>
          <w:t>Receiver</w:t>
        </w:r>
      </w:ins>
      <w:del w:id="247" w:author="김현주 (Hyunjoo Kim)" w:date="2025-05-20T11:00:00Z">
        <w:r w:rsidDel="00631617">
          <w:rPr>
            <w:rFonts w:ascii="Calibri" w:hAnsi="Calibri" w:cs="Calibri"/>
            <w:sz w:val="20"/>
          </w:rPr>
          <w:delText>r</w:delText>
        </w:r>
      </w:del>
      <w:r w:rsidRPr="00DB7071">
        <w:rPr>
          <w:rFonts w:ascii="Calibri" w:hAnsi="Calibri" w:cs="Calibri"/>
          <w:sz w:val="20"/>
        </w:rPr>
        <w:t xml:space="preserve"> own business or affairs, and will not use Confidential Information except </w:t>
      </w:r>
      <w:r>
        <w:rPr>
          <w:rFonts w:ascii="Calibri" w:hAnsi="Calibri" w:cs="Calibri"/>
          <w:sz w:val="20"/>
        </w:rPr>
        <w:t>for the Project.</w:t>
      </w:r>
    </w:p>
    <w:bookmarkEnd w:id="179"/>
    <w:p w14:paraId="29B1BB2C" w14:textId="77777777" w:rsidR="00627237" w:rsidRDefault="00627237" w:rsidP="00043EEA">
      <w:pPr>
        <w:pStyle w:val="OutlineLevel3Left"/>
        <w:numPr>
          <w:ilvl w:val="0"/>
          <w:numId w:val="0"/>
        </w:numPr>
        <w:tabs>
          <w:tab w:val="left" w:pos="567"/>
        </w:tabs>
        <w:spacing w:after="0" w:line="300" w:lineRule="atLeast"/>
        <w:rPr>
          <w:rFonts w:ascii="Calibri" w:hAnsi="Calibri" w:cs="Calibri"/>
          <w:spacing w:val="-2"/>
          <w:sz w:val="20"/>
        </w:rPr>
      </w:pPr>
    </w:p>
    <w:p w14:paraId="22665ECD" w14:textId="77777777" w:rsidR="00043EEA" w:rsidRPr="00A13C69" w:rsidRDefault="00043EEA" w:rsidP="00F9732D">
      <w:pPr>
        <w:pStyle w:val="OutlineLevel3Left"/>
        <w:numPr>
          <w:ilvl w:val="0"/>
          <w:numId w:val="0"/>
        </w:numPr>
        <w:tabs>
          <w:tab w:val="left" w:pos="567"/>
          <w:tab w:val="left" w:pos="1134"/>
        </w:tabs>
        <w:spacing w:after="0" w:line="300" w:lineRule="atLeast"/>
        <w:rPr>
          <w:rFonts w:ascii="Calibri" w:hAnsi="Calibri" w:cs="Calibri"/>
          <w:b/>
          <w:bCs/>
          <w:spacing w:val="-2"/>
          <w:sz w:val="20"/>
        </w:rPr>
      </w:pPr>
      <w:r w:rsidRPr="00A13C69">
        <w:rPr>
          <w:rFonts w:ascii="Calibri" w:hAnsi="Calibri" w:cs="Calibri"/>
          <w:b/>
          <w:bCs/>
          <w:spacing w:val="-2"/>
          <w:sz w:val="20"/>
        </w:rPr>
        <w:t xml:space="preserve">Article </w:t>
      </w:r>
      <w:r w:rsidR="009222C8" w:rsidRPr="00A13C69">
        <w:rPr>
          <w:rFonts w:ascii="Calibri" w:hAnsi="Calibri" w:cs="Calibri"/>
          <w:b/>
          <w:bCs/>
          <w:spacing w:val="-2"/>
          <w:sz w:val="20"/>
        </w:rPr>
        <w:t>3</w:t>
      </w:r>
      <w:r w:rsidRPr="00A13C69">
        <w:rPr>
          <w:rFonts w:ascii="Calibri" w:hAnsi="Calibri" w:cs="Calibri"/>
          <w:b/>
          <w:bCs/>
          <w:spacing w:val="-2"/>
          <w:sz w:val="20"/>
        </w:rPr>
        <w:t xml:space="preserve">: </w:t>
      </w:r>
      <w:r w:rsidR="009222C8" w:rsidRPr="00A13C69">
        <w:rPr>
          <w:rFonts w:ascii="Calibri" w:hAnsi="Calibri" w:cs="Calibri"/>
          <w:b/>
          <w:bCs/>
          <w:spacing w:val="-2"/>
          <w:sz w:val="20"/>
        </w:rPr>
        <w:t>Property</w:t>
      </w:r>
    </w:p>
    <w:p w14:paraId="4C4FB3D1" w14:textId="77777777" w:rsidR="00043EEA" w:rsidRPr="00043EEA" w:rsidRDefault="00043EEA" w:rsidP="009C7D39">
      <w:pPr>
        <w:pStyle w:val="af2"/>
        <w:numPr>
          <w:ilvl w:val="0"/>
          <w:numId w:val="50"/>
        </w:numPr>
        <w:tabs>
          <w:tab w:val="left" w:pos="567"/>
        </w:tabs>
        <w:spacing w:line="300" w:lineRule="atLeast"/>
        <w:rPr>
          <w:rFonts w:ascii="Calibri" w:hAnsi="Calibri" w:cs="Calibri"/>
          <w:vanish/>
          <w:spacing w:val="-2"/>
          <w:sz w:val="20"/>
        </w:rPr>
      </w:pPr>
      <w:bookmarkStart w:id="248" w:name="OLE_LINK34"/>
      <w:bookmarkStart w:id="249" w:name="OLE_LINK35"/>
    </w:p>
    <w:p w14:paraId="28B22E7F" w14:textId="062B507C" w:rsidR="00E05901" w:rsidRPr="00DB7071" w:rsidRDefault="009273E2" w:rsidP="00DB7071">
      <w:pPr>
        <w:pStyle w:val="OutlineLevel3Left"/>
        <w:numPr>
          <w:ilvl w:val="1"/>
          <w:numId w:val="50"/>
        </w:numPr>
        <w:tabs>
          <w:tab w:val="left" w:pos="567"/>
        </w:tabs>
        <w:spacing w:after="0" w:line="300" w:lineRule="atLeast"/>
        <w:ind w:left="567" w:hanging="567"/>
        <w:rPr>
          <w:rFonts w:ascii="Calibri" w:hAnsi="Calibri" w:cs="Calibri"/>
          <w:sz w:val="20"/>
        </w:rPr>
      </w:pPr>
      <w:r w:rsidRPr="00DB7071">
        <w:rPr>
          <w:rFonts w:ascii="Calibri" w:hAnsi="Calibri" w:cs="Calibri"/>
          <w:sz w:val="20"/>
        </w:rPr>
        <w:tab/>
      </w:r>
      <w:del w:id="250" w:author="김현주 (Hyunjoo Kim)" w:date="2025-05-16T16:32:00Z">
        <w:r w:rsidR="00DB7071" w:rsidRPr="00DB7071" w:rsidDel="00581067">
          <w:rPr>
            <w:rFonts w:ascii="Calibri" w:hAnsi="Calibri" w:cs="Calibri"/>
            <w:sz w:val="20"/>
          </w:rPr>
          <w:delText>You</w:delText>
        </w:r>
      </w:del>
      <w:ins w:id="251" w:author="김현주 (Hyunjoo Kim)" w:date="2025-05-16T16:32:00Z">
        <w:r w:rsidR="00581067">
          <w:rPr>
            <w:rFonts w:ascii="Calibri" w:hAnsi="Calibri" w:cs="Calibri"/>
            <w:sz w:val="20"/>
          </w:rPr>
          <w:t>Receiver</w:t>
        </w:r>
      </w:ins>
      <w:r w:rsidR="00E05901" w:rsidRPr="00DB7071">
        <w:rPr>
          <w:rFonts w:ascii="Calibri" w:hAnsi="Calibri" w:cs="Calibri"/>
          <w:sz w:val="20"/>
        </w:rPr>
        <w:t xml:space="preserve"> have no right to copy, reproduce, display or in any other way make any use of the </w:t>
      </w:r>
      <w:del w:id="252" w:author="김현주 (Hyunjoo Kim)" w:date="2025-05-16T16:26:00Z">
        <w:r w:rsidR="006B2BFD" w:rsidRPr="00DB7071" w:rsidDel="00C44C55">
          <w:rPr>
            <w:rFonts w:ascii="Calibri" w:hAnsi="Calibri" w:cs="Calibri"/>
            <w:sz w:val="20"/>
          </w:rPr>
          <w:delText>Ahrend</w:delText>
        </w:r>
      </w:del>
      <w:ins w:id="253" w:author="김현주 (Hyunjoo Kim)" w:date="2025-05-16T16:26:00Z">
        <w:r w:rsidR="00C44C55">
          <w:rPr>
            <w:rFonts w:ascii="Calibri" w:hAnsi="Calibri" w:cs="Calibri"/>
            <w:sz w:val="20"/>
          </w:rPr>
          <w:t>Provider</w:t>
        </w:r>
      </w:ins>
      <w:r w:rsidR="006B2BFD" w:rsidRPr="00DB7071">
        <w:rPr>
          <w:rFonts w:ascii="Calibri" w:hAnsi="Calibri" w:cs="Calibri"/>
          <w:sz w:val="20"/>
        </w:rPr>
        <w:t>’s</w:t>
      </w:r>
      <w:r w:rsidR="00E05901" w:rsidRPr="00DB7071">
        <w:rPr>
          <w:rFonts w:ascii="Calibri" w:hAnsi="Calibri" w:cs="Calibri"/>
          <w:sz w:val="20"/>
        </w:rPr>
        <w:t xml:space="preserve"> intellectual property rights (including, without limitation, trade name, designs, copyrights, patents and trademarks) without </w:t>
      </w:r>
      <w:del w:id="254" w:author="김현주 (Hyunjoo Kim)" w:date="2025-05-16T16:26:00Z">
        <w:r w:rsidR="00E05901" w:rsidRPr="00DB7071" w:rsidDel="00C44C55">
          <w:rPr>
            <w:rFonts w:ascii="Calibri" w:hAnsi="Calibri" w:cs="Calibri"/>
            <w:sz w:val="20"/>
          </w:rPr>
          <w:delText>Ahrend</w:delText>
        </w:r>
      </w:del>
      <w:ins w:id="255" w:author="김현주 (Hyunjoo Kim)" w:date="2025-05-16T16:26:00Z">
        <w:r w:rsidR="00C44C55">
          <w:rPr>
            <w:rFonts w:ascii="Calibri" w:hAnsi="Calibri" w:cs="Calibri"/>
            <w:sz w:val="20"/>
          </w:rPr>
          <w:t>Provider</w:t>
        </w:r>
      </w:ins>
      <w:r w:rsidR="00E05901" w:rsidRPr="00DB7071">
        <w:rPr>
          <w:rFonts w:ascii="Calibri" w:hAnsi="Calibri" w:cs="Calibri"/>
          <w:sz w:val="20"/>
        </w:rPr>
        <w:t xml:space="preserve">’s previous written consent after full disclosure. This Declaration does not grant any right, assignment, grant or license to any Party to use these rights. </w:t>
      </w:r>
    </w:p>
    <w:p w14:paraId="40B2BF77" w14:textId="1E1FE8C2" w:rsidR="00DB7071" w:rsidRPr="00DB7071" w:rsidRDefault="00DB7071" w:rsidP="00DB7071">
      <w:pPr>
        <w:pStyle w:val="OutlineLevel3Left"/>
        <w:numPr>
          <w:ilvl w:val="1"/>
          <w:numId w:val="50"/>
        </w:numPr>
        <w:tabs>
          <w:tab w:val="left" w:pos="567"/>
        </w:tabs>
        <w:spacing w:after="0" w:line="300" w:lineRule="atLeast"/>
        <w:ind w:left="567" w:hanging="567"/>
        <w:rPr>
          <w:rFonts w:ascii="Calibri" w:hAnsi="Calibri" w:cs="Calibri"/>
          <w:sz w:val="20"/>
        </w:rPr>
      </w:pPr>
      <w:r w:rsidRPr="00DB7071">
        <w:rPr>
          <w:rFonts w:ascii="Calibri" w:hAnsi="Calibri" w:cs="Calibri"/>
          <w:sz w:val="20"/>
        </w:rPr>
        <w:t xml:space="preserve">Without the authorization of </w:t>
      </w:r>
      <w:del w:id="256" w:author="김현주 (Hyunjoo Kim)" w:date="2025-05-16T16:26:00Z">
        <w:r w:rsidDel="00C44C55">
          <w:rPr>
            <w:rFonts w:ascii="Calibri" w:hAnsi="Calibri" w:cs="Calibri"/>
            <w:sz w:val="20"/>
          </w:rPr>
          <w:delText>Ahrend</w:delText>
        </w:r>
      </w:del>
      <w:ins w:id="257" w:author="김현주 (Hyunjoo Kim)" w:date="2025-05-16T16:26:00Z">
        <w:r w:rsidR="00C44C55">
          <w:rPr>
            <w:rFonts w:ascii="Calibri" w:hAnsi="Calibri" w:cs="Calibri"/>
            <w:sz w:val="20"/>
          </w:rPr>
          <w:t>Provider</w:t>
        </w:r>
      </w:ins>
      <w:r w:rsidRPr="00DB7071">
        <w:rPr>
          <w:rFonts w:ascii="Calibri" w:hAnsi="Calibri" w:cs="Calibri"/>
          <w:sz w:val="20"/>
        </w:rPr>
        <w:t xml:space="preserve">, </w:t>
      </w:r>
      <w:del w:id="258" w:author="김현주 (Hyunjoo Kim)" w:date="2025-05-16T16:32:00Z">
        <w:r w:rsidDel="00581067">
          <w:rPr>
            <w:rFonts w:ascii="Calibri" w:hAnsi="Calibri" w:cs="Calibri"/>
            <w:sz w:val="20"/>
          </w:rPr>
          <w:delText>You</w:delText>
        </w:r>
      </w:del>
      <w:ins w:id="259" w:author="김현주 (Hyunjoo Kim)" w:date="2025-05-16T16:32:00Z">
        <w:r w:rsidR="00581067">
          <w:rPr>
            <w:rFonts w:ascii="Calibri" w:hAnsi="Calibri" w:cs="Calibri"/>
            <w:sz w:val="20"/>
          </w:rPr>
          <w:t>Receiver</w:t>
        </w:r>
      </w:ins>
      <w:r w:rsidRPr="00DB7071">
        <w:rPr>
          <w:rFonts w:ascii="Calibri" w:hAnsi="Calibri" w:cs="Calibri"/>
          <w:sz w:val="20"/>
        </w:rPr>
        <w:t xml:space="preserve"> shall expressly refrain from manufacturing and/or selling (directly or indirectly) </w:t>
      </w:r>
      <w:r w:rsidR="00E857E7">
        <w:rPr>
          <w:rFonts w:ascii="Calibri" w:hAnsi="Calibri" w:cs="Calibri"/>
          <w:sz w:val="20"/>
        </w:rPr>
        <w:t xml:space="preserve">the </w:t>
      </w:r>
      <w:proofErr w:type="spellStart"/>
      <w:r w:rsidR="00E857E7">
        <w:rPr>
          <w:rFonts w:ascii="Calibri" w:hAnsi="Calibri" w:cs="Calibri"/>
          <w:sz w:val="20"/>
        </w:rPr>
        <w:t>Remode</w:t>
      </w:r>
      <w:proofErr w:type="spellEnd"/>
      <w:r w:rsidR="00E857E7">
        <w:rPr>
          <w:rFonts w:ascii="Calibri" w:hAnsi="Calibri" w:cs="Calibri"/>
          <w:sz w:val="20"/>
        </w:rPr>
        <w:t xml:space="preserve"> task </w:t>
      </w:r>
      <w:r w:rsidR="00BD1560">
        <w:rPr>
          <w:rFonts w:ascii="Calibri" w:hAnsi="Calibri" w:cs="Calibri"/>
          <w:sz w:val="20"/>
        </w:rPr>
        <w:t>chair</w:t>
      </w:r>
      <w:r w:rsidR="00E857E7" w:rsidRPr="00DB7071">
        <w:rPr>
          <w:rFonts w:ascii="Calibri" w:hAnsi="Calibri" w:cs="Calibri"/>
          <w:sz w:val="20"/>
        </w:rPr>
        <w:t xml:space="preserve"> </w:t>
      </w:r>
      <w:r w:rsidRPr="00DB7071">
        <w:rPr>
          <w:rFonts w:ascii="Calibri" w:hAnsi="Calibri" w:cs="Calibri"/>
          <w:sz w:val="20"/>
        </w:rPr>
        <w:t xml:space="preserve">or any products substantially similar to </w:t>
      </w:r>
      <w:r w:rsidR="00BD1560">
        <w:rPr>
          <w:rFonts w:ascii="Calibri" w:hAnsi="Calibri" w:cs="Calibri"/>
          <w:sz w:val="20"/>
        </w:rPr>
        <w:t xml:space="preserve">the </w:t>
      </w:r>
      <w:proofErr w:type="spellStart"/>
      <w:r w:rsidR="00BD1560">
        <w:rPr>
          <w:rFonts w:ascii="Calibri" w:hAnsi="Calibri" w:cs="Calibri"/>
          <w:sz w:val="20"/>
        </w:rPr>
        <w:t>Remode</w:t>
      </w:r>
      <w:proofErr w:type="spellEnd"/>
      <w:r w:rsidR="00BD1560">
        <w:rPr>
          <w:rFonts w:ascii="Calibri" w:hAnsi="Calibri" w:cs="Calibri"/>
          <w:sz w:val="20"/>
        </w:rPr>
        <w:t xml:space="preserve"> task chair</w:t>
      </w:r>
      <w:r w:rsidR="00BD1560" w:rsidRPr="00DB7071">
        <w:rPr>
          <w:rFonts w:ascii="Calibri" w:hAnsi="Calibri" w:cs="Calibri"/>
          <w:sz w:val="20"/>
        </w:rPr>
        <w:t xml:space="preserve"> </w:t>
      </w:r>
      <w:r w:rsidRPr="00DB7071">
        <w:rPr>
          <w:rFonts w:ascii="Calibri" w:hAnsi="Calibri" w:cs="Calibri"/>
          <w:sz w:val="20"/>
        </w:rPr>
        <w:t xml:space="preserve">for </w:t>
      </w:r>
      <w:del w:id="260" w:author="김현주 (Hyunjoo Kim)" w:date="2025-05-16T16:32:00Z">
        <w:r w:rsidDel="00581067">
          <w:rPr>
            <w:rFonts w:ascii="Calibri" w:hAnsi="Calibri" w:cs="Calibri"/>
            <w:sz w:val="20"/>
          </w:rPr>
          <w:delText>you</w:delText>
        </w:r>
      </w:del>
      <w:ins w:id="261" w:author="김현주 (Hyunjoo Kim)" w:date="2025-05-16T16:32:00Z">
        <w:r w:rsidR="00581067">
          <w:rPr>
            <w:rFonts w:ascii="Calibri" w:hAnsi="Calibri" w:cs="Calibri"/>
            <w:sz w:val="20"/>
          </w:rPr>
          <w:t>Receiver</w:t>
        </w:r>
      </w:ins>
      <w:del w:id="262" w:author="김현주 (Hyunjoo Kim)" w:date="2025-05-20T11:00:00Z">
        <w:r w:rsidDel="00631617">
          <w:rPr>
            <w:rFonts w:ascii="Calibri" w:hAnsi="Calibri" w:cs="Calibri"/>
            <w:sz w:val="20"/>
          </w:rPr>
          <w:delText>r</w:delText>
        </w:r>
      </w:del>
      <w:r w:rsidRPr="00DB7071">
        <w:rPr>
          <w:rFonts w:ascii="Calibri" w:hAnsi="Calibri" w:cs="Calibri"/>
          <w:sz w:val="20"/>
        </w:rPr>
        <w:t xml:space="preserve"> own use or sale or distribution to any third parties, including, without limitation, to any customers of </w:t>
      </w:r>
      <w:del w:id="263" w:author="김현주 (Hyunjoo Kim)" w:date="2025-05-16T16:26:00Z">
        <w:r w:rsidDel="00C44C55">
          <w:rPr>
            <w:rFonts w:ascii="Calibri" w:hAnsi="Calibri" w:cs="Calibri"/>
            <w:sz w:val="20"/>
          </w:rPr>
          <w:delText>Ahrend</w:delText>
        </w:r>
      </w:del>
      <w:ins w:id="264" w:author="김현주 (Hyunjoo Kim)" w:date="2025-05-16T16:26:00Z">
        <w:r w:rsidR="00C44C55">
          <w:rPr>
            <w:rFonts w:ascii="Calibri" w:hAnsi="Calibri" w:cs="Calibri"/>
            <w:sz w:val="20"/>
          </w:rPr>
          <w:t>Provider</w:t>
        </w:r>
      </w:ins>
      <w:r w:rsidRPr="00DB7071">
        <w:rPr>
          <w:rFonts w:ascii="Calibri" w:hAnsi="Calibri" w:cs="Calibri"/>
          <w:sz w:val="20"/>
        </w:rPr>
        <w:t xml:space="preserve"> or any other distributors, under any circumstances.</w:t>
      </w:r>
    </w:p>
    <w:p w14:paraId="2CECA8C2" w14:textId="77777777" w:rsidR="00E52D5B" w:rsidRDefault="00E52D5B" w:rsidP="00E05901">
      <w:pPr>
        <w:pStyle w:val="OutlineLevel3Left"/>
        <w:numPr>
          <w:ilvl w:val="0"/>
          <w:numId w:val="0"/>
        </w:numPr>
        <w:tabs>
          <w:tab w:val="left" w:pos="567"/>
        </w:tabs>
        <w:spacing w:after="0" w:line="300" w:lineRule="atLeast"/>
        <w:ind w:left="567"/>
        <w:rPr>
          <w:rFonts w:ascii="Arial" w:hAnsi="Arial" w:cs="Arial"/>
          <w:sz w:val="15"/>
          <w:szCs w:val="15"/>
        </w:rPr>
      </w:pPr>
    </w:p>
    <w:p w14:paraId="0E12DEAA" w14:textId="77777777" w:rsidR="009222C8" w:rsidRPr="00043EEA" w:rsidRDefault="009222C8" w:rsidP="009222C8">
      <w:pPr>
        <w:pStyle w:val="OutlineLevel3Left"/>
        <w:numPr>
          <w:ilvl w:val="0"/>
          <w:numId w:val="0"/>
        </w:numPr>
        <w:tabs>
          <w:tab w:val="left" w:pos="567"/>
        </w:tabs>
        <w:spacing w:after="0" w:line="300" w:lineRule="atLeast"/>
        <w:rPr>
          <w:rFonts w:ascii="Calibri" w:hAnsi="Calibri" w:cs="Calibri"/>
          <w:b/>
          <w:bCs/>
          <w:spacing w:val="-2"/>
          <w:sz w:val="20"/>
        </w:rPr>
      </w:pPr>
      <w:r w:rsidRPr="00043EEA">
        <w:rPr>
          <w:rFonts w:ascii="Calibri" w:hAnsi="Calibri" w:cs="Calibri"/>
          <w:b/>
          <w:bCs/>
          <w:spacing w:val="-2"/>
          <w:sz w:val="20"/>
        </w:rPr>
        <w:t xml:space="preserve">Article </w:t>
      </w:r>
      <w:r>
        <w:rPr>
          <w:rFonts w:ascii="Calibri" w:hAnsi="Calibri" w:cs="Calibri"/>
          <w:b/>
          <w:bCs/>
          <w:spacing w:val="-2"/>
          <w:sz w:val="20"/>
        </w:rPr>
        <w:t>4</w:t>
      </w:r>
      <w:r w:rsidRPr="00043EEA">
        <w:rPr>
          <w:rFonts w:ascii="Calibri" w:hAnsi="Calibri" w:cs="Calibri"/>
          <w:b/>
          <w:bCs/>
          <w:spacing w:val="-2"/>
          <w:sz w:val="20"/>
        </w:rPr>
        <w:t xml:space="preserve">: </w:t>
      </w:r>
      <w:r>
        <w:rPr>
          <w:rFonts w:ascii="Calibri" w:hAnsi="Calibri" w:cs="Calibri"/>
          <w:b/>
          <w:bCs/>
          <w:spacing w:val="-2"/>
          <w:sz w:val="20"/>
        </w:rPr>
        <w:t>Liability</w:t>
      </w:r>
    </w:p>
    <w:p w14:paraId="04F4DE7A" w14:textId="77777777" w:rsidR="009222C8" w:rsidRPr="009222C8" w:rsidRDefault="009222C8" w:rsidP="009C7D39">
      <w:pPr>
        <w:pStyle w:val="af2"/>
        <w:numPr>
          <w:ilvl w:val="0"/>
          <w:numId w:val="50"/>
        </w:numPr>
        <w:tabs>
          <w:tab w:val="left" w:pos="567"/>
        </w:tabs>
        <w:spacing w:line="300" w:lineRule="atLeast"/>
        <w:rPr>
          <w:rFonts w:ascii="Calibri" w:hAnsi="Calibri" w:cs="Calibri"/>
          <w:vanish/>
          <w:spacing w:val="-2"/>
          <w:sz w:val="20"/>
        </w:rPr>
      </w:pPr>
    </w:p>
    <w:p w14:paraId="4107A312" w14:textId="7A38F813" w:rsidR="00095D71" w:rsidRPr="009222C8" w:rsidRDefault="00DB7071" w:rsidP="004B5449">
      <w:pPr>
        <w:pStyle w:val="OutlineLevel3Left"/>
        <w:numPr>
          <w:ilvl w:val="0"/>
          <w:numId w:val="0"/>
        </w:numPr>
        <w:tabs>
          <w:tab w:val="left" w:pos="567"/>
        </w:tabs>
        <w:spacing w:after="0" w:line="300" w:lineRule="atLeast"/>
        <w:rPr>
          <w:rFonts w:ascii="Calibri" w:hAnsi="Calibri" w:cs="Calibri"/>
          <w:spacing w:val="-2"/>
          <w:sz w:val="20"/>
        </w:rPr>
      </w:pPr>
      <w:del w:id="265" w:author="김현주 (Hyunjoo Kim)" w:date="2025-05-16T16:32:00Z">
        <w:r w:rsidDel="00581067">
          <w:rPr>
            <w:rFonts w:ascii="Calibri" w:hAnsi="Calibri" w:cs="Calibri"/>
            <w:spacing w:val="-2"/>
            <w:sz w:val="20"/>
          </w:rPr>
          <w:delText>You</w:delText>
        </w:r>
      </w:del>
      <w:ins w:id="266" w:author="김현주 (Hyunjoo Kim)" w:date="2025-05-16T16:32:00Z">
        <w:r w:rsidR="00581067">
          <w:rPr>
            <w:rFonts w:ascii="Calibri" w:hAnsi="Calibri" w:cs="Calibri"/>
            <w:spacing w:val="-2"/>
            <w:sz w:val="20"/>
          </w:rPr>
          <w:t>Receiver</w:t>
        </w:r>
      </w:ins>
      <w:r w:rsidR="00095D71" w:rsidRPr="009222C8">
        <w:rPr>
          <w:rFonts w:ascii="Calibri" w:hAnsi="Calibri" w:cs="Calibri"/>
          <w:spacing w:val="-2"/>
          <w:sz w:val="20"/>
        </w:rPr>
        <w:t xml:space="preserve"> acknowledge and agree that the unauthorized disclosure or use of the Confidential Information by </w:t>
      </w:r>
      <w:del w:id="267" w:author="김현주 (Hyunjoo Kim)" w:date="2025-05-16T16:32:00Z">
        <w:r w:rsidDel="00581067">
          <w:rPr>
            <w:rFonts w:ascii="Calibri" w:hAnsi="Calibri" w:cs="Calibri"/>
            <w:spacing w:val="-2"/>
            <w:sz w:val="20"/>
          </w:rPr>
          <w:delText>You</w:delText>
        </w:r>
      </w:del>
      <w:ins w:id="268" w:author="김현주 (Hyunjoo Kim)" w:date="2025-05-16T16:32:00Z">
        <w:r w:rsidR="00581067">
          <w:rPr>
            <w:rFonts w:ascii="Calibri" w:hAnsi="Calibri" w:cs="Calibri"/>
            <w:spacing w:val="-2"/>
            <w:sz w:val="20"/>
          </w:rPr>
          <w:t>Receiver</w:t>
        </w:r>
      </w:ins>
      <w:r w:rsidR="00095D71" w:rsidRPr="009222C8">
        <w:rPr>
          <w:rFonts w:ascii="Calibri" w:hAnsi="Calibri" w:cs="Calibri"/>
          <w:spacing w:val="-2"/>
          <w:sz w:val="20"/>
        </w:rPr>
        <w:t xml:space="preserve"> is likely to cause irreparable harm to </w:t>
      </w:r>
      <w:del w:id="269" w:author="김현주 (Hyunjoo Kim)" w:date="2025-05-16T16:26:00Z">
        <w:r w:rsidR="00095D71" w:rsidDel="00C44C55">
          <w:rPr>
            <w:rFonts w:ascii="Calibri" w:hAnsi="Calibri" w:cs="Calibri"/>
            <w:spacing w:val="-2"/>
            <w:sz w:val="20"/>
          </w:rPr>
          <w:delText>Ahrend</w:delText>
        </w:r>
      </w:del>
      <w:ins w:id="270" w:author="김현주 (Hyunjoo Kim)" w:date="2025-05-16T16:26:00Z">
        <w:r w:rsidR="00C44C55">
          <w:rPr>
            <w:rFonts w:ascii="Calibri" w:hAnsi="Calibri" w:cs="Calibri"/>
            <w:spacing w:val="-2"/>
            <w:sz w:val="20"/>
          </w:rPr>
          <w:t>Provider</w:t>
        </w:r>
      </w:ins>
      <w:r w:rsidR="00095D71">
        <w:rPr>
          <w:rFonts w:ascii="Calibri" w:hAnsi="Calibri" w:cs="Calibri"/>
          <w:spacing w:val="-2"/>
          <w:sz w:val="20"/>
        </w:rPr>
        <w:t xml:space="preserve"> and the Group</w:t>
      </w:r>
      <w:r w:rsidR="00095D71" w:rsidRPr="009222C8">
        <w:rPr>
          <w:rFonts w:ascii="Calibri" w:hAnsi="Calibri" w:cs="Calibri"/>
          <w:spacing w:val="-2"/>
          <w:sz w:val="20"/>
        </w:rPr>
        <w:t xml:space="preserve"> for which </w:t>
      </w:r>
      <w:del w:id="271" w:author="김현주 (Hyunjoo Kim)" w:date="2025-05-16T16:26:00Z">
        <w:r w:rsidR="00095D71" w:rsidDel="00C44C55">
          <w:rPr>
            <w:rFonts w:ascii="Calibri" w:hAnsi="Calibri" w:cs="Calibri"/>
            <w:spacing w:val="-2"/>
            <w:sz w:val="20"/>
          </w:rPr>
          <w:delText>Ahrend</w:delText>
        </w:r>
      </w:del>
      <w:ins w:id="272" w:author="김현주 (Hyunjoo Kim)" w:date="2025-05-16T16:26:00Z">
        <w:r w:rsidR="00C44C55">
          <w:rPr>
            <w:rFonts w:ascii="Calibri" w:hAnsi="Calibri" w:cs="Calibri"/>
            <w:spacing w:val="-2"/>
            <w:sz w:val="20"/>
          </w:rPr>
          <w:t>Provider</w:t>
        </w:r>
      </w:ins>
      <w:r w:rsidR="00095D71">
        <w:rPr>
          <w:rFonts w:ascii="Calibri" w:hAnsi="Calibri" w:cs="Calibri"/>
          <w:spacing w:val="-2"/>
          <w:sz w:val="20"/>
        </w:rPr>
        <w:t xml:space="preserve"> or the Group</w:t>
      </w:r>
      <w:r w:rsidR="00095D71" w:rsidRPr="009222C8">
        <w:rPr>
          <w:rFonts w:ascii="Calibri" w:hAnsi="Calibri" w:cs="Calibri"/>
          <w:spacing w:val="-2"/>
          <w:sz w:val="20"/>
        </w:rPr>
        <w:t xml:space="preserve"> may have no adequate remedy at law. In the event of any threatened or actual use or disclosure of the Confidential Information in violation of the provisions of this </w:t>
      </w:r>
      <w:r w:rsidR="00095D71">
        <w:rPr>
          <w:rFonts w:ascii="Calibri" w:hAnsi="Calibri" w:cs="Calibri"/>
          <w:spacing w:val="-2"/>
          <w:sz w:val="20"/>
        </w:rPr>
        <w:t>Declaration</w:t>
      </w:r>
      <w:r w:rsidR="00095D71" w:rsidRPr="009222C8">
        <w:rPr>
          <w:rFonts w:ascii="Calibri" w:hAnsi="Calibri" w:cs="Calibri"/>
          <w:spacing w:val="-2"/>
          <w:sz w:val="20"/>
        </w:rPr>
        <w:t xml:space="preserve">, </w:t>
      </w:r>
      <w:del w:id="273" w:author="김현주 (Hyunjoo Kim)" w:date="2025-05-16T16:26:00Z">
        <w:r w:rsidR="00095D71" w:rsidDel="00C44C55">
          <w:rPr>
            <w:rFonts w:ascii="Calibri" w:hAnsi="Calibri" w:cs="Calibri"/>
            <w:spacing w:val="-2"/>
            <w:sz w:val="20"/>
          </w:rPr>
          <w:delText>Ahrend</w:delText>
        </w:r>
      </w:del>
      <w:ins w:id="274" w:author="김현주 (Hyunjoo Kim)" w:date="2025-05-16T16:26:00Z">
        <w:r w:rsidR="00C44C55">
          <w:rPr>
            <w:rFonts w:ascii="Calibri" w:hAnsi="Calibri" w:cs="Calibri"/>
            <w:spacing w:val="-2"/>
            <w:sz w:val="20"/>
          </w:rPr>
          <w:t>Provider</w:t>
        </w:r>
      </w:ins>
      <w:r w:rsidR="00095D71" w:rsidRPr="009222C8">
        <w:rPr>
          <w:rFonts w:ascii="Calibri" w:hAnsi="Calibri" w:cs="Calibri"/>
          <w:spacing w:val="-2"/>
          <w:sz w:val="20"/>
        </w:rPr>
        <w:t xml:space="preserve"> </w:t>
      </w:r>
      <w:r w:rsidR="00095D71">
        <w:rPr>
          <w:rFonts w:ascii="Calibri" w:hAnsi="Calibri" w:cs="Calibri"/>
          <w:spacing w:val="-2"/>
          <w:sz w:val="20"/>
        </w:rPr>
        <w:t xml:space="preserve">and its Affiliates </w:t>
      </w:r>
      <w:r w:rsidR="00095D71" w:rsidRPr="009222C8">
        <w:rPr>
          <w:rFonts w:ascii="Calibri" w:hAnsi="Calibri" w:cs="Calibri"/>
          <w:spacing w:val="-2"/>
          <w:sz w:val="20"/>
        </w:rPr>
        <w:t>shall, without prejudice to any other remedy available hereunder or at law, be entitled to injunctive relief in order to protect its business interests and the confidential nature of the Confidential Information.</w:t>
      </w:r>
    </w:p>
    <w:p w14:paraId="5D07BE95" w14:textId="77777777" w:rsidR="009222C8" w:rsidRDefault="009222C8" w:rsidP="00D754C5">
      <w:pPr>
        <w:tabs>
          <w:tab w:val="left" w:pos="540"/>
        </w:tabs>
        <w:spacing w:line="300" w:lineRule="atLeast"/>
        <w:rPr>
          <w:rFonts w:ascii="Arial" w:hAnsi="Arial" w:cs="Arial"/>
          <w:sz w:val="15"/>
          <w:szCs w:val="15"/>
        </w:rPr>
      </w:pPr>
    </w:p>
    <w:p w14:paraId="0D273A31" w14:textId="77777777" w:rsidR="009222C8" w:rsidRPr="009222C8" w:rsidRDefault="009222C8" w:rsidP="009222C8">
      <w:pPr>
        <w:pStyle w:val="OutlineLevel3Left"/>
        <w:numPr>
          <w:ilvl w:val="0"/>
          <w:numId w:val="0"/>
        </w:numPr>
        <w:tabs>
          <w:tab w:val="left" w:pos="567"/>
        </w:tabs>
        <w:spacing w:after="0" w:line="300" w:lineRule="atLeast"/>
        <w:rPr>
          <w:rFonts w:ascii="Calibri" w:hAnsi="Calibri" w:cs="Calibri"/>
          <w:b/>
          <w:bCs/>
          <w:spacing w:val="-2"/>
          <w:sz w:val="20"/>
        </w:rPr>
      </w:pPr>
      <w:r>
        <w:rPr>
          <w:rFonts w:ascii="Calibri" w:hAnsi="Calibri" w:cs="Calibri"/>
          <w:b/>
          <w:bCs/>
          <w:spacing w:val="-2"/>
          <w:sz w:val="20"/>
        </w:rPr>
        <w:t xml:space="preserve">Article 5: </w:t>
      </w:r>
      <w:r w:rsidRPr="009222C8">
        <w:rPr>
          <w:rFonts w:ascii="Calibri" w:hAnsi="Calibri" w:cs="Calibri"/>
          <w:b/>
          <w:bCs/>
          <w:spacing w:val="-2"/>
          <w:sz w:val="20"/>
        </w:rPr>
        <w:t>Warranty.</w:t>
      </w:r>
    </w:p>
    <w:p w14:paraId="34F01808" w14:textId="77777777" w:rsidR="009222C8" w:rsidRPr="009222C8" w:rsidRDefault="009222C8" w:rsidP="009C7D39">
      <w:pPr>
        <w:pStyle w:val="af2"/>
        <w:numPr>
          <w:ilvl w:val="0"/>
          <w:numId w:val="50"/>
        </w:numPr>
        <w:tabs>
          <w:tab w:val="left" w:pos="567"/>
        </w:tabs>
        <w:spacing w:line="300" w:lineRule="atLeast"/>
        <w:rPr>
          <w:rFonts w:ascii="Calibri" w:hAnsi="Calibri" w:cs="Calibri"/>
          <w:vanish/>
          <w:spacing w:val="-2"/>
          <w:sz w:val="20"/>
        </w:rPr>
      </w:pPr>
    </w:p>
    <w:p w14:paraId="79D6C784" w14:textId="2A238275" w:rsidR="00095D71" w:rsidRDefault="00095D71" w:rsidP="004B5449">
      <w:pPr>
        <w:pStyle w:val="OutlineLevel3Left"/>
        <w:numPr>
          <w:ilvl w:val="0"/>
          <w:numId w:val="0"/>
        </w:numPr>
        <w:tabs>
          <w:tab w:val="left" w:pos="567"/>
        </w:tabs>
        <w:spacing w:after="0" w:line="300" w:lineRule="atLeast"/>
        <w:rPr>
          <w:rFonts w:ascii="Calibri" w:hAnsi="Calibri" w:cs="Calibri"/>
          <w:spacing w:val="-2"/>
          <w:sz w:val="20"/>
        </w:rPr>
      </w:pPr>
      <w:r w:rsidRPr="009222C8">
        <w:rPr>
          <w:rFonts w:ascii="Calibri" w:hAnsi="Calibri" w:cs="Calibri"/>
          <w:spacing w:val="-2"/>
          <w:sz w:val="20"/>
        </w:rPr>
        <w:t xml:space="preserve">All information disclosed by </w:t>
      </w:r>
      <w:del w:id="275" w:author="김현주 (Hyunjoo Kim)" w:date="2025-05-16T16:26:00Z">
        <w:r w:rsidDel="00C44C55">
          <w:rPr>
            <w:rFonts w:ascii="Calibri" w:hAnsi="Calibri" w:cs="Calibri"/>
            <w:spacing w:val="-2"/>
            <w:sz w:val="20"/>
          </w:rPr>
          <w:delText>Ahrend</w:delText>
        </w:r>
      </w:del>
      <w:ins w:id="276" w:author="김현주 (Hyunjoo Kim)" w:date="2025-05-16T16:26:00Z">
        <w:r w:rsidR="00C44C55">
          <w:rPr>
            <w:rFonts w:ascii="Calibri" w:hAnsi="Calibri" w:cs="Calibri"/>
            <w:spacing w:val="-2"/>
            <w:sz w:val="20"/>
          </w:rPr>
          <w:t>Provider</w:t>
        </w:r>
      </w:ins>
      <w:r w:rsidRPr="009222C8">
        <w:rPr>
          <w:rFonts w:ascii="Calibri" w:hAnsi="Calibri" w:cs="Calibri"/>
          <w:spacing w:val="-2"/>
          <w:sz w:val="20"/>
        </w:rPr>
        <w:t xml:space="preserve"> </w:t>
      </w:r>
      <w:r>
        <w:rPr>
          <w:rFonts w:ascii="Calibri" w:hAnsi="Calibri" w:cs="Calibri"/>
          <w:spacing w:val="-2"/>
          <w:sz w:val="20"/>
        </w:rPr>
        <w:t xml:space="preserve">and its Affiliates </w:t>
      </w:r>
      <w:r w:rsidRPr="009222C8">
        <w:rPr>
          <w:rFonts w:ascii="Calibri" w:hAnsi="Calibri" w:cs="Calibri"/>
          <w:spacing w:val="-2"/>
          <w:sz w:val="20"/>
        </w:rPr>
        <w:t xml:space="preserve">hereunder is provided on an “AS IS” basis, without any warranty whatsoever, express, implied or otherwise, regarding its accuracy, completeness, performance, fitness of the information for a particular purpose, non-infringement of </w:t>
      </w:r>
      <w:proofErr w:type="gramStart"/>
      <w:r w:rsidRPr="009222C8">
        <w:rPr>
          <w:rFonts w:ascii="Calibri" w:hAnsi="Calibri" w:cs="Calibri"/>
          <w:spacing w:val="-2"/>
          <w:sz w:val="20"/>
        </w:rPr>
        <w:t>third party</w:t>
      </w:r>
      <w:proofErr w:type="gramEnd"/>
      <w:r w:rsidRPr="009222C8">
        <w:rPr>
          <w:rFonts w:ascii="Calibri" w:hAnsi="Calibri" w:cs="Calibri"/>
          <w:spacing w:val="-2"/>
          <w:sz w:val="20"/>
        </w:rPr>
        <w:t xml:space="preserve"> rights, or otherwise. </w:t>
      </w:r>
      <w:del w:id="277" w:author="김현주 (Hyunjoo Kim)" w:date="2025-05-16T16:26:00Z">
        <w:r w:rsidDel="00C44C55">
          <w:rPr>
            <w:rFonts w:ascii="Calibri" w:hAnsi="Calibri" w:cs="Calibri"/>
            <w:spacing w:val="-2"/>
            <w:sz w:val="20"/>
          </w:rPr>
          <w:delText>Ahrend</w:delText>
        </w:r>
      </w:del>
      <w:ins w:id="278" w:author="김현주 (Hyunjoo Kim)" w:date="2025-05-16T16:26:00Z">
        <w:r w:rsidR="00C44C55">
          <w:rPr>
            <w:rFonts w:ascii="Calibri" w:hAnsi="Calibri" w:cs="Calibri"/>
            <w:spacing w:val="-2"/>
            <w:sz w:val="20"/>
          </w:rPr>
          <w:t>Provider</w:t>
        </w:r>
      </w:ins>
      <w:r>
        <w:rPr>
          <w:rFonts w:ascii="Calibri" w:hAnsi="Calibri" w:cs="Calibri"/>
          <w:spacing w:val="-2"/>
          <w:sz w:val="20"/>
        </w:rPr>
        <w:t xml:space="preserve"> nor the Group</w:t>
      </w:r>
      <w:r w:rsidRPr="009222C8">
        <w:rPr>
          <w:rFonts w:ascii="Calibri" w:hAnsi="Calibri" w:cs="Calibri"/>
          <w:spacing w:val="-2"/>
          <w:sz w:val="20"/>
        </w:rPr>
        <w:t xml:space="preserve"> shall be liable for any direct, special, incidental, consequential or other damages as may result from the use by </w:t>
      </w:r>
      <w:del w:id="279" w:author="김현주 (Hyunjoo Kim)" w:date="2025-05-16T16:32:00Z">
        <w:r w:rsidR="00DB7071" w:rsidDel="00581067">
          <w:rPr>
            <w:rFonts w:ascii="Calibri" w:hAnsi="Calibri" w:cs="Calibri"/>
            <w:spacing w:val="-2"/>
            <w:sz w:val="20"/>
          </w:rPr>
          <w:delText>You</w:delText>
        </w:r>
      </w:del>
      <w:ins w:id="280" w:author="김현주 (Hyunjoo Kim)" w:date="2025-05-16T16:32:00Z">
        <w:r w:rsidR="00581067">
          <w:rPr>
            <w:rFonts w:ascii="Calibri" w:hAnsi="Calibri" w:cs="Calibri"/>
            <w:spacing w:val="-2"/>
            <w:sz w:val="20"/>
          </w:rPr>
          <w:t>Receiver</w:t>
        </w:r>
      </w:ins>
      <w:r w:rsidRPr="009222C8">
        <w:rPr>
          <w:rFonts w:ascii="Calibri" w:hAnsi="Calibri" w:cs="Calibri"/>
          <w:spacing w:val="-2"/>
          <w:sz w:val="20"/>
        </w:rPr>
        <w:t xml:space="preserve"> or any of </w:t>
      </w:r>
      <w:del w:id="281" w:author="김현주 (Hyunjoo Kim)" w:date="2025-05-16T16:32:00Z">
        <w:r w:rsidR="00DB7071" w:rsidDel="00581067">
          <w:rPr>
            <w:rFonts w:ascii="Calibri" w:hAnsi="Calibri" w:cs="Calibri"/>
            <w:spacing w:val="-2"/>
            <w:sz w:val="20"/>
          </w:rPr>
          <w:delText>You</w:delText>
        </w:r>
      </w:del>
      <w:del w:id="282" w:author="김현주 (Hyunjoo Kim)" w:date="2025-05-20T11:01:00Z">
        <w:r w:rsidDel="007C5301">
          <w:rPr>
            <w:rFonts w:ascii="Calibri" w:hAnsi="Calibri" w:cs="Calibri"/>
            <w:spacing w:val="-2"/>
            <w:sz w:val="20"/>
          </w:rPr>
          <w:delText>r</w:delText>
        </w:r>
      </w:del>
      <w:del w:id="283" w:author="김현주 (Hyunjoo Kim)" w:date="2025-05-20T11:00:00Z">
        <w:r w:rsidRPr="009222C8" w:rsidDel="00631617">
          <w:rPr>
            <w:rFonts w:ascii="Calibri" w:hAnsi="Calibri" w:cs="Calibri"/>
            <w:spacing w:val="-2"/>
            <w:sz w:val="20"/>
          </w:rPr>
          <w:delText xml:space="preserve"> </w:delText>
        </w:r>
      </w:del>
      <w:r>
        <w:rPr>
          <w:rFonts w:ascii="Calibri" w:hAnsi="Calibri" w:cs="Calibri"/>
          <w:spacing w:val="-2"/>
          <w:sz w:val="20"/>
        </w:rPr>
        <w:t>affiliates</w:t>
      </w:r>
      <w:r w:rsidRPr="009222C8">
        <w:rPr>
          <w:rFonts w:ascii="Calibri" w:hAnsi="Calibri" w:cs="Calibri"/>
          <w:spacing w:val="-2"/>
          <w:sz w:val="20"/>
        </w:rPr>
        <w:t xml:space="preserve"> of any information disclosed by </w:t>
      </w:r>
      <w:del w:id="284" w:author="김현주 (Hyunjoo Kim)" w:date="2025-05-16T16:26:00Z">
        <w:r w:rsidDel="00C44C55">
          <w:rPr>
            <w:rFonts w:ascii="Calibri" w:hAnsi="Calibri" w:cs="Calibri"/>
            <w:spacing w:val="-2"/>
            <w:sz w:val="20"/>
          </w:rPr>
          <w:delText>Ahrend</w:delText>
        </w:r>
      </w:del>
      <w:ins w:id="285" w:author="김현주 (Hyunjoo Kim)" w:date="2025-05-16T16:26:00Z">
        <w:r w:rsidR="00C44C55">
          <w:rPr>
            <w:rFonts w:ascii="Calibri" w:hAnsi="Calibri" w:cs="Calibri"/>
            <w:spacing w:val="-2"/>
            <w:sz w:val="20"/>
          </w:rPr>
          <w:t>Provider</w:t>
        </w:r>
      </w:ins>
      <w:r>
        <w:rPr>
          <w:rFonts w:ascii="Calibri" w:hAnsi="Calibri" w:cs="Calibri"/>
          <w:spacing w:val="-2"/>
          <w:sz w:val="20"/>
        </w:rPr>
        <w:t xml:space="preserve"> and the Group</w:t>
      </w:r>
      <w:r w:rsidRPr="009222C8">
        <w:rPr>
          <w:rFonts w:ascii="Calibri" w:hAnsi="Calibri" w:cs="Calibri"/>
          <w:spacing w:val="-2"/>
          <w:sz w:val="20"/>
        </w:rPr>
        <w:t>.</w:t>
      </w:r>
    </w:p>
    <w:p w14:paraId="3FB10046" w14:textId="77777777" w:rsidR="00433430" w:rsidRDefault="00433430" w:rsidP="00433430">
      <w:pPr>
        <w:pStyle w:val="OutlineLevel3Left"/>
        <w:numPr>
          <w:ilvl w:val="0"/>
          <w:numId w:val="0"/>
        </w:numPr>
        <w:tabs>
          <w:tab w:val="left" w:pos="567"/>
        </w:tabs>
        <w:spacing w:after="0" w:line="300" w:lineRule="atLeast"/>
        <w:rPr>
          <w:rFonts w:ascii="Calibri" w:hAnsi="Calibri" w:cs="Calibri"/>
          <w:b/>
          <w:bCs/>
          <w:spacing w:val="-2"/>
          <w:sz w:val="20"/>
        </w:rPr>
      </w:pPr>
    </w:p>
    <w:p w14:paraId="046457DF" w14:textId="74F27D61" w:rsidR="004B5449" w:rsidRPr="00433430" w:rsidRDefault="004B5449" w:rsidP="004B5449">
      <w:pPr>
        <w:pStyle w:val="OutlineLevel3Left"/>
        <w:numPr>
          <w:ilvl w:val="0"/>
          <w:numId w:val="0"/>
        </w:numPr>
        <w:tabs>
          <w:tab w:val="left" w:pos="567"/>
        </w:tabs>
        <w:spacing w:after="0" w:line="300" w:lineRule="atLeast"/>
        <w:rPr>
          <w:rFonts w:ascii="Calibri" w:hAnsi="Calibri" w:cs="Calibri"/>
          <w:b/>
          <w:bCs/>
          <w:spacing w:val="-2"/>
          <w:sz w:val="20"/>
        </w:rPr>
      </w:pPr>
      <w:bookmarkStart w:id="286" w:name="_Hlk167373881"/>
      <w:r w:rsidRPr="00316FE6">
        <w:rPr>
          <w:rFonts w:ascii="Calibri" w:hAnsi="Calibri" w:cs="Calibri"/>
          <w:b/>
          <w:bCs/>
          <w:spacing w:val="-2"/>
          <w:sz w:val="20"/>
        </w:rPr>
        <w:t>Article 6: Penalty</w:t>
      </w:r>
      <w:r w:rsidRPr="006B2BFD">
        <w:rPr>
          <w:rFonts w:ascii="Calibri" w:hAnsi="Calibri" w:cs="Calibri"/>
          <w:b/>
          <w:bCs/>
          <w:spacing w:val="-2"/>
          <w:sz w:val="20"/>
        </w:rPr>
        <w:t>.</w:t>
      </w:r>
    </w:p>
    <w:p w14:paraId="188BC2B5" w14:textId="77777777" w:rsidR="004B5449" w:rsidRPr="00433430" w:rsidRDefault="004B5449" w:rsidP="004B5449">
      <w:pPr>
        <w:pStyle w:val="af2"/>
        <w:numPr>
          <w:ilvl w:val="0"/>
          <w:numId w:val="50"/>
        </w:numPr>
        <w:tabs>
          <w:tab w:val="left" w:pos="567"/>
        </w:tabs>
        <w:spacing w:line="300" w:lineRule="atLeast"/>
        <w:rPr>
          <w:rFonts w:ascii="Calibri" w:hAnsi="Calibri" w:cs="Calibri"/>
          <w:vanish/>
          <w:spacing w:val="-2"/>
          <w:sz w:val="20"/>
        </w:rPr>
      </w:pPr>
    </w:p>
    <w:p w14:paraId="44B9522D" w14:textId="61223F2F" w:rsidR="004B5449" w:rsidRPr="00316FE6" w:rsidRDefault="004B5449" w:rsidP="00071CF1">
      <w:pPr>
        <w:pStyle w:val="OutlineLevel3Left"/>
        <w:numPr>
          <w:ilvl w:val="0"/>
          <w:numId w:val="0"/>
        </w:numPr>
        <w:tabs>
          <w:tab w:val="left" w:pos="567"/>
        </w:tabs>
        <w:spacing w:after="0" w:line="300" w:lineRule="atLeast"/>
        <w:rPr>
          <w:rFonts w:ascii="Calibri" w:hAnsi="Calibri" w:cs="Calibri"/>
          <w:spacing w:val="-2"/>
          <w:sz w:val="20"/>
        </w:rPr>
      </w:pPr>
      <w:r w:rsidRPr="00316FE6">
        <w:rPr>
          <w:rFonts w:ascii="Calibri" w:hAnsi="Calibri" w:cs="Calibri"/>
          <w:spacing w:val="-2"/>
          <w:sz w:val="20"/>
        </w:rPr>
        <w:t xml:space="preserve">In the event of any breach by the Receiving Party of any of the obligations referred to in this Agreement, the Receiving Party shall, without notice of default being required, pay to </w:t>
      </w:r>
      <w:del w:id="287" w:author="김현주 (Hyunjoo Kim)" w:date="2025-05-16T16:26:00Z">
        <w:r w:rsidRPr="00316FE6" w:rsidDel="00C44C55">
          <w:rPr>
            <w:rFonts w:ascii="Calibri" w:hAnsi="Calibri" w:cs="Calibri"/>
            <w:spacing w:val="-2"/>
            <w:sz w:val="20"/>
          </w:rPr>
          <w:delText>Ahrend</w:delText>
        </w:r>
      </w:del>
      <w:ins w:id="288" w:author="김현주 (Hyunjoo Kim)" w:date="2025-05-16T16:26:00Z">
        <w:r w:rsidR="00C44C55">
          <w:rPr>
            <w:rFonts w:ascii="Calibri" w:hAnsi="Calibri" w:cs="Calibri"/>
            <w:spacing w:val="-2"/>
            <w:sz w:val="20"/>
          </w:rPr>
          <w:t>Provider</w:t>
        </w:r>
      </w:ins>
      <w:r w:rsidRPr="00316FE6">
        <w:rPr>
          <w:rFonts w:ascii="Calibri" w:hAnsi="Calibri" w:cs="Calibri"/>
          <w:spacing w:val="-2"/>
          <w:sz w:val="20"/>
        </w:rPr>
        <w:t xml:space="preserve"> for each such breach, a penalty equal to an amount of </w:t>
      </w:r>
      <w:r w:rsidR="006B2BFD" w:rsidRPr="00316FE6">
        <w:rPr>
          <w:rFonts w:ascii="Calibri" w:hAnsi="Calibri" w:cs="Calibri"/>
          <w:spacing w:val="-2"/>
          <w:sz w:val="20"/>
        </w:rPr>
        <w:t>RMB</w:t>
      </w:r>
      <w:r w:rsidRPr="00316FE6">
        <w:rPr>
          <w:rFonts w:ascii="Calibri" w:hAnsi="Calibri" w:cs="Calibri"/>
          <w:spacing w:val="-2"/>
          <w:sz w:val="20"/>
        </w:rPr>
        <w:t xml:space="preserve"> </w:t>
      </w:r>
      <w:r w:rsidR="00DB487B">
        <w:rPr>
          <w:rFonts w:ascii="Calibri" w:hAnsi="Calibri" w:cs="Calibri"/>
          <w:spacing w:val="-2"/>
          <w:sz w:val="20"/>
        </w:rPr>
        <w:t>200</w:t>
      </w:r>
      <w:r w:rsidR="006B2BFD" w:rsidRPr="00316FE6">
        <w:rPr>
          <w:rFonts w:ascii="Calibri" w:hAnsi="Calibri" w:cs="Calibri"/>
          <w:spacing w:val="-2"/>
          <w:sz w:val="20"/>
        </w:rPr>
        <w:t>,</w:t>
      </w:r>
      <w:r w:rsidRPr="00316FE6">
        <w:rPr>
          <w:rFonts w:ascii="Calibri" w:hAnsi="Calibri" w:cs="Calibri"/>
          <w:spacing w:val="-2"/>
          <w:sz w:val="20"/>
        </w:rPr>
        <w:t xml:space="preserve">000 plus a penalty of </w:t>
      </w:r>
      <w:r w:rsidR="006B2BFD" w:rsidRPr="00316FE6">
        <w:rPr>
          <w:rFonts w:ascii="Calibri" w:hAnsi="Calibri" w:cs="Calibri"/>
          <w:spacing w:val="-2"/>
          <w:sz w:val="20"/>
        </w:rPr>
        <w:t>RMB</w:t>
      </w:r>
      <w:r w:rsidRPr="00316FE6">
        <w:rPr>
          <w:rFonts w:ascii="Calibri" w:hAnsi="Calibri" w:cs="Calibri"/>
          <w:spacing w:val="-2"/>
          <w:sz w:val="20"/>
        </w:rPr>
        <w:t xml:space="preserve"> </w:t>
      </w:r>
      <w:r w:rsidR="00DB487B">
        <w:rPr>
          <w:rFonts w:ascii="Calibri" w:hAnsi="Calibri" w:cs="Calibri"/>
          <w:spacing w:val="-2"/>
          <w:sz w:val="20"/>
        </w:rPr>
        <w:t>4</w:t>
      </w:r>
      <w:r w:rsidR="00DB487B" w:rsidRPr="00316FE6">
        <w:rPr>
          <w:rFonts w:ascii="Calibri" w:hAnsi="Calibri" w:cs="Calibri"/>
          <w:spacing w:val="-2"/>
          <w:sz w:val="20"/>
        </w:rPr>
        <w:t xml:space="preserve">000 </w:t>
      </w:r>
      <w:r w:rsidRPr="00316FE6">
        <w:rPr>
          <w:rFonts w:ascii="Calibri" w:hAnsi="Calibri" w:cs="Calibri"/>
          <w:spacing w:val="-2"/>
          <w:sz w:val="20"/>
        </w:rPr>
        <w:t xml:space="preserve">for each day such breach occurs and continues. The penalty per day applies to each day from the day the violation commences until the day the violation ends. The penalty accrues to </w:t>
      </w:r>
      <w:del w:id="289" w:author="김현주 (Hyunjoo Kim)" w:date="2025-05-16T16:26:00Z">
        <w:r w:rsidRPr="00316FE6" w:rsidDel="00C44C55">
          <w:rPr>
            <w:rFonts w:ascii="Calibri" w:hAnsi="Calibri" w:cs="Calibri"/>
            <w:spacing w:val="-2"/>
            <w:sz w:val="20"/>
          </w:rPr>
          <w:delText>Ahrend</w:delText>
        </w:r>
      </w:del>
      <w:ins w:id="290" w:author="김현주 (Hyunjoo Kim)" w:date="2025-05-16T16:26:00Z">
        <w:r w:rsidR="00C44C55">
          <w:rPr>
            <w:rFonts w:ascii="Calibri" w:hAnsi="Calibri" w:cs="Calibri"/>
            <w:spacing w:val="-2"/>
            <w:sz w:val="20"/>
          </w:rPr>
          <w:t>Provider</w:t>
        </w:r>
      </w:ins>
      <w:r w:rsidRPr="00316FE6">
        <w:rPr>
          <w:rFonts w:ascii="Calibri" w:hAnsi="Calibri" w:cs="Calibri"/>
          <w:spacing w:val="-2"/>
          <w:sz w:val="20"/>
        </w:rPr>
        <w:t xml:space="preserve"> without prejudice to its other rights under the law, including a right to compensation insofar as the damage due to the breach exceeds the amount of the penalty.</w:t>
      </w:r>
      <w:r w:rsidR="00071CF1" w:rsidRPr="009D0133">
        <w:rPr>
          <w:rFonts w:ascii="Calibri" w:hAnsi="Calibri" w:cs="Calibri"/>
          <w:spacing w:val="-2"/>
          <w:sz w:val="20"/>
        </w:rPr>
        <w:t xml:space="preserve"> This penalty shall serve as a minimum compensation and shall be deducted from any actual damages claimed by</w:t>
      </w:r>
      <w:r w:rsidR="00071CF1">
        <w:rPr>
          <w:rFonts w:ascii="Calibri" w:hAnsi="Calibri" w:cs="Calibri"/>
          <w:spacing w:val="-2"/>
          <w:sz w:val="20"/>
        </w:rPr>
        <w:t xml:space="preserve"> </w:t>
      </w:r>
      <w:del w:id="291" w:author="김현주 (Hyunjoo Kim)" w:date="2025-05-16T16:26:00Z">
        <w:r w:rsidR="00071CF1" w:rsidDel="00C44C55">
          <w:rPr>
            <w:rFonts w:ascii="Calibri" w:hAnsi="Calibri" w:cs="Calibri"/>
            <w:spacing w:val="-2"/>
            <w:sz w:val="20"/>
          </w:rPr>
          <w:delText>Ahrend</w:delText>
        </w:r>
      </w:del>
      <w:ins w:id="292" w:author="김현주 (Hyunjoo Kim)" w:date="2025-05-16T16:26:00Z">
        <w:r w:rsidR="00C44C55">
          <w:rPr>
            <w:rFonts w:ascii="Calibri" w:hAnsi="Calibri" w:cs="Calibri"/>
            <w:spacing w:val="-2"/>
            <w:sz w:val="20"/>
          </w:rPr>
          <w:t>Provider</w:t>
        </w:r>
      </w:ins>
      <w:r w:rsidR="00071CF1" w:rsidRPr="009D0133">
        <w:rPr>
          <w:rFonts w:ascii="Calibri" w:hAnsi="Calibri" w:cs="Calibri"/>
          <w:spacing w:val="-2"/>
          <w:sz w:val="20"/>
        </w:rPr>
        <w:t>. </w:t>
      </w:r>
      <w:del w:id="293" w:author="김현주 (Hyunjoo Kim)" w:date="2025-05-16T16:26:00Z">
        <w:r w:rsidR="00071CF1" w:rsidDel="00C44C55">
          <w:rPr>
            <w:rFonts w:ascii="Calibri" w:hAnsi="Calibri" w:cs="Calibri"/>
            <w:spacing w:val="-2"/>
            <w:sz w:val="20"/>
          </w:rPr>
          <w:delText>Ahrend</w:delText>
        </w:r>
      </w:del>
      <w:ins w:id="294" w:author="김현주 (Hyunjoo Kim)" w:date="2025-05-16T16:26:00Z">
        <w:r w:rsidR="00C44C55">
          <w:rPr>
            <w:rFonts w:ascii="Calibri" w:hAnsi="Calibri" w:cs="Calibri"/>
            <w:spacing w:val="-2"/>
            <w:sz w:val="20"/>
          </w:rPr>
          <w:t>Provider</w:t>
        </w:r>
      </w:ins>
      <w:r w:rsidR="00071CF1">
        <w:rPr>
          <w:rFonts w:ascii="Calibri" w:hAnsi="Calibri" w:cs="Calibri"/>
          <w:spacing w:val="-2"/>
          <w:sz w:val="20"/>
        </w:rPr>
        <w:t xml:space="preserve"> </w:t>
      </w:r>
      <w:del w:id="295" w:author="김현주 (Hyunjoo Kim)" w:date="2025-05-16T16:31:00Z">
        <w:r w:rsidR="00071CF1" w:rsidRPr="009D0133" w:rsidDel="00C44C55">
          <w:rPr>
            <w:rFonts w:ascii="Calibri" w:hAnsi="Calibri" w:cs="Calibri"/>
            <w:spacing w:val="-2"/>
            <w:sz w:val="20"/>
          </w:rPr>
          <w:delText xml:space="preserve">party </w:delText>
        </w:r>
      </w:del>
      <w:r w:rsidR="00071CF1" w:rsidRPr="009D0133">
        <w:rPr>
          <w:rFonts w:ascii="Calibri" w:hAnsi="Calibri" w:cs="Calibri"/>
          <w:spacing w:val="-2"/>
          <w:sz w:val="20"/>
        </w:rPr>
        <w:t xml:space="preserve">retains the right to claim additional damages if the actual loss exceeds the penalty amount. The payment of the penalty does not release the </w:t>
      </w:r>
      <w:r w:rsidR="00071CF1">
        <w:rPr>
          <w:rFonts w:ascii="Calibri" w:hAnsi="Calibri" w:cs="Calibri"/>
          <w:spacing w:val="-2"/>
          <w:sz w:val="20"/>
        </w:rPr>
        <w:t>Receiving P</w:t>
      </w:r>
      <w:r w:rsidR="00071CF1" w:rsidRPr="009D0133">
        <w:rPr>
          <w:rFonts w:ascii="Calibri" w:hAnsi="Calibri" w:cs="Calibri"/>
          <w:spacing w:val="-2"/>
          <w:sz w:val="20"/>
        </w:rPr>
        <w:t>arty from their ongoing confidentiality obligations under this Agreement</w:t>
      </w:r>
      <w:r w:rsidR="00071CF1">
        <w:rPr>
          <w:rFonts w:ascii="Calibri" w:hAnsi="Calibri" w:cs="Calibri"/>
          <w:spacing w:val="-2"/>
          <w:sz w:val="20"/>
        </w:rPr>
        <w:t>.</w:t>
      </w:r>
      <w:r w:rsidR="00071CF1" w:rsidRPr="009D0133">
        <w:rPr>
          <w:rFonts w:ascii="Calibri" w:hAnsi="Calibri" w:cs="Calibri"/>
          <w:spacing w:val="-2"/>
          <w:sz w:val="20"/>
        </w:rPr>
        <w:t xml:space="preserve"> The </w:t>
      </w:r>
      <w:r w:rsidR="00071CF1">
        <w:rPr>
          <w:rFonts w:ascii="Calibri" w:hAnsi="Calibri" w:cs="Calibri"/>
          <w:spacing w:val="-2"/>
          <w:sz w:val="20"/>
        </w:rPr>
        <w:t>Receiving Party agrees</w:t>
      </w:r>
      <w:r w:rsidR="00071CF1" w:rsidRPr="009D0133">
        <w:rPr>
          <w:rFonts w:ascii="Calibri" w:hAnsi="Calibri" w:cs="Calibri"/>
          <w:spacing w:val="-2"/>
          <w:sz w:val="20"/>
        </w:rPr>
        <w:t xml:space="preserve"> that this penalty is a reasonable pre-estimate of the minimum damage that would be suffered in the event of a breach and is not intended as a punishment</w:t>
      </w:r>
      <w:r w:rsidR="00071CF1">
        <w:rPr>
          <w:rFonts w:ascii="Calibri" w:hAnsi="Calibri" w:cs="Calibri"/>
          <w:spacing w:val="-2"/>
          <w:sz w:val="20"/>
        </w:rPr>
        <w:t>.</w:t>
      </w:r>
    </w:p>
    <w:bookmarkEnd w:id="286"/>
    <w:p w14:paraId="14925993" w14:textId="77777777" w:rsidR="009222C8" w:rsidRPr="004B5449" w:rsidRDefault="009222C8" w:rsidP="00D754C5">
      <w:pPr>
        <w:tabs>
          <w:tab w:val="left" w:pos="540"/>
        </w:tabs>
        <w:spacing w:line="300" w:lineRule="atLeast"/>
        <w:rPr>
          <w:rFonts w:ascii="Arial" w:hAnsi="Arial" w:cs="Arial"/>
          <w:sz w:val="15"/>
          <w:szCs w:val="15"/>
        </w:rPr>
      </w:pPr>
    </w:p>
    <w:bookmarkEnd w:id="248"/>
    <w:bookmarkEnd w:id="249"/>
    <w:p w14:paraId="4D830BFB" w14:textId="1A319BDA" w:rsidR="00E52D5B" w:rsidRPr="00316FE6" w:rsidRDefault="00E52D5B" w:rsidP="00316FE6">
      <w:pPr>
        <w:pStyle w:val="OutlineLevel3Left"/>
        <w:numPr>
          <w:ilvl w:val="0"/>
          <w:numId w:val="0"/>
        </w:numPr>
        <w:tabs>
          <w:tab w:val="left" w:pos="567"/>
        </w:tabs>
        <w:spacing w:after="0" w:line="300" w:lineRule="atLeast"/>
        <w:rPr>
          <w:rFonts w:ascii="Calibri" w:hAnsi="Calibri" w:cs="Calibri"/>
          <w:b/>
          <w:bCs/>
          <w:spacing w:val="-2"/>
          <w:sz w:val="20"/>
        </w:rPr>
      </w:pPr>
      <w:r w:rsidRPr="00316FE6">
        <w:rPr>
          <w:rFonts w:ascii="Calibri" w:hAnsi="Calibri" w:cs="Calibri"/>
          <w:b/>
          <w:bCs/>
          <w:spacing w:val="-2"/>
          <w:sz w:val="20"/>
        </w:rPr>
        <w:t xml:space="preserve">Article </w:t>
      </w:r>
      <w:r w:rsidR="0005092A" w:rsidRPr="00316FE6">
        <w:rPr>
          <w:rFonts w:ascii="Calibri" w:hAnsi="Calibri" w:cs="Calibri"/>
          <w:b/>
          <w:bCs/>
          <w:spacing w:val="-2"/>
          <w:sz w:val="20"/>
        </w:rPr>
        <w:t>7</w:t>
      </w:r>
      <w:r w:rsidRPr="00316FE6">
        <w:rPr>
          <w:rFonts w:ascii="Calibri" w:hAnsi="Calibri" w:cs="Calibri"/>
          <w:b/>
          <w:bCs/>
          <w:spacing w:val="-2"/>
          <w:sz w:val="20"/>
        </w:rPr>
        <w:t>: Miscellaneous</w:t>
      </w:r>
    </w:p>
    <w:p w14:paraId="376F8323" w14:textId="77777777" w:rsidR="00C40DE0" w:rsidRPr="00C40DE0" w:rsidRDefault="00C40DE0" w:rsidP="009C7D39">
      <w:pPr>
        <w:pStyle w:val="af2"/>
        <w:numPr>
          <w:ilvl w:val="0"/>
          <w:numId w:val="50"/>
        </w:numPr>
        <w:tabs>
          <w:tab w:val="left" w:pos="567"/>
        </w:tabs>
        <w:spacing w:line="300" w:lineRule="atLeast"/>
        <w:rPr>
          <w:rFonts w:ascii="Calibri" w:hAnsi="Calibri" w:cs="Calibri"/>
          <w:vanish/>
          <w:spacing w:val="-2"/>
          <w:sz w:val="20"/>
        </w:rPr>
      </w:pPr>
    </w:p>
    <w:p w14:paraId="4C069F38" w14:textId="715A8070" w:rsidR="00E52D5B" w:rsidRPr="003901F5" w:rsidRDefault="00E52D5B" w:rsidP="009C7D39">
      <w:pPr>
        <w:pStyle w:val="OutlineLevel3Left"/>
        <w:numPr>
          <w:ilvl w:val="1"/>
          <w:numId w:val="50"/>
        </w:numPr>
        <w:tabs>
          <w:tab w:val="left" w:pos="567"/>
        </w:tabs>
        <w:spacing w:after="0" w:line="300" w:lineRule="atLeast"/>
        <w:ind w:left="567" w:hanging="567"/>
        <w:rPr>
          <w:rFonts w:ascii="Calibri" w:hAnsi="Calibri" w:cs="Calibri"/>
          <w:spacing w:val="-2"/>
          <w:sz w:val="20"/>
        </w:rPr>
      </w:pPr>
      <w:r w:rsidRPr="003901F5">
        <w:rPr>
          <w:rFonts w:ascii="Calibri" w:hAnsi="Calibri" w:cs="Calibri"/>
          <w:spacing w:val="-2"/>
          <w:sz w:val="20"/>
        </w:rPr>
        <w:tab/>
      </w:r>
      <w:r w:rsidR="00C40DE0" w:rsidRPr="003901F5">
        <w:rPr>
          <w:rFonts w:ascii="Calibri" w:hAnsi="Calibri" w:cs="Calibri"/>
          <w:b/>
          <w:bCs/>
          <w:spacing w:val="-2"/>
          <w:sz w:val="20"/>
        </w:rPr>
        <w:t>Survival of Termination</w:t>
      </w:r>
      <w:r w:rsidR="00C40DE0" w:rsidRPr="003901F5">
        <w:rPr>
          <w:rFonts w:ascii="Calibri" w:hAnsi="Calibri" w:cs="Calibri"/>
          <w:spacing w:val="-2"/>
          <w:sz w:val="20"/>
        </w:rPr>
        <w:t xml:space="preserve"> </w:t>
      </w:r>
      <w:del w:id="296" w:author="김현주 (Hyunjoo Kim)" w:date="2025-05-16T16:32:00Z">
        <w:r w:rsidR="00DB7071" w:rsidDel="00581067">
          <w:rPr>
            <w:rFonts w:ascii="Calibri" w:hAnsi="Calibri" w:cs="Calibri"/>
            <w:spacing w:val="-2"/>
            <w:sz w:val="20"/>
          </w:rPr>
          <w:delText>You</w:delText>
        </w:r>
      </w:del>
      <w:ins w:id="297" w:author="김현주 (Hyunjoo Kim)" w:date="2025-05-16T16:32:00Z">
        <w:r w:rsidR="00581067">
          <w:rPr>
            <w:rFonts w:ascii="Calibri" w:hAnsi="Calibri" w:cs="Calibri"/>
            <w:spacing w:val="-2"/>
            <w:sz w:val="20"/>
          </w:rPr>
          <w:t>Receiver</w:t>
        </w:r>
      </w:ins>
      <w:del w:id="298" w:author="김현주 (Hyunjoo Kim)" w:date="2025-05-20T11:00:00Z">
        <w:r w:rsidR="00E05901" w:rsidRPr="003901F5" w:rsidDel="00631617">
          <w:rPr>
            <w:rFonts w:ascii="Calibri" w:hAnsi="Calibri" w:cs="Calibri"/>
            <w:spacing w:val="-2"/>
            <w:sz w:val="20"/>
          </w:rPr>
          <w:delText>r</w:delText>
        </w:r>
      </w:del>
      <w:r w:rsidR="00E05901" w:rsidRPr="003901F5">
        <w:rPr>
          <w:rFonts w:ascii="Calibri" w:hAnsi="Calibri" w:cs="Calibri"/>
          <w:spacing w:val="-2"/>
          <w:sz w:val="20"/>
        </w:rPr>
        <w:t xml:space="preserve"> obligations</w:t>
      </w:r>
      <w:r w:rsidR="00C40DE0" w:rsidRPr="003901F5">
        <w:rPr>
          <w:rFonts w:ascii="Calibri" w:hAnsi="Calibri" w:cs="Calibri"/>
          <w:spacing w:val="-2"/>
          <w:sz w:val="20"/>
        </w:rPr>
        <w:t xml:space="preserve"> under this </w:t>
      </w:r>
      <w:r w:rsidR="00FC060B" w:rsidRPr="003901F5">
        <w:rPr>
          <w:rFonts w:ascii="Calibri" w:hAnsi="Calibri" w:cs="Calibri"/>
          <w:spacing w:val="-2"/>
          <w:sz w:val="20"/>
        </w:rPr>
        <w:t>Declaration</w:t>
      </w:r>
      <w:r w:rsidR="00C40DE0" w:rsidRPr="003901F5">
        <w:rPr>
          <w:rFonts w:ascii="Calibri" w:hAnsi="Calibri" w:cs="Calibri"/>
          <w:spacing w:val="-2"/>
          <w:sz w:val="20"/>
        </w:rPr>
        <w:t xml:space="preserve"> </w:t>
      </w:r>
      <w:hyperlink r:id="rId14" w:history="1">
        <w:r w:rsidR="00C40DE0" w:rsidRPr="003901F5">
          <w:rPr>
            <w:rFonts w:ascii="Calibri" w:hAnsi="Calibri" w:cs="Calibri"/>
            <w:spacing w:val="-2"/>
            <w:sz w:val="20"/>
          </w:rPr>
          <w:t>that by</w:t>
        </w:r>
      </w:hyperlink>
      <w:r w:rsidR="00C40DE0" w:rsidRPr="003901F5">
        <w:rPr>
          <w:rFonts w:ascii="Calibri" w:hAnsi="Calibri" w:cs="Calibri"/>
          <w:spacing w:val="-2"/>
          <w:sz w:val="20"/>
        </w:rPr>
        <w:t xml:space="preserve"> their nature would continue beyond expiration, termination or cancellation of this </w:t>
      </w:r>
      <w:r w:rsidR="00FC060B" w:rsidRPr="003901F5">
        <w:rPr>
          <w:rFonts w:ascii="Calibri" w:hAnsi="Calibri" w:cs="Calibri"/>
          <w:spacing w:val="-2"/>
          <w:sz w:val="20"/>
        </w:rPr>
        <w:t>Declaration</w:t>
      </w:r>
      <w:r w:rsidR="00C40DE0" w:rsidRPr="003901F5">
        <w:rPr>
          <w:rFonts w:ascii="Calibri" w:hAnsi="Calibri" w:cs="Calibri"/>
          <w:spacing w:val="-2"/>
          <w:sz w:val="20"/>
        </w:rPr>
        <w:t xml:space="preserve"> (including, without limitation, the obligation of confidentiality, the warranties, ownership and property rights) shall survive any such expiration, termination or cancellation</w:t>
      </w:r>
      <w:r w:rsidRPr="003901F5">
        <w:rPr>
          <w:rFonts w:ascii="Calibri" w:hAnsi="Calibri" w:cs="Calibri"/>
          <w:spacing w:val="-2"/>
          <w:sz w:val="20"/>
        </w:rPr>
        <w:t>.</w:t>
      </w:r>
    </w:p>
    <w:p w14:paraId="35170874" w14:textId="0C1B4AF1" w:rsidR="00E52D5B" w:rsidRPr="00C40DE0" w:rsidRDefault="00C40DE0" w:rsidP="009C7D39">
      <w:pPr>
        <w:pStyle w:val="OutlineLevel3Left"/>
        <w:numPr>
          <w:ilvl w:val="1"/>
          <w:numId w:val="50"/>
        </w:numPr>
        <w:tabs>
          <w:tab w:val="left" w:pos="567"/>
        </w:tabs>
        <w:spacing w:after="0" w:line="300" w:lineRule="atLeast"/>
        <w:ind w:left="567" w:hanging="567"/>
        <w:rPr>
          <w:rFonts w:ascii="Calibri" w:hAnsi="Calibri" w:cs="Calibri"/>
          <w:spacing w:val="-2"/>
          <w:sz w:val="20"/>
        </w:rPr>
      </w:pPr>
      <w:r w:rsidRPr="00C40DE0">
        <w:rPr>
          <w:rFonts w:ascii="Calibri" w:hAnsi="Calibri" w:cs="Calibri"/>
          <w:b/>
          <w:bCs/>
          <w:spacing w:val="-2"/>
          <w:sz w:val="20"/>
        </w:rPr>
        <w:t>Independent contractors</w:t>
      </w:r>
      <w:r>
        <w:rPr>
          <w:rFonts w:ascii="Calibri" w:hAnsi="Calibri" w:cs="Calibri"/>
          <w:spacing w:val="-2"/>
          <w:sz w:val="20"/>
        </w:rPr>
        <w:t xml:space="preserve"> </w:t>
      </w:r>
      <w:del w:id="299" w:author="김현주 (Hyunjoo Kim)" w:date="2025-05-16T16:32:00Z">
        <w:r w:rsidR="00DB7071" w:rsidDel="00581067">
          <w:rPr>
            <w:rFonts w:ascii="Calibri" w:hAnsi="Calibri" w:cs="Calibri"/>
            <w:spacing w:val="-2"/>
            <w:sz w:val="20"/>
          </w:rPr>
          <w:delText>You</w:delText>
        </w:r>
      </w:del>
      <w:ins w:id="300" w:author="김현주 (Hyunjoo Kim)" w:date="2025-05-16T16:32:00Z">
        <w:r w:rsidR="00581067">
          <w:rPr>
            <w:rFonts w:ascii="Calibri" w:hAnsi="Calibri" w:cs="Calibri"/>
            <w:spacing w:val="-2"/>
            <w:sz w:val="20"/>
          </w:rPr>
          <w:t>Receiver</w:t>
        </w:r>
      </w:ins>
      <w:r w:rsidR="00E52D5B" w:rsidRPr="00C40DE0">
        <w:rPr>
          <w:rFonts w:ascii="Calibri" w:hAnsi="Calibri" w:cs="Calibri"/>
          <w:spacing w:val="-2"/>
          <w:sz w:val="20"/>
        </w:rPr>
        <w:t xml:space="preserve"> are and intend to remain </w:t>
      </w:r>
      <w:r w:rsidR="00E05901">
        <w:rPr>
          <w:rFonts w:ascii="Calibri" w:hAnsi="Calibri" w:cs="Calibri"/>
          <w:spacing w:val="-2"/>
          <w:sz w:val="20"/>
        </w:rPr>
        <w:t xml:space="preserve">an </w:t>
      </w:r>
      <w:r w:rsidR="00E52D5B" w:rsidRPr="00C40DE0">
        <w:rPr>
          <w:rFonts w:ascii="Calibri" w:hAnsi="Calibri" w:cs="Calibri"/>
          <w:spacing w:val="-2"/>
          <w:sz w:val="20"/>
        </w:rPr>
        <w:t xml:space="preserve">independent contractor. Nothing in this </w:t>
      </w:r>
      <w:r w:rsidR="00FC060B">
        <w:rPr>
          <w:rFonts w:ascii="Calibri" w:hAnsi="Calibri" w:cs="Calibri"/>
          <w:spacing w:val="-2"/>
          <w:sz w:val="20"/>
        </w:rPr>
        <w:t>Declaration</w:t>
      </w:r>
      <w:r w:rsidR="00E52D5B" w:rsidRPr="00C40DE0">
        <w:rPr>
          <w:rFonts w:ascii="Calibri" w:hAnsi="Calibri" w:cs="Calibri"/>
          <w:spacing w:val="-2"/>
          <w:sz w:val="20"/>
        </w:rPr>
        <w:t xml:space="preserve"> shall be construed as an agency, joint venture or partnership between</w:t>
      </w:r>
      <w:r w:rsidR="00E05901">
        <w:rPr>
          <w:rFonts w:ascii="Calibri" w:hAnsi="Calibri" w:cs="Calibri"/>
          <w:spacing w:val="-2"/>
          <w:sz w:val="20"/>
        </w:rPr>
        <w:t xml:space="preserve"> </w:t>
      </w:r>
      <w:del w:id="301" w:author="김현주 (Hyunjoo Kim)" w:date="2025-05-16T16:32:00Z">
        <w:r w:rsidR="00DB7071" w:rsidDel="00581067">
          <w:rPr>
            <w:rFonts w:ascii="Calibri" w:hAnsi="Calibri" w:cs="Calibri"/>
            <w:spacing w:val="-2"/>
            <w:sz w:val="20"/>
          </w:rPr>
          <w:delText>You</w:delText>
        </w:r>
      </w:del>
      <w:ins w:id="302" w:author="김현주 (Hyunjoo Kim)" w:date="2025-05-16T16:32:00Z">
        <w:r w:rsidR="00581067">
          <w:rPr>
            <w:rFonts w:ascii="Calibri" w:hAnsi="Calibri" w:cs="Calibri"/>
            <w:spacing w:val="-2"/>
            <w:sz w:val="20"/>
          </w:rPr>
          <w:t>Receiver</w:t>
        </w:r>
      </w:ins>
      <w:r w:rsidR="00E05901">
        <w:rPr>
          <w:rFonts w:ascii="Calibri" w:hAnsi="Calibri" w:cs="Calibri"/>
          <w:spacing w:val="-2"/>
          <w:sz w:val="20"/>
        </w:rPr>
        <w:t xml:space="preserve"> and </w:t>
      </w:r>
      <w:del w:id="303" w:author="김현주 (Hyunjoo Kim)" w:date="2025-05-16T16:26:00Z">
        <w:r w:rsidR="00E05901" w:rsidDel="00C44C55">
          <w:rPr>
            <w:rFonts w:ascii="Calibri" w:hAnsi="Calibri" w:cs="Calibri"/>
            <w:spacing w:val="-2"/>
            <w:sz w:val="20"/>
          </w:rPr>
          <w:delText>Ahrend</w:delText>
        </w:r>
      </w:del>
      <w:ins w:id="304" w:author="김현주 (Hyunjoo Kim)" w:date="2025-05-16T16:26:00Z">
        <w:r w:rsidR="00C44C55">
          <w:rPr>
            <w:rFonts w:ascii="Calibri" w:hAnsi="Calibri" w:cs="Calibri"/>
            <w:spacing w:val="-2"/>
            <w:sz w:val="20"/>
          </w:rPr>
          <w:t>Provider</w:t>
        </w:r>
      </w:ins>
      <w:r w:rsidR="00E52D5B" w:rsidRPr="00C40DE0">
        <w:rPr>
          <w:rFonts w:ascii="Calibri" w:hAnsi="Calibri" w:cs="Calibri"/>
          <w:spacing w:val="-2"/>
          <w:sz w:val="20"/>
        </w:rPr>
        <w:t xml:space="preserve">. It is acknowledged and agreed that the disclosure and receipt of the Confidential Information hereunder shall by no means result in any obligation on the part of </w:t>
      </w:r>
      <w:del w:id="305" w:author="김현주 (Hyunjoo Kim)" w:date="2025-05-16T16:32:00Z">
        <w:r w:rsidR="00DB7071" w:rsidDel="00581067">
          <w:rPr>
            <w:rFonts w:ascii="Calibri" w:hAnsi="Calibri" w:cs="Calibri"/>
            <w:spacing w:val="-2"/>
            <w:sz w:val="20"/>
          </w:rPr>
          <w:delText>You</w:delText>
        </w:r>
      </w:del>
      <w:ins w:id="306" w:author="김현주 (Hyunjoo Kim)" w:date="2025-05-16T16:32:00Z">
        <w:r w:rsidR="00581067">
          <w:rPr>
            <w:rFonts w:ascii="Calibri" w:hAnsi="Calibri" w:cs="Calibri"/>
            <w:spacing w:val="-2"/>
            <w:sz w:val="20"/>
          </w:rPr>
          <w:t>Receiver</w:t>
        </w:r>
      </w:ins>
      <w:r w:rsidR="00E05901">
        <w:rPr>
          <w:rFonts w:ascii="Calibri" w:hAnsi="Calibri" w:cs="Calibri"/>
          <w:spacing w:val="-2"/>
          <w:sz w:val="20"/>
        </w:rPr>
        <w:t xml:space="preserve"> or </w:t>
      </w:r>
      <w:del w:id="307" w:author="김현주 (Hyunjoo Kim)" w:date="2025-05-16T16:26:00Z">
        <w:r w:rsidR="00E05901" w:rsidDel="00C44C55">
          <w:rPr>
            <w:rFonts w:ascii="Calibri" w:hAnsi="Calibri" w:cs="Calibri"/>
            <w:spacing w:val="-2"/>
            <w:sz w:val="20"/>
          </w:rPr>
          <w:delText>Ahrend</w:delText>
        </w:r>
      </w:del>
      <w:ins w:id="308" w:author="김현주 (Hyunjoo Kim)" w:date="2025-05-16T16:26:00Z">
        <w:r w:rsidR="00C44C55">
          <w:rPr>
            <w:rFonts w:ascii="Calibri" w:hAnsi="Calibri" w:cs="Calibri"/>
            <w:spacing w:val="-2"/>
            <w:sz w:val="20"/>
          </w:rPr>
          <w:t>Provider</w:t>
        </w:r>
      </w:ins>
      <w:r w:rsidR="00E52D5B" w:rsidRPr="00C40DE0">
        <w:rPr>
          <w:rFonts w:ascii="Calibri" w:hAnsi="Calibri" w:cs="Calibri"/>
          <w:spacing w:val="-2"/>
          <w:sz w:val="20"/>
        </w:rPr>
        <w:t xml:space="preserve"> </w:t>
      </w:r>
      <w:r w:rsidR="00095D71">
        <w:rPr>
          <w:rFonts w:ascii="Calibri" w:hAnsi="Calibri" w:cs="Calibri"/>
          <w:spacing w:val="-2"/>
          <w:sz w:val="20"/>
        </w:rPr>
        <w:t xml:space="preserve">or any of its Affiliates </w:t>
      </w:r>
      <w:r w:rsidR="00E52D5B" w:rsidRPr="00C40DE0">
        <w:rPr>
          <w:rFonts w:ascii="Calibri" w:hAnsi="Calibri" w:cs="Calibri"/>
          <w:spacing w:val="-2"/>
          <w:sz w:val="20"/>
        </w:rPr>
        <w:t>to enter into any further agreement or realize any transaction with the other with respect to the subject matter hereof or otherwise.</w:t>
      </w:r>
    </w:p>
    <w:p w14:paraId="4FAC0D33" w14:textId="77777777" w:rsidR="003150A4" w:rsidRPr="00C40DE0" w:rsidRDefault="00C40DE0" w:rsidP="009C7D39">
      <w:pPr>
        <w:pStyle w:val="OutlineLevel3Left"/>
        <w:numPr>
          <w:ilvl w:val="1"/>
          <w:numId w:val="50"/>
        </w:numPr>
        <w:tabs>
          <w:tab w:val="left" w:pos="567"/>
        </w:tabs>
        <w:spacing w:after="0" w:line="300" w:lineRule="atLeast"/>
        <w:ind w:left="567" w:hanging="567"/>
        <w:rPr>
          <w:rFonts w:ascii="Calibri" w:hAnsi="Calibri" w:cs="Calibri"/>
          <w:spacing w:val="-2"/>
          <w:sz w:val="20"/>
        </w:rPr>
      </w:pPr>
      <w:r w:rsidRPr="00C40DE0">
        <w:rPr>
          <w:rFonts w:ascii="Calibri" w:hAnsi="Calibri" w:cs="Calibri"/>
          <w:b/>
          <w:bCs/>
          <w:spacing w:val="-2"/>
          <w:sz w:val="20"/>
        </w:rPr>
        <w:t>Term</w:t>
      </w:r>
      <w:r>
        <w:rPr>
          <w:rFonts w:ascii="Calibri" w:hAnsi="Calibri" w:cs="Calibri"/>
          <w:spacing w:val="-2"/>
          <w:sz w:val="20"/>
        </w:rPr>
        <w:t xml:space="preserve"> </w:t>
      </w:r>
      <w:r w:rsidR="00E52D5B" w:rsidRPr="00C40DE0">
        <w:rPr>
          <w:rFonts w:ascii="Calibri" w:hAnsi="Calibri" w:cs="Calibri"/>
          <w:spacing w:val="-2"/>
          <w:sz w:val="20"/>
        </w:rPr>
        <w:t xml:space="preserve">This </w:t>
      </w:r>
      <w:r w:rsidR="00E05901">
        <w:rPr>
          <w:rFonts w:ascii="Calibri" w:hAnsi="Calibri" w:cs="Calibri"/>
          <w:spacing w:val="-2"/>
          <w:sz w:val="20"/>
        </w:rPr>
        <w:t>declaration</w:t>
      </w:r>
      <w:r w:rsidR="00E52D5B" w:rsidRPr="00C40DE0">
        <w:rPr>
          <w:rFonts w:ascii="Calibri" w:hAnsi="Calibri" w:cs="Calibri"/>
          <w:spacing w:val="-2"/>
          <w:sz w:val="20"/>
        </w:rPr>
        <w:t xml:space="preserve"> is made and entered into as of the date of signature (the “Effective Date</w:t>
      </w:r>
      <w:proofErr w:type="gramStart"/>
      <w:r w:rsidR="00E52D5B" w:rsidRPr="00C40DE0">
        <w:rPr>
          <w:rFonts w:ascii="Calibri" w:hAnsi="Calibri" w:cs="Calibri"/>
          <w:spacing w:val="-2"/>
          <w:sz w:val="20"/>
        </w:rPr>
        <w:t>”)</w:t>
      </w:r>
      <w:r w:rsidR="00E52D5B" w:rsidRPr="00D85484">
        <w:rPr>
          <w:rFonts w:ascii="Calibri" w:hAnsi="Calibri" w:cs="Calibri"/>
          <w:spacing w:val="-2"/>
          <w:sz w:val="20"/>
        </w:rPr>
        <w:t xml:space="preserve">  and</w:t>
      </w:r>
      <w:proofErr w:type="gramEnd"/>
      <w:r w:rsidR="00E52D5B" w:rsidRPr="00D85484">
        <w:rPr>
          <w:rFonts w:ascii="Calibri" w:hAnsi="Calibri" w:cs="Calibri"/>
          <w:spacing w:val="-2"/>
          <w:sz w:val="20"/>
        </w:rPr>
        <w:t xml:space="preserve"> will terminate after </w:t>
      </w:r>
      <w:r w:rsidR="004B5449" w:rsidRPr="006B2BFD">
        <w:rPr>
          <w:rFonts w:ascii="Calibri" w:hAnsi="Calibri" w:cs="Calibri"/>
          <w:spacing w:val="-2"/>
          <w:sz w:val="20"/>
        </w:rPr>
        <w:t>two</w:t>
      </w:r>
      <w:r w:rsidR="00E52D5B" w:rsidRPr="006B2BFD">
        <w:rPr>
          <w:rFonts w:ascii="Calibri" w:hAnsi="Calibri" w:cs="Calibri"/>
          <w:spacing w:val="-2"/>
          <w:sz w:val="20"/>
        </w:rPr>
        <w:t xml:space="preserve"> (</w:t>
      </w:r>
      <w:r w:rsidR="004B5449" w:rsidRPr="006B2BFD">
        <w:rPr>
          <w:rFonts w:ascii="Calibri" w:hAnsi="Calibri" w:cs="Calibri"/>
          <w:spacing w:val="-2"/>
          <w:sz w:val="20"/>
        </w:rPr>
        <w:t>2</w:t>
      </w:r>
      <w:r w:rsidR="00E52D5B" w:rsidRPr="006B2BFD">
        <w:rPr>
          <w:rFonts w:ascii="Calibri" w:hAnsi="Calibri" w:cs="Calibri"/>
          <w:spacing w:val="-2"/>
          <w:sz w:val="20"/>
        </w:rPr>
        <w:t>)</w:t>
      </w:r>
      <w:r w:rsidR="00E52D5B" w:rsidRPr="00D85484">
        <w:rPr>
          <w:rFonts w:ascii="Calibri" w:hAnsi="Calibri" w:cs="Calibri"/>
          <w:spacing w:val="-2"/>
          <w:sz w:val="20"/>
        </w:rPr>
        <w:t xml:space="preserve"> years from the effective date</w:t>
      </w:r>
      <w:r w:rsidR="00E52D5B" w:rsidRPr="00C40DE0">
        <w:rPr>
          <w:rFonts w:ascii="Calibri" w:hAnsi="Calibri" w:cs="Calibri"/>
          <w:spacing w:val="-2"/>
          <w:sz w:val="20"/>
        </w:rPr>
        <w:t>.</w:t>
      </w:r>
      <w:r w:rsidR="00D85484" w:rsidRPr="00C40DE0">
        <w:rPr>
          <w:rFonts w:ascii="Calibri" w:hAnsi="Calibri" w:cs="Calibri"/>
          <w:spacing w:val="-2"/>
          <w:sz w:val="20"/>
        </w:rPr>
        <w:t xml:space="preserve"> </w:t>
      </w:r>
    </w:p>
    <w:p w14:paraId="16834D2C" w14:textId="630B7B8A" w:rsidR="00376205" w:rsidRPr="00376205" w:rsidRDefault="00C40DE0" w:rsidP="009C7D39">
      <w:pPr>
        <w:pStyle w:val="OutlineLevel3Left"/>
        <w:numPr>
          <w:ilvl w:val="1"/>
          <w:numId w:val="50"/>
        </w:numPr>
        <w:tabs>
          <w:tab w:val="left" w:pos="567"/>
        </w:tabs>
        <w:spacing w:after="0" w:line="300" w:lineRule="atLeast"/>
        <w:ind w:left="567" w:hanging="567"/>
        <w:rPr>
          <w:rFonts w:ascii="Calibri" w:hAnsi="Calibri" w:cs="Calibri"/>
          <w:spacing w:val="-2"/>
          <w:sz w:val="20"/>
        </w:rPr>
      </w:pPr>
      <w:r w:rsidRPr="00C40DE0">
        <w:rPr>
          <w:rFonts w:ascii="Calibri" w:hAnsi="Calibri" w:cs="Calibri"/>
          <w:b/>
          <w:bCs/>
          <w:spacing w:val="-2"/>
          <w:sz w:val="20"/>
        </w:rPr>
        <w:t>Assign</w:t>
      </w:r>
      <w:r>
        <w:rPr>
          <w:rFonts w:ascii="Calibri" w:hAnsi="Calibri" w:cs="Calibri"/>
          <w:spacing w:val="-2"/>
          <w:sz w:val="20"/>
        </w:rPr>
        <w:t xml:space="preserve"> </w:t>
      </w:r>
      <w:r w:rsidR="00376205">
        <w:rPr>
          <w:rFonts w:ascii="Calibri" w:hAnsi="Calibri" w:cs="Calibri"/>
          <w:spacing w:val="-2"/>
          <w:sz w:val="20"/>
        </w:rPr>
        <w:tab/>
      </w:r>
      <w:del w:id="309" w:author="김현주 (Hyunjoo Kim)" w:date="2025-05-16T16:32:00Z">
        <w:r w:rsidR="00DB7071" w:rsidDel="00581067">
          <w:rPr>
            <w:rFonts w:ascii="Calibri" w:hAnsi="Calibri" w:cs="Calibri"/>
            <w:spacing w:val="-2"/>
            <w:sz w:val="20"/>
          </w:rPr>
          <w:delText>You</w:delText>
        </w:r>
      </w:del>
      <w:ins w:id="310" w:author="김현주 (Hyunjoo Kim)" w:date="2025-05-16T16:32:00Z">
        <w:r w:rsidR="00581067">
          <w:rPr>
            <w:rFonts w:ascii="Calibri" w:hAnsi="Calibri" w:cs="Calibri"/>
            <w:spacing w:val="-2"/>
            <w:sz w:val="20"/>
          </w:rPr>
          <w:t>Receiver</w:t>
        </w:r>
      </w:ins>
      <w:r w:rsidR="00E05901">
        <w:rPr>
          <w:rFonts w:ascii="Calibri" w:hAnsi="Calibri" w:cs="Calibri"/>
          <w:spacing w:val="-2"/>
          <w:sz w:val="20"/>
        </w:rPr>
        <w:t xml:space="preserve"> </w:t>
      </w:r>
      <w:r w:rsidR="00376205" w:rsidRPr="00376205">
        <w:rPr>
          <w:rFonts w:ascii="Calibri" w:hAnsi="Calibri" w:cs="Calibri"/>
          <w:spacing w:val="-2"/>
          <w:sz w:val="20"/>
        </w:rPr>
        <w:t xml:space="preserve">shall </w:t>
      </w:r>
      <w:r w:rsidR="00E05901">
        <w:rPr>
          <w:rFonts w:ascii="Calibri" w:hAnsi="Calibri" w:cs="Calibri"/>
          <w:spacing w:val="-2"/>
          <w:sz w:val="20"/>
        </w:rPr>
        <w:t xml:space="preserve">not </w:t>
      </w:r>
      <w:r w:rsidR="00376205" w:rsidRPr="00376205">
        <w:rPr>
          <w:rFonts w:ascii="Calibri" w:hAnsi="Calibri" w:cs="Calibri"/>
          <w:spacing w:val="-2"/>
          <w:sz w:val="20"/>
        </w:rPr>
        <w:t xml:space="preserve">have the right to, and shall not, assign, transfer or encumber any of </w:t>
      </w:r>
      <w:del w:id="311" w:author="김현주 (Hyunjoo Kim)" w:date="2025-05-16T16:32:00Z">
        <w:r w:rsidR="00DB7071" w:rsidDel="00581067">
          <w:rPr>
            <w:rFonts w:ascii="Calibri" w:hAnsi="Calibri" w:cs="Calibri"/>
            <w:spacing w:val="-2"/>
            <w:sz w:val="20"/>
          </w:rPr>
          <w:delText>You</w:delText>
        </w:r>
      </w:del>
      <w:ins w:id="312" w:author="김현주 (Hyunjoo Kim)" w:date="2025-05-16T16:32:00Z">
        <w:r w:rsidR="00581067">
          <w:rPr>
            <w:rFonts w:ascii="Calibri" w:hAnsi="Calibri" w:cs="Calibri"/>
            <w:spacing w:val="-2"/>
            <w:sz w:val="20"/>
          </w:rPr>
          <w:t>Receiver</w:t>
        </w:r>
      </w:ins>
      <w:ins w:id="313" w:author="김현주 (Hyunjoo Kim)" w:date="2025-05-16T16:36:00Z">
        <w:r w:rsidR="00581067">
          <w:rPr>
            <w:rFonts w:ascii="Calibri" w:hAnsi="Calibri" w:cs="Calibri"/>
            <w:spacing w:val="-2"/>
            <w:sz w:val="20"/>
          </w:rPr>
          <w:t>’s</w:t>
        </w:r>
      </w:ins>
      <w:del w:id="314" w:author="김현주 (Hyunjoo Kim)" w:date="2025-05-16T16:36:00Z">
        <w:r w:rsidR="00E05901" w:rsidDel="00581067">
          <w:rPr>
            <w:rFonts w:ascii="Calibri" w:hAnsi="Calibri" w:cs="Calibri"/>
            <w:spacing w:val="-2"/>
            <w:sz w:val="20"/>
          </w:rPr>
          <w:delText>r</w:delText>
        </w:r>
      </w:del>
      <w:r w:rsidR="00376205" w:rsidRPr="00376205">
        <w:rPr>
          <w:rFonts w:ascii="Calibri" w:hAnsi="Calibri" w:cs="Calibri"/>
          <w:spacing w:val="-2"/>
          <w:sz w:val="20"/>
        </w:rPr>
        <w:t xml:space="preserve"> rights and/or obligations hereunder without the prior written consent of </w:t>
      </w:r>
      <w:del w:id="315" w:author="김현주 (Hyunjoo Kim)" w:date="2025-05-16T16:26:00Z">
        <w:r w:rsidR="00E05901" w:rsidDel="00C44C55">
          <w:rPr>
            <w:rFonts w:ascii="Calibri" w:hAnsi="Calibri" w:cs="Calibri"/>
            <w:spacing w:val="-2"/>
            <w:sz w:val="20"/>
          </w:rPr>
          <w:delText>Ahrend</w:delText>
        </w:r>
      </w:del>
      <w:ins w:id="316" w:author="김현주 (Hyunjoo Kim)" w:date="2025-05-16T16:26:00Z">
        <w:r w:rsidR="00C44C55">
          <w:rPr>
            <w:rFonts w:ascii="Calibri" w:hAnsi="Calibri" w:cs="Calibri"/>
            <w:spacing w:val="-2"/>
            <w:sz w:val="20"/>
          </w:rPr>
          <w:t>Provider</w:t>
        </w:r>
      </w:ins>
      <w:r w:rsidR="00376205" w:rsidRPr="00376205">
        <w:rPr>
          <w:rFonts w:ascii="Calibri" w:hAnsi="Calibri" w:cs="Calibri"/>
          <w:spacing w:val="-2"/>
          <w:sz w:val="20"/>
        </w:rPr>
        <w:t xml:space="preserve">. However, </w:t>
      </w:r>
      <w:del w:id="317" w:author="김현주 (Hyunjoo Kim)" w:date="2025-05-16T16:32:00Z">
        <w:r w:rsidR="00DB7071" w:rsidDel="00581067">
          <w:rPr>
            <w:rFonts w:ascii="Calibri" w:hAnsi="Calibri" w:cs="Calibri"/>
            <w:spacing w:val="-2"/>
            <w:sz w:val="20"/>
          </w:rPr>
          <w:delText>You</w:delText>
        </w:r>
      </w:del>
      <w:ins w:id="318" w:author="김현주 (Hyunjoo Kim)" w:date="2025-05-16T16:32:00Z">
        <w:r w:rsidR="00581067">
          <w:rPr>
            <w:rFonts w:ascii="Calibri" w:hAnsi="Calibri" w:cs="Calibri"/>
            <w:spacing w:val="-2"/>
            <w:sz w:val="20"/>
          </w:rPr>
          <w:t>Receiver</w:t>
        </w:r>
      </w:ins>
      <w:r w:rsidR="00E05901">
        <w:rPr>
          <w:rFonts w:ascii="Calibri" w:hAnsi="Calibri" w:cs="Calibri"/>
          <w:spacing w:val="-2"/>
          <w:sz w:val="20"/>
        </w:rPr>
        <w:t xml:space="preserve"> </w:t>
      </w:r>
      <w:r w:rsidR="00376205" w:rsidRPr="00376205">
        <w:rPr>
          <w:rFonts w:ascii="Calibri" w:hAnsi="Calibri" w:cs="Calibri"/>
          <w:spacing w:val="-2"/>
          <w:sz w:val="20"/>
        </w:rPr>
        <w:t xml:space="preserve">shall have the right to assign its rights hereunder to any person, firm or corporation acquiring substantially all of its business and assets to which this </w:t>
      </w:r>
      <w:r w:rsidR="00E05901">
        <w:rPr>
          <w:rFonts w:ascii="Calibri" w:hAnsi="Calibri" w:cs="Calibri"/>
          <w:spacing w:val="-2"/>
          <w:sz w:val="20"/>
        </w:rPr>
        <w:t>Declaration</w:t>
      </w:r>
      <w:r w:rsidR="00376205" w:rsidRPr="00376205">
        <w:rPr>
          <w:rFonts w:ascii="Calibri" w:hAnsi="Calibri" w:cs="Calibri"/>
          <w:spacing w:val="-2"/>
          <w:sz w:val="20"/>
        </w:rPr>
        <w:t xml:space="preserve"> relates, without the written consent of </w:t>
      </w:r>
      <w:del w:id="319" w:author="김현주 (Hyunjoo Kim)" w:date="2025-05-16T16:26:00Z">
        <w:r w:rsidR="00E05901" w:rsidDel="00C44C55">
          <w:rPr>
            <w:rFonts w:ascii="Calibri" w:hAnsi="Calibri" w:cs="Calibri"/>
            <w:spacing w:val="-2"/>
            <w:sz w:val="20"/>
          </w:rPr>
          <w:delText>Ahrend</w:delText>
        </w:r>
      </w:del>
      <w:ins w:id="320" w:author="김현주 (Hyunjoo Kim)" w:date="2025-05-16T16:26:00Z">
        <w:r w:rsidR="00C44C55">
          <w:rPr>
            <w:rFonts w:ascii="Calibri" w:hAnsi="Calibri" w:cs="Calibri"/>
            <w:spacing w:val="-2"/>
            <w:sz w:val="20"/>
          </w:rPr>
          <w:t>Provider</w:t>
        </w:r>
      </w:ins>
      <w:r w:rsidR="00376205" w:rsidRPr="00376205">
        <w:rPr>
          <w:rFonts w:ascii="Calibri" w:hAnsi="Calibri" w:cs="Calibri"/>
          <w:spacing w:val="-2"/>
          <w:sz w:val="20"/>
        </w:rPr>
        <w:t xml:space="preserve">. Any assignment of this </w:t>
      </w:r>
      <w:r w:rsidR="00E05901">
        <w:rPr>
          <w:rFonts w:ascii="Calibri" w:hAnsi="Calibri" w:cs="Calibri"/>
          <w:spacing w:val="-2"/>
          <w:sz w:val="20"/>
        </w:rPr>
        <w:t>Declaration</w:t>
      </w:r>
      <w:r w:rsidR="00376205" w:rsidRPr="00376205">
        <w:rPr>
          <w:rFonts w:ascii="Calibri" w:hAnsi="Calibri" w:cs="Calibri"/>
          <w:spacing w:val="-2"/>
          <w:sz w:val="20"/>
        </w:rPr>
        <w:t xml:space="preserve"> that is made in violation of this paragraph shall be void ab initio (that is, null and void to begin with) and shall have no legal effect.  </w:t>
      </w:r>
    </w:p>
    <w:p w14:paraId="46345D30" w14:textId="11E436A3" w:rsidR="00B91DD7" w:rsidRPr="00C40DE0" w:rsidRDefault="00C40DE0" w:rsidP="009C7D39">
      <w:pPr>
        <w:pStyle w:val="OutlineLevel3Left"/>
        <w:numPr>
          <w:ilvl w:val="1"/>
          <w:numId w:val="50"/>
        </w:numPr>
        <w:tabs>
          <w:tab w:val="left" w:pos="567"/>
        </w:tabs>
        <w:spacing w:after="0" w:line="300" w:lineRule="atLeast"/>
        <w:ind w:left="567" w:hanging="567"/>
        <w:rPr>
          <w:rFonts w:ascii="Calibri" w:hAnsi="Calibri" w:cs="Calibri"/>
          <w:spacing w:val="-2"/>
          <w:sz w:val="20"/>
        </w:rPr>
      </w:pPr>
      <w:r w:rsidRPr="00C40DE0">
        <w:rPr>
          <w:rFonts w:ascii="Calibri" w:hAnsi="Calibri" w:cs="Calibri"/>
          <w:b/>
          <w:bCs/>
          <w:spacing w:val="-2"/>
          <w:sz w:val="20"/>
        </w:rPr>
        <w:t>Authori</w:t>
      </w:r>
      <w:ins w:id="321" w:author="김현주 (Hyunjoo Kim)" w:date="2025-05-20T11:00:00Z">
        <w:r w:rsidR="00631617">
          <w:rPr>
            <w:rFonts w:ascii="Calibri" w:hAnsi="Calibri" w:cs="Calibri"/>
            <w:b/>
            <w:bCs/>
            <w:spacing w:val="-2"/>
            <w:sz w:val="20"/>
          </w:rPr>
          <w:t>z</w:t>
        </w:r>
      </w:ins>
      <w:del w:id="322" w:author="김현주 (Hyunjoo Kim)" w:date="2025-05-20T11:00:00Z">
        <w:r w:rsidRPr="00C40DE0" w:rsidDel="00631617">
          <w:rPr>
            <w:rFonts w:ascii="Calibri" w:hAnsi="Calibri" w:cs="Calibri"/>
            <w:b/>
            <w:bCs/>
            <w:spacing w:val="-2"/>
            <w:sz w:val="20"/>
          </w:rPr>
          <w:delText>s</w:delText>
        </w:r>
      </w:del>
      <w:r w:rsidRPr="00C40DE0">
        <w:rPr>
          <w:rFonts w:ascii="Calibri" w:hAnsi="Calibri" w:cs="Calibri"/>
          <w:b/>
          <w:bCs/>
          <w:spacing w:val="-2"/>
          <w:sz w:val="20"/>
        </w:rPr>
        <w:t>ation and electronic signature</w:t>
      </w:r>
      <w:r>
        <w:rPr>
          <w:rFonts w:ascii="Calibri" w:hAnsi="Calibri" w:cs="Calibri"/>
          <w:spacing w:val="-2"/>
          <w:sz w:val="20"/>
        </w:rPr>
        <w:t xml:space="preserve"> </w:t>
      </w:r>
      <w:r w:rsidR="00376205" w:rsidRPr="00C40DE0">
        <w:rPr>
          <w:rFonts w:ascii="Calibri" w:hAnsi="Calibri" w:cs="Calibri"/>
          <w:spacing w:val="-2"/>
          <w:sz w:val="20"/>
        </w:rPr>
        <w:tab/>
        <w:t xml:space="preserve">This </w:t>
      </w:r>
      <w:r w:rsidR="00E05901">
        <w:rPr>
          <w:rFonts w:ascii="Calibri" w:hAnsi="Calibri" w:cs="Calibri"/>
          <w:spacing w:val="-2"/>
          <w:sz w:val="20"/>
        </w:rPr>
        <w:t>Declaration</w:t>
      </w:r>
      <w:r w:rsidR="00376205" w:rsidRPr="00C40DE0">
        <w:rPr>
          <w:rFonts w:ascii="Calibri" w:hAnsi="Calibri" w:cs="Calibri"/>
          <w:spacing w:val="-2"/>
          <w:sz w:val="20"/>
        </w:rPr>
        <w:t xml:space="preserve"> shall be signed by </w:t>
      </w:r>
      <w:del w:id="323" w:author="김현주 (Hyunjoo Kim)" w:date="2025-05-16T16:32:00Z">
        <w:r w:rsidR="00DB7071" w:rsidDel="00581067">
          <w:rPr>
            <w:rFonts w:ascii="Calibri" w:hAnsi="Calibri" w:cs="Calibri"/>
            <w:spacing w:val="-2"/>
            <w:sz w:val="20"/>
          </w:rPr>
          <w:delText>You</w:delText>
        </w:r>
      </w:del>
      <w:ins w:id="324" w:author="김현주 (Hyunjoo Kim)" w:date="2025-05-16T16:32:00Z">
        <w:r w:rsidR="00581067">
          <w:rPr>
            <w:rFonts w:ascii="Calibri" w:hAnsi="Calibri" w:cs="Calibri"/>
            <w:spacing w:val="-2"/>
            <w:sz w:val="20"/>
          </w:rPr>
          <w:t>Receiver</w:t>
        </w:r>
      </w:ins>
      <w:ins w:id="325" w:author="김현주 (Hyunjoo Kim)" w:date="2025-05-16T16:36:00Z">
        <w:r w:rsidR="00581067">
          <w:rPr>
            <w:rFonts w:ascii="Calibri" w:hAnsi="Calibri" w:cs="Calibri"/>
            <w:spacing w:val="-2"/>
            <w:sz w:val="20"/>
          </w:rPr>
          <w:t>’s</w:t>
        </w:r>
      </w:ins>
      <w:del w:id="326" w:author="김현주 (Hyunjoo Kim)" w:date="2025-05-16T16:36:00Z">
        <w:r w:rsidR="00E05901" w:rsidDel="00581067">
          <w:rPr>
            <w:rFonts w:ascii="Calibri" w:hAnsi="Calibri" w:cs="Calibri"/>
            <w:spacing w:val="-2"/>
            <w:sz w:val="20"/>
          </w:rPr>
          <w:delText>r</w:delText>
        </w:r>
      </w:del>
      <w:r w:rsidR="00376205" w:rsidRPr="00C40DE0">
        <w:rPr>
          <w:rFonts w:ascii="Calibri" w:hAnsi="Calibri" w:cs="Calibri"/>
          <w:spacing w:val="-2"/>
          <w:sz w:val="20"/>
        </w:rPr>
        <w:t xml:space="preserve"> authorized representative. An Electronic signature </w:t>
      </w:r>
      <w:r w:rsidR="00850B27" w:rsidRPr="00C40DE0">
        <w:rPr>
          <w:rFonts w:ascii="Calibri" w:hAnsi="Calibri" w:cs="Calibri"/>
          <w:spacing w:val="-2"/>
          <w:sz w:val="20"/>
        </w:rPr>
        <w:t xml:space="preserve">shall be considered as </w:t>
      </w:r>
      <w:r w:rsidR="00043EEA" w:rsidRPr="00C40DE0">
        <w:rPr>
          <w:rFonts w:ascii="Calibri" w:hAnsi="Calibri" w:cs="Calibri"/>
          <w:spacing w:val="-2"/>
          <w:sz w:val="20"/>
        </w:rPr>
        <w:t>effective</w:t>
      </w:r>
      <w:r w:rsidR="00376205" w:rsidRPr="00C40DE0">
        <w:rPr>
          <w:rFonts w:ascii="Calibri" w:hAnsi="Calibri" w:cs="Calibri"/>
          <w:spacing w:val="-2"/>
          <w:sz w:val="20"/>
        </w:rPr>
        <w:t xml:space="preserve"> and binding as an original</w:t>
      </w:r>
      <w:r w:rsidR="00850B27" w:rsidRPr="00C40DE0">
        <w:rPr>
          <w:rFonts w:ascii="Calibri" w:hAnsi="Calibri" w:cs="Calibri"/>
          <w:spacing w:val="-2"/>
          <w:sz w:val="20"/>
        </w:rPr>
        <w:t xml:space="preserve"> signature. </w:t>
      </w:r>
      <w:r w:rsidR="00B91DD7" w:rsidRPr="00C40DE0">
        <w:rPr>
          <w:rFonts w:ascii="Calibri" w:hAnsi="Calibri" w:cs="Calibri"/>
          <w:spacing w:val="-2"/>
          <w:sz w:val="20"/>
        </w:rPr>
        <w:t xml:space="preserve"> In the event that an Electronic </w:t>
      </w:r>
      <w:r w:rsidR="00043EEA" w:rsidRPr="00C40DE0">
        <w:rPr>
          <w:rFonts w:ascii="Calibri" w:hAnsi="Calibri" w:cs="Calibri"/>
          <w:spacing w:val="-2"/>
          <w:sz w:val="20"/>
        </w:rPr>
        <w:t>s</w:t>
      </w:r>
      <w:r w:rsidR="00B91DD7" w:rsidRPr="00C40DE0">
        <w:rPr>
          <w:rFonts w:ascii="Calibri" w:hAnsi="Calibri" w:cs="Calibri"/>
          <w:spacing w:val="-2"/>
          <w:sz w:val="20"/>
        </w:rPr>
        <w:t xml:space="preserve">ignature is, for any reason whatsoever, not </w:t>
      </w:r>
      <w:r w:rsidR="003150A4" w:rsidRPr="00C40DE0">
        <w:rPr>
          <w:rFonts w:ascii="Calibri" w:hAnsi="Calibri" w:cs="Calibri"/>
          <w:spacing w:val="-2"/>
          <w:sz w:val="20"/>
        </w:rPr>
        <w:t>recogni</w:t>
      </w:r>
      <w:ins w:id="327" w:author="김현주 (Hyunjoo Kim)" w:date="2025-05-20T11:00:00Z">
        <w:r w:rsidR="00631617">
          <w:rPr>
            <w:rFonts w:ascii="Calibri" w:hAnsi="Calibri" w:cs="Calibri"/>
            <w:spacing w:val="-2"/>
            <w:sz w:val="20"/>
          </w:rPr>
          <w:t>z</w:t>
        </w:r>
      </w:ins>
      <w:del w:id="328" w:author="김현주 (Hyunjoo Kim)" w:date="2025-05-20T11:00:00Z">
        <w:r w:rsidR="003150A4" w:rsidRPr="00C40DE0" w:rsidDel="00631617">
          <w:rPr>
            <w:rFonts w:ascii="Calibri" w:hAnsi="Calibri" w:cs="Calibri"/>
            <w:spacing w:val="-2"/>
            <w:sz w:val="20"/>
          </w:rPr>
          <w:delText>s</w:delText>
        </w:r>
      </w:del>
      <w:r w:rsidR="003150A4" w:rsidRPr="00C40DE0">
        <w:rPr>
          <w:rFonts w:ascii="Calibri" w:hAnsi="Calibri" w:cs="Calibri"/>
          <w:spacing w:val="-2"/>
          <w:sz w:val="20"/>
        </w:rPr>
        <w:t>ed</w:t>
      </w:r>
      <w:r w:rsidR="00B91DD7" w:rsidRPr="00C40DE0">
        <w:rPr>
          <w:rFonts w:ascii="Calibri" w:hAnsi="Calibri" w:cs="Calibri"/>
          <w:spacing w:val="-2"/>
          <w:sz w:val="20"/>
        </w:rPr>
        <w:t xml:space="preserve"> by any relevant person, entity or authority in any applicable jurisdiction, </w:t>
      </w:r>
      <w:del w:id="329" w:author="김현주 (Hyunjoo Kim)" w:date="2025-05-16T16:32:00Z">
        <w:r w:rsidR="00DB7071" w:rsidDel="00581067">
          <w:rPr>
            <w:rFonts w:ascii="Calibri" w:hAnsi="Calibri" w:cs="Calibri"/>
            <w:spacing w:val="-2"/>
            <w:sz w:val="20"/>
          </w:rPr>
          <w:delText>You</w:delText>
        </w:r>
      </w:del>
      <w:ins w:id="330" w:author="김현주 (Hyunjoo Kim)" w:date="2025-05-16T16:32:00Z">
        <w:r w:rsidR="00581067">
          <w:rPr>
            <w:rFonts w:ascii="Calibri" w:hAnsi="Calibri" w:cs="Calibri"/>
            <w:spacing w:val="-2"/>
            <w:sz w:val="20"/>
          </w:rPr>
          <w:t>Receiver</w:t>
        </w:r>
      </w:ins>
      <w:r w:rsidR="00B91DD7" w:rsidRPr="00C40DE0">
        <w:rPr>
          <w:rFonts w:ascii="Calibri" w:hAnsi="Calibri" w:cs="Calibri"/>
          <w:spacing w:val="-2"/>
          <w:sz w:val="20"/>
        </w:rPr>
        <w:t xml:space="preserve"> undertake, upon request</w:t>
      </w:r>
      <w:r w:rsidR="00E05901">
        <w:rPr>
          <w:rFonts w:ascii="Calibri" w:hAnsi="Calibri" w:cs="Calibri"/>
          <w:spacing w:val="-2"/>
          <w:sz w:val="20"/>
        </w:rPr>
        <w:t xml:space="preserve"> by </w:t>
      </w:r>
      <w:del w:id="331" w:author="김현주 (Hyunjoo Kim)" w:date="2025-05-16T16:26:00Z">
        <w:r w:rsidR="00E05901" w:rsidDel="00C44C55">
          <w:rPr>
            <w:rFonts w:ascii="Calibri" w:hAnsi="Calibri" w:cs="Calibri"/>
            <w:spacing w:val="-2"/>
            <w:sz w:val="20"/>
          </w:rPr>
          <w:delText>Ahrend</w:delText>
        </w:r>
      </w:del>
      <w:ins w:id="332" w:author="김현주 (Hyunjoo Kim)" w:date="2025-05-16T16:26:00Z">
        <w:r w:rsidR="00C44C55">
          <w:rPr>
            <w:rFonts w:ascii="Calibri" w:hAnsi="Calibri" w:cs="Calibri"/>
            <w:spacing w:val="-2"/>
            <w:sz w:val="20"/>
          </w:rPr>
          <w:t>Provider</w:t>
        </w:r>
      </w:ins>
      <w:r w:rsidR="00B91DD7" w:rsidRPr="00C40DE0">
        <w:rPr>
          <w:rFonts w:ascii="Calibri" w:hAnsi="Calibri" w:cs="Calibri"/>
          <w:spacing w:val="-2"/>
          <w:sz w:val="20"/>
        </w:rPr>
        <w:t xml:space="preserve">, to promptly provide a handwritten signature on any relevant document. </w:t>
      </w:r>
    </w:p>
    <w:p w14:paraId="61E7C9DC" w14:textId="43E21B57" w:rsidR="00D14BD9" w:rsidRPr="009D24CD" w:rsidRDefault="00C40DE0" w:rsidP="009C7D39">
      <w:pPr>
        <w:pStyle w:val="OutlineLevel3Left"/>
        <w:numPr>
          <w:ilvl w:val="1"/>
          <w:numId w:val="50"/>
        </w:numPr>
        <w:tabs>
          <w:tab w:val="left" w:pos="567"/>
        </w:tabs>
        <w:spacing w:after="0" w:line="300" w:lineRule="atLeast"/>
        <w:ind w:left="567" w:hanging="567"/>
        <w:rPr>
          <w:rFonts w:ascii="Calibri" w:hAnsi="Calibri" w:cs="Calibri"/>
          <w:spacing w:val="-2"/>
          <w:sz w:val="20"/>
        </w:rPr>
      </w:pPr>
      <w:r w:rsidRPr="009D24CD">
        <w:rPr>
          <w:rFonts w:ascii="Calibri" w:hAnsi="Calibri" w:cs="Calibri"/>
          <w:b/>
          <w:bCs/>
          <w:spacing w:val="-2"/>
          <w:sz w:val="20"/>
        </w:rPr>
        <w:t>Entire Agreement</w:t>
      </w:r>
      <w:r w:rsidRPr="009D24CD">
        <w:rPr>
          <w:rFonts w:ascii="Calibri" w:hAnsi="Calibri" w:cs="Calibri"/>
          <w:spacing w:val="-2"/>
          <w:sz w:val="20"/>
        </w:rPr>
        <w:t xml:space="preserve"> </w:t>
      </w:r>
      <w:r w:rsidR="00E52D5B" w:rsidRPr="009D24CD">
        <w:rPr>
          <w:rFonts w:ascii="Calibri" w:hAnsi="Calibri" w:cs="Calibri"/>
          <w:spacing w:val="-2"/>
          <w:sz w:val="20"/>
        </w:rPr>
        <w:tab/>
      </w:r>
      <w:r w:rsidR="00D14BD9" w:rsidRPr="009D24CD">
        <w:rPr>
          <w:rFonts w:ascii="Calibri" w:hAnsi="Calibri" w:cs="Calibri"/>
          <w:spacing w:val="-2"/>
          <w:sz w:val="20"/>
        </w:rPr>
        <w:t xml:space="preserve">This </w:t>
      </w:r>
      <w:r w:rsidR="00E05901">
        <w:rPr>
          <w:rFonts w:ascii="Calibri" w:hAnsi="Calibri" w:cs="Calibri"/>
          <w:spacing w:val="-2"/>
          <w:sz w:val="20"/>
        </w:rPr>
        <w:t>Declaration</w:t>
      </w:r>
      <w:r w:rsidR="00D14BD9" w:rsidRPr="009D24CD">
        <w:rPr>
          <w:rFonts w:ascii="Calibri" w:hAnsi="Calibri" w:cs="Calibri"/>
          <w:spacing w:val="-2"/>
          <w:sz w:val="20"/>
        </w:rPr>
        <w:t xml:space="preserve"> embodies the entire understanding between the </w:t>
      </w:r>
      <w:del w:id="333" w:author="김현주 (Hyunjoo Kim)" w:date="2025-05-16T16:32:00Z">
        <w:r w:rsidR="00DB7071" w:rsidDel="00581067">
          <w:rPr>
            <w:rFonts w:ascii="Calibri" w:hAnsi="Calibri" w:cs="Calibri"/>
            <w:spacing w:val="-2"/>
            <w:sz w:val="20"/>
          </w:rPr>
          <w:delText>You</w:delText>
        </w:r>
      </w:del>
      <w:ins w:id="334" w:author="김현주 (Hyunjoo Kim)" w:date="2025-05-16T16:32:00Z">
        <w:r w:rsidR="00581067">
          <w:rPr>
            <w:rFonts w:ascii="Calibri" w:hAnsi="Calibri" w:cs="Calibri"/>
            <w:spacing w:val="-2"/>
            <w:sz w:val="20"/>
          </w:rPr>
          <w:t>Receiver</w:t>
        </w:r>
      </w:ins>
      <w:r w:rsidR="00E05901">
        <w:rPr>
          <w:rFonts w:ascii="Calibri" w:hAnsi="Calibri" w:cs="Calibri"/>
          <w:spacing w:val="-2"/>
          <w:sz w:val="20"/>
        </w:rPr>
        <w:t xml:space="preserve"> and </w:t>
      </w:r>
      <w:del w:id="335" w:author="김현주 (Hyunjoo Kim)" w:date="2025-05-16T16:26:00Z">
        <w:r w:rsidR="00E05901" w:rsidDel="00C44C55">
          <w:rPr>
            <w:rFonts w:ascii="Calibri" w:hAnsi="Calibri" w:cs="Calibri"/>
            <w:spacing w:val="-2"/>
            <w:sz w:val="20"/>
          </w:rPr>
          <w:delText>Ahrend</w:delText>
        </w:r>
      </w:del>
      <w:ins w:id="336" w:author="김현주 (Hyunjoo Kim)" w:date="2025-05-16T16:26:00Z">
        <w:r w:rsidR="00C44C55">
          <w:rPr>
            <w:rFonts w:ascii="Calibri" w:hAnsi="Calibri" w:cs="Calibri"/>
            <w:spacing w:val="-2"/>
            <w:sz w:val="20"/>
          </w:rPr>
          <w:t>Provider</w:t>
        </w:r>
      </w:ins>
      <w:r w:rsidR="00D14BD9" w:rsidRPr="009D24CD">
        <w:rPr>
          <w:rFonts w:ascii="Calibri" w:hAnsi="Calibri" w:cs="Calibri"/>
          <w:spacing w:val="-2"/>
          <w:sz w:val="20"/>
        </w:rPr>
        <w:t xml:space="preserve"> respecting the subject matter of this </w:t>
      </w:r>
      <w:r w:rsidR="00E05901">
        <w:rPr>
          <w:rFonts w:ascii="Calibri" w:hAnsi="Calibri" w:cs="Calibri"/>
          <w:spacing w:val="-2"/>
          <w:sz w:val="20"/>
        </w:rPr>
        <w:t>Declaration</w:t>
      </w:r>
      <w:r w:rsidR="00D14BD9" w:rsidRPr="009D24CD">
        <w:rPr>
          <w:rFonts w:ascii="Calibri" w:hAnsi="Calibri" w:cs="Calibri"/>
          <w:spacing w:val="-2"/>
          <w:sz w:val="20"/>
        </w:rPr>
        <w:t xml:space="preserve"> and supersedes any and all prior negotiations, correspondence, understandings and agreements between the parties respecting the subject matter of this </w:t>
      </w:r>
      <w:r w:rsidR="00E05901">
        <w:rPr>
          <w:rFonts w:ascii="Calibri" w:hAnsi="Calibri" w:cs="Calibri"/>
          <w:spacing w:val="-2"/>
          <w:sz w:val="20"/>
        </w:rPr>
        <w:t>Declaration</w:t>
      </w:r>
      <w:r w:rsidR="00D14BD9" w:rsidRPr="009D24CD">
        <w:rPr>
          <w:rFonts w:ascii="Calibri" w:hAnsi="Calibri" w:cs="Calibri"/>
          <w:spacing w:val="-2"/>
          <w:sz w:val="20"/>
        </w:rPr>
        <w:t xml:space="preserve">. This </w:t>
      </w:r>
      <w:r w:rsidR="00E05901">
        <w:rPr>
          <w:rFonts w:ascii="Calibri" w:hAnsi="Calibri" w:cs="Calibri"/>
          <w:spacing w:val="-2"/>
          <w:sz w:val="20"/>
        </w:rPr>
        <w:t>Declaration</w:t>
      </w:r>
      <w:r w:rsidR="00D14BD9" w:rsidRPr="009D24CD">
        <w:rPr>
          <w:rFonts w:ascii="Calibri" w:hAnsi="Calibri" w:cs="Calibri"/>
          <w:spacing w:val="-2"/>
          <w:sz w:val="20"/>
        </w:rPr>
        <w:t xml:space="preserve"> shall not be modified except by a writing duly executed on behalf of the party against whom such modification is sought to be enforced.</w:t>
      </w:r>
    </w:p>
    <w:p w14:paraId="1437EB72" w14:textId="77777777" w:rsidR="00E52D5B" w:rsidRDefault="00C40DE0" w:rsidP="009C7D39">
      <w:pPr>
        <w:pStyle w:val="OutlineLevel3Left"/>
        <w:numPr>
          <w:ilvl w:val="1"/>
          <w:numId w:val="50"/>
        </w:numPr>
        <w:tabs>
          <w:tab w:val="left" w:pos="567"/>
        </w:tabs>
        <w:spacing w:after="0" w:line="300" w:lineRule="atLeast"/>
        <w:ind w:left="567" w:hanging="567"/>
        <w:rPr>
          <w:rFonts w:ascii="Calibri" w:hAnsi="Calibri" w:cs="Calibri"/>
          <w:spacing w:val="-2"/>
          <w:sz w:val="20"/>
        </w:rPr>
      </w:pPr>
      <w:r w:rsidRPr="00316FE6">
        <w:rPr>
          <w:rFonts w:ascii="Calibri" w:hAnsi="Calibri" w:cs="Calibri"/>
          <w:b/>
          <w:bCs/>
          <w:spacing w:val="-2"/>
          <w:sz w:val="20"/>
        </w:rPr>
        <w:t>Applicable law</w:t>
      </w:r>
      <w:r w:rsidRPr="009D0133">
        <w:rPr>
          <w:rFonts w:ascii="Calibri" w:hAnsi="Calibri" w:cs="Calibri"/>
          <w:color w:val="FF0000"/>
          <w:spacing w:val="-2"/>
          <w:szCs w:val="24"/>
        </w:rPr>
        <w:t xml:space="preserve"> </w:t>
      </w:r>
      <w:r w:rsidR="00D14BD9" w:rsidRPr="00C40DE0">
        <w:rPr>
          <w:rFonts w:ascii="Calibri" w:hAnsi="Calibri" w:cs="Calibri"/>
          <w:spacing w:val="-2"/>
          <w:sz w:val="20"/>
        </w:rPr>
        <w:tab/>
      </w:r>
      <w:r w:rsidR="00E52D5B" w:rsidRPr="00C40DE0">
        <w:rPr>
          <w:rFonts w:ascii="Calibri" w:hAnsi="Calibri" w:cs="Calibri"/>
          <w:spacing w:val="-2"/>
          <w:sz w:val="20"/>
        </w:rPr>
        <w:t xml:space="preserve">This </w:t>
      </w:r>
      <w:r w:rsidR="00E05901">
        <w:rPr>
          <w:rFonts w:ascii="Calibri" w:hAnsi="Calibri" w:cs="Calibri"/>
          <w:spacing w:val="-2"/>
          <w:sz w:val="20"/>
        </w:rPr>
        <w:t>Declaration</w:t>
      </w:r>
      <w:r w:rsidR="00E52D5B" w:rsidRPr="00C40DE0">
        <w:rPr>
          <w:rFonts w:ascii="Calibri" w:hAnsi="Calibri" w:cs="Calibri"/>
          <w:spacing w:val="-2"/>
          <w:sz w:val="20"/>
        </w:rPr>
        <w:t xml:space="preserve"> shall be governed and construed in accordance with the laws of the Netherlands. Any dispute arising in connection with this </w:t>
      </w:r>
      <w:r w:rsidR="00E05901">
        <w:rPr>
          <w:rFonts w:ascii="Calibri" w:hAnsi="Calibri" w:cs="Calibri"/>
          <w:spacing w:val="-2"/>
          <w:sz w:val="20"/>
        </w:rPr>
        <w:t>Declaration</w:t>
      </w:r>
      <w:r w:rsidR="00E52D5B" w:rsidRPr="00C40DE0">
        <w:rPr>
          <w:rFonts w:ascii="Calibri" w:hAnsi="Calibri" w:cs="Calibri"/>
          <w:spacing w:val="-2"/>
          <w:sz w:val="20"/>
        </w:rPr>
        <w:t xml:space="preserve"> shall exclusively be submitted to the competent court in Amsterdam.</w:t>
      </w:r>
    </w:p>
    <w:p w14:paraId="405024D1" w14:textId="77777777" w:rsidR="009D24CD" w:rsidRDefault="009D24CD" w:rsidP="00D754C5">
      <w:pPr>
        <w:spacing w:line="300" w:lineRule="atLeast"/>
        <w:rPr>
          <w:rFonts w:ascii="Calibri" w:hAnsi="Calibri" w:cs="Calibri"/>
          <w:b/>
          <w:bCs/>
          <w:sz w:val="20"/>
        </w:rPr>
      </w:pPr>
    </w:p>
    <w:p w14:paraId="5DA14CCD" w14:textId="77777777" w:rsidR="00E52D5B" w:rsidRDefault="008359AD" w:rsidP="00D754C5">
      <w:pPr>
        <w:spacing w:line="300" w:lineRule="atLeast"/>
        <w:rPr>
          <w:rFonts w:ascii="Arial" w:hAnsi="Arial" w:cs="Arial"/>
          <w:sz w:val="15"/>
          <w:szCs w:val="15"/>
        </w:rPr>
      </w:pPr>
      <w:r>
        <w:rPr>
          <w:rFonts w:ascii="Calibri" w:hAnsi="Calibri" w:cs="Calibri"/>
          <w:b/>
          <w:bCs/>
          <w:sz w:val="20"/>
        </w:rPr>
        <w:t>ACKNOWLEDGED AND AGREED</w:t>
      </w:r>
    </w:p>
    <w:p w14:paraId="100C3D60" w14:textId="77777777" w:rsidR="00FC060B" w:rsidRDefault="00FC060B" w:rsidP="00D754C5">
      <w:pPr>
        <w:tabs>
          <w:tab w:val="left" w:pos="5040"/>
        </w:tabs>
        <w:spacing w:line="300" w:lineRule="atLeast"/>
        <w:rPr>
          <w:rFonts w:ascii="Calibri" w:hAnsi="Calibri" w:cs="Calibri"/>
          <w:b/>
          <w:i/>
          <w:iCs/>
          <w:sz w:val="20"/>
          <w:highlight w:val="yellow"/>
        </w:rPr>
      </w:pPr>
    </w:p>
    <w:p w14:paraId="409B4ABD" w14:textId="28C3FCB4" w:rsidR="00F538BA" w:rsidRPr="004B5449" w:rsidRDefault="004B5449" w:rsidP="00D754C5">
      <w:pPr>
        <w:tabs>
          <w:tab w:val="left" w:pos="5040"/>
        </w:tabs>
        <w:spacing w:line="300" w:lineRule="atLeast"/>
        <w:rPr>
          <w:rFonts w:ascii="Calibri" w:hAnsi="Calibri" w:cs="Calibri"/>
          <w:b/>
          <w:sz w:val="20"/>
        </w:rPr>
      </w:pPr>
      <w:bookmarkStart w:id="337" w:name="_Hlk167374051"/>
      <w:r w:rsidRPr="004B5449">
        <w:rPr>
          <w:rFonts w:ascii="Calibri" w:hAnsi="Calibri" w:cs="Calibri"/>
          <w:b/>
          <w:sz w:val="20"/>
        </w:rPr>
        <w:t xml:space="preserve">On behalf of </w:t>
      </w:r>
      <w:proofErr w:type="spellStart"/>
      <w:r w:rsidR="007D3A14">
        <w:rPr>
          <w:rFonts w:ascii="Calibri" w:hAnsi="Calibri" w:cs="Calibri"/>
          <w:b/>
          <w:sz w:val="20"/>
        </w:rPr>
        <w:t>Fur</w:t>
      </w:r>
      <w:r w:rsidR="003A1C1D">
        <w:rPr>
          <w:rFonts w:ascii="Calibri" w:hAnsi="Calibri" w:cs="Calibri"/>
          <w:b/>
          <w:sz w:val="20"/>
        </w:rPr>
        <w:t>sys</w:t>
      </w:r>
      <w:proofErr w:type="spellEnd"/>
      <w:r w:rsidR="003A1C1D">
        <w:rPr>
          <w:rFonts w:ascii="Calibri" w:hAnsi="Calibri" w:cs="Calibri"/>
          <w:b/>
          <w:sz w:val="20"/>
        </w:rPr>
        <w:t>, Inc.</w:t>
      </w:r>
    </w:p>
    <w:bookmarkEnd w:id="337"/>
    <w:p w14:paraId="208F1DB6" w14:textId="77777777" w:rsidR="00B91DD7" w:rsidRDefault="00B91DD7" w:rsidP="00D754C5">
      <w:pPr>
        <w:tabs>
          <w:tab w:val="left" w:pos="5040"/>
        </w:tabs>
        <w:spacing w:line="300" w:lineRule="atLeast"/>
        <w:rPr>
          <w:rFonts w:ascii="Calibri" w:hAnsi="Calibri" w:cs="Calibri"/>
          <w:sz w:val="20"/>
        </w:rPr>
      </w:pPr>
    </w:p>
    <w:p w14:paraId="2D739BEC" w14:textId="77777777" w:rsidR="004B5449" w:rsidRDefault="004B5449" w:rsidP="00D754C5">
      <w:pPr>
        <w:tabs>
          <w:tab w:val="left" w:pos="5040"/>
        </w:tabs>
        <w:spacing w:line="300" w:lineRule="atLeast"/>
        <w:rPr>
          <w:rFonts w:ascii="Calibri" w:hAnsi="Calibri" w:cs="Calibri"/>
          <w:sz w:val="20"/>
        </w:rPr>
      </w:pPr>
      <w:bookmarkStart w:id="338" w:name="_Hlk167373993"/>
    </w:p>
    <w:p w14:paraId="4731672E" w14:textId="77777777" w:rsidR="004B5449" w:rsidRDefault="004B5449" w:rsidP="00D754C5">
      <w:pPr>
        <w:tabs>
          <w:tab w:val="left" w:pos="5040"/>
        </w:tabs>
        <w:spacing w:line="300" w:lineRule="atLeast"/>
        <w:rPr>
          <w:rFonts w:ascii="Calibri" w:hAnsi="Calibri" w:cs="Calibri"/>
          <w:sz w:val="20"/>
        </w:rPr>
      </w:pPr>
    </w:p>
    <w:p w14:paraId="4D501D43" w14:textId="77777777" w:rsidR="004B5449" w:rsidRPr="00D20C02" w:rsidRDefault="004B5449" w:rsidP="00D754C5">
      <w:pPr>
        <w:tabs>
          <w:tab w:val="left" w:pos="5040"/>
        </w:tabs>
        <w:spacing w:line="300" w:lineRule="atLeast"/>
        <w:rPr>
          <w:rFonts w:ascii="Calibri" w:hAnsi="Calibri" w:cs="Calibri"/>
          <w:sz w:val="20"/>
        </w:rPr>
      </w:pPr>
    </w:p>
    <w:p w14:paraId="157F6D1B" w14:textId="77777777" w:rsidR="00F538BA" w:rsidRPr="00D20C02" w:rsidRDefault="00F538BA" w:rsidP="00D754C5">
      <w:pPr>
        <w:tabs>
          <w:tab w:val="left" w:pos="432"/>
          <w:tab w:val="center" w:pos="2160"/>
          <w:tab w:val="right" w:pos="4320"/>
          <w:tab w:val="left" w:pos="5040"/>
          <w:tab w:val="left" w:pos="5400"/>
          <w:tab w:val="center" w:pos="7200"/>
          <w:tab w:val="right" w:pos="9360"/>
        </w:tabs>
        <w:spacing w:line="300" w:lineRule="atLeast"/>
        <w:rPr>
          <w:rFonts w:ascii="Calibri" w:hAnsi="Calibri" w:cs="Calibri"/>
          <w:sz w:val="20"/>
        </w:rPr>
      </w:pPr>
    </w:p>
    <w:p w14:paraId="54896F83" w14:textId="77777777" w:rsidR="00F538BA" w:rsidRPr="00D20C02" w:rsidRDefault="00F538BA" w:rsidP="004B5449">
      <w:pPr>
        <w:tabs>
          <w:tab w:val="left" w:pos="432"/>
          <w:tab w:val="center" w:pos="2160"/>
          <w:tab w:val="right" w:pos="4320"/>
          <w:tab w:val="left" w:pos="5040"/>
          <w:tab w:val="left" w:pos="5400"/>
          <w:tab w:val="center" w:pos="7200"/>
          <w:tab w:val="right" w:pos="9360"/>
        </w:tabs>
        <w:spacing w:line="360" w:lineRule="auto"/>
        <w:rPr>
          <w:rFonts w:ascii="Calibri" w:hAnsi="Calibri" w:cs="Calibri"/>
          <w:sz w:val="20"/>
        </w:rPr>
      </w:pPr>
      <w:r w:rsidRPr="00D20C02">
        <w:rPr>
          <w:rFonts w:ascii="Calibri" w:hAnsi="Calibri" w:cs="Calibri"/>
          <w:sz w:val="20"/>
          <w:u w:val="single"/>
        </w:rPr>
        <w:tab/>
      </w:r>
      <w:r w:rsidRPr="00D20C02">
        <w:rPr>
          <w:rFonts w:ascii="Calibri" w:hAnsi="Calibri" w:cs="Calibri"/>
          <w:sz w:val="20"/>
          <w:u w:val="single"/>
        </w:rPr>
        <w:tab/>
      </w:r>
      <w:r w:rsidR="004B5449">
        <w:rPr>
          <w:rFonts w:ascii="Calibri" w:hAnsi="Calibri" w:cs="Calibri"/>
          <w:sz w:val="20"/>
          <w:u w:val="single"/>
        </w:rPr>
        <w:t>_________________________________________</w:t>
      </w:r>
      <w:r w:rsidRPr="00D20C02">
        <w:rPr>
          <w:rFonts w:ascii="Calibri" w:hAnsi="Calibri" w:cs="Calibri"/>
          <w:sz w:val="20"/>
        </w:rPr>
        <w:tab/>
      </w:r>
    </w:p>
    <w:p w14:paraId="3787D21A" w14:textId="24B584C5" w:rsidR="00F538BA" w:rsidRPr="00D20C02" w:rsidRDefault="004B5449" w:rsidP="004B5449">
      <w:pPr>
        <w:tabs>
          <w:tab w:val="left" w:pos="432"/>
          <w:tab w:val="center" w:pos="2160"/>
          <w:tab w:val="right" w:pos="4320"/>
          <w:tab w:val="left" w:pos="5040"/>
          <w:tab w:val="left" w:pos="5400"/>
          <w:tab w:val="center" w:pos="7200"/>
          <w:tab w:val="right" w:pos="9360"/>
        </w:tabs>
        <w:spacing w:line="360" w:lineRule="auto"/>
        <w:rPr>
          <w:rFonts w:ascii="Calibri" w:hAnsi="Calibri" w:cs="Calibri"/>
          <w:sz w:val="20"/>
        </w:rPr>
      </w:pPr>
      <w:r>
        <w:rPr>
          <w:rFonts w:ascii="Calibri" w:hAnsi="Calibri" w:cs="Calibri"/>
          <w:sz w:val="20"/>
        </w:rPr>
        <w:t>Name:</w:t>
      </w:r>
      <w:r w:rsidR="003A1C1D">
        <w:rPr>
          <w:rFonts w:ascii="Calibri" w:hAnsi="Calibri" w:cs="Calibri"/>
          <w:sz w:val="20"/>
        </w:rPr>
        <w:t xml:space="preserve"> </w:t>
      </w:r>
      <w:proofErr w:type="spellStart"/>
      <w:r w:rsidR="003A1C1D">
        <w:rPr>
          <w:rFonts w:ascii="Calibri" w:hAnsi="Calibri" w:cs="Calibri"/>
          <w:sz w:val="20"/>
        </w:rPr>
        <w:t>Kwangho</w:t>
      </w:r>
      <w:proofErr w:type="spellEnd"/>
      <w:r w:rsidR="003A1C1D">
        <w:rPr>
          <w:rFonts w:ascii="Calibri" w:hAnsi="Calibri" w:cs="Calibri"/>
          <w:sz w:val="20"/>
        </w:rPr>
        <w:t xml:space="preserve"> Park</w:t>
      </w:r>
      <w:r>
        <w:rPr>
          <w:rFonts w:ascii="Calibri" w:hAnsi="Calibri" w:cs="Calibri"/>
          <w:sz w:val="20"/>
        </w:rPr>
        <w:t xml:space="preserve"> </w:t>
      </w:r>
      <w:r w:rsidR="00F538BA" w:rsidRPr="00D20C02">
        <w:rPr>
          <w:rFonts w:ascii="Calibri" w:hAnsi="Calibri" w:cs="Calibri"/>
          <w:sz w:val="20"/>
        </w:rPr>
        <w:tab/>
      </w:r>
      <w:r w:rsidR="00F538BA" w:rsidRPr="00D20C02">
        <w:rPr>
          <w:rFonts w:ascii="Calibri" w:hAnsi="Calibri" w:cs="Calibri"/>
          <w:sz w:val="20"/>
        </w:rPr>
        <w:tab/>
      </w:r>
      <w:r w:rsidR="00F538BA" w:rsidRPr="00D20C02">
        <w:rPr>
          <w:rFonts w:ascii="Calibri" w:hAnsi="Calibri" w:cs="Calibri"/>
          <w:sz w:val="20"/>
        </w:rPr>
        <w:tab/>
      </w:r>
    </w:p>
    <w:p w14:paraId="7093FD4B" w14:textId="422E6252" w:rsidR="00F538BA" w:rsidRDefault="004B5449" w:rsidP="004B5449">
      <w:pPr>
        <w:tabs>
          <w:tab w:val="left" w:pos="432"/>
          <w:tab w:val="center" w:pos="2016"/>
          <w:tab w:val="right" w:pos="3888"/>
          <w:tab w:val="left" w:pos="4608"/>
          <w:tab w:val="left" w:pos="5040"/>
          <w:tab w:val="center" w:pos="6912"/>
          <w:tab w:val="right" w:pos="9360"/>
        </w:tabs>
        <w:spacing w:line="360" w:lineRule="auto"/>
        <w:rPr>
          <w:rFonts w:ascii="Calibri" w:hAnsi="Calibri" w:cs="Calibri"/>
          <w:sz w:val="20"/>
        </w:rPr>
      </w:pPr>
      <w:r>
        <w:rPr>
          <w:rFonts w:ascii="Calibri" w:hAnsi="Calibri" w:cs="Calibri"/>
          <w:sz w:val="20"/>
        </w:rPr>
        <w:t xml:space="preserve">Title: </w:t>
      </w:r>
      <w:r w:rsidR="003A1C1D">
        <w:rPr>
          <w:rFonts w:ascii="Calibri" w:hAnsi="Calibri" w:cs="Calibri"/>
          <w:sz w:val="20"/>
        </w:rPr>
        <w:t xml:space="preserve"> President of </w:t>
      </w:r>
      <w:proofErr w:type="spellStart"/>
      <w:r w:rsidR="003A1C1D">
        <w:rPr>
          <w:rFonts w:ascii="Calibri" w:hAnsi="Calibri" w:cs="Calibri"/>
          <w:sz w:val="20"/>
        </w:rPr>
        <w:t>Fursys</w:t>
      </w:r>
      <w:proofErr w:type="spellEnd"/>
    </w:p>
    <w:p w14:paraId="78691BE1" w14:textId="77777777" w:rsidR="004B5449" w:rsidRPr="00D20C02" w:rsidRDefault="004B5449" w:rsidP="004B5449">
      <w:pPr>
        <w:tabs>
          <w:tab w:val="left" w:pos="432"/>
          <w:tab w:val="center" w:pos="2016"/>
          <w:tab w:val="right" w:pos="3888"/>
          <w:tab w:val="left" w:pos="4608"/>
          <w:tab w:val="left" w:pos="5040"/>
          <w:tab w:val="center" w:pos="6912"/>
          <w:tab w:val="right" w:pos="9360"/>
        </w:tabs>
        <w:spacing w:line="360" w:lineRule="auto"/>
        <w:rPr>
          <w:rFonts w:ascii="Calibri" w:hAnsi="Calibri" w:cs="Calibri"/>
          <w:sz w:val="20"/>
        </w:rPr>
      </w:pPr>
      <w:r>
        <w:rPr>
          <w:rFonts w:ascii="Calibri" w:hAnsi="Calibri" w:cs="Calibri"/>
          <w:sz w:val="20"/>
        </w:rPr>
        <w:t xml:space="preserve">Date: </w:t>
      </w:r>
    </w:p>
    <w:p w14:paraId="735F8DD5" w14:textId="77777777" w:rsidR="00F538BA" w:rsidRDefault="00F538BA" w:rsidP="00D754C5">
      <w:pPr>
        <w:tabs>
          <w:tab w:val="left" w:pos="432"/>
          <w:tab w:val="center" w:pos="2160"/>
          <w:tab w:val="right" w:pos="4320"/>
          <w:tab w:val="left" w:pos="5040"/>
          <w:tab w:val="left" w:pos="5400"/>
          <w:tab w:val="center" w:pos="7200"/>
          <w:tab w:val="right" w:pos="9360"/>
        </w:tabs>
        <w:spacing w:line="300" w:lineRule="atLeast"/>
        <w:rPr>
          <w:rFonts w:ascii="Calibri" w:hAnsi="Calibri" w:cs="Calibri"/>
          <w:sz w:val="20"/>
        </w:rPr>
      </w:pPr>
    </w:p>
    <w:bookmarkEnd w:id="338"/>
    <w:p w14:paraId="7F5AC414" w14:textId="77777777" w:rsidR="004B5449" w:rsidRDefault="004B5449" w:rsidP="00D754C5">
      <w:pPr>
        <w:tabs>
          <w:tab w:val="left" w:pos="432"/>
          <w:tab w:val="center" w:pos="2160"/>
          <w:tab w:val="right" w:pos="4320"/>
          <w:tab w:val="left" w:pos="5040"/>
          <w:tab w:val="left" w:pos="5400"/>
          <w:tab w:val="center" w:pos="7200"/>
          <w:tab w:val="right" w:pos="9360"/>
        </w:tabs>
        <w:spacing w:line="300" w:lineRule="atLeast"/>
        <w:rPr>
          <w:rFonts w:ascii="Calibri" w:hAnsi="Calibri" w:cs="Calibri"/>
          <w:sz w:val="20"/>
        </w:rPr>
      </w:pPr>
    </w:p>
    <w:p w14:paraId="582125FB" w14:textId="1A47F3D2" w:rsidR="004B5449" w:rsidRDefault="004B5449" w:rsidP="00D754C5">
      <w:pPr>
        <w:tabs>
          <w:tab w:val="left" w:pos="432"/>
          <w:tab w:val="center" w:pos="2160"/>
          <w:tab w:val="right" w:pos="4320"/>
          <w:tab w:val="left" w:pos="5040"/>
          <w:tab w:val="left" w:pos="5400"/>
          <w:tab w:val="center" w:pos="7200"/>
          <w:tab w:val="right" w:pos="9360"/>
        </w:tabs>
        <w:spacing w:line="300" w:lineRule="atLeast"/>
        <w:rPr>
          <w:ins w:id="339" w:author="김현주 (Hyunjoo Kim)" w:date="2025-05-20T10:51:00Z"/>
          <w:rFonts w:ascii="Calibri" w:hAnsi="Calibri" w:cs="Calibri"/>
          <w:sz w:val="20"/>
        </w:rPr>
      </w:pPr>
    </w:p>
    <w:p w14:paraId="556181C0" w14:textId="18BB8103"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40" w:author="김현주 (Hyunjoo Kim)" w:date="2025-05-20T10:51:00Z"/>
          <w:rFonts w:ascii="Calibri" w:hAnsi="Calibri" w:cs="Calibri"/>
          <w:sz w:val="20"/>
        </w:rPr>
      </w:pPr>
    </w:p>
    <w:p w14:paraId="6C5116E5" w14:textId="7DE841FA"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41" w:author="김현주 (Hyunjoo Kim)" w:date="2025-05-20T10:51:00Z"/>
          <w:rFonts w:ascii="Calibri" w:hAnsi="Calibri" w:cs="Calibri"/>
          <w:sz w:val="20"/>
        </w:rPr>
      </w:pPr>
    </w:p>
    <w:p w14:paraId="52381E83" w14:textId="4DF769D2"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42" w:author="김현주 (Hyunjoo Kim)" w:date="2025-05-20T10:51:00Z"/>
          <w:rFonts w:ascii="Calibri" w:hAnsi="Calibri" w:cs="Calibri"/>
          <w:sz w:val="20"/>
        </w:rPr>
      </w:pPr>
    </w:p>
    <w:p w14:paraId="27A37C26" w14:textId="45DE95FF"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43" w:author="김현주 (Hyunjoo Kim)" w:date="2025-05-20T10:51:00Z"/>
          <w:rFonts w:ascii="Calibri" w:hAnsi="Calibri" w:cs="Calibri"/>
          <w:sz w:val="20"/>
        </w:rPr>
      </w:pPr>
    </w:p>
    <w:p w14:paraId="072D2976" w14:textId="6A9C54D4"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44" w:author="김현주 (Hyunjoo Kim)" w:date="2025-05-20T10:51:00Z"/>
          <w:rFonts w:ascii="Calibri" w:hAnsi="Calibri" w:cs="Calibri"/>
          <w:sz w:val="20"/>
        </w:rPr>
      </w:pPr>
    </w:p>
    <w:p w14:paraId="0A6F355E" w14:textId="675EFD49"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45" w:author="김현주 (Hyunjoo Kim)" w:date="2025-05-20T10:51:00Z"/>
          <w:rFonts w:ascii="Calibri" w:hAnsi="Calibri" w:cs="Calibri"/>
          <w:sz w:val="20"/>
        </w:rPr>
      </w:pPr>
    </w:p>
    <w:p w14:paraId="4227C4D1" w14:textId="0AB663F7"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46" w:author="김현주 (Hyunjoo Kim)" w:date="2025-05-20T10:51:00Z"/>
          <w:rFonts w:ascii="Calibri" w:hAnsi="Calibri" w:cs="Calibri"/>
          <w:sz w:val="20"/>
        </w:rPr>
      </w:pPr>
    </w:p>
    <w:p w14:paraId="1225ACA3" w14:textId="4A5C9BA4"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47" w:author="김현주 (Hyunjoo Kim)" w:date="2025-05-20T10:51:00Z"/>
          <w:rFonts w:ascii="Calibri" w:hAnsi="Calibri" w:cs="Calibri"/>
          <w:sz w:val="20"/>
        </w:rPr>
      </w:pPr>
    </w:p>
    <w:p w14:paraId="5DCBC5C8" w14:textId="6D6F7660"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48" w:author="김현주 (Hyunjoo Kim)" w:date="2025-05-20T10:51:00Z"/>
          <w:rFonts w:ascii="Calibri" w:hAnsi="Calibri" w:cs="Calibri"/>
          <w:sz w:val="20"/>
        </w:rPr>
      </w:pPr>
    </w:p>
    <w:p w14:paraId="681D3037" w14:textId="7B10D218"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49" w:author="김현주 (Hyunjoo Kim)" w:date="2025-05-20T11:00:00Z"/>
          <w:rFonts w:ascii="Calibri" w:hAnsi="Calibri" w:cs="Calibri"/>
          <w:sz w:val="20"/>
        </w:rPr>
      </w:pPr>
    </w:p>
    <w:p w14:paraId="4F58DC7A" w14:textId="1F0F149B"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50" w:author="김현주 (Hyunjoo Kim)" w:date="2025-05-20T11:00:00Z"/>
          <w:rFonts w:ascii="Calibri" w:hAnsi="Calibri" w:cs="Calibri"/>
          <w:sz w:val="20"/>
        </w:rPr>
      </w:pPr>
    </w:p>
    <w:p w14:paraId="20964172" w14:textId="3F5982AA"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51" w:author="김현주 (Hyunjoo Kim)" w:date="2025-05-20T11:00:00Z"/>
          <w:rFonts w:ascii="Calibri" w:hAnsi="Calibri" w:cs="Calibri"/>
          <w:sz w:val="20"/>
        </w:rPr>
      </w:pPr>
    </w:p>
    <w:p w14:paraId="67F67BD6" w14:textId="75F9B6E7"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52" w:author="김현주 (Hyunjoo Kim)" w:date="2025-05-20T11:00:00Z"/>
          <w:rFonts w:ascii="Calibri" w:hAnsi="Calibri" w:cs="Calibri"/>
          <w:sz w:val="20"/>
        </w:rPr>
      </w:pPr>
    </w:p>
    <w:p w14:paraId="07EAA6EB" w14:textId="50124788"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53" w:author="김현주 (Hyunjoo Kim)" w:date="2025-05-20T11:00:00Z"/>
          <w:rFonts w:ascii="Calibri" w:hAnsi="Calibri" w:cs="Calibri"/>
          <w:sz w:val="20"/>
        </w:rPr>
      </w:pPr>
    </w:p>
    <w:p w14:paraId="684F1527" w14:textId="3CEB76D3"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54" w:author="김현주 (Hyunjoo Kim)" w:date="2025-05-20T11:00:00Z"/>
          <w:rFonts w:ascii="Calibri" w:hAnsi="Calibri" w:cs="Calibri"/>
          <w:sz w:val="20"/>
        </w:rPr>
      </w:pPr>
    </w:p>
    <w:p w14:paraId="303A4795" w14:textId="46D8EB2E"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55" w:author="김현주 (Hyunjoo Kim)" w:date="2025-05-20T11:00:00Z"/>
          <w:rFonts w:ascii="Calibri" w:hAnsi="Calibri" w:cs="Calibri"/>
          <w:sz w:val="20"/>
        </w:rPr>
      </w:pPr>
    </w:p>
    <w:p w14:paraId="0AC32B91" w14:textId="7C6B03B5"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56" w:author="김현주 (Hyunjoo Kim)" w:date="2025-05-20T11:00:00Z"/>
          <w:rFonts w:ascii="Calibri" w:hAnsi="Calibri" w:cs="Calibri"/>
          <w:sz w:val="20"/>
        </w:rPr>
      </w:pPr>
    </w:p>
    <w:p w14:paraId="307A3323" w14:textId="5B088D45"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57" w:author="김현주 (Hyunjoo Kim)" w:date="2025-05-20T11:00:00Z"/>
          <w:rFonts w:ascii="Calibri" w:hAnsi="Calibri" w:cs="Calibri"/>
          <w:sz w:val="20"/>
        </w:rPr>
      </w:pPr>
    </w:p>
    <w:p w14:paraId="72207BD0" w14:textId="633ABC0B"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58" w:author="김현주 (Hyunjoo Kim)" w:date="2025-05-20T11:00:00Z"/>
          <w:rFonts w:ascii="Calibri" w:hAnsi="Calibri" w:cs="Calibri"/>
          <w:sz w:val="20"/>
        </w:rPr>
      </w:pPr>
    </w:p>
    <w:p w14:paraId="5F4CD7F9" w14:textId="22064D77"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59" w:author="김현주 (Hyunjoo Kim)" w:date="2025-05-20T11:00:00Z"/>
          <w:rFonts w:ascii="Calibri" w:hAnsi="Calibri" w:cs="Calibri"/>
          <w:sz w:val="20"/>
        </w:rPr>
      </w:pPr>
    </w:p>
    <w:p w14:paraId="66D6982F" w14:textId="519927A1"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60" w:author="김현주 (Hyunjoo Kim)" w:date="2025-05-20T11:00:00Z"/>
          <w:rFonts w:ascii="Calibri" w:hAnsi="Calibri" w:cs="Calibri"/>
          <w:sz w:val="20"/>
        </w:rPr>
      </w:pPr>
    </w:p>
    <w:p w14:paraId="7B921C2F" w14:textId="2F5028F7"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61" w:author="김현주 (Hyunjoo Kim)" w:date="2025-05-20T11:00:00Z"/>
          <w:rFonts w:ascii="Calibri" w:hAnsi="Calibri" w:cs="Calibri"/>
          <w:sz w:val="20"/>
        </w:rPr>
      </w:pPr>
    </w:p>
    <w:p w14:paraId="3140692B" w14:textId="0F0F5D82"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62" w:author="김현주 (Hyunjoo Kim)" w:date="2025-05-20T11:00:00Z"/>
          <w:rFonts w:ascii="Calibri" w:hAnsi="Calibri" w:cs="Calibri"/>
          <w:sz w:val="20"/>
        </w:rPr>
      </w:pPr>
    </w:p>
    <w:p w14:paraId="5B82F142" w14:textId="496E512F"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63" w:author="김현주 (Hyunjoo Kim)" w:date="2025-05-20T11:00:00Z"/>
          <w:rFonts w:ascii="Calibri" w:hAnsi="Calibri" w:cs="Calibri"/>
          <w:sz w:val="20"/>
        </w:rPr>
      </w:pPr>
    </w:p>
    <w:p w14:paraId="282D5A9B" w14:textId="6EF9C0AD"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64" w:author="김현주 (Hyunjoo Kim)" w:date="2025-05-20T11:00:00Z"/>
          <w:rFonts w:ascii="Calibri" w:hAnsi="Calibri" w:cs="Calibri"/>
          <w:sz w:val="20"/>
        </w:rPr>
      </w:pPr>
    </w:p>
    <w:p w14:paraId="7E619AEA" w14:textId="0180FCC5"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65" w:author="김현주 (Hyunjoo Kim)" w:date="2025-05-20T11:00:00Z"/>
          <w:rFonts w:ascii="Calibri" w:hAnsi="Calibri" w:cs="Calibri"/>
          <w:sz w:val="20"/>
        </w:rPr>
      </w:pPr>
    </w:p>
    <w:p w14:paraId="4C6DCB7C" w14:textId="2B243D8C"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66" w:author="김현주 (Hyunjoo Kim)" w:date="2025-05-20T11:00:00Z"/>
          <w:rFonts w:ascii="Calibri" w:hAnsi="Calibri" w:cs="Calibri"/>
          <w:sz w:val="20"/>
        </w:rPr>
      </w:pPr>
    </w:p>
    <w:p w14:paraId="2859FF93" w14:textId="1FAE6A78" w:rsidR="00631617" w:rsidRDefault="00631617" w:rsidP="00D754C5">
      <w:pPr>
        <w:tabs>
          <w:tab w:val="left" w:pos="432"/>
          <w:tab w:val="center" w:pos="2160"/>
          <w:tab w:val="right" w:pos="4320"/>
          <w:tab w:val="left" w:pos="5040"/>
          <w:tab w:val="left" w:pos="5400"/>
          <w:tab w:val="center" w:pos="7200"/>
          <w:tab w:val="right" w:pos="9360"/>
        </w:tabs>
        <w:spacing w:line="300" w:lineRule="atLeast"/>
        <w:rPr>
          <w:ins w:id="367" w:author="김현주 (Hyunjoo Kim)" w:date="2025-05-20T11:00:00Z"/>
          <w:rFonts w:ascii="Calibri" w:hAnsi="Calibri" w:cs="Calibri"/>
          <w:sz w:val="20"/>
        </w:rPr>
      </w:pPr>
    </w:p>
    <w:p w14:paraId="33E717EC" w14:textId="438D7726"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68" w:author="김현주 (Hyunjoo Kim)" w:date="2025-05-20T10:51:00Z"/>
          <w:rFonts w:ascii="Calibri" w:hAnsi="Calibri" w:cs="Calibri"/>
          <w:sz w:val="20"/>
        </w:rPr>
      </w:pPr>
      <w:bookmarkStart w:id="369" w:name="_GoBack"/>
      <w:bookmarkEnd w:id="369"/>
    </w:p>
    <w:p w14:paraId="0FD9F48A" w14:textId="012BF657" w:rsidR="00407A2B" w:rsidRDefault="00407A2B" w:rsidP="00407A2B">
      <w:pPr>
        <w:jc w:val="center"/>
        <w:rPr>
          <w:ins w:id="370" w:author="김현주 (Hyunjoo Kim)" w:date="2025-05-20T10:51:00Z"/>
          <w:rFonts w:ascii="Calibri" w:hAnsi="Calibri" w:cs="Calibri"/>
          <w:b/>
          <w:bCs/>
          <w:sz w:val="22"/>
          <w:szCs w:val="22"/>
        </w:rPr>
      </w:pPr>
      <w:ins w:id="371" w:author="김현주 (Hyunjoo Kim)" w:date="2025-05-20T10:51:00Z">
        <w:r>
          <w:rPr>
            <w:rFonts w:ascii="Calibri" w:hAnsi="Calibri" w:cs="Calibri"/>
            <w:b/>
            <w:bCs/>
            <w:sz w:val="22"/>
            <w:szCs w:val="22"/>
          </w:rPr>
          <w:lastRenderedPageBreak/>
          <w:t xml:space="preserve">Annex – Schedule 1 </w:t>
        </w:r>
        <w:proofErr w:type="gramStart"/>
        <w:r>
          <w:rPr>
            <w:rFonts w:ascii="Calibri" w:hAnsi="Calibri" w:cs="Calibri"/>
            <w:b/>
            <w:bCs/>
            <w:sz w:val="22"/>
            <w:szCs w:val="22"/>
          </w:rPr>
          <w:t>NON DISCLOSURE</w:t>
        </w:r>
        <w:proofErr w:type="gramEnd"/>
        <w:r>
          <w:rPr>
            <w:rFonts w:ascii="Calibri" w:hAnsi="Calibri" w:cs="Calibri"/>
            <w:b/>
            <w:bCs/>
            <w:sz w:val="22"/>
            <w:szCs w:val="22"/>
          </w:rPr>
          <w:t xml:space="preserve"> AND CONFIDENTIALITY DECLARATION </w:t>
        </w:r>
      </w:ins>
      <w:ins w:id="372" w:author="김현주 (Hyunjoo Kim)" w:date="2025-05-20T10:52:00Z">
        <w:r>
          <w:rPr>
            <w:rFonts w:ascii="Calibri" w:hAnsi="Calibri" w:cs="Calibri"/>
            <w:b/>
            <w:bCs/>
            <w:sz w:val="22"/>
            <w:szCs w:val="22"/>
          </w:rPr>
          <w:t xml:space="preserve">of </w:t>
        </w:r>
      </w:ins>
      <w:proofErr w:type="spellStart"/>
      <w:ins w:id="373" w:author="김현주 (Hyunjoo Kim)" w:date="2025-05-20T10:51:00Z">
        <w:r>
          <w:rPr>
            <w:rFonts w:ascii="Calibri" w:hAnsi="Calibri" w:cs="Calibri" w:hint="eastAsia"/>
            <w:b/>
            <w:bCs/>
            <w:sz w:val="22"/>
            <w:szCs w:val="22"/>
            <w:lang w:eastAsia="ko-KR"/>
          </w:rPr>
          <w:t>A</w:t>
        </w:r>
        <w:r>
          <w:rPr>
            <w:rFonts w:ascii="Calibri" w:hAnsi="Calibri" w:cs="Calibri"/>
            <w:b/>
            <w:bCs/>
            <w:sz w:val="22"/>
            <w:szCs w:val="22"/>
            <w:lang w:eastAsia="ko-KR"/>
          </w:rPr>
          <w:t>hrend</w:t>
        </w:r>
        <w:proofErr w:type="spellEnd"/>
        <w:r>
          <w:rPr>
            <w:rFonts w:ascii="Calibri" w:hAnsi="Calibri" w:cs="Calibri"/>
            <w:b/>
            <w:bCs/>
            <w:sz w:val="22"/>
            <w:szCs w:val="22"/>
          </w:rPr>
          <w:br/>
        </w:r>
      </w:ins>
    </w:p>
    <w:p w14:paraId="37871964" w14:textId="77777777" w:rsidR="00407A2B" w:rsidRDefault="00407A2B" w:rsidP="00407A2B">
      <w:pPr>
        <w:jc w:val="center"/>
        <w:rPr>
          <w:ins w:id="374" w:author="김현주 (Hyunjoo Kim)" w:date="2025-05-20T10:51:00Z"/>
          <w:rFonts w:ascii="Calibri" w:hAnsi="Calibri" w:cs="Calibri"/>
          <w:b/>
          <w:bCs/>
          <w:sz w:val="22"/>
          <w:szCs w:val="22"/>
        </w:rPr>
      </w:pPr>
    </w:p>
    <w:p w14:paraId="54E5E133" w14:textId="77777777" w:rsidR="00407A2B" w:rsidRDefault="00407A2B" w:rsidP="00407A2B">
      <w:pPr>
        <w:rPr>
          <w:ins w:id="375" w:author="김현주 (Hyunjoo Kim)" w:date="2025-05-20T10:51:00Z"/>
          <w:rFonts w:ascii="Calibri" w:hAnsi="Calibri" w:cs="Calibri"/>
          <w:sz w:val="22"/>
          <w:szCs w:val="22"/>
        </w:rPr>
      </w:pPr>
      <w:ins w:id="376" w:author="김현주 (Hyunjoo Kim)" w:date="2025-05-20T10:51:00Z">
        <w:r>
          <w:rPr>
            <w:rFonts w:ascii="Calibri" w:hAnsi="Calibri" w:cs="Calibri"/>
            <w:sz w:val="22"/>
            <w:szCs w:val="22"/>
          </w:rPr>
          <w:t>1.</w:t>
        </w:r>
        <w:r>
          <w:rPr>
            <w:rFonts w:ascii="Calibri" w:hAnsi="Calibri" w:cs="Calibri"/>
            <w:sz w:val="22"/>
            <w:szCs w:val="22"/>
          </w:rPr>
          <w:tab/>
          <w:t>Bill of materials</w:t>
        </w:r>
      </w:ins>
    </w:p>
    <w:p w14:paraId="11FD537F" w14:textId="77777777" w:rsidR="00407A2B" w:rsidRDefault="00407A2B" w:rsidP="00407A2B">
      <w:pPr>
        <w:rPr>
          <w:ins w:id="377" w:author="김현주 (Hyunjoo Kim)" w:date="2025-05-20T10:51:00Z"/>
          <w:rFonts w:ascii="Calibri" w:hAnsi="Calibri" w:cs="Calibri"/>
          <w:sz w:val="22"/>
          <w:szCs w:val="22"/>
        </w:rPr>
      </w:pPr>
      <w:ins w:id="378" w:author="김현주 (Hyunjoo Kim)" w:date="2025-05-20T10:51:00Z">
        <w:r>
          <w:rPr>
            <w:rFonts w:ascii="Calibri" w:hAnsi="Calibri" w:cs="Calibri"/>
            <w:sz w:val="22"/>
            <w:szCs w:val="22"/>
          </w:rPr>
          <w:t>2.</w:t>
        </w:r>
        <w:r>
          <w:rPr>
            <w:rFonts w:ascii="Calibri" w:hAnsi="Calibri" w:cs="Calibri"/>
            <w:sz w:val="22"/>
            <w:szCs w:val="22"/>
          </w:rPr>
          <w:tab/>
          <w:t>Technical drawings</w:t>
        </w:r>
      </w:ins>
    </w:p>
    <w:p w14:paraId="3E78ED2E" w14:textId="77777777" w:rsidR="00407A2B" w:rsidRDefault="00407A2B" w:rsidP="00407A2B">
      <w:pPr>
        <w:rPr>
          <w:ins w:id="379" w:author="김현주 (Hyunjoo Kim)" w:date="2025-05-20T10:51:00Z"/>
          <w:rFonts w:ascii="Calibri" w:hAnsi="Calibri" w:cs="Calibri"/>
          <w:sz w:val="22"/>
          <w:szCs w:val="22"/>
        </w:rPr>
      </w:pPr>
      <w:ins w:id="380" w:author="김현주 (Hyunjoo Kim)" w:date="2025-05-20T10:51:00Z">
        <w:r>
          <w:rPr>
            <w:rFonts w:ascii="Calibri" w:hAnsi="Calibri" w:cs="Calibri"/>
            <w:sz w:val="22"/>
            <w:szCs w:val="22"/>
          </w:rPr>
          <w:t>3.</w:t>
        </w:r>
        <w:r>
          <w:rPr>
            <w:rFonts w:ascii="Calibri" w:hAnsi="Calibri" w:cs="Calibri"/>
            <w:sz w:val="22"/>
            <w:szCs w:val="22"/>
          </w:rPr>
          <w:tab/>
          <w:t>Technical drawings of production molds</w:t>
        </w:r>
      </w:ins>
    </w:p>
    <w:p w14:paraId="3E824642" w14:textId="02F7B5BB"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81" w:author="김현주 (Hyunjoo Kim)" w:date="2025-05-20T10:51:00Z"/>
          <w:rFonts w:ascii="Calibri" w:hAnsi="Calibri" w:cs="Calibri"/>
          <w:sz w:val="20"/>
        </w:rPr>
      </w:pPr>
    </w:p>
    <w:p w14:paraId="74037D41" w14:textId="44E91AE8"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82" w:author="김현주 (Hyunjoo Kim)" w:date="2025-05-20T10:51:00Z"/>
          <w:rFonts w:ascii="Calibri" w:hAnsi="Calibri" w:cs="Calibri"/>
          <w:sz w:val="20"/>
        </w:rPr>
      </w:pPr>
    </w:p>
    <w:p w14:paraId="3DB9FD3D" w14:textId="2334E787"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83" w:author="김현주 (Hyunjoo Kim)" w:date="2025-05-20T10:51:00Z"/>
          <w:rFonts w:ascii="Calibri" w:hAnsi="Calibri" w:cs="Calibri"/>
          <w:sz w:val="20"/>
        </w:rPr>
      </w:pPr>
    </w:p>
    <w:p w14:paraId="3FA2DBC4" w14:textId="65D5D11B"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84" w:author="김현주 (Hyunjoo Kim)" w:date="2025-05-20T10:51:00Z"/>
          <w:rFonts w:ascii="Calibri" w:hAnsi="Calibri" w:cs="Calibri"/>
          <w:sz w:val="20"/>
        </w:rPr>
      </w:pPr>
    </w:p>
    <w:p w14:paraId="56C3F005" w14:textId="35DBC948"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85" w:author="김현주 (Hyunjoo Kim)" w:date="2025-05-20T10:51:00Z"/>
          <w:rFonts w:ascii="Calibri" w:hAnsi="Calibri" w:cs="Calibri"/>
          <w:sz w:val="20"/>
        </w:rPr>
      </w:pPr>
    </w:p>
    <w:p w14:paraId="4BC5A459" w14:textId="783ED853"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86" w:author="김현주 (Hyunjoo Kim)" w:date="2025-05-20T10:51:00Z"/>
          <w:rFonts w:ascii="Calibri" w:hAnsi="Calibri" w:cs="Calibri"/>
          <w:sz w:val="20"/>
        </w:rPr>
      </w:pPr>
    </w:p>
    <w:p w14:paraId="1DFDDADF" w14:textId="2EC25416"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87" w:author="김현주 (Hyunjoo Kim)" w:date="2025-05-20T10:51:00Z"/>
          <w:rFonts w:ascii="Calibri" w:hAnsi="Calibri" w:cs="Calibri"/>
          <w:sz w:val="20"/>
        </w:rPr>
      </w:pPr>
    </w:p>
    <w:p w14:paraId="702096DF" w14:textId="2D48E2C6"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88" w:author="김현주 (Hyunjoo Kim)" w:date="2025-05-20T10:51:00Z"/>
          <w:rFonts w:ascii="Calibri" w:hAnsi="Calibri" w:cs="Calibri"/>
          <w:sz w:val="20"/>
        </w:rPr>
      </w:pPr>
    </w:p>
    <w:p w14:paraId="60307FD9" w14:textId="3FA59155"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89" w:author="김현주 (Hyunjoo Kim)" w:date="2025-05-20T10:51:00Z"/>
          <w:rFonts w:ascii="Calibri" w:hAnsi="Calibri" w:cs="Calibri"/>
          <w:sz w:val="20"/>
        </w:rPr>
      </w:pPr>
    </w:p>
    <w:p w14:paraId="4DC53A20" w14:textId="2253CC12"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90" w:author="김현주 (Hyunjoo Kim)" w:date="2025-05-20T10:51:00Z"/>
          <w:rFonts w:ascii="Calibri" w:hAnsi="Calibri" w:cs="Calibri"/>
          <w:sz w:val="20"/>
        </w:rPr>
      </w:pPr>
    </w:p>
    <w:p w14:paraId="03C89E57" w14:textId="426F343D"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91" w:author="김현주 (Hyunjoo Kim)" w:date="2025-05-20T10:51:00Z"/>
          <w:rFonts w:ascii="Calibri" w:hAnsi="Calibri" w:cs="Calibri"/>
          <w:sz w:val="20"/>
        </w:rPr>
      </w:pPr>
    </w:p>
    <w:p w14:paraId="3F33F0AF" w14:textId="46A55253"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92" w:author="김현주 (Hyunjoo Kim)" w:date="2025-05-20T10:51:00Z"/>
          <w:rFonts w:ascii="Calibri" w:hAnsi="Calibri" w:cs="Calibri"/>
          <w:sz w:val="20"/>
        </w:rPr>
      </w:pPr>
    </w:p>
    <w:p w14:paraId="4F541171" w14:textId="672E0D57"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93" w:author="김현주 (Hyunjoo Kim)" w:date="2025-05-20T10:51:00Z"/>
          <w:rFonts w:ascii="Calibri" w:hAnsi="Calibri" w:cs="Calibri"/>
          <w:sz w:val="20"/>
        </w:rPr>
      </w:pPr>
    </w:p>
    <w:p w14:paraId="6CC2B505" w14:textId="04A768AC"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94" w:author="김현주 (Hyunjoo Kim)" w:date="2025-05-20T10:51:00Z"/>
          <w:rFonts w:ascii="Calibri" w:hAnsi="Calibri" w:cs="Calibri"/>
          <w:sz w:val="20"/>
        </w:rPr>
      </w:pPr>
    </w:p>
    <w:p w14:paraId="256738AC" w14:textId="03F5DC14"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95" w:author="김현주 (Hyunjoo Kim)" w:date="2025-05-20T10:51:00Z"/>
          <w:rFonts w:ascii="Calibri" w:hAnsi="Calibri" w:cs="Calibri"/>
          <w:sz w:val="20"/>
        </w:rPr>
      </w:pPr>
    </w:p>
    <w:p w14:paraId="0A08AA95" w14:textId="0984DC44"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96" w:author="김현주 (Hyunjoo Kim)" w:date="2025-05-20T10:51:00Z"/>
          <w:rFonts w:ascii="Calibri" w:hAnsi="Calibri" w:cs="Calibri"/>
          <w:sz w:val="20"/>
        </w:rPr>
      </w:pPr>
    </w:p>
    <w:p w14:paraId="4902D0C7" w14:textId="0C10455A"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97" w:author="김현주 (Hyunjoo Kim)" w:date="2025-05-20T10:51:00Z"/>
          <w:rFonts w:ascii="Calibri" w:hAnsi="Calibri" w:cs="Calibri"/>
          <w:sz w:val="20"/>
        </w:rPr>
      </w:pPr>
    </w:p>
    <w:p w14:paraId="6741461D" w14:textId="4E2BBE1F"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98" w:author="김현주 (Hyunjoo Kim)" w:date="2025-05-20T10:51:00Z"/>
          <w:rFonts w:ascii="Calibri" w:hAnsi="Calibri" w:cs="Calibri"/>
          <w:sz w:val="20"/>
        </w:rPr>
      </w:pPr>
    </w:p>
    <w:p w14:paraId="7F298133" w14:textId="764E8ED7"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399" w:author="김현주 (Hyunjoo Kim)" w:date="2025-05-20T10:51:00Z"/>
          <w:rFonts w:ascii="Calibri" w:hAnsi="Calibri" w:cs="Calibri"/>
          <w:sz w:val="20"/>
        </w:rPr>
      </w:pPr>
    </w:p>
    <w:p w14:paraId="3ECABE20" w14:textId="02EC9A62"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00" w:author="김현주 (Hyunjoo Kim)" w:date="2025-05-20T10:51:00Z"/>
          <w:rFonts w:ascii="Calibri" w:hAnsi="Calibri" w:cs="Calibri"/>
          <w:sz w:val="20"/>
        </w:rPr>
      </w:pPr>
    </w:p>
    <w:p w14:paraId="49EB6363" w14:textId="6650B93D"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01" w:author="김현주 (Hyunjoo Kim)" w:date="2025-05-20T10:51:00Z"/>
          <w:rFonts w:ascii="Calibri" w:hAnsi="Calibri" w:cs="Calibri"/>
          <w:sz w:val="20"/>
        </w:rPr>
      </w:pPr>
    </w:p>
    <w:p w14:paraId="41DF35B2" w14:textId="2B1BD405"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02" w:author="김현주 (Hyunjoo Kim)" w:date="2025-05-20T10:51:00Z"/>
          <w:rFonts w:ascii="Calibri" w:hAnsi="Calibri" w:cs="Calibri"/>
          <w:sz w:val="20"/>
        </w:rPr>
      </w:pPr>
    </w:p>
    <w:p w14:paraId="65A17BF0" w14:textId="7F1C81E5"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03" w:author="김현주 (Hyunjoo Kim)" w:date="2025-05-20T10:51:00Z"/>
          <w:rFonts w:ascii="Calibri" w:hAnsi="Calibri" w:cs="Calibri"/>
          <w:sz w:val="20"/>
        </w:rPr>
      </w:pPr>
    </w:p>
    <w:p w14:paraId="03B03AFC" w14:textId="1AD394B7"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04" w:author="김현주 (Hyunjoo Kim)" w:date="2025-05-20T10:51:00Z"/>
          <w:rFonts w:ascii="Calibri" w:hAnsi="Calibri" w:cs="Calibri"/>
          <w:sz w:val="20"/>
        </w:rPr>
      </w:pPr>
    </w:p>
    <w:p w14:paraId="41FCE8AD" w14:textId="1E771788"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05" w:author="김현주 (Hyunjoo Kim)" w:date="2025-05-20T10:51:00Z"/>
          <w:rFonts w:ascii="Calibri" w:hAnsi="Calibri" w:cs="Calibri"/>
          <w:sz w:val="20"/>
        </w:rPr>
      </w:pPr>
    </w:p>
    <w:p w14:paraId="59CE7859" w14:textId="60EBD428"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06" w:author="김현주 (Hyunjoo Kim)" w:date="2025-05-20T10:51:00Z"/>
          <w:rFonts w:ascii="Calibri" w:hAnsi="Calibri" w:cs="Calibri"/>
          <w:sz w:val="20"/>
        </w:rPr>
      </w:pPr>
    </w:p>
    <w:p w14:paraId="5236FCF7" w14:textId="229361EE"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07" w:author="김현주 (Hyunjoo Kim)" w:date="2025-05-20T10:51:00Z"/>
          <w:rFonts w:ascii="Calibri" w:hAnsi="Calibri" w:cs="Calibri"/>
          <w:sz w:val="20"/>
        </w:rPr>
      </w:pPr>
    </w:p>
    <w:p w14:paraId="0B20A4E8" w14:textId="7E6309A8"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08" w:author="김현주 (Hyunjoo Kim)" w:date="2025-05-20T10:51:00Z"/>
          <w:rFonts w:ascii="Calibri" w:hAnsi="Calibri" w:cs="Calibri"/>
          <w:sz w:val="20"/>
        </w:rPr>
      </w:pPr>
    </w:p>
    <w:p w14:paraId="387666C5" w14:textId="31516D68"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09" w:author="김현주 (Hyunjoo Kim)" w:date="2025-05-20T10:51:00Z"/>
          <w:rFonts w:ascii="Calibri" w:hAnsi="Calibri" w:cs="Calibri"/>
          <w:sz w:val="20"/>
        </w:rPr>
      </w:pPr>
    </w:p>
    <w:p w14:paraId="1BDF0075" w14:textId="55213B87"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10" w:author="김현주 (Hyunjoo Kim)" w:date="2025-05-20T10:51:00Z"/>
          <w:rFonts w:ascii="Calibri" w:hAnsi="Calibri" w:cs="Calibri"/>
          <w:sz w:val="20"/>
        </w:rPr>
      </w:pPr>
    </w:p>
    <w:p w14:paraId="76F59EA1" w14:textId="47D3789B"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11" w:author="김현주 (Hyunjoo Kim)" w:date="2025-05-20T10:51:00Z"/>
          <w:rFonts w:ascii="Calibri" w:hAnsi="Calibri" w:cs="Calibri"/>
          <w:sz w:val="20"/>
        </w:rPr>
      </w:pPr>
    </w:p>
    <w:p w14:paraId="16C69E5D" w14:textId="5CB61745"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12" w:author="김현주 (Hyunjoo Kim)" w:date="2025-05-20T10:51:00Z"/>
          <w:rFonts w:ascii="Calibri" w:hAnsi="Calibri" w:cs="Calibri"/>
          <w:sz w:val="20"/>
        </w:rPr>
      </w:pPr>
    </w:p>
    <w:p w14:paraId="50A7A8D4" w14:textId="4B04A308"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13" w:author="김현주 (Hyunjoo Kim)" w:date="2025-05-20T10:51:00Z"/>
          <w:rFonts w:ascii="Calibri" w:hAnsi="Calibri" w:cs="Calibri"/>
          <w:sz w:val="20"/>
        </w:rPr>
      </w:pPr>
    </w:p>
    <w:p w14:paraId="0BEF57D4" w14:textId="78092565"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14" w:author="김현주 (Hyunjoo Kim)" w:date="2025-05-20T10:51:00Z"/>
          <w:rFonts w:ascii="Calibri" w:hAnsi="Calibri" w:cs="Calibri"/>
          <w:sz w:val="20"/>
        </w:rPr>
      </w:pPr>
    </w:p>
    <w:p w14:paraId="11EC9B8A" w14:textId="3D17BCBF"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15" w:author="김현주 (Hyunjoo Kim)" w:date="2025-05-20T10:51:00Z"/>
          <w:rFonts w:ascii="Calibri" w:hAnsi="Calibri" w:cs="Calibri"/>
          <w:sz w:val="20"/>
        </w:rPr>
      </w:pPr>
    </w:p>
    <w:p w14:paraId="52B0CD64" w14:textId="63C465A5"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16" w:author="김현주 (Hyunjoo Kim)" w:date="2025-05-20T10:51:00Z"/>
          <w:rFonts w:ascii="Calibri" w:hAnsi="Calibri" w:cs="Calibri"/>
          <w:sz w:val="20"/>
        </w:rPr>
      </w:pPr>
    </w:p>
    <w:p w14:paraId="007C4F80" w14:textId="3C028BD6"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17" w:author="김현주 (Hyunjoo Kim)" w:date="2025-05-20T10:51:00Z"/>
          <w:rFonts w:ascii="Calibri" w:hAnsi="Calibri" w:cs="Calibri"/>
          <w:sz w:val="20"/>
        </w:rPr>
      </w:pPr>
    </w:p>
    <w:p w14:paraId="48BB5C45" w14:textId="56CFABF7"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18" w:author="김현주 (Hyunjoo Kim)" w:date="2025-05-20T10:51:00Z"/>
          <w:rFonts w:ascii="Calibri" w:hAnsi="Calibri" w:cs="Calibri"/>
          <w:sz w:val="20"/>
        </w:rPr>
      </w:pPr>
    </w:p>
    <w:p w14:paraId="780507F5" w14:textId="740F2B0D"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19" w:author="김현주 (Hyunjoo Kim)" w:date="2025-05-20T10:51:00Z"/>
          <w:rFonts w:ascii="Calibri" w:hAnsi="Calibri" w:cs="Calibri"/>
          <w:sz w:val="20"/>
        </w:rPr>
      </w:pPr>
    </w:p>
    <w:p w14:paraId="04F3850B" w14:textId="75F18DC4" w:rsidR="00407A2B" w:rsidRDefault="00407A2B" w:rsidP="00407A2B">
      <w:pPr>
        <w:tabs>
          <w:tab w:val="left" w:pos="432"/>
          <w:tab w:val="center" w:pos="2160"/>
          <w:tab w:val="right" w:pos="4320"/>
          <w:tab w:val="left" w:pos="5040"/>
          <w:tab w:val="left" w:pos="5400"/>
          <w:tab w:val="center" w:pos="7200"/>
          <w:tab w:val="right" w:pos="9360"/>
        </w:tabs>
        <w:spacing w:line="300" w:lineRule="atLeast"/>
        <w:jc w:val="center"/>
        <w:rPr>
          <w:ins w:id="420" w:author="김현주 (Hyunjoo Kim)" w:date="2025-05-20T10:52:00Z"/>
          <w:rFonts w:ascii="Calibri" w:hAnsi="Calibri" w:cs="Calibri"/>
          <w:b/>
          <w:bCs/>
          <w:sz w:val="22"/>
          <w:szCs w:val="22"/>
        </w:rPr>
        <w:pPrChange w:id="421" w:author="김현주 (Hyunjoo Kim)" w:date="2025-05-20T10:52:00Z">
          <w:pPr>
            <w:tabs>
              <w:tab w:val="left" w:pos="432"/>
              <w:tab w:val="center" w:pos="2160"/>
              <w:tab w:val="right" w:pos="4320"/>
              <w:tab w:val="left" w:pos="5040"/>
              <w:tab w:val="left" w:pos="5400"/>
              <w:tab w:val="center" w:pos="7200"/>
              <w:tab w:val="right" w:pos="9360"/>
            </w:tabs>
            <w:spacing w:line="300" w:lineRule="atLeast"/>
          </w:pPr>
        </w:pPrChange>
      </w:pPr>
      <w:ins w:id="422" w:author="김현주 (Hyunjoo Kim)" w:date="2025-05-20T10:51:00Z">
        <w:r>
          <w:rPr>
            <w:rFonts w:ascii="Calibri" w:hAnsi="Calibri" w:cs="Calibri"/>
            <w:b/>
            <w:bCs/>
            <w:sz w:val="22"/>
            <w:szCs w:val="22"/>
          </w:rPr>
          <w:lastRenderedPageBreak/>
          <w:t xml:space="preserve">Annex – Schedule </w:t>
        </w:r>
        <w:r>
          <w:rPr>
            <w:rFonts w:ascii="Calibri" w:hAnsi="Calibri" w:cs="Calibri"/>
            <w:b/>
            <w:bCs/>
            <w:sz w:val="22"/>
            <w:szCs w:val="22"/>
          </w:rPr>
          <w:t>2</w:t>
        </w:r>
        <w:r>
          <w:rPr>
            <w:rFonts w:ascii="Calibri" w:hAnsi="Calibri" w:cs="Calibri"/>
            <w:b/>
            <w:bCs/>
            <w:sz w:val="22"/>
            <w:szCs w:val="22"/>
          </w:rPr>
          <w:t xml:space="preserve"> </w:t>
        </w:r>
        <w:proofErr w:type="gramStart"/>
        <w:r>
          <w:rPr>
            <w:rFonts w:ascii="Calibri" w:hAnsi="Calibri" w:cs="Calibri"/>
            <w:b/>
            <w:bCs/>
            <w:sz w:val="22"/>
            <w:szCs w:val="22"/>
          </w:rPr>
          <w:t>NON DISCLOSURE</w:t>
        </w:r>
        <w:proofErr w:type="gramEnd"/>
        <w:r>
          <w:rPr>
            <w:rFonts w:ascii="Calibri" w:hAnsi="Calibri" w:cs="Calibri"/>
            <w:b/>
            <w:bCs/>
            <w:sz w:val="22"/>
            <w:szCs w:val="22"/>
          </w:rPr>
          <w:t xml:space="preserve"> AND CONFIDENTIALITY DECLARATION</w:t>
        </w:r>
        <w:r>
          <w:rPr>
            <w:rFonts w:ascii="Calibri" w:hAnsi="Calibri" w:cs="Calibri"/>
            <w:b/>
            <w:bCs/>
            <w:sz w:val="22"/>
            <w:szCs w:val="22"/>
          </w:rPr>
          <w:t xml:space="preserve"> </w:t>
        </w:r>
      </w:ins>
      <w:ins w:id="423" w:author="김현주 (Hyunjoo Kim)" w:date="2025-05-20T10:53:00Z">
        <w:r>
          <w:rPr>
            <w:rFonts w:ascii="Calibri" w:hAnsi="Calibri" w:cs="Calibri"/>
            <w:b/>
            <w:bCs/>
            <w:sz w:val="22"/>
            <w:szCs w:val="22"/>
          </w:rPr>
          <w:t xml:space="preserve">of </w:t>
        </w:r>
      </w:ins>
      <w:proofErr w:type="spellStart"/>
      <w:ins w:id="424" w:author="김현주 (Hyunjoo Kim)" w:date="2025-05-20T10:52:00Z">
        <w:r>
          <w:rPr>
            <w:rFonts w:ascii="Calibri" w:hAnsi="Calibri" w:cs="Calibri"/>
            <w:b/>
            <w:bCs/>
            <w:sz w:val="22"/>
            <w:szCs w:val="22"/>
          </w:rPr>
          <w:t>Fursys</w:t>
        </w:r>
        <w:proofErr w:type="spellEnd"/>
      </w:ins>
    </w:p>
    <w:p w14:paraId="33B215F7" w14:textId="5201738E" w:rsidR="00407A2B" w:rsidRDefault="00407A2B" w:rsidP="00D754C5">
      <w:pPr>
        <w:tabs>
          <w:tab w:val="left" w:pos="432"/>
          <w:tab w:val="center" w:pos="2160"/>
          <w:tab w:val="right" w:pos="4320"/>
          <w:tab w:val="left" w:pos="5040"/>
          <w:tab w:val="left" w:pos="5400"/>
          <w:tab w:val="center" w:pos="7200"/>
          <w:tab w:val="right" w:pos="9360"/>
        </w:tabs>
        <w:spacing w:line="300" w:lineRule="atLeast"/>
        <w:rPr>
          <w:ins w:id="425" w:author="김현주 (Hyunjoo Kim)" w:date="2025-05-20T10:52:00Z"/>
          <w:rFonts w:ascii="Calibri" w:hAnsi="Calibri" w:cs="Calibri"/>
          <w:sz w:val="20"/>
        </w:rPr>
      </w:pPr>
    </w:p>
    <w:p w14:paraId="6C98AEE4" w14:textId="73D0582E" w:rsidR="00407A2B" w:rsidRPr="00407A2B" w:rsidRDefault="00407A2B" w:rsidP="00407A2B">
      <w:pPr>
        <w:spacing w:before="100" w:beforeAutospacing="1" w:after="100" w:afterAutospacing="1"/>
        <w:jc w:val="left"/>
        <w:rPr>
          <w:ins w:id="426" w:author="김현주 (Hyunjoo Kim)" w:date="2025-05-20T10:52:00Z"/>
          <w:rFonts w:ascii="Calibri" w:hAnsi="Calibri" w:cs="Calibri"/>
          <w:sz w:val="22"/>
          <w:szCs w:val="22"/>
          <w:rPrChange w:id="427" w:author="김현주 (Hyunjoo Kim)" w:date="2025-05-20T10:52:00Z">
            <w:rPr>
              <w:ins w:id="428" w:author="김현주 (Hyunjoo Kim)" w:date="2025-05-20T10:52:00Z"/>
              <w:rFonts w:ascii="굴림" w:eastAsia="굴림" w:hAnsi="굴림" w:cs="굴림"/>
              <w:szCs w:val="24"/>
              <w:lang w:eastAsia="ko-KR"/>
            </w:rPr>
          </w:rPrChange>
        </w:rPr>
      </w:pPr>
      <w:ins w:id="429" w:author="김현주 (Hyunjoo Kim)" w:date="2025-05-20T10:52:00Z">
        <w:r>
          <w:rPr>
            <w:rFonts w:ascii="Calibri" w:hAnsi="Calibri" w:cs="Calibri"/>
            <w:sz w:val="22"/>
            <w:szCs w:val="22"/>
          </w:rPr>
          <w:t xml:space="preserve">1. </w:t>
        </w:r>
        <w:r w:rsidRPr="00407A2B">
          <w:rPr>
            <w:rFonts w:ascii="Calibri" w:hAnsi="Calibri" w:cs="Calibri"/>
            <w:sz w:val="22"/>
            <w:szCs w:val="22"/>
            <w:rPrChange w:id="430" w:author="김현주 (Hyunjoo Kim)" w:date="2025-05-20T10:52:00Z">
              <w:rPr>
                <w:rFonts w:ascii="굴림" w:eastAsia="굴림" w:hAnsi="굴림" w:cs="굴림"/>
                <w:szCs w:val="24"/>
                <w:lang w:eastAsia="ko-KR"/>
              </w:rPr>
            </w:rPrChange>
          </w:rPr>
          <w:t xml:space="preserve"> Bill of materials</w:t>
        </w:r>
      </w:ins>
    </w:p>
    <w:p w14:paraId="387A42AF" w14:textId="512BED62" w:rsidR="00407A2B" w:rsidRPr="00407A2B" w:rsidRDefault="00407A2B" w:rsidP="00407A2B">
      <w:pPr>
        <w:spacing w:before="100" w:beforeAutospacing="1" w:after="100" w:afterAutospacing="1"/>
        <w:jc w:val="left"/>
        <w:rPr>
          <w:ins w:id="431" w:author="김현주 (Hyunjoo Kim)" w:date="2025-05-20T10:52:00Z"/>
          <w:rFonts w:ascii="Calibri" w:hAnsi="Calibri" w:cs="Calibri"/>
          <w:sz w:val="22"/>
          <w:szCs w:val="22"/>
          <w:rPrChange w:id="432" w:author="김현주 (Hyunjoo Kim)" w:date="2025-05-20T10:52:00Z">
            <w:rPr>
              <w:ins w:id="433" w:author="김현주 (Hyunjoo Kim)" w:date="2025-05-20T10:52:00Z"/>
              <w:rFonts w:ascii="굴림" w:eastAsia="굴림" w:hAnsi="굴림" w:cs="굴림"/>
              <w:szCs w:val="24"/>
              <w:lang w:eastAsia="ko-KR"/>
            </w:rPr>
          </w:rPrChange>
        </w:rPr>
      </w:pPr>
      <w:ins w:id="434" w:author="김현주 (Hyunjoo Kim)" w:date="2025-05-20T10:52:00Z">
        <w:r w:rsidRPr="00407A2B">
          <w:rPr>
            <w:rFonts w:ascii="Calibri" w:hAnsi="Calibri" w:cs="Calibri"/>
            <w:sz w:val="22"/>
            <w:szCs w:val="22"/>
            <w:rPrChange w:id="435" w:author="김현주 (Hyunjoo Kim)" w:date="2025-05-20T10:52:00Z">
              <w:rPr>
                <w:rFonts w:ascii="굴림" w:eastAsia="굴림" w:hAnsi="굴림" w:cs="굴림"/>
                <w:szCs w:val="24"/>
                <w:lang w:eastAsia="ko-KR"/>
              </w:rPr>
            </w:rPrChange>
          </w:rPr>
          <w:t>2.  Technical drawings</w:t>
        </w:r>
      </w:ins>
    </w:p>
    <w:p w14:paraId="455D161B" w14:textId="3F6A5A8B" w:rsidR="00407A2B" w:rsidRPr="00407A2B" w:rsidRDefault="00407A2B" w:rsidP="00407A2B">
      <w:pPr>
        <w:spacing w:before="100" w:beforeAutospacing="1" w:after="100" w:afterAutospacing="1"/>
        <w:jc w:val="left"/>
        <w:rPr>
          <w:ins w:id="436" w:author="김현주 (Hyunjoo Kim)" w:date="2025-05-20T10:52:00Z"/>
          <w:rFonts w:ascii="Calibri" w:hAnsi="Calibri" w:cs="Calibri"/>
          <w:sz w:val="22"/>
          <w:szCs w:val="22"/>
          <w:rPrChange w:id="437" w:author="김현주 (Hyunjoo Kim)" w:date="2025-05-20T10:52:00Z">
            <w:rPr>
              <w:ins w:id="438" w:author="김현주 (Hyunjoo Kim)" w:date="2025-05-20T10:52:00Z"/>
              <w:rFonts w:ascii="굴림" w:eastAsia="굴림" w:hAnsi="굴림" w:cs="굴림"/>
              <w:szCs w:val="24"/>
              <w:lang w:eastAsia="ko-KR"/>
            </w:rPr>
          </w:rPrChange>
        </w:rPr>
      </w:pPr>
      <w:ins w:id="439" w:author="김현주 (Hyunjoo Kim)" w:date="2025-05-20T10:52:00Z">
        <w:r w:rsidRPr="00407A2B">
          <w:rPr>
            <w:rFonts w:ascii="Calibri" w:hAnsi="Calibri" w:cs="Calibri"/>
            <w:sz w:val="22"/>
            <w:szCs w:val="22"/>
            <w:rPrChange w:id="440" w:author="김현주 (Hyunjoo Kim)" w:date="2025-05-20T10:52:00Z">
              <w:rPr>
                <w:rFonts w:ascii="굴림" w:eastAsia="굴림" w:hAnsi="굴림" w:cs="굴림"/>
                <w:szCs w:val="24"/>
                <w:lang w:eastAsia="ko-KR"/>
              </w:rPr>
            </w:rPrChange>
          </w:rPr>
          <w:t>3. All pricing information related to the chair</w:t>
        </w:r>
      </w:ins>
    </w:p>
    <w:p w14:paraId="1F25DE2E" w14:textId="77777777" w:rsidR="00407A2B" w:rsidRPr="00407A2B" w:rsidRDefault="00407A2B" w:rsidP="00407A2B">
      <w:pPr>
        <w:spacing w:before="100" w:beforeAutospacing="1" w:after="100" w:afterAutospacing="1"/>
        <w:jc w:val="left"/>
        <w:rPr>
          <w:ins w:id="441" w:author="김현주 (Hyunjoo Kim)" w:date="2025-05-20T10:52:00Z"/>
          <w:rFonts w:ascii="굴림" w:eastAsia="굴림" w:hAnsi="굴림" w:cs="굴림"/>
          <w:szCs w:val="24"/>
          <w:lang w:eastAsia="ko-KR"/>
        </w:rPr>
      </w:pPr>
      <w:ins w:id="442" w:author="김현주 (Hyunjoo Kim)" w:date="2025-05-20T10:52:00Z">
        <w:r w:rsidRPr="00407A2B">
          <w:rPr>
            <w:rFonts w:ascii="굴림" w:eastAsia="굴림" w:hAnsi="굴림" w:cs="굴림"/>
            <w:szCs w:val="24"/>
            <w:lang w:eastAsia="ko-KR"/>
          </w:rPr>
          <w:t> </w:t>
        </w:r>
      </w:ins>
    </w:p>
    <w:p w14:paraId="1CBAEBB9" w14:textId="77777777" w:rsidR="00407A2B" w:rsidRPr="00D20C02" w:rsidRDefault="00407A2B" w:rsidP="00D754C5">
      <w:pPr>
        <w:tabs>
          <w:tab w:val="left" w:pos="432"/>
          <w:tab w:val="center" w:pos="2160"/>
          <w:tab w:val="right" w:pos="4320"/>
          <w:tab w:val="left" w:pos="5040"/>
          <w:tab w:val="left" w:pos="5400"/>
          <w:tab w:val="center" w:pos="7200"/>
          <w:tab w:val="right" w:pos="9360"/>
        </w:tabs>
        <w:spacing w:line="300" w:lineRule="atLeast"/>
        <w:rPr>
          <w:rFonts w:ascii="Calibri" w:hAnsi="Calibri" w:cs="Calibri"/>
          <w:sz w:val="20"/>
        </w:rPr>
      </w:pPr>
    </w:p>
    <w:sectPr w:rsidR="00407A2B" w:rsidRPr="00D20C02" w:rsidSect="009D24CD">
      <w:footerReference w:type="default" r:id="rId15"/>
      <w:pgSz w:w="12240" w:h="15840" w:code="1"/>
      <w:pgMar w:top="1440" w:right="1440" w:bottom="72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 w:author="김현주 (Hyunjoo Kim)" w:date="2025-05-16T16:18:00Z" w:initials="김(K">
    <w:p w14:paraId="79C42865" w14:textId="5DA84E33" w:rsidR="00C44C55" w:rsidRDefault="00C44C55">
      <w:pPr>
        <w:pStyle w:val="af"/>
        <w:rPr>
          <w:lang w:eastAsia="ko-KR"/>
        </w:rPr>
      </w:pPr>
      <w:r>
        <w:rPr>
          <w:rStyle w:val="ae"/>
        </w:rPr>
        <w:annotationRef/>
      </w:r>
      <w:r>
        <w:rPr>
          <w:rFonts w:hint="eastAsia"/>
          <w:lang w:eastAsia="ko-KR"/>
        </w:rPr>
        <w:t>P</w:t>
      </w:r>
      <w:r>
        <w:rPr>
          <w:lang w:eastAsia="ko-KR"/>
        </w:rPr>
        <w:t xml:space="preserve">lease enter </w:t>
      </w:r>
      <w:proofErr w:type="spellStart"/>
      <w:r>
        <w:rPr>
          <w:lang w:eastAsia="ko-KR"/>
        </w:rPr>
        <w:t>Providerr’s</w:t>
      </w:r>
      <w:proofErr w:type="spellEnd"/>
      <w:r>
        <w:rPr>
          <w:lang w:eastAsia="ko-KR"/>
        </w:rPr>
        <w:t xml:space="preserve"> head quarter’s address, and incorporated name.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9C4286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9C42865" w16cid:durableId="2BD1E3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C57AEB" w14:textId="77777777" w:rsidR="002972AB" w:rsidRDefault="002972AB">
      <w:r>
        <w:separator/>
      </w:r>
    </w:p>
  </w:endnote>
  <w:endnote w:type="continuationSeparator" w:id="0">
    <w:p w14:paraId="330F93AC" w14:textId="77777777" w:rsidR="002972AB" w:rsidRDefault="002972AB">
      <w:r>
        <w:continuationSeparator/>
      </w:r>
    </w:p>
  </w:endnote>
  <w:endnote w:type="continuationNotice" w:id="1">
    <w:p w14:paraId="7738719B" w14:textId="77777777" w:rsidR="002972AB" w:rsidRDefault="002972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PCL6)">
    <w:altName w:val="Times New Roman"/>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ntique Olive (PCL6)">
    <w:panose1 w:val="00000000000000000000"/>
    <w:charset w:val="00"/>
    <w:family w:val="swiss"/>
    <w:notTrueType/>
    <w:pitch w:val="variable"/>
    <w:sig w:usb0="00000003" w:usb1="00000000" w:usb2="00000000" w:usb3="00000000" w:csb0="00000001" w:csb1="00000000"/>
  </w:font>
  <w:font w:name="Arial (PCL6)">
    <w:panose1 w:val="00000000000000000000"/>
    <w:charset w:val="00"/>
    <w:family w:val="swiss"/>
    <w:notTrueType/>
    <w:pitch w:val="variable"/>
    <w:sig w:usb0="00000003" w:usb1="00000000" w:usb2="00000000" w:usb3="00000000" w:csb0="00000001" w:csb1="00000000"/>
  </w:font>
  <w:font w:name="Helvetica (PCL6)">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75E648" w14:textId="368D5EEA" w:rsidR="009D24CD" w:rsidRPr="00C65DEE" w:rsidRDefault="004B5449">
    <w:pPr>
      <w:pStyle w:val="a6"/>
      <w:rPr>
        <w:rFonts w:ascii="Calibri" w:hAnsi="Calibri" w:cs="Calibri"/>
        <w:sz w:val="20"/>
      </w:rPr>
    </w:pPr>
    <w:bookmarkStart w:id="443" w:name="_Hlk167373827"/>
    <w:r>
      <w:rPr>
        <w:rFonts w:ascii="Calibri" w:hAnsi="Calibri" w:cs="Calibri"/>
        <w:color w:val="808080"/>
        <w:sz w:val="20"/>
      </w:rPr>
      <w:t>(</w:t>
    </w:r>
    <w:r w:rsidR="004059A5">
      <w:rPr>
        <w:rFonts w:ascii="Calibri" w:hAnsi="Calibri" w:cs="Calibri"/>
        <w:color w:val="808080"/>
        <w:sz w:val="20"/>
      </w:rPr>
      <w:t>Version 20241213</w:t>
    </w:r>
    <w:r>
      <w:rPr>
        <w:rFonts w:ascii="Calibri" w:hAnsi="Calibri" w:cs="Calibri"/>
        <w:color w:val="808080"/>
        <w:sz w:val="20"/>
      </w:rPr>
      <w:t>)</w:t>
    </w:r>
    <w:bookmarkEnd w:id="443"/>
    <w:r w:rsidR="009D24CD" w:rsidRPr="00C65DEE">
      <w:rPr>
        <w:rFonts w:ascii="Calibri" w:hAnsi="Calibri" w:cs="Calibri"/>
        <w:sz w:val="20"/>
      </w:rPr>
      <w:tab/>
      <w:t xml:space="preserve">- </w:t>
    </w:r>
    <w:r w:rsidR="009D24CD" w:rsidRPr="00C65DEE">
      <w:rPr>
        <w:rStyle w:val="ab"/>
        <w:rFonts w:ascii="Calibri" w:hAnsi="Calibri" w:cs="Calibri"/>
        <w:sz w:val="20"/>
      </w:rPr>
      <w:fldChar w:fldCharType="begin"/>
    </w:r>
    <w:r w:rsidR="009D24CD" w:rsidRPr="00C65DEE">
      <w:rPr>
        <w:rStyle w:val="ab"/>
        <w:rFonts w:ascii="Calibri" w:hAnsi="Calibri" w:cs="Calibri"/>
        <w:sz w:val="20"/>
      </w:rPr>
      <w:instrText xml:space="preserve"> PAGE </w:instrText>
    </w:r>
    <w:r w:rsidR="009D24CD" w:rsidRPr="00C65DEE">
      <w:rPr>
        <w:rStyle w:val="ab"/>
        <w:rFonts w:ascii="Calibri" w:hAnsi="Calibri" w:cs="Calibri"/>
        <w:sz w:val="20"/>
      </w:rPr>
      <w:fldChar w:fldCharType="separate"/>
    </w:r>
    <w:r w:rsidR="00311BD9">
      <w:rPr>
        <w:rStyle w:val="ab"/>
        <w:rFonts w:ascii="Calibri" w:hAnsi="Calibri" w:cs="Calibri"/>
        <w:noProof/>
        <w:sz w:val="20"/>
      </w:rPr>
      <w:t>1</w:t>
    </w:r>
    <w:r w:rsidR="009D24CD" w:rsidRPr="00C65DEE">
      <w:rPr>
        <w:rStyle w:val="ab"/>
        <w:rFonts w:ascii="Calibri" w:hAnsi="Calibri" w:cs="Calibri"/>
        <w:sz w:val="20"/>
      </w:rPr>
      <w:fldChar w:fldCharType="end"/>
    </w:r>
    <w:r w:rsidR="009D24CD" w:rsidRPr="00C65DEE">
      <w:rPr>
        <w:rStyle w:val="ab"/>
        <w:rFonts w:ascii="Calibri" w:hAnsi="Calibri" w:cs="Calibri"/>
        <w:sz w:val="20"/>
      </w:rPr>
      <w:t xml:space="preserve"> of 4 -</w:t>
    </w:r>
    <w:r w:rsidR="009D24CD">
      <w:rPr>
        <w:rStyle w:val="ab"/>
        <w:rFonts w:ascii="Calibri" w:hAnsi="Calibri" w:cs="Calibri"/>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86E39E" w14:textId="77777777" w:rsidR="002972AB" w:rsidRDefault="002972AB">
      <w:r>
        <w:separator/>
      </w:r>
    </w:p>
  </w:footnote>
  <w:footnote w:type="continuationSeparator" w:id="0">
    <w:p w14:paraId="6D31ACD4" w14:textId="77777777" w:rsidR="002972AB" w:rsidRDefault="002972AB">
      <w:r>
        <w:continuationSeparator/>
      </w:r>
    </w:p>
  </w:footnote>
  <w:footnote w:type="continuationNotice" w:id="1">
    <w:p w14:paraId="58E0F221" w14:textId="77777777" w:rsidR="002972AB" w:rsidRDefault="002972A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811C9"/>
    <w:multiLevelType w:val="hybridMultilevel"/>
    <w:tmpl w:val="FA4E24C4"/>
    <w:lvl w:ilvl="0" w:tplc="0413000F">
      <w:start w:val="1"/>
      <w:numFmt w:val="decimal"/>
      <w:lvlText w:val="%1."/>
      <w:lvlJc w:val="left"/>
      <w:pPr>
        <w:ind w:left="773" w:hanging="360"/>
      </w:pPr>
    </w:lvl>
    <w:lvl w:ilvl="1" w:tplc="04130019">
      <w:start w:val="1"/>
      <w:numFmt w:val="lowerLetter"/>
      <w:lvlText w:val="%2."/>
      <w:lvlJc w:val="left"/>
      <w:pPr>
        <w:ind w:left="1493" w:hanging="360"/>
      </w:pPr>
    </w:lvl>
    <w:lvl w:ilvl="2" w:tplc="0413001B" w:tentative="1">
      <w:start w:val="1"/>
      <w:numFmt w:val="lowerRoman"/>
      <w:lvlText w:val="%3."/>
      <w:lvlJc w:val="right"/>
      <w:pPr>
        <w:ind w:left="2213" w:hanging="180"/>
      </w:pPr>
    </w:lvl>
    <w:lvl w:ilvl="3" w:tplc="0413000F" w:tentative="1">
      <w:start w:val="1"/>
      <w:numFmt w:val="decimal"/>
      <w:lvlText w:val="%4."/>
      <w:lvlJc w:val="left"/>
      <w:pPr>
        <w:ind w:left="2933" w:hanging="360"/>
      </w:pPr>
    </w:lvl>
    <w:lvl w:ilvl="4" w:tplc="04130019" w:tentative="1">
      <w:start w:val="1"/>
      <w:numFmt w:val="lowerLetter"/>
      <w:lvlText w:val="%5."/>
      <w:lvlJc w:val="left"/>
      <w:pPr>
        <w:ind w:left="3653" w:hanging="360"/>
      </w:pPr>
    </w:lvl>
    <w:lvl w:ilvl="5" w:tplc="0413001B" w:tentative="1">
      <w:start w:val="1"/>
      <w:numFmt w:val="lowerRoman"/>
      <w:lvlText w:val="%6."/>
      <w:lvlJc w:val="right"/>
      <w:pPr>
        <w:ind w:left="4373" w:hanging="180"/>
      </w:pPr>
    </w:lvl>
    <w:lvl w:ilvl="6" w:tplc="0413000F" w:tentative="1">
      <w:start w:val="1"/>
      <w:numFmt w:val="decimal"/>
      <w:lvlText w:val="%7."/>
      <w:lvlJc w:val="left"/>
      <w:pPr>
        <w:ind w:left="5093" w:hanging="360"/>
      </w:pPr>
    </w:lvl>
    <w:lvl w:ilvl="7" w:tplc="04130019" w:tentative="1">
      <w:start w:val="1"/>
      <w:numFmt w:val="lowerLetter"/>
      <w:lvlText w:val="%8."/>
      <w:lvlJc w:val="left"/>
      <w:pPr>
        <w:ind w:left="5813" w:hanging="360"/>
      </w:pPr>
    </w:lvl>
    <w:lvl w:ilvl="8" w:tplc="0413001B" w:tentative="1">
      <w:start w:val="1"/>
      <w:numFmt w:val="lowerRoman"/>
      <w:lvlText w:val="%9."/>
      <w:lvlJc w:val="right"/>
      <w:pPr>
        <w:ind w:left="6533" w:hanging="180"/>
      </w:pPr>
    </w:lvl>
  </w:abstractNum>
  <w:abstractNum w:abstractNumId="1" w15:restartNumberingAfterBreak="0">
    <w:nsid w:val="072F4AF7"/>
    <w:multiLevelType w:val="multilevel"/>
    <w:tmpl w:val="5B92732A"/>
    <w:lvl w:ilvl="0">
      <w:start w:val="1"/>
      <w:numFmt w:val="decimal"/>
      <w:lvlText w:val="%1"/>
      <w:lvlJc w:val="left"/>
      <w:pPr>
        <w:ind w:left="672" w:hanging="672"/>
      </w:pPr>
      <w:rPr>
        <w:rFonts w:hint="default"/>
      </w:rPr>
    </w:lvl>
    <w:lvl w:ilvl="1">
      <w:start w:val="1"/>
      <w:numFmt w:val="decimal"/>
      <w:lvlText w:val="%1.%2"/>
      <w:lvlJc w:val="left"/>
      <w:pPr>
        <w:ind w:left="672" w:hanging="6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74E6726"/>
    <w:multiLevelType w:val="singleLevel"/>
    <w:tmpl w:val="3BEC4364"/>
    <w:lvl w:ilvl="0">
      <w:start w:val="1"/>
      <w:numFmt w:val="decimal"/>
      <w:pStyle w:val="IndentLeft1Numbering"/>
      <w:lvlText w:val="%1."/>
      <w:lvlJc w:val="left"/>
      <w:pPr>
        <w:tabs>
          <w:tab w:val="num" w:pos="1440"/>
        </w:tabs>
        <w:ind w:left="1440" w:hanging="720"/>
      </w:pPr>
    </w:lvl>
  </w:abstractNum>
  <w:abstractNum w:abstractNumId="3" w15:restartNumberingAfterBreak="0">
    <w:nsid w:val="0F2C2C1C"/>
    <w:multiLevelType w:val="multilevel"/>
    <w:tmpl w:val="8BB41BBE"/>
    <w:lvl w:ilvl="0">
      <w:start w:val="1"/>
      <w:numFmt w:val="upperRoman"/>
      <w:lvlText w:val="%1."/>
      <w:lvlJc w:val="right"/>
      <w:pPr>
        <w:tabs>
          <w:tab w:val="num" w:pos="360"/>
        </w:tabs>
        <w:ind w:left="0" w:firstLine="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pStyle w:val="LITPleadOutlineLevel4"/>
      <w:lvlText w:val="(%4)"/>
      <w:lvlJc w:val="left"/>
      <w:pPr>
        <w:tabs>
          <w:tab w:val="num" w:pos="2880"/>
        </w:tabs>
        <w:ind w:left="2880" w:hanging="720"/>
      </w:pPr>
    </w:lvl>
    <w:lvl w:ilvl="4">
      <w:start w:val="1"/>
      <w:numFmt w:val="decimal"/>
      <w:lvlText w:val="(%5)"/>
      <w:lvlJc w:val="left"/>
      <w:pPr>
        <w:tabs>
          <w:tab w:val="num" w:pos="3960"/>
        </w:tabs>
        <w:ind w:left="0" w:firstLine="3600"/>
      </w:pPr>
    </w:lvl>
    <w:lvl w:ilvl="5">
      <w:start w:val="1"/>
      <w:numFmt w:val="lowerLetter"/>
      <w:lvlText w:val="(%6)"/>
      <w:lvlJc w:val="left"/>
      <w:pPr>
        <w:tabs>
          <w:tab w:val="num" w:pos="4680"/>
        </w:tabs>
        <w:ind w:left="0" w:firstLine="4320"/>
      </w:pPr>
    </w:lvl>
    <w:lvl w:ilvl="6">
      <w:start w:val="1"/>
      <w:numFmt w:val="lowerRoman"/>
      <w:lvlText w:val="(%7)"/>
      <w:lvlJc w:val="left"/>
      <w:pPr>
        <w:tabs>
          <w:tab w:val="num" w:pos="576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7200"/>
        </w:tabs>
        <w:ind w:left="0" w:firstLine="6480"/>
      </w:pPr>
    </w:lvl>
  </w:abstractNum>
  <w:abstractNum w:abstractNumId="4" w15:restartNumberingAfterBreak="0">
    <w:nsid w:val="101F21C3"/>
    <w:multiLevelType w:val="singleLevel"/>
    <w:tmpl w:val="B9E61FA2"/>
    <w:lvl w:ilvl="0">
      <w:start w:val="1"/>
      <w:numFmt w:val="decimal"/>
      <w:pStyle w:val="NumberedLists"/>
      <w:lvlText w:val="%1"/>
      <w:lvlJc w:val="center"/>
      <w:pPr>
        <w:tabs>
          <w:tab w:val="num" w:pos="360"/>
        </w:tabs>
        <w:ind w:left="0" w:firstLine="0"/>
      </w:pPr>
    </w:lvl>
  </w:abstractNum>
  <w:abstractNum w:abstractNumId="5" w15:restartNumberingAfterBreak="0">
    <w:nsid w:val="119E7F69"/>
    <w:multiLevelType w:val="singleLevel"/>
    <w:tmpl w:val="F64C4B46"/>
    <w:lvl w:ilvl="0">
      <w:start w:val="1"/>
      <w:numFmt w:val="lowerLetter"/>
      <w:pStyle w:val="IndentLeft1a"/>
      <w:lvlText w:val="%1."/>
      <w:lvlJc w:val="left"/>
      <w:pPr>
        <w:tabs>
          <w:tab w:val="num" w:pos="1440"/>
        </w:tabs>
        <w:ind w:left="1440" w:hanging="720"/>
      </w:pPr>
      <w:rPr>
        <w:caps w:val="0"/>
      </w:rPr>
    </w:lvl>
  </w:abstractNum>
  <w:abstractNum w:abstractNumId="6" w15:restartNumberingAfterBreak="0">
    <w:nsid w:val="15F75154"/>
    <w:multiLevelType w:val="singleLevel"/>
    <w:tmpl w:val="C64E1178"/>
    <w:lvl w:ilvl="0">
      <w:start w:val="1"/>
      <w:numFmt w:val="decimal"/>
      <w:pStyle w:val="LITReqAdmission"/>
      <w:lvlText w:val="REQUEST FOR ADMISSION NO. %1:"/>
      <w:lvlJc w:val="left"/>
      <w:pPr>
        <w:tabs>
          <w:tab w:val="num" w:pos="3960"/>
        </w:tabs>
        <w:ind w:left="0" w:firstLine="0"/>
      </w:pPr>
      <w:rPr>
        <w:rFonts w:ascii="Times New Roman" w:hAnsi="Times New Roman" w:hint="default"/>
        <w:b/>
        <w:i w:val="0"/>
        <w:sz w:val="24"/>
        <w:u w:val="single"/>
      </w:rPr>
    </w:lvl>
  </w:abstractNum>
  <w:abstractNum w:abstractNumId="7" w15:restartNumberingAfterBreak="0">
    <w:nsid w:val="180B15F2"/>
    <w:multiLevelType w:val="multilevel"/>
    <w:tmpl w:val="8522FC6C"/>
    <w:lvl w:ilvl="0">
      <w:start w:val="1"/>
      <w:numFmt w:val="decimal"/>
      <w:lvlText w:val="%1"/>
      <w:lvlJc w:val="left"/>
      <w:pPr>
        <w:ind w:left="360" w:hanging="360"/>
      </w:pPr>
      <w:rPr>
        <w:rFonts w:hint="default"/>
      </w:rPr>
    </w:lvl>
    <w:lvl w:ilvl="1">
      <w:start w:val="1"/>
      <w:numFmt w:val="decimal"/>
      <w:lvlText w:val="%1.%2"/>
      <w:lvlJc w:val="left"/>
      <w:pPr>
        <w:ind w:left="349" w:hanging="360"/>
      </w:pPr>
      <w:rPr>
        <w:rFonts w:hint="default"/>
      </w:rPr>
    </w:lvl>
    <w:lvl w:ilvl="2">
      <w:start w:val="1"/>
      <w:numFmt w:val="lowerLetter"/>
      <w:lvlText w:val="%3)"/>
      <w:lvlJc w:val="left"/>
      <w:pPr>
        <w:ind w:left="338" w:hanging="360"/>
      </w:pPr>
    </w:lvl>
    <w:lvl w:ilvl="3">
      <w:start w:val="1"/>
      <w:numFmt w:val="decimal"/>
      <w:lvlText w:val="%1.%2.%3.%4"/>
      <w:lvlJc w:val="left"/>
      <w:pPr>
        <w:ind w:left="687" w:hanging="720"/>
      </w:pPr>
      <w:rPr>
        <w:rFonts w:hint="default"/>
      </w:rPr>
    </w:lvl>
    <w:lvl w:ilvl="4">
      <w:start w:val="1"/>
      <w:numFmt w:val="decimal"/>
      <w:lvlText w:val="%1.%2.%3.%4.%5"/>
      <w:lvlJc w:val="left"/>
      <w:pPr>
        <w:ind w:left="676" w:hanging="720"/>
      </w:pPr>
      <w:rPr>
        <w:rFonts w:hint="default"/>
      </w:rPr>
    </w:lvl>
    <w:lvl w:ilvl="5">
      <w:start w:val="1"/>
      <w:numFmt w:val="decimal"/>
      <w:lvlText w:val="%1.%2.%3.%4.%5.%6"/>
      <w:lvlJc w:val="left"/>
      <w:pPr>
        <w:ind w:left="1025" w:hanging="1080"/>
      </w:pPr>
      <w:rPr>
        <w:rFonts w:hint="default"/>
      </w:rPr>
    </w:lvl>
    <w:lvl w:ilvl="6">
      <w:start w:val="1"/>
      <w:numFmt w:val="decimal"/>
      <w:lvlText w:val="%1.%2.%3.%4.%5.%6.%7"/>
      <w:lvlJc w:val="left"/>
      <w:pPr>
        <w:ind w:left="1014" w:hanging="1080"/>
      </w:pPr>
      <w:rPr>
        <w:rFonts w:hint="default"/>
      </w:rPr>
    </w:lvl>
    <w:lvl w:ilvl="7">
      <w:start w:val="1"/>
      <w:numFmt w:val="decimal"/>
      <w:lvlText w:val="%1.%2.%3.%4.%5.%6.%7.%8"/>
      <w:lvlJc w:val="left"/>
      <w:pPr>
        <w:ind w:left="1363" w:hanging="1440"/>
      </w:pPr>
      <w:rPr>
        <w:rFonts w:hint="default"/>
      </w:rPr>
    </w:lvl>
    <w:lvl w:ilvl="8">
      <w:start w:val="1"/>
      <w:numFmt w:val="decimal"/>
      <w:lvlText w:val="%1.%2.%3.%4.%5.%6.%7.%8.%9"/>
      <w:lvlJc w:val="left"/>
      <w:pPr>
        <w:ind w:left="1352" w:hanging="1440"/>
      </w:pPr>
      <w:rPr>
        <w:rFonts w:hint="default"/>
      </w:rPr>
    </w:lvl>
  </w:abstractNum>
  <w:abstractNum w:abstractNumId="8" w15:restartNumberingAfterBreak="0">
    <w:nsid w:val="19B5654C"/>
    <w:multiLevelType w:val="multilevel"/>
    <w:tmpl w:val="2C46DBA2"/>
    <w:lvl w:ilvl="0">
      <w:start w:val="1"/>
      <w:numFmt w:val="decimal"/>
      <w:pStyle w:val="ParaNumbLevel1"/>
      <w:lvlText w:val="%1."/>
      <w:lvlJc w:val="left"/>
      <w:pPr>
        <w:tabs>
          <w:tab w:val="num" w:pos="1080"/>
        </w:tabs>
        <w:ind w:left="0" w:firstLine="720"/>
      </w:pPr>
    </w:lvl>
    <w:lvl w:ilvl="1">
      <w:start w:val="1"/>
      <w:numFmt w:val="decimal"/>
      <w:pStyle w:val="ParaNumbLevel2"/>
      <w:isLgl/>
      <w:lvlText w:val="%1.%2"/>
      <w:lvlJc w:val="left"/>
      <w:pPr>
        <w:tabs>
          <w:tab w:val="num" w:pos="1800"/>
        </w:tabs>
        <w:ind w:left="0" w:firstLine="1440"/>
      </w:pPr>
    </w:lvl>
    <w:lvl w:ilvl="2">
      <w:start w:val="1"/>
      <w:numFmt w:val="lowerLetter"/>
      <w:pStyle w:val="ParaNumbLevel3"/>
      <w:lvlText w:val="(%3)"/>
      <w:lvlJc w:val="left"/>
      <w:pPr>
        <w:tabs>
          <w:tab w:val="num" w:pos="2880"/>
        </w:tabs>
        <w:ind w:left="2880" w:hanging="720"/>
      </w:pPr>
    </w:lvl>
    <w:lvl w:ilvl="3">
      <w:start w:val="1"/>
      <w:numFmt w:val="decimal"/>
      <w:pStyle w:val="ParaNumbLevel4"/>
      <w:lvlText w:val="(%4)"/>
      <w:lvlJc w:val="left"/>
      <w:pPr>
        <w:tabs>
          <w:tab w:val="num" w:pos="3600"/>
        </w:tabs>
        <w:ind w:left="3600" w:hanging="720"/>
      </w:pPr>
    </w:lvl>
    <w:lvl w:ilvl="4">
      <w:start w:val="1"/>
      <w:numFmt w:val="lowerLetter"/>
      <w:pStyle w:val="ParaNumbLevel5"/>
      <w:lvlText w:val="%5)"/>
      <w:lvlJc w:val="left"/>
      <w:pPr>
        <w:tabs>
          <w:tab w:val="num" w:pos="4320"/>
        </w:tabs>
        <w:ind w:left="4320" w:hanging="720"/>
      </w:pPr>
    </w:lvl>
    <w:lvl w:ilvl="5">
      <w:start w:val="1"/>
      <w:numFmt w:val="decimal"/>
      <w:isLgl/>
      <w:suff w:val="space"/>
      <w:lvlText w:val="%1.%2.%3.%4.%5.%6."/>
      <w:lvlJc w:val="left"/>
      <w:pPr>
        <w:ind w:left="4320" w:hanging="720"/>
      </w:pPr>
    </w:lvl>
    <w:lvl w:ilvl="6">
      <w:start w:val="1"/>
      <w:numFmt w:val="decimal"/>
      <w:isLgl/>
      <w:suff w:val="space"/>
      <w:lvlText w:val="%1.%2.%3.%4.%5.%6.%7."/>
      <w:lvlJc w:val="left"/>
      <w:pPr>
        <w:ind w:left="5040" w:hanging="720"/>
      </w:pPr>
    </w:lvl>
    <w:lvl w:ilvl="7">
      <w:start w:val="1"/>
      <w:numFmt w:val="decimal"/>
      <w:isLgl/>
      <w:suff w:val="space"/>
      <w:lvlText w:val="%1.%2.%3.%4.%5.%6.%7.%8."/>
      <w:lvlJc w:val="left"/>
      <w:pPr>
        <w:ind w:left="5760" w:hanging="720"/>
      </w:pPr>
    </w:lvl>
    <w:lvl w:ilvl="8">
      <w:start w:val="1"/>
      <w:numFmt w:val="decimal"/>
      <w:isLgl/>
      <w:suff w:val="space"/>
      <w:lvlText w:val="%1.%2.%3.%4.%5.%6.%7.%8.%9."/>
      <w:lvlJc w:val="left"/>
      <w:pPr>
        <w:ind w:left="6480" w:hanging="720"/>
      </w:pPr>
    </w:lvl>
  </w:abstractNum>
  <w:abstractNum w:abstractNumId="9" w15:restartNumberingAfterBreak="0">
    <w:nsid w:val="212C4B01"/>
    <w:multiLevelType w:val="hybridMultilevel"/>
    <w:tmpl w:val="6EF08472"/>
    <w:lvl w:ilvl="0" w:tplc="C0EE0558">
      <w:start w:val="3"/>
      <w:numFmt w:val="chosung"/>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2165920"/>
    <w:multiLevelType w:val="singleLevel"/>
    <w:tmpl w:val="6E2ADA66"/>
    <w:lvl w:ilvl="0">
      <w:start w:val="1"/>
      <w:numFmt w:val="decimal"/>
      <w:pStyle w:val="LITInterrogatory"/>
      <w:lvlText w:val="INTERROGATORY NO. %1."/>
      <w:lvlJc w:val="left"/>
      <w:pPr>
        <w:tabs>
          <w:tab w:val="num" w:pos="3240"/>
        </w:tabs>
        <w:ind w:left="0" w:firstLine="0"/>
      </w:pPr>
      <w:rPr>
        <w:b/>
        <w:i w:val="0"/>
        <w:caps/>
      </w:rPr>
    </w:lvl>
  </w:abstractNum>
  <w:abstractNum w:abstractNumId="11" w15:restartNumberingAfterBreak="0">
    <w:nsid w:val="2279433B"/>
    <w:multiLevelType w:val="multilevel"/>
    <w:tmpl w:val="2279433B"/>
    <w:lvl w:ilvl="0">
      <w:start w:val="1"/>
      <w:numFmt w:val="decimal"/>
      <w:lvlText w:val="4.4.%1"/>
      <w:lvlJc w:val="left"/>
      <w:pPr>
        <w:ind w:left="840" w:hanging="420"/>
      </w:pPr>
      <w:rPr>
        <w:rFonts w:hint="eastAsia"/>
      </w:rPr>
    </w:lvl>
    <w:lvl w:ilvl="1">
      <w:start w:val="1"/>
      <w:numFmt w:val="decimal"/>
      <w:lvlText w:val="4.4.%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A942FB5"/>
    <w:multiLevelType w:val="multilevel"/>
    <w:tmpl w:val="F77E6712"/>
    <w:lvl w:ilvl="0">
      <w:start w:val="1"/>
      <w:numFmt w:val="upperRoman"/>
      <w:lvlText w:val="%1."/>
      <w:lvlJc w:val="left"/>
      <w:pPr>
        <w:tabs>
          <w:tab w:val="num" w:pos="1440"/>
        </w:tabs>
        <w:ind w:left="0" w:firstLine="720"/>
      </w:pPr>
    </w:lvl>
    <w:lvl w:ilvl="1">
      <w:start w:val="1"/>
      <w:numFmt w:val="upperLetter"/>
      <w:pStyle w:val="OutlineParLevel2"/>
      <w:lvlText w:val="%2."/>
      <w:lvlJc w:val="left"/>
      <w:pPr>
        <w:tabs>
          <w:tab w:val="num" w:pos="1800"/>
        </w:tabs>
        <w:ind w:left="0" w:firstLine="1440"/>
      </w:pPr>
    </w:lvl>
    <w:lvl w:ilvl="2">
      <w:start w:val="1"/>
      <w:numFmt w:val="decimal"/>
      <w:pStyle w:val="OutlineParLevel3"/>
      <w:lvlText w:val="%3."/>
      <w:lvlJc w:val="left"/>
      <w:pPr>
        <w:tabs>
          <w:tab w:val="num" w:pos="2520"/>
        </w:tabs>
        <w:ind w:left="0" w:firstLine="2160"/>
      </w:pPr>
    </w:lvl>
    <w:lvl w:ilvl="3">
      <w:start w:val="1"/>
      <w:numFmt w:val="lowerLetter"/>
      <w:pStyle w:val="OutlineParLevel4"/>
      <w:lvlText w:val="%4)"/>
      <w:lvlJc w:val="left"/>
      <w:pPr>
        <w:tabs>
          <w:tab w:val="num" w:pos="3240"/>
        </w:tabs>
        <w:ind w:left="0" w:firstLine="2880"/>
      </w:pPr>
    </w:lvl>
    <w:lvl w:ilvl="4">
      <w:start w:val="1"/>
      <w:numFmt w:val="decimal"/>
      <w:pStyle w:val="OutlineParLevel5"/>
      <w:lvlText w:val="(%5)"/>
      <w:lvlJc w:val="left"/>
      <w:pPr>
        <w:tabs>
          <w:tab w:val="num" w:pos="3960"/>
        </w:tabs>
        <w:ind w:left="0" w:firstLine="3600"/>
      </w:pPr>
    </w:lvl>
    <w:lvl w:ilvl="5">
      <w:start w:val="1"/>
      <w:numFmt w:val="lowerLetter"/>
      <w:pStyle w:val="OutlineParLevel6"/>
      <w:lvlText w:val="(%6)"/>
      <w:lvlJc w:val="left"/>
      <w:pPr>
        <w:tabs>
          <w:tab w:val="num" w:pos="4680"/>
        </w:tabs>
        <w:ind w:left="0" w:firstLine="4320"/>
      </w:pPr>
    </w:lvl>
    <w:lvl w:ilvl="6">
      <w:start w:val="1"/>
      <w:numFmt w:val="lowerRoman"/>
      <w:pStyle w:val="OutlineParLevel7"/>
      <w:lvlText w:val="(%7)"/>
      <w:lvlJc w:val="left"/>
      <w:pPr>
        <w:tabs>
          <w:tab w:val="num" w:pos="5760"/>
        </w:tabs>
        <w:ind w:left="0" w:firstLine="5040"/>
      </w:pPr>
    </w:lvl>
    <w:lvl w:ilvl="7">
      <w:start w:val="1"/>
      <w:numFmt w:val="lowerLetter"/>
      <w:pStyle w:val="OutlineParLevel8"/>
      <w:lvlText w:val="%8."/>
      <w:lvlJc w:val="left"/>
      <w:pPr>
        <w:tabs>
          <w:tab w:val="num" w:pos="6120"/>
        </w:tabs>
        <w:ind w:left="0" w:firstLine="5760"/>
      </w:pPr>
    </w:lvl>
    <w:lvl w:ilvl="8">
      <w:start w:val="1"/>
      <w:numFmt w:val="lowerRoman"/>
      <w:pStyle w:val="OutlineParLevel9"/>
      <w:lvlText w:val="%9."/>
      <w:lvlJc w:val="left"/>
      <w:pPr>
        <w:tabs>
          <w:tab w:val="num" w:pos="7200"/>
        </w:tabs>
        <w:ind w:left="0" w:firstLine="6480"/>
      </w:pPr>
    </w:lvl>
  </w:abstractNum>
  <w:abstractNum w:abstractNumId="13" w15:restartNumberingAfterBreak="0">
    <w:nsid w:val="2B2F6B73"/>
    <w:multiLevelType w:val="multilevel"/>
    <w:tmpl w:val="3F4E17CE"/>
    <w:lvl w:ilvl="0">
      <w:start w:val="1"/>
      <w:numFmt w:val="decimal"/>
      <w:pStyle w:val="OutlineLegalLevel1"/>
      <w:isLgl/>
      <w:lvlText w:val="%1."/>
      <w:lvlJc w:val="left"/>
      <w:pPr>
        <w:tabs>
          <w:tab w:val="num" w:pos="720"/>
        </w:tabs>
        <w:ind w:left="720" w:hanging="720"/>
      </w:pPr>
    </w:lvl>
    <w:lvl w:ilvl="1">
      <w:start w:val="1"/>
      <w:numFmt w:val="decimal"/>
      <w:pStyle w:val="OutlineLegalLevel2"/>
      <w:isLgl/>
      <w:lvlText w:val="%1.%2."/>
      <w:lvlJc w:val="left"/>
      <w:pPr>
        <w:tabs>
          <w:tab w:val="num" w:pos="1440"/>
        </w:tabs>
        <w:ind w:left="1440" w:hanging="720"/>
      </w:pPr>
    </w:lvl>
    <w:lvl w:ilvl="2">
      <w:start w:val="1"/>
      <w:numFmt w:val="decimal"/>
      <w:pStyle w:val="OutlineLegalLevel3"/>
      <w:isLgl/>
      <w:suff w:val="space"/>
      <w:lvlText w:val="%1.%2.%3."/>
      <w:lvlJc w:val="left"/>
      <w:pPr>
        <w:ind w:left="2160" w:hanging="720"/>
      </w:pPr>
    </w:lvl>
    <w:lvl w:ilvl="3">
      <w:start w:val="1"/>
      <w:numFmt w:val="decimal"/>
      <w:pStyle w:val="OutlineLegalLevel4"/>
      <w:isLgl/>
      <w:suff w:val="space"/>
      <w:lvlText w:val="%1.%2.%3.%4."/>
      <w:lvlJc w:val="left"/>
      <w:pPr>
        <w:ind w:left="2880" w:hanging="720"/>
      </w:pPr>
    </w:lvl>
    <w:lvl w:ilvl="4">
      <w:start w:val="1"/>
      <w:numFmt w:val="decimal"/>
      <w:pStyle w:val="OutlineLegalLevel5"/>
      <w:isLgl/>
      <w:suff w:val="space"/>
      <w:lvlText w:val="%1.%2.%3.%4.%5."/>
      <w:lvlJc w:val="left"/>
      <w:pPr>
        <w:ind w:left="3600" w:hanging="720"/>
      </w:pPr>
    </w:lvl>
    <w:lvl w:ilvl="5">
      <w:start w:val="1"/>
      <w:numFmt w:val="decimal"/>
      <w:pStyle w:val="OutlineLegalLevel6"/>
      <w:isLgl/>
      <w:suff w:val="space"/>
      <w:lvlText w:val="%1.%2.%3.%4.%5.%6."/>
      <w:lvlJc w:val="left"/>
      <w:pPr>
        <w:ind w:left="4320" w:hanging="720"/>
      </w:pPr>
    </w:lvl>
    <w:lvl w:ilvl="6">
      <w:start w:val="1"/>
      <w:numFmt w:val="decimal"/>
      <w:pStyle w:val="OutlineLegalLevel7"/>
      <w:isLgl/>
      <w:suff w:val="space"/>
      <w:lvlText w:val="%1.%2.%3.%4.%5.%6.%7."/>
      <w:lvlJc w:val="left"/>
      <w:pPr>
        <w:ind w:left="5040" w:hanging="720"/>
      </w:pPr>
    </w:lvl>
    <w:lvl w:ilvl="7">
      <w:start w:val="1"/>
      <w:numFmt w:val="decimal"/>
      <w:pStyle w:val="OutlineLegalLevel8"/>
      <w:isLgl/>
      <w:suff w:val="space"/>
      <w:lvlText w:val="%1.%2.%3.%4.%5.%6.%7.%8."/>
      <w:lvlJc w:val="left"/>
      <w:pPr>
        <w:ind w:left="5760" w:hanging="720"/>
      </w:pPr>
    </w:lvl>
    <w:lvl w:ilvl="8">
      <w:start w:val="1"/>
      <w:numFmt w:val="decimal"/>
      <w:pStyle w:val="OutlineLegalLevel9"/>
      <w:isLgl/>
      <w:suff w:val="space"/>
      <w:lvlText w:val="%1.%2.%3.%4.%5.%6.%7.%8.%9."/>
      <w:lvlJc w:val="left"/>
      <w:pPr>
        <w:ind w:left="6480" w:hanging="720"/>
      </w:pPr>
    </w:lvl>
  </w:abstractNum>
  <w:abstractNum w:abstractNumId="14" w15:restartNumberingAfterBreak="0">
    <w:nsid w:val="2B8E16AC"/>
    <w:multiLevelType w:val="multilevel"/>
    <w:tmpl w:val="13C4C6EE"/>
    <w:lvl w:ilvl="0">
      <w:start w:val="1"/>
      <w:numFmt w:val="decimal"/>
      <w:lvlText w:val="%1"/>
      <w:lvlJc w:val="left"/>
      <w:pPr>
        <w:ind w:left="360" w:hanging="360"/>
      </w:pPr>
      <w:rPr>
        <w:rFonts w:hint="default"/>
      </w:rPr>
    </w:lvl>
    <w:lvl w:ilvl="1">
      <w:start w:val="1"/>
      <w:numFmt w:val="decimal"/>
      <w:lvlText w:val="%1.%2"/>
      <w:lvlJc w:val="left"/>
      <w:pPr>
        <w:ind w:left="349" w:hanging="360"/>
      </w:pPr>
      <w:rPr>
        <w:rFonts w:hint="default"/>
      </w:rPr>
    </w:lvl>
    <w:lvl w:ilvl="2">
      <w:start w:val="1"/>
      <w:numFmt w:val="decimal"/>
      <w:lvlText w:val="%1.%2.%3"/>
      <w:lvlJc w:val="left"/>
      <w:pPr>
        <w:ind w:left="698" w:hanging="720"/>
      </w:pPr>
      <w:rPr>
        <w:rFonts w:hint="default"/>
      </w:rPr>
    </w:lvl>
    <w:lvl w:ilvl="3">
      <w:start w:val="1"/>
      <w:numFmt w:val="decimal"/>
      <w:lvlText w:val="%1.%2.%3.%4"/>
      <w:lvlJc w:val="left"/>
      <w:pPr>
        <w:ind w:left="687" w:hanging="720"/>
      </w:pPr>
      <w:rPr>
        <w:rFonts w:hint="default"/>
      </w:rPr>
    </w:lvl>
    <w:lvl w:ilvl="4">
      <w:start w:val="1"/>
      <w:numFmt w:val="decimal"/>
      <w:lvlText w:val="%1.%2.%3.%4.%5"/>
      <w:lvlJc w:val="left"/>
      <w:pPr>
        <w:ind w:left="676" w:hanging="720"/>
      </w:pPr>
      <w:rPr>
        <w:rFonts w:hint="default"/>
      </w:rPr>
    </w:lvl>
    <w:lvl w:ilvl="5">
      <w:start w:val="1"/>
      <w:numFmt w:val="decimal"/>
      <w:lvlText w:val="%1.%2.%3.%4.%5.%6"/>
      <w:lvlJc w:val="left"/>
      <w:pPr>
        <w:ind w:left="1025" w:hanging="1080"/>
      </w:pPr>
      <w:rPr>
        <w:rFonts w:hint="default"/>
      </w:rPr>
    </w:lvl>
    <w:lvl w:ilvl="6">
      <w:start w:val="1"/>
      <w:numFmt w:val="decimal"/>
      <w:lvlText w:val="%1.%2.%3.%4.%5.%6.%7"/>
      <w:lvlJc w:val="left"/>
      <w:pPr>
        <w:ind w:left="1014" w:hanging="1080"/>
      </w:pPr>
      <w:rPr>
        <w:rFonts w:hint="default"/>
      </w:rPr>
    </w:lvl>
    <w:lvl w:ilvl="7">
      <w:start w:val="1"/>
      <w:numFmt w:val="decimal"/>
      <w:lvlText w:val="%1.%2.%3.%4.%5.%6.%7.%8"/>
      <w:lvlJc w:val="left"/>
      <w:pPr>
        <w:ind w:left="1363" w:hanging="1440"/>
      </w:pPr>
      <w:rPr>
        <w:rFonts w:hint="default"/>
      </w:rPr>
    </w:lvl>
    <w:lvl w:ilvl="8">
      <w:start w:val="1"/>
      <w:numFmt w:val="decimal"/>
      <w:lvlText w:val="%1.%2.%3.%4.%5.%6.%7.%8.%9"/>
      <w:lvlJc w:val="left"/>
      <w:pPr>
        <w:ind w:left="1352" w:hanging="1440"/>
      </w:pPr>
      <w:rPr>
        <w:rFonts w:hint="default"/>
      </w:rPr>
    </w:lvl>
  </w:abstractNum>
  <w:abstractNum w:abstractNumId="15" w15:restartNumberingAfterBreak="0">
    <w:nsid w:val="2EAB225F"/>
    <w:multiLevelType w:val="multilevel"/>
    <w:tmpl w:val="F7D40950"/>
    <w:lvl w:ilvl="0">
      <w:start w:val="1"/>
      <w:numFmt w:val="upperRoman"/>
      <w:pStyle w:val="LITPleadOutlineLevel1"/>
      <w:lvlText w:val="%1."/>
      <w:lvlJc w:val="right"/>
      <w:pPr>
        <w:tabs>
          <w:tab w:val="num" w:pos="360"/>
        </w:tabs>
        <w:ind w:left="0" w:firstLine="0"/>
      </w:pPr>
    </w:lvl>
    <w:lvl w:ilvl="1">
      <w:start w:val="1"/>
      <w:numFmt w:val="upperLetter"/>
      <w:pStyle w:val="LITPleadOutlineLevel2"/>
      <w:lvlText w:val="%2."/>
      <w:lvlJc w:val="left"/>
      <w:pPr>
        <w:tabs>
          <w:tab w:val="num" w:pos="1440"/>
        </w:tabs>
        <w:ind w:left="1440" w:hanging="720"/>
      </w:pPr>
    </w:lvl>
    <w:lvl w:ilvl="2">
      <w:start w:val="1"/>
      <w:numFmt w:val="decimal"/>
      <w:pStyle w:val="LITPleadOutlineLevel3"/>
      <w:lvlText w:val="%3."/>
      <w:lvlJc w:val="left"/>
      <w:pPr>
        <w:tabs>
          <w:tab w:val="num" w:pos="2160"/>
        </w:tabs>
        <w:ind w:left="2160" w:hanging="720"/>
      </w:pPr>
    </w:lvl>
    <w:lvl w:ilvl="3">
      <w:start w:val="1"/>
      <w:numFmt w:val="lowerLetter"/>
      <w:lvlText w:val="%4)"/>
      <w:lvlJc w:val="left"/>
      <w:pPr>
        <w:tabs>
          <w:tab w:val="num" w:pos="3240"/>
        </w:tabs>
        <w:ind w:left="0" w:firstLine="2880"/>
      </w:pPr>
    </w:lvl>
    <w:lvl w:ilvl="4">
      <w:start w:val="1"/>
      <w:numFmt w:val="decimal"/>
      <w:lvlText w:val="(%5)"/>
      <w:lvlJc w:val="left"/>
      <w:pPr>
        <w:tabs>
          <w:tab w:val="num" w:pos="3960"/>
        </w:tabs>
        <w:ind w:left="0" w:firstLine="3600"/>
      </w:pPr>
    </w:lvl>
    <w:lvl w:ilvl="5">
      <w:start w:val="1"/>
      <w:numFmt w:val="lowerLetter"/>
      <w:lvlText w:val="(%6)"/>
      <w:lvlJc w:val="left"/>
      <w:pPr>
        <w:tabs>
          <w:tab w:val="num" w:pos="4680"/>
        </w:tabs>
        <w:ind w:left="0" w:firstLine="4320"/>
      </w:pPr>
    </w:lvl>
    <w:lvl w:ilvl="6">
      <w:start w:val="1"/>
      <w:numFmt w:val="lowerRoman"/>
      <w:lvlText w:val="(%7)"/>
      <w:lvlJc w:val="left"/>
      <w:pPr>
        <w:tabs>
          <w:tab w:val="num" w:pos="576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7200"/>
        </w:tabs>
        <w:ind w:left="0" w:firstLine="6480"/>
      </w:pPr>
    </w:lvl>
  </w:abstractNum>
  <w:abstractNum w:abstractNumId="16" w15:restartNumberingAfterBreak="0">
    <w:nsid w:val="36A62B5D"/>
    <w:multiLevelType w:val="singleLevel"/>
    <w:tmpl w:val="36549DE8"/>
    <w:lvl w:ilvl="0">
      <w:start w:val="1"/>
      <w:numFmt w:val="bullet"/>
      <w:pStyle w:val="Bev4"/>
      <w:lvlText w:val=""/>
      <w:lvlJc w:val="left"/>
      <w:pPr>
        <w:tabs>
          <w:tab w:val="num" w:pos="360"/>
        </w:tabs>
        <w:ind w:left="360" w:hanging="360"/>
      </w:pPr>
      <w:rPr>
        <w:rFonts w:ascii="Wingdings" w:hAnsi="Wingdings" w:hint="default"/>
        <w:sz w:val="16"/>
      </w:rPr>
    </w:lvl>
  </w:abstractNum>
  <w:abstractNum w:abstractNumId="17" w15:restartNumberingAfterBreak="0">
    <w:nsid w:val="399C4422"/>
    <w:multiLevelType w:val="singleLevel"/>
    <w:tmpl w:val="351CE602"/>
    <w:lvl w:ilvl="0">
      <w:start w:val="1"/>
      <w:numFmt w:val="decimal"/>
      <w:pStyle w:val="LITReqforAnswer"/>
      <w:lvlText w:val="request for answer NO. %1."/>
      <w:lvlJc w:val="left"/>
      <w:pPr>
        <w:tabs>
          <w:tab w:val="num" w:pos="4320"/>
        </w:tabs>
        <w:ind w:left="0" w:firstLine="0"/>
      </w:pPr>
      <w:rPr>
        <w:b/>
        <w:i w:val="0"/>
        <w:caps/>
      </w:rPr>
    </w:lvl>
  </w:abstractNum>
  <w:abstractNum w:abstractNumId="18" w15:restartNumberingAfterBreak="0">
    <w:nsid w:val="4ADF0A3C"/>
    <w:multiLevelType w:val="singleLevel"/>
    <w:tmpl w:val="E2766570"/>
    <w:lvl w:ilvl="0">
      <w:start w:val="1"/>
      <w:numFmt w:val="decimal"/>
      <w:pStyle w:val="LITInterrogatory0"/>
      <w:lvlText w:val="INTERROGATORY NO. %1:"/>
      <w:lvlJc w:val="left"/>
      <w:pPr>
        <w:tabs>
          <w:tab w:val="num" w:pos="3240"/>
        </w:tabs>
        <w:ind w:left="0" w:firstLine="0"/>
      </w:pPr>
      <w:rPr>
        <w:rFonts w:ascii="Times New Roman" w:hAnsi="Times New Roman" w:hint="default"/>
        <w:b/>
        <w:i w:val="0"/>
        <w:sz w:val="24"/>
        <w:u w:val="single"/>
      </w:rPr>
    </w:lvl>
  </w:abstractNum>
  <w:abstractNum w:abstractNumId="19" w15:restartNumberingAfterBreak="0">
    <w:nsid w:val="4DEE70FB"/>
    <w:multiLevelType w:val="multilevel"/>
    <w:tmpl w:val="A724B9AC"/>
    <w:lvl w:ilvl="0">
      <w:start w:val="1"/>
      <w:numFmt w:val="upperRoman"/>
      <w:pStyle w:val="OutlineParLevel1"/>
      <w:lvlText w:val="%1."/>
      <w:lvlJc w:val="left"/>
      <w:pPr>
        <w:tabs>
          <w:tab w:val="num" w:pos="1440"/>
        </w:tabs>
        <w:ind w:left="0" w:firstLine="720"/>
      </w:pPr>
    </w:lvl>
    <w:lvl w:ilvl="1">
      <w:start w:val="1"/>
      <w:numFmt w:val="upperLetter"/>
      <w:lvlText w:val="%2."/>
      <w:lvlJc w:val="left"/>
      <w:pPr>
        <w:tabs>
          <w:tab w:val="num" w:pos="1800"/>
        </w:tabs>
        <w:ind w:left="0" w:firstLine="1440"/>
      </w:pPr>
    </w:lvl>
    <w:lvl w:ilvl="2">
      <w:start w:val="1"/>
      <w:numFmt w:val="decimal"/>
      <w:lvlText w:val="%3."/>
      <w:lvlJc w:val="left"/>
      <w:pPr>
        <w:tabs>
          <w:tab w:val="num" w:pos="2520"/>
        </w:tabs>
        <w:ind w:left="0" w:firstLine="2160"/>
      </w:pPr>
    </w:lvl>
    <w:lvl w:ilvl="3">
      <w:start w:val="1"/>
      <w:numFmt w:val="lowerLetter"/>
      <w:lvlText w:val="%4)"/>
      <w:lvlJc w:val="left"/>
      <w:pPr>
        <w:tabs>
          <w:tab w:val="num" w:pos="3240"/>
        </w:tabs>
        <w:ind w:left="0" w:firstLine="2880"/>
      </w:pPr>
    </w:lvl>
    <w:lvl w:ilvl="4">
      <w:start w:val="1"/>
      <w:numFmt w:val="decimal"/>
      <w:lvlText w:val="(%5)"/>
      <w:lvlJc w:val="left"/>
      <w:pPr>
        <w:tabs>
          <w:tab w:val="num" w:pos="3960"/>
        </w:tabs>
        <w:ind w:left="0" w:firstLine="3600"/>
      </w:pPr>
    </w:lvl>
    <w:lvl w:ilvl="5">
      <w:start w:val="1"/>
      <w:numFmt w:val="lowerLetter"/>
      <w:lvlText w:val="(%6)"/>
      <w:lvlJc w:val="left"/>
      <w:pPr>
        <w:tabs>
          <w:tab w:val="num" w:pos="4680"/>
        </w:tabs>
        <w:ind w:left="0" w:firstLine="4320"/>
      </w:pPr>
    </w:lvl>
    <w:lvl w:ilvl="6">
      <w:start w:val="1"/>
      <w:numFmt w:val="lowerRoman"/>
      <w:lvlText w:val="(%7)"/>
      <w:lvlJc w:val="left"/>
      <w:pPr>
        <w:tabs>
          <w:tab w:val="num" w:pos="576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7200"/>
        </w:tabs>
        <w:ind w:left="0" w:firstLine="6480"/>
      </w:pPr>
    </w:lvl>
  </w:abstractNum>
  <w:abstractNum w:abstractNumId="20" w15:restartNumberingAfterBreak="0">
    <w:nsid w:val="5AAE167C"/>
    <w:multiLevelType w:val="hybridMultilevel"/>
    <w:tmpl w:val="71D2FB78"/>
    <w:lvl w:ilvl="0" w:tplc="04130019">
      <w:start w:val="1"/>
      <w:numFmt w:val="lowerLetter"/>
      <w:lvlText w:val="%1."/>
      <w:lvlJc w:val="left"/>
      <w:pPr>
        <w:ind w:left="723" w:hanging="360"/>
      </w:pPr>
    </w:lvl>
    <w:lvl w:ilvl="1" w:tplc="04090019">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21" w15:restartNumberingAfterBreak="0">
    <w:nsid w:val="5CEC035E"/>
    <w:multiLevelType w:val="multilevel"/>
    <w:tmpl w:val="85E41AFE"/>
    <w:lvl w:ilvl="0">
      <w:start w:val="1"/>
      <w:numFmt w:val="upperRoman"/>
      <w:pStyle w:val="OutlineParaLevel1"/>
      <w:lvlText w:val="%1."/>
      <w:lvlJc w:val="left"/>
      <w:pPr>
        <w:tabs>
          <w:tab w:val="num" w:pos="1440"/>
        </w:tabs>
        <w:ind w:left="0" w:firstLine="720"/>
      </w:pPr>
    </w:lvl>
    <w:lvl w:ilvl="1">
      <w:start w:val="1"/>
      <w:numFmt w:val="upperLetter"/>
      <w:pStyle w:val="OutlineParaLevel2"/>
      <w:lvlText w:val="%2."/>
      <w:lvlJc w:val="left"/>
      <w:pPr>
        <w:tabs>
          <w:tab w:val="num" w:pos="1800"/>
        </w:tabs>
        <w:ind w:left="0" w:firstLine="1440"/>
      </w:pPr>
    </w:lvl>
    <w:lvl w:ilvl="2">
      <w:start w:val="1"/>
      <w:numFmt w:val="decimal"/>
      <w:pStyle w:val="OutlineParaLevel3"/>
      <w:lvlText w:val="%3."/>
      <w:lvlJc w:val="left"/>
      <w:pPr>
        <w:tabs>
          <w:tab w:val="num" w:pos="2520"/>
        </w:tabs>
        <w:ind w:left="0" w:firstLine="2160"/>
      </w:pPr>
    </w:lvl>
    <w:lvl w:ilvl="3">
      <w:start w:val="1"/>
      <w:numFmt w:val="lowerLetter"/>
      <w:pStyle w:val="OutlineParaLevel4"/>
      <w:lvlText w:val="%4)"/>
      <w:lvlJc w:val="left"/>
      <w:pPr>
        <w:tabs>
          <w:tab w:val="num" w:pos="3240"/>
        </w:tabs>
        <w:ind w:left="0" w:firstLine="288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2" w15:restartNumberingAfterBreak="0">
    <w:nsid w:val="5E1D434E"/>
    <w:multiLevelType w:val="singleLevel"/>
    <w:tmpl w:val="ACE0A3A6"/>
    <w:lvl w:ilvl="0">
      <w:start w:val="1"/>
      <w:numFmt w:val="decimal"/>
      <w:pStyle w:val="LITReqProduction"/>
      <w:lvlText w:val="REQUEST FOR PRODUCTION NO. %1:"/>
      <w:lvlJc w:val="left"/>
      <w:pPr>
        <w:tabs>
          <w:tab w:val="num" w:pos="4320"/>
        </w:tabs>
        <w:ind w:left="0" w:firstLine="0"/>
      </w:pPr>
      <w:rPr>
        <w:rFonts w:ascii="Times New Roman" w:hAnsi="Times New Roman" w:hint="default"/>
        <w:b/>
        <w:i w:val="0"/>
        <w:sz w:val="24"/>
        <w:u w:val="single"/>
      </w:rPr>
    </w:lvl>
  </w:abstractNum>
  <w:abstractNum w:abstractNumId="23" w15:restartNumberingAfterBreak="0">
    <w:nsid w:val="5FD24690"/>
    <w:multiLevelType w:val="multilevel"/>
    <w:tmpl w:val="B4BAC456"/>
    <w:lvl w:ilvl="0">
      <w:start w:val="1"/>
      <w:numFmt w:val="upperRoman"/>
      <w:pStyle w:val="OutlineLevel1Left"/>
      <w:lvlText w:val="%1."/>
      <w:lvlJc w:val="left"/>
      <w:pPr>
        <w:tabs>
          <w:tab w:val="num" w:pos="720"/>
        </w:tabs>
        <w:ind w:left="720" w:hanging="720"/>
      </w:pPr>
    </w:lvl>
    <w:lvl w:ilvl="1">
      <w:start w:val="1"/>
      <w:numFmt w:val="upperLetter"/>
      <w:pStyle w:val="OutlineLevel2Left"/>
      <w:lvlText w:val="%2."/>
      <w:lvlJc w:val="left"/>
      <w:pPr>
        <w:tabs>
          <w:tab w:val="num" w:pos="1440"/>
        </w:tabs>
        <w:ind w:left="1440" w:hanging="720"/>
      </w:pPr>
    </w:lvl>
    <w:lvl w:ilvl="2">
      <w:start w:val="1"/>
      <w:numFmt w:val="decimal"/>
      <w:pStyle w:val="OutlineLevel3Left"/>
      <w:lvlText w:val="%3."/>
      <w:lvlJc w:val="left"/>
      <w:pPr>
        <w:tabs>
          <w:tab w:val="num" w:pos="2160"/>
        </w:tabs>
        <w:ind w:left="2160" w:hanging="720"/>
      </w:pPr>
    </w:lvl>
    <w:lvl w:ilvl="3">
      <w:start w:val="1"/>
      <w:numFmt w:val="lowerLetter"/>
      <w:pStyle w:val="OutlineLevel4Left"/>
      <w:lvlText w:val="%4)"/>
      <w:lvlJc w:val="left"/>
      <w:pPr>
        <w:tabs>
          <w:tab w:val="num" w:pos="2880"/>
        </w:tabs>
        <w:ind w:left="2880" w:hanging="720"/>
      </w:pPr>
    </w:lvl>
    <w:lvl w:ilvl="4">
      <w:start w:val="1"/>
      <w:numFmt w:val="decimal"/>
      <w:pStyle w:val="OutlineLevel5Left"/>
      <w:lvlText w:val="(%5)"/>
      <w:lvlJc w:val="left"/>
      <w:pPr>
        <w:tabs>
          <w:tab w:val="num" w:pos="3600"/>
        </w:tabs>
        <w:ind w:left="3600" w:hanging="720"/>
      </w:pPr>
    </w:lvl>
    <w:lvl w:ilvl="5">
      <w:start w:val="1"/>
      <w:numFmt w:val="lowerLetter"/>
      <w:pStyle w:val="OutlineLevel6Left"/>
      <w:lvlText w:val="(%6)"/>
      <w:lvlJc w:val="left"/>
      <w:pPr>
        <w:tabs>
          <w:tab w:val="num" w:pos="4320"/>
        </w:tabs>
        <w:ind w:left="4320" w:hanging="720"/>
      </w:pPr>
    </w:lvl>
    <w:lvl w:ilvl="6">
      <w:start w:val="1"/>
      <w:numFmt w:val="lowerRoman"/>
      <w:pStyle w:val="OutlineLevel7Left"/>
      <w:lvlText w:val="(%7)"/>
      <w:lvlJc w:val="left"/>
      <w:pPr>
        <w:tabs>
          <w:tab w:val="num" w:pos="5040"/>
        </w:tabs>
        <w:ind w:left="5040" w:hanging="720"/>
      </w:pPr>
    </w:lvl>
    <w:lvl w:ilvl="7">
      <w:start w:val="1"/>
      <w:numFmt w:val="lowerLetter"/>
      <w:pStyle w:val="OutlineLevel8Left"/>
      <w:lvlText w:val="%8."/>
      <w:lvlJc w:val="left"/>
      <w:pPr>
        <w:tabs>
          <w:tab w:val="num" w:pos="5760"/>
        </w:tabs>
        <w:ind w:left="5760" w:hanging="720"/>
      </w:pPr>
    </w:lvl>
    <w:lvl w:ilvl="8">
      <w:start w:val="1"/>
      <w:numFmt w:val="lowerRoman"/>
      <w:pStyle w:val="OutlineLevel9Left"/>
      <w:lvlText w:val="%9."/>
      <w:lvlJc w:val="left"/>
      <w:pPr>
        <w:tabs>
          <w:tab w:val="num" w:pos="6480"/>
        </w:tabs>
        <w:ind w:left="6480" w:hanging="720"/>
      </w:pPr>
    </w:lvl>
  </w:abstractNum>
  <w:abstractNum w:abstractNumId="24" w15:restartNumberingAfterBreak="0">
    <w:nsid w:val="62633228"/>
    <w:multiLevelType w:val="multilevel"/>
    <w:tmpl w:val="239A4D46"/>
    <w:lvl w:ilvl="0">
      <w:start w:val="1"/>
      <w:numFmt w:val="decimal"/>
      <w:lvlText w:val="%1"/>
      <w:lvlJc w:val="left"/>
      <w:pPr>
        <w:ind w:left="360" w:hanging="360"/>
      </w:pPr>
      <w:rPr>
        <w:rFonts w:hint="default"/>
      </w:rPr>
    </w:lvl>
    <w:lvl w:ilvl="1">
      <w:start w:val="1"/>
      <w:numFmt w:val="decimal"/>
      <w:lvlText w:val="%1.%2"/>
      <w:lvlJc w:val="left"/>
      <w:pPr>
        <w:ind w:left="349" w:hanging="360"/>
      </w:pPr>
      <w:rPr>
        <w:rFonts w:hint="default"/>
      </w:rPr>
    </w:lvl>
    <w:lvl w:ilvl="2">
      <w:start w:val="1"/>
      <w:numFmt w:val="lowerLetter"/>
      <w:lvlText w:val="%3."/>
      <w:lvlJc w:val="left"/>
      <w:pPr>
        <w:ind w:left="698" w:hanging="720"/>
      </w:pPr>
      <w:rPr>
        <w:rFonts w:hint="default"/>
      </w:rPr>
    </w:lvl>
    <w:lvl w:ilvl="3">
      <w:start w:val="1"/>
      <w:numFmt w:val="decimal"/>
      <w:lvlText w:val="%1.%2.%3.%4"/>
      <w:lvlJc w:val="left"/>
      <w:pPr>
        <w:ind w:left="687" w:hanging="720"/>
      </w:pPr>
      <w:rPr>
        <w:rFonts w:hint="default"/>
      </w:rPr>
    </w:lvl>
    <w:lvl w:ilvl="4">
      <w:start w:val="1"/>
      <w:numFmt w:val="decimal"/>
      <w:lvlText w:val="%1.%2.%3.%4.%5"/>
      <w:lvlJc w:val="left"/>
      <w:pPr>
        <w:ind w:left="676" w:hanging="720"/>
      </w:pPr>
      <w:rPr>
        <w:rFonts w:hint="default"/>
      </w:rPr>
    </w:lvl>
    <w:lvl w:ilvl="5">
      <w:start w:val="1"/>
      <w:numFmt w:val="decimal"/>
      <w:lvlText w:val="%1.%2.%3.%4.%5.%6"/>
      <w:lvlJc w:val="left"/>
      <w:pPr>
        <w:ind w:left="1025" w:hanging="1080"/>
      </w:pPr>
      <w:rPr>
        <w:rFonts w:hint="default"/>
      </w:rPr>
    </w:lvl>
    <w:lvl w:ilvl="6">
      <w:start w:val="1"/>
      <w:numFmt w:val="decimal"/>
      <w:lvlText w:val="%1.%2.%3.%4.%5.%6.%7"/>
      <w:lvlJc w:val="left"/>
      <w:pPr>
        <w:ind w:left="1014" w:hanging="1080"/>
      </w:pPr>
      <w:rPr>
        <w:rFonts w:hint="default"/>
      </w:rPr>
    </w:lvl>
    <w:lvl w:ilvl="7">
      <w:start w:val="1"/>
      <w:numFmt w:val="decimal"/>
      <w:lvlText w:val="%1.%2.%3.%4.%5.%6.%7.%8"/>
      <w:lvlJc w:val="left"/>
      <w:pPr>
        <w:ind w:left="1363" w:hanging="1440"/>
      </w:pPr>
      <w:rPr>
        <w:rFonts w:hint="default"/>
      </w:rPr>
    </w:lvl>
    <w:lvl w:ilvl="8">
      <w:start w:val="1"/>
      <w:numFmt w:val="decimal"/>
      <w:lvlText w:val="%1.%2.%3.%4.%5.%6.%7.%8.%9"/>
      <w:lvlJc w:val="left"/>
      <w:pPr>
        <w:ind w:left="1352" w:hanging="1440"/>
      </w:pPr>
      <w:rPr>
        <w:rFonts w:hint="default"/>
      </w:rPr>
    </w:lvl>
  </w:abstractNum>
  <w:abstractNum w:abstractNumId="25" w15:restartNumberingAfterBreak="0">
    <w:nsid w:val="6B531131"/>
    <w:multiLevelType w:val="singleLevel"/>
    <w:tmpl w:val="58A29090"/>
    <w:lvl w:ilvl="0">
      <w:start w:val="1"/>
      <w:numFmt w:val="decimal"/>
      <w:pStyle w:val="LITReqforProduction"/>
      <w:lvlText w:val="request for production NO. %1."/>
      <w:lvlJc w:val="left"/>
      <w:pPr>
        <w:tabs>
          <w:tab w:val="num" w:pos="5040"/>
        </w:tabs>
        <w:ind w:left="0" w:firstLine="0"/>
      </w:pPr>
      <w:rPr>
        <w:b/>
        <w:i w:val="0"/>
        <w:caps/>
      </w:rPr>
    </w:lvl>
  </w:abstractNum>
  <w:abstractNum w:abstractNumId="26" w15:restartNumberingAfterBreak="0">
    <w:nsid w:val="79A51218"/>
    <w:multiLevelType w:val="multilevel"/>
    <w:tmpl w:val="79A51218"/>
    <w:lvl w:ilvl="0">
      <w:start w:val="1"/>
      <w:numFmt w:val="decimal"/>
      <w:lvlText w:val="3.%1"/>
      <w:lvlJc w:val="left"/>
      <w:pPr>
        <w:ind w:left="420" w:hanging="420"/>
      </w:pPr>
      <w:rPr>
        <w:rFonts w:hint="eastAsia"/>
      </w:rPr>
    </w:lvl>
    <w:lvl w:ilvl="1">
      <w:start w:val="1"/>
      <w:numFmt w:val="lowerLetter"/>
      <w:lvlText w:val="%2)"/>
      <w:lvlJc w:val="left"/>
      <w:pPr>
        <w:ind w:left="840" w:hanging="420"/>
      </w:pPr>
    </w:lvl>
    <w:lvl w:ilvl="2">
      <w:start w:val="1"/>
      <w:numFmt w:val="decimal"/>
      <w:lvlText w:val="3.%3"/>
      <w:lvlJc w:val="left"/>
      <w:pPr>
        <w:ind w:left="1260" w:hanging="420"/>
      </w:pPr>
      <w:rPr>
        <w:rFonts w:hint="eastAsia"/>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17"/>
  </w:num>
  <w:num w:numId="3">
    <w:abstractNumId w:val="25"/>
  </w:num>
  <w:num w:numId="4">
    <w:abstractNumId w:val="21"/>
  </w:num>
  <w:num w:numId="5">
    <w:abstractNumId w:val="21"/>
  </w:num>
  <w:num w:numId="6">
    <w:abstractNumId w:val="5"/>
  </w:num>
  <w:num w:numId="7">
    <w:abstractNumId w:val="2"/>
  </w:num>
  <w:num w:numId="8">
    <w:abstractNumId w:val="18"/>
  </w:num>
  <w:num w:numId="9">
    <w:abstractNumId w:val="15"/>
  </w:num>
  <w:num w:numId="10">
    <w:abstractNumId w:val="15"/>
  </w:num>
  <w:num w:numId="11">
    <w:abstractNumId w:val="15"/>
  </w:num>
  <w:num w:numId="12">
    <w:abstractNumId w:val="3"/>
  </w:num>
  <w:num w:numId="13">
    <w:abstractNumId w:val="6"/>
  </w:num>
  <w:num w:numId="14">
    <w:abstractNumId w:val="22"/>
  </w:num>
  <w:num w:numId="15">
    <w:abstractNumId w:val="4"/>
  </w:num>
  <w:num w:numId="16">
    <w:abstractNumId w:val="13"/>
  </w:num>
  <w:num w:numId="17">
    <w:abstractNumId w:val="13"/>
  </w:num>
  <w:num w:numId="18">
    <w:abstractNumId w:val="13"/>
  </w:num>
  <w:num w:numId="19">
    <w:abstractNumId w:val="13"/>
  </w:num>
  <w:num w:numId="20">
    <w:abstractNumId w:val="13"/>
  </w:num>
  <w:num w:numId="21">
    <w:abstractNumId w:val="13"/>
  </w:num>
  <w:num w:numId="22">
    <w:abstractNumId w:val="13"/>
  </w:num>
  <w:num w:numId="23">
    <w:abstractNumId w:val="13"/>
  </w:num>
  <w:num w:numId="24">
    <w:abstractNumId w:val="13"/>
  </w:num>
  <w:num w:numId="25">
    <w:abstractNumId w:val="23"/>
  </w:num>
  <w:num w:numId="26">
    <w:abstractNumId w:val="23"/>
  </w:num>
  <w:num w:numId="27">
    <w:abstractNumId w:val="23"/>
  </w:num>
  <w:num w:numId="28">
    <w:abstractNumId w:val="23"/>
  </w:num>
  <w:num w:numId="29">
    <w:abstractNumId w:val="23"/>
  </w:num>
  <w:num w:numId="30">
    <w:abstractNumId w:val="23"/>
  </w:num>
  <w:num w:numId="31">
    <w:abstractNumId w:val="23"/>
  </w:num>
  <w:num w:numId="32">
    <w:abstractNumId w:val="23"/>
  </w:num>
  <w:num w:numId="33">
    <w:abstractNumId w:val="23"/>
  </w:num>
  <w:num w:numId="34">
    <w:abstractNumId w:val="19"/>
  </w:num>
  <w:num w:numId="35">
    <w:abstractNumId w:val="12"/>
  </w:num>
  <w:num w:numId="36">
    <w:abstractNumId w:val="12"/>
  </w:num>
  <w:num w:numId="37">
    <w:abstractNumId w:val="12"/>
  </w:num>
  <w:num w:numId="38">
    <w:abstractNumId w:val="12"/>
  </w:num>
  <w:num w:numId="39">
    <w:abstractNumId w:val="12"/>
  </w:num>
  <w:num w:numId="40">
    <w:abstractNumId w:val="12"/>
  </w:num>
  <w:num w:numId="41">
    <w:abstractNumId w:val="12"/>
  </w:num>
  <w:num w:numId="42">
    <w:abstractNumId w:val="12"/>
  </w:num>
  <w:num w:numId="43">
    <w:abstractNumId w:val="8"/>
  </w:num>
  <w:num w:numId="44">
    <w:abstractNumId w:val="8"/>
  </w:num>
  <w:num w:numId="45">
    <w:abstractNumId w:val="8"/>
  </w:num>
  <w:num w:numId="46">
    <w:abstractNumId w:val="8"/>
  </w:num>
  <w:num w:numId="47">
    <w:abstractNumId w:val="8"/>
  </w:num>
  <w:num w:numId="48">
    <w:abstractNumId w:val="16"/>
  </w:num>
  <w:num w:numId="49">
    <w:abstractNumId w:val="20"/>
  </w:num>
  <w:num w:numId="50">
    <w:abstractNumId w:val="14"/>
  </w:num>
  <w:num w:numId="51">
    <w:abstractNumId w:val="24"/>
  </w:num>
  <w:num w:numId="52">
    <w:abstractNumId w:val="0"/>
  </w:num>
  <w:num w:numId="53">
    <w:abstractNumId w:val="7"/>
  </w:num>
  <w:num w:numId="54">
    <w:abstractNumId w:val="26"/>
  </w:num>
  <w:num w:numId="55">
    <w:abstractNumId w:val="11"/>
  </w:num>
  <w:num w:numId="56">
    <w:abstractNumId w:val="9"/>
  </w:num>
  <w:num w:numId="57">
    <w:abstractNumId w:val="1"/>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12-1-959339916-1126444457-3701622442-2106532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AA1"/>
    <w:rsid w:val="00026853"/>
    <w:rsid w:val="00043EEA"/>
    <w:rsid w:val="000459D7"/>
    <w:rsid w:val="0005092A"/>
    <w:rsid w:val="000544D1"/>
    <w:rsid w:val="00067D17"/>
    <w:rsid w:val="00071CF1"/>
    <w:rsid w:val="00074AF7"/>
    <w:rsid w:val="0008442F"/>
    <w:rsid w:val="00095D71"/>
    <w:rsid w:val="000B17B6"/>
    <w:rsid w:val="000E31B2"/>
    <w:rsid w:val="000F1326"/>
    <w:rsid w:val="001378F1"/>
    <w:rsid w:val="00152C09"/>
    <w:rsid w:val="001B1655"/>
    <w:rsid w:val="001E6DD2"/>
    <w:rsid w:val="002254B9"/>
    <w:rsid w:val="0025119C"/>
    <w:rsid w:val="00251AEB"/>
    <w:rsid w:val="00266F73"/>
    <w:rsid w:val="002871A2"/>
    <w:rsid w:val="002972AB"/>
    <w:rsid w:val="002A42CB"/>
    <w:rsid w:val="002B71BD"/>
    <w:rsid w:val="002D7C1D"/>
    <w:rsid w:val="002F1A30"/>
    <w:rsid w:val="00311BD9"/>
    <w:rsid w:val="003150A4"/>
    <w:rsid w:val="00316FE6"/>
    <w:rsid w:val="00320AEC"/>
    <w:rsid w:val="0032105D"/>
    <w:rsid w:val="0036423A"/>
    <w:rsid w:val="00373C42"/>
    <w:rsid w:val="00376205"/>
    <w:rsid w:val="003901F5"/>
    <w:rsid w:val="003910AD"/>
    <w:rsid w:val="003A1C1D"/>
    <w:rsid w:val="003D6989"/>
    <w:rsid w:val="003F40C9"/>
    <w:rsid w:val="004059A5"/>
    <w:rsid w:val="00407A2B"/>
    <w:rsid w:val="00414A55"/>
    <w:rsid w:val="0041524A"/>
    <w:rsid w:val="004156EE"/>
    <w:rsid w:val="00433430"/>
    <w:rsid w:val="004658FA"/>
    <w:rsid w:val="0047131B"/>
    <w:rsid w:val="00480E2A"/>
    <w:rsid w:val="00481A7B"/>
    <w:rsid w:val="004B5449"/>
    <w:rsid w:val="004C448D"/>
    <w:rsid w:val="004D69BB"/>
    <w:rsid w:val="004F16ED"/>
    <w:rsid w:val="00524AC9"/>
    <w:rsid w:val="0052750F"/>
    <w:rsid w:val="00562E97"/>
    <w:rsid w:val="00564431"/>
    <w:rsid w:val="00581067"/>
    <w:rsid w:val="00585FEF"/>
    <w:rsid w:val="00586E9F"/>
    <w:rsid w:val="005D7297"/>
    <w:rsid w:val="005E519F"/>
    <w:rsid w:val="005F7AE3"/>
    <w:rsid w:val="00627237"/>
    <w:rsid w:val="00631617"/>
    <w:rsid w:val="006A4EB5"/>
    <w:rsid w:val="006B2BFD"/>
    <w:rsid w:val="006B3238"/>
    <w:rsid w:val="006C2B11"/>
    <w:rsid w:val="006C77AA"/>
    <w:rsid w:val="006C7EAB"/>
    <w:rsid w:val="006D60E7"/>
    <w:rsid w:val="00705B8C"/>
    <w:rsid w:val="007274CB"/>
    <w:rsid w:val="00747371"/>
    <w:rsid w:val="00756430"/>
    <w:rsid w:val="007C5301"/>
    <w:rsid w:val="007D3A14"/>
    <w:rsid w:val="007E1884"/>
    <w:rsid w:val="007E3120"/>
    <w:rsid w:val="007F0C83"/>
    <w:rsid w:val="008044CA"/>
    <w:rsid w:val="008359AD"/>
    <w:rsid w:val="00845124"/>
    <w:rsid w:val="0085064F"/>
    <w:rsid w:val="00850B27"/>
    <w:rsid w:val="00872174"/>
    <w:rsid w:val="00876511"/>
    <w:rsid w:val="0089722E"/>
    <w:rsid w:val="008A7379"/>
    <w:rsid w:val="008A7A53"/>
    <w:rsid w:val="008B793D"/>
    <w:rsid w:val="008D0342"/>
    <w:rsid w:val="008D7D70"/>
    <w:rsid w:val="008E0983"/>
    <w:rsid w:val="008E363C"/>
    <w:rsid w:val="008F2AF6"/>
    <w:rsid w:val="00903605"/>
    <w:rsid w:val="00921415"/>
    <w:rsid w:val="009221A5"/>
    <w:rsid w:val="009222C8"/>
    <w:rsid w:val="0092278E"/>
    <w:rsid w:val="009273E2"/>
    <w:rsid w:val="00937565"/>
    <w:rsid w:val="00937990"/>
    <w:rsid w:val="0095162E"/>
    <w:rsid w:val="00961404"/>
    <w:rsid w:val="00976823"/>
    <w:rsid w:val="009A0AA1"/>
    <w:rsid w:val="009A2120"/>
    <w:rsid w:val="009B70DE"/>
    <w:rsid w:val="009C7D39"/>
    <w:rsid w:val="009D0133"/>
    <w:rsid w:val="009D24CD"/>
    <w:rsid w:val="009E69B9"/>
    <w:rsid w:val="00A01107"/>
    <w:rsid w:val="00A07ABE"/>
    <w:rsid w:val="00A1218E"/>
    <w:rsid w:val="00A13AA1"/>
    <w:rsid w:val="00A13C69"/>
    <w:rsid w:val="00A811E5"/>
    <w:rsid w:val="00A8231B"/>
    <w:rsid w:val="00A82412"/>
    <w:rsid w:val="00AA471B"/>
    <w:rsid w:val="00AB1C05"/>
    <w:rsid w:val="00AB2FE2"/>
    <w:rsid w:val="00AF29AD"/>
    <w:rsid w:val="00AF609F"/>
    <w:rsid w:val="00B03680"/>
    <w:rsid w:val="00B5412B"/>
    <w:rsid w:val="00B772D1"/>
    <w:rsid w:val="00B91DD7"/>
    <w:rsid w:val="00BB10E3"/>
    <w:rsid w:val="00BC41BA"/>
    <w:rsid w:val="00BD1560"/>
    <w:rsid w:val="00BD1840"/>
    <w:rsid w:val="00BF0B8A"/>
    <w:rsid w:val="00C06C41"/>
    <w:rsid w:val="00C310DA"/>
    <w:rsid w:val="00C31679"/>
    <w:rsid w:val="00C367C1"/>
    <w:rsid w:val="00C40DE0"/>
    <w:rsid w:val="00C44C55"/>
    <w:rsid w:val="00C476A8"/>
    <w:rsid w:val="00C65DEE"/>
    <w:rsid w:val="00C665B3"/>
    <w:rsid w:val="00CB09E8"/>
    <w:rsid w:val="00D0383A"/>
    <w:rsid w:val="00D0426B"/>
    <w:rsid w:val="00D14BD9"/>
    <w:rsid w:val="00D20C02"/>
    <w:rsid w:val="00D476A2"/>
    <w:rsid w:val="00D65833"/>
    <w:rsid w:val="00D73275"/>
    <w:rsid w:val="00D754C5"/>
    <w:rsid w:val="00D85484"/>
    <w:rsid w:val="00D9653C"/>
    <w:rsid w:val="00DA63A0"/>
    <w:rsid w:val="00DA6F06"/>
    <w:rsid w:val="00DB487B"/>
    <w:rsid w:val="00DB7071"/>
    <w:rsid w:val="00DC724B"/>
    <w:rsid w:val="00DF1EE8"/>
    <w:rsid w:val="00E05901"/>
    <w:rsid w:val="00E131EE"/>
    <w:rsid w:val="00E17C29"/>
    <w:rsid w:val="00E3543E"/>
    <w:rsid w:val="00E52D5B"/>
    <w:rsid w:val="00E53F86"/>
    <w:rsid w:val="00E6583D"/>
    <w:rsid w:val="00E857E7"/>
    <w:rsid w:val="00E85C08"/>
    <w:rsid w:val="00E873E1"/>
    <w:rsid w:val="00E94D94"/>
    <w:rsid w:val="00E9592E"/>
    <w:rsid w:val="00EA097F"/>
    <w:rsid w:val="00EA6EC7"/>
    <w:rsid w:val="00EB6230"/>
    <w:rsid w:val="00EC00BE"/>
    <w:rsid w:val="00F20981"/>
    <w:rsid w:val="00F538BA"/>
    <w:rsid w:val="00F54108"/>
    <w:rsid w:val="00F55026"/>
    <w:rsid w:val="00F75811"/>
    <w:rsid w:val="00F9732D"/>
    <w:rsid w:val="00FA1FCA"/>
    <w:rsid w:val="00FA51AD"/>
    <w:rsid w:val="00FC060B"/>
    <w:rsid w:val="00FD0364"/>
    <w:rsid w:val="00FD1460"/>
    <w:rsid w:val="00FD3849"/>
  </w:rsids>
  <m:mathPr>
    <m:mathFont m:val="Cambria Math"/>
    <m:brkBin m:val="before"/>
    <m:brkBinSub m:val="--"/>
    <m:smallFrac m:val="0"/>
    <m:dispDef/>
    <m:lMargin m:val="0"/>
    <m:rMargin m:val="0"/>
    <m:defJc m:val="centerGroup"/>
    <m:wrapIndent m:val="1440"/>
    <m:intLim m:val="subSup"/>
    <m:naryLim m:val="undOvr"/>
  </m:mathPr>
  <w:themeFontLang w:val="nl-NL"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B74EF3"/>
  <w15:chartTrackingRefBased/>
  <w15:docId w15:val="{49D98A39-093F-4BC6-9784-6AE792497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nl-NL" w:eastAsia="nl-NL"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76205"/>
    <w:pPr>
      <w:jc w:val="both"/>
    </w:pPr>
    <w:rPr>
      <w:sz w:val="24"/>
      <w:lang w:val="en-US" w:eastAsia="en-US"/>
    </w:rPr>
  </w:style>
  <w:style w:type="paragraph" w:styleId="1">
    <w:name w:val="heading 1"/>
    <w:basedOn w:val="a"/>
    <w:next w:val="a"/>
    <w:qFormat/>
    <w:pPr>
      <w:keepNext/>
      <w:spacing w:before="240" w:after="240"/>
      <w:outlineLvl w:val="0"/>
    </w:pPr>
    <w:rPr>
      <w:rFonts w:ascii="Times New Roman (PCL6)" w:hAnsi="Times New Roman (PCL6)"/>
      <w:b/>
      <w:caps/>
      <w:sz w:val="28"/>
      <w:u w:val="single"/>
    </w:rPr>
  </w:style>
  <w:style w:type="paragraph" w:styleId="2">
    <w:name w:val="heading 2"/>
    <w:basedOn w:val="a"/>
    <w:next w:val="a"/>
    <w:qFormat/>
    <w:pPr>
      <w:keepNext/>
      <w:spacing w:after="240"/>
      <w:outlineLvl w:val="1"/>
    </w:pPr>
    <w:rPr>
      <w:rFonts w:ascii="Times New Roman (PCL6)" w:hAnsi="Times New Roman (PCL6)"/>
      <w:b/>
      <w:u w:val="single"/>
    </w:rPr>
  </w:style>
  <w:style w:type="paragraph" w:styleId="3">
    <w:name w:val="heading 3"/>
    <w:basedOn w:val="a"/>
    <w:next w:val="a"/>
    <w:qFormat/>
    <w:pPr>
      <w:keepNext/>
      <w:spacing w:after="240"/>
      <w:ind w:left="576"/>
      <w:outlineLvl w:val="2"/>
    </w:pPr>
    <w:rPr>
      <w:rFonts w:ascii="Times New Roman (PCL6)" w:hAnsi="Times New Roman (PCL6)"/>
      <w:b/>
      <w:u w:val="single"/>
    </w:rPr>
  </w:style>
  <w:style w:type="paragraph" w:styleId="4">
    <w:name w:val="heading 4"/>
    <w:basedOn w:val="a"/>
    <w:next w:val="a"/>
    <w:qFormat/>
    <w:pPr>
      <w:keepNext/>
      <w:spacing w:after="240"/>
      <w:ind w:left="720"/>
      <w:outlineLvl w:val="3"/>
    </w:pPr>
    <w:rPr>
      <w:rFonts w:ascii="Times New Roman (PCL6)" w:hAnsi="Times New Roman (PCL6)"/>
      <w:u w:val="single"/>
    </w:rPr>
  </w:style>
  <w:style w:type="paragraph" w:styleId="5">
    <w:name w:val="heading 5"/>
    <w:basedOn w:val="a"/>
    <w:next w:val="a"/>
    <w:qFormat/>
    <w:pPr>
      <w:keepNext/>
      <w:spacing w:after="240"/>
      <w:ind w:left="1440"/>
      <w:outlineLvl w:val="4"/>
    </w:pPr>
    <w:rPr>
      <w:rFonts w:ascii="Times New Roman (PCL6)" w:hAnsi="Times New Roman (PCL6)"/>
      <w:i/>
      <w:u w:val="single"/>
    </w:rPr>
  </w:style>
  <w:style w:type="paragraph" w:styleId="6">
    <w:name w:val="heading 6"/>
    <w:basedOn w:val="a"/>
    <w:next w:val="a"/>
    <w:qFormat/>
    <w:pPr>
      <w:keepNext/>
      <w:spacing w:after="240"/>
      <w:ind w:left="1440"/>
      <w:outlineLvl w:val="5"/>
    </w:pPr>
    <w:rPr>
      <w:i/>
    </w:rPr>
  </w:style>
  <w:style w:type="paragraph" w:styleId="7">
    <w:name w:val="heading 7"/>
    <w:basedOn w:val="a"/>
    <w:next w:val="a"/>
    <w:qFormat/>
    <w:pPr>
      <w:keepNext/>
      <w:ind w:left="720" w:right="-766"/>
      <w:jc w:val="left"/>
      <w:outlineLvl w:val="6"/>
    </w:pPr>
    <w:rPr>
      <w:rFonts w:ascii="Garamond" w:hAnsi="Garamond"/>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tarySS">
    <w:name w:val="NotarySS"/>
    <w:basedOn w:val="a"/>
    <w:pPr>
      <w:tabs>
        <w:tab w:val="right" w:pos="3600"/>
        <w:tab w:val="left" w:pos="3744"/>
      </w:tabs>
      <w:spacing w:line="240" w:lineRule="exact"/>
    </w:pPr>
    <w:rPr>
      <w:caps/>
    </w:rPr>
  </w:style>
  <w:style w:type="paragraph" w:customStyle="1" w:styleId="Nordson">
    <w:name w:val="Nordson"/>
    <w:basedOn w:val="a"/>
  </w:style>
  <w:style w:type="paragraph" w:customStyle="1" w:styleId="NordsonEmployees">
    <w:name w:val="Nordson Employees"/>
    <w:basedOn w:val="a"/>
  </w:style>
  <w:style w:type="paragraph" w:customStyle="1" w:styleId="OutlineParaLevel1">
    <w:name w:val="Outline ParaLevel1"/>
    <w:basedOn w:val="a"/>
    <w:pPr>
      <w:numPr>
        <w:numId w:val="5"/>
      </w:numPr>
      <w:spacing w:after="240"/>
    </w:pPr>
  </w:style>
  <w:style w:type="paragraph" w:customStyle="1" w:styleId="LITInterrogatory">
    <w:name w:val="LIT Interrogatory"/>
    <w:basedOn w:val="a"/>
    <w:pPr>
      <w:numPr>
        <w:numId w:val="1"/>
      </w:numPr>
      <w:spacing w:after="240"/>
    </w:pPr>
  </w:style>
  <w:style w:type="paragraph" w:customStyle="1" w:styleId="LITReqforProduction">
    <w:name w:val="LIT Req. for Production"/>
    <w:basedOn w:val="a"/>
    <w:pPr>
      <w:numPr>
        <w:numId w:val="3"/>
      </w:numPr>
      <w:spacing w:after="240"/>
    </w:pPr>
  </w:style>
  <w:style w:type="paragraph" w:customStyle="1" w:styleId="LITReqforAnswer">
    <w:name w:val="LIT Req. for Answer"/>
    <w:basedOn w:val="a"/>
    <w:pPr>
      <w:numPr>
        <w:numId w:val="2"/>
      </w:numPr>
      <w:spacing w:after="240"/>
    </w:pPr>
  </w:style>
  <w:style w:type="paragraph" w:customStyle="1" w:styleId="OutlineParaLevel4">
    <w:name w:val="Outline ParaLevel4"/>
    <w:basedOn w:val="a"/>
    <w:pPr>
      <w:numPr>
        <w:ilvl w:val="3"/>
        <w:numId w:val="4"/>
      </w:numPr>
      <w:tabs>
        <w:tab w:val="left" w:pos="3600"/>
      </w:tabs>
      <w:spacing w:after="240"/>
    </w:pPr>
  </w:style>
  <w:style w:type="paragraph" w:customStyle="1" w:styleId="OutlineParaLevel2">
    <w:name w:val="Outline ParaLevel2"/>
    <w:basedOn w:val="a"/>
    <w:pPr>
      <w:numPr>
        <w:ilvl w:val="1"/>
        <w:numId w:val="4"/>
      </w:numPr>
      <w:tabs>
        <w:tab w:val="left" w:pos="2160"/>
      </w:tabs>
      <w:spacing w:after="240"/>
    </w:pPr>
  </w:style>
  <w:style w:type="paragraph" w:customStyle="1" w:styleId="OutlineParaLevel3">
    <w:name w:val="Outline ParaLevel3"/>
    <w:basedOn w:val="a"/>
    <w:pPr>
      <w:numPr>
        <w:ilvl w:val="2"/>
        <w:numId w:val="4"/>
      </w:numPr>
      <w:tabs>
        <w:tab w:val="left" w:pos="2880"/>
      </w:tabs>
      <w:spacing w:after="240"/>
    </w:pPr>
  </w:style>
  <w:style w:type="paragraph" w:customStyle="1" w:styleId="IndentLeft1">
    <w:name w:val="Indent Left 1"/>
    <w:basedOn w:val="a"/>
    <w:next w:val="a"/>
    <w:pPr>
      <w:ind w:left="720"/>
    </w:pPr>
  </w:style>
  <w:style w:type="paragraph" w:customStyle="1" w:styleId="IndentLeft2">
    <w:name w:val="Indent Left 2"/>
    <w:basedOn w:val="a"/>
    <w:next w:val="a"/>
    <w:pPr>
      <w:ind w:left="1440"/>
    </w:pPr>
  </w:style>
  <w:style w:type="paragraph" w:customStyle="1" w:styleId="IndentLeft3">
    <w:name w:val="Indent Left 3"/>
    <w:basedOn w:val="a"/>
    <w:next w:val="a"/>
    <w:pPr>
      <w:ind w:left="2160"/>
    </w:pPr>
  </w:style>
  <w:style w:type="paragraph" w:customStyle="1" w:styleId="IndentLeftRight1">
    <w:name w:val="Indent Left Right 1"/>
    <w:basedOn w:val="a"/>
    <w:next w:val="a"/>
    <w:pPr>
      <w:ind w:left="720" w:right="720"/>
    </w:pPr>
  </w:style>
  <w:style w:type="paragraph" w:customStyle="1" w:styleId="IndentLeftRight2">
    <w:name w:val="Indent Left Right 2"/>
    <w:basedOn w:val="a"/>
    <w:next w:val="a"/>
    <w:autoRedefine/>
    <w:pPr>
      <w:ind w:left="1440" w:right="1440"/>
    </w:pPr>
  </w:style>
  <w:style w:type="paragraph" w:customStyle="1" w:styleId="IndentLeftRight3">
    <w:name w:val="Indent Left Right 3"/>
    <w:basedOn w:val="a"/>
    <w:next w:val="a"/>
    <w:pPr>
      <w:ind w:left="2160" w:right="2160"/>
    </w:pPr>
  </w:style>
  <w:style w:type="paragraph" w:customStyle="1" w:styleId="AttorneysandParalegals">
    <w:name w:val="Attorneys and Paralegals"/>
    <w:basedOn w:val="a"/>
  </w:style>
  <w:style w:type="paragraph" w:styleId="a3">
    <w:name w:val="Body Text"/>
    <w:basedOn w:val="a"/>
    <w:pPr>
      <w:tabs>
        <w:tab w:val="center" w:pos="5400"/>
      </w:tabs>
    </w:pPr>
    <w:rPr>
      <w:snapToGrid w:val="0"/>
    </w:rPr>
  </w:style>
  <w:style w:type="paragraph" w:customStyle="1" w:styleId="CenterText">
    <w:name w:val="Center Text"/>
    <w:basedOn w:val="a"/>
    <w:pPr>
      <w:spacing w:after="240"/>
      <w:jc w:val="center"/>
    </w:pPr>
  </w:style>
  <w:style w:type="paragraph" w:customStyle="1" w:styleId="EmailAddressNames">
    <w:name w:val="Email Address Names"/>
    <w:basedOn w:val="a"/>
  </w:style>
  <w:style w:type="paragraph" w:styleId="a4">
    <w:name w:val="envelope address"/>
    <w:basedOn w:val="a"/>
    <w:pPr>
      <w:framePr w:w="7920" w:h="1980" w:hRule="exact" w:hSpace="180" w:wrap="auto" w:hAnchor="page" w:xAlign="center" w:yAlign="bottom"/>
      <w:ind w:left="2880"/>
    </w:pPr>
    <w:rPr>
      <w:rFonts w:ascii="Times New Roman (PCL6)" w:hAnsi="Times New Roman (PCL6)"/>
      <w:caps/>
    </w:rPr>
  </w:style>
  <w:style w:type="paragraph" w:styleId="a5">
    <w:name w:val="envelope return"/>
    <w:basedOn w:val="a"/>
    <w:rPr>
      <w:rFonts w:ascii="Times New Roman (PCL6)" w:hAnsi="Times New Roman (PCL6)"/>
      <w:smallCaps/>
      <w:sz w:val="18"/>
    </w:rPr>
  </w:style>
  <w:style w:type="paragraph" w:customStyle="1" w:styleId="EnvelopeReturnAddress">
    <w:name w:val="Envelope Return Address"/>
    <w:basedOn w:val="a"/>
  </w:style>
  <w:style w:type="paragraph" w:styleId="a6">
    <w:name w:val="footer"/>
    <w:basedOn w:val="a"/>
    <w:pPr>
      <w:tabs>
        <w:tab w:val="center" w:pos="4608"/>
        <w:tab w:val="right" w:pos="9360"/>
      </w:tabs>
    </w:pPr>
  </w:style>
  <w:style w:type="character" w:styleId="a7">
    <w:name w:val="footnote reference"/>
    <w:semiHidden/>
    <w:rPr>
      <w:vertAlign w:val="superscript"/>
    </w:rPr>
  </w:style>
  <w:style w:type="paragraph" w:styleId="a8">
    <w:name w:val="footnote text"/>
    <w:basedOn w:val="a"/>
    <w:semiHidden/>
    <w:pPr>
      <w:spacing w:after="240"/>
      <w:ind w:firstLine="720"/>
    </w:pPr>
    <w:rPr>
      <w:sz w:val="20"/>
    </w:rPr>
  </w:style>
  <w:style w:type="paragraph" w:styleId="a9">
    <w:name w:val="header"/>
    <w:basedOn w:val="a"/>
    <w:pPr>
      <w:tabs>
        <w:tab w:val="center" w:pos="4608"/>
        <w:tab w:val="right" w:pos="9360"/>
      </w:tabs>
    </w:pPr>
  </w:style>
  <w:style w:type="paragraph" w:customStyle="1" w:styleId="IndentLeft1a">
    <w:name w:val="Indent Left 1 + a"/>
    <w:basedOn w:val="a"/>
    <w:pPr>
      <w:numPr>
        <w:numId w:val="6"/>
      </w:numPr>
    </w:pPr>
  </w:style>
  <w:style w:type="paragraph" w:customStyle="1" w:styleId="IndentLeft1Numbering">
    <w:name w:val="Indent Left 1 + Numbering"/>
    <w:basedOn w:val="a"/>
    <w:pPr>
      <w:numPr>
        <w:numId w:val="7"/>
      </w:numPr>
      <w:spacing w:after="240"/>
    </w:pPr>
  </w:style>
  <w:style w:type="paragraph" w:customStyle="1" w:styleId="IndentLeft1HangingIndent">
    <w:name w:val="Indent Left 1 Hanging Indent"/>
    <w:basedOn w:val="a"/>
    <w:next w:val="a"/>
    <w:pPr>
      <w:ind w:left="1440" w:hanging="720"/>
    </w:pPr>
  </w:style>
  <w:style w:type="paragraph" w:customStyle="1" w:styleId="IndentLeft2HangingIndent">
    <w:name w:val="Indent Left 2 Hanging Indent"/>
    <w:basedOn w:val="a"/>
    <w:next w:val="a"/>
    <w:pPr>
      <w:ind w:left="2160" w:hanging="720"/>
    </w:pPr>
  </w:style>
  <w:style w:type="paragraph" w:customStyle="1" w:styleId="IndentLeft3HangingIndent">
    <w:name w:val="Indent Left 3 Hanging Indent"/>
    <w:basedOn w:val="a"/>
    <w:next w:val="a"/>
    <w:pPr>
      <w:ind w:left="2880" w:hanging="720"/>
    </w:pPr>
  </w:style>
  <w:style w:type="paragraph" w:customStyle="1" w:styleId="IndentLeft4">
    <w:name w:val="Indent Left 4"/>
    <w:basedOn w:val="IndentLeft3"/>
    <w:pPr>
      <w:ind w:left="2880"/>
    </w:pPr>
  </w:style>
  <w:style w:type="paragraph" w:customStyle="1" w:styleId="IndentLeft4HangingIndent">
    <w:name w:val="Indent Left 4 Hanging Indent"/>
    <w:basedOn w:val="IndentLeft3HangingIndent"/>
    <w:pPr>
      <w:spacing w:after="240"/>
      <w:ind w:left="3600"/>
    </w:pPr>
  </w:style>
  <w:style w:type="paragraph" w:customStyle="1" w:styleId="IndentLeftHangingIndent">
    <w:name w:val="Indent Left Hanging Indent"/>
    <w:basedOn w:val="a"/>
    <w:next w:val="a"/>
    <w:pPr>
      <w:ind w:left="1440" w:hanging="720"/>
    </w:pPr>
  </w:style>
  <w:style w:type="paragraph" w:customStyle="1" w:styleId="IndentLeftNumbering">
    <w:name w:val="Indent Left Numbering"/>
    <w:basedOn w:val="a"/>
    <w:pPr>
      <w:spacing w:after="240"/>
    </w:pPr>
  </w:style>
  <w:style w:type="paragraph" w:customStyle="1" w:styleId="IndentLeftRight4">
    <w:name w:val="Indent Left Right 4"/>
    <w:basedOn w:val="IndentLeftRight3"/>
    <w:pPr>
      <w:ind w:left="3600" w:right="1440" w:hanging="720"/>
    </w:pPr>
  </w:style>
  <w:style w:type="paragraph" w:customStyle="1" w:styleId="LetterSignatureBlock">
    <w:name w:val="Letter Signature Block"/>
    <w:basedOn w:val="a"/>
    <w:pPr>
      <w:tabs>
        <w:tab w:val="left" w:pos="4838"/>
        <w:tab w:val="left" w:pos="5558"/>
      </w:tabs>
    </w:pPr>
    <w:rPr>
      <w:rFonts w:ascii="Times New Roman (PCL6)" w:hAnsi="Times New Roman (PCL6)"/>
    </w:rPr>
  </w:style>
  <w:style w:type="paragraph" w:customStyle="1" w:styleId="LetterheadAddress">
    <w:name w:val="Letterhead Address"/>
    <w:basedOn w:val="a"/>
    <w:rPr>
      <w:rFonts w:ascii="Antique Olive (PCL6)" w:hAnsi="Antique Olive (PCL6)"/>
      <w:spacing w:val="-10"/>
      <w:sz w:val="16"/>
    </w:rPr>
  </w:style>
  <w:style w:type="paragraph" w:customStyle="1" w:styleId="LetterheadSender">
    <w:name w:val="Letterhead Sender"/>
    <w:basedOn w:val="a"/>
    <w:rPr>
      <w:rFonts w:ascii="Antique Olive (PCL6)" w:hAnsi="Antique Olive (PCL6)"/>
      <w:sz w:val="16"/>
    </w:rPr>
  </w:style>
  <w:style w:type="paragraph" w:customStyle="1" w:styleId="LetterheadEmailName">
    <w:name w:val="Letterhead Email Name"/>
    <w:basedOn w:val="LetterheadSender"/>
  </w:style>
  <w:style w:type="paragraph" w:customStyle="1" w:styleId="LetterheadLogo">
    <w:name w:val="Letterhead Logo"/>
    <w:basedOn w:val="a"/>
    <w:pPr>
      <w:spacing w:before="20"/>
    </w:pPr>
    <w:rPr>
      <w:rFonts w:ascii="Arial (PCL6)" w:hAnsi="Arial (PCL6)"/>
      <w:b/>
      <w:spacing w:val="40"/>
    </w:rPr>
  </w:style>
  <w:style w:type="paragraph" w:customStyle="1" w:styleId="LetterheadLPA">
    <w:name w:val="Letterhead LPA"/>
    <w:basedOn w:val="a"/>
    <w:pPr>
      <w:spacing w:before="20"/>
    </w:pPr>
    <w:rPr>
      <w:rFonts w:ascii="Arial (PCL6)" w:hAnsi="Arial (PCL6)"/>
      <w:b/>
      <w:caps/>
      <w:color w:val="FFFFFF"/>
      <w:spacing w:val="40"/>
      <w:sz w:val="14"/>
    </w:rPr>
  </w:style>
  <w:style w:type="paragraph" w:customStyle="1" w:styleId="LetterheadPhones">
    <w:name w:val="Letterhead Phones"/>
    <w:basedOn w:val="a"/>
    <w:rPr>
      <w:rFonts w:ascii="Antique Olive (PCL6)" w:hAnsi="Antique Olive (PCL6)"/>
      <w:spacing w:val="-10"/>
      <w:sz w:val="16"/>
    </w:rPr>
  </w:style>
  <w:style w:type="paragraph" w:customStyle="1" w:styleId="LetterheadTextInserts">
    <w:name w:val="Letterhead Text Inserts"/>
    <w:basedOn w:val="a"/>
  </w:style>
  <w:style w:type="paragraph" w:customStyle="1" w:styleId="ListParagraphs">
    <w:name w:val="List Paragraphs"/>
    <w:basedOn w:val="a"/>
    <w:pPr>
      <w:tabs>
        <w:tab w:val="center" w:pos="360"/>
        <w:tab w:val="left" w:pos="720"/>
        <w:tab w:val="left" w:pos="900"/>
        <w:tab w:val="left" w:pos="1440"/>
      </w:tabs>
      <w:ind w:left="1440" w:hanging="1440"/>
    </w:pPr>
  </w:style>
  <w:style w:type="paragraph" w:customStyle="1" w:styleId="LITInterrogatory0">
    <w:name w:val="LIT Interrogatory #"/>
    <w:basedOn w:val="a"/>
    <w:next w:val="a"/>
    <w:pPr>
      <w:numPr>
        <w:numId w:val="8"/>
      </w:numPr>
      <w:tabs>
        <w:tab w:val="clear" w:pos="3240"/>
      </w:tabs>
    </w:pPr>
  </w:style>
  <w:style w:type="paragraph" w:customStyle="1" w:styleId="LITPhrases">
    <w:name w:val="LIT Phrases"/>
    <w:basedOn w:val="a"/>
  </w:style>
  <w:style w:type="paragraph" w:customStyle="1" w:styleId="LITPleadOutlineLevel1">
    <w:name w:val="LIT Plead Outline Level 1"/>
    <w:basedOn w:val="a"/>
    <w:pPr>
      <w:numPr>
        <w:numId w:val="9"/>
      </w:numPr>
      <w:tabs>
        <w:tab w:val="left" w:pos="360"/>
      </w:tabs>
      <w:spacing w:after="240"/>
      <w:ind w:left="720" w:hanging="720"/>
      <w:jc w:val="center"/>
    </w:pPr>
    <w:rPr>
      <w:b/>
      <w:caps/>
    </w:rPr>
  </w:style>
  <w:style w:type="paragraph" w:customStyle="1" w:styleId="LITPleadOutlineLevel2">
    <w:name w:val="LIT Plead Outline Level 2"/>
    <w:basedOn w:val="a"/>
    <w:pPr>
      <w:numPr>
        <w:ilvl w:val="1"/>
        <w:numId w:val="10"/>
      </w:numPr>
      <w:spacing w:after="240"/>
      <w:ind w:right="720"/>
    </w:pPr>
    <w:rPr>
      <w:b/>
    </w:rPr>
  </w:style>
  <w:style w:type="paragraph" w:customStyle="1" w:styleId="LITPleadOutlineLevel3">
    <w:name w:val="LIT Plead Outline Level 3"/>
    <w:basedOn w:val="a"/>
    <w:pPr>
      <w:numPr>
        <w:ilvl w:val="2"/>
        <w:numId w:val="11"/>
      </w:numPr>
      <w:spacing w:after="240"/>
      <w:ind w:right="1440"/>
    </w:pPr>
    <w:rPr>
      <w:b/>
    </w:rPr>
  </w:style>
  <w:style w:type="paragraph" w:customStyle="1" w:styleId="LITPleadOutlineLevel4">
    <w:name w:val="LIT Plead Outline Level 4"/>
    <w:basedOn w:val="a"/>
    <w:next w:val="a"/>
    <w:pPr>
      <w:numPr>
        <w:ilvl w:val="3"/>
        <w:numId w:val="12"/>
      </w:numPr>
    </w:pPr>
  </w:style>
  <w:style w:type="paragraph" w:customStyle="1" w:styleId="LITReqAdmission">
    <w:name w:val="LIT Req. Admission #"/>
    <w:basedOn w:val="a"/>
    <w:next w:val="a"/>
    <w:pPr>
      <w:numPr>
        <w:numId w:val="13"/>
      </w:numPr>
      <w:tabs>
        <w:tab w:val="clear" w:pos="3960"/>
      </w:tabs>
    </w:pPr>
  </w:style>
  <w:style w:type="paragraph" w:customStyle="1" w:styleId="LITReqProduction">
    <w:name w:val="LIT Req. Production #"/>
    <w:basedOn w:val="a"/>
    <w:next w:val="a"/>
    <w:pPr>
      <w:numPr>
        <w:numId w:val="14"/>
      </w:numPr>
      <w:tabs>
        <w:tab w:val="clear" w:pos="4320"/>
      </w:tabs>
    </w:pPr>
  </w:style>
  <w:style w:type="paragraph" w:customStyle="1" w:styleId="LITTransQandA">
    <w:name w:val="LIT Trans Q and A"/>
    <w:basedOn w:val="a"/>
    <w:pPr>
      <w:tabs>
        <w:tab w:val="left" w:pos="2880"/>
      </w:tabs>
      <w:ind w:left="3600" w:hanging="3600"/>
    </w:pPr>
  </w:style>
  <w:style w:type="paragraph" w:customStyle="1" w:styleId="MailServiceOptions">
    <w:name w:val="Mail Service Options"/>
    <w:basedOn w:val="a"/>
  </w:style>
  <w:style w:type="paragraph" w:customStyle="1" w:styleId="MailingInstructions">
    <w:name w:val="Mailing Instructions"/>
    <w:basedOn w:val="a"/>
  </w:style>
  <w:style w:type="paragraph" w:customStyle="1" w:styleId="MailingLabelAddress">
    <w:name w:val="Mailing Label Address"/>
    <w:basedOn w:val="a"/>
    <w:pPr>
      <w:spacing w:line="216" w:lineRule="auto"/>
      <w:ind w:left="144" w:right="144"/>
      <w:jc w:val="left"/>
    </w:pPr>
    <w:rPr>
      <w:caps/>
      <w:sz w:val="22"/>
    </w:rPr>
  </w:style>
  <w:style w:type="paragraph" w:customStyle="1" w:styleId="MailingLabelMailServiceOptions">
    <w:name w:val="Mailing Label Mail Service Options"/>
    <w:basedOn w:val="a"/>
    <w:rPr>
      <w:rFonts w:ascii="Helvetica (PCL6)" w:hAnsi="Helvetica (PCL6)"/>
      <w:b/>
      <w:caps/>
      <w:sz w:val="28"/>
    </w:rPr>
  </w:style>
  <w:style w:type="paragraph" w:customStyle="1" w:styleId="MinuteHeader">
    <w:name w:val="Minute Header"/>
    <w:basedOn w:val="a"/>
    <w:pPr>
      <w:tabs>
        <w:tab w:val="center" w:pos="4608"/>
        <w:tab w:val="right" w:pos="9360"/>
      </w:tabs>
    </w:pPr>
  </w:style>
  <w:style w:type="paragraph" w:customStyle="1" w:styleId="MinutesDateandPath">
    <w:name w:val="Minutes Date and Path"/>
    <w:basedOn w:val="a"/>
    <w:pPr>
      <w:framePr w:w="4320" w:h="864" w:hRule="exact" w:wrap="around" w:hAnchor="margin" w:yAlign="bottom" w:anchorLock="1"/>
    </w:pPr>
  </w:style>
  <w:style w:type="paragraph" w:customStyle="1" w:styleId="NumberedLists">
    <w:name w:val="Numbered Lists"/>
    <w:basedOn w:val="a"/>
    <w:pPr>
      <w:numPr>
        <w:numId w:val="15"/>
      </w:numPr>
    </w:pPr>
  </w:style>
  <w:style w:type="paragraph" w:customStyle="1" w:styleId="OutlineLegalLevel1">
    <w:name w:val="Outline Legal Level 1"/>
    <w:basedOn w:val="a"/>
    <w:pPr>
      <w:numPr>
        <w:numId w:val="16"/>
      </w:numPr>
      <w:spacing w:after="240"/>
      <w:ind w:left="0" w:firstLine="0"/>
    </w:pPr>
  </w:style>
  <w:style w:type="paragraph" w:customStyle="1" w:styleId="OutlineLegalLevel2">
    <w:name w:val="Outline Legal Level 2"/>
    <w:basedOn w:val="a"/>
    <w:pPr>
      <w:numPr>
        <w:ilvl w:val="1"/>
        <w:numId w:val="17"/>
      </w:numPr>
      <w:spacing w:after="240"/>
      <w:ind w:left="0" w:firstLine="720"/>
    </w:pPr>
  </w:style>
  <w:style w:type="paragraph" w:customStyle="1" w:styleId="OutlineLegalLevel3">
    <w:name w:val="Outline Legal Level 3"/>
    <w:basedOn w:val="a"/>
    <w:pPr>
      <w:numPr>
        <w:ilvl w:val="2"/>
        <w:numId w:val="18"/>
      </w:numPr>
      <w:spacing w:after="240"/>
      <w:ind w:left="0" w:firstLine="1440"/>
    </w:pPr>
  </w:style>
  <w:style w:type="paragraph" w:customStyle="1" w:styleId="OutlineLegalLevel4">
    <w:name w:val="Outline Legal Level 4"/>
    <w:basedOn w:val="a"/>
    <w:pPr>
      <w:numPr>
        <w:ilvl w:val="3"/>
        <w:numId w:val="19"/>
      </w:numPr>
      <w:spacing w:after="240"/>
      <w:ind w:left="0" w:firstLine="2160"/>
    </w:pPr>
  </w:style>
  <w:style w:type="paragraph" w:customStyle="1" w:styleId="OutlineLegalLevel5">
    <w:name w:val="Outline Legal Level 5"/>
    <w:basedOn w:val="a"/>
    <w:pPr>
      <w:numPr>
        <w:ilvl w:val="4"/>
        <w:numId w:val="20"/>
      </w:numPr>
      <w:spacing w:after="240"/>
      <w:ind w:left="0" w:firstLine="2880"/>
    </w:pPr>
  </w:style>
  <w:style w:type="paragraph" w:customStyle="1" w:styleId="OutlineLegalLevel6">
    <w:name w:val="Outline Legal Level 6"/>
    <w:basedOn w:val="a"/>
    <w:pPr>
      <w:numPr>
        <w:ilvl w:val="5"/>
        <w:numId w:val="21"/>
      </w:numPr>
      <w:spacing w:after="240"/>
      <w:ind w:left="0" w:firstLine="3600"/>
    </w:pPr>
  </w:style>
  <w:style w:type="paragraph" w:customStyle="1" w:styleId="OutlineLegalLevel7">
    <w:name w:val="Outline Legal Level 7"/>
    <w:basedOn w:val="a"/>
    <w:pPr>
      <w:numPr>
        <w:ilvl w:val="6"/>
        <w:numId w:val="22"/>
      </w:numPr>
      <w:spacing w:after="240"/>
      <w:ind w:left="0" w:firstLine="4320"/>
    </w:pPr>
  </w:style>
  <w:style w:type="paragraph" w:customStyle="1" w:styleId="OutlineLegalLevel8">
    <w:name w:val="Outline Legal Level 8"/>
    <w:basedOn w:val="a"/>
    <w:pPr>
      <w:numPr>
        <w:ilvl w:val="7"/>
        <w:numId w:val="23"/>
      </w:numPr>
      <w:spacing w:after="240"/>
      <w:ind w:left="0" w:firstLine="5040"/>
    </w:pPr>
  </w:style>
  <w:style w:type="paragraph" w:customStyle="1" w:styleId="OutlineLegalLevel9">
    <w:name w:val="Outline Legal Level 9"/>
    <w:basedOn w:val="a"/>
    <w:pPr>
      <w:numPr>
        <w:ilvl w:val="8"/>
        <w:numId w:val="24"/>
      </w:numPr>
      <w:spacing w:after="240"/>
      <w:ind w:left="0" w:firstLine="5760"/>
    </w:pPr>
  </w:style>
  <w:style w:type="paragraph" w:customStyle="1" w:styleId="OutlineLevel1Centered">
    <w:name w:val="Outline Level 1 Centered"/>
    <w:basedOn w:val="a"/>
    <w:autoRedefine/>
    <w:pPr>
      <w:spacing w:after="240"/>
      <w:jc w:val="center"/>
    </w:pPr>
  </w:style>
  <w:style w:type="paragraph" w:customStyle="1" w:styleId="OutlineLevel1Left">
    <w:name w:val="Outline Level 1 Left"/>
    <w:basedOn w:val="a"/>
    <w:autoRedefine/>
    <w:pPr>
      <w:numPr>
        <w:numId w:val="25"/>
      </w:numPr>
      <w:spacing w:after="240"/>
    </w:pPr>
  </w:style>
  <w:style w:type="paragraph" w:customStyle="1" w:styleId="OutlineLevel2Left">
    <w:name w:val="Outline Level 2 Left"/>
    <w:basedOn w:val="a"/>
    <w:autoRedefine/>
    <w:pPr>
      <w:numPr>
        <w:ilvl w:val="1"/>
        <w:numId w:val="26"/>
      </w:numPr>
      <w:spacing w:after="240"/>
    </w:pPr>
  </w:style>
  <w:style w:type="paragraph" w:customStyle="1" w:styleId="OutlineLevel3Left">
    <w:name w:val="Outline Level 3 Left"/>
    <w:basedOn w:val="a"/>
    <w:pPr>
      <w:numPr>
        <w:ilvl w:val="2"/>
        <w:numId w:val="27"/>
      </w:numPr>
      <w:spacing w:after="240"/>
    </w:pPr>
  </w:style>
  <w:style w:type="paragraph" w:customStyle="1" w:styleId="OutlineLevel4Left">
    <w:name w:val="Outline Level 4 Left"/>
    <w:basedOn w:val="a"/>
    <w:pPr>
      <w:numPr>
        <w:ilvl w:val="3"/>
        <w:numId w:val="28"/>
      </w:numPr>
      <w:spacing w:after="240"/>
    </w:pPr>
  </w:style>
  <w:style w:type="paragraph" w:customStyle="1" w:styleId="OutlineLevel5Left">
    <w:name w:val="Outline Level 5 Left"/>
    <w:basedOn w:val="a"/>
    <w:pPr>
      <w:numPr>
        <w:ilvl w:val="4"/>
        <w:numId w:val="29"/>
      </w:numPr>
      <w:spacing w:after="240"/>
    </w:pPr>
  </w:style>
  <w:style w:type="paragraph" w:customStyle="1" w:styleId="OutlineLevel6Left">
    <w:name w:val="Outline Level 6 Left"/>
    <w:basedOn w:val="a"/>
    <w:pPr>
      <w:numPr>
        <w:ilvl w:val="5"/>
        <w:numId w:val="30"/>
      </w:numPr>
      <w:spacing w:after="240"/>
    </w:pPr>
  </w:style>
  <w:style w:type="paragraph" w:customStyle="1" w:styleId="OutlineLevel7Left">
    <w:name w:val="Outline Level 7 Left"/>
    <w:basedOn w:val="a"/>
    <w:pPr>
      <w:numPr>
        <w:ilvl w:val="6"/>
        <w:numId w:val="31"/>
      </w:numPr>
      <w:spacing w:after="240"/>
    </w:pPr>
  </w:style>
  <w:style w:type="paragraph" w:customStyle="1" w:styleId="OutlineLevel8Left">
    <w:name w:val="Outline Level 8 Left"/>
    <w:basedOn w:val="a"/>
    <w:pPr>
      <w:numPr>
        <w:ilvl w:val="7"/>
        <w:numId w:val="32"/>
      </w:numPr>
      <w:spacing w:after="240"/>
    </w:pPr>
  </w:style>
  <w:style w:type="paragraph" w:customStyle="1" w:styleId="OutlineLevel9Left">
    <w:name w:val="Outline Level 9 Left"/>
    <w:basedOn w:val="a"/>
    <w:pPr>
      <w:numPr>
        <w:ilvl w:val="8"/>
        <w:numId w:val="33"/>
      </w:numPr>
      <w:spacing w:after="240"/>
    </w:pPr>
  </w:style>
  <w:style w:type="paragraph" w:customStyle="1" w:styleId="OutlineParLevel1">
    <w:name w:val="Outline Par Level 1"/>
    <w:basedOn w:val="a"/>
    <w:pPr>
      <w:numPr>
        <w:numId w:val="34"/>
      </w:numPr>
      <w:spacing w:after="240"/>
    </w:pPr>
  </w:style>
  <w:style w:type="paragraph" w:customStyle="1" w:styleId="OutlineParLevel2">
    <w:name w:val="Outline Par Level 2"/>
    <w:basedOn w:val="a"/>
    <w:pPr>
      <w:numPr>
        <w:ilvl w:val="1"/>
        <w:numId w:val="35"/>
      </w:numPr>
      <w:tabs>
        <w:tab w:val="clear" w:pos="1800"/>
        <w:tab w:val="left" w:pos="2160"/>
      </w:tabs>
      <w:spacing w:after="240"/>
    </w:pPr>
  </w:style>
  <w:style w:type="paragraph" w:customStyle="1" w:styleId="OutlineParLevel3">
    <w:name w:val="Outline Par Level 3"/>
    <w:basedOn w:val="a"/>
    <w:pPr>
      <w:numPr>
        <w:ilvl w:val="2"/>
        <w:numId w:val="36"/>
      </w:numPr>
      <w:tabs>
        <w:tab w:val="clear" w:pos="2520"/>
        <w:tab w:val="left" w:pos="2880"/>
      </w:tabs>
      <w:spacing w:after="240"/>
    </w:pPr>
  </w:style>
  <w:style w:type="paragraph" w:customStyle="1" w:styleId="OutlineParLevel4">
    <w:name w:val="Outline Par Level 4"/>
    <w:basedOn w:val="a"/>
    <w:pPr>
      <w:numPr>
        <w:ilvl w:val="3"/>
        <w:numId w:val="37"/>
      </w:numPr>
      <w:tabs>
        <w:tab w:val="clear" w:pos="3240"/>
        <w:tab w:val="left" w:pos="3600"/>
      </w:tabs>
      <w:spacing w:after="240"/>
    </w:pPr>
  </w:style>
  <w:style w:type="paragraph" w:customStyle="1" w:styleId="OutlineParLevel5">
    <w:name w:val="Outline Par Level 5"/>
    <w:basedOn w:val="a"/>
    <w:pPr>
      <w:numPr>
        <w:ilvl w:val="4"/>
        <w:numId w:val="38"/>
      </w:numPr>
      <w:tabs>
        <w:tab w:val="clear" w:pos="3960"/>
        <w:tab w:val="left" w:pos="4320"/>
      </w:tabs>
      <w:spacing w:after="240"/>
    </w:pPr>
  </w:style>
  <w:style w:type="paragraph" w:customStyle="1" w:styleId="OutlineParLevel6">
    <w:name w:val="Outline Par Level 6"/>
    <w:basedOn w:val="a"/>
    <w:pPr>
      <w:numPr>
        <w:ilvl w:val="5"/>
        <w:numId w:val="39"/>
      </w:numPr>
      <w:tabs>
        <w:tab w:val="clear" w:pos="4680"/>
        <w:tab w:val="left" w:pos="5040"/>
      </w:tabs>
      <w:spacing w:after="240"/>
    </w:pPr>
  </w:style>
  <w:style w:type="paragraph" w:customStyle="1" w:styleId="OutlineParLevel7">
    <w:name w:val="Outline Par Level 7"/>
    <w:basedOn w:val="a"/>
    <w:pPr>
      <w:numPr>
        <w:ilvl w:val="6"/>
        <w:numId w:val="40"/>
      </w:numPr>
      <w:tabs>
        <w:tab w:val="left" w:pos="5760"/>
      </w:tabs>
      <w:spacing w:after="240"/>
    </w:pPr>
  </w:style>
  <w:style w:type="paragraph" w:customStyle="1" w:styleId="OutlineParLevel8">
    <w:name w:val="Outline Par Level 8"/>
    <w:basedOn w:val="a"/>
    <w:pPr>
      <w:numPr>
        <w:ilvl w:val="7"/>
        <w:numId w:val="41"/>
      </w:numPr>
      <w:tabs>
        <w:tab w:val="clear" w:pos="6120"/>
        <w:tab w:val="left" w:pos="6480"/>
      </w:tabs>
      <w:spacing w:after="240"/>
    </w:pPr>
  </w:style>
  <w:style w:type="paragraph" w:customStyle="1" w:styleId="OutlineParLevel9">
    <w:name w:val="Outline Par Level 9"/>
    <w:basedOn w:val="a"/>
    <w:pPr>
      <w:numPr>
        <w:ilvl w:val="8"/>
        <w:numId w:val="42"/>
      </w:numPr>
      <w:spacing w:after="240"/>
    </w:pPr>
  </w:style>
  <w:style w:type="paragraph" w:customStyle="1" w:styleId="ParaNumbLevel1">
    <w:name w:val="Para Numb Level 1"/>
    <w:basedOn w:val="a"/>
    <w:pPr>
      <w:keepNext/>
      <w:numPr>
        <w:numId w:val="43"/>
      </w:numPr>
      <w:tabs>
        <w:tab w:val="clear" w:pos="1080"/>
      </w:tabs>
      <w:spacing w:after="240"/>
    </w:pPr>
  </w:style>
  <w:style w:type="paragraph" w:customStyle="1" w:styleId="ParaNumbLevel2">
    <w:name w:val="Para Numb Level 2"/>
    <w:basedOn w:val="a"/>
    <w:pPr>
      <w:numPr>
        <w:ilvl w:val="1"/>
        <w:numId w:val="44"/>
      </w:numPr>
      <w:tabs>
        <w:tab w:val="clear" w:pos="1800"/>
      </w:tabs>
      <w:spacing w:after="240"/>
    </w:pPr>
  </w:style>
  <w:style w:type="paragraph" w:customStyle="1" w:styleId="ParaNumbLevel3">
    <w:name w:val="Para Numb Level 3"/>
    <w:basedOn w:val="a"/>
    <w:pPr>
      <w:numPr>
        <w:ilvl w:val="2"/>
        <w:numId w:val="45"/>
      </w:numPr>
      <w:spacing w:after="240"/>
    </w:pPr>
  </w:style>
  <w:style w:type="paragraph" w:customStyle="1" w:styleId="ParaNumbLevel4">
    <w:name w:val="Para Numb Level 4"/>
    <w:basedOn w:val="a"/>
    <w:pPr>
      <w:numPr>
        <w:ilvl w:val="3"/>
        <w:numId w:val="46"/>
      </w:numPr>
      <w:spacing w:after="240"/>
    </w:pPr>
  </w:style>
  <w:style w:type="paragraph" w:customStyle="1" w:styleId="ParaNumbLevel5">
    <w:name w:val="Para Numb Level 5"/>
    <w:basedOn w:val="a"/>
    <w:pPr>
      <w:numPr>
        <w:ilvl w:val="4"/>
        <w:numId w:val="47"/>
      </w:numPr>
      <w:spacing w:after="240"/>
    </w:pPr>
  </w:style>
  <w:style w:type="paragraph" w:customStyle="1" w:styleId="Path">
    <w:name w:val="Path"/>
    <w:basedOn w:val="a"/>
    <w:next w:val="a"/>
    <w:pPr>
      <w:framePr w:w="4320" w:hSpace="187" w:vSpace="288" w:wrap="notBeside" w:hAnchor="margin" w:yAlign="bottom" w:anchorLock="1"/>
      <w:spacing w:after="240"/>
    </w:pPr>
    <w:rPr>
      <w:sz w:val="14"/>
    </w:rPr>
  </w:style>
  <w:style w:type="paragraph" w:customStyle="1" w:styleId="SignatureLines">
    <w:name w:val="Signature Lines"/>
    <w:basedOn w:val="a"/>
    <w:pPr>
      <w:tabs>
        <w:tab w:val="left" w:pos="4032"/>
        <w:tab w:val="left" w:pos="4838"/>
        <w:tab w:val="left" w:pos="5385"/>
        <w:tab w:val="center" w:pos="7069"/>
        <w:tab w:val="right" w:pos="9360"/>
      </w:tabs>
      <w:spacing w:line="216" w:lineRule="auto"/>
    </w:pPr>
  </w:style>
  <w:style w:type="paragraph" w:styleId="aa">
    <w:name w:val="Title"/>
    <w:basedOn w:val="a"/>
    <w:qFormat/>
    <w:pPr>
      <w:spacing w:after="240"/>
      <w:jc w:val="center"/>
    </w:pPr>
    <w:rPr>
      <w:b/>
      <w:u w:val="single"/>
    </w:rPr>
  </w:style>
  <w:style w:type="paragraph" w:customStyle="1" w:styleId="Bev4">
    <w:name w:val="Bev4"/>
    <w:basedOn w:val="a"/>
    <w:pPr>
      <w:numPr>
        <w:numId w:val="48"/>
      </w:numPr>
      <w:tabs>
        <w:tab w:val="clear" w:pos="360"/>
        <w:tab w:val="num" w:pos="1440"/>
      </w:tabs>
      <w:spacing w:after="120" w:line="480" w:lineRule="auto"/>
      <w:ind w:left="1440" w:hanging="720"/>
    </w:pPr>
  </w:style>
  <w:style w:type="character" w:styleId="ab">
    <w:name w:val="page number"/>
    <w:basedOn w:val="a0"/>
  </w:style>
  <w:style w:type="paragraph" w:styleId="20">
    <w:name w:val="Body Text 2"/>
    <w:basedOn w:val="a"/>
    <w:pPr>
      <w:tabs>
        <w:tab w:val="left" w:pos="360"/>
        <w:tab w:val="left" w:pos="734"/>
        <w:tab w:val="left" w:pos="1195"/>
        <w:tab w:val="left" w:pos="1483"/>
        <w:tab w:val="left" w:pos="1857"/>
        <w:tab w:val="left" w:pos="2232"/>
        <w:tab w:val="left" w:pos="2606"/>
        <w:tab w:val="left" w:pos="2980"/>
        <w:tab w:val="left" w:pos="3355"/>
        <w:tab w:val="left" w:pos="3729"/>
        <w:tab w:val="left" w:pos="4104"/>
        <w:tab w:val="left" w:pos="4478"/>
        <w:tab w:val="left" w:pos="4852"/>
        <w:tab w:val="left" w:pos="5227"/>
        <w:tab w:val="left" w:pos="5601"/>
        <w:tab w:val="left" w:pos="5976"/>
        <w:tab w:val="left" w:pos="6350"/>
        <w:tab w:val="left" w:pos="6724"/>
        <w:tab w:val="left" w:pos="7099"/>
        <w:tab w:val="left" w:pos="7473"/>
        <w:tab w:val="left" w:pos="7848"/>
        <w:tab w:val="left" w:pos="8222"/>
        <w:tab w:val="left" w:pos="8596"/>
        <w:tab w:val="left" w:pos="8971"/>
        <w:tab w:val="left" w:pos="9345"/>
      </w:tabs>
      <w:suppressAutoHyphens/>
    </w:pPr>
    <w:rPr>
      <w:spacing w:val="-2"/>
      <w:sz w:val="22"/>
    </w:rPr>
  </w:style>
  <w:style w:type="paragraph" w:styleId="ac">
    <w:name w:val="Body Text Indent"/>
    <w:basedOn w:val="a"/>
    <w:pPr>
      <w:suppressAutoHyphens/>
      <w:ind w:left="709" w:hanging="709"/>
      <w:jc w:val="left"/>
    </w:pPr>
  </w:style>
  <w:style w:type="paragraph" w:styleId="ad">
    <w:name w:val="Block Text"/>
    <w:basedOn w:val="a"/>
    <w:pPr>
      <w:ind w:left="360" w:right="43"/>
      <w:jc w:val="left"/>
    </w:pPr>
    <w:rPr>
      <w:sz w:val="22"/>
      <w:lang w:val="en-GB"/>
    </w:rPr>
  </w:style>
  <w:style w:type="paragraph" w:styleId="30">
    <w:name w:val="Body Text Indent 3"/>
    <w:basedOn w:val="a"/>
    <w:pPr>
      <w:ind w:left="360" w:hanging="360"/>
      <w:jc w:val="left"/>
    </w:pPr>
    <w:rPr>
      <w:lang w:val="en-GB"/>
    </w:rPr>
  </w:style>
  <w:style w:type="character" w:styleId="ae">
    <w:name w:val="annotation reference"/>
    <w:rsid w:val="00B772D1"/>
    <w:rPr>
      <w:sz w:val="16"/>
      <w:szCs w:val="16"/>
    </w:rPr>
  </w:style>
  <w:style w:type="paragraph" w:styleId="af">
    <w:name w:val="annotation text"/>
    <w:basedOn w:val="a"/>
    <w:link w:val="Char"/>
    <w:rsid w:val="00B772D1"/>
    <w:rPr>
      <w:sz w:val="20"/>
    </w:rPr>
  </w:style>
  <w:style w:type="character" w:customStyle="1" w:styleId="Char">
    <w:name w:val="메모 텍스트 Char"/>
    <w:basedOn w:val="a0"/>
    <w:link w:val="af"/>
    <w:rsid w:val="00B772D1"/>
  </w:style>
  <w:style w:type="paragraph" w:styleId="af0">
    <w:name w:val="annotation subject"/>
    <w:basedOn w:val="af"/>
    <w:next w:val="af"/>
    <w:link w:val="Char0"/>
    <w:rsid w:val="00B772D1"/>
    <w:rPr>
      <w:b/>
      <w:bCs/>
    </w:rPr>
  </w:style>
  <w:style w:type="character" w:customStyle="1" w:styleId="Char0">
    <w:name w:val="메모 주제 Char"/>
    <w:link w:val="af0"/>
    <w:rsid w:val="00B772D1"/>
    <w:rPr>
      <w:b/>
      <w:bCs/>
    </w:rPr>
  </w:style>
  <w:style w:type="paragraph" w:styleId="af1">
    <w:name w:val="Balloon Text"/>
    <w:basedOn w:val="a"/>
    <w:link w:val="Char1"/>
    <w:rsid w:val="00B772D1"/>
    <w:rPr>
      <w:rFonts w:ascii="Tahoma" w:hAnsi="Tahoma" w:cs="Tahoma"/>
      <w:sz w:val="16"/>
      <w:szCs w:val="16"/>
    </w:rPr>
  </w:style>
  <w:style w:type="character" w:customStyle="1" w:styleId="Char1">
    <w:name w:val="풍선 도움말 텍스트 Char"/>
    <w:link w:val="af1"/>
    <w:rsid w:val="00B772D1"/>
    <w:rPr>
      <w:rFonts w:ascii="Tahoma" w:hAnsi="Tahoma" w:cs="Tahoma"/>
      <w:sz w:val="16"/>
      <w:szCs w:val="16"/>
    </w:rPr>
  </w:style>
  <w:style w:type="paragraph" w:styleId="af2">
    <w:name w:val="List Paragraph"/>
    <w:basedOn w:val="a"/>
    <w:uiPriority w:val="34"/>
    <w:qFormat/>
    <w:rsid w:val="00A8231B"/>
    <w:pPr>
      <w:ind w:left="720"/>
    </w:pPr>
  </w:style>
  <w:style w:type="paragraph" w:customStyle="1" w:styleId="Helvetica">
    <w:name w:val="Helvetica"/>
    <w:basedOn w:val="a"/>
    <w:rsid w:val="00376205"/>
    <w:pPr>
      <w:overflowPunct w:val="0"/>
      <w:autoSpaceDE w:val="0"/>
      <w:autoSpaceDN w:val="0"/>
      <w:adjustRightInd w:val="0"/>
      <w:spacing w:line="360" w:lineRule="atLeast"/>
      <w:jc w:val="left"/>
      <w:textAlignment w:val="baseline"/>
    </w:pPr>
    <w:rPr>
      <w:rFonts w:ascii="Helvetica" w:hAnsi="Helvetica"/>
      <w:color w:val="0000FF"/>
    </w:rPr>
  </w:style>
  <w:style w:type="character" w:styleId="af3">
    <w:name w:val="Strong"/>
    <w:uiPriority w:val="22"/>
    <w:qFormat/>
    <w:rsid w:val="00C40DE0"/>
    <w:rPr>
      <w:b/>
      <w:bCs/>
    </w:rPr>
  </w:style>
  <w:style w:type="character" w:styleId="af4">
    <w:name w:val="Hyperlink"/>
    <w:uiPriority w:val="99"/>
    <w:unhideWhenUsed/>
    <w:rsid w:val="00C40DE0"/>
    <w:rPr>
      <w:color w:val="0000FF"/>
      <w:u w:val="single"/>
    </w:rPr>
  </w:style>
  <w:style w:type="paragraph" w:styleId="af5">
    <w:name w:val="Revision"/>
    <w:hidden/>
    <w:uiPriority w:val="99"/>
    <w:semiHidden/>
    <w:rsid w:val="00AB1C05"/>
    <w:rPr>
      <w:sz w:val="24"/>
      <w:lang w:val="en-US" w:eastAsia="en-US"/>
    </w:rPr>
  </w:style>
  <w:style w:type="paragraph" w:styleId="af6">
    <w:name w:val="Normal (Web)"/>
    <w:basedOn w:val="a"/>
    <w:uiPriority w:val="99"/>
    <w:unhideWhenUsed/>
    <w:rsid w:val="006B2BFD"/>
    <w:pPr>
      <w:jc w:val="left"/>
    </w:pPr>
    <w:rPr>
      <w:rFonts w:ascii="SimSun" w:eastAsia="SimSun" w:hAnsi="SimSun" w:cs="SimSun"/>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65974">
      <w:bodyDiv w:val="1"/>
      <w:marLeft w:val="0"/>
      <w:marRight w:val="0"/>
      <w:marTop w:val="0"/>
      <w:marBottom w:val="0"/>
      <w:divBdr>
        <w:top w:val="none" w:sz="0" w:space="0" w:color="auto"/>
        <w:left w:val="none" w:sz="0" w:space="0" w:color="auto"/>
        <w:bottom w:val="none" w:sz="0" w:space="0" w:color="auto"/>
        <w:right w:val="none" w:sz="0" w:space="0" w:color="auto"/>
      </w:divBdr>
    </w:div>
    <w:div w:id="230194931">
      <w:bodyDiv w:val="1"/>
      <w:marLeft w:val="0"/>
      <w:marRight w:val="0"/>
      <w:marTop w:val="0"/>
      <w:marBottom w:val="0"/>
      <w:divBdr>
        <w:top w:val="none" w:sz="0" w:space="0" w:color="auto"/>
        <w:left w:val="none" w:sz="0" w:space="0" w:color="auto"/>
        <w:bottom w:val="none" w:sz="0" w:space="0" w:color="auto"/>
        <w:right w:val="none" w:sz="0" w:space="0" w:color="auto"/>
      </w:divBdr>
    </w:div>
    <w:div w:id="345251529">
      <w:bodyDiv w:val="1"/>
      <w:marLeft w:val="0"/>
      <w:marRight w:val="0"/>
      <w:marTop w:val="0"/>
      <w:marBottom w:val="0"/>
      <w:divBdr>
        <w:top w:val="none" w:sz="0" w:space="0" w:color="auto"/>
        <w:left w:val="none" w:sz="0" w:space="0" w:color="auto"/>
        <w:bottom w:val="none" w:sz="0" w:space="0" w:color="auto"/>
        <w:right w:val="none" w:sz="0" w:space="0" w:color="auto"/>
      </w:divBdr>
    </w:div>
    <w:div w:id="487749954">
      <w:bodyDiv w:val="1"/>
      <w:marLeft w:val="0"/>
      <w:marRight w:val="0"/>
      <w:marTop w:val="0"/>
      <w:marBottom w:val="0"/>
      <w:divBdr>
        <w:top w:val="none" w:sz="0" w:space="0" w:color="auto"/>
        <w:left w:val="none" w:sz="0" w:space="0" w:color="auto"/>
        <w:bottom w:val="none" w:sz="0" w:space="0" w:color="auto"/>
        <w:right w:val="none" w:sz="0" w:space="0" w:color="auto"/>
      </w:divBdr>
    </w:div>
    <w:div w:id="710764597">
      <w:bodyDiv w:val="1"/>
      <w:marLeft w:val="0"/>
      <w:marRight w:val="0"/>
      <w:marTop w:val="0"/>
      <w:marBottom w:val="0"/>
      <w:divBdr>
        <w:top w:val="none" w:sz="0" w:space="0" w:color="auto"/>
        <w:left w:val="none" w:sz="0" w:space="0" w:color="auto"/>
        <w:bottom w:val="none" w:sz="0" w:space="0" w:color="auto"/>
        <w:right w:val="none" w:sz="0" w:space="0" w:color="auto"/>
      </w:divBdr>
    </w:div>
    <w:div w:id="1521242909">
      <w:bodyDiv w:val="1"/>
      <w:marLeft w:val="0"/>
      <w:marRight w:val="0"/>
      <w:marTop w:val="0"/>
      <w:marBottom w:val="0"/>
      <w:divBdr>
        <w:top w:val="none" w:sz="0" w:space="0" w:color="auto"/>
        <w:left w:val="none" w:sz="0" w:space="0" w:color="auto"/>
        <w:bottom w:val="none" w:sz="0" w:space="0" w:color="auto"/>
        <w:right w:val="none" w:sz="0" w:space="0" w:color="auto"/>
      </w:divBdr>
      <w:divsChild>
        <w:div w:id="215430963">
          <w:marLeft w:val="0"/>
          <w:marRight w:val="0"/>
          <w:marTop w:val="0"/>
          <w:marBottom w:val="0"/>
          <w:divBdr>
            <w:top w:val="single" w:sz="2" w:space="0" w:color="auto"/>
            <w:left w:val="single" w:sz="2" w:space="4" w:color="auto"/>
            <w:bottom w:val="single" w:sz="2" w:space="0" w:color="auto"/>
            <w:right w:val="single" w:sz="2" w:space="4" w:color="auto"/>
          </w:divBdr>
        </w:div>
        <w:div w:id="824587567">
          <w:marLeft w:val="0"/>
          <w:marRight w:val="0"/>
          <w:marTop w:val="0"/>
          <w:marBottom w:val="0"/>
          <w:divBdr>
            <w:top w:val="single" w:sz="2" w:space="0" w:color="auto"/>
            <w:left w:val="single" w:sz="2" w:space="4" w:color="auto"/>
            <w:bottom w:val="single" w:sz="2" w:space="0" w:color="auto"/>
            <w:right w:val="single" w:sz="2" w:space="4" w:color="auto"/>
          </w:divBdr>
        </w:div>
        <w:div w:id="1313488239">
          <w:marLeft w:val="0"/>
          <w:marRight w:val="0"/>
          <w:marTop w:val="0"/>
          <w:marBottom w:val="0"/>
          <w:divBdr>
            <w:top w:val="single" w:sz="2" w:space="0" w:color="auto"/>
            <w:left w:val="single" w:sz="2" w:space="4" w:color="auto"/>
            <w:bottom w:val="single" w:sz="2" w:space="0" w:color="auto"/>
            <w:right w:val="single" w:sz="2" w:space="4" w:color="auto"/>
          </w:divBdr>
        </w:div>
      </w:divsChild>
    </w:div>
    <w:div w:id="206340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awinsider.com/clause/survival-of-termination"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d45c062-d43a-480b-87b3-0b5c0ff48d98" xsi:nil="true"/>
    <lcf76f155ced4ddcb4097134ff3c332f xmlns="77e7f3cd-de93-4066-b4d2-e77ac1a35a0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ACF29E48729C841BDDA1FE8540A577B" ma:contentTypeVersion="14" ma:contentTypeDescription="Create a new document." ma:contentTypeScope="" ma:versionID="06188a0b8cea2103e9e62091ec8f60d1">
  <xsd:schema xmlns:xsd="http://www.w3.org/2001/XMLSchema" xmlns:xs="http://www.w3.org/2001/XMLSchema" xmlns:p="http://schemas.microsoft.com/office/2006/metadata/properties" xmlns:ns2="77e7f3cd-de93-4066-b4d2-e77ac1a35a02" xmlns:ns3="6d45c062-d43a-480b-87b3-0b5c0ff48d98" targetNamespace="http://schemas.microsoft.com/office/2006/metadata/properties" ma:root="true" ma:fieldsID="a7ac452b59bc2dcaab6b460d5522c747" ns2:_="" ns3:_="">
    <xsd:import namespace="77e7f3cd-de93-4066-b4d2-e77ac1a35a02"/>
    <xsd:import namespace="6d45c062-d43a-480b-87b3-0b5c0ff48d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7f3cd-de93-4066-b4d2-e77ac1a35a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ce88159-492d-46ff-ac2d-80604fb322c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d45c062-d43a-480b-87b3-0b5c0ff48d9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95f2590-fba5-4dde-8590-82e442521b98}" ma:internalName="TaxCatchAll" ma:showField="CatchAllData" ma:web="6d45c062-d43a-480b-87b3-0b5c0ff48d9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8CB17-BEAA-494D-9F4B-7E468A99F70D}">
  <ds:schemaRefs>
    <ds:schemaRef ds:uri="http://schemas.microsoft.com/office/2006/metadata/properties"/>
    <ds:schemaRef ds:uri="http://schemas.microsoft.com/office/infopath/2007/PartnerControls"/>
    <ds:schemaRef ds:uri="6d45c062-d43a-480b-87b3-0b5c0ff48d98"/>
    <ds:schemaRef ds:uri="77e7f3cd-de93-4066-b4d2-e77ac1a35a02"/>
  </ds:schemaRefs>
</ds:datastoreItem>
</file>

<file path=customXml/itemProps2.xml><?xml version="1.0" encoding="utf-8"?>
<ds:datastoreItem xmlns:ds="http://schemas.openxmlformats.org/officeDocument/2006/customXml" ds:itemID="{5D87F6B4-29E0-46B4-8028-073272E4D6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7f3cd-de93-4066-b4d2-e77ac1a35a02"/>
    <ds:schemaRef ds:uri="6d45c062-d43a-480b-87b3-0b5c0ff48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D51371-7BDD-4406-9730-74AA4B3AF755}">
  <ds:schemaRefs>
    <ds:schemaRef ds:uri="http://schemas.microsoft.com/sharepoint/v3/contenttype/forms"/>
  </ds:schemaRefs>
</ds:datastoreItem>
</file>

<file path=customXml/itemProps4.xml><?xml version="1.0" encoding="utf-8"?>
<ds:datastoreItem xmlns:ds="http://schemas.openxmlformats.org/officeDocument/2006/customXml" ds:itemID="{B60B1ADE-D517-46F7-9D30-5D53D22B7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7</Pages>
  <Words>2545</Words>
  <Characters>14511</Characters>
  <Application>Microsoft Office Word</Application>
  <DocSecurity>0</DocSecurity>
  <Lines>120</Lines>
  <Paragraphs>34</Paragraphs>
  <ScaleCrop>false</ScaleCrop>
  <HeadingPairs>
    <vt:vector size="6" baseType="variant">
      <vt:variant>
        <vt:lpstr>제목</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Nordson Corporation</Company>
  <LinksUpToDate>false</LinksUpToDate>
  <CharactersWithSpaces>17022</CharactersWithSpaces>
  <SharedDoc>false</SharedDoc>
  <HLinks>
    <vt:vector size="6" baseType="variant">
      <vt:variant>
        <vt:i4>5439502</vt:i4>
      </vt:variant>
      <vt:variant>
        <vt:i4>0</vt:i4>
      </vt:variant>
      <vt:variant>
        <vt:i4>0</vt:i4>
      </vt:variant>
      <vt:variant>
        <vt:i4>5</vt:i4>
      </vt:variant>
      <vt:variant>
        <vt:lpwstr>https://www.lawinsider.com/clause/survival-of-termination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van Dijk</dc:creator>
  <cp:keywords/>
  <cp:lastModifiedBy>김현주 (Hyunjoo Kim)</cp:lastModifiedBy>
  <cp:revision>15</cp:revision>
  <cp:lastPrinted>2022-10-11T09:49:00Z</cp:lastPrinted>
  <dcterms:created xsi:type="dcterms:W3CDTF">2025-05-16T01:48:00Z</dcterms:created>
  <dcterms:modified xsi:type="dcterms:W3CDTF">2025-05-20T07:53:00Z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0x0101000ACF29E48729C841BDDA1FE8540A577B</vt:lpwstr>
  </property>
  <property fmtid="{D5CDD505-2E9C-101B-9397-08002B2CF9AE}" pid="3" name="Order">
    <vt:r8>526200</vt:r8>
  </property>
  <property fmtid="{D5CDD505-2E9C-101B-9397-08002B2CF9AE}" pid="4" name="MediaServiceImageTags">
    <vt:lpwstr/>
  </property>
</Properties>
</file>